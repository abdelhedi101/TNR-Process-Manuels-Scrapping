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9C2" w:rsidRDefault="007A49C2" w:rsidP="007A49C2">
      <w:pPr>
        <w:ind w:left="2977"/>
      </w:pPr>
      <w:bookmarkStart w:id="0" w:name="_top"/>
      <w:bookmarkEnd w:id="0"/>
    </w:p>
    <w:p w:rsidR="007A49C2" w:rsidRDefault="007A49C2" w:rsidP="007A49C2">
      <w:pPr>
        <w:ind w:left="2977"/>
      </w:pPr>
    </w:p>
    <w:p w:rsidR="005F7C0C" w:rsidRDefault="005F7C0C" w:rsidP="007A49C2">
      <w:pPr>
        <w:ind w:left="2977"/>
      </w:pPr>
    </w:p>
    <w:p w:rsidR="005F7C0C" w:rsidRDefault="005F7C0C" w:rsidP="007A49C2">
      <w:pPr>
        <w:ind w:left="2977"/>
      </w:pPr>
    </w:p>
    <w:p w:rsidR="007A49C2" w:rsidRDefault="007A49C2" w:rsidP="007A49C2">
      <w:pPr>
        <w:ind w:left="2977"/>
      </w:pPr>
    </w:p>
    <w:p w:rsidR="004411F7" w:rsidRDefault="004411F7" w:rsidP="007A49C2">
      <w:pPr>
        <w:ind w:left="2977"/>
      </w:pPr>
    </w:p>
    <w:p w:rsidR="006B0694" w:rsidRDefault="006B0694" w:rsidP="007A49C2">
      <w:pPr>
        <w:ind w:left="2977"/>
      </w:pPr>
    </w:p>
    <w:p w:rsidR="006B0694" w:rsidRDefault="006B0694" w:rsidP="007A49C2">
      <w:pPr>
        <w:ind w:left="2977"/>
      </w:pPr>
    </w:p>
    <w:p w:rsidR="006B0694" w:rsidRDefault="006B0694" w:rsidP="007A49C2">
      <w:pPr>
        <w:ind w:left="2977"/>
      </w:pPr>
    </w:p>
    <w:p w:rsidR="006B0694" w:rsidRDefault="006B0694" w:rsidP="007A49C2">
      <w:pPr>
        <w:ind w:left="2977"/>
      </w:pPr>
    </w:p>
    <w:p w:rsidR="00501F54" w:rsidRDefault="00501F54" w:rsidP="00460E07"/>
    <w:sdt>
      <w:sdtPr>
        <w:rPr>
          <w:b/>
          <w:bCs/>
          <w:sz w:val="44"/>
          <w:szCs w:val="44"/>
        </w:rPr>
        <w:alias w:val="Titre "/>
        <w:id w:val="161333688"/>
        <w:placeholder>
          <w:docPart w:val="580E8A979D554B398C7922F06D3B8EDA"/>
        </w:placeholder>
        <w:dataBinding w:prefixMappings="xmlns:ns0='http://purl.org/dc/elements/1.1/' xmlns:ns1='http://schemas.openxmlformats.org/package/2006/metadata/core-properties' " w:xpath="/ns1:coreProperties[1]/ns0:title[1]" w:storeItemID="{6C3C8BC8-F283-45AE-878A-BAB7291924A1}"/>
        <w:text/>
      </w:sdtPr>
      <w:sdtContent>
        <w:p w:rsidR="006B0694" w:rsidRDefault="00415570" w:rsidP="00BA7060">
          <w:pPr>
            <w:ind w:left="1701" w:right="283"/>
            <w:jc w:val="center"/>
            <w:rPr>
              <w:b/>
              <w:bCs/>
              <w:sz w:val="36"/>
              <w:szCs w:val="36"/>
            </w:rPr>
          </w:pPr>
          <w:r>
            <w:rPr>
              <w:b/>
              <w:bCs/>
              <w:sz w:val="44"/>
              <w:szCs w:val="44"/>
            </w:rPr>
            <w:t>SPECIFICATIONS FONCTIONNELLES DETAILLEES (MegaCor)</w:t>
          </w:r>
        </w:p>
      </w:sdtContent>
    </w:sdt>
    <w:p w:rsidR="005F7C0C" w:rsidRDefault="005F7C0C" w:rsidP="00460E07"/>
    <w:p w:rsidR="005F7C0C" w:rsidRDefault="00CD46B1" w:rsidP="006D401E">
      <w:pPr>
        <w:ind w:left="2977"/>
      </w:pPr>
      <w:r>
        <w:pict>
          <v:shapetype id="_x0000_t32" coordsize="21600,21600" o:spt="32" o:oned="t" path="m,l21600,21600e" filled="f">
            <v:path arrowok="t" fillok="f" o:connecttype="none"/>
            <o:lock v:ext="edit" shapetype="t"/>
          </v:shapetype>
          <v:shape id="_x0000_s1052" type="#_x0000_t32" style="width:342.35pt;height:0;mso-position-horizontal-relative:char;mso-position-vertical-relative:line" o:connectortype="straight" strokecolor="#ffd85d" strokeweight="3pt">
            <w10:wrap type="none"/>
            <w10:anchorlock/>
          </v:shape>
        </w:pict>
      </w:r>
    </w:p>
    <w:p w:rsidR="005F7C0C" w:rsidRDefault="005F7C0C" w:rsidP="00460E07"/>
    <w:sdt>
      <w:sdtPr>
        <w:rPr>
          <w:b/>
          <w:bCs/>
          <w:i/>
          <w:iCs/>
          <w:sz w:val="40"/>
          <w:szCs w:val="40"/>
        </w:rPr>
        <w:alias w:val="Objet "/>
        <w:id w:val="161333694"/>
        <w:placeholder>
          <w:docPart w:val="2825C3B7D6FF4BB598034B9A36EA5D7D"/>
        </w:placeholder>
        <w:dataBinding w:prefixMappings="xmlns:ns0='http://purl.org/dc/elements/1.1/' xmlns:ns1='http://schemas.openxmlformats.org/package/2006/metadata/core-properties' " w:xpath="/ns1:coreProperties[1]/ns0:subject[1]" w:storeItemID="{6C3C8BC8-F283-45AE-878A-BAB7291924A1}"/>
        <w:text/>
      </w:sdtPr>
      <w:sdtContent>
        <w:p w:rsidR="00A42F8E" w:rsidRDefault="00415570" w:rsidP="00A42F8E">
          <w:pPr>
            <w:ind w:left="2835"/>
            <w:rPr>
              <w:b/>
              <w:bCs/>
              <w:i/>
              <w:iCs/>
              <w:sz w:val="40"/>
              <w:szCs w:val="40"/>
            </w:rPr>
          </w:pPr>
          <w:r>
            <w:rPr>
              <w:b/>
              <w:bCs/>
              <w:i/>
              <w:iCs/>
              <w:sz w:val="40"/>
              <w:szCs w:val="40"/>
            </w:rPr>
            <w:t>P14020 – REFONTE CHAINE TITRES</w:t>
          </w:r>
        </w:p>
      </w:sdtContent>
    </w:sdt>
    <w:p w:rsidR="005F7C0C" w:rsidRDefault="005F7C0C" w:rsidP="00460E07"/>
    <w:p w:rsidR="005F7C0C" w:rsidRDefault="005F7C0C" w:rsidP="00B23893">
      <w:pPr>
        <w:pStyle w:val="NoSpacing"/>
      </w:pPr>
    </w:p>
    <w:p w:rsidR="001B0976" w:rsidRDefault="001B0976"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D57379" w:rsidRDefault="00D57379" w:rsidP="00B23893">
      <w:pPr>
        <w:pStyle w:val="NoSpacing"/>
      </w:pPr>
    </w:p>
    <w:p w:rsidR="001B0976" w:rsidRDefault="001B0976" w:rsidP="00B23893">
      <w:pPr>
        <w:pStyle w:val="NoSpacing"/>
      </w:pPr>
    </w:p>
    <w:p w:rsidR="00BE7586" w:rsidRDefault="00BE7586" w:rsidP="00B23893">
      <w:pPr>
        <w:pStyle w:val="NoSpacing"/>
      </w:pPr>
    </w:p>
    <w:p w:rsidR="00BE7586" w:rsidRDefault="00BE7586" w:rsidP="00D57379">
      <w:pPr>
        <w:pStyle w:val="NoSpacing"/>
      </w:pPr>
    </w:p>
    <w:sdt>
      <w:sdtPr>
        <w:rPr>
          <w:b/>
          <w:bCs/>
          <w:i/>
          <w:iCs/>
          <w:sz w:val="32"/>
          <w:szCs w:val="32"/>
        </w:rPr>
        <w:alias w:val="Catégorie "/>
        <w:id w:val="161333924"/>
        <w:placeholder>
          <w:docPart w:val="09B4F68ABB204042BD6DDA2450E1F8F3"/>
        </w:placeholder>
        <w:dataBinding w:prefixMappings="xmlns:ns0='http://purl.org/dc/elements/1.1/' xmlns:ns1='http://schemas.openxmlformats.org/package/2006/metadata/core-properties' " w:xpath="/ns1:coreProperties[1]/ns1:category[1]" w:storeItemID="{6C3C8BC8-F283-45AE-878A-BAB7291924A1}"/>
        <w:text/>
      </w:sdtPr>
      <w:sdtContent>
        <w:p w:rsidR="00BE7586" w:rsidRPr="00C77F58" w:rsidRDefault="00415570" w:rsidP="00710290">
          <w:pPr>
            <w:pStyle w:val="NoSpacing"/>
            <w:jc w:val="right"/>
            <w:rPr>
              <w:b/>
              <w:bCs/>
              <w:i/>
              <w:iCs/>
              <w:sz w:val="32"/>
              <w:szCs w:val="32"/>
            </w:rPr>
          </w:pPr>
          <w:r>
            <w:rPr>
              <w:b/>
              <w:bCs/>
              <w:i/>
              <w:iCs/>
              <w:sz w:val="32"/>
              <w:szCs w:val="32"/>
            </w:rPr>
            <w:t>V1.</w:t>
          </w:r>
          <w:r w:rsidR="00DF21B3">
            <w:rPr>
              <w:b/>
              <w:bCs/>
              <w:i/>
              <w:iCs/>
              <w:sz w:val="32"/>
              <w:szCs w:val="32"/>
            </w:rPr>
            <w:t>7</w:t>
          </w:r>
        </w:p>
      </w:sdtContent>
    </w:sdt>
    <w:p w:rsidR="00BE7586" w:rsidRDefault="00BE7586" w:rsidP="00B23893">
      <w:pPr>
        <w:pStyle w:val="NoSpacing"/>
      </w:pPr>
    </w:p>
    <w:sdt>
      <w:sdtPr>
        <w:rPr>
          <w:b/>
          <w:bCs/>
          <w:i/>
          <w:iCs/>
          <w:sz w:val="32"/>
          <w:szCs w:val="32"/>
        </w:rPr>
        <w:alias w:val="État "/>
        <w:id w:val="161333926"/>
        <w:placeholder>
          <w:docPart w:val="2EFF4288FB7E47BE92A805D20FB931F0"/>
        </w:placeholder>
        <w:dataBinding w:prefixMappings="xmlns:ns0='http://purl.org/dc/elements/1.1/' xmlns:ns1='http://schemas.openxmlformats.org/package/2006/metadata/core-properties' " w:xpath="/ns1:coreProperties[1]/ns1:contentStatus[1]" w:storeItemID="{6C3C8BC8-F283-45AE-878A-BAB7291924A1}"/>
        <w:text/>
      </w:sdtPr>
      <w:sdtContent>
        <w:p w:rsidR="00BE7586" w:rsidRPr="00C77F58" w:rsidRDefault="00DF21B3" w:rsidP="00710290">
          <w:pPr>
            <w:pStyle w:val="NoSpacing"/>
            <w:jc w:val="right"/>
            <w:rPr>
              <w:b/>
              <w:bCs/>
              <w:i/>
              <w:iCs/>
              <w:sz w:val="32"/>
              <w:szCs w:val="32"/>
            </w:rPr>
          </w:pPr>
          <w:r>
            <w:rPr>
              <w:b/>
              <w:bCs/>
              <w:i/>
              <w:iCs/>
              <w:sz w:val="32"/>
              <w:szCs w:val="32"/>
            </w:rPr>
            <w:t>08</w:t>
          </w:r>
          <w:r w:rsidR="00415570">
            <w:rPr>
              <w:b/>
              <w:bCs/>
              <w:i/>
              <w:iCs/>
              <w:sz w:val="32"/>
              <w:szCs w:val="32"/>
            </w:rPr>
            <w:t>/0</w:t>
          </w:r>
          <w:r>
            <w:rPr>
              <w:b/>
              <w:bCs/>
              <w:i/>
              <w:iCs/>
              <w:sz w:val="32"/>
              <w:szCs w:val="32"/>
            </w:rPr>
            <w:t>4</w:t>
          </w:r>
          <w:r w:rsidR="00415570">
            <w:rPr>
              <w:b/>
              <w:bCs/>
              <w:i/>
              <w:iCs/>
              <w:sz w:val="32"/>
              <w:szCs w:val="32"/>
            </w:rPr>
            <w:t>/2015</w:t>
          </w:r>
        </w:p>
      </w:sdtContent>
    </w:sdt>
    <w:p w:rsidR="00BE7586" w:rsidRDefault="00BE7586" w:rsidP="00B23893">
      <w:pPr>
        <w:pStyle w:val="NoSpacing"/>
      </w:pPr>
    </w:p>
    <w:p w:rsidR="00BE7586" w:rsidRDefault="00BE7586" w:rsidP="00D57379">
      <w:pPr>
        <w:pStyle w:val="NoSpacing"/>
        <w:jc w:val="right"/>
      </w:pPr>
    </w:p>
    <w:p w:rsidR="00BE7586" w:rsidRDefault="00BE7586" w:rsidP="00B23893">
      <w:pPr>
        <w:pStyle w:val="NoSpacing"/>
      </w:pPr>
    </w:p>
    <w:p w:rsidR="00BE7586" w:rsidRDefault="00BE7586" w:rsidP="00B23893">
      <w:pPr>
        <w:pStyle w:val="NoSpacing"/>
      </w:pPr>
    </w:p>
    <w:p w:rsidR="00BE7586" w:rsidRDefault="00BE7586" w:rsidP="00B23893">
      <w:pPr>
        <w:pStyle w:val="NoSpacing"/>
      </w:pPr>
    </w:p>
    <w:p w:rsidR="009A0A0F" w:rsidRDefault="009A0A0F" w:rsidP="00BE7586">
      <w:pPr>
        <w:sectPr w:rsidR="009A0A0F" w:rsidSect="00381FCD">
          <w:headerReference w:type="default" r:id="rId8"/>
          <w:footerReference w:type="default" r:id="rId9"/>
          <w:headerReference w:type="first" r:id="rId10"/>
          <w:footerReference w:type="first" r:id="rId11"/>
          <w:type w:val="continuous"/>
          <w:pgSz w:w="11906" w:h="16838"/>
          <w:pgMar w:top="1417" w:right="1417" w:bottom="0" w:left="1417" w:header="0" w:footer="346" w:gutter="0"/>
          <w:cols w:space="708"/>
          <w:titlePg/>
          <w:docGrid w:linePitch="360"/>
        </w:sectPr>
      </w:pPr>
      <w:bookmarkStart w:id="1" w:name="_GoBack"/>
      <w:bookmarkEnd w:id="1"/>
    </w:p>
    <w:p w:rsidR="00C53944" w:rsidRPr="00C53944" w:rsidRDefault="00C53944" w:rsidP="00C53944">
      <w:pPr>
        <w:pBdr>
          <w:bottom w:val="single" w:sz="24" w:space="1" w:color="FFC000"/>
        </w:pBdr>
        <w:rPr>
          <w:b/>
          <w:bCs/>
          <w:color w:val="404040" w:themeColor="text1" w:themeTint="BF"/>
          <w:sz w:val="32"/>
          <w:szCs w:val="32"/>
        </w:rPr>
      </w:pPr>
      <w:bookmarkStart w:id="2" w:name="_Toc319481555"/>
      <w:r w:rsidRPr="00C53944">
        <w:rPr>
          <w:b/>
          <w:bCs/>
          <w:color w:val="404040" w:themeColor="text1" w:themeTint="BF"/>
          <w:sz w:val="32"/>
          <w:szCs w:val="32"/>
        </w:rPr>
        <w:lastRenderedPageBreak/>
        <w:t>SUIVI DES VERSIONS</w:t>
      </w:r>
    </w:p>
    <w:p w:rsidR="00C53944" w:rsidRPr="00457D69" w:rsidRDefault="00C53944" w:rsidP="00C53944"/>
    <w:tbl>
      <w:tblPr>
        <w:tblW w:w="9180"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tblPr>
      <w:tblGrid>
        <w:gridCol w:w="1033"/>
        <w:gridCol w:w="1661"/>
        <w:gridCol w:w="4205"/>
        <w:gridCol w:w="2281"/>
      </w:tblGrid>
      <w:tr w:rsidR="00C53944" w:rsidRPr="00A73B28" w:rsidTr="00BA7060">
        <w:tc>
          <w:tcPr>
            <w:tcW w:w="1033" w:type="dxa"/>
            <w:shd w:val="clear" w:color="auto" w:fill="D9D9D9" w:themeFill="background1" w:themeFillShade="D9"/>
          </w:tcPr>
          <w:p w:rsidR="00C53944" w:rsidRPr="00A73B28" w:rsidRDefault="00C53944" w:rsidP="00BA7060">
            <w:pPr>
              <w:rPr>
                <w:b/>
              </w:rPr>
            </w:pPr>
            <w:r w:rsidRPr="00A73B28">
              <w:rPr>
                <w:b/>
              </w:rPr>
              <w:t>Version</w:t>
            </w:r>
          </w:p>
        </w:tc>
        <w:tc>
          <w:tcPr>
            <w:tcW w:w="1661" w:type="dxa"/>
            <w:shd w:val="clear" w:color="auto" w:fill="D9D9D9" w:themeFill="background1" w:themeFillShade="D9"/>
          </w:tcPr>
          <w:p w:rsidR="00C53944" w:rsidRPr="00A73B28" w:rsidRDefault="00C53944" w:rsidP="00BA7060">
            <w:pPr>
              <w:rPr>
                <w:b/>
              </w:rPr>
            </w:pPr>
            <w:r>
              <w:rPr>
                <w:b/>
              </w:rPr>
              <w:t>Date</w:t>
            </w:r>
          </w:p>
        </w:tc>
        <w:tc>
          <w:tcPr>
            <w:tcW w:w="4205" w:type="dxa"/>
            <w:shd w:val="clear" w:color="auto" w:fill="D9D9D9" w:themeFill="background1" w:themeFillShade="D9"/>
          </w:tcPr>
          <w:p w:rsidR="00C53944" w:rsidRPr="00A73B28" w:rsidRDefault="00C53944" w:rsidP="00BA7060">
            <w:pPr>
              <w:rPr>
                <w:b/>
              </w:rPr>
            </w:pPr>
            <w:r w:rsidRPr="00A73B28">
              <w:rPr>
                <w:b/>
              </w:rPr>
              <w:t>Objet de la version</w:t>
            </w:r>
          </w:p>
        </w:tc>
        <w:tc>
          <w:tcPr>
            <w:tcW w:w="2281" w:type="dxa"/>
            <w:shd w:val="clear" w:color="auto" w:fill="D9D9D9" w:themeFill="background1" w:themeFillShade="D9"/>
          </w:tcPr>
          <w:p w:rsidR="00C53944" w:rsidRPr="00A73B28" w:rsidRDefault="00C53944" w:rsidP="00BA7060">
            <w:pPr>
              <w:rPr>
                <w:b/>
              </w:rPr>
            </w:pPr>
            <w:r w:rsidRPr="00A73B28">
              <w:rPr>
                <w:b/>
              </w:rPr>
              <w:t>Par</w:t>
            </w:r>
          </w:p>
        </w:tc>
      </w:tr>
      <w:tr w:rsidR="00C53944" w:rsidTr="00BA7060">
        <w:tc>
          <w:tcPr>
            <w:tcW w:w="1033" w:type="dxa"/>
          </w:tcPr>
          <w:p w:rsidR="00C53944" w:rsidRDefault="00710290" w:rsidP="00BA7060">
            <w:r>
              <w:t>1.0</w:t>
            </w:r>
          </w:p>
        </w:tc>
        <w:tc>
          <w:tcPr>
            <w:tcW w:w="1661" w:type="dxa"/>
          </w:tcPr>
          <w:p w:rsidR="00C53944" w:rsidRDefault="00937CB5" w:rsidP="00BA7060">
            <w:r>
              <w:t>19/06/2013</w:t>
            </w:r>
          </w:p>
        </w:tc>
        <w:tc>
          <w:tcPr>
            <w:tcW w:w="4205" w:type="dxa"/>
          </w:tcPr>
          <w:p w:rsidR="00C53944" w:rsidRDefault="00937CB5" w:rsidP="00BA7060">
            <w:r>
              <w:t>Mise en forme sous la nouvelle charte</w:t>
            </w:r>
          </w:p>
        </w:tc>
        <w:tc>
          <w:tcPr>
            <w:tcW w:w="2281" w:type="dxa"/>
          </w:tcPr>
          <w:p w:rsidR="00C53944" w:rsidRDefault="00937CB5" w:rsidP="00BA7060">
            <w:r>
              <w:t>Sara AREZKI</w:t>
            </w:r>
          </w:p>
        </w:tc>
      </w:tr>
      <w:tr w:rsidR="00C53944" w:rsidTr="00BA7060">
        <w:tc>
          <w:tcPr>
            <w:tcW w:w="1033" w:type="dxa"/>
          </w:tcPr>
          <w:p w:rsidR="00C53944" w:rsidRDefault="008A19CD" w:rsidP="00BA7060">
            <w:r>
              <w:t>1.1</w:t>
            </w:r>
          </w:p>
        </w:tc>
        <w:tc>
          <w:tcPr>
            <w:tcW w:w="1661" w:type="dxa"/>
          </w:tcPr>
          <w:p w:rsidR="00C53944" w:rsidRDefault="00C2747A" w:rsidP="00BA7060">
            <w:r>
              <w:t>08/10</w:t>
            </w:r>
            <w:r w:rsidR="00D66ABD">
              <w:t>/2014</w:t>
            </w:r>
          </w:p>
        </w:tc>
        <w:tc>
          <w:tcPr>
            <w:tcW w:w="4205" w:type="dxa"/>
          </w:tcPr>
          <w:p w:rsidR="00C53944" w:rsidRDefault="00D66ABD" w:rsidP="00BA7060">
            <w:r>
              <w:t>Ajout de sections</w:t>
            </w:r>
            <w:r w:rsidR="00C348B6">
              <w:t xml:space="preserve"> Vermeg</w:t>
            </w:r>
          </w:p>
        </w:tc>
        <w:tc>
          <w:tcPr>
            <w:tcW w:w="2281" w:type="dxa"/>
          </w:tcPr>
          <w:p w:rsidR="00C53944" w:rsidRDefault="00D66ABD" w:rsidP="00BA7060">
            <w:r>
              <w:t>Ramzi Abid</w:t>
            </w:r>
          </w:p>
        </w:tc>
      </w:tr>
      <w:tr w:rsidR="00A42F8E" w:rsidTr="00BA7060">
        <w:tc>
          <w:tcPr>
            <w:tcW w:w="1033" w:type="dxa"/>
          </w:tcPr>
          <w:p w:rsidR="00A42F8E" w:rsidRDefault="002761D3" w:rsidP="00BA7060">
            <w:r>
              <w:t>1.2</w:t>
            </w:r>
          </w:p>
        </w:tc>
        <w:tc>
          <w:tcPr>
            <w:tcW w:w="1661" w:type="dxa"/>
          </w:tcPr>
          <w:p w:rsidR="00A42F8E" w:rsidRDefault="00A30219" w:rsidP="00BA7060">
            <w:r>
              <w:t>19</w:t>
            </w:r>
            <w:r w:rsidR="00A42F8E">
              <w:t>/12/</w:t>
            </w:r>
            <w:r w:rsidR="002761D3">
              <w:t>2014</w:t>
            </w:r>
          </w:p>
        </w:tc>
        <w:tc>
          <w:tcPr>
            <w:tcW w:w="4205" w:type="dxa"/>
          </w:tcPr>
          <w:p w:rsidR="00A42F8E" w:rsidRPr="00FE54CA" w:rsidRDefault="00A42F8E" w:rsidP="00A42F8E">
            <w:r>
              <w:t>Rédaction des spécifications</w:t>
            </w:r>
          </w:p>
        </w:tc>
        <w:tc>
          <w:tcPr>
            <w:tcW w:w="2281" w:type="dxa"/>
          </w:tcPr>
          <w:p w:rsidR="00A42F8E" w:rsidRDefault="002761D3" w:rsidP="00BA7060">
            <w:r>
              <w:t>Nadia Ben Chaabene</w:t>
            </w:r>
          </w:p>
        </w:tc>
      </w:tr>
      <w:tr w:rsidR="00A42F8E" w:rsidTr="00BA7060">
        <w:tc>
          <w:tcPr>
            <w:tcW w:w="1033" w:type="dxa"/>
          </w:tcPr>
          <w:p w:rsidR="00A42F8E" w:rsidRDefault="009B5DA9" w:rsidP="00BA7060">
            <w:r>
              <w:t>1.3</w:t>
            </w:r>
          </w:p>
        </w:tc>
        <w:tc>
          <w:tcPr>
            <w:tcW w:w="1661" w:type="dxa"/>
          </w:tcPr>
          <w:p w:rsidR="00A42F8E" w:rsidRDefault="009B5DA9" w:rsidP="00BA7060">
            <w:r>
              <w:t>30/12/2014</w:t>
            </w:r>
          </w:p>
        </w:tc>
        <w:tc>
          <w:tcPr>
            <w:tcW w:w="4205" w:type="dxa"/>
          </w:tcPr>
          <w:p w:rsidR="00A42F8E" w:rsidRDefault="009B5DA9" w:rsidP="00BA7060">
            <w:r>
              <w:t>Remarques AWB</w:t>
            </w:r>
          </w:p>
        </w:tc>
        <w:tc>
          <w:tcPr>
            <w:tcW w:w="2281" w:type="dxa"/>
          </w:tcPr>
          <w:p w:rsidR="00A42F8E" w:rsidRDefault="009B5DA9" w:rsidP="00BA7060">
            <w:r>
              <w:t>AWB</w:t>
            </w:r>
          </w:p>
        </w:tc>
      </w:tr>
      <w:tr w:rsidR="009B5DA9" w:rsidTr="00BA7060">
        <w:tc>
          <w:tcPr>
            <w:tcW w:w="1033" w:type="dxa"/>
          </w:tcPr>
          <w:p w:rsidR="009B5DA9" w:rsidRDefault="009B5DA9" w:rsidP="00AC1059">
            <w:pPr>
              <w:tabs>
                <w:tab w:val="left" w:pos="787"/>
              </w:tabs>
            </w:pPr>
            <w:r>
              <w:t>1.4</w:t>
            </w:r>
            <w:r w:rsidR="00AC1059">
              <w:tab/>
            </w:r>
          </w:p>
        </w:tc>
        <w:tc>
          <w:tcPr>
            <w:tcW w:w="1661" w:type="dxa"/>
          </w:tcPr>
          <w:p w:rsidR="009B5DA9" w:rsidRDefault="009B5DA9" w:rsidP="00BA7060">
            <w:r>
              <w:t>06/01/2015</w:t>
            </w:r>
          </w:p>
        </w:tc>
        <w:tc>
          <w:tcPr>
            <w:tcW w:w="4205" w:type="dxa"/>
          </w:tcPr>
          <w:p w:rsidR="009B5DA9" w:rsidRDefault="009B5DA9" w:rsidP="00BA7060">
            <w:r>
              <w:t>Retour sur les remarques AWB</w:t>
            </w:r>
          </w:p>
        </w:tc>
        <w:tc>
          <w:tcPr>
            <w:tcW w:w="2281" w:type="dxa"/>
          </w:tcPr>
          <w:p w:rsidR="009B5DA9" w:rsidRDefault="009B5DA9" w:rsidP="00BA7060">
            <w:r>
              <w:t>Nadia Ben Chaabene</w:t>
            </w:r>
          </w:p>
        </w:tc>
      </w:tr>
      <w:tr w:rsidR="00AC1059" w:rsidTr="00BA7060">
        <w:tc>
          <w:tcPr>
            <w:tcW w:w="1033" w:type="dxa"/>
          </w:tcPr>
          <w:p w:rsidR="00AC1059" w:rsidRDefault="00AC1059" w:rsidP="00BA7060">
            <w:r>
              <w:t>1.5</w:t>
            </w:r>
          </w:p>
        </w:tc>
        <w:tc>
          <w:tcPr>
            <w:tcW w:w="1661" w:type="dxa"/>
          </w:tcPr>
          <w:p w:rsidR="00AC1059" w:rsidRDefault="00AC1059" w:rsidP="00BA7060">
            <w:r>
              <w:t>09/01/2015</w:t>
            </w:r>
          </w:p>
        </w:tc>
        <w:tc>
          <w:tcPr>
            <w:tcW w:w="4205" w:type="dxa"/>
          </w:tcPr>
          <w:p w:rsidR="00AC1059" w:rsidRDefault="00AC1059" w:rsidP="00DA6FE2">
            <w:r>
              <w:t>Remarques AWB</w:t>
            </w:r>
          </w:p>
        </w:tc>
        <w:tc>
          <w:tcPr>
            <w:tcW w:w="2281" w:type="dxa"/>
          </w:tcPr>
          <w:p w:rsidR="00AC1059" w:rsidRDefault="00AC1059" w:rsidP="00BA7060">
            <w:r>
              <w:t>AWB</w:t>
            </w:r>
          </w:p>
        </w:tc>
      </w:tr>
      <w:tr w:rsidR="00AC1059" w:rsidTr="00BA7060">
        <w:tc>
          <w:tcPr>
            <w:tcW w:w="1033" w:type="dxa"/>
          </w:tcPr>
          <w:p w:rsidR="00AC1059" w:rsidRDefault="00AC1059" w:rsidP="00DA6FE2">
            <w:pPr>
              <w:tabs>
                <w:tab w:val="left" w:pos="787"/>
              </w:tabs>
            </w:pPr>
            <w:r>
              <w:t>1.6</w:t>
            </w:r>
            <w:r>
              <w:tab/>
            </w:r>
          </w:p>
        </w:tc>
        <w:tc>
          <w:tcPr>
            <w:tcW w:w="1661" w:type="dxa"/>
          </w:tcPr>
          <w:p w:rsidR="00AC1059" w:rsidRDefault="00AC1059" w:rsidP="00DA6FE2">
            <w:r>
              <w:t>19/01/2015</w:t>
            </w:r>
          </w:p>
        </w:tc>
        <w:tc>
          <w:tcPr>
            <w:tcW w:w="4205" w:type="dxa"/>
          </w:tcPr>
          <w:p w:rsidR="00AC1059" w:rsidRDefault="00AC1059" w:rsidP="00DA6FE2">
            <w:r>
              <w:t>Retour sur les remarques AWB</w:t>
            </w:r>
          </w:p>
        </w:tc>
        <w:tc>
          <w:tcPr>
            <w:tcW w:w="2281" w:type="dxa"/>
          </w:tcPr>
          <w:p w:rsidR="00AC1059" w:rsidRDefault="00AC1059" w:rsidP="00DA6FE2">
            <w:r>
              <w:t>Nadia Ben Chaabene</w:t>
            </w:r>
          </w:p>
        </w:tc>
      </w:tr>
      <w:tr w:rsidR="00471328" w:rsidTr="00BA7060">
        <w:tc>
          <w:tcPr>
            <w:tcW w:w="1033" w:type="dxa"/>
          </w:tcPr>
          <w:p w:rsidR="00471328" w:rsidRDefault="00471328" w:rsidP="00DA6FE2">
            <w:pPr>
              <w:tabs>
                <w:tab w:val="left" w:pos="787"/>
              </w:tabs>
            </w:pPr>
            <w:r>
              <w:t>1.7</w:t>
            </w:r>
          </w:p>
        </w:tc>
        <w:tc>
          <w:tcPr>
            <w:tcW w:w="1661" w:type="dxa"/>
          </w:tcPr>
          <w:p w:rsidR="00471328" w:rsidRDefault="00471328" w:rsidP="00DA6FE2">
            <w:r>
              <w:t>08/04/2015</w:t>
            </w:r>
          </w:p>
        </w:tc>
        <w:tc>
          <w:tcPr>
            <w:tcW w:w="4205" w:type="dxa"/>
          </w:tcPr>
          <w:p w:rsidR="00471328" w:rsidRDefault="00471328" w:rsidP="00DA6FE2">
            <w:r>
              <w:t>Mise à jour des gaps non retenus</w:t>
            </w:r>
          </w:p>
        </w:tc>
        <w:tc>
          <w:tcPr>
            <w:tcW w:w="2281" w:type="dxa"/>
          </w:tcPr>
          <w:p w:rsidR="00471328" w:rsidRDefault="00471328" w:rsidP="00471328">
            <w:r>
              <w:t>Nadia Ben chaabene</w:t>
            </w:r>
          </w:p>
        </w:tc>
      </w:tr>
    </w:tbl>
    <w:p w:rsidR="00C53944" w:rsidRDefault="00C53944" w:rsidP="00C53944">
      <w:bookmarkStart w:id="3" w:name="_Toc319481556"/>
    </w:p>
    <w:p w:rsidR="00C53944" w:rsidRPr="00C53944" w:rsidRDefault="00C53944" w:rsidP="00C53944">
      <w:pPr>
        <w:pBdr>
          <w:bottom w:val="single" w:sz="24" w:space="1" w:color="FFC000"/>
        </w:pBdr>
        <w:rPr>
          <w:b/>
          <w:bCs/>
          <w:color w:val="404040" w:themeColor="text1" w:themeTint="BF"/>
          <w:sz w:val="32"/>
          <w:szCs w:val="32"/>
        </w:rPr>
      </w:pPr>
      <w:bookmarkStart w:id="4" w:name="_Toc358024481"/>
      <w:r w:rsidRPr="00C53944">
        <w:rPr>
          <w:b/>
          <w:bCs/>
          <w:color w:val="404040" w:themeColor="text1" w:themeTint="BF"/>
          <w:sz w:val="32"/>
          <w:szCs w:val="32"/>
        </w:rPr>
        <w:t>LISTE DE DIFFUSION</w:t>
      </w:r>
      <w:bookmarkEnd w:id="3"/>
      <w:bookmarkEnd w:id="4"/>
    </w:p>
    <w:p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3544"/>
        <w:gridCol w:w="1418"/>
        <w:gridCol w:w="1417"/>
        <w:gridCol w:w="1361"/>
        <w:gridCol w:w="1332"/>
      </w:tblGrid>
      <w:tr w:rsidR="00C53944" w:rsidRPr="00DF1415" w:rsidTr="00BA7060">
        <w:trPr>
          <w:cantSplit/>
        </w:trPr>
        <w:tc>
          <w:tcPr>
            <w:tcW w:w="3544" w:type="dxa"/>
            <w:shd w:val="clear" w:color="auto" w:fill="D9D9D9" w:themeFill="background1" w:themeFillShade="D9"/>
          </w:tcPr>
          <w:p w:rsidR="00C53944" w:rsidRPr="00DF1415" w:rsidRDefault="00C53944" w:rsidP="00BA7060">
            <w:pPr>
              <w:spacing w:line="240" w:lineRule="auto"/>
              <w:rPr>
                <w:b/>
              </w:rPr>
            </w:pPr>
            <w:r w:rsidRPr="00DF1415">
              <w:rPr>
                <w:b/>
              </w:rPr>
              <w:t>Nom</w:t>
            </w:r>
          </w:p>
        </w:tc>
        <w:tc>
          <w:tcPr>
            <w:tcW w:w="1418" w:type="dxa"/>
            <w:shd w:val="clear" w:color="auto" w:fill="D9D9D9" w:themeFill="background1" w:themeFillShade="D9"/>
          </w:tcPr>
          <w:p w:rsidR="00C53944" w:rsidRPr="00DF1415" w:rsidRDefault="00C53944" w:rsidP="00BA7060">
            <w:pPr>
              <w:spacing w:line="240" w:lineRule="auto"/>
              <w:rPr>
                <w:b/>
              </w:rPr>
            </w:pPr>
            <w:r>
              <w:rPr>
                <w:b/>
              </w:rPr>
              <w:t>Information</w:t>
            </w:r>
          </w:p>
        </w:tc>
        <w:tc>
          <w:tcPr>
            <w:tcW w:w="1417" w:type="dxa"/>
            <w:shd w:val="clear" w:color="auto" w:fill="D9D9D9" w:themeFill="background1" w:themeFillShade="D9"/>
          </w:tcPr>
          <w:p w:rsidR="00C53944" w:rsidRPr="00DF1415" w:rsidRDefault="00C53944" w:rsidP="00BA7060">
            <w:pPr>
              <w:spacing w:line="240" w:lineRule="auto"/>
              <w:rPr>
                <w:b/>
              </w:rPr>
            </w:pPr>
            <w:r w:rsidRPr="00DF1415">
              <w:rPr>
                <w:b/>
              </w:rPr>
              <w:t>Vérification</w:t>
            </w:r>
          </w:p>
        </w:tc>
        <w:tc>
          <w:tcPr>
            <w:tcW w:w="1361" w:type="dxa"/>
            <w:shd w:val="clear" w:color="auto" w:fill="D9D9D9" w:themeFill="background1" w:themeFillShade="D9"/>
          </w:tcPr>
          <w:p w:rsidR="00C53944" w:rsidRPr="00DF1415" w:rsidRDefault="00C53944" w:rsidP="00BA7060">
            <w:pPr>
              <w:spacing w:line="240" w:lineRule="auto"/>
              <w:rPr>
                <w:b/>
              </w:rPr>
            </w:pPr>
            <w:r w:rsidRPr="00DF1415">
              <w:rPr>
                <w:b/>
              </w:rPr>
              <w:t>Approbation</w:t>
            </w:r>
          </w:p>
        </w:tc>
        <w:tc>
          <w:tcPr>
            <w:tcW w:w="1332" w:type="dxa"/>
            <w:shd w:val="clear" w:color="auto" w:fill="D9D9D9" w:themeFill="background1" w:themeFillShade="D9"/>
          </w:tcPr>
          <w:p w:rsidR="00C53944" w:rsidRPr="00DF1415" w:rsidRDefault="00C53944" w:rsidP="00BA7060">
            <w:pPr>
              <w:spacing w:line="240" w:lineRule="auto"/>
              <w:rPr>
                <w:b/>
              </w:rPr>
            </w:pPr>
            <w:r w:rsidRPr="00DF1415">
              <w:rPr>
                <w:b/>
              </w:rPr>
              <w:t>Application</w:t>
            </w:r>
          </w:p>
        </w:tc>
      </w:tr>
      <w:tr w:rsidR="004D4D33" w:rsidRPr="00DF1415" w:rsidTr="00BA7060">
        <w:trPr>
          <w:cantSplit/>
          <w:trHeight w:val="237"/>
        </w:trPr>
        <w:tc>
          <w:tcPr>
            <w:tcW w:w="3544" w:type="dxa"/>
          </w:tcPr>
          <w:p w:rsidR="004D4D33" w:rsidRPr="007B4EF9" w:rsidRDefault="004D4D33" w:rsidP="006D0A3C">
            <w:pPr>
              <w:spacing w:line="240" w:lineRule="auto"/>
              <w:jc w:val="both"/>
              <w:rPr>
                <w:b/>
              </w:rPr>
            </w:pPr>
            <w:r w:rsidRPr="007B4EF9">
              <w:rPr>
                <w:b/>
              </w:rPr>
              <w:t>Habib Tanoubi</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r w:rsidRPr="007B4EF9">
              <w:rPr>
                <w:b/>
              </w:rPr>
              <w:t>X</w:t>
            </w: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Height w:val="237"/>
        </w:trPr>
        <w:tc>
          <w:tcPr>
            <w:tcW w:w="3544" w:type="dxa"/>
          </w:tcPr>
          <w:p w:rsidR="004D4D33" w:rsidRPr="007B4EF9" w:rsidRDefault="004D4D33" w:rsidP="006D0A3C">
            <w:pPr>
              <w:spacing w:line="240" w:lineRule="auto"/>
              <w:jc w:val="both"/>
              <w:rPr>
                <w:b/>
              </w:rPr>
            </w:pPr>
            <w:r w:rsidRPr="007B4EF9">
              <w:rPr>
                <w:b/>
              </w:rPr>
              <w:t>Youssef Fettah</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Samira Kaine</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Othman Jalal</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Mohamed Amine Bouayad</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Hamza Tahiri</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Ahmed Aaddi</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Mohamed Soussi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Othmane Daky</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Omar Loukili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Soumaya Lrhezzioui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Sanaa Chemsi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Siham Lachaal</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Anass Idrissi Sbai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Pr>
                <w:b/>
              </w:rPr>
              <w:t>Amine Benabdslam</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bl>
    <w:p w:rsidR="00C53944" w:rsidRDefault="00C53944" w:rsidP="00C53944">
      <w:bookmarkStart w:id="5" w:name="_Toc319481557"/>
    </w:p>
    <w:p w:rsidR="00C53944" w:rsidRPr="00C53944" w:rsidRDefault="00C53944" w:rsidP="00C53944">
      <w:pPr>
        <w:pBdr>
          <w:bottom w:val="single" w:sz="24" w:space="1" w:color="FFC000"/>
        </w:pBdr>
        <w:rPr>
          <w:b/>
          <w:bCs/>
          <w:color w:val="404040" w:themeColor="text1" w:themeTint="BF"/>
          <w:sz w:val="32"/>
          <w:szCs w:val="32"/>
        </w:rPr>
      </w:pPr>
      <w:bookmarkStart w:id="6" w:name="_Toc358024482"/>
      <w:r w:rsidRPr="00C53944">
        <w:rPr>
          <w:b/>
          <w:bCs/>
          <w:color w:val="404040" w:themeColor="text1" w:themeTint="BF"/>
          <w:sz w:val="32"/>
          <w:szCs w:val="32"/>
        </w:rPr>
        <w:t xml:space="preserve">DOCUMENTS APPLICABLES </w:t>
      </w:r>
      <w:bookmarkEnd w:id="5"/>
      <w:r w:rsidRPr="00C53944">
        <w:rPr>
          <w:b/>
          <w:bCs/>
          <w:color w:val="404040" w:themeColor="text1" w:themeTint="BF"/>
          <w:sz w:val="32"/>
          <w:szCs w:val="32"/>
        </w:rPr>
        <w:t>ET DE REFERENCE</w:t>
      </w:r>
      <w:bookmarkEnd w:id="6"/>
    </w:p>
    <w:p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4678"/>
        <w:gridCol w:w="2977"/>
        <w:gridCol w:w="1417"/>
      </w:tblGrid>
      <w:tr w:rsidR="00C53944" w:rsidRPr="00DF1415" w:rsidTr="00BA7060">
        <w:trPr>
          <w:cantSplit/>
          <w:trHeight w:val="279"/>
        </w:trPr>
        <w:tc>
          <w:tcPr>
            <w:tcW w:w="4678" w:type="dxa"/>
            <w:shd w:val="clear" w:color="auto" w:fill="D9D9D9" w:themeFill="background1" w:themeFillShade="D9"/>
          </w:tcPr>
          <w:p w:rsidR="00C53944" w:rsidRPr="00DF1415" w:rsidRDefault="00C53944" w:rsidP="00BA7060">
            <w:pPr>
              <w:spacing w:line="240" w:lineRule="auto"/>
              <w:rPr>
                <w:b/>
              </w:rPr>
            </w:pPr>
            <w:r w:rsidRPr="00DF1415">
              <w:rPr>
                <w:b/>
              </w:rPr>
              <w:t>Titre</w:t>
            </w:r>
          </w:p>
        </w:tc>
        <w:tc>
          <w:tcPr>
            <w:tcW w:w="2977" w:type="dxa"/>
            <w:shd w:val="clear" w:color="auto" w:fill="D9D9D9" w:themeFill="background1" w:themeFillShade="D9"/>
          </w:tcPr>
          <w:p w:rsidR="00C53944" w:rsidRPr="00DF1415" w:rsidRDefault="00C53944" w:rsidP="00BA7060">
            <w:pPr>
              <w:spacing w:line="240" w:lineRule="auto"/>
              <w:rPr>
                <w:b/>
              </w:rPr>
            </w:pPr>
            <w:r w:rsidRPr="00DF1415">
              <w:rPr>
                <w:b/>
              </w:rPr>
              <w:t>Référence</w:t>
            </w:r>
            <w:r>
              <w:rPr>
                <w:b/>
              </w:rPr>
              <w:t xml:space="preserve"> (R) / Applicable (A)</w:t>
            </w:r>
          </w:p>
        </w:tc>
        <w:tc>
          <w:tcPr>
            <w:tcW w:w="1417" w:type="dxa"/>
            <w:shd w:val="clear" w:color="auto" w:fill="D9D9D9" w:themeFill="background1" w:themeFillShade="D9"/>
          </w:tcPr>
          <w:p w:rsidR="00C53944" w:rsidRPr="00DF1415" w:rsidRDefault="00C53944" w:rsidP="00BA7060">
            <w:pPr>
              <w:spacing w:line="240" w:lineRule="auto"/>
              <w:rPr>
                <w:b/>
              </w:rPr>
            </w:pPr>
            <w:r w:rsidRPr="00DF1415">
              <w:rPr>
                <w:b/>
              </w:rPr>
              <w:t>Version</w:t>
            </w: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r w:rsidR="00C53944" w:rsidRPr="00DF1415" w:rsidTr="00BA7060">
        <w:trPr>
          <w:cantSplit/>
        </w:trPr>
        <w:tc>
          <w:tcPr>
            <w:tcW w:w="4678" w:type="dxa"/>
          </w:tcPr>
          <w:p w:rsidR="00C53944" w:rsidRPr="00DF1415" w:rsidRDefault="00C53944" w:rsidP="00BA7060">
            <w:pPr>
              <w:spacing w:line="240" w:lineRule="auto"/>
              <w:rPr>
                <w:b/>
              </w:rPr>
            </w:pPr>
          </w:p>
        </w:tc>
        <w:tc>
          <w:tcPr>
            <w:tcW w:w="2977" w:type="dxa"/>
          </w:tcPr>
          <w:p w:rsidR="00C53944" w:rsidRPr="00DF1415" w:rsidRDefault="00C53944" w:rsidP="00BA7060">
            <w:pPr>
              <w:spacing w:line="240" w:lineRule="auto"/>
              <w:rPr>
                <w:b/>
              </w:rPr>
            </w:pPr>
          </w:p>
        </w:tc>
        <w:tc>
          <w:tcPr>
            <w:tcW w:w="1417" w:type="dxa"/>
          </w:tcPr>
          <w:p w:rsidR="00C53944" w:rsidRPr="00DF1415" w:rsidRDefault="00C53944" w:rsidP="00BA7060">
            <w:pPr>
              <w:spacing w:line="240" w:lineRule="auto"/>
              <w:rPr>
                <w:b/>
              </w:rPr>
            </w:pPr>
          </w:p>
        </w:tc>
      </w:tr>
    </w:tbl>
    <w:p w:rsidR="00C53944" w:rsidRDefault="00C53944" w:rsidP="00C53944">
      <w:bookmarkStart w:id="7" w:name="_Toc319481558"/>
    </w:p>
    <w:p w:rsidR="00690EE3" w:rsidRDefault="00690EE3" w:rsidP="00C53944"/>
    <w:p w:rsidR="00690EE3" w:rsidRDefault="00690EE3" w:rsidP="00C53944"/>
    <w:p w:rsidR="00690EE3" w:rsidRDefault="00690EE3" w:rsidP="00C53944"/>
    <w:p w:rsidR="00690EE3" w:rsidRDefault="00690EE3" w:rsidP="00C53944"/>
    <w:p w:rsidR="00690EE3" w:rsidRDefault="00690EE3" w:rsidP="00C53944"/>
    <w:p w:rsidR="00690EE3" w:rsidRDefault="00690EE3" w:rsidP="00C53944"/>
    <w:p w:rsidR="00690EE3" w:rsidRDefault="00690EE3" w:rsidP="00C53944"/>
    <w:p w:rsidR="00C53944" w:rsidRPr="00C53944" w:rsidRDefault="00C53944" w:rsidP="00690EE3">
      <w:pPr>
        <w:pBdr>
          <w:bottom w:val="single" w:sz="24" w:space="1" w:color="FFC000"/>
        </w:pBdr>
        <w:outlineLvl w:val="0"/>
        <w:rPr>
          <w:b/>
          <w:bCs/>
          <w:color w:val="404040" w:themeColor="text1" w:themeTint="BF"/>
          <w:sz w:val="32"/>
          <w:szCs w:val="32"/>
        </w:rPr>
      </w:pPr>
      <w:bookmarkStart w:id="8" w:name="_Toc358024483"/>
      <w:bookmarkStart w:id="9" w:name="_Toc409450708"/>
      <w:r w:rsidRPr="00C53944">
        <w:rPr>
          <w:b/>
          <w:bCs/>
          <w:color w:val="404040" w:themeColor="text1" w:themeTint="BF"/>
          <w:sz w:val="32"/>
          <w:szCs w:val="32"/>
        </w:rPr>
        <w:t>TERMINOLOGIES ET ACRONYMES</w:t>
      </w:r>
      <w:bookmarkEnd w:id="7"/>
      <w:bookmarkEnd w:id="8"/>
      <w:bookmarkEnd w:id="9"/>
    </w:p>
    <w:p w:rsidR="00C53944"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4678"/>
        <w:gridCol w:w="4394"/>
      </w:tblGrid>
      <w:tr w:rsidR="00C53944" w:rsidRPr="00DF1415" w:rsidTr="00BA7060">
        <w:trPr>
          <w:cantSplit/>
          <w:trHeight w:val="279"/>
        </w:trPr>
        <w:tc>
          <w:tcPr>
            <w:tcW w:w="4678" w:type="dxa"/>
            <w:shd w:val="clear" w:color="auto" w:fill="D9D9D9" w:themeFill="background1" w:themeFillShade="D9"/>
          </w:tcPr>
          <w:p w:rsidR="00C53944" w:rsidRPr="00DF1415" w:rsidRDefault="00C53944" w:rsidP="00BA7060">
            <w:pPr>
              <w:spacing w:line="240" w:lineRule="auto"/>
              <w:rPr>
                <w:b/>
              </w:rPr>
            </w:pPr>
            <w:r>
              <w:rPr>
                <w:b/>
              </w:rPr>
              <w:t>Terminologie / Acronyme</w:t>
            </w:r>
          </w:p>
        </w:tc>
        <w:tc>
          <w:tcPr>
            <w:tcW w:w="4394" w:type="dxa"/>
            <w:shd w:val="clear" w:color="auto" w:fill="D9D9D9" w:themeFill="background1" w:themeFillShade="D9"/>
          </w:tcPr>
          <w:p w:rsidR="00C53944" w:rsidRPr="00DF1415" w:rsidRDefault="00C53944" w:rsidP="00BA7060">
            <w:pPr>
              <w:spacing w:line="240" w:lineRule="auto"/>
              <w:rPr>
                <w:b/>
              </w:rPr>
            </w:pPr>
            <w:r>
              <w:rPr>
                <w:b/>
              </w:rPr>
              <w:t>Définition</w:t>
            </w:r>
          </w:p>
        </w:tc>
      </w:tr>
      <w:tr w:rsidR="00D629B6" w:rsidRPr="00DF1415" w:rsidTr="00BA7060">
        <w:trPr>
          <w:cantSplit/>
        </w:trPr>
        <w:tc>
          <w:tcPr>
            <w:tcW w:w="4678" w:type="dxa"/>
          </w:tcPr>
          <w:p w:rsidR="00D629B6" w:rsidRDefault="00D629B6" w:rsidP="00F81489">
            <w:pPr>
              <w:spacing w:line="240" w:lineRule="auto"/>
              <w:rPr>
                <w:b/>
              </w:rPr>
            </w:pPr>
            <w:r>
              <w:rPr>
                <w:b/>
              </w:rPr>
              <w:t>AWB</w:t>
            </w:r>
          </w:p>
        </w:tc>
        <w:tc>
          <w:tcPr>
            <w:tcW w:w="4394" w:type="dxa"/>
          </w:tcPr>
          <w:p w:rsidR="00D629B6" w:rsidRDefault="00D629B6" w:rsidP="00F81489">
            <w:pPr>
              <w:spacing w:line="240" w:lineRule="auto"/>
              <w:rPr>
                <w:b/>
              </w:rPr>
            </w:pPr>
            <w:r>
              <w:rPr>
                <w:b/>
              </w:rPr>
              <w:t>Attijari Wafa Bank</w:t>
            </w:r>
          </w:p>
        </w:tc>
      </w:tr>
      <w:tr w:rsidR="0049574D" w:rsidRPr="00DF1415" w:rsidTr="00BA7060">
        <w:trPr>
          <w:cantSplit/>
        </w:trPr>
        <w:tc>
          <w:tcPr>
            <w:tcW w:w="4678" w:type="dxa"/>
          </w:tcPr>
          <w:p w:rsidR="0049574D" w:rsidRDefault="0049574D" w:rsidP="00F81489">
            <w:pPr>
              <w:spacing w:line="240" w:lineRule="auto"/>
              <w:rPr>
                <w:b/>
              </w:rPr>
            </w:pPr>
            <w:r>
              <w:rPr>
                <w:b/>
              </w:rPr>
              <w:t xml:space="preserve">Ex date </w:t>
            </w:r>
          </w:p>
        </w:tc>
        <w:tc>
          <w:tcPr>
            <w:tcW w:w="4394" w:type="dxa"/>
          </w:tcPr>
          <w:p w:rsidR="0049574D" w:rsidRDefault="0049574D" w:rsidP="00F81489">
            <w:pPr>
              <w:spacing w:line="240" w:lineRule="auto"/>
              <w:rPr>
                <w:b/>
              </w:rPr>
            </w:pPr>
            <w:r>
              <w:rPr>
                <w:b/>
              </w:rPr>
              <w:t>Date de détachement</w:t>
            </w:r>
          </w:p>
        </w:tc>
      </w:tr>
      <w:tr w:rsidR="00C53944" w:rsidRPr="00B25C99" w:rsidTr="00BA7060">
        <w:trPr>
          <w:cantSplit/>
        </w:trPr>
        <w:tc>
          <w:tcPr>
            <w:tcW w:w="4678" w:type="dxa"/>
          </w:tcPr>
          <w:p w:rsidR="00C53944" w:rsidRPr="00DF1415" w:rsidRDefault="00B25C99" w:rsidP="00BA7060">
            <w:pPr>
              <w:spacing w:line="240" w:lineRule="auto"/>
              <w:rPr>
                <w:b/>
              </w:rPr>
            </w:pPr>
            <w:r w:rsidRPr="00B25C99">
              <w:rPr>
                <w:b/>
              </w:rPr>
              <w:t>Les exécutions ou « entitlement »:</w:t>
            </w:r>
          </w:p>
        </w:tc>
        <w:tc>
          <w:tcPr>
            <w:tcW w:w="4394" w:type="dxa"/>
          </w:tcPr>
          <w:p w:rsidR="00C53944" w:rsidRPr="00DF1415" w:rsidRDefault="00B25C99" w:rsidP="00BA7060">
            <w:pPr>
              <w:spacing w:line="240" w:lineRule="auto"/>
              <w:rPr>
                <w:b/>
              </w:rPr>
            </w:pPr>
            <w:r w:rsidRPr="00B25C99">
              <w:rPr>
                <w:b/>
              </w:rPr>
              <w:t>le calcul prévisionnel du paiement à recevoir ou à payer</w:t>
            </w:r>
          </w:p>
        </w:tc>
      </w:tr>
      <w:tr w:rsidR="00C53944" w:rsidRPr="00AB09A1" w:rsidTr="00BA7060">
        <w:trPr>
          <w:cantSplit/>
        </w:trPr>
        <w:tc>
          <w:tcPr>
            <w:tcW w:w="4678" w:type="dxa"/>
          </w:tcPr>
          <w:p w:rsidR="00C53944" w:rsidRPr="00DF1415" w:rsidRDefault="00AB09A1" w:rsidP="00BA7060">
            <w:pPr>
              <w:spacing w:line="240" w:lineRule="auto"/>
              <w:rPr>
                <w:b/>
              </w:rPr>
            </w:pPr>
            <w:r w:rsidRPr="00AB09A1">
              <w:rPr>
                <w:b/>
              </w:rPr>
              <w:t>Le paiement </w:t>
            </w:r>
            <w:r w:rsidR="005B6C6D">
              <w:rPr>
                <w:b/>
              </w:rPr>
              <w:t xml:space="preserve">Marché </w:t>
            </w:r>
            <w:r w:rsidR="00FE04DA">
              <w:rPr>
                <w:b/>
              </w:rPr>
              <w:t xml:space="preserve"> </w:t>
            </w:r>
          </w:p>
        </w:tc>
        <w:tc>
          <w:tcPr>
            <w:tcW w:w="4394" w:type="dxa"/>
          </w:tcPr>
          <w:p w:rsidR="00C53944" w:rsidRPr="00DF1415" w:rsidRDefault="00AB09A1" w:rsidP="00BA7060">
            <w:pPr>
              <w:spacing w:line="240" w:lineRule="auto"/>
              <w:rPr>
                <w:b/>
              </w:rPr>
            </w:pPr>
            <w:r w:rsidRPr="00AB09A1">
              <w:rPr>
                <w:b/>
              </w:rPr>
              <w:t>c’est l’opération de débit ou de crédit réelles, en titres, droits  ou  espèces</w:t>
            </w:r>
          </w:p>
        </w:tc>
      </w:tr>
      <w:tr w:rsidR="0049574D" w:rsidRPr="00F36B9A" w:rsidTr="00F81489">
        <w:trPr>
          <w:cantSplit/>
        </w:trPr>
        <w:tc>
          <w:tcPr>
            <w:tcW w:w="4678" w:type="dxa"/>
          </w:tcPr>
          <w:p w:rsidR="0049574D" w:rsidRPr="00F36B9A" w:rsidRDefault="0049574D" w:rsidP="00F81489">
            <w:pPr>
              <w:spacing w:line="240" w:lineRule="auto"/>
              <w:rPr>
                <w:b/>
              </w:rPr>
            </w:pPr>
            <w:r>
              <w:rPr>
                <w:b/>
              </w:rPr>
              <w:t>Nostro Account</w:t>
            </w:r>
          </w:p>
        </w:tc>
        <w:tc>
          <w:tcPr>
            <w:tcW w:w="4394" w:type="dxa"/>
          </w:tcPr>
          <w:p w:rsidR="0049574D" w:rsidRPr="00F36B9A" w:rsidRDefault="0049574D" w:rsidP="00F81489">
            <w:pPr>
              <w:spacing w:line="240" w:lineRule="auto"/>
              <w:rPr>
                <w:b/>
              </w:rPr>
            </w:pPr>
            <w:r>
              <w:rPr>
                <w:b/>
              </w:rPr>
              <w:t>Compte d’AWB chez le dépositaire</w:t>
            </w:r>
          </w:p>
        </w:tc>
      </w:tr>
      <w:tr w:rsidR="0049574D" w:rsidRPr="00F36B9A" w:rsidTr="00BA7060">
        <w:trPr>
          <w:cantSplit/>
        </w:trPr>
        <w:tc>
          <w:tcPr>
            <w:tcW w:w="4678" w:type="dxa"/>
          </w:tcPr>
          <w:p w:rsidR="0049574D" w:rsidRPr="00DF1415" w:rsidRDefault="0049574D" w:rsidP="00F81489">
            <w:pPr>
              <w:spacing w:line="240" w:lineRule="auto"/>
              <w:rPr>
                <w:b/>
              </w:rPr>
            </w:pPr>
            <w:r>
              <w:rPr>
                <w:b/>
              </w:rPr>
              <w:t>OST</w:t>
            </w:r>
          </w:p>
        </w:tc>
        <w:tc>
          <w:tcPr>
            <w:tcW w:w="4394" w:type="dxa"/>
          </w:tcPr>
          <w:p w:rsidR="0049574D" w:rsidRPr="00DF1415" w:rsidRDefault="0049574D" w:rsidP="00F81489">
            <w:pPr>
              <w:spacing w:line="240" w:lineRule="auto"/>
              <w:rPr>
                <w:b/>
              </w:rPr>
            </w:pPr>
            <w:r>
              <w:rPr>
                <w:b/>
              </w:rPr>
              <w:t>Opération sur titres</w:t>
            </w:r>
          </w:p>
        </w:tc>
      </w:tr>
      <w:tr w:rsidR="0049574D" w:rsidRPr="00F36B9A" w:rsidTr="00BA7060">
        <w:trPr>
          <w:cantSplit/>
        </w:trPr>
        <w:tc>
          <w:tcPr>
            <w:tcW w:w="4678" w:type="dxa"/>
          </w:tcPr>
          <w:p w:rsidR="0049574D" w:rsidRPr="00AB09A1" w:rsidRDefault="0049574D" w:rsidP="00BA7060">
            <w:pPr>
              <w:spacing w:line="240" w:lineRule="auto"/>
              <w:rPr>
                <w:b/>
              </w:rPr>
            </w:pPr>
            <w:r>
              <w:rPr>
                <w:b/>
              </w:rPr>
              <w:t>OST obligatoire</w:t>
            </w:r>
          </w:p>
        </w:tc>
        <w:tc>
          <w:tcPr>
            <w:tcW w:w="4394" w:type="dxa"/>
          </w:tcPr>
          <w:p w:rsidR="0049574D" w:rsidRPr="00F36B9A" w:rsidRDefault="0049574D" w:rsidP="00F36B9A">
            <w:pPr>
              <w:spacing w:line="240" w:lineRule="auto"/>
              <w:rPr>
                <w:b/>
              </w:rPr>
            </w:pPr>
            <w:r w:rsidRPr="00F36B9A">
              <w:rPr>
                <w:b/>
              </w:rPr>
              <w:t>Opérations ne nécessitant pas l’accord du client éligible et sont exécutées d’</w:t>
            </w:r>
            <w:r>
              <w:rPr>
                <w:b/>
              </w:rPr>
              <w:t>office</w:t>
            </w:r>
            <w:r w:rsidRPr="00F36B9A">
              <w:rPr>
                <w:b/>
              </w:rPr>
              <w:t xml:space="preserve"> sur son compte dès lors qu’il détient une quantité de titres éligibles à l’OST.</w:t>
            </w:r>
          </w:p>
        </w:tc>
      </w:tr>
      <w:tr w:rsidR="0049574D" w:rsidRPr="00F36B9A" w:rsidTr="00BA7060">
        <w:trPr>
          <w:cantSplit/>
        </w:trPr>
        <w:tc>
          <w:tcPr>
            <w:tcW w:w="4678" w:type="dxa"/>
          </w:tcPr>
          <w:p w:rsidR="0049574D" w:rsidRPr="00F36B9A" w:rsidRDefault="0049574D" w:rsidP="00F36B9A">
            <w:pPr>
              <w:spacing w:line="240" w:lineRule="auto"/>
              <w:rPr>
                <w:b/>
              </w:rPr>
            </w:pPr>
            <w:r w:rsidRPr="00F36B9A">
              <w:rPr>
                <w:b/>
              </w:rPr>
              <w:t>OST optionnelles </w:t>
            </w:r>
          </w:p>
          <w:p w:rsidR="0049574D" w:rsidRPr="00F36B9A" w:rsidRDefault="0049574D" w:rsidP="00BA7060">
            <w:pPr>
              <w:spacing w:line="240" w:lineRule="auto"/>
              <w:rPr>
                <w:b/>
              </w:rPr>
            </w:pPr>
          </w:p>
        </w:tc>
        <w:tc>
          <w:tcPr>
            <w:tcW w:w="4394" w:type="dxa"/>
          </w:tcPr>
          <w:p w:rsidR="0049574D" w:rsidRPr="00F36B9A" w:rsidRDefault="0049574D" w:rsidP="00F36B9A">
            <w:pPr>
              <w:spacing w:line="240" w:lineRule="auto"/>
              <w:rPr>
                <w:b/>
              </w:rPr>
            </w:pPr>
            <w:r w:rsidRPr="00F36B9A">
              <w:rPr>
                <w:b/>
              </w:rPr>
              <w:t xml:space="preserve"> Les OST avec choix sont des opérations qui nécessitent l’instruction du client éligible.</w:t>
            </w:r>
          </w:p>
        </w:tc>
      </w:tr>
      <w:tr w:rsidR="0049574D" w:rsidRPr="00F36B9A" w:rsidTr="00BA7060">
        <w:trPr>
          <w:cantSplit/>
        </w:trPr>
        <w:tc>
          <w:tcPr>
            <w:tcW w:w="4678" w:type="dxa"/>
          </w:tcPr>
          <w:p w:rsidR="0049574D" w:rsidRPr="00DF1415" w:rsidRDefault="0049574D" w:rsidP="00F81489">
            <w:pPr>
              <w:spacing w:line="240" w:lineRule="auto"/>
              <w:rPr>
                <w:b/>
              </w:rPr>
            </w:pPr>
            <w:r>
              <w:rPr>
                <w:b/>
              </w:rPr>
              <w:t>P</w:t>
            </w:r>
            <w:r w:rsidRPr="00AB09A1">
              <w:rPr>
                <w:b/>
              </w:rPr>
              <w:t>ositions éligible</w:t>
            </w:r>
          </w:p>
        </w:tc>
        <w:tc>
          <w:tcPr>
            <w:tcW w:w="4394" w:type="dxa"/>
          </w:tcPr>
          <w:p w:rsidR="0049574D" w:rsidRPr="00DF1415" w:rsidRDefault="0049574D" w:rsidP="00F81489">
            <w:pPr>
              <w:spacing w:line="240" w:lineRule="auto"/>
              <w:rPr>
                <w:b/>
              </w:rPr>
            </w:pPr>
            <w:r w:rsidRPr="00AB09A1">
              <w:rPr>
                <w:b/>
              </w:rPr>
              <w:t>Tout titulaire inscrit dans les livres d’un teneur de comptes et ayant un solde créditeur en une valeur mobilière à la date d’enregistrement définie dans le présent article.</w:t>
            </w:r>
          </w:p>
        </w:tc>
      </w:tr>
      <w:tr w:rsidR="0049574D" w:rsidRPr="00F36B9A" w:rsidTr="00BA7060">
        <w:trPr>
          <w:cantSplit/>
        </w:trPr>
        <w:tc>
          <w:tcPr>
            <w:tcW w:w="4678" w:type="dxa"/>
          </w:tcPr>
          <w:p w:rsidR="0049574D" w:rsidRDefault="0049574D" w:rsidP="00F81489">
            <w:pPr>
              <w:spacing w:line="240" w:lineRule="auto"/>
              <w:rPr>
                <w:b/>
              </w:rPr>
            </w:pPr>
            <w:r>
              <w:rPr>
                <w:b/>
              </w:rPr>
              <w:t xml:space="preserve">Percentage sought </w:t>
            </w:r>
          </w:p>
        </w:tc>
        <w:tc>
          <w:tcPr>
            <w:tcW w:w="4394" w:type="dxa"/>
          </w:tcPr>
          <w:p w:rsidR="0049574D" w:rsidRDefault="0049574D" w:rsidP="00F81489">
            <w:pPr>
              <w:spacing w:line="240" w:lineRule="auto"/>
              <w:rPr>
                <w:b/>
              </w:rPr>
            </w:pPr>
            <w:r>
              <w:rPr>
                <w:b/>
              </w:rPr>
              <w:t>Pourcentage sollicité</w:t>
            </w:r>
          </w:p>
        </w:tc>
      </w:tr>
      <w:tr w:rsidR="0049574D" w:rsidRPr="00F36B9A" w:rsidTr="00BA7060">
        <w:trPr>
          <w:cantSplit/>
        </w:trPr>
        <w:tc>
          <w:tcPr>
            <w:tcW w:w="4678" w:type="dxa"/>
          </w:tcPr>
          <w:p w:rsidR="0049574D" w:rsidRDefault="0049574D" w:rsidP="00F36B9A">
            <w:pPr>
              <w:spacing w:line="240" w:lineRule="auto"/>
              <w:rPr>
                <w:b/>
              </w:rPr>
            </w:pPr>
            <w:r>
              <w:rPr>
                <w:b/>
              </w:rPr>
              <w:t xml:space="preserve">Record date </w:t>
            </w:r>
          </w:p>
        </w:tc>
        <w:tc>
          <w:tcPr>
            <w:tcW w:w="4394" w:type="dxa"/>
          </w:tcPr>
          <w:p w:rsidR="0049574D" w:rsidRDefault="0049574D" w:rsidP="00F36B9A">
            <w:pPr>
              <w:spacing w:line="240" w:lineRule="auto"/>
              <w:rPr>
                <w:b/>
              </w:rPr>
            </w:pPr>
            <w:r>
              <w:rPr>
                <w:b/>
              </w:rPr>
              <w:t>Date d’enregistrement</w:t>
            </w:r>
          </w:p>
        </w:tc>
      </w:tr>
      <w:tr w:rsidR="0049574D" w:rsidRPr="00F36B9A" w:rsidTr="00BA7060">
        <w:trPr>
          <w:cantSplit/>
        </w:trPr>
        <w:tc>
          <w:tcPr>
            <w:tcW w:w="4678" w:type="dxa"/>
          </w:tcPr>
          <w:p w:rsidR="0049574D" w:rsidRDefault="0049574D" w:rsidP="00F36B9A">
            <w:pPr>
              <w:spacing w:line="240" w:lineRule="auto"/>
              <w:rPr>
                <w:b/>
              </w:rPr>
            </w:pPr>
            <w:r>
              <w:rPr>
                <w:b/>
              </w:rPr>
              <w:t xml:space="preserve">Settlement date </w:t>
            </w:r>
          </w:p>
        </w:tc>
        <w:tc>
          <w:tcPr>
            <w:tcW w:w="4394" w:type="dxa"/>
          </w:tcPr>
          <w:p w:rsidR="0049574D" w:rsidRDefault="0049574D" w:rsidP="00F36B9A">
            <w:pPr>
              <w:spacing w:line="240" w:lineRule="auto"/>
              <w:rPr>
                <w:b/>
              </w:rPr>
            </w:pPr>
            <w:r>
              <w:rPr>
                <w:b/>
              </w:rPr>
              <w:t>Date de dénouement</w:t>
            </w:r>
          </w:p>
        </w:tc>
      </w:tr>
      <w:tr w:rsidR="0049574D" w:rsidRPr="00F36B9A" w:rsidTr="00BA7060">
        <w:trPr>
          <w:cantSplit/>
        </w:trPr>
        <w:tc>
          <w:tcPr>
            <w:tcW w:w="4678" w:type="dxa"/>
          </w:tcPr>
          <w:p w:rsidR="0049574D" w:rsidRDefault="0049574D" w:rsidP="00F36B9A">
            <w:pPr>
              <w:spacing w:line="240" w:lineRule="auto"/>
              <w:rPr>
                <w:b/>
              </w:rPr>
            </w:pPr>
            <w:r>
              <w:rPr>
                <w:b/>
              </w:rPr>
              <w:t>Subscription cost debit date</w:t>
            </w:r>
          </w:p>
        </w:tc>
        <w:tc>
          <w:tcPr>
            <w:tcW w:w="4394" w:type="dxa"/>
          </w:tcPr>
          <w:p w:rsidR="0049574D" w:rsidRDefault="0049574D" w:rsidP="00F36B9A">
            <w:pPr>
              <w:spacing w:line="240" w:lineRule="auto"/>
              <w:rPr>
                <w:b/>
              </w:rPr>
            </w:pPr>
            <w:r>
              <w:rPr>
                <w:b/>
              </w:rPr>
              <w:t>Date de débit des coûts de souscription</w:t>
            </w:r>
          </w:p>
        </w:tc>
      </w:tr>
      <w:tr w:rsidR="0049574D" w:rsidRPr="00F36B9A" w:rsidTr="00BA7060">
        <w:trPr>
          <w:cantSplit/>
        </w:trPr>
        <w:tc>
          <w:tcPr>
            <w:tcW w:w="4678" w:type="dxa"/>
          </w:tcPr>
          <w:p w:rsidR="0049574D" w:rsidRDefault="0049574D" w:rsidP="00F81489">
            <w:pPr>
              <w:spacing w:line="240" w:lineRule="auto"/>
              <w:rPr>
                <w:b/>
              </w:rPr>
            </w:pPr>
            <w:r>
              <w:rPr>
                <w:b/>
              </w:rPr>
              <w:t xml:space="preserve">Trade date </w:t>
            </w:r>
          </w:p>
        </w:tc>
        <w:tc>
          <w:tcPr>
            <w:tcW w:w="4394" w:type="dxa"/>
          </w:tcPr>
          <w:p w:rsidR="0049574D" w:rsidRDefault="0049574D" w:rsidP="00F81489">
            <w:pPr>
              <w:spacing w:line="240" w:lineRule="auto"/>
              <w:rPr>
                <w:b/>
              </w:rPr>
            </w:pPr>
            <w:r>
              <w:rPr>
                <w:b/>
              </w:rPr>
              <w:t>Date de négociation</w:t>
            </w:r>
          </w:p>
        </w:tc>
      </w:tr>
    </w:tbl>
    <w:p w:rsidR="00C53944" w:rsidRDefault="00C53944" w:rsidP="00C53944"/>
    <w:p w:rsidR="00C53944" w:rsidRDefault="00C53944"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sdt>
      <w:sdtPr>
        <w:rPr>
          <w:rFonts w:eastAsiaTheme="minorHAnsi" w:cstheme="minorBidi"/>
          <w:b w:val="0"/>
          <w:bCs w:val="0"/>
          <w:caps w:val="0"/>
          <w:color w:val="auto"/>
          <w:sz w:val="22"/>
          <w:szCs w:val="22"/>
        </w:rPr>
        <w:id w:val="161333999"/>
        <w:docPartObj>
          <w:docPartGallery w:val="Table of Contents"/>
          <w:docPartUnique/>
        </w:docPartObj>
      </w:sdtPr>
      <w:sdtContent>
        <w:p w:rsidR="003C74BB" w:rsidRDefault="003C74BB" w:rsidP="003D54A2">
          <w:pPr>
            <w:pStyle w:val="TOCHeading"/>
            <w:numPr>
              <w:ilvl w:val="0"/>
              <w:numId w:val="0"/>
            </w:numPr>
            <w:ind w:left="431" w:hanging="431"/>
          </w:pPr>
          <w:r>
            <w:t>Sommaire</w:t>
          </w:r>
        </w:p>
        <w:p w:rsidR="00435692" w:rsidRDefault="00CD46B1">
          <w:pPr>
            <w:pStyle w:val="TOC1"/>
            <w:rPr>
              <w:rFonts w:eastAsiaTheme="minorEastAsia"/>
              <w:noProof/>
              <w:lang w:eastAsia="fr-FR"/>
            </w:rPr>
          </w:pPr>
          <w:r>
            <w:fldChar w:fldCharType="begin"/>
          </w:r>
          <w:r w:rsidR="003C74BB">
            <w:instrText xml:space="preserve"> TOC \o "1-3" \h \z \u </w:instrText>
          </w:r>
          <w:r>
            <w:fldChar w:fldCharType="separate"/>
          </w:r>
          <w:hyperlink w:anchor="_Toc409450708" w:history="1">
            <w:r w:rsidR="00435692" w:rsidRPr="00046E53">
              <w:rPr>
                <w:rStyle w:val="Hyperlink"/>
                <w:b/>
                <w:bCs/>
                <w:noProof/>
              </w:rPr>
              <w:t>TERMINOLOGIES ET ACRONYMES</w:t>
            </w:r>
            <w:r w:rsidR="00435692">
              <w:rPr>
                <w:noProof/>
                <w:webHidden/>
              </w:rPr>
              <w:tab/>
            </w:r>
            <w:r>
              <w:rPr>
                <w:noProof/>
                <w:webHidden/>
              </w:rPr>
              <w:fldChar w:fldCharType="begin"/>
            </w:r>
            <w:r w:rsidR="00435692">
              <w:rPr>
                <w:noProof/>
                <w:webHidden/>
              </w:rPr>
              <w:instrText xml:space="preserve"> PAGEREF _Toc409450708 \h </w:instrText>
            </w:r>
            <w:r>
              <w:rPr>
                <w:noProof/>
                <w:webHidden/>
              </w:rPr>
            </w:r>
            <w:r>
              <w:rPr>
                <w:noProof/>
                <w:webHidden/>
              </w:rPr>
              <w:fldChar w:fldCharType="separate"/>
            </w:r>
            <w:r w:rsidR="00435692">
              <w:rPr>
                <w:noProof/>
                <w:webHidden/>
              </w:rPr>
              <w:t>3</w:t>
            </w:r>
            <w:r>
              <w:rPr>
                <w:noProof/>
                <w:webHidden/>
              </w:rPr>
              <w:fldChar w:fldCharType="end"/>
            </w:r>
          </w:hyperlink>
        </w:p>
        <w:p w:rsidR="00435692" w:rsidRDefault="00CD46B1">
          <w:pPr>
            <w:pStyle w:val="TOC1"/>
            <w:rPr>
              <w:rFonts w:eastAsiaTheme="minorEastAsia"/>
              <w:noProof/>
              <w:lang w:eastAsia="fr-FR"/>
            </w:rPr>
          </w:pPr>
          <w:hyperlink w:anchor="_Toc409450709" w:history="1">
            <w:r w:rsidR="00435692" w:rsidRPr="00046E53">
              <w:rPr>
                <w:rStyle w:val="Hyperlink"/>
                <w:noProof/>
              </w:rPr>
              <w:t>1</w:t>
            </w:r>
            <w:r w:rsidR="00435692">
              <w:rPr>
                <w:rFonts w:eastAsiaTheme="minorEastAsia"/>
                <w:noProof/>
                <w:lang w:eastAsia="fr-FR"/>
              </w:rPr>
              <w:tab/>
            </w:r>
            <w:r w:rsidR="00435692" w:rsidRPr="00046E53">
              <w:rPr>
                <w:rStyle w:val="Hyperlink"/>
                <w:noProof/>
              </w:rPr>
              <w:t>Introduction</w:t>
            </w:r>
            <w:r w:rsidR="00435692">
              <w:rPr>
                <w:noProof/>
                <w:webHidden/>
              </w:rPr>
              <w:tab/>
            </w:r>
            <w:r>
              <w:rPr>
                <w:noProof/>
                <w:webHidden/>
              </w:rPr>
              <w:fldChar w:fldCharType="begin"/>
            </w:r>
            <w:r w:rsidR="00435692">
              <w:rPr>
                <w:noProof/>
                <w:webHidden/>
              </w:rPr>
              <w:instrText xml:space="preserve"> PAGEREF _Toc409450709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0" w:history="1">
            <w:r w:rsidR="00435692" w:rsidRPr="00046E53">
              <w:rPr>
                <w:rStyle w:val="Hyperlink"/>
                <w:noProof/>
              </w:rPr>
              <w:t>1.1</w:t>
            </w:r>
            <w:r w:rsidR="00435692">
              <w:rPr>
                <w:rFonts w:eastAsiaTheme="minorEastAsia"/>
                <w:noProof/>
                <w:lang w:eastAsia="fr-FR"/>
              </w:rPr>
              <w:tab/>
            </w:r>
            <w:r w:rsidR="00435692" w:rsidRPr="00046E53">
              <w:rPr>
                <w:rStyle w:val="Hyperlink"/>
                <w:noProof/>
              </w:rPr>
              <w:t>Objectifs du document</w:t>
            </w:r>
            <w:r w:rsidR="00435692">
              <w:rPr>
                <w:noProof/>
                <w:webHidden/>
              </w:rPr>
              <w:tab/>
            </w:r>
            <w:r>
              <w:rPr>
                <w:noProof/>
                <w:webHidden/>
              </w:rPr>
              <w:fldChar w:fldCharType="begin"/>
            </w:r>
            <w:r w:rsidR="00435692">
              <w:rPr>
                <w:noProof/>
                <w:webHidden/>
              </w:rPr>
              <w:instrText xml:space="preserve"> PAGEREF _Toc409450710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1" w:history="1">
            <w:r w:rsidR="00435692" w:rsidRPr="00046E53">
              <w:rPr>
                <w:rStyle w:val="Hyperlink"/>
                <w:noProof/>
              </w:rPr>
              <w:t>1.2</w:t>
            </w:r>
            <w:r w:rsidR="00435692">
              <w:rPr>
                <w:rFonts w:eastAsiaTheme="minorEastAsia"/>
                <w:noProof/>
                <w:lang w:eastAsia="fr-FR"/>
              </w:rPr>
              <w:tab/>
            </w:r>
            <w:r w:rsidR="00435692" w:rsidRPr="00046E53">
              <w:rPr>
                <w:rStyle w:val="Hyperlink"/>
                <w:noProof/>
              </w:rPr>
              <w:t>Objectifs et périmètre du projet</w:t>
            </w:r>
            <w:r w:rsidR="00435692">
              <w:rPr>
                <w:noProof/>
                <w:webHidden/>
              </w:rPr>
              <w:tab/>
            </w:r>
            <w:r>
              <w:rPr>
                <w:noProof/>
                <w:webHidden/>
              </w:rPr>
              <w:fldChar w:fldCharType="begin"/>
            </w:r>
            <w:r w:rsidR="00435692">
              <w:rPr>
                <w:noProof/>
                <w:webHidden/>
              </w:rPr>
              <w:instrText xml:space="preserve"> PAGEREF _Toc409450711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2" w:history="1">
            <w:r w:rsidR="00435692" w:rsidRPr="00046E53">
              <w:rPr>
                <w:rStyle w:val="Hyperlink"/>
                <w:noProof/>
              </w:rPr>
              <w:t>1.3</w:t>
            </w:r>
            <w:r w:rsidR="00435692">
              <w:rPr>
                <w:rFonts w:eastAsiaTheme="minorEastAsia"/>
                <w:noProof/>
                <w:lang w:eastAsia="fr-FR"/>
              </w:rPr>
              <w:tab/>
            </w:r>
            <w:r w:rsidR="00435692" w:rsidRPr="00046E53">
              <w:rPr>
                <w:rStyle w:val="Hyperlink"/>
                <w:noProof/>
              </w:rPr>
              <w:t>Limites du document</w:t>
            </w:r>
            <w:r w:rsidR="00435692">
              <w:rPr>
                <w:noProof/>
                <w:webHidden/>
              </w:rPr>
              <w:tab/>
            </w:r>
            <w:r>
              <w:rPr>
                <w:noProof/>
                <w:webHidden/>
              </w:rPr>
              <w:fldChar w:fldCharType="begin"/>
            </w:r>
            <w:r w:rsidR="00435692">
              <w:rPr>
                <w:noProof/>
                <w:webHidden/>
              </w:rPr>
              <w:instrText xml:space="preserve"> PAGEREF _Toc409450712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3" w:history="1">
            <w:r w:rsidR="00435692" w:rsidRPr="00046E53">
              <w:rPr>
                <w:rStyle w:val="Hyperlink"/>
                <w:noProof/>
              </w:rPr>
              <w:t>1.4</w:t>
            </w:r>
            <w:r w:rsidR="00435692">
              <w:rPr>
                <w:rFonts w:eastAsiaTheme="minorEastAsia"/>
                <w:noProof/>
                <w:lang w:eastAsia="fr-FR"/>
              </w:rPr>
              <w:tab/>
            </w:r>
            <w:r w:rsidR="00435692" w:rsidRPr="00046E53">
              <w:rPr>
                <w:rStyle w:val="Hyperlink"/>
                <w:noProof/>
              </w:rPr>
              <w:t>Points en suspens</w:t>
            </w:r>
            <w:r w:rsidR="00435692">
              <w:rPr>
                <w:noProof/>
                <w:webHidden/>
              </w:rPr>
              <w:tab/>
            </w:r>
            <w:r>
              <w:rPr>
                <w:noProof/>
                <w:webHidden/>
              </w:rPr>
              <w:fldChar w:fldCharType="begin"/>
            </w:r>
            <w:r w:rsidR="00435692">
              <w:rPr>
                <w:noProof/>
                <w:webHidden/>
              </w:rPr>
              <w:instrText xml:space="preserve"> PAGEREF _Toc409450713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4" w:history="1">
            <w:r w:rsidR="00435692" w:rsidRPr="00046E53">
              <w:rPr>
                <w:rStyle w:val="Hyperlink"/>
                <w:noProof/>
              </w:rPr>
              <w:t>1.5</w:t>
            </w:r>
            <w:r w:rsidR="00435692">
              <w:rPr>
                <w:rFonts w:eastAsiaTheme="minorEastAsia"/>
                <w:noProof/>
                <w:lang w:eastAsia="fr-FR"/>
              </w:rPr>
              <w:tab/>
            </w:r>
            <w:r w:rsidR="00435692" w:rsidRPr="00046E53">
              <w:rPr>
                <w:rStyle w:val="Hyperlink"/>
                <w:noProof/>
              </w:rPr>
              <w:t>Références</w:t>
            </w:r>
            <w:r w:rsidR="00435692">
              <w:rPr>
                <w:noProof/>
                <w:webHidden/>
              </w:rPr>
              <w:tab/>
            </w:r>
            <w:r>
              <w:rPr>
                <w:noProof/>
                <w:webHidden/>
              </w:rPr>
              <w:fldChar w:fldCharType="begin"/>
            </w:r>
            <w:r w:rsidR="00435692">
              <w:rPr>
                <w:noProof/>
                <w:webHidden/>
              </w:rPr>
              <w:instrText xml:space="preserve"> PAGEREF _Toc409450714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CD46B1">
          <w:pPr>
            <w:pStyle w:val="TOC1"/>
            <w:rPr>
              <w:rFonts w:eastAsiaTheme="minorEastAsia"/>
              <w:noProof/>
              <w:lang w:eastAsia="fr-FR"/>
            </w:rPr>
          </w:pPr>
          <w:hyperlink w:anchor="_Toc409450715" w:history="1">
            <w:r w:rsidR="00435692" w:rsidRPr="00046E53">
              <w:rPr>
                <w:rStyle w:val="Hyperlink"/>
                <w:noProof/>
              </w:rPr>
              <w:t>2</w:t>
            </w:r>
            <w:r w:rsidR="00435692">
              <w:rPr>
                <w:rFonts w:eastAsiaTheme="minorEastAsia"/>
                <w:noProof/>
                <w:lang w:eastAsia="fr-FR"/>
              </w:rPr>
              <w:tab/>
            </w:r>
            <w:r w:rsidR="00435692" w:rsidRPr="00046E53">
              <w:rPr>
                <w:rStyle w:val="Hyperlink"/>
                <w:noProof/>
              </w:rPr>
              <w:t>Diagramme de Flux</w:t>
            </w:r>
            <w:r w:rsidR="00435692">
              <w:rPr>
                <w:noProof/>
                <w:webHidden/>
              </w:rPr>
              <w:tab/>
            </w:r>
            <w:r>
              <w:rPr>
                <w:noProof/>
                <w:webHidden/>
              </w:rPr>
              <w:fldChar w:fldCharType="begin"/>
            </w:r>
            <w:r w:rsidR="00435692">
              <w:rPr>
                <w:noProof/>
                <w:webHidden/>
              </w:rPr>
              <w:instrText xml:space="preserve"> PAGEREF _Toc409450715 \h </w:instrText>
            </w:r>
            <w:r>
              <w:rPr>
                <w:noProof/>
                <w:webHidden/>
              </w:rPr>
            </w:r>
            <w:r>
              <w:rPr>
                <w:noProof/>
                <w:webHidden/>
              </w:rPr>
              <w:fldChar w:fldCharType="separate"/>
            </w:r>
            <w:r w:rsidR="00435692">
              <w:rPr>
                <w:noProof/>
                <w:webHidden/>
              </w:rPr>
              <w:t>10</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6" w:history="1">
            <w:r w:rsidR="00435692" w:rsidRPr="00046E53">
              <w:rPr>
                <w:rStyle w:val="Hyperlink"/>
                <w:noProof/>
              </w:rPr>
              <w:t>2.1</w:t>
            </w:r>
            <w:r w:rsidR="00435692">
              <w:rPr>
                <w:rFonts w:eastAsiaTheme="minorEastAsia"/>
                <w:noProof/>
                <w:lang w:eastAsia="fr-FR"/>
              </w:rPr>
              <w:tab/>
            </w:r>
            <w:r w:rsidR="00435692" w:rsidRPr="00046E53">
              <w:rPr>
                <w:rStyle w:val="Hyperlink"/>
                <w:noProof/>
              </w:rPr>
              <w:t>Description du diagramme des flux :</w:t>
            </w:r>
            <w:r w:rsidR="00435692">
              <w:rPr>
                <w:noProof/>
                <w:webHidden/>
              </w:rPr>
              <w:tab/>
            </w:r>
            <w:r>
              <w:rPr>
                <w:noProof/>
                <w:webHidden/>
              </w:rPr>
              <w:fldChar w:fldCharType="begin"/>
            </w:r>
            <w:r w:rsidR="00435692">
              <w:rPr>
                <w:noProof/>
                <w:webHidden/>
              </w:rPr>
              <w:instrText xml:space="preserve"> PAGEREF _Toc409450716 \h </w:instrText>
            </w:r>
            <w:r>
              <w:rPr>
                <w:noProof/>
                <w:webHidden/>
              </w:rPr>
            </w:r>
            <w:r>
              <w:rPr>
                <w:noProof/>
                <w:webHidden/>
              </w:rPr>
              <w:fldChar w:fldCharType="separate"/>
            </w:r>
            <w:r w:rsidR="00435692">
              <w:rPr>
                <w:noProof/>
                <w:webHidden/>
              </w:rPr>
              <w:t>10</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7" w:history="1">
            <w:r w:rsidR="00435692" w:rsidRPr="00046E53">
              <w:rPr>
                <w:rStyle w:val="Hyperlink"/>
                <w:noProof/>
              </w:rPr>
              <w:t>2.2</w:t>
            </w:r>
            <w:r w:rsidR="00435692">
              <w:rPr>
                <w:rFonts w:eastAsiaTheme="minorEastAsia"/>
                <w:noProof/>
                <w:lang w:eastAsia="fr-FR"/>
              </w:rPr>
              <w:tab/>
            </w:r>
            <w:r w:rsidR="00435692" w:rsidRPr="00046E53">
              <w:rPr>
                <w:rStyle w:val="Hyperlink"/>
                <w:noProof/>
              </w:rPr>
              <w:t>Liste des acteurs :</w:t>
            </w:r>
            <w:r w:rsidR="00435692">
              <w:rPr>
                <w:noProof/>
                <w:webHidden/>
              </w:rPr>
              <w:tab/>
            </w:r>
            <w:r>
              <w:rPr>
                <w:noProof/>
                <w:webHidden/>
              </w:rPr>
              <w:fldChar w:fldCharType="begin"/>
            </w:r>
            <w:r w:rsidR="00435692">
              <w:rPr>
                <w:noProof/>
                <w:webHidden/>
              </w:rPr>
              <w:instrText xml:space="preserve"> PAGEREF _Toc409450717 \h </w:instrText>
            </w:r>
            <w:r>
              <w:rPr>
                <w:noProof/>
                <w:webHidden/>
              </w:rPr>
            </w:r>
            <w:r>
              <w:rPr>
                <w:noProof/>
                <w:webHidden/>
              </w:rPr>
              <w:fldChar w:fldCharType="separate"/>
            </w:r>
            <w:r w:rsidR="00435692">
              <w:rPr>
                <w:noProof/>
                <w:webHidden/>
              </w:rPr>
              <w:t>12</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18" w:history="1">
            <w:r w:rsidR="00435692" w:rsidRPr="00046E53">
              <w:rPr>
                <w:rStyle w:val="Hyperlink"/>
                <w:noProof/>
              </w:rPr>
              <w:t>2.3</w:t>
            </w:r>
            <w:r w:rsidR="00435692">
              <w:rPr>
                <w:rFonts w:eastAsiaTheme="minorEastAsia"/>
                <w:noProof/>
                <w:lang w:eastAsia="fr-FR"/>
              </w:rPr>
              <w:tab/>
            </w:r>
            <w:r w:rsidR="00435692" w:rsidRPr="00046E53">
              <w:rPr>
                <w:rStyle w:val="Hyperlink"/>
                <w:noProof/>
              </w:rPr>
              <w:t>Liste des flux :</w:t>
            </w:r>
            <w:r w:rsidR="00435692">
              <w:rPr>
                <w:noProof/>
                <w:webHidden/>
              </w:rPr>
              <w:tab/>
            </w:r>
            <w:r>
              <w:rPr>
                <w:noProof/>
                <w:webHidden/>
              </w:rPr>
              <w:fldChar w:fldCharType="begin"/>
            </w:r>
            <w:r w:rsidR="00435692">
              <w:rPr>
                <w:noProof/>
                <w:webHidden/>
              </w:rPr>
              <w:instrText xml:space="preserve"> PAGEREF _Toc409450718 \h </w:instrText>
            </w:r>
            <w:r>
              <w:rPr>
                <w:noProof/>
                <w:webHidden/>
              </w:rPr>
            </w:r>
            <w:r>
              <w:rPr>
                <w:noProof/>
                <w:webHidden/>
              </w:rPr>
              <w:fldChar w:fldCharType="separate"/>
            </w:r>
            <w:r w:rsidR="00435692">
              <w:rPr>
                <w:noProof/>
                <w:webHidden/>
              </w:rPr>
              <w:t>12</w:t>
            </w:r>
            <w:r>
              <w:rPr>
                <w:noProof/>
                <w:webHidden/>
              </w:rPr>
              <w:fldChar w:fldCharType="end"/>
            </w:r>
          </w:hyperlink>
        </w:p>
        <w:p w:rsidR="00435692" w:rsidRDefault="00CD46B1">
          <w:pPr>
            <w:pStyle w:val="TOC1"/>
            <w:rPr>
              <w:rFonts w:eastAsiaTheme="minorEastAsia"/>
              <w:noProof/>
              <w:lang w:eastAsia="fr-FR"/>
            </w:rPr>
          </w:pPr>
          <w:hyperlink w:anchor="_Toc409450719" w:history="1">
            <w:r w:rsidR="00435692" w:rsidRPr="00046E53">
              <w:rPr>
                <w:rStyle w:val="Hyperlink"/>
                <w:noProof/>
              </w:rPr>
              <w:t>3</w:t>
            </w:r>
            <w:r w:rsidR="00435692">
              <w:rPr>
                <w:rFonts w:eastAsiaTheme="minorEastAsia"/>
                <w:noProof/>
                <w:lang w:eastAsia="fr-FR"/>
              </w:rPr>
              <w:tab/>
            </w:r>
            <w:r w:rsidR="00435692" w:rsidRPr="00046E53">
              <w:rPr>
                <w:rStyle w:val="Hyperlink"/>
                <w:noProof/>
              </w:rPr>
              <w:t>Processus Metier</w:t>
            </w:r>
            <w:r w:rsidR="00435692">
              <w:rPr>
                <w:noProof/>
                <w:webHidden/>
              </w:rPr>
              <w:tab/>
            </w:r>
            <w:r>
              <w:rPr>
                <w:noProof/>
                <w:webHidden/>
              </w:rPr>
              <w:fldChar w:fldCharType="begin"/>
            </w:r>
            <w:r w:rsidR="00435692">
              <w:rPr>
                <w:noProof/>
                <w:webHidden/>
              </w:rPr>
              <w:instrText xml:space="preserve"> PAGEREF _Toc409450719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20" w:history="1">
            <w:r w:rsidR="00435692" w:rsidRPr="00046E53">
              <w:rPr>
                <w:rStyle w:val="Hyperlink"/>
                <w:noProof/>
              </w:rPr>
              <w:t>3.1</w:t>
            </w:r>
            <w:r w:rsidR="00435692">
              <w:rPr>
                <w:rFonts w:eastAsiaTheme="minorEastAsia"/>
                <w:noProof/>
                <w:lang w:eastAsia="fr-FR"/>
              </w:rPr>
              <w:tab/>
            </w:r>
            <w:r w:rsidR="00435692" w:rsidRPr="00046E53">
              <w:rPr>
                <w:rStyle w:val="Hyperlink"/>
                <w:noProof/>
              </w:rPr>
              <w:t>Gestion des annonces</w:t>
            </w:r>
            <w:r w:rsidR="00435692">
              <w:rPr>
                <w:noProof/>
                <w:webHidden/>
              </w:rPr>
              <w:tab/>
            </w:r>
            <w:r>
              <w:rPr>
                <w:noProof/>
                <w:webHidden/>
              </w:rPr>
              <w:fldChar w:fldCharType="begin"/>
            </w:r>
            <w:r w:rsidR="00435692">
              <w:rPr>
                <w:noProof/>
                <w:webHidden/>
              </w:rPr>
              <w:instrText xml:space="preserve"> PAGEREF _Toc409450720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1" w:history="1">
            <w:r w:rsidR="00435692" w:rsidRPr="00046E53">
              <w:rPr>
                <w:rStyle w:val="Hyperlink"/>
                <w:noProof/>
              </w:rPr>
              <w:t>3.1.1</w:t>
            </w:r>
            <w:r w:rsidR="00435692">
              <w:rPr>
                <w:rFonts w:eastAsiaTheme="minorEastAsia"/>
                <w:noProof/>
                <w:lang w:eastAsia="fr-FR"/>
              </w:rPr>
              <w:tab/>
            </w:r>
            <w:r w:rsidR="00435692" w:rsidRPr="00046E53">
              <w:rPr>
                <w:rStyle w:val="Hyperlink"/>
                <w:noProof/>
              </w:rPr>
              <w:t>Description générale</w:t>
            </w:r>
            <w:r w:rsidR="00435692">
              <w:rPr>
                <w:noProof/>
                <w:webHidden/>
              </w:rPr>
              <w:tab/>
            </w:r>
            <w:r>
              <w:rPr>
                <w:noProof/>
                <w:webHidden/>
              </w:rPr>
              <w:fldChar w:fldCharType="begin"/>
            </w:r>
            <w:r w:rsidR="00435692">
              <w:rPr>
                <w:noProof/>
                <w:webHidden/>
              </w:rPr>
              <w:instrText xml:space="preserve"> PAGEREF _Toc409450721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2" w:history="1">
            <w:r w:rsidR="00435692" w:rsidRPr="00046E53">
              <w:rPr>
                <w:rStyle w:val="Hyperlink"/>
                <w:noProof/>
              </w:rPr>
              <w:t>3.1.2</w:t>
            </w:r>
            <w:r w:rsidR="00435692">
              <w:rPr>
                <w:rFonts w:eastAsiaTheme="minorEastAsia"/>
                <w:noProof/>
                <w:lang w:eastAsia="fr-FR"/>
              </w:rPr>
              <w:tab/>
            </w:r>
            <w:r w:rsidR="00435692" w:rsidRPr="00046E53">
              <w:rPr>
                <w:rStyle w:val="Hyperlink"/>
                <w:noProof/>
              </w:rPr>
              <w:t>Type d’annonces</w:t>
            </w:r>
            <w:r w:rsidR="00435692">
              <w:rPr>
                <w:noProof/>
                <w:webHidden/>
              </w:rPr>
              <w:tab/>
            </w:r>
            <w:r>
              <w:rPr>
                <w:noProof/>
                <w:webHidden/>
              </w:rPr>
              <w:fldChar w:fldCharType="begin"/>
            </w:r>
            <w:r w:rsidR="00435692">
              <w:rPr>
                <w:noProof/>
                <w:webHidden/>
              </w:rPr>
              <w:instrText xml:space="preserve"> PAGEREF _Toc409450722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3" w:history="1">
            <w:r w:rsidR="00435692" w:rsidRPr="00046E53">
              <w:rPr>
                <w:rStyle w:val="Hyperlink"/>
                <w:noProof/>
              </w:rPr>
              <w:t>3.1.3</w:t>
            </w:r>
            <w:r w:rsidR="00435692">
              <w:rPr>
                <w:rFonts w:eastAsiaTheme="minorEastAsia"/>
                <w:noProof/>
                <w:lang w:eastAsia="fr-FR"/>
              </w:rPr>
              <w:tab/>
            </w:r>
            <w:r w:rsidR="00435692" w:rsidRPr="00046E53">
              <w:rPr>
                <w:rStyle w:val="Hyperlink"/>
                <w:noProof/>
              </w:rPr>
              <w:t>Création et Mise à jour d’annonce</w:t>
            </w:r>
            <w:r w:rsidR="00435692">
              <w:rPr>
                <w:noProof/>
                <w:webHidden/>
              </w:rPr>
              <w:tab/>
            </w:r>
            <w:r>
              <w:rPr>
                <w:noProof/>
                <w:webHidden/>
              </w:rPr>
              <w:fldChar w:fldCharType="begin"/>
            </w:r>
            <w:r w:rsidR="00435692">
              <w:rPr>
                <w:noProof/>
                <w:webHidden/>
              </w:rPr>
              <w:instrText xml:space="preserve"> PAGEREF _Toc409450723 \h </w:instrText>
            </w:r>
            <w:r>
              <w:rPr>
                <w:noProof/>
                <w:webHidden/>
              </w:rPr>
            </w:r>
            <w:r>
              <w:rPr>
                <w:noProof/>
                <w:webHidden/>
              </w:rPr>
              <w:fldChar w:fldCharType="separate"/>
            </w:r>
            <w:r w:rsidR="00435692">
              <w:rPr>
                <w:noProof/>
                <w:webHidden/>
              </w:rPr>
              <w:t>15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4" w:history="1">
            <w:r w:rsidR="00435692" w:rsidRPr="00046E53">
              <w:rPr>
                <w:rStyle w:val="Hyperlink"/>
                <w:noProof/>
              </w:rPr>
              <w:t>3.1.4</w:t>
            </w:r>
            <w:r w:rsidR="00435692">
              <w:rPr>
                <w:rFonts w:eastAsiaTheme="minorEastAsia"/>
                <w:noProof/>
                <w:lang w:eastAsia="fr-FR"/>
              </w:rPr>
              <w:tab/>
            </w:r>
            <w:r w:rsidR="00435692" w:rsidRPr="00046E53">
              <w:rPr>
                <w:rStyle w:val="Hyperlink"/>
                <w:noProof/>
              </w:rPr>
              <w:t>Champs nécessaires par type d’annonce</w:t>
            </w:r>
            <w:r w:rsidR="00435692">
              <w:rPr>
                <w:noProof/>
                <w:webHidden/>
              </w:rPr>
              <w:tab/>
            </w:r>
            <w:r>
              <w:rPr>
                <w:noProof/>
                <w:webHidden/>
              </w:rPr>
              <w:fldChar w:fldCharType="begin"/>
            </w:r>
            <w:r w:rsidR="00435692">
              <w:rPr>
                <w:noProof/>
                <w:webHidden/>
              </w:rPr>
              <w:instrText xml:space="preserve"> PAGEREF _Toc409450724 \h </w:instrText>
            </w:r>
            <w:r>
              <w:rPr>
                <w:noProof/>
                <w:webHidden/>
              </w:rPr>
            </w:r>
            <w:r>
              <w:rPr>
                <w:noProof/>
                <w:webHidden/>
              </w:rPr>
              <w:fldChar w:fldCharType="separate"/>
            </w:r>
            <w:r w:rsidR="00435692">
              <w:rPr>
                <w:noProof/>
                <w:webHidden/>
              </w:rPr>
              <w:t>17</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5" w:history="1">
            <w:r w:rsidR="00435692" w:rsidRPr="00046E53">
              <w:rPr>
                <w:rStyle w:val="Hyperlink"/>
                <w:noProof/>
              </w:rPr>
              <w:t>3.1.5</w:t>
            </w:r>
            <w:r w:rsidR="00435692">
              <w:rPr>
                <w:rFonts w:eastAsiaTheme="minorEastAsia"/>
                <w:noProof/>
                <w:lang w:eastAsia="fr-FR"/>
              </w:rPr>
              <w:tab/>
            </w:r>
            <w:r w:rsidR="00435692" w:rsidRPr="00046E53">
              <w:rPr>
                <w:rStyle w:val="Hyperlink"/>
                <w:noProof/>
              </w:rPr>
              <w:t>Cycle de vie et statuts  d’une annonce</w:t>
            </w:r>
            <w:r w:rsidR="00435692">
              <w:rPr>
                <w:noProof/>
                <w:webHidden/>
              </w:rPr>
              <w:tab/>
            </w:r>
            <w:r>
              <w:rPr>
                <w:noProof/>
                <w:webHidden/>
              </w:rPr>
              <w:fldChar w:fldCharType="begin"/>
            </w:r>
            <w:r w:rsidR="00435692">
              <w:rPr>
                <w:noProof/>
                <w:webHidden/>
              </w:rPr>
              <w:instrText xml:space="preserve"> PAGEREF _Toc409450725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6" w:history="1">
            <w:r w:rsidR="00435692" w:rsidRPr="00046E53">
              <w:rPr>
                <w:rStyle w:val="Hyperlink"/>
                <w:noProof/>
              </w:rPr>
              <w:t>3.1.6</w:t>
            </w:r>
            <w:r w:rsidR="00435692">
              <w:rPr>
                <w:rFonts w:eastAsiaTheme="minorEastAsia"/>
                <w:noProof/>
                <w:lang w:eastAsia="fr-FR"/>
              </w:rPr>
              <w:tab/>
            </w:r>
            <w:r w:rsidR="00435692" w:rsidRPr="00046E53">
              <w:rPr>
                <w:rStyle w:val="Hyperlink"/>
                <w:noProof/>
              </w:rPr>
              <w:t>Alertes et notifications</w:t>
            </w:r>
            <w:r w:rsidR="00435692">
              <w:rPr>
                <w:noProof/>
                <w:webHidden/>
              </w:rPr>
              <w:tab/>
            </w:r>
            <w:r>
              <w:rPr>
                <w:noProof/>
                <w:webHidden/>
              </w:rPr>
              <w:fldChar w:fldCharType="begin"/>
            </w:r>
            <w:r w:rsidR="00435692">
              <w:rPr>
                <w:noProof/>
                <w:webHidden/>
              </w:rPr>
              <w:instrText xml:space="preserve"> PAGEREF _Toc409450726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27" w:history="1">
            <w:r w:rsidR="00435692" w:rsidRPr="00046E53">
              <w:rPr>
                <w:rStyle w:val="Hyperlink"/>
                <w:noProof/>
              </w:rPr>
              <w:t>3.2</w:t>
            </w:r>
            <w:r w:rsidR="00435692">
              <w:rPr>
                <w:rFonts w:eastAsiaTheme="minorEastAsia"/>
                <w:noProof/>
                <w:lang w:eastAsia="fr-FR"/>
              </w:rPr>
              <w:tab/>
            </w:r>
            <w:r w:rsidR="00435692" w:rsidRPr="00046E53">
              <w:rPr>
                <w:rStyle w:val="Hyperlink"/>
                <w:noProof/>
              </w:rPr>
              <w:t>Eligible position</w:t>
            </w:r>
            <w:r w:rsidR="00435692">
              <w:rPr>
                <w:noProof/>
                <w:webHidden/>
              </w:rPr>
              <w:tab/>
            </w:r>
            <w:r>
              <w:rPr>
                <w:noProof/>
                <w:webHidden/>
              </w:rPr>
              <w:fldChar w:fldCharType="begin"/>
            </w:r>
            <w:r w:rsidR="00435692">
              <w:rPr>
                <w:noProof/>
                <w:webHidden/>
              </w:rPr>
              <w:instrText xml:space="preserve"> PAGEREF _Toc409450727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8" w:history="1">
            <w:r w:rsidR="00435692" w:rsidRPr="00046E53">
              <w:rPr>
                <w:rStyle w:val="Hyperlink"/>
                <w:noProof/>
              </w:rPr>
              <w:t>3.2.1</w:t>
            </w:r>
            <w:r w:rsidR="00435692">
              <w:rPr>
                <w:rFonts w:eastAsiaTheme="minorEastAsia"/>
                <w:noProof/>
                <w:lang w:eastAsia="fr-FR"/>
              </w:rPr>
              <w:tab/>
            </w:r>
            <w:r w:rsidR="00435692" w:rsidRPr="00046E53">
              <w:rPr>
                <w:rStyle w:val="Hyperlink"/>
                <w:noProof/>
              </w:rPr>
              <w:t>Date d’éligibilité par OST</w:t>
            </w:r>
            <w:r w:rsidR="00435692">
              <w:rPr>
                <w:noProof/>
                <w:webHidden/>
              </w:rPr>
              <w:tab/>
            </w:r>
            <w:r>
              <w:rPr>
                <w:noProof/>
                <w:webHidden/>
              </w:rPr>
              <w:fldChar w:fldCharType="begin"/>
            </w:r>
            <w:r w:rsidR="00435692">
              <w:rPr>
                <w:noProof/>
                <w:webHidden/>
              </w:rPr>
              <w:instrText xml:space="preserve"> PAGEREF _Toc409450728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29" w:history="1">
            <w:r w:rsidR="00435692" w:rsidRPr="00046E53">
              <w:rPr>
                <w:rStyle w:val="Hyperlink"/>
                <w:noProof/>
              </w:rPr>
              <w:t>3.2.2</w:t>
            </w:r>
            <w:r w:rsidR="00435692">
              <w:rPr>
                <w:rFonts w:eastAsiaTheme="minorEastAsia"/>
                <w:noProof/>
                <w:lang w:eastAsia="fr-FR"/>
              </w:rPr>
              <w:tab/>
            </w:r>
            <w:r w:rsidR="00435692" w:rsidRPr="00046E53">
              <w:rPr>
                <w:rStyle w:val="Hyperlink"/>
                <w:noProof/>
              </w:rPr>
              <w:t>Nature de position</w:t>
            </w:r>
            <w:r w:rsidR="00435692">
              <w:rPr>
                <w:noProof/>
                <w:webHidden/>
              </w:rPr>
              <w:tab/>
            </w:r>
            <w:r>
              <w:rPr>
                <w:noProof/>
                <w:webHidden/>
              </w:rPr>
              <w:fldChar w:fldCharType="begin"/>
            </w:r>
            <w:r w:rsidR="00435692">
              <w:rPr>
                <w:noProof/>
                <w:webHidden/>
              </w:rPr>
              <w:instrText xml:space="preserve"> PAGEREF _Toc409450729 \h </w:instrText>
            </w:r>
            <w:r>
              <w:rPr>
                <w:noProof/>
                <w:webHidden/>
              </w:rPr>
            </w:r>
            <w:r>
              <w:rPr>
                <w:noProof/>
                <w:webHidden/>
              </w:rPr>
              <w:fldChar w:fldCharType="separate"/>
            </w:r>
            <w:r w:rsidR="00435692">
              <w:rPr>
                <w:noProof/>
                <w:webHidden/>
              </w:rPr>
              <w:t>22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0" w:history="1">
            <w:r w:rsidR="00435692" w:rsidRPr="00046E53">
              <w:rPr>
                <w:rStyle w:val="Hyperlink"/>
                <w:noProof/>
              </w:rPr>
              <w:t>3.2.3</w:t>
            </w:r>
            <w:r w:rsidR="00435692">
              <w:rPr>
                <w:rFonts w:eastAsiaTheme="minorEastAsia"/>
                <w:noProof/>
                <w:lang w:eastAsia="fr-FR"/>
              </w:rPr>
              <w:tab/>
            </w:r>
            <w:r w:rsidR="00435692" w:rsidRPr="00046E53">
              <w:rPr>
                <w:rStyle w:val="Hyperlink"/>
                <w:noProof/>
              </w:rPr>
              <w:t>Les suspens:</w:t>
            </w:r>
            <w:r w:rsidR="00435692">
              <w:rPr>
                <w:noProof/>
                <w:webHidden/>
              </w:rPr>
              <w:tab/>
            </w:r>
            <w:r>
              <w:rPr>
                <w:noProof/>
                <w:webHidden/>
              </w:rPr>
              <w:fldChar w:fldCharType="begin"/>
            </w:r>
            <w:r w:rsidR="00435692">
              <w:rPr>
                <w:noProof/>
                <w:webHidden/>
              </w:rPr>
              <w:instrText xml:space="preserve"> PAGEREF _Toc409450730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31" w:history="1">
            <w:r w:rsidR="00435692" w:rsidRPr="00046E53">
              <w:rPr>
                <w:rStyle w:val="Hyperlink"/>
                <w:noProof/>
              </w:rPr>
              <w:t>3.3</w:t>
            </w:r>
            <w:r w:rsidR="00435692">
              <w:rPr>
                <w:rFonts w:eastAsiaTheme="minorEastAsia"/>
                <w:noProof/>
                <w:lang w:eastAsia="fr-FR"/>
              </w:rPr>
              <w:tab/>
            </w:r>
            <w:r w:rsidR="00435692" w:rsidRPr="00046E53">
              <w:rPr>
                <w:rStyle w:val="Hyperlink"/>
                <w:noProof/>
              </w:rPr>
              <w:t>Notification aux clients</w:t>
            </w:r>
            <w:r w:rsidR="00435692">
              <w:rPr>
                <w:noProof/>
                <w:webHidden/>
              </w:rPr>
              <w:tab/>
            </w:r>
            <w:r>
              <w:rPr>
                <w:noProof/>
                <w:webHidden/>
              </w:rPr>
              <w:fldChar w:fldCharType="begin"/>
            </w:r>
            <w:r w:rsidR="00435692">
              <w:rPr>
                <w:noProof/>
                <w:webHidden/>
              </w:rPr>
              <w:instrText xml:space="preserve"> PAGEREF _Toc409450731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2" w:history="1">
            <w:r w:rsidR="00435692" w:rsidRPr="00046E53">
              <w:rPr>
                <w:rStyle w:val="Hyperlink"/>
                <w:noProof/>
              </w:rPr>
              <w:t>3.3.1</w:t>
            </w:r>
            <w:r w:rsidR="00435692">
              <w:rPr>
                <w:rFonts w:eastAsiaTheme="minorEastAsia"/>
                <w:noProof/>
                <w:lang w:eastAsia="fr-FR"/>
              </w:rPr>
              <w:tab/>
            </w:r>
            <w:r w:rsidR="00435692" w:rsidRPr="00046E53">
              <w:rPr>
                <w:rStyle w:val="Hyperlink"/>
                <w:noProof/>
              </w:rPr>
              <w:t>Description générale</w:t>
            </w:r>
            <w:r w:rsidR="00435692">
              <w:rPr>
                <w:noProof/>
                <w:webHidden/>
              </w:rPr>
              <w:tab/>
            </w:r>
            <w:r>
              <w:rPr>
                <w:noProof/>
                <w:webHidden/>
              </w:rPr>
              <w:fldChar w:fldCharType="begin"/>
            </w:r>
            <w:r w:rsidR="00435692">
              <w:rPr>
                <w:noProof/>
                <w:webHidden/>
              </w:rPr>
              <w:instrText xml:space="preserve"> PAGEREF _Toc409450732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3" w:history="1">
            <w:r w:rsidR="00435692" w:rsidRPr="00046E53">
              <w:rPr>
                <w:rStyle w:val="Hyperlink"/>
                <w:noProof/>
              </w:rPr>
              <w:t>3.3.2</w:t>
            </w:r>
            <w:r w:rsidR="00435692">
              <w:rPr>
                <w:rFonts w:eastAsiaTheme="minorEastAsia"/>
                <w:noProof/>
                <w:lang w:eastAsia="fr-FR"/>
              </w:rPr>
              <w:tab/>
            </w:r>
            <w:r w:rsidR="00435692" w:rsidRPr="00046E53">
              <w:rPr>
                <w:rStyle w:val="Hyperlink"/>
                <w:noProof/>
              </w:rPr>
              <w:t>Les raisons de notification</w:t>
            </w:r>
            <w:r w:rsidR="00435692">
              <w:rPr>
                <w:noProof/>
                <w:webHidden/>
              </w:rPr>
              <w:tab/>
            </w:r>
            <w:r>
              <w:rPr>
                <w:noProof/>
                <w:webHidden/>
              </w:rPr>
              <w:fldChar w:fldCharType="begin"/>
            </w:r>
            <w:r w:rsidR="00435692">
              <w:rPr>
                <w:noProof/>
                <w:webHidden/>
              </w:rPr>
              <w:instrText xml:space="preserve"> PAGEREF _Toc409450733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4" w:history="1">
            <w:r w:rsidR="00435692" w:rsidRPr="00046E53">
              <w:rPr>
                <w:rStyle w:val="Hyperlink"/>
                <w:noProof/>
              </w:rPr>
              <w:t>3.3.3</w:t>
            </w:r>
            <w:r w:rsidR="00435692">
              <w:rPr>
                <w:rFonts w:eastAsiaTheme="minorEastAsia"/>
                <w:noProof/>
                <w:lang w:eastAsia="fr-FR"/>
              </w:rPr>
              <w:tab/>
            </w:r>
            <w:r w:rsidR="00435692" w:rsidRPr="00046E53">
              <w:rPr>
                <w:rStyle w:val="Hyperlink"/>
                <w:noProof/>
              </w:rPr>
              <w:t>Règles de notification</w:t>
            </w:r>
            <w:r w:rsidR="00435692">
              <w:rPr>
                <w:noProof/>
                <w:webHidden/>
              </w:rPr>
              <w:tab/>
            </w:r>
            <w:r>
              <w:rPr>
                <w:noProof/>
                <w:webHidden/>
              </w:rPr>
              <w:fldChar w:fldCharType="begin"/>
            </w:r>
            <w:r w:rsidR="00435692">
              <w:rPr>
                <w:noProof/>
                <w:webHidden/>
              </w:rPr>
              <w:instrText xml:space="preserve"> PAGEREF _Toc409450734 \h </w:instrText>
            </w:r>
            <w:r>
              <w:rPr>
                <w:noProof/>
                <w:webHidden/>
              </w:rPr>
            </w:r>
            <w:r>
              <w:rPr>
                <w:noProof/>
                <w:webHidden/>
              </w:rPr>
              <w:fldChar w:fldCharType="separate"/>
            </w:r>
            <w:r w:rsidR="00435692">
              <w:rPr>
                <w:noProof/>
                <w:webHidden/>
              </w:rPr>
              <w:t>24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5" w:history="1">
            <w:r w:rsidR="00435692" w:rsidRPr="00046E53">
              <w:rPr>
                <w:rStyle w:val="Hyperlink"/>
                <w:noProof/>
              </w:rPr>
              <w:t>3.3.4</w:t>
            </w:r>
            <w:r w:rsidR="00435692">
              <w:rPr>
                <w:rFonts w:eastAsiaTheme="minorEastAsia"/>
                <w:noProof/>
                <w:lang w:eastAsia="fr-FR"/>
              </w:rPr>
              <w:tab/>
            </w:r>
            <w:r w:rsidR="00435692" w:rsidRPr="00046E53">
              <w:rPr>
                <w:rStyle w:val="Hyperlink"/>
                <w:noProof/>
              </w:rPr>
              <w:t>Configuration de la Notification</w:t>
            </w:r>
            <w:r w:rsidR="00435692">
              <w:rPr>
                <w:noProof/>
                <w:webHidden/>
              </w:rPr>
              <w:tab/>
            </w:r>
            <w:r>
              <w:rPr>
                <w:noProof/>
                <w:webHidden/>
              </w:rPr>
              <w:fldChar w:fldCharType="begin"/>
            </w:r>
            <w:r w:rsidR="00435692">
              <w:rPr>
                <w:noProof/>
                <w:webHidden/>
              </w:rPr>
              <w:instrText xml:space="preserve"> PAGEREF _Toc409450735 \h </w:instrText>
            </w:r>
            <w:r>
              <w:rPr>
                <w:noProof/>
                <w:webHidden/>
              </w:rPr>
            </w:r>
            <w:r>
              <w:rPr>
                <w:noProof/>
                <w:webHidden/>
              </w:rPr>
              <w:fldChar w:fldCharType="separate"/>
            </w:r>
            <w:r w:rsidR="00435692">
              <w:rPr>
                <w:noProof/>
                <w:webHidden/>
              </w:rPr>
              <w:t>25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6" w:history="1">
            <w:r w:rsidR="00435692" w:rsidRPr="00046E53">
              <w:rPr>
                <w:rStyle w:val="Hyperlink"/>
                <w:noProof/>
              </w:rPr>
              <w:t>3.3.5</w:t>
            </w:r>
            <w:r w:rsidR="00435692">
              <w:rPr>
                <w:rFonts w:eastAsiaTheme="minorEastAsia"/>
                <w:noProof/>
                <w:lang w:eastAsia="fr-FR"/>
              </w:rPr>
              <w:tab/>
            </w:r>
            <w:r w:rsidR="00435692" w:rsidRPr="00046E53">
              <w:rPr>
                <w:rStyle w:val="Hyperlink"/>
                <w:noProof/>
              </w:rPr>
              <w:t>Alertes et notifications</w:t>
            </w:r>
            <w:r w:rsidR="00435692">
              <w:rPr>
                <w:noProof/>
                <w:webHidden/>
              </w:rPr>
              <w:tab/>
            </w:r>
            <w:r>
              <w:rPr>
                <w:noProof/>
                <w:webHidden/>
              </w:rPr>
              <w:fldChar w:fldCharType="begin"/>
            </w:r>
            <w:r w:rsidR="00435692">
              <w:rPr>
                <w:noProof/>
                <w:webHidden/>
              </w:rPr>
              <w:instrText xml:space="preserve"> PAGEREF _Toc409450736 \h </w:instrText>
            </w:r>
            <w:r>
              <w:rPr>
                <w:noProof/>
                <w:webHidden/>
              </w:rPr>
            </w:r>
            <w:r>
              <w:rPr>
                <w:noProof/>
                <w:webHidden/>
              </w:rPr>
              <w:fldChar w:fldCharType="separate"/>
            </w:r>
            <w:r w:rsidR="00435692">
              <w:rPr>
                <w:noProof/>
                <w:webHidden/>
              </w:rPr>
              <w:t>26</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37" w:history="1">
            <w:r w:rsidR="00435692" w:rsidRPr="00046E53">
              <w:rPr>
                <w:rStyle w:val="Hyperlink"/>
                <w:noProof/>
              </w:rPr>
              <w:t>3.4</w:t>
            </w:r>
            <w:r w:rsidR="00435692">
              <w:rPr>
                <w:rFonts w:eastAsiaTheme="minorEastAsia"/>
                <w:noProof/>
                <w:lang w:eastAsia="fr-FR"/>
              </w:rPr>
              <w:tab/>
            </w:r>
            <w:r w:rsidR="00435692" w:rsidRPr="00046E53">
              <w:rPr>
                <w:rStyle w:val="Hyperlink"/>
                <w:noProof/>
              </w:rPr>
              <w:t>Gestion des exécutions</w:t>
            </w:r>
            <w:r w:rsidR="00435692">
              <w:rPr>
                <w:noProof/>
                <w:webHidden/>
              </w:rPr>
              <w:tab/>
            </w:r>
            <w:r>
              <w:rPr>
                <w:noProof/>
                <w:webHidden/>
              </w:rPr>
              <w:fldChar w:fldCharType="begin"/>
            </w:r>
            <w:r w:rsidR="00435692">
              <w:rPr>
                <w:noProof/>
                <w:webHidden/>
              </w:rPr>
              <w:instrText xml:space="preserve"> PAGEREF _Toc409450737 \h </w:instrText>
            </w:r>
            <w:r>
              <w:rPr>
                <w:noProof/>
                <w:webHidden/>
              </w:rPr>
            </w:r>
            <w:r>
              <w:rPr>
                <w:noProof/>
                <w:webHidden/>
              </w:rPr>
              <w:fldChar w:fldCharType="separate"/>
            </w:r>
            <w:r w:rsidR="00435692">
              <w:rPr>
                <w:noProof/>
                <w:webHidden/>
              </w:rPr>
              <w:t>26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8" w:history="1">
            <w:r w:rsidR="00435692" w:rsidRPr="00046E53">
              <w:rPr>
                <w:rStyle w:val="Hyperlink"/>
                <w:noProof/>
                <w:lang w:eastAsia="ar-SA"/>
              </w:rPr>
              <w:t>3.4.1</w:t>
            </w:r>
            <w:r w:rsidR="00435692">
              <w:rPr>
                <w:rFonts w:eastAsiaTheme="minorEastAsia"/>
                <w:noProof/>
                <w:lang w:eastAsia="fr-FR"/>
              </w:rPr>
              <w:tab/>
            </w:r>
            <w:r w:rsidR="00435692" w:rsidRPr="00046E53">
              <w:rPr>
                <w:rStyle w:val="Hyperlink"/>
                <w:noProof/>
                <w:lang w:eastAsia="ar-SA"/>
              </w:rPr>
              <w:t>Description générale.</w:t>
            </w:r>
            <w:r w:rsidR="00435692">
              <w:rPr>
                <w:noProof/>
                <w:webHidden/>
              </w:rPr>
              <w:tab/>
            </w:r>
            <w:r>
              <w:rPr>
                <w:noProof/>
                <w:webHidden/>
              </w:rPr>
              <w:fldChar w:fldCharType="begin"/>
            </w:r>
            <w:r w:rsidR="00435692">
              <w:rPr>
                <w:noProof/>
                <w:webHidden/>
              </w:rPr>
              <w:instrText xml:space="preserve"> PAGEREF _Toc409450738 \h </w:instrText>
            </w:r>
            <w:r>
              <w:rPr>
                <w:noProof/>
                <w:webHidden/>
              </w:rPr>
            </w:r>
            <w:r>
              <w:rPr>
                <w:noProof/>
                <w:webHidden/>
              </w:rPr>
              <w:fldChar w:fldCharType="separate"/>
            </w:r>
            <w:r w:rsidR="00435692">
              <w:rPr>
                <w:noProof/>
                <w:webHidden/>
              </w:rPr>
              <w:t>26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39" w:history="1">
            <w:r w:rsidR="00435692" w:rsidRPr="00046E53">
              <w:rPr>
                <w:rStyle w:val="Hyperlink"/>
                <w:noProof/>
              </w:rPr>
              <w:t>3.4.2</w:t>
            </w:r>
            <w:r w:rsidR="00435692">
              <w:rPr>
                <w:rFonts w:eastAsiaTheme="minorEastAsia"/>
                <w:noProof/>
                <w:lang w:eastAsia="fr-FR"/>
              </w:rPr>
              <w:tab/>
            </w:r>
            <w:r w:rsidR="00435692" w:rsidRPr="00046E53">
              <w:rPr>
                <w:rStyle w:val="Hyperlink"/>
                <w:noProof/>
              </w:rPr>
              <w:t>Exécution Clients</w:t>
            </w:r>
            <w:r w:rsidR="00435692">
              <w:rPr>
                <w:noProof/>
                <w:webHidden/>
              </w:rPr>
              <w:tab/>
            </w:r>
            <w:r>
              <w:rPr>
                <w:noProof/>
                <w:webHidden/>
              </w:rPr>
              <w:fldChar w:fldCharType="begin"/>
            </w:r>
            <w:r w:rsidR="00435692">
              <w:rPr>
                <w:noProof/>
                <w:webHidden/>
              </w:rPr>
              <w:instrText xml:space="preserve"> PAGEREF _Toc409450739 \h </w:instrText>
            </w:r>
            <w:r>
              <w:rPr>
                <w:noProof/>
                <w:webHidden/>
              </w:rPr>
            </w:r>
            <w:r>
              <w:rPr>
                <w:noProof/>
                <w:webHidden/>
              </w:rPr>
              <w:fldChar w:fldCharType="separate"/>
            </w:r>
            <w:r w:rsidR="00435692">
              <w:rPr>
                <w:noProof/>
                <w:webHidden/>
              </w:rPr>
              <w:t>28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0" w:history="1">
            <w:r w:rsidR="00435692" w:rsidRPr="00046E53">
              <w:rPr>
                <w:rStyle w:val="Hyperlink"/>
                <w:noProof/>
              </w:rPr>
              <w:t>3.4.3</w:t>
            </w:r>
            <w:r w:rsidR="00435692">
              <w:rPr>
                <w:rFonts w:eastAsiaTheme="minorEastAsia"/>
                <w:noProof/>
                <w:lang w:eastAsia="fr-FR"/>
              </w:rPr>
              <w:tab/>
            </w:r>
            <w:r w:rsidR="00435692" w:rsidRPr="00046E53">
              <w:rPr>
                <w:rStyle w:val="Hyperlink"/>
                <w:noProof/>
              </w:rPr>
              <w:t>Exécution Marché</w:t>
            </w:r>
            <w:r w:rsidR="00435692">
              <w:rPr>
                <w:noProof/>
                <w:webHidden/>
              </w:rPr>
              <w:tab/>
            </w:r>
            <w:r>
              <w:rPr>
                <w:noProof/>
                <w:webHidden/>
              </w:rPr>
              <w:fldChar w:fldCharType="begin"/>
            </w:r>
            <w:r w:rsidR="00435692">
              <w:rPr>
                <w:noProof/>
                <w:webHidden/>
              </w:rPr>
              <w:instrText xml:space="preserve"> PAGEREF _Toc409450740 \h </w:instrText>
            </w:r>
            <w:r>
              <w:rPr>
                <w:noProof/>
                <w:webHidden/>
              </w:rPr>
            </w:r>
            <w:r>
              <w:rPr>
                <w:noProof/>
                <w:webHidden/>
              </w:rPr>
              <w:fldChar w:fldCharType="separate"/>
            </w:r>
            <w:r w:rsidR="00435692">
              <w:rPr>
                <w:noProof/>
                <w:webHidden/>
              </w:rPr>
              <w:t>29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1" w:history="1">
            <w:r w:rsidR="00435692" w:rsidRPr="00046E53">
              <w:rPr>
                <w:rStyle w:val="Hyperlink"/>
                <w:noProof/>
              </w:rPr>
              <w:t>3.4.4</w:t>
            </w:r>
            <w:r w:rsidR="00435692">
              <w:rPr>
                <w:rFonts w:eastAsiaTheme="minorEastAsia"/>
                <w:noProof/>
                <w:lang w:eastAsia="fr-FR"/>
              </w:rPr>
              <w:tab/>
            </w:r>
            <w:r w:rsidR="00435692" w:rsidRPr="00046E53">
              <w:rPr>
                <w:rStyle w:val="Hyperlink"/>
                <w:noProof/>
              </w:rPr>
              <w:t>Gestion des rompus</w:t>
            </w:r>
            <w:r w:rsidR="00435692">
              <w:rPr>
                <w:noProof/>
                <w:webHidden/>
              </w:rPr>
              <w:tab/>
            </w:r>
            <w:r>
              <w:rPr>
                <w:noProof/>
                <w:webHidden/>
              </w:rPr>
              <w:fldChar w:fldCharType="begin"/>
            </w:r>
            <w:r w:rsidR="00435692">
              <w:rPr>
                <w:noProof/>
                <w:webHidden/>
              </w:rPr>
              <w:instrText xml:space="preserve"> PAGEREF _Toc409450741 \h </w:instrText>
            </w:r>
            <w:r>
              <w:rPr>
                <w:noProof/>
                <w:webHidden/>
              </w:rPr>
            </w:r>
            <w:r>
              <w:rPr>
                <w:noProof/>
                <w:webHidden/>
              </w:rPr>
              <w:fldChar w:fldCharType="separate"/>
            </w:r>
            <w:r w:rsidR="00435692">
              <w:rPr>
                <w:noProof/>
                <w:webHidden/>
              </w:rPr>
              <w:t>29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42" w:history="1">
            <w:r w:rsidR="00435692" w:rsidRPr="00046E53">
              <w:rPr>
                <w:rStyle w:val="Hyperlink"/>
                <w:noProof/>
              </w:rPr>
              <w:t>3.5</w:t>
            </w:r>
            <w:r w:rsidR="00435692">
              <w:rPr>
                <w:rFonts w:eastAsiaTheme="minorEastAsia"/>
                <w:noProof/>
                <w:lang w:eastAsia="fr-FR"/>
              </w:rPr>
              <w:tab/>
            </w:r>
            <w:r w:rsidR="00435692" w:rsidRPr="00046E53">
              <w:rPr>
                <w:rStyle w:val="Hyperlink"/>
                <w:noProof/>
              </w:rPr>
              <w:t>Gestion des réclamations</w:t>
            </w:r>
            <w:r w:rsidR="00435692">
              <w:rPr>
                <w:noProof/>
                <w:webHidden/>
              </w:rPr>
              <w:tab/>
            </w:r>
            <w:r>
              <w:rPr>
                <w:noProof/>
                <w:webHidden/>
              </w:rPr>
              <w:fldChar w:fldCharType="begin"/>
            </w:r>
            <w:r w:rsidR="00435692">
              <w:rPr>
                <w:noProof/>
                <w:webHidden/>
              </w:rPr>
              <w:instrText xml:space="preserve"> PAGEREF _Toc409450742 \h </w:instrText>
            </w:r>
            <w:r>
              <w:rPr>
                <w:noProof/>
                <w:webHidden/>
              </w:rPr>
            </w:r>
            <w:r>
              <w:rPr>
                <w:noProof/>
                <w:webHidden/>
              </w:rPr>
              <w:fldChar w:fldCharType="separate"/>
            </w:r>
            <w:r w:rsidR="00435692">
              <w:rPr>
                <w:noProof/>
                <w:webHidden/>
              </w:rPr>
              <w:t>30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3" w:history="1">
            <w:r w:rsidR="00435692" w:rsidRPr="00046E53">
              <w:rPr>
                <w:rStyle w:val="Hyperlink"/>
                <w:noProof/>
              </w:rPr>
              <w:t>3.5.1</w:t>
            </w:r>
            <w:r w:rsidR="00435692">
              <w:rPr>
                <w:rFonts w:eastAsiaTheme="minorEastAsia"/>
                <w:noProof/>
                <w:lang w:eastAsia="fr-FR"/>
              </w:rPr>
              <w:tab/>
            </w:r>
            <w:r w:rsidR="00435692" w:rsidRPr="00046E53">
              <w:rPr>
                <w:rStyle w:val="Hyperlink"/>
                <w:noProof/>
              </w:rPr>
              <w:t>Réclamations sur transaction tardive</w:t>
            </w:r>
            <w:r w:rsidR="00435692">
              <w:rPr>
                <w:noProof/>
                <w:webHidden/>
              </w:rPr>
              <w:tab/>
            </w:r>
            <w:r>
              <w:rPr>
                <w:noProof/>
                <w:webHidden/>
              </w:rPr>
              <w:fldChar w:fldCharType="begin"/>
            </w:r>
            <w:r w:rsidR="00435692">
              <w:rPr>
                <w:noProof/>
                <w:webHidden/>
              </w:rPr>
              <w:instrText xml:space="preserve"> PAGEREF _Toc409450743 \h </w:instrText>
            </w:r>
            <w:r>
              <w:rPr>
                <w:noProof/>
                <w:webHidden/>
              </w:rPr>
            </w:r>
            <w:r>
              <w:rPr>
                <w:noProof/>
                <w:webHidden/>
              </w:rPr>
              <w:fldChar w:fldCharType="separate"/>
            </w:r>
            <w:r w:rsidR="00435692">
              <w:rPr>
                <w:noProof/>
                <w:webHidden/>
              </w:rPr>
              <w:t>30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4" w:history="1">
            <w:r w:rsidR="00435692" w:rsidRPr="00046E53">
              <w:rPr>
                <w:rStyle w:val="Hyperlink"/>
                <w:noProof/>
              </w:rPr>
              <w:t>3.5.2</w:t>
            </w:r>
            <w:r w:rsidR="00435692">
              <w:rPr>
                <w:rFonts w:eastAsiaTheme="minorEastAsia"/>
                <w:noProof/>
                <w:lang w:eastAsia="fr-FR"/>
              </w:rPr>
              <w:tab/>
            </w:r>
            <w:r w:rsidR="00435692" w:rsidRPr="00046E53">
              <w:rPr>
                <w:rStyle w:val="Hyperlink"/>
                <w:noProof/>
              </w:rPr>
              <w:t>Réclamations sur transaction non dénouée à la date contractuelle de dénouement</w:t>
            </w:r>
            <w:r w:rsidR="00435692">
              <w:rPr>
                <w:noProof/>
                <w:webHidden/>
              </w:rPr>
              <w:tab/>
            </w:r>
            <w:r>
              <w:rPr>
                <w:noProof/>
                <w:webHidden/>
              </w:rPr>
              <w:fldChar w:fldCharType="begin"/>
            </w:r>
            <w:r w:rsidR="00435692">
              <w:rPr>
                <w:noProof/>
                <w:webHidden/>
              </w:rPr>
              <w:instrText xml:space="preserve"> PAGEREF _Toc409450744 \h </w:instrText>
            </w:r>
            <w:r>
              <w:rPr>
                <w:noProof/>
                <w:webHidden/>
              </w:rPr>
            </w:r>
            <w:r>
              <w:rPr>
                <w:noProof/>
                <w:webHidden/>
              </w:rPr>
              <w:fldChar w:fldCharType="separate"/>
            </w:r>
            <w:r w:rsidR="00435692">
              <w:rPr>
                <w:noProof/>
                <w:webHidden/>
              </w:rPr>
              <w:t>30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5" w:history="1">
            <w:r w:rsidR="00435692" w:rsidRPr="00046E53">
              <w:rPr>
                <w:rStyle w:val="Hyperlink"/>
                <w:noProof/>
              </w:rPr>
              <w:t>3.5.3</w:t>
            </w:r>
            <w:r w:rsidR="00435692">
              <w:rPr>
                <w:rFonts w:eastAsiaTheme="minorEastAsia"/>
                <w:noProof/>
                <w:lang w:eastAsia="fr-FR"/>
              </w:rPr>
              <w:tab/>
            </w:r>
            <w:r w:rsidR="00435692" w:rsidRPr="00046E53">
              <w:rPr>
                <w:rStyle w:val="Hyperlink"/>
                <w:noProof/>
              </w:rPr>
              <w:t>Cycle de vie d’une réclamation</w:t>
            </w:r>
            <w:r w:rsidR="00435692">
              <w:rPr>
                <w:noProof/>
                <w:webHidden/>
              </w:rPr>
              <w:tab/>
            </w:r>
            <w:r>
              <w:rPr>
                <w:noProof/>
                <w:webHidden/>
              </w:rPr>
              <w:fldChar w:fldCharType="begin"/>
            </w:r>
            <w:r w:rsidR="00435692">
              <w:rPr>
                <w:noProof/>
                <w:webHidden/>
              </w:rPr>
              <w:instrText xml:space="preserve"> PAGEREF _Toc409450745 \h </w:instrText>
            </w:r>
            <w:r>
              <w:rPr>
                <w:noProof/>
                <w:webHidden/>
              </w:rPr>
            </w:r>
            <w:r>
              <w:rPr>
                <w:noProof/>
                <w:webHidden/>
              </w:rPr>
              <w:fldChar w:fldCharType="separate"/>
            </w:r>
            <w:r w:rsidR="00435692">
              <w:rPr>
                <w:noProof/>
                <w:webHidden/>
              </w:rPr>
              <w:t>31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6" w:history="1">
            <w:r w:rsidR="00435692" w:rsidRPr="00046E53">
              <w:rPr>
                <w:rStyle w:val="Hyperlink"/>
                <w:noProof/>
              </w:rPr>
              <w:t>3.5.4</w:t>
            </w:r>
            <w:r w:rsidR="00435692">
              <w:rPr>
                <w:rFonts w:eastAsiaTheme="minorEastAsia"/>
                <w:noProof/>
                <w:lang w:eastAsia="fr-FR"/>
              </w:rPr>
              <w:tab/>
            </w:r>
            <w:r w:rsidR="00435692" w:rsidRPr="00046E53">
              <w:rPr>
                <w:rStyle w:val="Hyperlink"/>
                <w:noProof/>
              </w:rPr>
              <w:t>Illustrations</w:t>
            </w:r>
            <w:r w:rsidR="00435692">
              <w:rPr>
                <w:noProof/>
                <w:webHidden/>
              </w:rPr>
              <w:tab/>
            </w:r>
            <w:r>
              <w:rPr>
                <w:noProof/>
                <w:webHidden/>
              </w:rPr>
              <w:fldChar w:fldCharType="begin"/>
            </w:r>
            <w:r w:rsidR="00435692">
              <w:rPr>
                <w:noProof/>
                <w:webHidden/>
              </w:rPr>
              <w:instrText xml:space="preserve"> PAGEREF _Toc409450746 \h </w:instrText>
            </w:r>
            <w:r>
              <w:rPr>
                <w:noProof/>
                <w:webHidden/>
              </w:rPr>
            </w:r>
            <w:r>
              <w:rPr>
                <w:noProof/>
                <w:webHidden/>
              </w:rPr>
              <w:fldChar w:fldCharType="separate"/>
            </w:r>
            <w:r w:rsidR="00435692">
              <w:rPr>
                <w:noProof/>
                <w:webHidden/>
              </w:rPr>
              <w:t>31</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47" w:history="1">
            <w:r w:rsidR="00435692" w:rsidRPr="00046E53">
              <w:rPr>
                <w:rStyle w:val="Hyperlink"/>
                <w:noProof/>
              </w:rPr>
              <w:t>3.6</w:t>
            </w:r>
            <w:r w:rsidR="00435692">
              <w:rPr>
                <w:rFonts w:eastAsiaTheme="minorEastAsia"/>
                <w:noProof/>
                <w:lang w:eastAsia="fr-FR"/>
              </w:rPr>
              <w:tab/>
            </w:r>
            <w:r w:rsidR="00435692" w:rsidRPr="00046E53">
              <w:rPr>
                <w:rStyle w:val="Hyperlink"/>
                <w:noProof/>
              </w:rPr>
              <w:t>Gestion des Instructions</w:t>
            </w:r>
            <w:r w:rsidR="00435692">
              <w:rPr>
                <w:noProof/>
                <w:webHidden/>
              </w:rPr>
              <w:tab/>
            </w:r>
            <w:r>
              <w:rPr>
                <w:noProof/>
                <w:webHidden/>
              </w:rPr>
              <w:fldChar w:fldCharType="begin"/>
            </w:r>
            <w:r w:rsidR="00435692">
              <w:rPr>
                <w:noProof/>
                <w:webHidden/>
              </w:rPr>
              <w:instrText xml:space="preserve"> PAGEREF _Toc409450747 \h </w:instrText>
            </w:r>
            <w:r>
              <w:rPr>
                <w:noProof/>
                <w:webHidden/>
              </w:rPr>
            </w:r>
            <w:r>
              <w:rPr>
                <w:noProof/>
                <w:webHidden/>
              </w:rPr>
              <w:fldChar w:fldCharType="separate"/>
            </w:r>
            <w:r w:rsidR="00435692">
              <w:rPr>
                <w:noProof/>
                <w:webHidden/>
              </w:rPr>
              <w:t>32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8" w:history="1">
            <w:r w:rsidR="00435692" w:rsidRPr="00046E53">
              <w:rPr>
                <w:rStyle w:val="Hyperlink"/>
                <w:noProof/>
              </w:rPr>
              <w:t>3.6.1</w:t>
            </w:r>
            <w:r w:rsidR="00435692">
              <w:rPr>
                <w:rFonts w:eastAsiaTheme="minorEastAsia"/>
                <w:noProof/>
                <w:lang w:eastAsia="fr-FR"/>
              </w:rPr>
              <w:tab/>
            </w:r>
            <w:r w:rsidR="00435692" w:rsidRPr="00046E53">
              <w:rPr>
                <w:rStyle w:val="Hyperlink"/>
                <w:noProof/>
              </w:rPr>
              <w:t>Description générale</w:t>
            </w:r>
            <w:r w:rsidR="00435692">
              <w:rPr>
                <w:noProof/>
                <w:webHidden/>
              </w:rPr>
              <w:tab/>
            </w:r>
            <w:r>
              <w:rPr>
                <w:noProof/>
                <w:webHidden/>
              </w:rPr>
              <w:fldChar w:fldCharType="begin"/>
            </w:r>
            <w:r w:rsidR="00435692">
              <w:rPr>
                <w:noProof/>
                <w:webHidden/>
              </w:rPr>
              <w:instrText xml:space="preserve"> PAGEREF _Toc409450748 \h </w:instrText>
            </w:r>
            <w:r>
              <w:rPr>
                <w:noProof/>
                <w:webHidden/>
              </w:rPr>
            </w:r>
            <w:r>
              <w:rPr>
                <w:noProof/>
                <w:webHidden/>
              </w:rPr>
              <w:fldChar w:fldCharType="separate"/>
            </w:r>
            <w:r w:rsidR="00435692">
              <w:rPr>
                <w:noProof/>
                <w:webHidden/>
              </w:rPr>
              <w:t>32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49" w:history="1">
            <w:r w:rsidR="00435692" w:rsidRPr="00046E53">
              <w:rPr>
                <w:rStyle w:val="Hyperlink"/>
                <w:noProof/>
              </w:rPr>
              <w:t>3.6.2</w:t>
            </w:r>
            <w:r w:rsidR="00435692">
              <w:rPr>
                <w:rFonts w:eastAsiaTheme="minorEastAsia"/>
                <w:noProof/>
                <w:lang w:eastAsia="fr-FR"/>
              </w:rPr>
              <w:tab/>
            </w:r>
            <w:r w:rsidR="00435692" w:rsidRPr="00046E53">
              <w:rPr>
                <w:rStyle w:val="Hyperlink"/>
                <w:noProof/>
              </w:rPr>
              <w:t>Règles de Contrôle des instructions</w:t>
            </w:r>
            <w:r w:rsidR="00435692">
              <w:rPr>
                <w:noProof/>
                <w:webHidden/>
              </w:rPr>
              <w:tab/>
            </w:r>
            <w:r>
              <w:rPr>
                <w:noProof/>
                <w:webHidden/>
              </w:rPr>
              <w:fldChar w:fldCharType="begin"/>
            </w:r>
            <w:r w:rsidR="00435692">
              <w:rPr>
                <w:noProof/>
                <w:webHidden/>
              </w:rPr>
              <w:instrText xml:space="preserve"> PAGEREF _Toc409450749 \h </w:instrText>
            </w:r>
            <w:r>
              <w:rPr>
                <w:noProof/>
                <w:webHidden/>
              </w:rPr>
            </w:r>
            <w:r>
              <w:rPr>
                <w:noProof/>
                <w:webHidden/>
              </w:rPr>
              <w:fldChar w:fldCharType="separate"/>
            </w:r>
            <w:r w:rsidR="00435692">
              <w:rPr>
                <w:noProof/>
                <w:webHidden/>
              </w:rPr>
              <w:t>34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0" w:history="1">
            <w:r w:rsidR="00435692" w:rsidRPr="00046E53">
              <w:rPr>
                <w:rStyle w:val="Hyperlink"/>
                <w:noProof/>
              </w:rPr>
              <w:t>3.6.3</w:t>
            </w:r>
            <w:r w:rsidR="00435692">
              <w:rPr>
                <w:rFonts w:eastAsiaTheme="minorEastAsia"/>
                <w:noProof/>
                <w:lang w:eastAsia="fr-FR"/>
              </w:rPr>
              <w:tab/>
            </w:r>
            <w:r w:rsidR="00435692" w:rsidRPr="00046E53">
              <w:rPr>
                <w:rStyle w:val="Hyperlink"/>
                <w:noProof/>
              </w:rPr>
              <w:t>Annulation d’instructions</w:t>
            </w:r>
            <w:r w:rsidR="00435692">
              <w:rPr>
                <w:noProof/>
                <w:webHidden/>
              </w:rPr>
              <w:tab/>
            </w:r>
            <w:r>
              <w:rPr>
                <w:noProof/>
                <w:webHidden/>
              </w:rPr>
              <w:fldChar w:fldCharType="begin"/>
            </w:r>
            <w:r w:rsidR="00435692">
              <w:rPr>
                <w:noProof/>
                <w:webHidden/>
              </w:rPr>
              <w:instrText xml:space="preserve"> PAGEREF _Toc409450750 \h </w:instrText>
            </w:r>
            <w:r>
              <w:rPr>
                <w:noProof/>
                <w:webHidden/>
              </w:rPr>
            </w:r>
            <w:r>
              <w:rPr>
                <w:noProof/>
                <w:webHidden/>
              </w:rPr>
              <w:fldChar w:fldCharType="separate"/>
            </w:r>
            <w:r w:rsidR="00435692">
              <w:rPr>
                <w:noProof/>
                <w:webHidden/>
              </w:rPr>
              <w:t>35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1" w:history="1">
            <w:r w:rsidR="00435692" w:rsidRPr="00046E53">
              <w:rPr>
                <w:rStyle w:val="Hyperlink"/>
                <w:noProof/>
              </w:rPr>
              <w:t>3.6.4</w:t>
            </w:r>
            <w:r w:rsidR="00435692">
              <w:rPr>
                <w:rFonts w:eastAsiaTheme="minorEastAsia"/>
                <w:noProof/>
                <w:lang w:eastAsia="fr-FR"/>
              </w:rPr>
              <w:tab/>
            </w:r>
            <w:r w:rsidR="00435692" w:rsidRPr="00046E53">
              <w:rPr>
                <w:rStyle w:val="Hyperlink"/>
                <w:noProof/>
              </w:rPr>
              <w:t>Génération automatique des options par défaut</w:t>
            </w:r>
            <w:r w:rsidR="00435692">
              <w:rPr>
                <w:noProof/>
                <w:webHidden/>
              </w:rPr>
              <w:tab/>
            </w:r>
            <w:r>
              <w:rPr>
                <w:noProof/>
                <w:webHidden/>
              </w:rPr>
              <w:fldChar w:fldCharType="begin"/>
            </w:r>
            <w:r w:rsidR="00435692">
              <w:rPr>
                <w:noProof/>
                <w:webHidden/>
              </w:rPr>
              <w:instrText xml:space="preserve"> PAGEREF _Toc409450751 \h </w:instrText>
            </w:r>
            <w:r>
              <w:rPr>
                <w:noProof/>
                <w:webHidden/>
              </w:rPr>
            </w:r>
            <w:r>
              <w:rPr>
                <w:noProof/>
                <w:webHidden/>
              </w:rPr>
              <w:fldChar w:fldCharType="separate"/>
            </w:r>
            <w:r w:rsidR="00435692">
              <w:rPr>
                <w:noProof/>
                <w:webHidden/>
              </w:rPr>
              <w:t>36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2" w:history="1">
            <w:r w:rsidR="00435692" w:rsidRPr="00046E53">
              <w:rPr>
                <w:rStyle w:val="Hyperlink"/>
                <w:noProof/>
              </w:rPr>
              <w:t>3.6.5</w:t>
            </w:r>
            <w:r w:rsidR="00435692">
              <w:rPr>
                <w:rFonts w:eastAsiaTheme="minorEastAsia"/>
                <w:noProof/>
                <w:lang w:eastAsia="fr-FR"/>
              </w:rPr>
              <w:tab/>
            </w:r>
            <w:r w:rsidR="00435692" w:rsidRPr="00046E53">
              <w:rPr>
                <w:rStyle w:val="Hyperlink"/>
                <w:noProof/>
              </w:rPr>
              <w:t>Blocage de position pour les OST d’assemblée.</w:t>
            </w:r>
            <w:r w:rsidR="00435692">
              <w:rPr>
                <w:noProof/>
                <w:webHidden/>
              </w:rPr>
              <w:tab/>
            </w:r>
            <w:r>
              <w:rPr>
                <w:noProof/>
                <w:webHidden/>
              </w:rPr>
              <w:fldChar w:fldCharType="begin"/>
            </w:r>
            <w:r w:rsidR="00435692">
              <w:rPr>
                <w:noProof/>
                <w:webHidden/>
              </w:rPr>
              <w:instrText xml:space="preserve"> PAGEREF _Toc409450752 \h </w:instrText>
            </w:r>
            <w:r>
              <w:rPr>
                <w:noProof/>
                <w:webHidden/>
              </w:rPr>
            </w:r>
            <w:r>
              <w:rPr>
                <w:noProof/>
                <w:webHidden/>
              </w:rPr>
              <w:fldChar w:fldCharType="separate"/>
            </w:r>
            <w:r w:rsidR="00435692">
              <w:rPr>
                <w:noProof/>
                <w:webHidden/>
              </w:rPr>
              <w:t>36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3" w:history="1">
            <w:r w:rsidR="00435692" w:rsidRPr="00046E53">
              <w:rPr>
                <w:rStyle w:val="Hyperlink"/>
                <w:noProof/>
              </w:rPr>
              <w:t>3.6.6</w:t>
            </w:r>
            <w:r w:rsidR="00435692">
              <w:rPr>
                <w:rFonts w:eastAsiaTheme="minorEastAsia"/>
                <w:noProof/>
                <w:lang w:eastAsia="fr-FR"/>
              </w:rPr>
              <w:tab/>
            </w:r>
            <w:r w:rsidR="00435692" w:rsidRPr="00046E53">
              <w:rPr>
                <w:rStyle w:val="Hyperlink"/>
                <w:noProof/>
              </w:rPr>
              <w:t>Instruction Marché</w:t>
            </w:r>
            <w:r w:rsidR="00435692">
              <w:rPr>
                <w:noProof/>
                <w:webHidden/>
              </w:rPr>
              <w:tab/>
            </w:r>
            <w:r>
              <w:rPr>
                <w:noProof/>
                <w:webHidden/>
              </w:rPr>
              <w:fldChar w:fldCharType="begin"/>
            </w:r>
            <w:r w:rsidR="00435692">
              <w:rPr>
                <w:noProof/>
                <w:webHidden/>
              </w:rPr>
              <w:instrText xml:space="preserve"> PAGEREF _Toc409450753 \h </w:instrText>
            </w:r>
            <w:r>
              <w:rPr>
                <w:noProof/>
                <w:webHidden/>
              </w:rPr>
            </w:r>
            <w:r>
              <w:rPr>
                <w:noProof/>
                <w:webHidden/>
              </w:rPr>
              <w:fldChar w:fldCharType="separate"/>
            </w:r>
            <w:r w:rsidR="00435692">
              <w:rPr>
                <w:noProof/>
                <w:webHidden/>
              </w:rPr>
              <w:t>37</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4" w:history="1">
            <w:r w:rsidR="00435692" w:rsidRPr="00046E53">
              <w:rPr>
                <w:rStyle w:val="Hyperlink"/>
                <w:noProof/>
              </w:rPr>
              <w:t>3.6.7</w:t>
            </w:r>
            <w:r w:rsidR="00435692">
              <w:rPr>
                <w:rFonts w:eastAsiaTheme="minorEastAsia"/>
                <w:noProof/>
                <w:lang w:eastAsia="fr-FR"/>
              </w:rPr>
              <w:tab/>
            </w:r>
            <w:r w:rsidR="00435692" w:rsidRPr="00046E53">
              <w:rPr>
                <w:rStyle w:val="Hyperlink"/>
                <w:noProof/>
              </w:rPr>
              <w:t>Alertes et Notifications</w:t>
            </w:r>
            <w:r w:rsidR="00435692">
              <w:rPr>
                <w:noProof/>
                <w:webHidden/>
              </w:rPr>
              <w:tab/>
            </w:r>
            <w:r>
              <w:rPr>
                <w:noProof/>
                <w:webHidden/>
              </w:rPr>
              <w:fldChar w:fldCharType="begin"/>
            </w:r>
            <w:r w:rsidR="00435692">
              <w:rPr>
                <w:noProof/>
                <w:webHidden/>
              </w:rPr>
              <w:instrText xml:space="preserve"> PAGEREF _Toc409450754 \h </w:instrText>
            </w:r>
            <w:r>
              <w:rPr>
                <w:noProof/>
                <w:webHidden/>
              </w:rPr>
            </w:r>
            <w:r>
              <w:rPr>
                <w:noProof/>
                <w:webHidden/>
              </w:rPr>
              <w:fldChar w:fldCharType="separate"/>
            </w:r>
            <w:r w:rsidR="00435692">
              <w:rPr>
                <w:noProof/>
                <w:webHidden/>
              </w:rPr>
              <w:t>38</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55" w:history="1">
            <w:r w:rsidR="00435692" w:rsidRPr="00046E53">
              <w:rPr>
                <w:rStyle w:val="Hyperlink"/>
                <w:noProof/>
              </w:rPr>
              <w:t>3.7</w:t>
            </w:r>
            <w:r w:rsidR="00435692">
              <w:rPr>
                <w:rFonts w:eastAsiaTheme="minorEastAsia"/>
                <w:noProof/>
                <w:lang w:eastAsia="fr-FR"/>
              </w:rPr>
              <w:tab/>
            </w:r>
            <w:r w:rsidR="00435692" w:rsidRPr="00046E53">
              <w:rPr>
                <w:rStyle w:val="Hyperlink"/>
                <w:noProof/>
              </w:rPr>
              <w:t>Gestion des Paiements</w:t>
            </w:r>
            <w:r w:rsidR="00435692">
              <w:rPr>
                <w:noProof/>
                <w:webHidden/>
              </w:rPr>
              <w:tab/>
            </w:r>
            <w:r>
              <w:rPr>
                <w:noProof/>
                <w:webHidden/>
              </w:rPr>
              <w:fldChar w:fldCharType="begin"/>
            </w:r>
            <w:r w:rsidR="00435692">
              <w:rPr>
                <w:noProof/>
                <w:webHidden/>
              </w:rPr>
              <w:instrText xml:space="preserve"> PAGEREF _Toc409450755 \h </w:instrText>
            </w:r>
            <w:r>
              <w:rPr>
                <w:noProof/>
                <w:webHidden/>
              </w:rPr>
            </w:r>
            <w:r>
              <w:rPr>
                <w:noProof/>
                <w:webHidden/>
              </w:rPr>
              <w:fldChar w:fldCharType="separate"/>
            </w:r>
            <w:r w:rsidR="00435692">
              <w:rPr>
                <w:noProof/>
                <w:webHidden/>
              </w:rPr>
              <w:t>38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6" w:history="1">
            <w:r w:rsidR="00435692" w:rsidRPr="00046E53">
              <w:rPr>
                <w:rStyle w:val="Hyperlink"/>
                <w:noProof/>
              </w:rPr>
              <w:t>3.7.1</w:t>
            </w:r>
            <w:r w:rsidR="00435692">
              <w:rPr>
                <w:rFonts w:eastAsiaTheme="minorEastAsia"/>
                <w:noProof/>
                <w:lang w:eastAsia="fr-FR"/>
              </w:rPr>
              <w:tab/>
            </w:r>
            <w:r w:rsidR="00435692" w:rsidRPr="00046E53">
              <w:rPr>
                <w:rStyle w:val="Hyperlink"/>
                <w:noProof/>
              </w:rPr>
              <w:t>Description générale</w:t>
            </w:r>
            <w:r w:rsidR="00435692">
              <w:rPr>
                <w:noProof/>
                <w:webHidden/>
              </w:rPr>
              <w:tab/>
            </w:r>
            <w:r>
              <w:rPr>
                <w:noProof/>
                <w:webHidden/>
              </w:rPr>
              <w:fldChar w:fldCharType="begin"/>
            </w:r>
            <w:r w:rsidR="00435692">
              <w:rPr>
                <w:noProof/>
                <w:webHidden/>
              </w:rPr>
              <w:instrText xml:space="preserve"> PAGEREF _Toc409450756 \h </w:instrText>
            </w:r>
            <w:r>
              <w:rPr>
                <w:noProof/>
                <w:webHidden/>
              </w:rPr>
            </w:r>
            <w:r>
              <w:rPr>
                <w:noProof/>
                <w:webHidden/>
              </w:rPr>
              <w:fldChar w:fldCharType="separate"/>
            </w:r>
            <w:r w:rsidR="00435692">
              <w:rPr>
                <w:noProof/>
                <w:webHidden/>
              </w:rPr>
              <w:t>38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7" w:history="1">
            <w:r w:rsidR="00435692" w:rsidRPr="00046E53">
              <w:rPr>
                <w:rStyle w:val="Hyperlink"/>
                <w:noProof/>
              </w:rPr>
              <w:t>3.7.2</w:t>
            </w:r>
            <w:r w:rsidR="00435692">
              <w:rPr>
                <w:rFonts w:eastAsiaTheme="minorEastAsia"/>
                <w:noProof/>
                <w:lang w:eastAsia="fr-FR"/>
              </w:rPr>
              <w:tab/>
            </w:r>
            <w:r w:rsidR="00435692" w:rsidRPr="00046E53">
              <w:rPr>
                <w:rStyle w:val="Hyperlink"/>
                <w:noProof/>
              </w:rPr>
              <w:t>Paiement Titre</w:t>
            </w:r>
            <w:r w:rsidR="00435692">
              <w:rPr>
                <w:noProof/>
                <w:webHidden/>
              </w:rPr>
              <w:tab/>
            </w:r>
            <w:r>
              <w:rPr>
                <w:noProof/>
                <w:webHidden/>
              </w:rPr>
              <w:fldChar w:fldCharType="begin"/>
            </w:r>
            <w:r w:rsidR="00435692">
              <w:rPr>
                <w:noProof/>
                <w:webHidden/>
              </w:rPr>
              <w:instrText xml:space="preserve"> PAGEREF _Toc409450757 \h </w:instrText>
            </w:r>
            <w:r>
              <w:rPr>
                <w:noProof/>
                <w:webHidden/>
              </w:rPr>
            </w:r>
            <w:r>
              <w:rPr>
                <w:noProof/>
                <w:webHidden/>
              </w:rPr>
              <w:fldChar w:fldCharType="separate"/>
            </w:r>
            <w:r w:rsidR="00435692">
              <w:rPr>
                <w:noProof/>
                <w:webHidden/>
              </w:rPr>
              <w:t>39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8" w:history="1">
            <w:r w:rsidR="00435692" w:rsidRPr="00046E53">
              <w:rPr>
                <w:rStyle w:val="Hyperlink"/>
                <w:noProof/>
              </w:rPr>
              <w:t>3.7.3</w:t>
            </w:r>
            <w:r w:rsidR="00435692">
              <w:rPr>
                <w:rFonts w:eastAsiaTheme="minorEastAsia"/>
                <w:noProof/>
                <w:lang w:eastAsia="fr-FR"/>
              </w:rPr>
              <w:tab/>
            </w:r>
            <w:r w:rsidR="00435692" w:rsidRPr="00046E53">
              <w:rPr>
                <w:rStyle w:val="Hyperlink"/>
                <w:noProof/>
              </w:rPr>
              <w:t>Paiement Espèces</w:t>
            </w:r>
            <w:r w:rsidR="00435692">
              <w:rPr>
                <w:noProof/>
                <w:webHidden/>
              </w:rPr>
              <w:tab/>
            </w:r>
            <w:r>
              <w:rPr>
                <w:noProof/>
                <w:webHidden/>
              </w:rPr>
              <w:fldChar w:fldCharType="begin"/>
            </w:r>
            <w:r w:rsidR="00435692">
              <w:rPr>
                <w:noProof/>
                <w:webHidden/>
              </w:rPr>
              <w:instrText xml:space="preserve"> PAGEREF _Toc409450758 \h </w:instrText>
            </w:r>
            <w:r>
              <w:rPr>
                <w:noProof/>
                <w:webHidden/>
              </w:rPr>
            </w:r>
            <w:r>
              <w:rPr>
                <w:noProof/>
                <w:webHidden/>
              </w:rPr>
              <w:fldChar w:fldCharType="separate"/>
            </w:r>
            <w:r w:rsidR="00435692">
              <w:rPr>
                <w:noProof/>
                <w:webHidden/>
              </w:rPr>
              <w:t>42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59" w:history="1">
            <w:r w:rsidR="00435692" w:rsidRPr="00046E53">
              <w:rPr>
                <w:rStyle w:val="Hyperlink"/>
                <w:noProof/>
              </w:rPr>
              <w:t>3.7.4</w:t>
            </w:r>
            <w:r w:rsidR="00435692">
              <w:rPr>
                <w:rFonts w:eastAsiaTheme="minorEastAsia"/>
                <w:noProof/>
                <w:lang w:eastAsia="fr-FR"/>
              </w:rPr>
              <w:tab/>
            </w:r>
            <w:r w:rsidR="00435692" w:rsidRPr="00046E53">
              <w:rPr>
                <w:rStyle w:val="Hyperlink"/>
                <w:noProof/>
              </w:rPr>
              <w:t>Règles de réconciliation</w:t>
            </w:r>
            <w:r w:rsidR="00435692">
              <w:rPr>
                <w:noProof/>
                <w:webHidden/>
              </w:rPr>
              <w:tab/>
            </w:r>
            <w:r>
              <w:rPr>
                <w:noProof/>
                <w:webHidden/>
              </w:rPr>
              <w:fldChar w:fldCharType="begin"/>
            </w:r>
            <w:r w:rsidR="00435692">
              <w:rPr>
                <w:noProof/>
                <w:webHidden/>
              </w:rPr>
              <w:instrText xml:space="preserve"> PAGEREF _Toc409450759 \h </w:instrText>
            </w:r>
            <w:r>
              <w:rPr>
                <w:noProof/>
                <w:webHidden/>
              </w:rPr>
            </w:r>
            <w:r>
              <w:rPr>
                <w:noProof/>
                <w:webHidden/>
              </w:rPr>
              <w:fldChar w:fldCharType="separate"/>
            </w:r>
            <w:r w:rsidR="00435692">
              <w:rPr>
                <w:noProof/>
                <w:webHidden/>
              </w:rPr>
              <w:t>45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60" w:history="1">
            <w:r w:rsidR="00435692" w:rsidRPr="00046E53">
              <w:rPr>
                <w:rStyle w:val="Hyperlink"/>
                <w:noProof/>
              </w:rPr>
              <w:t>3.7.5</w:t>
            </w:r>
            <w:r w:rsidR="00435692">
              <w:rPr>
                <w:rFonts w:eastAsiaTheme="minorEastAsia"/>
                <w:noProof/>
                <w:lang w:eastAsia="fr-FR"/>
              </w:rPr>
              <w:tab/>
            </w:r>
            <w:r w:rsidR="00435692" w:rsidRPr="00046E53">
              <w:rPr>
                <w:rStyle w:val="Hyperlink"/>
                <w:noProof/>
              </w:rPr>
              <w:t>Règles d’allocation</w:t>
            </w:r>
            <w:r w:rsidR="00435692">
              <w:rPr>
                <w:noProof/>
                <w:webHidden/>
              </w:rPr>
              <w:tab/>
            </w:r>
            <w:r>
              <w:rPr>
                <w:noProof/>
                <w:webHidden/>
              </w:rPr>
              <w:fldChar w:fldCharType="begin"/>
            </w:r>
            <w:r w:rsidR="00435692">
              <w:rPr>
                <w:noProof/>
                <w:webHidden/>
              </w:rPr>
              <w:instrText xml:space="preserve"> PAGEREF _Toc409450760 \h </w:instrText>
            </w:r>
            <w:r>
              <w:rPr>
                <w:noProof/>
                <w:webHidden/>
              </w:rPr>
            </w:r>
            <w:r>
              <w:rPr>
                <w:noProof/>
                <w:webHidden/>
              </w:rPr>
              <w:fldChar w:fldCharType="separate"/>
            </w:r>
            <w:r w:rsidR="00435692">
              <w:rPr>
                <w:noProof/>
                <w:webHidden/>
              </w:rPr>
              <w:t>45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61" w:history="1">
            <w:r w:rsidR="00435692" w:rsidRPr="00046E53">
              <w:rPr>
                <w:rStyle w:val="Hyperlink"/>
                <w:noProof/>
              </w:rPr>
              <w:t>3.7.6</w:t>
            </w:r>
            <w:r w:rsidR="00435692">
              <w:rPr>
                <w:rFonts w:eastAsiaTheme="minorEastAsia"/>
                <w:noProof/>
                <w:lang w:eastAsia="fr-FR"/>
              </w:rPr>
              <w:tab/>
            </w:r>
            <w:r w:rsidR="00435692" w:rsidRPr="00046E53">
              <w:rPr>
                <w:rStyle w:val="Hyperlink"/>
                <w:noProof/>
              </w:rPr>
              <w:t>Alertes et Notifications</w:t>
            </w:r>
            <w:r w:rsidR="00435692">
              <w:rPr>
                <w:noProof/>
                <w:webHidden/>
              </w:rPr>
              <w:tab/>
            </w:r>
            <w:r>
              <w:rPr>
                <w:noProof/>
                <w:webHidden/>
              </w:rPr>
              <w:fldChar w:fldCharType="begin"/>
            </w:r>
            <w:r w:rsidR="00435692">
              <w:rPr>
                <w:noProof/>
                <w:webHidden/>
              </w:rPr>
              <w:instrText xml:space="preserve"> PAGEREF _Toc409450761 \h </w:instrText>
            </w:r>
            <w:r>
              <w:rPr>
                <w:noProof/>
                <w:webHidden/>
              </w:rPr>
            </w:r>
            <w:r>
              <w:rPr>
                <w:noProof/>
                <w:webHidden/>
              </w:rPr>
              <w:fldChar w:fldCharType="separate"/>
            </w:r>
            <w:r w:rsidR="00435692">
              <w:rPr>
                <w:noProof/>
                <w:webHidden/>
              </w:rPr>
              <w:t>46</w:t>
            </w:r>
            <w:r>
              <w:rPr>
                <w:noProof/>
                <w:webHidden/>
              </w:rPr>
              <w:fldChar w:fldCharType="end"/>
            </w:r>
          </w:hyperlink>
        </w:p>
        <w:p w:rsidR="00435692" w:rsidRDefault="00CD46B1">
          <w:pPr>
            <w:pStyle w:val="TOC1"/>
            <w:rPr>
              <w:rFonts w:eastAsiaTheme="minorEastAsia"/>
              <w:noProof/>
              <w:lang w:eastAsia="fr-FR"/>
            </w:rPr>
          </w:pPr>
          <w:hyperlink w:anchor="_Toc409450762" w:history="1">
            <w:r w:rsidR="00435692" w:rsidRPr="00046E53">
              <w:rPr>
                <w:rStyle w:val="Hyperlink"/>
                <w:noProof/>
              </w:rPr>
              <w:t>4</w:t>
            </w:r>
            <w:r w:rsidR="00435692">
              <w:rPr>
                <w:rFonts w:eastAsiaTheme="minorEastAsia"/>
                <w:noProof/>
                <w:lang w:eastAsia="fr-FR"/>
              </w:rPr>
              <w:tab/>
            </w:r>
            <w:r w:rsidR="00435692" w:rsidRPr="00046E53">
              <w:rPr>
                <w:rStyle w:val="Hyperlink"/>
                <w:noProof/>
              </w:rPr>
              <w:t>Description des Operations sur Titre</w:t>
            </w:r>
            <w:r w:rsidR="00435692">
              <w:rPr>
                <w:noProof/>
                <w:webHidden/>
              </w:rPr>
              <w:tab/>
            </w:r>
            <w:r>
              <w:rPr>
                <w:noProof/>
                <w:webHidden/>
              </w:rPr>
              <w:fldChar w:fldCharType="begin"/>
            </w:r>
            <w:r w:rsidR="00435692">
              <w:rPr>
                <w:noProof/>
                <w:webHidden/>
              </w:rPr>
              <w:instrText xml:space="preserve"> PAGEREF _Toc409450762 \h </w:instrText>
            </w:r>
            <w:r>
              <w:rPr>
                <w:noProof/>
                <w:webHidden/>
              </w:rPr>
            </w:r>
            <w:r>
              <w:rPr>
                <w:noProof/>
                <w:webHidden/>
              </w:rPr>
              <w:fldChar w:fldCharType="separate"/>
            </w:r>
            <w:r w:rsidR="00435692">
              <w:rPr>
                <w:noProof/>
                <w:webHidden/>
              </w:rPr>
              <w:t>46</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3" w:history="1">
            <w:r w:rsidR="00435692" w:rsidRPr="00046E53">
              <w:rPr>
                <w:rStyle w:val="Hyperlink"/>
                <w:noProof/>
              </w:rPr>
              <w:t>4.1</w:t>
            </w:r>
            <w:r w:rsidR="00435692">
              <w:rPr>
                <w:rFonts w:eastAsiaTheme="minorEastAsia"/>
                <w:noProof/>
                <w:lang w:eastAsia="fr-FR"/>
              </w:rPr>
              <w:tab/>
            </w:r>
            <w:r w:rsidR="00435692" w:rsidRPr="00046E53">
              <w:rPr>
                <w:rStyle w:val="Hyperlink"/>
                <w:noProof/>
              </w:rPr>
              <w:t>Description du traitement des  OST obligatoires sans choix avec distribution d’espèces</w:t>
            </w:r>
            <w:r w:rsidR="00435692">
              <w:rPr>
                <w:noProof/>
                <w:webHidden/>
              </w:rPr>
              <w:tab/>
            </w:r>
            <w:r>
              <w:rPr>
                <w:noProof/>
                <w:webHidden/>
              </w:rPr>
              <w:fldChar w:fldCharType="begin"/>
            </w:r>
            <w:r w:rsidR="00435692">
              <w:rPr>
                <w:noProof/>
                <w:webHidden/>
              </w:rPr>
              <w:instrText xml:space="preserve"> PAGEREF _Toc409450763 \h </w:instrText>
            </w:r>
            <w:r>
              <w:rPr>
                <w:noProof/>
                <w:webHidden/>
              </w:rPr>
            </w:r>
            <w:r>
              <w:rPr>
                <w:noProof/>
                <w:webHidden/>
              </w:rPr>
              <w:fldChar w:fldCharType="separate"/>
            </w:r>
            <w:r w:rsidR="00435692">
              <w:rPr>
                <w:noProof/>
                <w:webHidden/>
              </w:rPr>
              <w:t>47</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4" w:history="1">
            <w:r w:rsidR="00435692" w:rsidRPr="00046E53">
              <w:rPr>
                <w:rStyle w:val="Hyperlink"/>
                <w:noProof/>
              </w:rPr>
              <w:t>4.2</w:t>
            </w:r>
            <w:r w:rsidR="00435692">
              <w:rPr>
                <w:rFonts w:eastAsiaTheme="minorEastAsia"/>
                <w:noProof/>
                <w:lang w:eastAsia="fr-FR"/>
              </w:rPr>
              <w:tab/>
            </w:r>
            <w:r w:rsidR="00435692" w:rsidRPr="00046E53">
              <w:rPr>
                <w:rStyle w:val="Hyperlink"/>
                <w:noProof/>
              </w:rPr>
              <w:t>Description du traitement des OST obligatoires sans choix avec distribution de titres</w:t>
            </w:r>
            <w:r w:rsidR="00435692">
              <w:rPr>
                <w:noProof/>
                <w:webHidden/>
              </w:rPr>
              <w:tab/>
            </w:r>
            <w:r>
              <w:rPr>
                <w:noProof/>
                <w:webHidden/>
              </w:rPr>
              <w:fldChar w:fldCharType="begin"/>
            </w:r>
            <w:r w:rsidR="00435692">
              <w:rPr>
                <w:noProof/>
                <w:webHidden/>
              </w:rPr>
              <w:instrText xml:space="preserve"> PAGEREF _Toc409450764 \h </w:instrText>
            </w:r>
            <w:r>
              <w:rPr>
                <w:noProof/>
                <w:webHidden/>
              </w:rPr>
            </w:r>
            <w:r>
              <w:rPr>
                <w:noProof/>
                <w:webHidden/>
              </w:rPr>
              <w:fldChar w:fldCharType="separate"/>
            </w:r>
            <w:r w:rsidR="00435692">
              <w:rPr>
                <w:noProof/>
                <w:webHidden/>
              </w:rPr>
              <w:t>50</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5" w:history="1">
            <w:r w:rsidR="00435692" w:rsidRPr="00046E53">
              <w:rPr>
                <w:rStyle w:val="Hyperlink"/>
                <w:noProof/>
              </w:rPr>
              <w:t>4.3</w:t>
            </w:r>
            <w:r w:rsidR="00435692">
              <w:rPr>
                <w:rFonts w:eastAsiaTheme="minorEastAsia"/>
                <w:noProof/>
                <w:lang w:eastAsia="fr-FR"/>
              </w:rPr>
              <w:tab/>
            </w:r>
            <w:r w:rsidR="00435692" w:rsidRPr="00046E53">
              <w:rPr>
                <w:rStyle w:val="Hyperlink"/>
                <w:noProof/>
              </w:rPr>
              <w:t>Description du traitement des  OST obligatoires sans choix de rédemption</w:t>
            </w:r>
            <w:r w:rsidR="00435692">
              <w:rPr>
                <w:noProof/>
                <w:webHidden/>
              </w:rPr>
              <w:tab/>
            </w:r>
            <w:r>
              <w:rPr>
                <w:noProof/>
                <w:webHidden/>
              </w:rPr>
              <w:fldChar w:fldCharType="begin"/>
            </w:r>
            <w:r w:rsidR="00435692">
              <w:rPr>
                <w:noProof/>
                <w:webHidden/>
              </w:rPr>
              <w:instrText xml:space="preserve"> PAGEREF _Toc409450765 \h </w:instrText>
            </w:r>
            <w:r>
              <w:rPr>
                <w:noProof/>
                <w:webHidden/>
              </w:rPr>
            </w:r>
            <w:r>
              <w:rPr>
                <w:noProof/>
                <w:webHidden/>
              </w:rPr>
              <w:fldChar w:fldCharType="separate"/>
            </w:r>
            <w:r w:rsidR="00435692">
              <w:rPr>
                <w:noProof/>
                <w:webHidden/>
              </w:rPr>
              <w:t>52</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6" w:history="1">
            <w:r w:rsidR="00435692" w:rsidRPr="00046E53">
              <w:rPr>
                <w:rStyle w:val="Hyperlink"/>
                <w:noProof/>
              </w:rPr>
              <w:t>4.4</w:t>
            </w:r>
            <w:r w:rsidR="00435692">
              <w:rPr>
                <w:rFonts w:eastAsiaTheme="minorEastAsia"/>
                <w:noProof/>
                <w:lang w:eastAsia="fr-FR"/>
              </w:rPr>
              <w:tab/>
            </w:r>
            <w:r w:rsidR="00435692" w:rsidRPr="00046E53">
              <w:rPr>
                <w:rStyle w:val="Hyperlink"/>
                <w:noProof/>
              </w:rPr>
              <w:t>Description du traitement des OST obligatoires sans choix d’échange de titre sans rompus</w:t>
            </w:r>
            <w:r w:rsidR="00435692">
              <w:rPr>
                <w:noProof/>
                <w:webHidden/>
              </w:rPr>
              <w:tab/>
            </w:r>
            <w:r>
              <w:rPr>
                <w:noProof/>
                <w:webHidden/>
              </w:rPr>
              <w:fldChar w:fldCharType="begin"/>
            </w:r>
            <w:r w:rsidR="00435692">
              <w:rPr>
                <w:noProof/>
                <w:webHidden/>
              </w:rPr>
              <w:instrText xml:space="preserve"> PAGEREF _Toc409450766 \h </w:instrText>
            </w:r>
            <w:r>
              <w:rPr>
                <w:noProof/>
                <w:webHidden/>
              </w:rPr>
            </w:r>
            <w:r>
              <w:rPr>
                <w:noProof/>
                <w:webHidden/>
              </w:rPr>
              <w:fldChar w:fldCharType="separate"/>
            </w:r>
            <w:r w:rsidR="00435692">
              <w:rPr>
                <w:noProof/>
                <w:webHidden/>
              </w:rPr>
              <w:t>54</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7" w:history="1">
            <w:r w:rsidR="00435692" w:rsidRPr="00046E53">
              <w:rPr>
                <w:rStyle w:val="Hyperlink"/>
                <w:noProof/>
              </w:rPr>
              <w:t>4.5</w:t>
            </w:r>
            <w:r w:rsidR="00435692">
              <w:rPr>
                <w:rFonts w:eastAsiaTheme="minorEastAsia"/>
                <w:noProof/>
                <w:lang w:eastAsia="fr-FR"/>
              </w:rPr>
              <w:tab/>
            </w:r>
            <w:r w:rsidR="00435692" w:rsidRPr="00046E53">
              <w:rPr>
                <w:rStyle w:val="Hyperlink"/>
                <w:noProof/>
              </w:rPr>
              <w:t>Description du traitement des OST obligatoires sans choix d’échange de titres avec rompus</w:t>
            </w:r>
            <w:r w:rsidR="00435692">
              <w:rPr>
                <w:noProof/>
                <w:webHidden/>
              </w:rPr>
              <w:tab/>
            </w:r>
            <w:r>
              <w:rPr>
                <w:noProof/>
                <w:webHidden/>
              </w:rPr>
              <w:fldChar w:fldCharType="begin"/>
            </w:r>
            <w:r w:rsidR="00435692">
              <w:rPr>
                <w:noProof/>
                <w:webHidden/>
              </w:rPr>
              <w:instrText xml:space="preserve"> PAGEREF _Toc409450767 \h </w:instrText>
            </w:r>
            <w:r>
              <w:rPr>
                <w:noProof/>
                <w:webHidden/>
              </w:rPr>
            </w:r>
            <w:r>
              <w:rPr>
                <w:noProof/>
                <w:webHidden/>
              </w:rPr>
              <w:fldChar w:fldCharType="separate"/>
            </w:r>
            <w:r w:rsidR="00435692">
              <w:rPr>
                <w:noProof/>
                <w:webHidden/>
              </w:rPr>
              <w:t>56</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8" w:history="1">
            <w:r w:rsidR="00435692" w:rsidRPr="00046E53">
              <w:rPr>
                <w:rStyle w:val="Hyperlink"/>
                <w:noProof/>
              </w:rPr>
              <w:t>4.6</w:t>
            </w:r>
            <w:r w:rsidR="00435692">
              <w:rPr>
                <w:rFonts w:eastAsiaTheme="minorEastAsia"/>
                <w:noProof/>
                <w:lang w:eastAsia="fr-FR"/>
              </w:rPr>
              <w:tab/>
            </w:r>
            <w:r w:rsidR="00435692" w:rsidRPr="00046E53">
              <w:rPr>
                <w:rStyle w:val="Hyperlink"/>
                <w:noProof/>
              </w:rPr>
              <w:t>Description du traitement des OST optionnelles</w:t>
            </w:r>
            <w:r w:rsidR="00435692">
              <w:rPr>
                <w:noProof/>
                <w:webHidden/>
              </w:rPr>
              <w:tab/>
            </w:r>
            <w:r>
              <w:rPr>
                <w:noProof/>
                <w:webHidden/>
              </w:rPr>
              <w:fldChar w:fldCharType="begin"/>
            </w:r>
            <w:r w:rsidR="00435692">
              <w:rPr>
                <w:noProof/>
                <w:webHidden/>
              </w:rPr>
              <w:instrText xml:space="preserve"> PAGEREF _Toc409450768 \h </w:instrText>
            </w:r>
            <w:r>
              <w:rPr>
                <w:noProof/>
                <w:webHidden/>
              </w:rPr>
            </w:r>
            <w:r>
              <w:rPr>
                <w:noProof/>
                <w:webHidden/>
              </w:rPr>
              <w:fldChar w:fldCharType="separate"/>
            </w:r>
            <w:r w:rsidR="00435692">
              <w:rPr>
                <w:noProof/>
                <w:webHidden/>
              </w:rPr>
              <w:t>58</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69" w:history="1">
            <w:r w:rsidR="00435692" w:rsidRPr="00046E53">
              <w:rPr>
                <w:rStyle w:val="Hyperlink"/>
                <w:noProof/>
              </w:rPr>
              <w:t>4.7</w:t>
            </w:r>
            <w:r w:rsidR="00435692">
              <w:rPr>
                <w:rFonts w:eastAsiaTheme="minorEastAsia"/>
                <w:noProof/>
                <w:lang w:eastAsia="fr-FR"/>
              </w:rPr>
              <w:tab/>
            </w:r>
            <w:r w:rsidR="00435692" w:rsidRPr="00046E53">
              <w:rPr>
                <w:rStyle w:val="Hyperlink"/>
                <w:noProof/>
              </w:rPr>
              <w:t>Description du traitement des OST volontaires d’assemblée générale</w:t>
            </w:r>
            <w:r w:rsidR="00435692">
              <w:rPr>
                <w:noProof/>
                <w:webHidden/>
              </w:rPr>
              <w:tab/>
            </w:r>
            <w:r>
              <w:rPr>
                <w:noProof/>
                <w:webHidden/>
              </w:rPr>
              <w:fldChar w:fldCharType="begin"/>
            </w:r>
            <w:r w:rsidR="00435692">
              <w:rPr>
                <w:noProof/>
                <w:webHidden/>
              </w:rPr>
              <w:instrText xml:space="preserve"> PAGEREF _Toc409450769 \h </w:instrText>
            </w:r>
            <w:r>
              <w:rPr>
                <w:noProof/>
                <w:webHidden/>
              </w:rPr>
            </w:r>
            <w:r>
              <w:rPr>
                <w:noProof/>
                <w:webHidden/>
              </w:rPr>
              <w:fldChar w:fldCharType="separate"/>
            </w:r>
            <w:r w:rsidR="00435692">
              <w:rPr>
                <w:noProof/>
                <w:webHidden/>
              </w:rPr>
              <w:t>64</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70" w:history="1">
            <w:r w:rsidR="00435692" w:rsidRPr="00046E53">
              <w:rPr>
                <w:rStyle w:val="Hyperlink"/>
                <w:noProof/>
              </w:rPr>
              <w:t>4.8</w:t>
            </w:r>
            <w:r w:rsidR="00435692">
              <w:rPr>
                <w:rFonts w:eastAsiaTheme="minorEastAsia"/>
                <w:noProof/>
                <w:lang w:eastAsia="fr-FR"/>
              </w:rPr>
              <w:tab/>
            </w:r>
            <w:r w:rsidR="00435692" w:rsidRPr="00046E53">
              <w:rPr>
                <w:rStyle w:val="Hyperlink"/>
                <w:noProof/>
              </w:rPr>
              <w:t>Description du traitement des  OST d’information.</w:t>
            </w:r>
            <w:r w:rsidR="00435692">
              <w:rPr>
                <w:noProof/>
                <w:webHidden/>
              </w:rPr>
              <w:tab/>
            </w:r>
            <w:r>
              <w:rPr>
                <w:noProof/>
                <w:webHidden/>
              </w:rPr>
              <w:fldChar w:fldCharType="begin"/>
            </w:r>
            <w:r w:rsidR="00435692">
              <w:rPr>
                <w:noProof/>
                <w:webHidden/>
              </w:rPr>
              <w:instrText xml:space="preserve"> PAGEREF _Toc409450770 \h </w:instrText>
            </w:r>
            <w:r>
              <w:rPr>
                <w:noProof/>
                <w:webHidden/>
              </w:rPr>
            </w:r>
            <w:r>
              <w:rPr>
                <w:noProof/>
                <w:webHidden/>
              </w:rPr>
              <w:fldChar w:fldCharType="separate"/>
            </w:r>
            <w:r w:rsidR="00435692">
              <w:rPr>
                <w:noProof/>
                <w:webHidden/>
              </w:rPr>
              <w:t>67</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71" w:history="1">
            <w:r w:rsidR="00435692" w:rsidRPr="00046E53">
              <w:rPr>
                <w:rStyle w:val="Hyperlink"/>
                <w:noProof/>
              </w:rPr>
              <w:t>4.9</w:t>
            </w:r>
            <w:r w:rsidR="00435692">
              <w:rPr>
                <w:rFonts w:eastAsiaTheme="minorEastAsia"/>
                <w:noProof/>
                <w:lang w:eastAsia="fr-FR"/>
              </w:rPr>
              <w:tab/>
            </w:r>
            <w:r w:rsidR="00435692" w:rsidRPr="00046E53">
              <w:rPr>
                <w:rStyle w:val="Hyperlink"/>
                <w:noProof/>
              </w:rPr>
              <w:t>Description du traitement des  nouvelles OST non gérées par MegaCor .</w:t>
            </w:r>
            <w:r w:rsidR="00435692">
              <w:rPr>
                <w:noProof/>
                <w:webHidden/>
              </w:rPr>
              <w:tab/>
            </w:r>
            <w:r>
              <w:rPr>
                <w:noProof/>
                <w:webHidden/>
              </w:rPr>
              <w:fldChar w:fldCharType="begin"/>
            </w:r>
            <w:r w:rsidR="00435692">
              <w:rPr>
                <w:noProof/>
                <w:webHidden/>
              </w:rPr>
              <w:instrText xml:space="preserve"> PAGEREF _Toc409450771 \h </w:instrText>
            </w:r>
            <w:r>
              <w:rPr>
                <w:noProof/>
                <w:webHidden/>
              </w:rPr>
            </w:r>
            <w:r>
              <w:rPr>
                <w:noProof/>
                <w:webHidden/>
              </w:rPr>
              <w:fldChar w:fldCharType="separate"/>
            </w:r>
            <w:r w:rsidR="00435692">
              <w:rPr>
                <w:noProof/>
                <w:webHidden/>
              </w:rPr>
              <w:t>68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72" w:history="1">
            <w:r w:rsidR="00435692" w:rsidRPr="00046E53">
              <w:rPr>
                <w:rStyle w:val="Hyperlink"/>
                <w:noProof/>
              </w:rPr>
              <w:t>4.9.1</w:t>
            </w:r>
            <w:r w:rsidR="00435692">
              <w:rPr>
                <w:rFonts w:eastAsiaTheme="minorEastAsia"/>
                <w:noProof/>
                <w:lang w:eastAsia="fr-FR"/>
              </w:rPr>
              <w:tab/>
            </w:r>
            <w:r w:rsidR="00435692" w:rsidRPr="00046E53">
              <w:rPr>
                <w:rStyle w:val="Hyperlink"/>
                <w:noProof/>
              </w:rPr>
              <w:t>Certification Non-US TEFRA D</w:t>
            </w:r>
            <w:r w:rsidR="00435692">
              <w:rPr>
                <w:noProof/>
                <w:webHidden/>
              </w:rPr>
              <w:tab/>
            </w:r>
            <w:r>
              <w:rPr>
                <w:noProof/>
                <w:webHidden/>
              </w:rPr>
              <w:fldChar w:fldCharType="begin"/>
            </w:r>
            <w:r w:rsidR="00435692">
              <w:rPr>
                <w:noProof/>
                <w:webHidden/>
              </w:rPr>
              <w:instrText xml:space="preserve"> PAGEREF _Toc409450772 \h </w:instrText>
            </w:r>
            <w:r>
              <w:rPr>
                <w:noProof/>
                <w:webHidden/>
              </w:rPr>
            </w:r>
            <w:r>
              <w:rPr>
                <w:noProof/>
                <w:webHidden/>
              </w:rPr>
              <w:fldChar w:fldCharType="separate"/>
            </w:r>
            <w:r w:rsidR="00435692">
              <w:rPr>
                <w:noProof/>
                <w:webHidden/>
              </w:rPr>
              <w:t>68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73" w:history="1">
            <w:r w:rsidR="00435692" w:rsidRPr="00046E53">
              <w:rPr>
                <w:rStyle w:val="Hyperlink"/>
                <w:noProof/>
              </w:rPr>
              <w:t>4.9.2</w:t>
            </w:r>
            <w:r w:rsidR="00435692">
              <w:rPr>
                <w:rFonts w:eastAsiaTheme="minorEastAsia"/>
                <w:noProof/>
                <w:lang w:eastAsia="fr-FR"/>
              </w:rPr>
              <w:tab/>
            </w:r>
            <w:r w:rsidR="00435692" w:rsidRPr="00046E53">
              <w:rPr>
                <w:rStyle w:val="Hyperlink"/>
                <w:noProof/>
              </w:rPr>
              <w:t>Withholding Tax Relief Certification</w:t>
            </w:r>
            <w:r w:rsidR="00435692">
              <w:rPr>
                <w:noProof/>
                <w:webHidden/>
              </w:rPr>
              <w:tab/>
            </w:r>
            <w:r>
              <w:rPr>
                <w:noProof/>
                <w:webHidden/>
              </w:rPr>
              <w:fldChar w:fldCharType="begin"/>
            </w:r>
            <w:r w:rsidR="00435692">
              <w:rPr>
                <w:noProof/>
                <w:webHidden/>
              </w:rPr>
              <w:instrText xml:space="preserve"> PAGEREF _Toc409450773 \h </w:instrText>
            </w:r>
            <w:r>
              <w:rPr>
                <w:noProof/>
                <w:webHidden/>
              </w:rPr>
            </w:r>
            <w:r>
              <w:rPr>
                <w:noProof/>
                <w:webHidden/>
              </w:rPr>
              <w:fldChar w:fldCharType="separate"/>
            </w:r>
            <w:r w:rsidR="00435692">
              <w:rPr>
                <w:noProof/>
                <w:webHidden/>
              </w:rPr>
              <w:t>69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74" w:history="1">
            <w:r w:rsidR="00435692" w:rsidRPr="00046E53">
              <w:rPr>
                <w:rStyle w:val="Hyperlink"/>
                <w:noProof/>
              </w:rPr>
              <w:t>4.9.3</w:t>
            </w:r>
            <w:r w:rsidR="00435692">
              <w:rPr>
                <w:rFonts w:eastAsiaTheme="minorEastAsia"/>
                <w:noProof/>
                <w:lang w:eastAsia="fr-FR"/>
              </w:rPr>
              <w:tab/>
            </w:r>
            <w:r w:rsidR="00435692" w:rsidRPr="00046E53">
              <w:rPr>
                <w:rStyle w:val="Hyperlink"/>
                <w:noProof/>
              </w:rPr>
              <w:t>Tax Reclaim</w:t>
            </w:r>
            <w:r w:rsidR="00435692">
              <w:rPr>
                <w:noProof/>
                <w:webHidden/>
              </w:rPr>
              <w:tab/>
            </w:r>
            <w:r>
              <w:rPr>
                <w:noProof/>
                <w:webHidden/>
              </w:rPr>
              <w:fldChar w:fldCharType="begin"/>
            </w:r>
            <w:r w:rsidR="00435692">
              <w:rPr>
                <w:noProof/>
                <w:webHidden/>
              </w:rPr>
              <w:instrText xml:space="preserve"> PAGEREF _Toc409450774 \h </w:instrText>
            </w:r>
            <w:r>
              <w:rPr>
                <w:noProof/>
                <w:webHidden/>
              </w:rPr>
            </w:r>
            <w:r>
              <w:rPr>
                <w:noProof/>
                <w:webHidden/>
              </w:rPr>
              <w:fldChar w:fldCharType="separate"/>
            </w:r>
            <w:r w:rsidR="00435692">
              <w:rPr>
                <w:noProof/>
                <w:webHidden/>
              </w:rPr>
              <w:t>70</w:t>
            </w:r>
            <w:r>
              <w:rPr>
                <w:noProof/>
                <w:webHidden/>
              </w:rPr>
              <w:fldChar w:fldCharType="end"/>
            </w:r>
          </w:hyperlink>
        </w:p>
        <w:p w:rsidR="00435692" w:rsidRDefault="00CD46B1">
          <w:pPr>
            <w:pStyle w:val="TOC1"/>
            <w:rPr>
              <w:rFonts w:eastAsiaTheme="minorEastAsia"/>
              <w:noProof/>
              <w:lang w:eastAsia="fr-FR"/>
            </w:rPr>
          </w:pPr>
          <w:hyperlink w:anchor="_Toc409450775" w:history="1">
            <w:r w:rsidR="00435692" w:rsidRPr="00046E53">
              <w:rPr>
                <w:rStyle w:val="Hyperlink"/>
                <w:noProof/>
              </w:rPr>
              <w:t>5</w:t>
            </w:r>
            <w:r w:rsidR="00435692">
              <w:rPr>
                <w:rFonts w:eastAsiaTheme="minorEastAsia"/>
                <w:noProof/>
                <w:lang w:eastAsia="fr-FR"/>
              </w:rPr>
              <w:tab/>
            </w:r>
            <w:r w:rsidR="00435692" w:rsidRPr="00046E53">
              <w:rPr>
                <w:rStyle w:val="Hyperlink"/>
                <w:noProof/>
              </w:rPr>
              <w:t>Menu</w:t>
            </w:r>
            <w:r w:rsidR="00435692">
              <w:rPr>
                <w:noProof/>
                <w:webHidden/>
              </w:rPr>
              <w:tab/>
            </w:r>
            <w:r>
              <w:rPr>
                <w:noProof/>
                <w:webHidden/>
              </w:rPr>
              <w:fldChar w:fldCharType="begin"/>
            </w:r>
            <w:r w:rsidR="00435692">
              <w:rPr>
                <w:noProof/>
                <w:webHidden/>
              </w:rPr>
              <w:instrText xml:space="preserve"> PAGEREF _Toc409450775 \h </w:instrText>
            </w:r>
            <w:r>
              <w:rPr>
                <w:noProof/>
                <w:webHidden/>
              </w:rPr>
            </w:r>
            <w:r>
              <w:rPr>
                <w:noProof/>
                <w:webHidden/>
              </w:rPr>
              <w:fldChar w:fldCharType="separate"/>
            </w:r>
            <w:r w:rsidR="00435692">
              <w:rPr>
                <w:noProof/>
                <w:webHidden/>
              </w:rPr>
              <w:t>70</w:t>
            </w:r>
            <w:r>
              <w:rPr>
                <w:noProof/>
                <w:webHidden/>
              </w:rPr>
              <w:fldChar w:fldCharType="end"/>
            </w:r>
          </w:hyperlink>
        </w:p>
        <w:p w:rsidR="00435692" w:rsidRDefault="00CD46B1">
          <w:pPr>
            <w:pStyle w:val="TOC1"/>
            <w:rPr>
              <w:rFonts w:eastAsiaTheme="minorEastAsia"/>
              <w:noProof/>
              <w:lang w:eastAsia="fr-FR"/>
            </w:rPr>
          </w:pPr>
          <w:hyperlink w:anchor="_Toc409450776" w:history="1">
            <w:r w:rsidR="00435692" w:rsidRPr="00046E53">
              <w:rPr>
                <w:rStyle w:val="Hyperlink"/>
                <w:noProof/>
              </w:rPr>
              <w:t>6</w:t>
            </w:r>
            <w:r w:rsidR="00435692">
              <w:rPr>
                <w:rFonts w:eastAsiaTheme="minorEastAsia"/>
                <w:noProof/>
                <w:lang w:eastAsia="fr-FR"/>
              </w:rPr>
              <w:tab/>
            </w:r>
            <w:r w:rsidR="00435692" w:rsidRPr="00046E53">
              <w:rPr>
                <w:rStyle w:val="Hyperlink"/>
                <w:noProof/>
              </w:rPr>
              <w:t>Description des cas d’utilisation</w:t>
            </w:r>
            <w:r w:rsidR="00435692">
              <w:rPr>
                <w:noProof/>
                <w:webHidden/>
              </w:rPr>
              <w:tab/>
            </w:r>
            <w:r>
              <w:rPr>
                <w:noProof/>
                <w:webHidden/>
              </w:rPr>
              <w:fldChar w:fldCharType="begin"/>
            </w:r>
            <w:r w:rsidR="00435692">
              <w:rPr>
                <w:noProof/>
                <w:webHidden/>
              </w:rPr>
              <w:instrText xml:space="preserve"> PAGEREF _Toc409450776 \h </w:instrText>
            </w:r>
            <w:r>
              <w:rPr>
                <w:noProof/>
                <w:webHidden/>
              </w:rPr>
            </w:r>
            <w:r>
              <w:rPr>
                <w:noProof/>
                <w:webHidden/>
              </w:rPr>
              <w:fldChar w:fldCharType="separate"/>
            </w:r>
            <w:r w:rsidR="00435692">
              <w:rPr>
                <w:noProof/>
                <w:webHidden/>
              </w:rPr>
              <w:t>70</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77" w:history="1">
            <w:r w:rsidR="00435692" w:rsidRPr="00046E53">
              <w:rPr>
                <w:rStyle w:val="Hyperlink"/>
                <w:noProof/>
              </w:rPr>
              <w:t>6.1</w:t>
            </w:r>
            <w:r w:rsidR="00435692">
              <w:rPr>
                <w:rFonts w:eastAsiaTheme="minorEastAsia"/>
                <w:noProof/>
                <w:lang w:eastAsia="fr-FR"/>
              </w:rPr>
              <w:tab/>
            </w:r>
            <w:r w:rsidR="00435692" w:rsidRPr="00046E53">
              <w:rPr>
                <w:rStyle w:val="Hyperlink"/>
                <w:noProof/>
              </w:rPr>
              <w:t>Cas d’utilisation &lt;Saisie manuelle d’une OST&gt;</w:t>
            </w:r>
            <w:r w:rsidR="00435692">
              <w:rPr>
                <w:noProof/>
                <w:webHidden/>
              </w:rPr>
              <w:tab/>
            </w:r>
            <w:r>
              <w:rPr>
                <w:noProof/>
                <w:webHidden/>
              </w:rPr>
              <w:fldChar w:fldCharType="begin"/>
            </w:r>
            <w:r w:rsidR="00435692">
              <w:rPr>
                <w:noProof/>
                <w:webHidden/>
              </w:rPr>
              <w:instrText xml:space="preserve"> PAGEREF _Toc409450777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78" w:history="1">
            <w:r w:rsidR="00435692" w:rsidRPr="00046E53">
              <w:rPr>
                <w:rStyle w:val="Hyperlink"/>
                <w:noProof/>
              </w:rPr>
              <w:t>6.1.1</w:t>
            </w:r>
            <w:r w:rsidR="00435692">
              <w:rPr>
                <w:rFonts w:eastAsiaTheme="minorEastAsia"/>
                <w:noProof/>
                <w:lang w:eastAsia="fr-FR"/>
              </w:rPr>
              <w:tab/>
            </w:r>
            <w:r w:rsidR="00435692" w:rsidRPr="00046E53">
              <w:rPr>
                <w:rStyle w:val="Hyperlink"/>
                <w:noProof/>
              </w:rPr>
              <w:t>Définition et objectif</w:t>
            </w:r>
            <w:r w:rsidR="00435692">
              <w:rPr>
                <w:noProof/>
                <w:webHidden/>
              </w:rPr>
              <w:tab/>
            </w:r>
            <w:r>
              <w:rPr>
                <w:noProof/>
                <w:webHidden/>
              </w:rPr>
              <w:fldChar w:fldCharType="begin"/>
            </w:r>
            <w:r w:rsidR="00435692">
              <w:rPr>
                <w:noProof/>
                <w:webHidden/>
              </w:rPr>
              <w:instrText xml:space="preserve"> PAGEREF _Toc409450778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79" w:history="1">
            <w:r w:rsidR="00435692" w:rsidRPr="00046E53">
              <w:rPr>
                <w:rStyle w:val="Hyperlink"/>
                <w:noProof/>
              </w:rPr>
              <w:t>6.1.2</w:t>
            </w:r>
            <w:r w:rsidR="00435692">
              <w:rPr>
                <w:rFonts w:eastAsiaTheme="minorEastAsia"/>
                <w:noProof/>
                <w:lang w:eastAsia="fr-FR"/>
              </w:rPr>
              <w:tab/>
            </w:r>
            <w:r w:rsidR="00435692" w:rsidRPr="00046E53">
              <w:rPr>
                <w:rStyle w:val="Hyperlink"/>
                <w:noProof/>
              </w:rPr>
              <w:t>Pré-conditions</w:t>
            </w:r>
            <w:r w:rsidR="00435692">
              <w:rPr>
                <w:noProof/>
                <w:webHidden/>
              </w:rPr>
              <w:tab/>
            </w:r>
            <w:r>
              <w:rPr>
                <w:noProof/>
                <w:webHidden/>
              </w:rPr>
              <w:fldChar w:fldCharType="begin"/>
            </w:r>
            <w:r w:rsidR="00435692">
              <w:rPr>
                <w:noProof/>
                <w:webHidden/>
              </w:rPr>
              <w:instrText xml:space="preserve"> PAGEREF _Toc409450779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0" w:history="1">
            <w:r w:rsidR="00435692" w:rsidRPr="00046E53">
              <w:rPr>
                <w:rStyle w:val="Hyperlink"/>
                <w:noProof/>
              </w:rPr>
              <w:t>6.1.3</w:t>
            </w:r>
            <w:r w:rsidR="00435692">
              <w:rPr>
                <w:rFonts w:eastAsiaTheme="minorEastAsia"/>
                <w:noProof/>
                <w:lang w:eastAsia="fr-FR"/>
              </w:rPr>
              <w:tab/>
            </w:r>
            <w:r w:rsidR="00435692" w:rsidRPr="00046E53">
              <w:rPr>
                <w:rStyle w:val="Hyperlink"/>
                <w:noProof/>
              </w:rPr>
              <w:t>Post-conditions</w:t>
            </w:r>
            <w:r w:rsidR="00435692">
              <w:rPr>
                <w:noProof/>
                <w:webHidden/>
              </w:rPr>
              <w:tab/>
            </w:r>
            <w:r>
              <w:rPr>
                <w:noProof/>
                <w:webHidden/>
              </w:rPr>
              <w:fldChar w:fldCharType="begin"/>
            </w:r>
            <w:r w:rsidR="00435692">
              <w:rPr>
                <w:noProof/>
                <w:webHidden/>
              </w:rPr>
              <w:instrText xml:space="preserve"> PAGEREF _Toc409450780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1" w:history="1">
            <w:r w:rsidR="00435692" w:rsidRPr="00046E53">
              <w:rPr>
                <w:rStyle w:val="Hyperlink"/>
                <w:noProof/>
              </w:rPr>
              <w:t>6.1.4</w:t>
            </w:r>
            <w:r w:rsidR="00435692">
              <w:rPr>
                <w:rFonts w:eastAsiaTheme="minorEastAsia"/>
                <w:noProof/>
                <w:lang w:eastAsia="fr-FR"/>
              </w:rPr>
              <w:tab/>
            </w:r>
            <w:r w:rsidR="00435692" w:rsidRPr="00046E53">
              <w:rPr>
                <w:rStyle w:val="Hyperlink"/>
                <w:noProof/>
              </w:rPr>
              <w:t>Diagramme d’activité</w:t>
            </w:r>
            <w:r w:rsidR="00435692">
              <w:rPr>
                <w:noProof/>
                <w:webHidden/>
              </w:rPr>
              <w:tab/>
            </w:r>
            <w:r>
              <w:rPr>
                <w:noProof/>
                <w:webHidden/>
              </w:rPr>
              <w:fldChar w:fldCharType="begin"/>
            </w:r>
            <w:r w:rsidR="00435692">
              <w:rPr>
                <w:noProof/>
                <w:webHidden/>
              </w:rPr>
              <w:instrText xml:space="preserve"> PAGEREF _Toc409450781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2" w:history="1">
            <w:r w:rsidR="00435692" w:rsidRPr="00046E53">
              <w:rPr>
                <w:rStyle w:val="Hyperlink"/>
                <w:noProof/>
              </w:rPr>
              <w:t>6.1.5</w:t>
            </w:r>
            <w:r w:rsidR="00435692">
              <w:rPr>
                <w:rFonts w:eastAsiaTheme="minorEastAsia"/>
                <w:noProof/>
                <w:lang w:eastAsia="fr-FR"/>
              </w:rPr>
              <w:tab/>
            </w:r>
            <w:r w:rsidR="00435692" w:rsidRPr="00046E53">
              <w:rPr>
                <w:rStyle w:val="Hyperlink"/>
                <w:noProof/>
              </w:rPr>
              <w:t>Traitements</w:t>
            </w:r>
            <w:r w:rsidR="00435692">
              <w:rPr>
                <w:noProof/>
                <w:webHidden/>
              </w:rPr>
              <w:tab/>
            </w:r>
            <w:r>
              <w:rPr>
                <w:noProof/>
                <w:webHidden/>
              </w:rPr>
              <w:fldChar w:fldCharType="begin"/>
            </w:r>
            <w:r w:rsidR="00435692">
              <w:rPr>
                <w:noProof/>
                <w:webHidden/>
              </w:rPr>
              <w:instrText xml:space="preserve"> PAGEREF _Toc409450782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3" w:history="1">
            <w:r w:rsidR="00435692" w:rsidRPr="00046E53">
              <w:rPr>
                <w:rStyle w:val="Hyperlink"/>
                <w:noProof/>
              </w:rPr>
              <w:t>6.1.6</w:t>
            </w:r>
            <w:r w:rsidR="00435692">
              <w:rPr>
                <w:rFonts w:eastAsiaTheme="minorEastAsia"/>
                <w:noProof/>
                <w:lang w:eastAsia="fr-FR"/>
              </w:rPr>
              <w:tab/>
            </w:r>
            <w:r w:rsidR="00435692" w:rsidRPr="00046E53">
              <w:rPr>
                <w:rStyle w:val="Hyperlink"/>
                <w:noProof/>
              </w:rPr>
              <w:t>Messages d’erreur</w:t>
            </w:r>
            <w:r w:rsidR="00435692">
              <w:rPr>
                <w:noProof/>
                <w:webHidden/>
              </w:rPr>
              <w:tab/>
            </w:r>
            <w:r>
              <w:rPr>
                <w:noProof/>
                <w:webHidden/>
              </w:rPr>
              <w:fldChar w:fldCharType="begin"/>
            </w:r>
            <w:r w:rsidR="00435692">
              <w:rPr>
                <w:noProof/>
                <w:webHidden/>
              </w:rPr>
              <w:instrText xml:space="preserve"> PAGEREF _Toc409450783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84" w:history="1">
            <w:r w:rsidR="00435692" w:rsidRPr="00046E53">
              <w:rPr>
                <w:rStyle w:val="Hyperlink"/>
                <w:noProof/>
              </w:rPr>
              <w:t>6.2</w:t>
            </w:r>
            <w:r w:rsidR="00435692">
              <w:rPr>
                <w:rFonts w:eastAsiaTheme="minorEastAsia"/>
                <w:noProof/>
                <w:lang w:eastAsia="fr-FR"/>
              </w:rPr>
              <w:tab/>
            </w:r>
            <w:r w:rsidR="00435692" w:rsidRPr="00046E53">
              <w:rPr>
                <w:rStyle w:val="Hyperlink"/>
                <w:noProof/>
              </w:rPr>
              <w:t>Cas d’utilisation &lt;Mise à jour des Dummy code&gt;</w:t>
            </w:r>
            <w:r w:rsidR="00435692">
              <w:rPr>
                <w:noProof/>
                <w:webHidden/>
              </w:rPr>
              <w:tab/>
            </w:r>
            <w:r>
              <w:rPr>
                <w:noProof/>
                <w:webHidden/>
              </w:rPr>
              <w:fldChar w:fldCharType="begin"/>
            </w:r>
            <w:r w:rsidR="00435692">
              <w:rPr>
                <w:noProof/>
                <w:webHidden/>
              </w:rPr>
              <w:instrText xml:space="preserve"> PAGEREF _Toc409450784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5" w:history="1">
            <w:r w:rsidR="00435692" w:rsidRPr="00046E53">
              <w:rPr>
                <w:rStyle w:val="Hyperlink"/>
                <w:noProof/>
              </w:rPr>
              <w:t>6.2.1</w:t>
            </w:r>
            <w:r w:rsidR="00435692">
              <w:rPr>
                <w:rFonts w:eastAsiaTheme="minorEastAsia"/>
                <w:noProof/>
                <w:lang w:eastAsia="fr-FR"/>
              </w:rPr>
              <w:tab/>
            </w:r>
            <w:r w:rsidR="00435692" w:rsidRPr="00046E53">
              <w:rPr>
                <w:rStyle w:val="Hyperlink"/>
                <w:noProof/>
              </w:rPr>
              <w:t>Définition et objectif</w:t>
            </w:r>
            <w:r w:rsidR="00435692">
              <w:rPr>
                <w:noProof/>
                <w:webHidden/>
              </w:rPr>
              <w:tab/>
            </w:r>
            <w:r>
              <w:rPr>
                <w:noProof/>
                <w:webHidden/>
              </w:rPr>
              <w:fldChar w:fldCharType="begin"/>
            </w:r>
            <w:r w:rsidR="00435692">
              <w:rPr>
                <w:noProof/>
                <w:webHidden/>
              </w:rPr>
              <w:instrText xml:space="preserve"> PAGEREF _Toc409450785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6" w:history="1">
            <w:r w:rsidR="00435692" w:rsidRPr="00046E53">
              <w:rPr>
                <w:rStyle w:val="Hyperlink"/>
                <w:noProof/>
              </w:rPr>
              <w:t>6.2.2</w:t>
            </w:r>
            <w:r w:rsidR="00435692">
              <w:rPr>
                <w:rFonts w:eastAsiaTheme="minorEastAsia"/>
                <w:noProof/>
                <w:lang w:eastAsia="fr-FR"/>
              </w:rPr>
              <w:tab/>
            </w:r>
            <w:r w:rsidR="00435692" w:rsidRPr="00046E53">
              <w:rPr>
                <w:rStyle w:val="Hyperlink"/>
                <w:noProof/>
              </w:rPr>
              <w:t>Pré-conditions</w:t>
            </w:r>
            <w:r w:rsidR="00435692">
              <w:rPr>
                <w:noProof/>
                <w:webHidden/>
              </w:rPr>
              <w:tab/>
            </w:r>
            <w:r>
              <w:rPr>
                <w:noProof/>
                <w:webHidden/>
              </w:rPr>
              <w:fldChar w:fldCharType="begin"/>
            </w:r>
            <w:r w:rsidR="00435692">
              <w:rPr>
                <w:noProof/>
                <w:webHidden/>
              </w:rPr>
              <w:instrText xml:space="preserve"> PAGEREF _Toc409450786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7" w:history="1">
            <w:r w:rsidR="00435692" w:rsidRPr="00046E53">
              <w:rPr>
                <w:rStyle w:val="Hyperlink"/>
                <w:noProof/>
              </w:rPr>
              <w:t>6.2.3</w:t>
            </w:r>
            <w:r w:rsidR="00435692">
              <w:rPr>
                <w:rFonts w:eastAsiaTheme="minorEastAsia"/>
                <w:noProof/>
                <w:lang w:eastAsia="fr-FR"/>
              </w:rPr>
              <w:tab/>
            </w:r>
            <w:r w:rsidR="00435692" w:rsidRPr="00046E53">
              <w:rPr>
                <w:rStyle w:val="Hyperlink"/>
                <w:noProof/>
              </w:rPr>
              <w:t>Post-conditions</w:t>
            </w:r>
            <w:r w:rsidR="00435692">
              <w:rPr>
                <w:noProof/>
                <w:webHidden/>
              </w:rPr>
              <w:tab/>
            </w:r>
            <w:r>
              <w:rPr>
                <w:noProof/>
                <w:webHidden/>
              </w:rPr>
              <w:fldChar w:fldCharType="begin"/>
            </w:r>
            <w:r w:rsidR="00435692">
              <w:rPr>
                <w:noProof/>
                <w:webHidden/>
              </w:rPr>
              <w:instrText xml:space="preserve"> PAGEREF _Toc409450787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8" w:history="1">
            <w:r w:rsidR="00435692" w:rsidRPr="00046E53">
              <w:rPr>
                <w:rStyle w:val="Hyperlink"/>
                <w:noProof/>
              </w:rPr>
              <w:t>6.2.4</w:t>
            </w:r>
            <w:r w:rsidR="00435692">
              <w:rPr>
                <w:rFonts w:eastAsiaTheme="minorEastAsia"/>
                <w:noProof/>
                <w:lang w:eastAsia="fr-FR"/>
              </w:rPr>
              <w:tab/>
            </w:r>
            <w:r w:rsidR="00435692" w:rsidRPr="00046E53">
              <w:rPr>
                <w:rStyle w:val="Hyperlink"/>
                <w:noProof/>
              </w:rPr>
              <w:t>Diagramme d’activité</w:t>
            </w:r>
            <w:r w:rsidR="00435692">
              <w:rPr>
                <w:noProof/>
                <w:webHidden/>
              </w:rPr>
              <w:tab/>
            </w:r>
            <w:r>
              <w:rPr>
                <w:noProof/>
                <w:webHidden/>
              </w:rPr>
              <w:fldChar w:fldCharType="begin"/>
            </w:r>
            <w:r w:rsidR="00435692">
              <w:rPr>
                <w:noProof/>
                <w:webHidden/>
              </w:rPr>
              <w:instrText xml:space="preserve"> PAGEREF _Toc409450788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89" w:history="1">
            <w:r w:rsidR="00435692" w:rsidRPr="00046E53">
              <w:rPr>
                <w:rStyle w:val="Hyperlink"/>
                <w:noProof/>
              </w:rPr>
              <w:t>6.2.5</w:t>
            </w:r>
            <w:r w:rsidR="00435692">
              <w:rPr>
                <w:rFonts w:eastAsiaTheme="minorEastAsia"/>
                <w:noProof/>
                <w:lang w:eastAsia="fr-FR"/>
              </w:rPr>
              <w:tab/>
            </w:r>
            <w:r w:rsidR="00435692" w:rsidRPr="00046E53">
              <w:rPr>
                <w:rStyle w:val="Hyperlink"/>
                <w:noProof/>
              </w:rPr>
              <w:t>Traitements</w:t>
            </w:r>
            <w:r w:rsidR="00435692">
              <w:rPr>
                <w:noProof/>
                <w:webHidden/>
              </w:rPr>
              <w:tab/>
            </w:r>
            <w:r>
              <w:rPr>
                <w:noProof/>
                <w:webHidden/>
              </w:rPr>
              <w:fldChar w:fldCharType="begin"/>
            </w:r>
            <w:r w:rsidR="00435692">
              <w:rPr>
                <w:noProof/>
                <w:webHidden/>
              </w:rPr>
              <w:instrText xml:space="preserve"> PAGEREF _Toc409450789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90" w:history="1">
            <w:r w:rsidR="00435692" w:rsidRPr="00046E53">
              <w:rPr>
                <w:rStyle w:val="Hyperlink"/>
                <w:noProof/>
              </w:rPr>
              <w:t>6.3</w:t>
            </w:r>
            <w:r w:rsidR="00435692">
              <w:rPr>
                <w:rFonts w:eastAsiaTheme="minorEastAsia"/>
                <w:noProof/>
                <w:lang w:eastAsia="fr-FR"/>
              </w:rPr>
              <w:tab/>
            </w:r>
            <w:r w:rsidR="00435692" w:rsidRPr="00046E53">
              <w:rPr>
                <w:rStyle w:val="Hyperlink"/>
                <w:noProof/>
              </w:rPr>
              <w:t>Cas d’utilisation &lt;Saisie manuelle d’une instruction par compte client&gt;</w:t>
            </w:r>
            <w:r w:rsidR="00435692">
              <w:rPr>
                <w:noProof/>
                <w:webHidden/>
              </w:rPr>
              <w:tab/>
            </w:r>
            <w:r>
              <w:rPr>
                <w:noProof/>
                <w:webHidden/>
              </w:rPr>
              <w:fldChar w:fldCharType="begin"/>
            </w:r>
            <w:r w:rsidR="00435692">
              <w:rPr>
                <w:noProof/>
                <w:webHidden/>
              </w:rPr>
              <w:instrText xml:space="preserve"> PAGEREF _Toc409450790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1" w:history="1">
            <w:r w:rsidR="00435692" w:rsidRPr="00046E53">
              <w:rPr>
                <w:rStyle w:val="Hyperlink"/>
                <w:noProof/>
              </w:rPr>
              <w:t>6.3.1</w:t>
            </w:r>
            <w:r w:rsidR="00435692">
              <w:rPr>
                <w:rFonts w:eastAsiaTheme="minorEastAsia"/>
                <w:noProof/>
                <w:lang w:eastAsia="fr-FR"/>
              </w:rPr>
              <w:tab/>
            </w:r>
            <w:r w:rsidR="00435692" w:rsidRPr="00046E53">
              <w:rPr>
                <w:rStyle w:val="Hyperlink"/>
                <w:noProof/>
              </w:rPr>
              <w:t>Définition et objectif</w:t>
            </w:r>
            <w:r w:rsidR="00435692">
              <w:rPr>
                <w:noProof/>
                <w:webHidden/>
              </w:rPr>
              <w:tab/>
            </w:r>
            <w:r>
              <w:rPr>
                <w:noProof/>
                <w:webHidden/>
              </w:rPr>
              <w:fldChar w:fldCharType="begin"/>
            </w:r>
            <w:r w:rsidR="00435692">
              <w:rPr>
                <w:noProof/>
                <w:webHidden/>
              </w:rPr>
              <w:instrText xml:space="preserve"> PAGEREF _Toc409450791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2" w:history="1">
            <w:r w:rsidR="00435692" w:rsidRPr="00046E53">
              <w:rPr>
                <w:rStyle w:val="Hyperlink"/>
                <w:noProof/>
              </w:rPr>
              <w:t>6.3.2</w:t>
            </w:r>
            <w:r w:rsidR="00435692">
              <w:rPr>
                <w:rFonts w:eastAsiaTheme="minorEastAsia"/>
                <w:noProof/>
                <w:lang w:eastAsia="fr-FR"/>
              </w:rPr>
              <w:tab/>
            </w:r>
            <w:r w:rsidR="00435692" w:rsidRPr="00046E53">
              <w:rPr>
                <w:rStyle w:val="Hyperlink"/>
                <w:noProof/>
              </w:rPr>
              <w:t>Pré-conditions</w:t>
            </w:r>
            <w:r w:rsidR="00435692">
              <w:rPr>
                <w:noProof/>
                <w:webHidden/>
              </w:rPr>
              <w:tab/>
            </w:r>
            <w:r>
              <w:rPr>
                <w:noProof/>
                <w:webHidden/>
              </w:rPr>
              <w:fldChar w:fldCharType="begin"/>
            </w:r>
            <w:r w:rsidR="00435692">
              <w:rPr>
                <w:noProof/>
                <w:webHidden/>
              </w:rPr>
              <w:instrText xml:space="preserve"> PAGEREF _Toc409450792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3" w:history="1">
            <w:r w:rsidR="00435692" w:rsidRPr="00046E53">
              <w:rPr>
                <w:rStyle w:val="Hyperlink"/>
                <w:noProof/>
              </w:rPr>
              <w:t>6.3.3</w:t>
            </w:r>
            <w:r w:rsidR="00435692">
              <w:rPr>
                <w:rFonts w:eastAsiaTheme="minorEastAsia"/>
                <w:noProof/>
                <w:lang w:eastAsia="fr-FR"/>
              </w:rPr>
              <w:tab/>
            </w:r>
            <w:r w:rsidR="00435692" w:rsidRPr="00046E53">
              <w:rPr>
                <w:rStyle w:val="Hyperlink"/>
                <w:noProof/>
              </w:rPr>
              <w:t>Post-conditions</w:t>
            </w:r>
            <w:r w:rsidR="00435692">
              <w:rPr>
                <w:noProof/>
                <w:webHidden/>
              </w:rPr>
              <w:tab/>
            </w:r>
            <w:r>
              <w:rPr>
                <w:noProof/>
                <w:webHidden/>
              </w:rPr>
              <w:fldChar w:fldCharType="begin"/>
            </w:r>
            <w:r w:rsidR="00435692">
              <w:rPr>
                <w:noProof/>
                <w:webHidden/>
              </w:rPr>
              <w:instrText xml:space="preserve"> PAGEREF _Toc409450793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4" w:history="1">
            <w:r w:rsidR="00435692" w:rsidRPr="00046E53">
              <w:rPr>
                <w:rStyle w:val="Hyperlink"/>
                <w:noProof/>
              </w:rPr>
              <w:t>6.3.4</w:t>
            </w:r>
            <w:r w:rsidR="00435692">
              <w:rPr>
                <w:rFonts w:eastAsiaTheme="minorEastAsia"/>
                <w:noProof/>
                <w:lang w:eastAsia="fr-FR"/>
              </w:rPr>
              <w:tab/>
            </w:r>
            <w:r w:rsidR="00435692" w:rsidRPr="00046E53">
              <w:rPr>
                <w:rStyle w:val="Hyperlink"/>
                <w:noProof/>
              </w:rPr>
              <w:t>Diagramme d’activité</w:t>
            </w:r>
            <w:r w:rsidR="00435692">
              <w:rPr>
                <w:noProof/>
                <w:webHidden/>
              </w:rPr>
              <w:tab/>
            </w:r>
            <w:r>
              <w:rPr>
                <w:noProof/>
                <w:webHidden/>
              </w:rPr>
              <w:fldChar w:fldCharType="begin"/>
            </w:r>
            <w:r w:rsidR="00435692">
              <w:rPr>
                <w:noProof/>
                <w:webHidden/>
              </w:rPr>
              <w:instrText xml:space="preserve"> PAGEREF _Toc409450794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5" w:history="1">
            <w:r w:rsidR="00435692" w:rsidRPr="00046E53">
              <w:rPr>
                <w:rStyle w:val="Hyperlink"/>
                <w:noProof/>
              </w:rPr>
              <w:t>6.3.5</w:t>
            </w:r>
            <w:r w:rsidR="00435692">
              <w:rPr>
                <w:rFonts w:eastAsiaTheme="minorEastAsia"/>
                <w:noProof/>
                <w:lang w:eastAsia="fr-FR"/>
              </w:rPr>
              <w:tab/>
            </w:r>
            <w:r w:rsidR="00435692" w:rsidRPr="00046E53">
              <w:rPr>
                <w:rStyle w:val="Hyperlink"/>
                <w:noProof/>
              </w:rPr>
              <w:t>Traitements</w:t>
            </w:r>
            <w:r w:rsidR="00435692">
              <w:rPr>
                <w:noProof/>
                <w:webHidden/>
              </w:rPr>
              <w:tab/>
            </w:r>
            <w:r>
              <w:rPr>
                <w:noProof/>
                <w:webHidden/>
              </w:rPr>
              <w:fldChar w:fldCharType="begin"/>
            </w:r>
            <w:r w:rsidR="00435692">
              <w:rPr>
                <w:noProof/>
                <w:webHidden/>
              </w:rPr>
              <w:instrText xml:space="preserve"> PAGEREF _Toc409450795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796" w:history="1">
            <w:r w:rsidR="00435692" w:rsidRPr="00046E53">
              <w:rPr>
                <w:rStyle w:val="Hyperlink"/>
                <w:noProof/>
              </w:rPr>
              <w:t>6.4</w:t>
            </w:r>
            <w:r w:rsidR="00435692">
              <w:rPr>
                <w:rFonts w:eastAsiaTheme="minorEastAsia"/>
                <w:noProof/>
                <w:lang w:eastAsia="fr-FR"/>
              </w:rPr>
              <w:tab/>
            </w:r>
            <w:r w:rsidR="00435692" w:rsidRPr="00046E53">
              <w:rPr>
                <w:rStyle w:val="Hyperlink"/>
                <w:noProof/>
              </w:rPr>
              <w:t>Cas d’utilisation &lt;Saisie manuelle d’une instruction par masse&gt;</w:t>
            </w:r>
            <w:r w:rsidR="00435692">
              <w:rPr>
                <w:noProof/>
                <w:webHidden/>
              </w:rPr>
              <w:tab/>
            </w:r>
            <w:r>
              <w:rPr>
                <w:noProof/>
                <w:webHidden/>
              </w:rPr>
              <w:fldChar w:fldCharType="begin"/>
            </w:r>
            <w:r w:rsidR="00435692">
              <w:rPr>
                <w:noProof/>
                <w:webHidden/>
              </w:rPr>
              <w:instrText xml:space="preserve"> PAGEREF _Toc409450796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7" w:history="1">
            <w:r w:rsidR="00435692" w:rsidRPr="00046E53">
              <w:rPr>
                <w:rStyle w:val="Hyperlink"/>
                <w:noProof/>
              </w:rPr>
              <w:t>6.4.1</w:t>
            </w:r>
            <w:r w:rsidR="00435692">
              <w:rPr>
                <w:rFonts w:eastAsiaTheme="minorEastAsia"/>
                <w:noProof/>
                <w:lang w:eastAsia="fr-FR"/>
              </w:rPr>
              <w:tab/>
            </w:r>
            <w:r w:rsidR="00435692" w:rsidRPr="00046E53">
              <w:rPr>
                <w:rStyle w:val="Hyperlink"/>
                <w:noProof/>
              </w:rPr>
              <w:t>Définition et objectif</w:t>
            </w:r>
            <w:r w:rsidR="00435692">
              <w:rPr>
                <w:noProof/>
                <w:webHidden/>
              </w:rPr>
              <w:tab/>
            </w:r>
            <w:r>
              <w:rPr>
                <w:noProof/>
                <w:webHidden/>
              </w:rPr>
              <w:fldChar w:fldCharType="begin"/>
            </w:r>
            <w:r w:rsidR="00435692">
              <w:rPr>
                <w:noProof/>
                <w:webHidden/>
              </w:rPr>
              <w:instrText xml:space="preserve"> PAGEREF _Toc409450797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8" w:history="1">
            <w:r w:rsidR="00435692" w:rsidRPr="00046E53">
              <w:rPr>
                <w:rStyle w:val="Hyperlink"/>
                <w:noProof/>
              </w:rPr>
              <w:t>6.4.2</w:t>
            </w:r>
            <w:r w:rsidR="00435692">
              <w:rPr>
                <w:rFonts w:eastAsiaTheme="minorEastAsia"/>
                <w:noProof/>
                <w:lang w:eastAsia="fr-FR"/>
              </w:rPr>
              <w:tab/>
            </w:r>
            <w:r w:rsidR="00435692" w:rsidRPr="00046E53">
              <w:rPr>
                <w:rStyle w:val="Hyperlink"/>
                <w:noProof/>
              </w:rPr>
              <w:t>Pré-conditions</w:t>
            </w:r>
            <w:r w:rsidR="00435692">
              <w:rPr>
                <w:noProof/>
                <w:webHidden/>
              </w:rPr>
              <w:tab/>
            </w:r>
            <w:r>
              <w:rPr>
                <w:noProof/>
                <w:webHidden/>
              </w:rPr>
              <w:fldChar w:fldCharType="begin"/>
            </w:r>
            <w:r w:rsidR="00435692">
              <w:rPr>
                <w:noProof/>
                <w:webHidden/>
              </w:rPr>
              <w:instrText xml:space="preserve"> PAGEREF _Toc409450798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799" w:history="1">
            <w:r w:rsidR="00435692" w:rsidRPr="00046E53">
              <w:rPr>
                <w:rStyle w:val="Hyperlink"/>
                <w:noProof/>
              </w:rPr>
              <w:t>6.4.3</w:t>
            </w:r>
            <w:r w:rsidR="00435692">
              <w:rPr>
                <w:rFonts w:eastAsiaTheme="minorEastAsia"/>
                <w:noProof/>
                <w:lang w:eastAsia="fr-FR"/>
              </w:rPr>
              <w:tab/>
            </w:r>
            <w:r w:rsidR="00435692" w:rsidRPr="00046E53">
              <w:rPr>
                <w:rStyle w:val="Hyperlink"/>
                <w:noProof/>
              </w:rPr>
              <w:t>Post-conditions</w:t>
            </w:r>
            <w:r w:rsidR="00435692">
              <w:rPr>
                <w:noProof/>
                <w:webHidden/>
              </w:rPr>
              <w:tab/>
            </w:r>
            <w:r>
              <w:rPr>
                <w:noProof/>
                <w:webHidden/>
              </w:rPr>
              <w:fldChar w:fldCharType="begin"/>
            </w:r>
            <w:r w:rsidR="00435692">
              <w:rPr>
                <w:noProof/>
                <w:webHidden/>
              </w:rPr>
              <w:instrText xml:space="preserve"> PAGEREF _Toc409450799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0" w:history="1">
            <w:r w:rsidR="00435692" w:rsidRPr="00046E53">
              <w:rPr>
                <w:rStyle w:val="Hyperlink"/>
                <w:noProof/>
              </w:rPr>
              <w:t>6.4.4</w:t>
            </w:r>
            <w:r w:rsidR="00435692">
              <w:rPr>
                <w:rFonts w:eastAsiaTheme="minorEastAsia"/>
                <w:noProof/>
                <w:lang w:eastAsia="fr-FR"/>
              </w:rPr>
              <w:tab/>
            </w:r>
            <w:r w:rsidR="00435692" w:rsidRPr="00046E53">
              <w:rPr>
                <w:rStyle w:val="Hyperlink"/>
                <w:noProof/>
              </w:rPr>
              <w:t>Diagramme d’activité</w:t>
            </w:r>
            <w:r w:rsidR="00435692">
              <w:rPr>
                <w:noProof/>
                <w:webHidden/>
              </w:rPr>
              <w:tab/>
            </w:r>
            <w:r>
              <w:rPr>
                <w:noProof/>
                <w:webHidden/>
              </w:rPr>
              <w:fldChar w:fldCharType="begin"/>
            </w:r>
            <w:r w:rsidR="00435692">
              <w:rPr>
                <w:noProof/>
                <w:webHidden/>
              </w:rPr>
              <w:instrText xml:space="preserve"> PAGEREF _Toc409450800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1" w:history="1">
            <w:r w:rsidR="00435692" w:rsidRPr="00046E53">
              <w:rPr>
                <w:rStyle w:val="Hyperlink"/>
                <w:noProof/>
              </w:rPr>
              <w:t>6.4.5</w:t>
            </w:r>
            <w:r w:rsidR="00435692">
              <w:rPr>
                <w:rFonts w:eastAsiaTheme="minorEastAsia"/>
                <w:noProof/>
                <w:lang w:eastAsia="fr-FR"/>
              </w:rPr>
              <w:tab/>
            </w:r>
            <w:r w:rsidR="00435692" w:rsidRPr="00046E53">
              <w:rPr>
                <w:rStyle w:val="Hyperlink"/>
                <w:noProof/>
              </w:rPr>
              <w:t>Traitements</w:t>
            </w:r>
            <w:r w:rsidR="00435692">
              <w:rPr>
                <w:noProof/>
                <w:webHidden/>
              </w:rPr>
              <w:tab/>
            </w:r>
            <w:r>
              <w:rPr>
                <w:noProof/>
                <w:webHidden/>
              </w:rPr>
              <w:fldChar w:fldCharType="begin"/>
            </w:r>
            <w:r w:rsidR="00435692">
              <w:rPr>
                <w:noProof/>
                <w:webHidden/>
              </w:rPr>
              <w:instrText xml:space="preserve"> PAGEREF _Toc409450801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02" w:history="1">
            <w:r w:rsidR="00435692" w:rsidRPr="00046E53">
              <w:rPr>
                <w:rStyle w:val="Hyperlink"/>
                <w:noProof/>
              </w:rPr>
              <w:t>6.5</w:t>
            </w:r>
            <w:r w:rsidR="00435692">
              <w:rPr>
                <w:rFonts w:eastAsiaTheme="minorEastAsia"/>
                <w:noProof/>
                <w:lang w:eastAsia="fr-FR"/>
              </w:rPr>
              <w:tab/>
            </w:r>
            <w:r w:rsidR="00435692" w:rsidRPr="00046E53">
              <w:rPr>
                <w:rStyle w:val="Hyperlink"/>
                <w:noProof/>
              </w:rPr>
              <w:t>Cas d’utilisation &lt;Saisie manuelle d’un paiement Marché  &gt;</w:t>
            </w:r>
            <w:r w:rsidR="00435692">
              <w:rPr>
                <w:noProof/>
                <w:webHidden/>
              </w:rPr>
              <w:tab/>
            </w:r>
            <w:r>
              <w:rPr>
                <w:noProof/>
                <w:webHidden/>
              </w:rPr>
              <w:fldChar w:fldCharType="begin"/>
            </w:r>
            <w:r w:rsidR="00435692">
              <w:rPr>
                <w:noProof/>
                <w:webHidden/>
              </w:rPr>
              <w:instrText xml:space="preserve"> PAGEREF _Toc409450802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3" w:history="1">
            <w:r w:rsidR="00435692" w:rsidRPr="00046E53">
              <w:rPr>
                <w:rStyle w:val="Hyperlink"/>
                <w:noProof/>
              </w:rPr>
              <w:t>6.5.1</w:t>
            </w:r>
            <w:r w:rsidR="00435692">
              <w:rPr>
                <w:rFonts w:eastAsiaTheme="minorEastAsia"/>
                <w:noProof/>
                <w:lang w:eastAsia="fr-FR"/>
              </w:rPr>
              <w:tab/>
            </w:r>
            <w:r w:rsidR="00435692" w:rsidRPr="00046E53">
              <w:rPr>
                <w:rStyle w:val="Hyperlink"/>
                <w:noProof/>
              </w:rPr>
              <w:t>Définition et objectif</w:t>
            </w:r>
            <w:r w:rsidR="00435692">
              <w:rPr>
                <w:noProof/>
                <w:webHidden/>
              </w:rPr>
              <w:tab/>
            </w:r>
            <w:r>
              <w:rPr>
                <w:noProof/>
                <w:webHidden/>
              </w:rPr>
              <w:fldChar w:fldCharType="begin"/>
            </w:r>
            <w:r w:rsidR="00435692">
              <w:rPr>
                <w:noProof/>
                <w:webHidden/>
              </w:rPr>
              <w:instrText xml:space="preserve"> PAGEREF _Toc409450803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4" w:history="1">
            <w:r w:rsidR="00435692" w:rsidRPr="00046E53">
              <w:rPr>
                <w:rStyle w:val="Hyperlink"/>
                <w:noProof/>
              </w:rPr>
              <w:t>6.5.2</w:t>
            </w:r>
            <w:r w:rsidR="00435692">
              <w:rPr>
                <w:rFonts w:eastAsiaTheme="minorEastAsia"/>
                <w:noProof/>
                <w:lang w:eastAsia="fr-FR"/>
              </w:rPr>
              <w:tab/>
            </w:r>
            <w:r w:rsidR="00435692" w:rsidRPr="00046E53">
              <w:rPr>
                <w:rStyle w:val="Hyperlink"/>
                <w:noProof/>
              </w:rPr>
              <w:t>Pré-conditions</w:t>
            </w:r>
            <w:r w:rsidR="00435692">
              <w:rPr>
                <w:noProof/>
                <w:webHidden/>
              </w:rPr>
              <w:tab/>
            </w:r>
            <w:r>
              <w:rPr>
                <w:noProof/>
                <w:webHidden/>
              </w:rPr>
              <w:fldChar w:fldCharType="begin"/>
            </w:r>
            <w:r w:rsidR="00435692">
              <w:rPr>
                <w:noProof/>
                <w:webHidden/>
              </w:rPr>
              <w:instrText xml:space="preserve"> PAGEREF _Toc409450804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5" w:history="1">
            <w:r w:rsidR="00435692" w:rsidRPr="00046E53">
              <w:rPr>
                <w:rStyle w:val="Hyperlink"/>
                <w:noProof/>
              </w:rPr>
              <w:t>6.5.3</w:t>
            </w:r>
            <w:r w:rsidR="00435692">
              <w:rPr>
                <w:rFonts w:eastAsiaTheme="minorEastAsia"/>
                <w:noProof/>
                <w:lang w:eastAsia="fr-FR"/>
              </w:rPr>
              <w:tab/>
            </w:r>
            <w:r w:rsidR="00435692" w:rsidRPr="00046E53">
              <w:rPr>
                <w:rStyle w:val="Hyperlink"/>
                <w:noProof/>
              </w:rPr>
              <w:t>Post-conditions</w:t>
            </w:r>
            <w:r w:rsidR="00435692">
              <w:rPr>
                <w:noProof/>
                <w:webHidden/>
              </w:rPr>
              <w:tab/>
            </w:r>
            <w:r>
              <w:rPr>
                <w:noProof/>
                <w:webHidden/>
              </w:rPr>
              <w:fldChar w:fldCharType="begin"/>
            </w:r>
            <w:r w:rsidR="00435692">
              <w:rPr>
                <w:noProof/>
                <w:webHidden/>
              </w:rPr>
              <w:instrText xml:space="preserve"> PAGEREF _Toc409450805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6" w:history="1">
            <w:r w:rsidR="00435692" w:rsidRPr="00046E53">
              <w:rPr>
                <w:rStyle w:val="Hyperlink"/>
                <w:noProof/>
              </w:rPr>
              <w:t>6.5.4</w:t>
            </w:r>
            <w:r w:rsidR="00435692">
              <w:rPr>
                <w:rFonts w:eastAsiaTheme="minorEastAsia"/>
                <w:noProof/>
                <w:lang w:eastAsia="fr-FR"/>
              </w:rPr>
              <w:tab/>
            </w:r>
            <w:r w:rsidR="00435692" w:rsidRPr="00046E53">
              <w:rPr>
                <w:rStyle w:val="Hyperlink"/>
                <w:noProof/>
              </w:rPr>
              <w:t>Diagramme d’activité</w:t>
            </w:r>
            <w:r w:rsidR="00435692">
              <w:rPr>
                <w:noProof/>
                <w:webHidden/>
              </w:rPr>
              <w:tab/>
            </w:r>
            <w:r>
              <w:rPr>
                <w:noProof/>
                <w:webHidden/>
              </w:rPr>
              <w:fldChar w:fldCharType="begin"/>
            </w:r>
            <w:r w:rsidR="00435692">
              <w:rPr>
                <w:noProof/>
                <w:webHidden/>
              </w:rPr>
              <w:instrText xml:space="preserve"> PAGEREF _Toc409450806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07" w:history="1">
            <w:r w:rsidR="00435692" w:rsidRPr="00046E53">
              <w:rPr>
                <w:rStyle w:val="Hyperlink"/>
                <w:noProof/>
              </w:rPr>
              <w:t>6.5.5</w:t>
            </w:r>
            <w:r w:rsidR="00435692">
              <w:rPr>
                <w:rFonts w:eastAsiaTheme="minorEastAsia"/>
                <w:noProof/>
                <w:lang w:eastAsia="fr-FR"/>
              </w:rPr>
              <w:tab/>
            </w:r>
            <w:r w:rsidR="00435692" w:rsidRPr="00046E53">
              <w:rPr>
                <w:rStyle w:val="Hyperlink"/>
                <w:noProof/>
              </w:rPr>
              <w:t>Traitements</w:t>
            </w:r>
            <w:r w:rsidR="00435692">
              <w:rPr>
                <w:noProof/>
                <w:webHidden/>
              </w:rPr>
              <w:tab/>
            </w:r>
            <w:r>
              <w:rPr>
                <w:noProof/>
                <w:webHidden/>
              </w:rPr>
              <w:fldChar w:fldCharType="begin"/>
            </w:r>
            <w:r w:rsidR="00435692">
              <w:rPr>
                <w:noProof/>
                <w:webHidden/>
              </w:rPr>
              <w:instrText xml:space="preserve"> PAGEREF _Toc409450807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CD46B1">
          <w:pPr>
            <w:pStyle w:val="TOC1"/>
            <w:rPr>
              <w:rFonts w:eastAsiaTheme="minorEastAsia"/>
              <w:noProof/>
              <w:lang w:eastAsia="fr-FR"/>
            </w:rPr>
          </w:pPr>
          <w:hyperlink w:anchor="_Toc409450808" w:history="1">
            <w:r w:rsidR="00435692" w:rsidRPr="00046E53">
              <w:rPr>
                <w:rStyle w:val="Hyperlink"/>
                <w:noProof/>
              </w:rPr>
              <w:t>7</w:t>
            </w:r>
            <w:r w:rsidR="00435692">
              <w:rPr>
                <w:rFonts w:eastAsiaTheme="minorEastAsia"/>
                <w:noProof/>
                <w:lang w:eastAsia="fr-FR"/>
              </w:rPr>
              <w:tab/>
            </w:r>
            <w:r w:rsidR="00435692" w:rsidRPr="00046E53">
              <w:rPr>
                <w:rStyle w:val="Hyperlink"/>
                <w:noProof/>
              </w:rPr>
              <w:t>Description des écrans</w:t>
            </w:r>
            <w:r w:rsidR="00435692">
              <w:rPr>
                <w:noProof/>
                <w:webHidden/>
              </w:rPr>
              <w:tab/>
            </w:r>
            <w:r>
              <w:rPr>
                <w:noProof/>
                <w:webHidden/>
              </w:rPr>
              <w:fldChar w:fldCharType="begin"/>
            </w:r>
            <w:r w:rsidR="00435692">
              <w:rPr>
                <w:noProof/>
                <w:webHidden/>
              </w:rPr>
              <w:instrText xml:space="preserve"> PAGEREF _Toc409450808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09" w:history="1">
            <w:r w:rsidR="00435692" w:rsidRPr="00046E53">
              <w:rPr>
                <w:rStyle w:val="Hyperlink"/>
                <w:noProof/>
              </w:rPr>
              <w:t>7.1</w:t>
            </w:r>
            <w:r w:rsidR="00435692">
              <w:rPr>
                <w:rFonts w:eastAsiaTheme="minorEastAsia"/>
                <w:noProof/>
                <w:lang w:eastAsia="fr-FR"/>
              </w:rPr>
              <w:tab/>
            </w:r>
            <w:r w:rsidR="00435692" w:rsidRPr="00046E53">
              <w:rPr>
                <w:rStyle w:val="Hyperlink"/>
                <w:noProof/>
              </w:rPr>
              <w:t>Description de l’écran &lt;Création manuelle d’une OST obligatoire sans choix&gt;</w:t>
            </w:r>
            <w:r w:rsidR="00435692">
              <w:rPr>
                <w:noProof/>
                <w:webHidden/>
              </w:rPr>
              <w:tab/>
            </w:r>
            <w:r>
              <w:rPr>
                <w:noProof/>
                <w:webHidden/>
              </w:rPr>
              <w:fldChar w:fldCharType="begin"/>
            </w:r>
            <w:r w:rsidR="00435692">
              <w:rPr>
                <w:noProof/>
                <w:webHidden/>
              </w:rPr>
              <w:instrText xml:space="preserve"> PAGEREF _Toc409450809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0" w:history="1">
            <w:r w:rsidR="00435692" w:rsidRPr="00046E53">
              <w:rPr>
                <w:rStyle w:val="Hyperlink"/>
                <w:noProof/>
              </w:rPr>
              <w:t>7.1.1</w:t>
            </w:r>
            <w:r w:rsidR="00435692">
              <w:rPr>
                <w:rFonts w:eastAsiaTheme="minorEastAsia"/>
                <w:noProof/>
                <w:lang w:eastAsia="fr-FR"/>
              </w:rPr>
              <w:tab/>
            </w:r>
            <w:r w:rsidR="00435692" w:rsidRPr="00046E53">
              <w:rPr>
                <w:rStyle w:val="Hyperlink"/>
                <w:noProof/>
              </w:rPr>
              <w:t>Maquette de l’écran &lt;Création manuelle d’une annonce de distribution de dividende obligatoire&gt;</w:t>
            </w:r>
            <w:r w:rsidR="00435692">
              <w:rPr>
                <w:noProof/>
                <w:webHidden/>
              </w:rPr>
              <w:tab/>
            </w:r>
            <w:r>
              <w:rPr>
                <w:noProof/>
                <w:webHidden/>
              </w:rPr>
              <w:fldChar w:fldCharType="begin"/>
            </w:r>
            <w:r w:rsidR="00435692">
              <w:rPr>
                <w:noProof/>
                <w:webHidden/>
              </w:rPr>
              <w:instrText xml:space="preserve"> PAGEREF _Toc409450810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1" w:history="1">
            <w:r w:rsidR="00435692" w:rsidRPr="00046E53">
              <w:rPr>
                <w:rStyle w:val="Hyperlink"/>
                <w:noProof/>
              </w:rPr>
              <w:t>7.1.2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_Toc409450811 \h </w:instrText>
            </w:r>
            <w:r>
              <w:rPr>
                <w:noProof/>
                <w:webHidden/>
              </w:rPr>
            </w:r>
            <w:r>
              <w:rPr>
                <w:noProof/>
                <w:webHidden/>
              </w:rPr>
              <w:fldChar w:fldCharType="separate"/>
            </w:r>
            <w:r w:rsidR="00435692">
              <w:rPr>
                <w:noProof/>
                <w:webHidden/>
              </w:rPr>
              <w:t>78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2" w:history="1">
            <w:r w:rsidR="00435692" w:rsidRPr="00046E53">
              <w:rPr>
                <w:rStyle w:val="Hyperlink"/>
                <w:noProof/>
              </w:rPr>
              <w:t>7.1.3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_Toc409450812 \h </w:instrText>
            </w:r>
            <w:r>
              <w:rPr>
                <w:noProof/>
                <w:webHidden/>
              </w:rPr>
            </w:r>
            <w:r>
              <w:rPr>
                <w:noProof/>
                <w:webHidden/>
              </w:rPr>
              <w:fldChar w:fldCharType="separate"/>
            </w:r>
            <w:r w:rsidR="00435692">
              <w:rPr>
                <w:noProof/>
                <w:webHidden/>
              </w:rPr>
              <w:t>79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13" w:history="1">
            <w:r w:rsidR="00435692" w:rsidRPr="00046E53">
              <w:rPr>
                <w:rStyle w:val="Hyperlink"/>
                <w:noProof/>
              </w:rPr>
              <w:t>7.2</w:t>
            </w:r>
            <w:r w:rsidR="00435692">
              <w:rPr>
                <w:rFonts w:eastAsiaTheme="minorEastAsia"/>
                <w:noProof/>
                <w:lang w:eastAsia="fr-FR"/>
              </w:rPr>
              <w:tab/>
            </w:r>
            <w:r w:rsidR="00435692" w:rsidRPr="00046E53">
              <w:rPr>
                <w:rStyle w:val="Hyperlink"/>
                <w:noProof/>
              </w:rPr>
              <w:t>Description de l’écran &lt;Création manuelle d’une OST obligatoire avec choix&gt;</w:t>
            </w:r>
            <w:r w:rsidR="00435692">
              <w:rPr>
                <w:noProof/>
                <w:webHidden/>
              </w:rPr>
              <w:tab/>
            </w:r>
            <w:r>
              <w:rPr>
                <w:noProof/>
                <w:webHidden/>
              </w:rPr>
              <w:fldChar w:fldCharType="begin"/>
            </w:r>
            <w:r w:rsidR="00435692">
              <w:rPr>
                <w:noProof/>
                <w:webHidden/>
              </w:rPr>
              <w:instrText xml:space="preserve"> PAGEREF _Toc409450813 \h </w:instrText>
            </w:r>
            <w:r>
              <w:rPr>
                <w:noProof/>
                <w:webHidden/>
              </w:rPr>
            </w:r>
            <w:r>
              <w:rPr>
                <w:noProof/>
                <w:webHidden/>
              </w:rPr>
              <w:fldChar w:fldCharType="separate"/>
            </w:r>
            <w:r w:rsidR="00435692">
              <w:rPr>
                <w:noProof/>
                <w:webHidden/>
              </w:rPr>
              <w:t>79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4" w:history="1">
            <w:r w:rsidR="00435692" w:rsidRPr="00046E53">
              <w:rPr>
                <w:rStyle w:val="Hyperlink"/>
                <w:noProof/>
              </w:rPr>
              <w:t>7.2.1</w:t>
            </w:r>
            <w:r w:rsidR="00435692">
              <w:rPr>
                <w:rFonts w:eastAsiaTheme="minorEastAsia"/>
                <w:noProof/>
                <w:lang w:eastAsia="fr-FR"/>
              </w:rPr>
              <w:tab/>
            </w:r>
            <w:r w:rsidR="00435692" w:rsidRPr="00046E53">
              <w:rPr>
                <w:rStyle w:val="Hyperlink"/>
                <w:noProof/>
              </w:rPr>
              <w:t>Maquette de l’écran &lt;Création manuelle d’une annonce de distribution de dividende obligatoire avec choix&gt;</w:t>
            </w:r>
            <w:r w:rsidR="00435692">
              <w:rPr>
                <w:noProof/>
                <w:webHidden/>
              </w:rPr>
              <w:tab/>
            </w:r>
            <w:r>
              <w:rPr>
                <w:noProof/>
                <w:webHidden/>
              </w:rPr>
              <w:fldChar w:fldCharType="begin"/>
            </w:r>
            <w:r w:rsidR="00435692">
              <w:rPr>
                <w:noProof/>
                <w:webHidden/>
              </w:rPr>
              <w:instrText xml:space="preserve"> PAGEREF _Toc409450814 \h </w:instrText>
            </w:r>
            <w:r>
              <w:rPr>
                <w:noProof/>
                <w:webHidden/>
              </w:rPr>
            </w:r>
            <w:r>
              <w:rPr>
                <w:noProof/>
                <w:webHidden/>
              </w:rPr>
              <w:fldChar w:fldCharType="separate"/>
            </w:r>
            <w:r w:rsidR="00435692">
              <w:rPr>
                <w:noProof/>
                <w:webHidden/>
              </w:rPr>
              <w:t>79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5" w:history="1">
            <w:r w:rsidR="00435692" w:rsidRPr="00046E53">
              <w:rPr>
                <w:rStyle w:val="Hyperlink"/>
                <w:noProof/>
              </w:rPr>
              <w:t>7.2.2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_Toc409450815 \h </w:instrText>
            </w:r>
            <w:r>
              <w:rPr>
                <w:noProof/>
                <w:webHidden/>
              </w:rPr>
            </w:r>
            <w:r>
              <w:rPr>
                <w:noProof/>
                <w:webHidden/>
              </w:rPr>
              <w:fldChar w:fldCharType="separate"/>
            </w:r>
            <w:r w:rsidR="00435692">
              <w:rPr>
                <w:noProof/>
                <w:webHidden/>
              </w:rPr>
              <w:t>81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6" w:history="1">
            <w:r w:rsidR="00435692" w:rsidRPr="00046E53">
              <w:rPr>
                <w:rStyle w:val="Hyperlink"/>
                <w:noProof/>
              </w:rPr>
              <w:t>7.2.3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_Toc409450816 \h </w:instrText>
            </w:r>
            <w:r>
              <w:rPr>
                <w:noProof/>
                <w:webHidden/>
              </w:rPr>
            </w:r>
            <w:r>
              <w:rPr>
                <w:noProof/>
                <w:webHidden/>
              </w:rPr>
              <w:fldChar w:fldCharType="separate"/>
            </w:r>
            <w:r w:rsidR="00435692">
              <w:rPr>
                <w:noProof/>
                <w:webHidden/>
              </w:rPr>
              <w:t>83</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17" w:history="1">
            <w:r w:rsidR="00435692" w:rsidRPr="00046E53">
              <w:rPr>
                <w:rStyle w:val="Hyperlink"/>
                <w:noProof/>
              </w:rPr>
              <w:t>7.3</w:t>
            </w:r>
            <w:r w:rsidR="00435692">
              <w:rPr>
                <w:rFonts w:eastAsiaTheme="minorEastAsia"/>
                <w:noProof/>
                <w:lang w:eastAsia="fr-FR"/>
              </w:rPr>
              <w:tab/>
            </w:r>
            <w:r w:rsidR="00435692" w:rsidRPr="00046E53">
              <w:rPr>
                <w:rStyle w:val="Hyperlink"/>
                <w:noProof/>
              </w:rPr>
              <w:t>Description de l’écran &lt;Création manuelle d’une OST Volontaire&gt;</w:t>
            </w:r>
            <w:r w:rsidR="00435692">
              <w:rPr>
                <w:noProof/>
                <w:webHidden/>
              </w:rPr>
              <w:tab/>
            </w:r>
            <w:r>
              <w:rPr>
                <w:noProof/>
                <w:webHidden/>
              </w:rPr>
              <w:fldChar w:fldCharType="begin"/>
            </w:r>
            <w:r w:rsidR="00435692">
              <w:rPr>
                <w:noProof/>
                <w:webHidden/>
              </w:rPr>
              <w:instrText xml:space="preserve"> PAGEREF _Toc409450817 \h </w:instrText>
            </w:r>
            <w:r>
              <w:rPr>
                <w:noProof/>
                <w:webHidden/>
              </w:rPr>
            </w:r>
            <w:r>
              <w:rPr>
                <w:noProof/>
                <w:webHidden/>
              </w:rPr>
              <w:fldChar w:fldCharType="separate"/>
            </w:r>
            <w:r w:rsidR="00435692">
              <w:rPr>
                <w:noProof/>
                <w:webHidden/>
              </w:rPr>
              <w:t>84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8" w:history="1">
            <w:r w:rsidR="00435692" w:rsidRPr="00046E53">
              <w:rPr>
                <w:rStyle w:val="Hyperlink"/>
                <w:noProof/>
              </w:rPr>
              <w:t>7.3.1</w:t>
            </w:r>
            <w:r w:rsidR="00435692">
              <w:rPr>
                <w:rFonts w:eastAsiaTheme="minorEastAsia"/>
                <w:noProof/>
                <w:lang w:eastAsia="fr-FR"/>
              </w:rPr>
              <w:tab/>
            </w:r>
            <w:r w:rsidR="00435692" w:rsidRPr="00046E53">
              <w:rPr>
                <w:rStyle w:val="Hyperlink"/>
                <w:noProof/>
              </w:rPr>
              <w:t>Maquette de l’écran &lt;Création manuelle d’une annonce d’offre publique d’achat initié par l’émetteur&gt;</w:t>
            </w:r>
            <w:r w:rsidR="00435692">
              <w:rPr>
                <w:noProof/>
                <w:webHidden/>
              </w:rPr>
              <w:tab/>
            </w:r>
            <w:r>
              <w:rPr>
                <w:noProof/>
                <w:webHidden/>
              </w:rPr>
              <w:fldChar w:fldCharType="begin"/>
            </w:r>
            <w:r w:rsidR="00435692">
              <w:rPr>
                <w:noProof/>
                <w:webHidden/>
              </w:rPr>
              <w:instrText xml:space="preserve"> PAGEREF _Toc409450818 \h </w:instrText>
            </w:r>
            <w:r>
              <w:rPr>
                <w:noProof/>
                <w:webHidden/>
              </w:rPr>
            </w:r>
            <w:r>
              <w:rPr>
                <w:noProof/>
                <w:webHidden/>
              </w:rPr>
              <w:fldChar w:fldCharType="separate"/>
            </w:r>
            <w:r w:rsidR="00435692">
              <w:rPr>
                <w:noProof/>
                <w:webHidden/>
              </w:rPr>
              <w:t>84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19" w:history="1">
            <w:r w:rsidR="00435692" w:rsidRPr="00046E53">
              <w:rPr>
                <w:rStyle w:val="Hyperlink"/>
                <w:noProof/>
              </w:rPr>
              <w:t>7.3.2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_Toc409450819 \h </w:instrText>
            </w:r>
            <w:r>
              <w:rPr>
                <w:noProof/>
                <w:webHidden/>
              </w:rPr>
            </w:r>
            <w:r>
              <w:rPr>
                <w:noProof/>
                <w:webHidden/>
              </w:rPr>
              <w:fldChar w:fldCharType="separate"/>
            </w:r>
            <w:r w:rsidR="00435692">
              <w:rPr>
                <w:noProof/>
                <w:webHidden/>
              </w:rPr>
              <w:t>84</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0" w:history="1">
            <w:r w:rsidR="00435692" w:rsidRPr="00046E53">
              <w:rPr>
                <w:rStyle w:val="Hyperlink"/>
                <w:noProof/>
              </w:rPr>
              <w:t>7.3.3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_Toc409450820 \h </w:instrText>
            </w:r>
            <w:r>
              <w:rPr>
                <w:noProof/>
                <w:webHidden/>
              </w:rPr>
            </w:r>
            <w:r>
              <w:rPr>
                <w:noProof/>
                <w:webHidden/>
              </w:rPr>
              <w:fldChar w:fldCharType="separate"/>
            </w:r>
            <w:r w:rsidR="00435692">
              <w:rPr>
                <w:noProof/>
                <w:webHidden/>
              </w:rPr>
              <w:t>86</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21" w:history="1">
            <w:r w:rsidR="00435692" w:rsidRPr="00046E53">
              <w:rPr>
                <w:rStyle w:val="Hyperlink"/>
                <w:noProof/>
              </w:rPr>
              <w:t>7.4</w:t>
            </w:r>
            <w:r w:rsidR="00435692">
              <w:rPr>
                <w:rFonts w:eastAsiaTheme="minorEastAsia"/>
                <w:noProof/>
                <w:lang w:eastAsia="fr-FR"/>
              </w:rPr>
              <w:tab/>
            </w:r>
            <w:r w:rsidR="00435692" w:rsidRPr="00046E53">
              <w:rPr>
                <w:rStyle w:val="Hyperlink"/>
                <w:noProof/>
              </w:rPr>
              <w:t>Description de l’écran &lt;Création manuelle d’une OST d’assemblée &gt;</w:t>
            </w:r>
            <w:r w:rsidR="00435692">
              <w:rPr>
                <w:noProof/>
                <w:webHidden/>
              </w:rPr>
              <w:tab/>
            </w:r>
            <w:r>
              <w:rPr>
                <w:noProof/>
                <w:webHidden/>
              </w:rPr>
              <w:fldChar w:fldCharType="begin"/>
            </w:r>
            <w:r w:rsidR="00435692">
              <w:rPr>
                <w:noProof/>
                <w:webHidden/>
              </w:rPr>
              <w:instrText xml:space="preserve"> PAGEREF _Toc409450821 \h </w:instrText>
            </w:r>
            <w:r>
              <w:rPr>
                <w:noProof/>
                <w:webHidden/>
              </w:rPr>
            </w:r>
            <w:r>
              <w:rPr>
                <w:noProof/>
                <w:webHidden/>
              </w:rPr>
              <w:fldChar w:fldCharType="separate"/>
            </w:r>
            <w:r w:rsidR="00435692">
              <w:rPr>
                <w:noProof/>
                <w:webHidden/>
              </w:rPr>
              <w:t>86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2" w:history="1">
            <w:r w:rsidR="00435692" w:rsidRPr="00046E53">
              <w:rPr>
                <w:rStyle w:val="Hyperlink"/>
                <w:noProof/>
              </w:rPr>
              <w:t>7.4.1</w:t>
            </w:r>
            <w:r w:rsidR="00435692">
              <w:rPr>
                <w:rFonts w:eastAsiaTheme="minorEastAsia"/>
                <w:noProof/>
                <w:lang w:eastAsia="fr-FR"/>
              </w:rPr>
              <w:tab/>
            </w:r>
            <w:r w:rsidR="00435692" w:rsidRPr="00046E53">
              <w:rPr>
                <w:rStyle w:val="Hyperlink"/>
                <w:noProof/>
              </w:rPr>
              <w:t>Maquette de l’écran &lt;Création manuelle d’une annonce d’assemblée ordinaire</w:t>
            </w:r>
            <w:r w:rsidR="00435692">
              <w:rPr>
                <w:noProof/>
                <w:webHidden/>
              </w:rPr>
              <w:tab/>
            </w:r>
            <w:r>
              <w:rPr>
                <w:noProof/>
                <w:webHidden/>
              </w:rPr>
              <w:fldChar w:fldCharType="begin"/>
            </w:r>
            <w:r w:rsidR="00435692">
              <w:rPr>
                <w:noProof/>
                <w:webHidden/>
              </w:rPr>
              <w:instrText xml:space="preserve"> PAGEREF _Toc409450822 \h </w:instrText>
            </w:r>
            <w:r>
              <w:rPr>
                <w:noProof/>
                <w:webHidden/>
              </w:rPr>
            </w:r>
            <w:r>
              <w:rPr>
                <w:noProof/>
                <w:webHidden/>
              </w:rPr>
              <w:fldChar w:fldCharType="separate"/>
            </w:r>
            <w:r w:rsidR="00435692">
              <w:rPr>
                <w:noProof/>
                <w:webHidden/>
              </w:rPr>
              <w:t>86</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3" w:history="1">
            <w:r w:rsidR="00435692" w:rsidRPr="00046E53">
              <w:rPr>
                <w:rStyle w:val="Hyperlink"/>
                <w:noProof/>
              </w:rPr>
              <w:t>7.4.2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_Toc409450823 \h </w:instrText>
            </w:r>
            <w:r>
              <w:rPr>
                <w:noProof/>
                <w:webHidden/>
              </w:rPr>
            </w:r>
            <w:r>
              <w:rPr>
                <w:noProof/>
                <w:webHidden/>
              </w:rPr>
              <w:fldChar w:fldCharType="separate"/>
            </w:r>
            <w:r w:rsidR="00435692">
              <w:rPr>
                <w:noProof/>
                <w:webHidden/>
              </w:rPr>
              <w:t>87</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4" w:history="1">
            <w:r w:rsidR="00435692" w:rsidRPr="00046E53">
              <w:rPr>
                <w:rStyle w:val="Hyperlink"/>
                <w:noProof/>
              </w:rPr>
              <w:t>7.4.3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_Toc409450824 \h </w:instrText>
            </w:r>
            <w:r>
              <w:rPr>
                <w:noProof/>
                <w:webHidden/>
              </w:rPr>
            </w:r>
            <w:r>
              <w:rPr>
                <w:noProof/>
                <w:webHidden/>
              </w:rPr>
              <w:fldChar w:fldCharType="separate"/>
            </w:r>
            <w:r w:rsidR="00435692">
              <w:rPr>
                <w:noProof/>
                <w:webHidden/>
              </w:rPr>
              <w:t>88</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25" w:history="1">
            <w:r w:rsidR="00435692" w:rsidRPr="00046E53">
              <w:rPr>
                <w:rStyle w:val="Hyperlink"/>
                <w:noProof/>
              </w:rPr>
              <w:t>7.5</w:t>
            </w:r>
            <w:r w:rsidR="00435692">
              <w:rPr>
                <w:rFonts w:eastAsiaTheme="minorEastAsia"/>
                <w:noProof/>
                <w:lang w:eastAsia="fr-FR"/>
              </w:rPr>
              <w:tab/>
            </w:r>
            <w:r w:rsidR="00435692" w:rsidRPr="00046E53">
              <w:rPr>
                <w:rStyle w:val="Hyperlink"/>
                <w:noProof/>
              </w:rPr>
              <w:t>Description de l’écran &lt;Création manuelle d’une OST de notification &gt;</w:t>
            </w:r>
            <w:r w:rsidR="00435692">
              <w:rPr>
                <w:noProof/>
                <w:webHidden/>
              </w:rPr>
              <w:tab/>
            </w:r>
            <w:r>
              <w:rPr>
                <w:noProof/>
                <w:webHidden/>
              </w:rPr>
              <w:fldChar w:fldCharType="begin"/>
            </w:r>
            <w:r w:rsidR="00435692">
              <w:rPr>
                <w:noProof/>
                <w:webHidden/>
              </w:rPr>
              <w:instrText xml:space="preserve"> PAGEREF _Toc409450825 \h </w:instrText>
            </w:r>
            <w:r>
              <w:rPr>
                <w:noProof/>
                <w:webHidden/>
              </w:rPr>
            </w:r>
            <w:r>
              <w:rPr>
                <w:noProof/>
                <w:webHidden/>
              </w:rPr>
              <w:fldChar w:fldCharType="separate"/>
            </w:r>
            <w:r w:rsidR="00435692">
              <w:rPr>
                <w:noProof/>
                <w:webHidden/>
              </w:rPr>
              <w:t>88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6" w:history="1">
            <w:r w:rsidR="00435692" w:rsidRPr="00046E53">
              <w:rPr>
                <w:rStyle w:val="Hyperlink"/>
                <w:noProof/>
              </w:rPr>
              <w:t>7.5.1</w:t>
            </w:r>
            <w:r w:rsidR="00435692">
              <w:rPr>
                <w:rFonts w:eastAsiaTheme="minorEastAsia"/>
                <w:noProof/>
                <w:lang w:eastAsia="fr-FR"/>
              </w:rPr>
              <w:tab/>
            </w:r>
            <w:r w:rsidR="00435692" w:rsidRPr="00046E53">
              <w:rPr>
                <w:rStyle w:val="Hyperlink"/>
                <w:noProof/>
              </w:rPr>
              <w:t>Maquette de l’écran &lt;Création manuelle d’une annonce d’activation&gt;</w:t>
            </w:r>
            <w:r w:rsidR="00435692">
              <w:rPr>
                <w:noProof/>
                <w:webHidden/>
              </w:rPr>
              <w:tab/>
            </w:r>
            <w:r>
              <w:rPr>
                <w:noProof/>
                <w:webHidden/>
              </w:rPr>
              <w:fldChar w:fldCharType="begin"/>
            </w:r>
            <w:r w:rsidR="00435692">
              <w:rPr>
                <w:noProof/>
                <w:webHidden/>
              </w:rPr>
              <w:instrText xml:space="preserve"> PAGEREF _Toc409450826 \h </w:instrText>
            </w:r>
            <w:r>
              <w:rPr>
                <w:noProof/>
                <w:webHidden/>
              </w:rPr>
            </w:r>
            <w:r>
              <w:rPr>
                <w:noProof/>
                <w:webHidden/>
              </w:rPr>
              <w:fldChar w:fldCharType="separate"/>
            </w:r>
            <w:r w:rsidR="00435692">
              <w:rPr>
                <w:noProof/>
                <w:webHidden/>
              </w:rPr>
              <w:t>88</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7" w:history="1">
            <w:r w:rsidR="00435692" w:rsidRPr="00046E53">
              <w:rPr>
                <w:rStyle w:val="Hyperlink"/>
                <w:noProof/>
              </w:rPr>
              <w:t>7.5.2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_Toc409450827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28" w:history="1">
            <w:r w:rsidR="00435692" w:rsidRPr="00046E53">
              <w:rPr>
                <w:rStyle w:val="Hyperlink"/>
                <w:noProof/>
              </w:rPr>
              <w:t>7.5.3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_Toc409450828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29" w:history="1">
            <w:r w:rsidR="00435692" w:rsidRPr="00046E53">
              <w:rPr>
                <w:rStyle w:val="Hyperlink"/>
                <w:noProof/>
              </w:rPr>
              <w:t>7.6</w:t>
            </w:r>
            <w:r w:rsidR="00435692">
              <w:rPr>
                <w:rFonts w:eastAsiaTheme="minorEastAsia"/>
                <w:noProof/>
                <w:lang w:eastAsia="fr-FR"/>
              </w:rPr>
              <w:tab/>
            </w:r>
            <w:r w:rsidR="00435692" w:rsidRPr="00046E53">
              <w:rPr>
                <w:rStyle w:val="Hyperlink"/>
                <w:noProof/>
              </w:rPr>
              <w:t>Description de l’écran &lt;Mise à jour du Dummy code &gt;</w:t>
            </w:r>
            <w:r w:rsidR="00435692">
              <w:rPr>
                <w:noProof/>
                <w:webHidden/>
              </w:rPr>
              <w:tab/>
            </w:r>
            <w:r>
              <w:rPr>
                <w:noProof/>
                <w:webHidden/>
              </w:rPr>
              <w:fldChar w:fldCharType="begin"/>
            </w:r>
            <w:r w:rsidR="00435692">
              <w:rPr>
                <w:noProof/>
                <w:webHidden/>
              </w:rPr>
              <w:instrText xml:space="preserve"> PAGEREF _Toc409450829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0" w:history="1">
            <w:r w:rsidR="00435692" w:rsidRPr="00046E53">
              <w:rPr>
                <w:rStyle w:val="Hyperlink"/>
                <w:noProof/>
              </w:rPr>
              <w:t>7.6.1</w:t>
            </w:r>
            <w:r w:rsidR="00435692">
              <w:rPr>
                <w:rFonts w:eastAsiaTheme="minorEastAsia"/>
                <w:noProof/>
                <w:lang w:eastAsia="fr-FR"/>
              </w:rPr>
              <w:tab/>
            </w:r>
            <w:r w:rsidR="00435692" w:rsidRPr="00046E53">
              <w:rPr>
                <w:rStyle w:val="Hyperlink"/>
                <w:noProof/>
              </w:rPr>
              <w:t>Maquette de l’écran &lt; Mise à jour du Dummy code &gt;</w:t>
            </w:r>
            <w:r w:rsidR="00435692">
              <w:rPr>
                <w:noProof/>
                <w:webHidden/>
              </w:rPr>
              <w:tab/>
            </w:r>
            <w:r>
              <w:rPr>
                <w:noProof/>
                <w:webHidden/>
              </w:rPr>
              <w:fldChar w:fldCharType="begin"/>
            </w:r>
            <w:r w:rsidR="00435692">
              <w:rPr>
                <w:noProof/>
                <w:webHidden/>
              </w:rPr>
              <w:instrText xml:space="preserve"> PAGEREF _Toc409450830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1" w:history="1">
            <w:r w:rsidR="00435692" w:rsidRPr="00046E53">
              <w:rPr>
                <w:rStyle w:val="Hyperlink"/>
                <w:noProof/>
              </w:rPr>
              <w:t>7.6.2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_Toc409450831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2" w:history="1">
            <w:r w:rsidR="00435692" w:rsidRPr="00046E53">
              <w:rPr>
                <w:rStyle w:val="Hyperlink"/>
                <w:noProof/>
              </w:rPr>
              <w:t>7.6.3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_Toc409450832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33" w:history="1">
            <w:r w:rsidR="00435692" w:rsidRPr="00046E53">
              <w:rPr>
                <w:rStyle w:val="Hyperlink"/>
                <w:noProof/>
              </w:rPr>
              <w:t>7.7</w:t>
            </w:r>
            <w:r w:rsidR="00435692">
              <w:rPr>
                <w:rFonts w:eastAsiaTheme="minorEastAsia"/>
                <w:noProof/>
                <w:lang w:eastAsia="fr-FR"/>
              </w:rPr>
              <w:tab/>
            </w:r>
            <w:r w:rsidR="00435692" w:rsidRPr="00046E53">
              <w:rPr>
                <w:rStyle w:val="Hyperlink"/>
                <w:noProof/>
              </w:rPr>
              <w:t>Description de l’écran &lt; Saisie manuelle d’une instruction par compte client &gt;</w:t>
            </w:r>
            <w:r w:rsidR="00435692">
              <w:rPr>
                <w:noProof/>
                <w:webHidden/>
              </w:rPr>
              <w:tab/>
            </w:r>
            <w:r>
              <w:rPr>
                <w:noProof/>
                <w:webHidden/>
              </w:rPr>
              <w:fldChar w:fldCharType="begin"/>
            </w:r>
            <w:r w:rsidR="00435692">
              <w:rPr>
                <w:noProof/>
                <w:webHidden/>
              </w:rPr>
              <w:instrText xml:space="preserve"> PAGEREF _Toc409450833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4" w:history="1">
            <w:r w:rsidR="00435692" w:rsidRPr="00046E53">
              <w:rPr>
                <w:rStyle w:val="Hyperlink"/>
                <w:noProof/>
              </w:rPr>
              <w:t>7.7.1</w:t>
            </w:r>
            <w:r w:rsidR="00435692">
              <w:rPr>
                <w:rFonts w:eastAsiaTheme="minorEastAsia"/>
                <w:noProof/>
                <w:lang w:eastAsia="fr-FR"/>
              </w:rPr>
              <w:tab/>
            </w:r>
            <w:r w:rsidR="00435692" w:rsidRPr="00046E53">
              <w:rPr>
                <w:rStyle w:val="Hyperlink"/>
                <w:noProof/>
              </w:rPr>
              <w:t>Maquette de l’écran &lt; Saisie manuelle d’une instruction par compte client&gt;</w:t>
            </w:r>
            <w:r w:rsidR="00435692">
              <w:rPr>
                <w:noProof/>
                <w:webHidden/>
              </w:rPr>
              <w:tab/>
            </w:r>
            <w:r>
              <w:rPr>
                <w:noProof/>
                <w:webHidden/>
              </w:rPr>
              <w:fldChar w:fldCharType="begin"/>
            </w:r>
            <w:r w:rsidR="00435692">
              <w:rPr>
                <w:noProof/>
                <w:webHidden/>
              </w:rPr>
              <w:instrText xml:space="preserve"> PAGEREF _Toc409450834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5" w:history="1">
            <w:r w:rsidR="00435692" w:rsidRPr="00046E53">
              <w:rPr>
                <w:rStyle w:val="Hyperlink"/>
                <w:noProof/>
              </w:rPr>
              <w:t>7.7.2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_Toc409450835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6" w:history="1">
            <w:r w:rsidR="00435692" w:rsidRPr="00046E53">
              <w:rPr>
                <w:rStyle w:val="Hyperlink"/>
                <w:noProof/>
              </w:rPr>
              <w:t>7.7.3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_Toc409450836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37" w:history="1">
            <w:r w:rsidR="00435692" w:rsidRPr="00046E53">
              <w:rPr>
                <w:rStyle w:val="Hyperlink"/>
                <w:noProof/>
              </w:rPr>
              <w:t>7.8</w:t>
            </w:r>
            <w:r w:rsidR="00435692">
              <w:rPr>
                <w:rFonts w:eastAsiaTheme="minorEastAsia"/>
                <w:noProof/>
                <w:lang w:eastAsia="fr-FR"/>
              </w:rPr>
              <w:tab/>
            </w:r>
            <w:r w:rsidR="00435692" w:rsidRPr="00046E53">
              <w:rPr>
                <w:rStyle w:val="Hyperlink"/>
                <w:noProof/>
              </w:rPr>
              <w:t>Description de l’écran &lt; Saisie manuelle d’une instruction par masse&gt;</w:t>
            </w:r>
            <w:r w:rsidR="00435692">
              <w:rPr>
                <w:noProof/>
                <w:webHidden/>
              </w:rPr>
              <w:tab/>
            </w:r>
            <w:r>
              <w:rPr>
                <w:noProof/>
                <w:webHidden/>
              </w:rPr>
              <w:fldChar w:fldCharType="begin"/>
            </w:r>
            <w:r w:rsidR="00435692">
              <w:rPr>
                <w:noProof/>
                <w:webHidden/>
              </w:rPr>
              <w:instrText xml:space="preserve"> PAGEREF _Toc409450837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8" w:history="1">
            <w:r w:rsidR="00435692" w:rsidRPr="00046E53">
              <w:rPr>
                <w:rStyle w:val="Hyperlink"/>
                <w:noProof/>
              </w:rPr>
              <w:t>7.8.1</w:t>
            </w:r>
            <w:r w:rsidR="00435692">
              <w:rPr>
                <w:rFonts w:eastAsiaTheme="minorEastAsia"/>
                <w:noProof/>
                <w:lang w:eastAsia="fr-FR"/>
              </w:rPr>
              <w:tab/>
            </w:r>
            <w:r w:rsidR="00435692" w:rsidRPr="00046E53">
              <w:rPr>
                <w:rStyle w:val="Hyperlink"/>
                <w:noProof/>
              </w:rPr>
              <w:t>Maquette de l’écran &lt; Saisie manuelle d’une instruction par  masse&gt;</w:t>
            </w:r>
            <w:r w:rsidR="00435692">
              <w:rPr>
                <w:noProof/>
                <w:webHidden/>
              </w:rPr>
              <w:tab/>
            </w:r>
            <w:r>
              <w:rPr>
                <w:noProof/>
                <w:webHidden/>
              </w:rPr>
              <w:fldChar w:fldCharType="begin"/>
            </w:r>
            <w:r w:rsidR="00435692">
              <w:rPr>
                <w:noProof/>
                <w:webHidden/>
              </w:rPr>
              <w:instrText xml:space="preserve"> PAGEREF _Toc409450838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39" w:history="1">
            <w:r w:rsidR="00435692" w:rsidRPr="00046E53">
              <w:rPr>
                <w:rStyle w:val="Hyperlink"/>
                <w:noProof/>
              </w:rPr>
              <w:t>7.8.2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_Toc409450839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0" w:history="1">
            <w:r w:rsidR="00435692" w:rsidRPr="00046E53">
              <w:rPr>
                <w:rStyle w:val="Hyperlink"/>
                <w:noProof/>
              </w:rPr>
              <w:t>7.8.3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_Toc409450840 \h </w:instrText>
            </w:r>
            <w:r>
              <w:rPr>
                <w:noProof/>
                <w:webHidden/>
              </w:rPr>
            </w:r>
            <w:r>
              <w:rPr>
                <w:noProof/>
                <w:webHidden/>
              </w:rPr>
              <w:fldChar w:fldCharType="separate"/>
            </w:r>
            <w:r w:rsidR="00435692">
              <w:rPr>
                <w:noProof/>
                <w:webHidden/>
              </w:rPr>
              <w:t>92</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41" w:history="1">
            <w:r w:rsidR="00435692" w:rsidRPr="00046E53">
              <w:rPr>
                <w:rStyle w:val="Hyperlink"/>
                <w:noProof/>
              </w:rPr>
              <w:t>7.9</w:t>
            </w:r>
            <w:r w:rsidR="00435692">
              <w:rPr>
                <w:rFonts w:eastAsiaTheme="minorEastAsia"/>
                <w:noProof/>
                <w:lang w:eastAsia="fr-FR"/>
              </w:rPr>
              <w:tab/>
            </w:r>
            <w:r w:rsidR="00435692" w:rsidRPr="00046E53">
              <w:rPr>
                <w:rStyle w:val="Hyperlink"/>
                <w:noProof/>
              </w:rPr>
              <w:t>Description de l’écran &lt; Saisie manuelle d’un paiement Marché&gt;</w:t>
            </w:r>
            <w:r w:rsidR="00435692">
              <w:rPr>
                <w:noProof/>
                <w:webHidden/>
              </w:rPr>
              <w:tab/>
            </w:r>
            <w:r>
              <w:rPr>
                <w:noProof/>
                <w:webHidden/>
              </w:rPr>
              <w:fldChar w:fldCharType="begin"/>
            </w:r>
            <w:r w:rsidR="00435692">
              <w:rPr>
                <w:noProof/>
                <w:webHidden/>
              </w:rPr>
              <w:instrText xml:space="preserve"> PAGEREF _Toc409450841 \h </w:instrText>
            </w:r>
            <w:r>
              <w:rPr>
                <w:noProof/>
                <w:webHidden/>
              </w:rPr>
            </w:r>
            <w:r>
              <w:rPr>
                <w:noProof/>
                <w:webHidden/>
              </w:rPr>
              <w:fldChar w:fldCharType="separate"/>
            </w:r>
            <w:r w:rsidR="00435692">
              <w:rPr>
                <w:noProof/>
                <w:webHidden/>
              </w:rPr>
              <w:t>92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2" w:history="1">
            <w:r w:rsidR="00435692" w:rsidRPr="00046E53">
              <w:rPr>
                <w:rStyle w:val="Hyperlink"/>
                <w:noProof/>
              </w:rPr>
              <w:t>7.9.1</w:t>
            </w:r>
            <w:r w:rsidR="00435692">
              <w:rPr>
                <w:rFonts w:eastAsiaTheme="minorEastAsia"/>
                <w:noProof/>
                <w:lang w:eastAsia="fr-FR"/>
              </w:rPr>
              <w:tab/>
            </w:r>
            <w:r w:rsidR="00435692" w:rsidRPr="00046E53">
              <w:rPr>
                <w:rStyle w:val="Hyperlink"/>
                <w:noProof/>
              </w:rPr>
              <w:t>Maquette de l’écran &lt; Saisie manuelle d’un paiement Marché&gt;</w:t>
            </w:r>
            <w:r w:rsidR="00435692">
              <w:rPr>
                <w:noProof/>
                <w:webHidden/>
              </w:rPr>
              <w:tab/>
            </w:r>
            <w:r>
              <w:rPr>
                <w:noProof/>
                <w:webHidden/>
              </w:rPr>
              <w:fldChar w:fldCharType="begin"/>
            </w:r>
            <w:r w:rsidR="00435692">
              <w:rPr>
                <w:noProof/>
                <w:webHidden/>
              </w:rPr>
              <w:instrText xml:space="preserve"> PAGEREF _Toc409450842 \h </w:instrText>
            </w:r>
            <w:r>
              <w:rPr>
                <w:noProof/>
                <w:webHidden/>
              </w:rPr>
            </w:r>
            <w:r>
              <w:rPr>
                <w:noProof/>
                <w:webHidden/>
              </w:rPr>
              <w:fldChar w:fldCharType="separate"/>
            </w:r>
            <w:r w:rsidR="00435692">
              <w:rPr>
                <w:noProof/>
                <w:webHidden/>
              </w:rPr>
              <w:t>92</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3" w:history="1">
            <w:r w:rsidR="00435692" w:rsidRPr="00046E53">
              <w:rPr>
                <w:rStyle w:val="Hyperlink"/>
                <w:noProof/>
              </w:rPr>
              <w:t>7.9.2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_Toc409450843 \h </w:instrText>
            </w:r>
            <w:r>
              <w:rPr>
                <w:noProof/>
                <w:webHidden/>
              </w:rPr>
            </w:r>
            <w:r>
              <w:rPr>
                <w:noProof/>
                <w:webHidden/>
              </w:rPr>
              <w:fldChar w:fldCharType="separate"/>
            </w:r>
            <w:r w:rsidR="00435692">
              <w:rPr>
                <w:noProof/>
                <w:webHidden/>
              </w:rPr>
              <w:t>93</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4" w:history="1">
            <w:r w:rsidR="00435692" w:rsidRPr="00046E53">
              <w:rPr>
                <w:rStyle w:val="Hyperlink"/>
                <w:noProof/>
              </w:rPr>
              <w:t>7.9.3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_Toc409450844 \h </w:instrText>
            </w:r>
            <w:r>
              <w:rPr>
                <w:noProof/>
                <w:webHidden/>
              </w:rPr>
            </w:r>
            <w:r>
              <w:rPr>
                <w:noProof/>
                <w:webHidden/>
              </w:rPr>
              <w:fldChar w:fldCharType="separate"/>
            </w:r>
            <w:r w:rsidR="00435692">
              <w:rPr>
                <w:noProof/>
                <w:webHidden/>
              </w:rPr>
              <w:t>94</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45" w:history="1">
            <w:r w:rsidR="00435692" w:rsidRPr="00046E53">
              <w:rPr>
                <w:rStyle w:val="Hyperlink"/>
                <w:noProof/>
              </w:rPr>
              <w:t>7.10</w:t>
            </w:r>
            <w:r w:rsidR="00435692">
              <w:rPr>
                <w:rFonts w:eastAsiaTheme="minorEastAsia"/>
                <w:noProof/>
                <w:lang w:eastAsia="fr-FR"/>
              </w:rPr>
              <w:tab/>
            </w:r>
            <w:r w:rsidR="00435692" w:rsidRPr="00046E53">
              <w:rPr>
                <w:rStyle w:val="Hyperlink"/>
                <w:noProof/>
              </w:rPr>
              <w:t>Description de l’écran &lt; Accepter / Rejeter un Brouillon&gt;</w:t>
            </w:r>
            <w:r w:rsidR="00435692">
              <w:rPr>
                <w:noProof/>
                <w:webHidden/>
              </w:rPr>
              <w:tab/>
            </w:r>
            <w:r>
              <w:rPr>
                <w:noProof/>
                <w:webHidden/>
              </w:rPr>
              <w:fldChar w:fldCharType="begin"/>
            </w:r>
            <w:r w:rsidR="00435692">
              <w:rPr>
                <w:noProof/>
                <w:webHidden/>
              </w:rPr>
              <w:instrText xml:space="preserve"> PAGEREF _Toc409450845 \h </w:instrText>
            </w:r>
            <w:r>
              <w:rPr>
                <w:noProof/>
                <w:webHidden/>
              </w:rPr>
            </w:r>
            <w:r>
              <w:rPr>
                <w:noProof/>
                <w:webHidden/>
              </w:rPr>
              <w:fldChar w:fldCharType="separate"/>
            </w:r>
            <w:r w:rsidR="00435692">
              <w:rPr>
                <w:noProof/>
                <w:webHidden/>
              </w:rPr>
              <w:t>95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6" w:history="1">
            <w:r w:rsidR="00435692" w:rsidRPr="00046E53">
              <w:rPr>
                <w:rStyle w:val="Hyperlink"/>
                <w:noProof/>
              </w:rPr>
              <w:t>7.10.1</w:t>
            </w:r>
            <w:r w:rsidR="00435692">
              <w:rPr>
                <w:rFonts w:eastAsiaTheme="minorEastAsia"/>
                <w:noProof/>
                <w:lang w:eastAsia="fr-FR"/>
              </w:rPr>
              <w:tab/>
            </w:r>
            <w:r w:rsidR="00435692" w:rsidRPr="00046E53">
              <w:rPr>
                <w:rStyle w:val="Hyperlink"/>
                <w:noProof/>
              </w:rPr>
              <w:t>Maquette de l’écran &lt; Accepter / Rejeter un Brouillon &gt;</w:t>
            </w:r>
            <w:r w:rsidR="00435692">
              <w:rPr>
                <w:noProof/>
                <w:webHidden/>
              </w:rPr>
              <w:tab/>
            </w:r>
            <w:r>
              <w:rPr>
                <w:noProof/>
                <w:webHidden/>
              </w:rPr>
              <w:fldChar w:fldCharType="begin"/>
            </w:r>
            <w:r w:rsidR="00435692">
              <w:rPr>
                <w:noProof/>
                <w:webHidden/>
              </w:rPr>
              <w:instrText xml:space="preserve"> PAGEREF _Toc409450846 \h </w:instrText>
            </w:r>
            <w:r>
              <w:rPr>
                <w:noProof/>
                <w:webHidden/>
              </w:rPr>
            </w:r>
            <w:r>
              <w:rPr>
                <w:noProof/>
                <w:webHidden/>
              </w:rPr>
              <w:fldChar w:fldCharType="separate"/>
            </w:r>
            <w:r w:rsidR="00435692">
              <w:rPr>
                <w:noProof/>
                <w:webHidden/>
              </w:rPr>
              <w:t>95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7" w:history="1">
            <w:r w:rsidR="00435692" w:rsidRPr="00046E53">
              <w:rPr>
                <w:rStyle w:val="Hyperlink"/>
                <w:noProof/>
              </w:rPr>
              <w:t>7.10.2</w:t>
            </w:r>
            <w:r w:rsidR="00435692">
              <w:rPr>
                <w:rFonts w:eastAsiaTheme="minorEastAsia"/>
                <w:noProof/>
                <w:lang w:eastAsia="fr-FR"/>
              </w:rPr>
              <w:tab/>
            </w:r>
            <w:r w:rsidR="00435692" w:rsidRPr="00046E53">
              <w:rPr>
                <w:rStyle w:val="Hyperlink"/>
                <w:noProof/>
              </w:rPr>
              <w:t>Typologie des données manipulées</w:t>
            </w:r>
            <w:r w:rsidR="00435692">
              <w:rPr>
                <w:noProof/>
                <w:webHidden/>
              </w:rPr>
              <w:tab/>
            </w:r>
            <w:r>
              <w:rPr>
                <w:noProof/>
                <w:webHidden/>
              </w:rPr>
              <w:fldChar w:fldCharType="begin"/>
            </w:r>
            <w:r w:rsidR="00435692">
              <w:rPr>
                <w:noProof/>
                <w:webHidden/>
              </w:rPr>
              <w:instrText xml:space="preserve"> PAGEREF _Toc409450847 \h </w:instrText>
            </w:r>
            <w:r>
              <w:rPr>
                <w:noProof/>
                <w:webHidden/>
              </w:rPr>
            </w:r>
            <w:r>
              <w:rPr>
                <w:noProof/>
                <w:webHidden/>
              </w:rPr>
              <w:fldChar w:fldCharType="separate"/>
            </w:r>
            <w:r w:rsidR="00435692">
              <w:rPr>
                <w:noProof/>
                <w:webHidden/>
              </w:rPr>
              <w:t>95</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48" w:history="1">
            <w:r w:rsidR="00435692" w:rsidRPr="00046E53">
              <w:rPr>
                <w:rStyle w:val="Hyperlink"/>
                <w:noProof/>
              </w:rPr>
              <w:t>7.10.3</w:t>
            </w:r>
            <w:r w:rsidR="00435692">
              <w:rPr>
                <w:rFonts w:eastAsiaTheme="minorEastAsia"/>
                <w:noProof/>
                <w:lang w:eastAsia="fr-FR"/>
              </w:rPr>
              <w:tab/>
            </w:r>
            <w:r w:rsidR="00435692" w:rsidRPr="00046E53">
              <w:rPr>
                <w:rStyle w:val="Hyperlink"/>
                <w:noProof/>
              </w:rPr>
              <w:t>Comportement de l’écran</w:t>
            </w:r>
            <w:r w:rsidR="00435692">
              <w:rPr>
                <w:noProof/>
                <w:webHidden/>
              </w:rPr>
              <w:tab/>
            </w:r>
            <w:r>
              <w:rPr>
                <w:noProof/>
                <w:webHidden/>
              </w:rPr>
              <w:fldChar w:fldCharType="begin"/>
            </w:r>
            <w:r w:rsidR="00435692">
              <w:rPr>
                <w:noProof/>
                <w:webHidden/>
              </w:rPr>
              <w:instrText xml:space="preserve"> PAGEREF _Toc409450848 \h </w:instrText>
            </w:r>
            <w:r>
              <w:rPr>
                <w:noProof/>
                <w:webHidden/>
              </w:rPr>
            </w:r>
            <w:r>
              <w:rPr>
                <w:noProof/>
                <w:webHidden/>
              </w:rPr>
              <w:fldChar w:fldCharType="separate"/>
            </w:r>
            <w:r w:rsidR="00435692">
              <w:rPr>
                <w:noProof/>
                <w:webHidden/>
              </w:rPr>
              <w:t>96</w:t>
            </w:r>
            <w:r>
              <w:rPr>
                <w:noProof/>
                <w:webHidden/>
              </w:rPr>
              <w:fldChar w:fldCharType="end"/>
            </w:r>
          </w:hyperlink>
        </w:p>
        <w:p w:rsidR="00435692" w:rsidRDefault="00CD46B1">
          <w:pPr>
            <w:pStyle w:val="TOC1"/>
            <w:rPr>
              <w:rFonts w:eastAsiaTheme="minorEastAsia"/>
              <w:noProof/>
              <w:lang w:eastAsia="fr-FR"/>
            </w:rPr>
          </w:pPr>
          <w:hyperlink w:anchor="_Toc409450849" w:history="1">
            <w:r w:rsidR="00435692" w:rsidRPr="00046E53">
              <w:rPr>
                <w:rStyle w:val="Hyperlink"/>
                <w:noProof/>
              </w:rPr>
              <w:t>8</w:t>
            </w:r>
            <w:r w:rsidR="00435692">
              <w:rPr>
                <w:rFonts w:eastAsiaTheme="minorEastAsia"/>
                <w:noProof/>
                <w:lang w:eastAsia="fr-FR"/>
              </w:rPr>
              <w:tab/>
            </w:r>
            <w:r w:rsidR="00435692" w:rsidRPr="00046E53">
              <w:rPr>
                <w:rStyle w:val="Hyperlink"/>
                <w:noProof/>
              </w:rPr>
              <w:t>Parametrage</w:t>
            </w:r>
            <w:r w:rsidR="00435692">
              <w:rPr>
                <w:noProof/>
                <w:webHidden/>
              </w:rPr>
              <w:tab/>
            </w:r>
            <w:r>
              <w:rPr>
                <w:noProof/>
                <w:webHidden/>
              </w:rPr>
              <w:fldChar w:fldCharType="begin"/>
            </w:r>
            <w:r w:rsidR="00435692">
              <w:rPr>
                <w:noProof/>
                <w:webHidden/>
              </w:rPr>
              <w:instrText xml:space="preserve"> PAGEREF _Toc409450849 \h </w:instrText>
            </w:r>
            <w:r>
              <w:rPr>
                <w:noProof/>
                <w:webHidden/>
              </w:rPr>
            </w:r>
            <w:r>
              <w:rPr>
                <w:noProof/>
                <w:webHidden/>
              </w:rPr>
              <w:fldChar w:fldCharType="separate"/>
            </w:r>
            <w:r w:rsidR="00435692">
              <w:rPr>
                <w:noProof/>
                <w:webHidden/>
              </w:rPr>
              <w:t>97</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50" w:history="1">
            <w:r w:rsidR="00435692" w:rsidRPr="00046E53">
              <w:rPr>
                <w:rStyle w:val="Hyperlink"/>
                <w:noProof/>
              </w:rPr>
              <w:t>8.1</w:t>
            </w:r>
            <w:r w:rsidR="00435692">
              <w:rPr>
                <w:rFonts w:eastAsiaTheme="minorEastAsia"/>
                <w:noProof/>
                <w:lang w:eastAsia="fr-FR"/>
              </w:rPr>
              <w:tab/>
            </w:r>
            <w:r w:rsidR="00435692" w:rsidRPr="00046E53">
              <w:rPr>
                <w:rStyle w:val="Hyperlink"/>
                <w:noProof/>
              </w:rPr>
              <w:t>Tableau de Bord</w:t>
            </w:r>
            <w:r w:rsidR="00435692">
              <w:rPr>
                <w:noProof/>
                <w:webHidden/>
              </w:rPr>
              <w:tab/>
            </w:r>
            <w:r>
              <w:rPr>
                <w:noProof/>
                <w:webHidden/>
              </w:rPr>
              <w:fldChar w:fldCharType="begin"/>
            </w:r>
            <w:r w:rsidR="00435692">
              <w:rPr>
                <w:noProof/>
                <w:webHidden/>
              </w:rPr>
              <w:instrText xml:space="preserve"> PAGEREF _Toc409450850 \h </w:instrText>
            </w:r>
            <w:r>
              <w:rPr>
                <w:noProof/>
                <w:webHidden/>
              </w:rPr>
            </w:r>
            <w:r>
              <w:rPr>
                <w:noProof/>
                <w:webHidden/>
              </w:rPr>
              <w:fldChar w:fldCharType="separate"/>
            </w:r>
            <w:r w:rsidR="00435692">
              <w:rPr>
                <w:noProof/>
                <w:webHidden/>
              </w:rPr>
              <w:t>97</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51" w:history="1">
            <w:r w:rsidR="00435692" w:rsidRPr="00046E53">
              <w:rPr>
                <w:rStyle w:val="Hyperlink"/>
                <w:noProof/>
              </w:rPr>
              <w:t>8.2</w:t>
            </w:r>
            <w:r w:rsidR="00435692">
              <w:rPr>
                <w:rFonts w:eastAsiaTheme="minorEastAsia"/>
                <w:noProof/>
                <w:lang w:eastAsia="fr-FR"/>
              </w:rPr>
              <w:tab/>
            </w:r>
            <w:r w:rsidR="00435692" w:rsidRPr="00046E53">
              <w:rPr>
                <w:rStyle w:val="Hyperlink"/>
                <w:noProof/>
              </w:rPr>
              <w:t>Profils</w:t>
            </w:r>
            <w:r w:rsidR="00435692">
              <w:rPr>
                <w:noProof/>
                <w:webHidden/>
              </w:rPr>
              <w:tab/>
            </w:r>
            <w:r>
              <w:rPr>
                <w:noProof/>
                <w:webHidden/>
              </w:rPr>
              <w:fldChar w:fldCharType="begin"/>
            </w:r>
            <w:r w:rsidR="00435692">
              <w:rPr>
                <w:noProof/>
                <w:webHidden/>
              </w:rPr>
              <w:instrText xml:space="preserve"> PAGEREF _Toc409450851 \h </w:instrText>
            </w:r>
            <w:r>
              <w:rPr>
                <w:noProof/>
                <w:webHidden/>
              </w:rPr>
            </w:r>
            <w:r>
              <w:rPr>
                <w:noProof/>
                <w:webHidden/>
              </w:rPr>
              <w:fldChar w:fldCharType="separate"/>
            </w:r>
            <w:r w:rsidR="00435692">
              <w:rPr>
                <w:noProof/>
                <w:webHidden/>
              </w:rPr>
              <w:t>98</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52" w:history="1">
            <w:r w:rsidR="00435692" w:rsidRPr="00046E53">
              <w:rPr>
                <w:rStyle w:val="Hyperlink"/>
                <w:noProof/>
              </w:rPr>
              <w:t>8.3</w:t>
            </w:r>
            <w:r w:rsidR="00435692">
              <w:rPr>
                <w:rFonts w:eastAsiaTheme="minorEastAsia"/>
                <w:noProof/>
                <w:lang w:eastAsia="fr-FR"/>
              </w:rPr>
              <w:tab/>
            </w:r>
            <w:r w:rsidR="00435692" w:rsidRPr="00046E53">
              <w:rPr>
                <w:rStyle w:val="Hyperlink"/>
                <w:noProof/>
              </w:rPr>
              <w:t>Taxes et fiscalité:</w:t>
            </w:r>
            <w:r w:rsidR="00435692">
              <w:rPr>
                <w:noProof/>
                <w:webHidden/>
              </w:rPr>
              <w:tab/>
            </w:r>
            <w:r>
              <w:rPr>
                <w:noProof/>
                <w:webHidden/>
              </w:rPr>
              <w:fldChar w:fldCharType="begin"/>
            </w:r>
            <w:r w:rsidR="00435692">
              <w:rPr>
                <w:noProof/>
                <w:webHidden/>
              </w:rPr>
              <w:instrText xml:space="preserve"> PAGEREF _Toc409450852 \h </w:instrText>
            </w:r>
            <w:r>
              <w:rPr>
                <w:noProof/>
                <w:webHidden/>
              </w:rPr>
            </w:r>
            <w:r>
              <w:rPr>
                <w:noProof/>
                <w:webHidden/>
              </w:rPr>
              <w:fldChar w:fldCharType="separate"/>
            </w:r>
            <w:r w:rsidR="00435692">
              <w:rPr>
                <w:noProof/>
                <w:webHidden/>
              </w:rPr>
              <w:t>98</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53" w:history="1">
            <w:r w:rsidR="00435692" w:rsidRPr="00046E53">
              <w:rPr>
                <w:rStyle w:val="Hyperlink"/>
                <w:noProof/>
              </w:rPr>
              <w:t>8.4</w:t>
            </w:r>
            <w:r w:rsidR="00435692">
              <w:rPr>
                <w:rFonts w:eastAsiaTheme="minorEastAsia"/>
                <w:noProof/>
                <w:lang w:eastAsia="fr-FR"/>
              </w:rPr>
              <w:tab/>
            </w:r>
            <w:r w:rsidR="00435692" w:rsidRPr="00046E53">
              <w:rPr>
                <w:rStyle w:val="Hyperlink"/>
                <w:noProof/>
              </w:rPr>
              <w:t>Frais</w:t>
            </w:r>
            <w:r w:rsidR="00435692">
              <w:rPr>
                <w:noProof/>
                <w:webHidden/>
              </w:rPr>
              <w:tab/>
            </w:r>
            <w:r>
              <w:rPr>
                <w:noProof/>
                <w:webHidden/>
              </w:rPr>
              <w:fldChar w:fldCharType="begin"/>
            </w:r>
            <w:r w:rsidR="00435692">
              <w:rPr>
                <w:noProof/>
                <w:webHidden/>
              </w:rPr>
              <w:instrText xml:space="preserve"> PAGEREF _Toc409450853 \h </w:instrText>
            </w:r>
            <w:r>
              <w:rPr>
                <w:noProof/>
                <w:webHidden/>
              </w:rPr>
            </w:r>
            <w:r>
              <w:rPr>
                <w:noProof/>
                <w:webHidden/>
              </w:rPr>
              <w:fldChar w:fldCharType="separate"/>
            </w:r>
            <w:r w:rsidR="00435692">
              <w:rPr>
                <w:noProof/>
                <w:webHidden/>
              </w:rPr>
              <w:t>98</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54" w:history="1">
            <w:r w:rsidR="00435692" w:rsidRPr="00046E53">
              <w:rPr>
                <w:rStyle w:val="Hyperlink"/>
                <w:noProof/>
              </w:rPr>
              <w:t>8.5</w:t>
            </w:r>
            <w:r w:rsidR="00435692">
              <w:rPr>
                <w:rFonts w:eastAsiaTheme="minorEastAsia"/>
                <w:noProof/>
                <w:lang w:eastAsia="fr-FR"/>
              </w:rPr>
              <w:tab/>
            </w:r>
            <w:r w:rsidR="00435692" w:rsidRPr="00046E53">
              <w:rPr>
                <w:rStyle w:val="Hyperlink"/>
                <w:noProof/>
              </w:rPr>
              <w:t>Comptabilité :</w:t>
            </w:r>
            <w:r w:rsidR="00435692">
              <w:rPr>
                <w:noProof/>
                <w:webHidden/>
              </w:rPr>
              <w:tab/>
            </w:r>
            <w:r>
              <w:rPr>
                <w:noProof/>
                <w:webHidden/>
              </w:rPr>
              <w:fldChar w:fldCharType="begin"/>
            </w:r>
            <w:r w:rsidR="00435692">
              <w:rPr>
                <w:noProof/>
                <w:webHidden/>
              </w:rPr>
              <w:instrText xml:space="preserve"> PAGEREF _Toc409450854 \h </w:instrText>
            </w:r>
            <w:r>
              <w:rPr>
                <w:noProof/>
                <w:webHidden/>
              </w:rPr>
            </w:r>
            <w:r>
              <w:rPr>
                <w:noProof/>
                <w:webHidden/>
              </w:rPr>
              <w:fldChar w:fldCharType="separate"/>
            </w:r>
            <w:r w:rsidR="00435692">
              <w:rPr>
                <w:noProof/>
                <w:webHidden/>
              </w:rPr>
              <w:t>99</w:t>
            </w:r>
            <w:r>
              <w:rPr>
                <w:noProof/>
                <w:webHidden/>
              </w:rPr>
              <w:fldChar w:fldCharType="end"/>
            </w:r>
          </w:hyperlink>
        </w:p>
        <w:p w:rsidR="00435692" w:rsidRDefault="00CD46B1">
          <w:pPr>
            <w:pStyle w:val="TOC1"/>
            <w:rPr>
              <w:rFonts w:eastAsiaTheme="minorEastAsia"/>
              <w:noProof/>
              <w:lang w:eastAsia="fr-FR"/>
            </w:rPr>
          </w:pPr>
          <w:hyperlink w:anchor="_Toc409450855" w:history="1">
            <w:r w:rsidR="00435692" w:rsidRPr="00046E53">
              <w:rPr>
                <w:rStyle w:val="Hyperlink"/>
                <w:i/>
                <w:noProof/>
              </w:rPr>
              <w:t>[Début Section Vermeg]</w:t>
            </w:r>
            <w:r w:rsidR="00435692">
              <w:rPr>
                <w:noProof/>
                <w:webHidden/>
              </w:rPr>
              <w:tab/>
            </w:r>
            <w:r>
              <w:rPr>
                <w:noProof/>
                <w:webHidden/>
              </w:rPr>
              <w:fldChar w:fldCharType="begin"/>
            </w:r>
            <w:r w:rsidR="00435692">
              <w:rPr>
                <w:noProof/>
                <w:webHidden/>
              </w:rPr>
              <w:instrText xml:space="preserve"> PAGEREF _Toc409450855 \h </w:instrText>
            </w:r>
            <w:r>
              <w:rPr>
                <w:noProof/>
                <w:webHidden/>
              </w:rPr>
            </w:r>
            <w:r>
              <w:rPr>
                <w:noProof/>
                <w:webHidden/>
              </w:rPr>
              <w:fldChar w:fldCharType="separate"/>
            </w:r>
            <w:r w:rsidR="00435692">
              <w:rPr>
                <w:noProof/>
                <w:webHidden/>
              </w:rPr>
              <w:t>99</w:t>
            </w:r>
            <w:r>
              <w:rPr>
                <w:noProof/>
                <w:webHidden/>
              </w:rPr>
              <w:fldChar w:fldCharType="end"/>
            </w:r>
          </w:hyperlink>
        </w:p>
        <w:p w:rsidR="00435692" w:rsidRDefault="00CD46B1">
          <w:pPr>
            <w:pStyle w:val="TOC1"/>
            <w:rPr>
              <w:rFonts w:eastAsiaTheme="minorEastAsia"/>
              <w:noProof/>
              <w:lang w:eastAsia="fr-FR"/>
            </w:rPr>
          </w:pPr>
          <w:hyperlink w:anchor="_Toc409450856" w:history="1">
            <w:r w:rsidR="00435692" w:rsidRPr="00046E53">
              <w:rPr>
                <w:rStyle w:val="Hyperlink"/>
                <w:noProof/>
              </w:rPr>
              <w:t>9</w:t>
            </w:r>
            <w:r w:rsidR="00435692">
              <w:rPr>
                <w:rFonts w:eastAsiaTheme="minorEastAsia"/>
                <w:noProof/>
                <w:lang w:eastAsia="fr-FR"/>
              </w:rPr>
              <w:tab/>
            </w:r>
            <w:r w:rsidR="00435692" w:rsidRPr="00046E53">
              <w:rPr>
                <w:rStyle w:val="Hyperlink"/>
                <w:noProof/>
              </w:rPr>
              <w:t>Batches</w:t>
            </w:r>
            <w:r w:rsidR="00435692">
              <w:rPr>
                <w:noProof/>
                <w:webHidden/>
              </w:rPr>
              <w:tab/>
            </w:r>
            <w:r>
              <w:rPr>
                <w:noProof/>
                <w:webHidden/>
              </w:rPr>
              <w:fldChar w:fldCharType="begin"/>
            </w:r>
            <w:r w:rsidR="00435692">
              <w:rPr>
                <w:noProof/>
                <w:webHidden/>
              </w:rPr>
              <w:instrText xml:space="preserve"> PAGEREF _Toc409450856 \h </w:instrText>
            </w:r>
            <w:r>
              <w:rPr>
                <w:noProof/>
                <w:webHidden/>
              </w:rPr>
            </w:r>
            <w:r>
              <w:rPr>
                <w:noProof/>
                <w:webHidden/>
              </w:rPr>
              <w:fldChar w:fldCharType="separate"/>
            </w:r>
            <w:r w:rsidR="00435692">
              <w:rPr>
                <w:noProof/>
                <w:webHidden/>
              </w:rPr>
              <w:t>99</w:t>
            </w:r>
            <w:r>
              <w:rPr>
                <w:noProof/>
                <w:webHidden/>
              </w:rPr>
              <w:fldChar w:fldCharType="end"/>
            </w:r>
          </w:hyperlink>
        </w:p>
        <w:p w:rsidR="00435692" w:rsidRDefault="00CD46B1">
          <w:pPr>
            <w:pStyle w:val="TOC1"/>
            <w:rPr>
              <w:rFonts w:eastAsiaTheme="minorEastAsia"/>
              <w:noProof/>
              <w:lang w:eastAsia="fr-FR"/>
            </w:rPr>
          </w:pPr>
          <w:hyperlink w:anchor="_Toc409450857" w:history="1">
            <w:r w:rsidR="00435692" w:rsidRPr="00046E53">
              <w:rPr>
                <w:rStyle w:val="Hyperlink"/>
                <w:noProof/>
              </w:rPr>
              <w:t>10</w:t>
            </w:r>
            <w:r w:rsidR="00435692">
              <w:rPr>
                <w:rFonts w:eastAsiaTheme="minorEastAsia"/>
                <w:noProof/>
                <w:lang w:eastAsia="fr-FR"/>
              </w:rPr>
              <w:tab/>
            </w:r>
            <w:r w:rsidR="00435692" w:rsidRPr="00046E53">
              <w:rPr>
                <w:rStyle w:val="Hyperlink"/>
                <w:noProof/>
              </w:rPr>
              <w:t>Contraintes</w:t>
            </w:r>
            <w:r w:rsidR="00435692">
              <w:rPr>
                <w:noProof/>
                <w:webHidden/>
              </w:rPr>
              <w:tab/>
            </w:r>
            <w:r>
              <w:rPr>
                <w:noProof/>
                <w:webHidden/>
              </w:rPr>
              <w:fldChar w:fldCharType="begin"/>
            </w:r>
            <w:r w:rsidR="00435692">
              <w:rPr>
                <w:noProof/>
                <w:webHidden/>
              </w:rPr>
              <w:instrText xml:space="preserve"> PAGEREF _Toc409450857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CD46B1">
          <w:pPr>
            <w:pStyle w:val="TOC1"/>
            <w:rPr>
              <w:rFonts w:eastAsiaTheme="minorEastAsia"/>
              <w:noProof/>
              <w:lang w:eastAsia="fr-FR"/>
            </w:rPr>
          </w:pPr>
          <w:hyperlink w:anchor="_Toc409450858" w:history="1">
            <w:r w:rsidR="00435692" w:rsidRPr="00046E53">
              <w:rPr>
                <w:rStyle w:val="Hyperlink"/>
                <w:noProof/>
              </w:rPr>
              <w:t>11</w:t>
            </w:r>
            <w:r w:rsidR="00435692">
              <w:rPr>
                <w:rFonts w:eastAsiaTheme="minorEastAsia"/>
                <w:noProof/>
                <w:lang w:eastAsia="fr-FR"/>
              </w:rPr>
              <w:tab/>
            </w:r>
            <w:r w:rsidR="00435692" w:rsidRPr="00046E53">
              <w:rPr>
                <w:rStyle w:val="Hyperlink"/>
                <w:noProof/>
              </w:rPr>
              <w:t>Annexes</w:t>
            </w:r>
            <w:r w:rsidR="00435692">
              <w:rPr>
                <w:noProof/>
                <w:webHidden/>
              </w:rPr>
              <w:tab/>
            </w:r>
            <w:r>
              <w:rPr>
                <w:noProof/>
                <w:webHidden/>
              </w:rPr>
              <w:fldChar w:fldCharType="begin"/>
            </w:r>
            <w:r w:rsidR="00435692">
              <w:rPr>
                <w:noProof/>
                <w:webHidden/>
              </w:rPr>
              <w:instrText xml:space="preserve"> PAGEREF _Toc409450858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59" w:history="1">
            <w:r w:rsidR="00435692" w:rsidRPr="00046E53">
              <w:rPr>
                <w:rStyle w:val="Hyperlink"/>
                <w:noProof/>
              </w:rPr>
              <w:t>11.1</w:t>
            </w:r>
            <w:r w:rsidR="00435692">
              <w:rPr>
                <w:rFonts w:eastAsiaTheme="minorEastAsia"/>
                <w:noProof/>
                <w:lang w:eastAsia="fr-FR"/>
              </w:rPr>
              <w:tab/>
            </w:r>
            <w:r w:rsidR="00435692" w:rsidRPr="00046E53">
              <w:rPr>
                <w:rStyle w:val="Hyperlink"/>
                <w:noProof/>
              </w:rPr>
              <w:t>Exemples de SWIFT par type d’ost</w:t>
            </w:r>
            <w:r w:rsidR="00435692">
              <w:rPr>
                <w:noProof/>
                <w:webHidden/>
              </w:rPr>
              <w:tab/>
            </w:r>
            <w:r>
              <w:rPr>
                <w:noProof/>
                <w:webHidden/>
              </w:rPr>
              <w:fldChar w:fldCharType="begin"/>
            </w:r>
            <w:r w:rsidR="00435692">
              <w:rPr>
                <w:noProof/>
                <w:webHidden/>
              </w:rPr>
              <w:instrText xml:space="preserve"> PAGEREF _Toc409450859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60" w:history="1">
            <w:r w:rsidR="00435692" w:rsidRPr="00046E53">
              <w:rPr>
                <w:rStyle w:val="Hyperlink"/>
                <w:noProof/>
              </w:rPr>
              <w:t>11.1.1</w:t>
            </w:r>
            <w:r w:rsidR="00435692">
              <w:rPr>
                <w:rFonts w:eastAsiaTheme="minorEastAsia"/>
                <w:noProof/>
                <w:lang w:eastAsia="fr-FR"/>
              </w:rPr>
              <w:tab/>
            </w:r>
            <w:r w:rsidR="00435692" w:rsidRPr="00046E53">
              <w:rPr>
                <w:rStyle w:val="Hyperlink"/>
                <w:noProof/>
              </w:rPr>
              <w:t>OST obligatoires</w:t>
            </w:r>
            <w:r w:rsidR="00435692">
              <w:rPr>
                <w:noProof/>
                <w:webHidden/>
              </w:rPr>
              <w:tab/>
            </w:r>
            <w:r>
              <w:rPr>
                <w:noProof/>
                <w:webHidden/>
              </w:rPr>
              <w:fldChar w:fldCharType="begin"/>
            </w:r>
            <w:r w:rsidR="00435692">
              <w:rPr>
                <w:noProof/>
                <w:webHidden/>
              </w:rPr>
              <w:instrText xml:space="preserve"> PAGEREF _Toc409450860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61" w:history="1">
            <w:r w:rsidR="00435692" w:rsidRPr="00046E53">
              <w:rPr>
                <w:rStyle w:val="Hyperlink"/>
                <w:noProof/>
              </w:rPr>
              <w:t>11.1.2</w:t>
            </w:r>
            <w:r w:rsidR="00435692">
              <w:rPr>
                <w:rFonts w:eastAsiaTheme="minorEastAsia"/>
                <w:noProof/>
                <w:lang w:eastAsia="fr-FR"/>
              </w:rPr>
              <w:tab/>
            </w:r>
            <w:r w:rsidR="00435692" w:rsidRPr="00046E53">
              <w:rPr>
                <w:rStyle w:val="Hyperlink"/>
                <w:noProof/>
              </w:rPr>
              <w:t>OST obligatoires avec choix</w:t>
            </w:r>
            <w:r w:rsidR="00435692">
              <w:rPr>
                <w:noProof/>
                <w:webHidden/>
              </w:rPr>
              <w:tab/>
            </w:r>
            <w:r>
              <w:rPr>
                <w:noProof/>
                <w:webHidden/>
              </w:rPr>
              <w:fldChar w:fldCharType="begin"/>
            </w:r>
            <w:r w:rsidR="00435692">
              <w:rPr>
                <w:noProof/>
                <w:webHidden/>
              </w:rPr>
              <w:instrText xml:space="preserve"> PAGEREF _Toc409450861 \h </w:instrText>
            </w:r>
            <w:r>
              <w:rPr>
                <w:noProof/>
                <w:webHidden/>
              </w:rPr>
            </w:r>
            <w:r>
              <w:rPr>
                <w:noProof/>
                <w:webHidden/>
              </w:rPr>
              <w:fldChar w:fldCharType="separate"/>
            </w:r>
            <w:r w:rsidR="00435692">
              <w:rPr>
                <w:noProof/>
                <w:webHidden/>
              </w:rPr>
              <w:t>101</w:t>
            </w:r>
            <w:r>
              <w:rPr>
                <w:noProof/>
                <w:webHidden/>
              </w:rPr>
              <w:fldChar w:fldCharType="end"/>
            </w:r>
          </w:hyperlink>
        </w:p>
        <w:p w:rsidR="00435692" w:rsidRDefault="00CD46B1">
          <w:pPr>
            <w:pStyle w:val="TOC3"/>
            <w:tabs>
              <w:tab w:val="left" w:pos="880"/>
            </w:tabs>
            <w:rPr>
              <w:rFonts w:eastAsiaTheme="minorEastAsia"/>
              <w:noProof/>
              <w:lang w:eastAsia="fr-FR"/>
            </w:rPr>
          </w:pPr>
          <w:hyperlink w:anchor="_Toc409450862" w:history="1">
            <w:r w:rsidR="00435692" w:rsidRPr="00046E53">
              <w:rPr>
                <w:rStyle w:val="Hyperlink"/>
                <w:noProof/>
              </w:rPr>
              <w:t>11.1.3</w:t>
            </w:r>
            <w:r w:rsidR="00435692">
              <w:rPr>
                <w:rFonts w:eastAsiaTheme="minorEastAsia"/>
                <w:noProof/>
                <w:lang w:eastAsia="fr-FR"/>
              </w:rPr>
              <w:tab/>
            </w:r>
            <w:r w:rsidR="00435692" w:rsidRPr="00046E53">
              <w:rPr>
                <w:rStyle w:val="Hyperlink"/>
                <w:noProof/>
              </w:rPr>
              <w:t>OST Volontaires</w:t>
            </w:r>
            <w:r w:rsidR="00435692">
              <w:rPr>
                <w:noProof/>
                <w:webHidden/>
              </w:rPr>
              <w:tab/>
            </w:r>
            <w:r>
              <w:rPr>
                <w:noProof/>
                <w:webHidden/>
              </w:rPr>
              <w:fldChar w:fldCharType="begin"/>
            </w:r>
            <w:r w:rsidR="00435692">
              <w:rPr>
                <w:noProof/>
                <w:webHidden/>
              </w:rPr>
              <w:instrText xml:space="preserve"> PAGEREF _Toc409450862 \h </w:instrText>
            </w:r>
            <w:r>
              <w:rPr>
                <w:noProof/>
                <w:webHidden/>
              </w:rPr>
            </w:r>
            <w:r>
              <w:rPr>
                <w:noProof/>
                <w:webHidden/>
              </w:rPr>
              <w:fldChar w:fldCharType="separate"/>
            </w:r>
            <w:r w:rsidR="00435692">
              <w:rPr>
                <w:noProof/>
                <w:webHidden/>
              </w:rPr>
              <w:t>102</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63" w:history="1">
            <w:r w:rsidR="00435692" w:rsidRPr="00046E53">
              <w:rPr>
                <w:rStyle w:val="Hyperlink"/>
                <w:noProof/>
              </w:rPr>
              <w:t>11.2</w:t>
            </w:r>
            <w:r w:rsidR="00435692">
              <w:rPr>
                <w:rFonts w:eastAsiaTheme="minorEastAsia"/>
                <w:noProof/>
                <w:lang w:eastAsia="fr-FR"/>
              </w:rPr>
              <w:tab/>
            </w:r>
            <w:r w:rsidR="00435692" w:rsidRPr="00046E53">
              <w:rPr>
                <w:rStyle w:val="Hyperlink"/>
                <w:noProof/>
              </w:rPr>
              <w:t>Exemple de SWIFT de Market claim</w:t>
            </w:r>
            <w:r w:rsidR="00435692">
              <w:rPr>
                <w:noProof/>
                <w:webHidden/>
              </w:rPr>
              <w:tab/>
            </w:r>
            <w:r>
              <w:rPr>
                <w:noProof/>
                <w:webHidden/>
              </w:rPr>
              <w:fldChar w:fldCharType="begin"/>
            </w:r>
            <w:r w:rsidR="00435692">
              <w:rPr>
                <w:noProof/>
                <w:webHidden/>
              </w:rPr>
              <w:instrText xml:space="preserve"> PAGEREF _Toc409450863 \h </w:instrText>
            </w:r>
            <w:r>
              <w:rPr>
                <w:noProof/>
                <w:webHidden/>
              </w:rPr>
            </w:r>
            <w:r>
              <w:rPr>
                <w:noProof/>
                <w:webHidden/>
              </w:rPr>
              <w:fldChar w:fldCharType="separate"/>
            </w:r>
            <w:r w:rsidR="00435692">
              <w:rPr>
                <w:noProof/>
                <w:webHidden/>
              </w:rPr>
              <w:t>102</w:t>
            </w:r>
            <w:r>
              <w:rPr>
                <w:noProof/>
                <w:webHidden/>
              </w:rPr>
              <w:fldChar w:fldCharType="end"/>
            </w:r>
          </w:hyperlink>
        </w:p>
        <w:p w:rsidR="00435692" w:rsidRDefault="00CD46B1">
          <w:pPr>
            <w:pStyle w:val="TOC2"/>
            <w:tabs>
              <w:tab w:val="left" w:pos="660"/>
            </w:tabs>
            <w:rPr>
              <w:rFonts w:eastAsiaTheme="minorEastAsia"/>
              <w:noProof/>
              <w:lang w:eastAsia="fr-FR"/>
            </w:rPr>
          </w:pPr>
          <w:hyperlink w:anchor="_Toc409450864" w:history="1">
            <w:r w:rsidR="00435692" w:rsidRPr="00046E53">
              <w:rPr>
                <w:rStyle w:val="Hyperlink"/>
                <w:noProof/>
              </w:rPr>
              <w:t>11.3</w:t>
            </w:r>
            <w:r w:rsidR="00435692">
              <w:rPr>
                <w:rFonts w:eastAsiaTheme="minorEastAsia"/>
                <w:noProof/>
                <w:lang w:eastAsia="fr-FR"/>
              </w:rPr>
              <w:tab/>
            </w:r>
            <w:r w:rsidR="00435692" w:rsidRPr="00046E53">
              <w:rPr>
                <w:rStyle w:val="Hyperlink"/>
                <w:noProof/>
              </w:rPr>
              <w:t>Matrice des commissions - marché étranger</w:t>
            </w:r>
            <w:r w:rsidR="00435692">
              <w:rPr>
                <w:noProof/>
                <w:webHidden/>
              </w:rPr>
              <w:tab/>
            </w:r>
            <w:r>
              <w:rPr>
                <w:noProof/>
                <w:webHidden/>
              </w:rPr>
              <w:fldChar w:fldCharType="begin"/>
            </w:r>
            <w:r w:rsidR="00435692">
              <w:rPr>
                <w:noProof/>
                <w:webHidden/>
              </w:rPr>
              <w:instrText xml:space="preserve"> PAGEREF _Toc409450864 \h </w:instrText>
            </w:r>
            <w:r>
              <w:rPr>
                <w:noProof/>
                <w:webHidden/>
              </w:rPr>
            </w:r>
            <w:r>
              <w:rPr>
                <w:noProof/>
                <w:webHidden/>
              </w:rPr>
              <w:fldChar w:fldCharType="separate"/>
            </w:r>
            <w:r w:rsidR="00435692">
              <w:rPr>
                <w:noProof/>
                <w:webHidden/>
              </w:rPr>
              <w:t>102</w:t>
            </w:r>
            <w:r>
              <w:rPr>
                <w:noProof/>
                <w:webHidden/>
              </w:rPr>
              <w:fldChar w:fldCharType="end"/>
            </w:r>
          </w:hyperlink>
        </w:p>
        <w:p w:rsidR="003C74BB" w:rsidRDefault="00CD46B1">
          <w:r>
            <w:fldChar w:fldCharType="end"/>
          </w:r>
        </w:p>
      </w:sdtContent>
    </w:sdt>
    <w:p w:rsidR="00BF2B49" w:rsidRDefault="00BF2B49">
      <w:pPr>
        <w:rPr>
          <w:rFonts w:asciiTheme="majorHAnsi" w:eastAsiaTheme="majorEastAsia" w:hAnsiTheme="majorHAnsi" w:cstheme="majorBidi"/>
          <w:b/>
          <w:bCs/>
          <w:color w:val="404040" w:themeColor="text1" w:themeTint="BF"/>
        </w:rPr>
      </w:pPr>
      <w:r>
        <w:rPr>
          <w:rFonts w:asciiTheme="majorHAnsi" w:eastAsiaTheme="majorEastAsia" w:hAnsiTheme="majorHAnsi" w:cstheme="majorBidi"/>
          <w:b/>
          <w:bCs/>
          <w:color w:val="404040" w:themeColor="text1" w:themeTint="BF"/>
        </w:rPr>
        <w:br w:type="page"/>
      </w:r>
    </w:p>
    <w:p w:rsidR="00937CB5" w:rsidRDefault="00937CB5" w:rsidP="00BA7060">
      <w:pPr>
        <w:pStyle w:val="Heading1"/>
      </w:pPr>
      <w:bookmarkStart w:id="10" w:name="_Toc318352118"/>
      <w:bookmarkStart w:id="11" w:name="_Toc319568784"/>
      <w:bookmarkStart w:id="12" w:name="_Toc409450709"/>
      <w:bookmarkEnd w:id="2"/>
      <w:r w:rsidRPr="004325ED">
        <w:lastRenderedPageBreak/>
        <w:t>Introduction</w:t>
      </w:r>
      <w:bookmarkStart w:id="13" w:name="_Toc132075950"/>
      <w:bookmarkStart w:id="14" w:name="_Toc318352119"/>
      <w:bookmarkEnd w:id="10"/>
      <w:bookmarkEnd w:id="11"/>
      <w:bookmarkEnd w:id="12"/>
    </w:p>
    <w:p w:rsidR="00937CB5" w:rsidRPr="004325ED" w:rsidRDefault="00937CB5" w:rsidP="00937CB5"/>
    <w:p w:rsidR="00937CB5" w:rsidRPr="004325ED" w:rsidRDefault="00937CB5" w:rsidP="00937CB5">
      <w:pPr>
        <w:pStyle w:val="Style2"/>
      </w:pPr>
      <w:bookmarkStart w:id="15" w:name="_Toc319568785"/>
      <w:bookmarkStart w:id="16" w:name="_Toc409450710"/>
      <w:r w:rsidRPr="004325ED">
        <w:t>Objectifs du document</w:t>
      </w:r>
      <w:bookmarkEnd w:id="13"/>
      <w:bookmarkEnd w:id="14"/>
      <w:bookmarkEnd w:id="15"/>
      <w:bookmarkEnd w:id="16"/>
    </w:p>
    <w:p w:rsidR="00412312" w:rsidRPr="00FE54CA" w:rsidRDefault="00412312" w:rsidP="00412312">
      <w:pPr>
        <w:spacing w:before="240"/>
      </w:pPr>
      <w:bookmarkStart w:id="17" w:name="_Toc132075951"/>
      <w:bookmarkStart w:id="18" w:name="_Toc318352120"/>
      <w:bookmarkStart w:id="19" w:name="_Toc319568786"/>
      <w:r w:rsidRPr="00FE54CA">
        <w:t>L’objectif du document est de:</w:t>
      </w:r>
    </w:p>
    <w:p w:rsidR="00412312" w:rsidRPr="00FE54CA" w:rsidRDefault="00412312" w:rsidP="00FB1421">
      <w:pPr>
        <w:pStyle w:val="ListParagraph"/>
        <w:numPr>
          <w:ilvl w:val="0"/>
          <w:numId w:val="6"/>
        </w:numPr>
        <w:spacing w:before="240"/>
      </w:pPr>
      <w:r w:rsidRPr="00FE54CA">
        <w:t xml:space="preserve">Détailler les besoins fonctionnels </w:t>
      </w:r>
      <w:r>
        <w:t>pour la</w:t>
      </w:r>
      <w:r w:rsidRPr="00FE54CA">
        <w:t xml:space="preserve"> mise en place d'une application pour le traitement</w:t>
      </w:r>
      <w:r>
        <w:t xml:space="preserve"> des opérations sur titres sur le </w:t>
      </w:r>
      <w:r w:rsidR="005B6C6D">
        <w:t xml:space="preserve">Marché </w:t>
      </w:r>
      <w:r>
        <w:t xml:space="preserve"> étranger</w:t>
      </w:r>
      <w:r w:rsidRPr="00FE54CA">
        <w:t>.</w:t>
      </w:r>
    </w:p>
    <w:p w:rsidR="00937CB5" w:rsidRPr="004325ED" w:rsidRDefault="00937CB5" w:rsidP="00937CB5">
      <w:pPr>
        <w:pStyle w:val="Style2"/>
      </w:pPr>
      <w:bookmarkStart w:id="20" w:name="_Toc409450711"/>
      <w:r w:rsidRPr="004325ED">
        <w:t>Objectifs et périmètre du projet</w:t>
      </w:r>
      <w:bookmarkEnd w:id="17"/>
      <w:bookmarkEnd w:id="18"/>
      <w:bookmarkEnd w:id="19"/>
      <w:bookmarkEnd w:id="20"/>
    </w:p>
    <w:p w:rsidR="00412312" w:rsidRPr="00FE54CA" w:rsidRDefault="00412312" w:rsidP="00412312">
      <w:pPr>
        <w:spacing w:before="240"/>
      </w:pPr>
      <w:bookmarkStart w:id="21" w:name="_Toc132075952"/>
      <w:bookmarkStart w:id="22" w:name="_Toc318352121"/>
      <w:bookmarkStart w:id="23" w:name="_Toc319568787"/>
      <w:r w:rsidRPr="00FE54CA">
        <w:t>L'objectif du projet est de fournir une application "MegaC</w:t>
      </w:r>
      <w:r>
        <w:t>or</w:t>
      </w:r>
      <w:r w:rsidR="00D113F2">
        <w:t>" permettant d’assurer pour une liste d’</w:t>
      </w:r>
      <w:r w:rsidR="00CA609A">
        <w:t>OST</w:t>
      </w:r>
      <w:r w:rsidR="00D113F2">
        <w:t xml:space="preserve"> bien définie les traitements suivant </w:t>
      </w:r>
      <w:r w:rsidRPr="00FE54CA">
        <w:t>:</w:t>
      </w:r>
    </w:p>
    <w:p w:rsidR="00655B74" w:rsidRPr="00C3095F" w:rsidRDefault="00655B74" w:rsidP="00FB1421">
      <w:pPr>
        <w:pStyle w:val="ListParagraph"/>
        <w:numPr>
          <w:ilvl w:val="0"/>
          <w:numId w:val="7"/>
        </w:numPr>
        <w:spacing w:before="240" w:after="240" w:line="240" w:lineRule="auto"/>
        <w:ind w:right="142"/>
        <w:jc w:val="both"/>
      </w:pPr>
      <w:r>
        <w:t xml:space="preserve">Gestion des annonces : </w:t>
      </w:r>
      <w:r w:rsidRPr="00C3095F">
        <w:t>Data cleansing, gestion des événements</w:t>
      </w:r>
    </w:p>
    <w:p w:rsidR="00655B74" w:rsidRDefault="00655B74" w:rsidP="00FB1421">
      <w:pPr>
        <w:pStyle w:val="ListParagraph"/>
        <w:numPr>
          <w:ilvl w:val="0"/>
          <w:numId w:val="7"/>
        </w:numPr>
        <w:spacing w:before="240" w:after="240" w:line="240" w:lineRule="auto"/>
        <w:ind w:right="142"/>
        <w:jc w:val="both"/>
      </w:pPr>
      <w:r w:rsidRPr="00C3095F">
        <w:t>Notification</w:t>
      </w:r>
      <w:r>
        <w:t> : Envoi de notification</w:t>
      </w:r>
      <w:r w:rsidR="00822E5D">
        <w:t>s</w:t>
      </w:r>
      <w:r>
        <w:t xml:space="preserve"> aux clients éligibles </w:t>
      </w:r>
    </w:p>
    <w:p w:rsidR="00655B74" w:rsidRPr="0023119F" w:rsidRDefault="00655B74" w:rsidP="00FB1421">
      <w:pPr>
        <w:pStyle w:val="ListParagraph"/>
        <w:numPr>
          <w:ilvl w:val="0"/>
          <w:numId w:val="7"/>
        </w:numPr>
        <w:spacing w:before="240" w:after="240" w:line="240" w:lineRule="auto"/>
        <w:ind w:right="142"/>
        <w:jc w:val="both"/>
      </w:pPr>
      <w:r w:rsidRPr="0023119F">
        <w:t>Gestion des instructions : appliqué</w:t>
      </w:r>
      <w:r w:rsidR="00822E5D">
        <w:t>e</w:t>
      </w:r>
      <w:r w:rsidRPr="0023119F">
        <w:t xml:space="preserve"> aux </w:t>
      </w:r>
      <w:r>
        <w:t>OST</w:t>
      </w:r>
      <w:r w:rsidRPr="0023119F">
        <w:t xml:space="preserve"> de types Volontaire et obligatoire avec choix</w:t>
      </w:r>
      <w:r>
        <w:t xml:space="preserve"> (</w:t>
      </w:r>
      <w:r w:rsidRPr="0023119F">
        <w:t>OST optionnelles</w:t>
      </w:r>
      <w:r>
        <w:t>).</w:t>
      </w:r>
    </w:p>
    <w:p w:rsidR="00655B74" w:rsidRDefault="00655B74" w:rsidP="00FB1421">
      <w:pPr>
        <w:pStyle w:val="ListParagraph"/>
        <w:numPr>
          <w:ilvl w:val="0"/>
          <w:numId w:val="7"/>
        </w:numPr>
        <w:spacing w:before="240" w:after="240" w:line="240" w:lineRule="auto"/>
        <w:ind w:right="142"/>
        <w:jc w:val="both"/>
      </w:pPr>
      <w:r w:rsidRPr="0023119F">
        <w:t>Gestion des exécutions : les exécutions sont un calcul prévisionnel de ce que les clients prétendent recevoir ou payer suite à l’opération sur titre.</w:t>
      </w:r>
    </w:p>
    <w:p w:rsidR="00655B74" w:rsidRPr="0023119F" w:rsidRDefault="00655B74" w:rsidP="00FB1421">
      <w:pPr>
        <w:pStyle w:val="ListParagraph"/>
        <w:numPr>
          <w:ilvl w:val="0"/>
          <w:numId w:val="7"/>
        </w:numPr>
        <w:spacing w:before="240" w:after="240" w:line="240" w:lineRule="auto"/>
        <w:ind w:right="142"/>
        <w:jc w:val="both"/>
      </w:pPr>
      <w:r>
        <w:t xml:space="preserve">Gestion des paiements reçus du </w:t>
      </w:r>
      <w:r w:rsidR="005B6C6D">
        <w:t xml:space="preserve">Marché </w:t>
      </w:r>
      <w:r w:rsidR="00FE04DA">
        <w:t xml:space="preserve"> </w:t>
      </w:r>
      <w:r>
        <w:t>et la Réconciliation avec le prévisionnel.</w:t>
      </w:r>
    </w:p>
    <w:p w:rsidR="00655B74" w:rsidRDefault="00655B74" w:rsidP="00FB1421">
      <w:pPr>
        <w:pStyle w:val="ListParagraph"/>
        <w:numPr>
          <w:ilvl w:val="0"/>
          <w:numId w:val="7"/>
        </w:numPr>
        <w:spacing w:before="240" w:after="240" w:line="240" w:lineRule="auto"/>
        <w:ind w:right="142"/>
        <w:jc w:val="both"/>
      </w:pPr>
      <w:r w:rsidRPr="0023119F">
        <w:t xml:space="preserve">Paiement et confirmation </w:t>
      </w:r>
      <w:r>
        <w:t xml:space="preserve">aux </w:t>
      </w:r>
      <w:r w:rsidRPr="0023119F">
        <w:t>client</w:t>
      </w:r>
      <w:r>
        <w:t xml:space="preserve">s </w:t>
      </w:r>
    </w:p>
    <w:p w:rsidR="00655B74" w:rsidRPr="00A63510" w:rsidRDefault="00655B74" w:rsidP="00FB1421">
      <w:pPr>
        <w:pStyle w:val="ListParagraph"/>
        <w:numPr>
          <w:ilvl w:val="0"/>
          <w:numId w:val="7"/>
        </w:numPr>
        <w:spacing w:before="240" w:after="240" w:line="240" w:lineRule="auto"/>
        <w:ind w:right="142"/>
        <w:jc w:val="both"/>
      </w:pPr>
      <w:r w:rsidRPr="0023119F">
        <w:rPr>
          <w:rFonts w:cs="Arial"/>
        </w:rPr>
        <w:t>Gestion des commissions</w:t>
      </w:r>
      <w:r>
        <w:rPr>
          <w:rFonts w:cs="Arial"/>
        </w:rPr>
        <w:t> </w:t>
      </w:r>
    </w:p>
    <w:p w:rsidR="00A63510" w:rsidRPr="00A63510" w:rsidRDefault="00A63510" w:rsidP="00A63510">
      <w:pPr>
        <w:spacing w:before="240" w:after="240" w:line="240" w:lineRule="auto"/>
        <w:ind w:right="142"/>
        <w:jc w:val="both"/>
        <w:rPr>
          <w:b/>
        </w:rPr>
      </w:pPr>
      <w:r w:rsidRPr="00A63510">
        <w:rPr>
          <w:b/>
        </w:rPr>
        <w:t xml:space="preserve">N.B. l’activité des OST pour le marché étranger est </w:t>
      </w:r>
      <w:r w:rsidR="00C842B7" w:rsidRPr="00A63510">
        <w:rPr>
          <w:b/>
        </w:rPr>
        <w:t>centralisée</w:t>
      </w:r>
      <w:r w:rsidRPr="00A63510">
        <w:rPr>
          <w:b/>
        </w:rPr>
        <w:t>.</w:t>
      </w:r>
    </w:p>
    <w:p w:rsidR="00937CB5" w:rsidRPr="004325ED" w:rsidRDefault="00937CB5" w:rsidP="00937CB5">
      <w:pPr>
        <w:pStyle w:val="Style2"/>
      </w:pPr>
      <w:bookmarkStart w:id="24" w:name="_Toc409450712"/>
      <w:r w:rsidRPr="004325ED">
        <w:t>Limites du document</w:t>
      </w:r>
      <w:bookmarkEnd w:id="21"/>
      <w:bookmarkEnd w:id="22"/>
      <w:bookmarkEnd w:id="23"/>
      <w:bookmarkEnd w:id="24"/>
    </w:p>
    <w:p w:rsidR="00381587" w:rsidRDefault="00381587" w:rsidP="00FB1421">
      <w:pPr>
        <w:pStyle w:val="ListParagraph"/>
        <w:numPr>
          <w:ilvl w:val="0"/>
          <w:numId w:val="2"/>
        </w:numPr>
        <w:spacing w:before="240" w:line="240" w:lineRule="auto"/>
        <w:ind w:right="142"/>
      </w:pPr>
      <w:r>
        <w:t xml:space="preserve">Le </w:t>
      </w:r>
      <w:r w:rsidRPr="00FE54CA">
        <w:t>document ne couvre pas le volet habilitations sur le module MegaCo</w:t>
      </w:r>
      <w:r>
        <w:t>r</w:t>
      </w:r>
      <w:r w:rsidR="009633B2">
        <w:t>.</w:t>
      </w:r>
    </w:p>
    <w:p w:rsidR="00381587" w:rsidRDefault="00381587" w:rsidP="00FB1421">
      <w:pPr>
        <w:pStyle w:val="ListParagraph"/>
        <w:numPr>
          <w:ilvl w:val="0"/>
          <w:numId w:val="2"/>
        </w:numPr>
        <w:spacing w:before="240" w:line="240" w:lineRule="auto"/>
        <w:ind w:right="142"/>
      </w:pPr>
      <w:r>
        <w:t xml:space="preserve">Le document ne couvre pas la description </w:t>
      </w:r>
      <w:r w:rsidR="00D0683C">
        <w:t>des schémas comptables</w:t>
      </w:r>
      <w:r w:rsidR="00F6121E">
        <w:t xml:space="preserve"> </w:t>
      </w:r>
      <w:r w:rsidRPr="00FE54CA">
        <w:t>sur le module MegaCo</w:t>
      </w:r>
      <w:r>
        <w:t>r</w:t>
      </w:r>
      <w:r w:rsidR="009633B2">
        <w:t>, ils  seront traités dans un document à part.</w:t>
      </w:r>
    </w:p>
    <w:p w:rsidR="0045686B" w:rsidRPr="00754B4B" w:rsidRDefault="00381587" w:rsidP="00381587">
      <w:pPr>
        <w:spacing w:before="240" w:line="240" w:lineRule="auto"/>
        <w:ind w:right="142"/>
        <w:rPr>
          <w:b/>
          <w:i/>
          <w:sz w:val="20"/>
          <w:szCs w:val="20"/>
        </w:rPr>
      </w:pPr>
      <w:r w:rsidRPr="00754B4B">
        <w:rPr>
          <w:b/>
          <w:i/>
          <w:sz w:val="20"/>
          <w:szCs w:val="20"/>
        </w:rPr>
        <w:t xml:space="preserve"> </w:t>
      </w:r>
      <w:r w:rsidR="0045686B" w:rsidRPr="00754B4B">
        <w:rPr>
          <w:b/>
          <w:i/>
          <w:sz w:val="20"/>
          <w:szCs w:val="20"/>
        </w:rPr>
        <w:t>[Début Section Vermeg]</w:t>
      </w:r>
    </w:p>
    <w:p w:rsidR="0045686B" w:rsidRDefault="0045686B" w:rsidP="0045686B">
      <w:pPr>
        <w:pStyle w:val="Style2"/>
      </w:pPr>
      <w:bookmarkStart w:id="25" w:name="_Toc409450713"/>
      <w:r w:rsidRPr="0045686B">
        <w:t>Points en suspens</w:t>
      </w:r>
      <w:bookmarkEnd w:id="25"/>
    </w:p>
    <w:p w:rsidR="00D87FD7" w:rsidRDefault="00D87FD7" w:rsidP="00FB1421">
      <w:pPr>
        <w:pStyle w:val="ListParagraph"/>
        <w:numPr>
          <w:ilvl w:val="0"/>
          <w:numId w:val="2"/>
        </w:numPr>
        <w:spacing w:before="240" w:line="240" w:lineRule="auto"/>
        <w:ind w:right="142"/>
      </w:pPr>
      <w:r>
        <w:t>C</w:t>
      </w:r>
      <w:r w:rsidRPr="007720FF">
        <w:t xml:space="preserve">orps du mail </w:t>
      </w:r>
      <w:r>
        <w:t xml:space="preserve">des notifications à envoyer aux clients non-Swift </w:t>
      </w:r>
    </w:p>
    <w:p w:rsidR="00D87FD7" w:rsidRDefault="00D87FD7" w:rsidP="00D87FD7">
      <w:pPr>
        <w:pStyle w:val="ListParagraph"/>
        <w:spacing w:before="240" w:line="240" w:lineRule="auto"/>
        <w:ind w:right="142"/>
      </w:pPr>
      <w:r>
        <w:rPr>
          <w:b/>
          <w:bCs/>
          <w:color w:val="339966"/>
          <w:u w:val="single"/>
        </w:rPr>
        <w:t>R</w:t>
      </w:r>
      <w:r w:rsidRPr="00736182">
        <w:rPr>
          <w:b/>
          <w:bCs/>
          <w:color w:val="339966"/>
          <w:u w:val="single"/>
        </w:rPr>
        <w:t>éponse AWB le 09/01/2015</w:t>
      </w:r>
      <w:r w:rsidRPr="00736182">
        <w:rPr>
          <w:b/>
          <w:bCs/>
          <w:color w:val="339966"/>
        </w:rPr>
        <w:t xml:space="preserve"> : </w:t>
      </w:r>
      <w:r>
        <w:rPr>
          <w:b/>
          <w:bCs/>
          <w:color w:val="339966"/>
        </w:rPr>
        <w:t>Les corps des mails de notification à envoyer aux clients non-Swift vous seront communiqués au plus tard le 16/01/2014</w:t>
      </w:r>
    </w:p>
    <w:p w:rsidR="0045686B" w:rsidRPr="00754B4B" w:rsidRDefault="0045686B" w:rsidP="0045686B">
      <w:pPr>
        <w:spacing w:before="240" w:line="240" w:lineRule="auto"/>
        <w:ind w:right="142"/>
        <w:rPr>
          <w:b/>
          <w:i/>
          <w:sz w:val="20"/>
          <w:szCs w:val="20"/>
        </w:rPr>
      </w:pPr>
      <w:r w:rsidRPr="00754B4B">
        <w:rPr>
          <w:b/>
          <w:i/>
          <w:sz w:val="20"/>
          <w:szCs w:val="20"/>
        </w:rPr>
        <w:t>[Fin section Vermeg]</w:t>
      </w:r>
    </w:p>
    <w:p w:rsidR="00937CB5" w:rsidRPr="004325ED" w:rsidRDefault="00937CB5" w:rsidP="00CC1264">
      <w:pPr>
        <w:pStyle w:val="Style2"/>
        <w:spacing w:line="240" w:lineRule="auto"/>
      </w:pPr>
      <w:bookmarkStart w:id="26" w:name="_Toc53558524"/>
      <w:bookmarkStart w:id="27" w:name="_Toc129518519"/>
      <w:bookmarkStart w:id="28" w:name="_Toc132075953"/>
      <w:bookmarkStart w:id="29" w:name="_Toc318352122"/>
      <w:bookmarkStart w:id="30" w:name="_Toc319568788"/>
      <w:bookmarkStart w:id="31" w:name="_Toc409450714"/>
      <w:r w:rsidRPr="004325ED">
        <w:t>Références</w:t>
      </w:r>
      <w:bookmarkEnd w:id="26"/>
      <w:bookmarkEnd w:id="27"/>
      <w:bookmarkEnd w:id="28"/>
      <w:bookmarkEnd w:id="29"/>
      <w:bookmarkEnd w:id="30"/>
      <w:bookmarkEnd w:id="31"/>
    </w:p>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4678"/>
        <w:gridCol w:w="2977"/>
        <w:gridCol w:w="1417"/>
      </w:tblGrid>
      <w:tr w:rsidR="00D0202F" w:rsidRPr="00DF1415" w:rsidTr="00A30219">
        <w:trPr>
          <w:cantSplit/>
          <w:trHeight w:val="279"/>
        </w:trPr>
        <w:tc>
          <w:tcPr>
            <w:tcW w:w="4678" w:type="dxa"/>
            <w:shd w:val="clear" w:color="auto" w:fill="D9D9D9" w:themeFill="background1" w:themeFillShade="D9"/>
          </w:tcPr>
          <w:p w:rsidR="00D0202F" w:rsidRPr="00DF1415" w:rsidRDefault="00D0202F" w:rsidP="00A30219">
            <w:pPr>
              <w:spacing w:line="240" w:lineRule="auto"/>
              <w:jc w:val="both"/>
              <w:rPr>
                <w:b/>
              </w:rPr>
            </w:pPr>
            <w:r w:rsidRPr="00DF1415">
              <w:rPr>
                <w:b/>
              </w:rPr>
              <w:t>Titre</w:t>
            </w:r>
          </w:p>
        </w:tc>
        <w:tc>
          <w:tcPr>
            <w:tcW w:w="2977" w:type="dxa"/>
            <w:shd w:val="clear" w:color="auto" w:fill="D9D9D9" w:themeFill="background1" w:themeFillShade="D9"/>
          </w:tcPr>
          <w:p w:rsidR="00D0202F" w:rsidRPr="00DF1415" w:rsidRDefault="00D0202F" w:rsidP="00A30219">
            <w:pPr>
              <w:spacing w:line="240" w:lineRule="auto"/>
              <w:jc w:val="both"/>
              <w:rPr>
                <w:b/>
              </w:rPr>
            </w:pPr>
            <w:r w:rsidRPr="00DF1415">
              <w:rPr>
                <w:b/>
              </w:rPr>
              <w:t>Référence</w:t>
            </w:r>
            <w:r>
              <w:rPr>
                <w:b/>
              </w:rPr>
              <w:t xml:space="preserve"> (R) / Applicable (A)</w:t>
            </w:r>
          </w:p>
        </w:tc>
        <w:tc>
          <w:tcPr>
            <w:tcW w:w="1417" w:type="dxa"/>
            <w:shd w:val="clear" w:color="auto" w:fill="D9D9D9" w:themeFill="background1" w:themeFillShade="D9"/>
          </w:tcPr>
          <w:p w:rsidR="00D0202F" w:rsidRPr="00DF1415" w:rsidRDefault="00D0202F" w:rsidP="00A30219">
            <w:pPr>
              <w:spacing w:line="240" w:lineRule="auto"/>
              <w:jc w:val="both"/>
              <w:rPr>
                <w:b/>
              </w:rPr>
            </w:pPr>
            <w:r w:rsidRPr="00DF1415">
              <w:rPr>
                <w:b/>
              </w:rPr>
              <w:t>Version</w:t>
            </w:r>
          </w:p>
        </w:tc>
      </w:tr>
      <w:tr w:rsidR="00D0202F" w:rsidRPr="00DF1415" w:rsidTr="00A30219">
        <w:trPr>
          <w:cantSplit/>
        </w:trPr>
        <w:tc>
          <w:tcPr>
            <w:tcW w:w="4678" w:type="dxa"/>
          </w:tcPr>
          <w:p w:rsidR="00D0202F" w:rsidRPr="00DF1415" w:rsidRDefault="00D0202F" w:rsidP="00A30219">
            <w:pPr>
              <w:spacing w:line="240" w:lineRule="auto"/>
              <w:jc w:val="both"/>
              <w:rPr>
                <w:b/>
              </w:rPr>
            </w:pPr>
          </w:p>
        </w:tc>
        <w:tc>
          <w:tcPr>
            <w:tcW w:w="2977" w:type="dxa"/>
          </w:tcPr>
          <w:p w:rsidR="00D0202F" w:rsidRPr="00DF1415" w:rsidRDefault="00D0202F" w:rsidP="00A30219">
            <w:pPr>
              <w:spacing w:line="240" w:lineRule="auto"/>
              <w:jc w:val="both"/>
              <w:rPr>
                <w:b/>
              </w:rPr>
            </w:pPr>
          </w:p>
        </w:tc>
        <w:tc>
          <w:tcPr>
            <w:tcW w:w="1417" w:type="dxa"/>
          </w:tcPr>
          <w:p w:rsidR="00D0202F" w:rsidRPr="00DF1415" w:rsidRDefault="00D0202F" w:rsidP="00A30219">
            <w:pPr>
              <w:spacing w:line="240" w:lineRule="auto"/>
              <w:jc w:val="both"/>
              <w:rPr>
                <w:b/>
              </w:rPr>
            </w:pPr>
          </w:p>
        </w:tc>
      </w:tr>
      <w:tr w:rsidR="00D0202F" w:rsidRPr="00DF1415" w:rsidTr="00A30219">
        <w:trPr>
          <w:cantSplit/>
        </w:trPr>
        <w:tc>
          <w:tcPr>
            <w:tcW w:w="4678" w:type="dxa"/>
          </w:tcPr>
          <w:p w:rsidR="00D0202F" w:rsidRPr="00DF1415" w:rsidRDefault="00D0202F" w:rsidP="00A30219">
            <w:pPr>
              <w:spacing w:line="240" w:lineRule="auto"/>
              <w:jc w:val="both"/>
              <w:rPr>
                <w:b/>
              </w:rPr>
            </w:pPr>
          </w:p>
        </w:tc>
        <w:tc>
          <w:tcPr>
            <w:tcW w:w="2977" w:type="dxa"/>
          </w:tcPr>
          <w:p w:rsidR="00D0202F" w:rsidRPr="00DF1415" w:rsidRDefault="00D0202F" w:rsidP="00A30219">
            <w:pPr>
              <w:spacing w:line="240" w:lineRule="auto"/>
              <w:jc w:val="both"/>
              <w:rPr>
                <w:b/>
              </w:rPr>
            </w:pPr>
          </w:p>
        </w:tc>
        <w:tc>
          <w:tcPr>
            <w:tcW w:w="1417" w:type="dxa"/>
          </w:tcPr>
          <w:p w:rsidR="00D0202F" w:rsidRPr="00DF1415" w:rsidRDefault="00D0202F" w:rsidP="00A30219">
            <w:pPr>
              <w:spacing w:line="240" w:lineRule="auto"/>
              <w:jc w:val="both"/>
              <w:rPr>
                <w:b/>
              </w:rPr>
            </w:pPr>
          </w:p>
        </w:tc>
      </w:tr>
    </w:tbl>
    <w:p w:rsidR="00937CB5" w:rsidRPr="004325ED" w:rsidRDefault="00937CB5" w:rsidP="00937CB5">
      <w:pPr>
        <w:pStyle w:val="Style1"/>
      </w:pPr>
      <w:bookmarkStart w:id="32" w:name="_Toc319568789"/>
      <w:bookmarkStart w:id="33" w:name="_Toc309214416"/>
      <w:bookmarkStart w:id="34" w:name="_Toc309217953"/>
      <w:bookmarkStart w:id="35" w:name="_Toc318352123"/>
      <w:bookmarkStart w:id="36" w:name="_Toc409450715"/>
      <w:r w:rsidRPr="004325ED">
        <w:lastRenderedPageBreak/>
        <w:t>Diagramme de Flux</w:t>
      </w:r>
      <w:bookmarkEnd w:id="32"/>
      <w:bookmarkEnd w:id="33"/>
      <w:bookmarkEnd w:id="34"/>
      <w:bookmarkEnd w:id="35"/>
      <w:bookmarkEnd w:id="36"/>
    </w:p>
    <w:p w:rsidR="00937CB5" w:rsidRPr="004325ED" w:rsidRDefault="00937CB5" w:rsidP="00937CB5">
      <w:pPr>
        <w:pStyle w:val="Style2"/>
      </w:pPr>
      <w:bookmarkStart w:id="37" w:name="_Toc309214417"/>
      <w:bookmarkStart w:id="38" w:name="_Toc309217954"/>
      <w:bookmarkStart w:id="39" w:name="_Toc318352124"/>
      <w:bookmarkStart w:id="40" w:name="_Toc319568790"/>
      <w:bookmarkStart w:id="41" w:name="_Toc409450716"/>
      <w:r w:rsidRPr="004325ED">
        <w:t>Description du diagramme des flux :</w:t>
      </w:r>
      <w:bookmarkEnd w:id="37"/>
      <w:bookmarkEnd w:id="38"/>
      <w:bookmarkEnd w:id="39"/>
      <w:bookmarkEnd w:id="40"/>
      <w:bookmarkEnd w:id="41"/>
    </w:p>
    <w:p w:rsidR="00401A40" w:rsidRDefault="00401A40" w:rsidP="00401A40">
      <w:pPr>
        <w:pStyle w:val="ListParagraph"/>
        <w:spacing w:before="240" w:line="240" w:lineRule="auto"/>
        <w:ind w:right="142"/>
        <w:rPr>
          <w:lang w:eastAsia="fr-FR"/>
        </w:rPr>
      </w:pPr>
    </w:p>
    <w:p w:rsidR="00DE3A5A" w:rsidRPr="004325ED" w:rsidRDefault="00DE3A5A" w:rsidP="00401A40">
      <w:pPr>
        <w:pStyle w:val="ListParagraph"/>
        <w:spacing w:before="240" w:line="240" w:lineRule="auto"/>
        <w:ind w:right="142"/>
        <w:rPr>
          <w:lang w:eastAsia="fr-FR"/>
        </w:rPr>
      </w:pPr>
    </w:p>
    <w:p w:rsidR="00937CB5" w:rsidRDefault="00AC11FA" w:rsidP="00401A40">
      <w:pPr>
        <w:jc w:val="center"/>
        <w:rPr>
          <w:lang w:eastAsia="fr-FR"/>
        </w:rPr>
      </w:pPr>
      <w:r>
        <w:rPr>
          <w:noProof/>
          <w:lang w:eastAsia="fr-FR"/>
        </w:rPr>
        <w:drawing>
          <wp:inline distT="0" distB="0" distL="0" distR="0">
            <wp:extent cx="5754430" cy="583727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762625" cy="5845588"/>
                    </a:xfrm>
                    <a:prstGeom prst="rect">
                      <a:avLst/>
                    </a:prstGeom>
                    <a:noFill/>
                    <a:ln w="9525">
                      <a:noFill/>
                      <a:miter lim="800000"/>
                      <a:headEnd/>
                      <a:tailEnd/>
                    </a:ln>
                  </pic:spPr>
                </pic:pic>
              </a:graphicData>
            </a:graphic>
          </wp:inline>
        </w:drawing>
      </w:r>
    </w:p>
    <w:p w:rsidR="00401A40" w:rsidRDefault="00401A40" w:rsidP="00401A40">
      <w:pPr>
        <w:jc w:val="center"/>
        <w:rPr>
          <w:lang w:eastAsia="fr-FR"/>
        </w:rPr>
      </w:pPr>
    </w:p>
    <w:p w:rsidR="00DE3A5A" w:rsidRDefault="00DE3A5A" w:rsidP="00401A40">
      <w:pPr>
        <w:jc w:val="center"/>
        <w:rPr>
          <w:lang w:eastAsia="fr-FR"/>
        </w:rPr>
      </w:pPr>
    </w:p>
    <w:p w:rsidR="00401A40" w:rsidRDefault="00401A40" w:rsidP="00401A40">
      <w:pPr>
        <w:jc w:val="center"/>
        <w:rPr>
          <w:lang w:eastAsia="fr-FR"/>
        </w:rPr>
      </w:pPr>
    </w:p>
    <w:p w:rsidR="00DE3A5A" w:rsidRDefault="00DE3A5A" w:rsidP="00401A40">
      <w:pPr>
        <w:jc w:val="center"/>
        <w:rPr>
          <w:noProof/>
          <w:lang w:eastAsia="fr-FR"/>
        </w:rPr>
      </w:pPr>
    </w:p>
    <w:p w:rsidR="00DE3A5A" w:rsidRDefault="00DE3A5A"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401A40" w:rsidRPr="004325ED" w:rsidRDefault="00887B44" w:rsidP="00401A40">
      <w:pPr>
        <w:jc w:val="center"/>
        <w:rPr>
          <w:lang w:eastAsia="fr-FR"/>
        </w:rPr>
      </w:pPr>
      <w:r>
        <w:rPr>
          <w:noProof/>
          <w:lang w:eastAsia="fr-FR"/>
        </w:rPr>
        <w:drawing>
          <wp:inline distT="0" distB="0" distL="0" distR="0">
            <wp:extent cx="5748652" cy="6964326"/>
            <wp:effectExtent l="19050" t="0" r="444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53100" cy="6969714"/>
                    </a:xfrm>
                    <a:prstGeom prst="rect">
                      <a:avLst/>
                    </a:prstGeom>
                    <a:noFill/>
                    <a:ln w="9525">
                      <a:noFill/>
                      <a:miter lim="800000"/>
                      <a:headEnd/>
                      <a:tailEnd/>
                    </a:ln>
                  </pic:spPr>
                </pic:pic>
              </a:graphicData>
            </a:graphic>
          </wp:inline>
        </w:drawing>
      </w:r>
    </w:p>
    <w:p w:rsidR="00DE3A5A" w:rsidRDefault="00DE3A5A" w:rsidP="00DE3A5A">
      <w:bookmarkStart w:id="42" w:name="_Toc309214418"/>
      <w:bookmarkStart w:id="43" w:name="_Toc309217955"/>
      <w:bookmarkStart w:id="44" w:name="_Toc318352125"/>
      <w:bookmarkStart w:id="45" w:name="_Toc319568791"/>
    </w:p>
    <w:p w:rsidR="00DE3A5A" w:rsidRDefault="00DE3A5A" w:rsidP="00DE3A5A"/>
    <w:p w:rsidR="00DE3A5A" w:rsidRDefault="00DE3A5A" w:rsidP="00DE3A5A"/>
    <w:p w:rsidR="00DE3A5A" w:rsidRDefault="00DE3A5A" w:rsidP="00DE3A5A"/>
    <w:p w:rsidR="00DE3A5A" w:rsidRDefault="00DE3A5A" w:rsidP="00DE3A5A"/>
    <w:p w:rsidR="00DE3A5A" w:rsidRDefault="00DE3A5A" w:rsidP="00DE3A5A"/>
    <w:p w:rsidR="00DE3A5A" w:rsidRDefault="00DE3A5A" w:rsidP="00DE3A5A"/>
    <w:p w:rsidR="00DE3A5A" w:rsidRDefault="00DE3A5A" w:rsidP="00DE3A5A"/>
    <w:p w:rsidR="00937CB5" w:rsidRPr="004325ED" w:rsidRDefault="00937CB5" w:rsidP="00937CB5">
      <w:pPr>
        <w:pStyle w:val="Style2"/>
      </w:pPr>
      <w:bookmarkStart w:id="46" w:name="_Toc409450717"/>
      <w:r w:rsidRPr="004325ED">
        <w:lastRenderedPageBreak/>
        <w:t>Liste des acteurs :</w:t>
      </w:r>
      <w:bookmarkEnd w:id="42"/>
      <w:bookmarkEnd w:id="43"/>
      <w:bookmarkEnd w:id="44"/>
      <w:bookmarkEnd w:id="45"/>
      <w:bookmarkEnd w:id="46"/>
    </w:p>
    <w:p w:rsidR="00937CB5" w:rsidRDefault="00937CB5" w:rsidP="00FB1421">
      <w:pPr>
        <w:pStyle w:val="ListParagraph"/>
        <w:numPr>
          <w:ilvl w:val="0"/>
          <w:numId w:val="2"/>
        </w:numPr>
        <w:spacing w:before="240" w:after="240" w:line="240" w:lineRule="auto"/>
        <w:ind w:right="142"/>
        <w:rPr>
          <w:lang w:eastAsia="fr-FR"/>
        </w:rPr>
      </w:pPr>
      <w:r w:rsidRPr="004325ED">
        <w:rPr>
          <w:lang w:eastAsia="fr-FR"/>
        </w:rPr>
        <w:t>Description détaillée de chaque acteur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7620"/>
      </w:tblGrid>
      <w:tr w:rsidR="00937CB5" w:rsidRPr="004325ED" w:rsidTr="00CC5359">
        <w:tc>
          <w:tcPr>
            <w:tcW w:w="1668" w:type="dxa"/>
            <w:shd w:val="clear" w:color="auto" w:fill="A6A6A6" w:themeFill="background1" w:themeFillShade="A6"/>
          </w:tcPr>
          <w:p w:rsidR="00937CB5" w:rsidRPr="004325ED" w:rsidRDefault="00937CB5" w:rsidP="00BA7060">
            <w:pPr>
              <w:pStyle w:val="Texte"/>
              <w:jc w:val="center"/>
              <w:rPr>
                <w:b/>
              </w:rPr>
            </w:pPr>
            <w:r w:rsidRPr="004325ED">
              <w:rPr>
                <w:b/>
              </w:rPr>
              <w:t>Acteurs</w:t>
            </w:r>
          </w:p>
        </w:tc>
        <w:tc>
          <w:tcPr>
            <w:tcW w:w="7620" w:type="dxa"/>
            <w:shd w:val="clear" w:color="auto" w:fill="A6A6A6" w:themeFill="background1" w:themeFillShade="A6"/>
          </w:tcPr>
          <w:p w:rsidR="00937CB5" w:rsidRPr="004325ED" w:rsidRDefault="00937CB5" w:rsidP="00BA7060">
            <w:pPr>
              <w:pStyle w:val="Texte"/>
              <w:jc w:val="center"/>
              <w:rPr>
                <w:b/>
              </w:rPr>
            </w:pPr>
            <w:r w:rsidRPr="004325ED">
              <w:rPr>
                <w:b/>
              </w:rPr>
              <w:t>Description</w:t>
            </w:r>
          </w:p>
        </w:tc>
      </w:tr>
      <w:tr w:rsidR="00887B44" w:rsidRPr="004325ED" w:rsidTr="00AF49C5">
        <w:tc>
          <w:tcPr>
            <w:tcW w:w="1668" w:type="dxa"/>
          </w:tcPr>
          <w:p w:rsidR="00887B44" w:rsidRPr="004325ED" w:rsidRDefault="00887B44" w:rsidP="006A0F96">
            <w:pPr>
              <w:jc w:val="both"/>
              <w:rPr>
                <w:lang w:eastAsia="fr-FR"/>
              </w:rPr>
            </w:pPr>
            <w:r>
              <w:rPr>
                <w:lang w:eastAsia="fr-FR"/>
              </w:rPr>
              <w:t>Client</w:t>
            </w:r>
          </w:p>
        </w:tc>
        <w:tc>
          <w:tcPr>
            <w:tcW w:w="7620" w:type="dxa"/>
          </w:tcPr>
          <w:p w:rsidR="00887B44" w:rsidRPr="004325ED" w:rsidRDefault="00887B44" w:rsidP="006A0F96">
            <w:pPr>
              <w:jc w:val="both"/>
              <w:rPr>
                <w:lang w:eastAsia="fr-FR"/>
              </w:rPr>
            </w:pPr>
            <w:r>
              <w:rPr>
                <w:lang w:eastAsia="fr-FR"/>
              </w:rPr>
              <w:t>Client d’AWB</w:t>
            </w:r>
          </w:p>
        </w:tc>
      </w:tr>
      <w:tr w:rsidR="00887B44" w:rsidRPr="004325ED" w:rsidTr="00AF49C5">
        <w:tc>
          <w:tcPr>
            <w:tcW w:w="1668" w:type="dxa"/>
          </w:tcPr>
          <w:p w:rsidR="00887B44" w:rsidRPr="004325ED" w:rsidRDefault="00887B44" w:rsidP="006A0F96">
            <w:pPr>
              <w:jc w:val="both"/>
              <w:rPr>
                <w:lang w:eastAsia="fr-FR"/>
              </w:rPr>
            </w:pPr>
            <w:r>
              <w:rPr>
                <w:lang w:eastAsia="fr-FR"/>
              </w:rPr>
              <w:t>Dépositaire</w:t>
            </w:r>
          </w:p>
        </w:tc>
        <w:tc>
          <w:tcPr>
            <w:tcW w:w="7620" w:type="dxa"/>
          </w:tcPr>
          <w:p w:rsidR="00887B44" w:rsidRPr="004325ED" w:rsidRDefault="00887B44" w:rsidP="006A0F96">
            <w:pPr>
              <w:jc w:val="both"/>
              <w:rPr>
                <w:lang w:eastAsia="fr-FR"/>
              </w:rPr>
            </w:pPr>
            <w:r>
              <w:rPr>
                <w:lang w:eastAsia="fr-FR"/>
              </w:rPr>
              <w:t>Dépositaire de</w:t>
            </w:r>
            <w:r w:rsidR="0099532C">
              <w:rPr>
                <w:lang w:eastAsia="fr-FR"/>
              </w:rPr>
              <w:t>s positions sur un titre donné</w:t>
            </w:r>
            <w:r w:rsidR="00961AA7">
              <w:rPr>
                <w:lang w:eastAsia="fr-FR"/>
              </w:rPr>
              <w:t> : BPSS et EUROCLEAR</w:t>
            </w:r>
          </w:p>
        </w:tc>
      </w:tr>
      <w:tr w:rsidR="0099532C" w:rsidRPr="004325ED" w:rsidTr="00AF49C5">
        <w:tc>
          <w:tcPr>
            <w:tcW w:w="1668" w:type="dxa"/>
          </w:tcPr>
          <w:p w:rsidR="0099532C" w:rsidRPr="004325ED" w:rsidRDefault="0099532C" w:rsidP="00BA7060">
            <w:pPr>
              <w:jc w:val="both"/>
              <w:rPr>
                <w:lang w:eastAsia="fr-FR"/>
              </w:rPr>
            </w:pPr>
            <w:r>
              <w:rPr>
                <w:lang w:eastAsia="fr-FR"/>
              </w:rPr>
              <w:t>MegaCor</w:t>
            </w:r>
          </w:p>
        </w:tc>
        <w:tc>
          <w:tcPr>
            <w:tcW w:w="7620" w:type="dxa"/>
          </w:tcPr>
          <w:p w:rsidR="0099532C" w:rsidRPr="004325ED" w:rsidRDefault="0099532C" w:rsidP="0099532C">
            <w:pPr>
              <w:jc w:val="both"/>
              <w:rPr>
                <w:lang w:eastAsia="fr-FR"/>
              </w:rPr>
            </w:pPr>
            <w:r>
              <w:rPr>
                <w:lang w:eastAsia="fr-FR"/>
              </w:rPr>
              <w:t>Module Megara dédié au traitement des opérations sur titre.</w:t>
            </w:r>
          </w:p>
        </w:tc>
      </w:tr>
      <w:tr w:rsidR="0099532C" w:rsidRPr="004325ED" w:rsidTr="00AF49C5">
        <w:tc>
          <w:tcPr>
            <w:tcW w:w="1668" w:type="dxa"/>
          </w:tcPr>
          <w:p w:rsidR="0099532C" w:rsidRPr="004325ED" w:rsidRDefault="002907BC" w:rsidP="00BA7060">
            <w:pPr>
              <w:rPr>
                <w:lang w:eastAsia="fr-FR"/>
              </w:rPr>
            </w:pPr>
            <w:r>
              <w:rPr>
                <w:lang w:eastAsia="fr-FR"/>
              </w:rPr>
              <w:t>MegaCommon</w:t>
            </w:r>
          </w:p>
        </w:tc>
        <w:tc>
          <w:tcPr>
            <w:tcW w:w="7620" w:type="dxa"/>
          </w:tcPr>
          <w:p w:rsidR="0099532C" w:rsidRPr="004325ED" w:rsidRDefault="002907BC" w:rsidP="002907BC">
            <w:pPr>
              <w:rPr>
                <w:lang w:eastAsia="fr-FR"/>
              </w:rPr>
            </w:pPr>
            <w:r w:rsidRPr="00FE54CA">
              <w:rPr>
                <w:lang w:eastAsia="fr-FR"/>
              </w:rPr>
              <w:t>Module</w:t>
            </w:r>
            <w:r>
              <w:rPr>
                <w:lang w:eastAsia="fr-FR"/>
              </w:rPr>
              <w:t xml:space="preserve"> Megara</w:t>
            </w:r>
            <w:r w:rsidR="00CA5931">
              <w:rPr>
                <w:lang w:eastAsia="fr-FR"/>
              </w:rPr>
              <w:t xml:space="preserve"> de gestion de R</w:t>
            </w:r>
            <w:r w:rsidRPr="00FE54CA">
              <w:rPr>
                <w:lang w:eastAsia="fr-FR"/>
              </w:rPr>
              <w:t>éférentiel</w:t>
            </w:r>
            <w:r>
              <w:rPr>
                <w:lang w:eastAsia="fr-FR"/>
              </w:rPr>
              <w:t xml:space="preserve"> </w:t>
            </w:r>
            <w:r w:rsidR="00CA5931">
              <w:rPr>
                <w:lang w:eastAsia="fr-FR"/>
              </w:rPr>
              <w:t>valeurs,</w:t>
            </w:r>
            <w:r w:rsidR="00B67A5B">
              <w:rPr>
                <w:lang w:eastAsia="fr-FR"/>
              </w:rPr>
              <w:t xml:space="preserve"> clients, comptes </w:t>
            </w:r>
            <w:r w:rsidR="00CA5931">
              <w:rPr>
                <w:lang w:eastAsia="fr-FR"/>
              </w:rPr>
              <w:t>etc.</w:t>
            </w:r>
            <w:r w:rsidR="00B67A5B">
              <w:rPr>
                <w:lang w:eastAsia="fr-FR"/>
              </w:rPr>
              <w:t>…</w:t>
            </w:r>
          </w:p>
        </w:tc>
      </w:tr>
    </w:tbl>
    <w:p w:rsidR="00C4691D" w:rsidRDefault="00C4691D" w:rsidP="00C4691D">
      <w:bookmarkStart w:id="47" w:name="_Toc309214419"/>
      <w:bookmarkStart w:id="48" w:name="_Toc309217956"/>
      <w:bookmarkStart w:id="49" w:name="_Toc318352126"/>
      <w:bookmarkStart w:id="50" w:name="_Toc319568792"/>
    </w:p>
    <w:p w:rsidR="00937CB5" w:rsidRPr="004325ED" w:rsidRDefault="00937CB5" w:rsidP="00937CB5">
      <w:pPr>
        <w:pStyle w:val="Style2"/>
      </w:pPr>
      <w:bookmarkStart w:id="51" w:name="_Toc409450718"/>
      <w:r w:rsidRPr="004325ED">
        <w:t>Liste des flux :</w:t>
      </w:r>
      <w:bookmarkEnd w:id="47"/>
      <w:bookmarkEnd w:id="48"/>
      <w:bookmarkEnd w:id="49"/>
      <w:bookmarkEnd w:id="50"/>
      <w:bookmarkEnd w:id="51"/>
    </w:p>
    <w:p w:rsidR="00937CB5" w:rsidRPr="004325ED" w:rsidRDefault="00937CB5" w:rsidP="00FB1421">
      <w:pPr>
        <w:pStyle w:val="ListParagraph"/>
        <w:numPr>
          <w:ilvl w:val="0"/>
          <w:numId w:val="2"/>
        </w:numPr>
        <w:spacing w:before="240" w:after="240" w:line="240" w:lineRule="auto"/>
        <w:ind w:right="142"/>
        <w:rPr>
          <w:lang w:eastAsia="fr-FR"/>
        </w:rPr>
      </w:pPr>
      <w:r w:rsidRPr="004325ED">
        <w:rPr>
          <w:lang w:eastAsia="fr-FR"/>
        </w:rPr>
        <w:t>Description détaillée de chaque flux échangé :</w:t>
      </w:r>
      <w:r w:rsidR="0099532C">
        <w:rPr>
          <w:lang w:eastAsia="fr-FR"/>
        </w:rPr>
        <w:t xml:space="preserve"> diagramme de flux :</w:t>
      </w:r>
      <w:r w:rsidR="00AC11FA">
        <w:rPr>
          <w:lang w:eastAsia="fr-FR"/>
        </w:rPr>
        <w:t xml:space="preserve"> OST obligatoire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885"/>
        <w:gridCol w:w="7586"/>
      </w:tblGrid>
      <w:tr w:rsidR="00937CB5" w:rsidRPr="004325ED" w:rsidTr="00CC5359">
        <w:tc>
          <w:tcPr>
            <w:tcW w:w="817" w:type="dxa"/>
            <w:shd w:val="clear" w:color="auto" w:fill="A6A6A6" w:themeFill="background1" w:themeFillShade="A6"/>
          </w:tcPr>
          <w:p w:rsidR="00937CB5" w:rsidRPr="004325ED" w:rsidRDefault="00937CB5" w:rsidP="00BA7060">
            <w:pPr>
              <w:pStyle w:val="Texte"/>
              <w:jc w:val="center"/>
              <w:rPr>
                <w:b/>
              </w:rPr>
            </w:pPr>
            <w:r w:rsidRPr="004325ED">
              <w:rPr>
                <w:b/>
              </w:rPr>
              <w:t>Flux</w:t>
            </w:r>
          </w:p>
        </w:tc>
        <w:tc>
          <w:tcPr>
            <w:tcW w:w="885" w:type="dxa"/>
            <w:shd w:val="clear" w:color="auto" w:fill="A6A6A6" w:themeFill="background1" w:themeFillShade="A6"/>
          </w:tcPr>
          <w:p w:rsidR="00937CB5" w:rsidRPr="004325ED" w:rsidRDefault="00937CB5" w:rsidP="00BA7060">
            <w:pPr>
              <w:pStyle w:val="Texte"/>
              <w:jc w:val="center"/>
              <w:rPr>
                <w:b/>
              </w:rPr>
            </w:pPr>
            <w:r w:rsidRPr="004325ED">
              <w:rPr>
                <w:b/>
              </w:rPr>
              <w:t>Type</w:t>
            </w:r>
          </w:p>
        </w:tc>
        <w:tc>
          <w:tcPr>
            <w:tcW w:w="7586" w:type="dxa"/>
            <w:shd w:val="clear" w:color="auto" w:fill="A6A6A6" w:themeFill="background1" w:themeFillShade="A6"/>
          </w:tcPr>
          <w:p w:rsidR="00937CB5" w:rsidRPr="004325ED" w:rsidRDefault="00937CB5" w:rsidP="00BA7060">
            <w:pPr>
              <w:pStyle w:val="Texte"/>
              <w:jc w:val="center"/>
              <w:rPr>
                <w:b/>
              </w:rPr>
            </w:pPr>
            <w:r w:rsidRPr="004325ED">
              <w:rPr>
                <w:b/>
              </w:rPr>
              <w:t>Description</w:t>
            </w:r>
          </w:p>
        </w:tc>
      </w:tr>
      <w:tr w:rsidR="0099532C" w:rsidRPr="004325ED" w:rsidTr="0099532C">
        <w:tc>
          <w:tcPr>
            <w:tcW w:w="817" w:type="dxa"/>
          </w:tcPr>
          <w:p w:rsidR="0099532C" w:rsidRPr="004325ED" w:rsidRDefault="0099532C" w:rsidP="0099532C">
            <w:pPr>
              <w:jc w:val="center"/>
              <w:rPr>
                <w:lang w:eastAsia="fr-FR"/>
              </w:rPr>
            </w:pPr>
            <w:r>
              <w:rPr>
                <w:lang w:eastAsia="fr-FR"/>
              </w:rPr>
              <w:t>1 et 4</w:t>
            </w:r>
          </w:p>
        </w:tc>
        <w:tc>
          <w:tcPr>
            <w:tcW w:w="885" w:type="dxa"/>
          </w:tcPr>
          <w:p w:rsidR="0099532C" w:rsidRPr="004325ED" w:rsidRDefault="0099532C" w:rsidP="0099532C">
            <w:pPr>
              <w:rPr>
                <w:lang w:eastAsia="fr-FR"/>
              </w:rPr>
            </w:pPr>
            <w:r w:rsidRPr="004325ED">
              <w:rPr>
                <w:lang w:eastAsia="fr-FR"/>
              </w:rPr>
              <w:t>Entrant</w:t>
            </w:r>
          </w:p>
        </w:tc>
        <w:tc>
          <w:tcPr>
            <w:tcW w:w="7586" w:type="dxa"/>
          </w:tcPr>
          <w:p w:rsidR="0099532C" w:rsidRPr="004325ED" w:rsidRDefault="0099532C" w:rsidP="0099532C">
            <w:pPr>
              <w:jc w:val="both"/>
              <w:rPr>
                <w:lang w:eastAsia="fr-FR"/>
              </w:rPr>
            </w:pPr>
            <w:r>
              <w:rPr>
                <w:lang w:eastAsia="fr-FR"/>
              </w:rPr>
              <w:t>Réception de notification d’annonce : création et/ou mise à jour</w:t>
            </w:r>
            <w:r w:rsidR="00F22C08">
              <w:rPr>
                <w:lang w:eastAsia="fr-FR"/>
              </w:rPr>
              <w:t> :</w:t>
            </w:r>
            <w:r>
              <w:rPr>
                <w:lang w:eastAsia="fr-FR"/>
              </w:rPr>
              <w:t xml:space="preserve"> MT564</w:t>
            </w:r>
          </w:p>
        </w:tc>
      </w:tr>
      <w:tr w:rsidR="0099532C" w:rsidRPr="004325ED" w:rsidTr="0099532C">
        <w:tc>
          <w:tcPr>
            <w:tcW w:w="817" w:type="dxa"/>
          </w:tcPr>
          <w:p w:rsidR="0099532C" w:rsidRPr="004325ED" w:rsidRDefault="0099532C" w:rsidP="0099532C">
            <w:pPr>
              <w:jc w:val="center"/>
              <w:rPr>
                <w:lang w:eastAsia="fr-FR"/>
              </w:rPr>
            </w:pPr>
            <w:r>
              <w:rPr>
                <w:lang w:eastAsia="fr-FR"/>
              </w:rPr>
              <w:t>3 et 6</w:t>
            </w:r>
          </w:p>
        </w:tc>
        <w:tc>
          <w:tcPr>
            <w:tcW w:w="885" w:type="dxa"/>
          </w:tcPr>
          <w:p w:rsidR="0099532C" w:rsidRPr="004325ED" w:rsidRDefault="0099532C" w:rsidP="00BA7060">
            <w:pPr>
              <w:rPr>
                <w:lang w:eastAsia="fr-FR"/>
              </w:rPr>
            </w:pPr>
            <w:r>
              <w:rPr>
                <w:lang w:eastAsia="fr-FR"/>
              </w:rPr>
              <w:t>Sortant</w:t>
            </w:r>
          </w:p>
        </w:tc>
        <w:tc>
          <w:tcPr>
            <w:tcW w:w="7586" w:type="dxa"/>
          </w:tcPr>
          <w:p w:rsidR="0099532C" w:rsidRPr="004325ED" w:rsidRDefault="0099532C" w:rsidP="006A0F96">
            <w:pPr>
              <w:jc w:val="both"/>
              <w:rPr>
                <w:lang w:eastAsia="fr-FR"/>
              </w:rPr>
            </w:pPr>
            <w:r>
              <w:rPr>
                <w:lang w:eastAsia="fr-FR"/>
              </w:rPr>
              <w:t>Génération de notification d’annonce: création et/ou mise à jour</w:t>
            </w:r>
            <w:r w:rsidR="00F22C08">
              <w:rPr>
                <w:lang w:eastAsia="fr-FR"/>
              </w:rPr>
              <w:t> :</w:t>
            </w:r>
            <w:r>
              <w:rPr>
                <w:lang w:eastAsia="fr-FR"/>
              </w:rPr>
              <w:t xml:space="preserve"> MT564</w:t>
            </w:r>
            <w:r w:rsidR="00AA0070">
              <w:rPr>
                <w:lang w:eastAsia="fr-FR"/>
              </w:rPr>
              <w:t>/ra</w:t>
            </w:r>
            <w:r>
              <w:rPr>
                <w:lang w:eastAsia="fr-FR"/>
              </w:rPr>
              <w:t>p</w:t>
            </w:r>
            <w:r w:rsidR="00AA0070">
              <w:rPr>
                <w:lang w:eastAsia="fr-FR"/>
              </w:rPr>
              <w:t>p</w:t>
            </w:r>
            <w:r>
              <w:rPr>
                <w:lang w:eastAsia="fr-FR"/>
              </w:rPr>
              <w:t>ort</w:t>
            </w:r>
          </w:p>
        </w:tc>
      </w:tr>
      <w:tr w:rsidR="0099532C" w:rsidRPr="004325ED" w:rsidTr="0099532C">
        <w:tc>
          <w:tcPr>
            <w:tcW w:w="817" w:type="dxa"/>
          </w:tcPr>
          <w:p w:rsidR="0099532C" w:rsidRPr="004325ED" w:rsidRDefault="0099532C" w:rsidP="0099532C">
            <w:pPr>
              <w:jc w:val="center"/>
              <w:rPr>
                <w:lang w:eastAsia="fr-FR"/>
              </w:rPr>
            </w:pPr>
            <w:r>
              <w:rPr>
                <w:lang w:eastAsia="fr-FR"/>
              </w:rPr>
              <w:t>8</w:t>
            </w:r>
          </w:p>
        </w:tc>
        <w:tc>
          <w:tcPr>
            <w:tcW w:w="885" w:type="dxa"/>
          </w:tcPr>
          <w:p w:rsidR="0099532C" w:rsidRPr="004325ED" w:rsidRDefault="0099532C" w:rsidP="006A0F96">
            <w:pPr>
              <w:rPr>
                <w:lang w:eastAsia="fr-FR"/>
              </w:rPr>
            </w:pPr>
            <w:r w:rsidRPr="004325ED">
              <w:rPr>
                <w:lang w:eastAsia="fr-FR"/>
              </w:rPr>
              <w:t>Entrant</w:t>
            </w:r>
          </w:p>
        </w:tc>
        <w:tc>
          <w:tcPr>
            <w:tcW w:w="7586" w:type="dxa"/>
          </w:tcPr>
          <w:p w:rsidR="0099532C" w:rsidRPr="004325ED" w:rsidRDefault="0099532C" w:rsidP="0099532C">
            <w:pPr>
              <w:jc w:val="both"/>
              <w:rPr>
                <w:lang w:eastAsia="fr-FR"/>
              </w:rPr>
            </w:pPr>
            <w:r>
              <w:rPr>
                <w:lang w:eastAsia="fr-FR"/>
              </w:rPr>
              <w:t>Réception de notification d’annonce avec exécution calculé</w:t>
            </w:r>
            <w:r w:rsidR="00F22C08">
              <w:rPr>
                <w:lang w:eastAsia="fr-FR"/>
              </w:rPr>
              <w:t> :</w:t>
            </w:r>
            <w:r>
              <w:rPr>
                <w:lang w:eastAsia="fr-FR"/>
              </w:rPr>
              <w:t xml:space="preserve"> MT564</w:t>
            </w:r>
          </w:p>
        </w:tc>
      </w:tr>
      <w:tr w:rsidR="0099532C" w:rsidRPr="004325ED" w:rsidTr="0099532C">
        <w:tc>
          <w:tcPr>
            <w:tcW w:w="817" w:type="dxa"/>
          </w:tcPr>
          <w:p w:rsidR="0099532C" w:rsidRPr="004325ED" w:rsidRDefault="0099532C" w:rsidP="0099532C">
            <w:pPr>
              <w:jc w:val="center"/>
              <w:rPr>
                <w:lang w:eastAsia="fr-FR"/>
              </w:rPr>
            </w:pPr>
            <w:r>
              <w:rPr>
                <w:lang w:eastAsia="fr-FR"/>
              </w:rPr>
              <w:t>9</w:t>
            </w:r>
          </w:p>
        </w:tc>
        <w:tc>
          <w:tcPr>
            <w:tcW w:w="885" w:type="dxa"/>
          </w:tcPr>
          <w:p w:rsidR="0099532C" w:rsidRPr="004325ED" w:rsidRDefault="0099532C" w:rsidP="006A0F96">
            <w:pPr>
              <w:rPr>
                <w:lang w:eastAsia="fr-FR"/>
              </w:rPr>
            </w:pPr>
            <w:r>
              <w:rPr>
                <w:lang w:eastAsia="fr-FR"/>
              </w:rPr>
              <w:t>Sortant</w:t>
            </w:r>
          </w:p>
        </w:tc>
        <w:tc>
          <w:tcPr>
            <w:tcW w:w="7586" w:type="dxa"/>
          </w:tcPr>
          <w:p w:rsidR="0099532C" w:rsidRPr="004325ED" w:rsidRDefault="0099532C" w:rsidP="006A0F96">
            <w:pPr>
              <w:jc w:val="both"/>
              <w:rPr>
                <w:lang w:eastAsia="fr-FR"/>
              </w:rPr>
            </w:pPr>
            <w:r>
              <w:rPr>
                <w:lang w:eastAsia="fr-FR"/>
              </w:rPr>
              <w:t>Génération de notification d’annonce avec exécution calculé</w:t>
            </w:r>
            <w:r w:rsidR="00F22C08">
              <w:rPr>
                <w:lang w:eastAsia="fr-FR"/>
              </w:rPr>
              <w:t> : MT564</w:t>
            </w:r>
            <w:r>
              <w:rPr>
                <w:lang w:eastAsia="fr-FR"/>
              </w:rPr>
              <w:t>/</w:t>
            </w:r>
            <w:r w:rsidR="00AA0070">
              <w:rPr>
                <w:lang w:eastAsia="fr-FR"/>
              </w:rPr>
              <w:t>rapport</w:t>
            </w:r>
          </w:p>
        </w:tc>
      </w:tr>
      <w:tr w:rsidR="0099532C" w:rsidRPr="004325ED" w:rsidTr="0099532C">
        <w:tc>
          <w:tcPr>
            <w:tcW w:w="817" w:type="dxa"/>
          </w:tcPr>
          <w:p w:rsidR="0099532C" w:rsidRDefault="0099532C" w:rsidP="0099532C">
            <w:pPr>
              <w:jc w:val="center"/>
              <w:rPr>
                <w:lang w:eastAsia="fr-FR"/>
              </w:rPr>
            </w:pPr>
            <w:r>
              <w:rPr>
                <w:lang w:eastAsia="fr-FR"/>
              </w:rPr>
              <w:t>10</w:t>
            </w:r>
          </w:p>
        </w:tc>
        <w:tc>
          <w:tcPr>
            <w:tcW w:w="885" w:type="dxa"/>
          </w:tcPr>
          <w:p w:rsidR="0099532C" w:rsidRPr="004325ED" w:rsidRDefault="0099532C" w:rsidP="006A0F96">
            <w:pPr>
              <w:rPr>
                <w:lang w:eastAsia="fr-FR"/>
              </w:rPr>
            </w:pPr>
            <w:r w:rsidRPr="004325ED">
              <w:rPr>
                <w:lang w:eastAsia="fr-FR"/>
              </w:rPr>
              <w:t>Entrant</w:t>
            </w:r>
          </w:p>
        </w:tc>
        <w:tc>
          <w:tcPr>
            <w:tcW w:w="7586" w:type="dxa"/>
          </w:tcPr>
          <w:p w:rsidR="0099532C" w:rsidRDefault="0099532C" w:rsidP="006A0F96">
            <w:pPr>
              <w:jc w:val="both"/>
              <w:rPr>
                <w:lang w:eastAsia="fr-FR"/>
              </w:rPr>
            </w:pPr>
            <w:r>
              <w:rPr>
                <w:lang w:eastAsia="fr-FR"/>
              </w:rPr>
              <w:t>Réception de confirmation du paiement du dépositaire</w:t>
            </w:r>
            <w:r w:rsidR="00F22C08">
              <w:rPr>
                <w:lang w:eastAsia="fr-FR"/>
              </w:rPr>
              <w:t> :</w:t>
            </w:r>
            <w:r>
              <w:rPr>
                <w:lang w:eastAsia="fr-FR"/>
              </w:rPr>
              <w:t xml:space="preserve"> MT566</w:t>
            </w:r>
          </w:p>
        </w:tc>
      </w:tr>
      <w:tr w:rsidR="0099532C" w:rsidRPr="004325ED" w:rsidTr="0099532C">
        <w:tc>
          <w:tcPr>
            <w:tcW w:w="817" w:type="dxa"/>
          </w:tcPr>
          <w:p w:rsidR="0099532C" w:rsidRDefault="0099532C" w:rsidP="0099532C">
            <w:pPr>
              <w:jc w:val="center"/>
              <w:rPr>
                <w:lang w:eastAsia="fr-FR"/>
              </w:rPr>
            </w:pPr>
            <w:r>
              <w:rPr>
                <w:lang w:eastAsia="fr-FR"/>
              </w:rPr>
              <w:t>14</w:t>
            </w:r>
          </w:p>
        </w:tc>
        <w:tc>
          <w:tcPr>
            <w:tcW w:w="885" w:type="dxa"/>
          </w:tcPr>
          <w:p w:rsidR="0099532C" w:rsidRPr="004325ED" w:rsidRDefault="0099532C" w:rsidP="006A0F96">
            <w:pPr>
              <w:rPr>
                <w:lang w:eastAsia="fr-FR"/>
              </w:rPr>
            </w:pPr>
            <w:r>
              <w:rPr>
                <w:lang w:eastAsia="fr-FR"/>
              </w:rPr>
              <w:t>Sortant</w:t>
            </w:r>
          </w:p>
        </w:tc>
        <w:tc>
          <w:tcPr>
            <w:tcW w:w="7586" w:type="dxa"/>
          </w:tcPr>
          <w:p w:rsidR="0099532C" w:rsidRDefault="0099532C" w:rsidP="0099532C">
            <w:pPr>
              <w:jc w:val="both"/>
              <w:rPr>
                <w:lang w:eastAsia="fr-FR"/>
              </w:rPr>
            </w:pPr>
            <w:r>
              <w:rPr>
                <w:lang w:eastAsia="fr-FR"/>
              </w:rPr>
              <w:t>Génération de confirmation du paiement aux clients</w:t>
            </w:r>
            <w:r w:rsidR="00F22C08">
              <w:rPr>
                <w:lang w:eastAsia="fr-FR"/>
              </w:rPr>
              <w:t> :</w:t>
            </w:r>
            <w:r>
              <w:rPr>
                <w:lang w:eastAsia="fr-FR"/>
              </w:rPr>
              <w:t xml:space="preserve"> MT566/</w:t>
            </w:r>
            <w:r w:rsidR="00AA0070">
              <w:rPr>
                <w:lang w:eastAsia="fr-FR"/>
              </w:rPr>
              <w:t>rapport</w:t>
            </w:r>
          </w:p>
        </w:tc>
      </w:tr>
    </w:tbl>
    <w:p w:rsidR="0099532C" w:rsidRDefault="0099532C">
      <w:bookmarkStart w:id="52" w:name="_Toc318352127"/>
      <w:bookmarkStart w:id="53" w:name="_Toc319568793"/>
    </w:p>
    <w:p w:rsidR="00C4691D" w:rsidRDefault="00C4691D"/>
    <w:p w:rsidR="0099532C" w:rsidRPr="004325ED" w:rsidRDefault="0099532C" w:rsidP="00FB1421">
      <w:pPr>
        <w:pStyle w:val="ListParagraph"/>
        <w:numPr>
          <w:ilvl w:val="0"/>
          <w:numId w:val="2"/>
        </w:numPr>
        <w:spacing w:before="240" w:after="240" w:line="240" w:lineRule="auto"/>
        <w:ind w:right="142"/>
        <w:rPr>
          <w:lang w:eastAsia="fr-FR"/>
        </w:rPr>
      </w:pPr>
      <w:r w:rsidRPr="004325ED">
        <w:rPr>
          <w:lang w:eastAsia="fr-FR"/>
        </w:rPr>
        <w:t>Description détaillée de chaque flux échangé :</w:t>
      </w:r>
      <w:r>
        <w:rPr>
          <w:lang w:eastAsia="fr-FR"/>
        </w:rPr>
        <w:t xml:space="preserve"> diagramme de flux : OST Optionnelle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885"/>
        <w:gridCol w:w="7586"/>
      </w:tblGrid>
      <w:tr w:rsidR="0099532C" w:rsidRPr="004325ED" w:rsidTr="00CC5359">
        <w:tc>
          <w:tcPr>
            <w:tcW w:w="817" w:type="dxa"/>
            <w:shd w:val="clear" w:color="auto" w:fill="A6A6A6" w:themeFill="background1" w:themeFillShade="A6"/>
          </w:tcPr>
          <w:p w:rsidR="0099532C" w:rsidRPr="004325ED" w:rsidRDefault="0099532C" w:rsidP="006A0F96">
            <w:pPr>
              <w:pStyle w:val="Texte"/>
              <w:jc w:val="center"/>
              <w:rPr>
                <w:b/>
              </w:rPr>
            </w:pPr>
            <w:r w:rsidRPr="004325ED">
              <w:rPr>
                <w:b/>
              </w:rPr>
              <w:t>Flux</w:t>
            </w:r>
          </w:p>
        </w:tc>
        <w:tc>
          <w:tcPr>
            <w:tcW w:w="885" w:type="dxa"/>
            <w:shd w:val="clear" w:color="auto" w:fill="A6A6A6" w:themeFill="background1" w:themeFillShade="A6"/>
          </w:tcPr>
          <w:p w:rsidR="0099532C" w:rsidRPr="004325ED" w:rsidRDefault="0099532C" w:rsidP="006A0F96">
            <w:pPr>
              <w:pStyle w:val="Texte"/>
              <w:jc w:val="center"/>
              <w:rPr>
                <w:b/>
              </w:rPr>
            </w:pPr>
            <w:r w:rsidRPr="004325ED">
              <w:rPr>
                <w:b/>
              </w:rPr>
              <w:t>Type</w:t>
            </w:r>
          </w:p>
        </w:tc>
        <w:tc>
          <w:tcPr>
            <w:tcW w:w="7586" w:type="dxa"/>
            <w:shd w:val="clear" w:color="auto" w:fill="A6A6A6" w:themeFill="background1" w:themeFillShade="A6"/>
          </w:tcPr>
          <w:p w:rsidR="0099532C" w:rsidRPr="004325ED" w:rsidRDefault="0099532C" w:rsidP="006A0F96">
            <w:pPr>
              <w:pStyle w:val="Texte"/>
              <w:jc w:val="center"/>
              <w:rPr>
                <w:b/>
              </w:rPr>
            </w:pPr>
            <w:r w:rsidRPr="004325ED">
              <w:rPr>
                <w:b/>
              </w:rPr>
              <w:t>Description</w:t>
            </w:r>
          </w:p>
        </w:tc>
      </w:tr>
      <w:tr w:rsidR="0099532C" w:rsidRPr="004325ED" w:rsidTr="006A0F96">
        <w:tc>
          <w:tcPr>
            <w:tcW w:w="817" w:type="dxa"/>
          </w:tcPr>
          <w:p w:rsidR="0099532C" w:rsidRPr="004325ED" w:rsidRDefault="0099532C" w:rsidP="006A0F96">
            <w:pPr>
              <w:jc w:val="center"/>
              <w:rPr>
                <w:lang w:eastAsia="fr-FR"/>
              </w:rPr>
            </w:pPr>
            <w:r>
              <w:rPr>
                <w:lang w:eastAsia="fr-FR"/>
              </w:rPr>
              <w:t>1 et 4</w:t>
            </w:r>
          </w:p>
        </w:tc>
        <w:tc>
          <w:tcPr>
            <w:tcW w:w="885" w:type="dxa"/>
          </w:tcPr>
          <w:p w:rsidR="0099532C" w:rsidRPr="004325ED" w:rsidRDefault="0099532C" w:rsidP="006A0F96">
            <w:pPr>
              <w:rPr>
                <w:lang w:eastAsia="fr-FR"/>
              </w:rPr>
            </w:pPr>
            <w:r w:rsidRPr="004325ED">
              <w:rPr>
                <w:lang w:eastAsia="fr-FR"/>
              </w:rPr>
              <w:t>Entrant</w:t>
            </w:r>
          </w:p>
        </w:tc>
        <w:tc>
          <w:tcPr>
            <w:tcW w:w="7586" w:type="dxa"/>
          </w:tcPr>
          <w:p w:rsidR="0099532C" w:rsidRPr="004325ED" w:rsidRDefault="0099532C" w:rsidP="006A0F96">
            <w:pPr>
              <w:jc w:val="both"/>
              <w:rPr>
                <w:lang w:eastAsia="fr-FR"/>
              </w:rPr>
            </w:pPr>
            <w:r>
              <w:rPr>
                <w:lang w:eastAsia="fr-FR"/>
              </w:rPr>
              <w:t>Réception de notification d’annonce : création et/ou mise à jour</w:t>
            </w:r>
            <w:r w:rsidR="00A4713C">
              <w:rPr>
                <w:lang w:eastAsia="fr-FR"/>
              </w:rPr>
              <w:t> :</w:t>
            </w:r>
            <w:r>
              <w:rPr>
                <w:lang w:eastAsia="fr-FR"/>
              </w:rPr>
              <w:t xml:space="preserve"> MT564</w:t>
            </w:r>
          </w:p>
        </w:tc>
      </w:tr>
      <w:tr w:rsidR="0099532C" w:rsidRPr="004325ED" w:rsidTr="006A0F96">
        <w:tc>
          <w:tcPr>
            <w:tcW w:w="817" w:type="dxa"/>
          </w:tcPr>
          <w:p w:rsidR="0099532C" w:rsidRPr="004325ED" w:rsidRDefault="0099532C" w:rsidP="006A0F96">
            <w:pPr>
              <w:jc w:val="center"/>
              <w:rPr>
                <w:lang w:eastAsia="fr-FR"/>
              </w:rPr>
            </w:pPr>
            <w:r>
              <w:rPr>
                <w:lang w:eastAsia="fr-FR"/>
              </w:rPr>
              <w:t>3 et 6</w:t>
            </w:r>
          </w:p>
        </w:tc>
        <w:tc>
          <w:tcPr>
            <w:tcW w:w="885" w:type="dxa"/>
          </w:tcPr>
          <w:p w:rsidR="0099532C" w:rsidRPr="004325ED" w:rsidRDefault="0099532C" w:rsidP="006A0F96">
            <w:pPr>
              <w:rPr>
                <w:lang w:eastAsia="fr-FR"/>
              </w:rPr>
            </w:pPr>
            <w:r>
              <w:rPr>
                <w:lang w:eastAsia="fr-FR"/>
              </w:rPr>
              <w:t>Sortant</w:t>
            </w:r>
          </w:p>
        </w:tc>
        <w:tc>
          <w:tcPr>
            <w:tcW w:w="7586" w:type="dxa"/>
          </w:tcPr>
          <w:p w:rsidR="0099532C" w:rsidRPr="004325ED" w:rsidRDefault="0099532C" w:rsidP="006A0F96">
            <w:pPr>
              <w:jc w:val="both"/>
              <w:rPr>
                <w:lang w:eastAsia="fr-FR"/>
              </w:rPr>
            </w:pPr>
            <w:r>
              <w:rPr>
                <w:lang w:eastAsia="fr-FR"/>
              </w:rPr>
              <w:t>Génération de notification d’annonce: création et/ou mise à jour</w:t>
            </w:r>
            <w:r w:rsidR="00A4713C">
              <w:rPr>
                <w:lang w:eastAsia="fr-FR"/>
              </w:rPr>
              <w:t> :</w:t>
            </w:r>
            <w:r>
              <w:rPr>
                <w:lang w:eastAsia="fr-FR"/>
              </w:rPr>
              <w:t xml:space="preserve"> MT564/</w:t>
            </w:r>
            <w:r w:rsidR="00AA0070">
              <w:rPr>
                <w:lang w:eastAsia="fr-FR"/>
              </w:rPr>
              <w:t>rapport</w:t>
            </w:r>
          </w:p>
        </w:tc>
      </w:tr>
      <w:tr w:rsidR="002877D0" w:rsidRPr="004325ED" w:rsidTr="006A0F96">
        <w:tc>
          <w:tcPr>
            <w:tcW w:w="817" w:type="dxa"/>
          </w:tcPr>
          <w:p w:rsidR="002877D0" w:rsidRPr="004325ED" w:rsidRDefault="002877D0" w:rsidP="006A0F96">
            <w:pPr>
              <w:jc w:val="center"/>
              <w:rPr>
                <w:lang w:eastAsia="fr-FR"/>
              </w:rPr>
            </w:pPr>
            <w:r>
              <w:rPr>
                <w:lang w:eastAsia="fr-FR"/>
              </w:rPr>
              <w:t>7</w:t>
            </w:r>
          </w:p>
        </w:tc>
        <w:tc>
          <w:tcPr>
            <w:tcW w:w="885" w:type="dxa"/>
          </w:tcPr>
          <w:p w:rsidR="002877D0" w:rsidRPr="004325ED" w:rsidRDefault="002877D0" w:rsidP="006A0F96">
            <w:pPr>
              <w:rPr>
                <w:lang w:eastAsia="fr-FR"/>
              </w:rPr>
            </w:pPr>
            <w:r w:rsidRPr="004325ED">
              <w:rPr>
                <w:lang w:eastAsia="fr-FR"/>
              </w:rPr>
              <w:t>Entrant</w:t>
            </w:r>
          </w:p>
        </w:tc>
        <w:tc>
          <w:tcPr>
            <w:tcW w:w="7586" w:type="dxa"/>
          </w:tcPr>
          <w:p w:rsidR="002877D0" w:rsidRPr="004325ED" w:rsidRDefault="002877D0" w:rsidP="002877D0">
            <w:pPr>
              <w:jc w:val="both"/>
              <w:rPr>
                <w:lang w:eastAsia="fr-FR"/>
              </w:rPr>
            </w:pPr>
            <w:r>
              <w:rPr>
                <w:lang w:eastAsia="fr-FR"/>
              </w:rPr>
              <w:t>Réception d’instruction portant le choix du client sur une option donnée</w:t>
            </w:r>
            <w:r w:rsidR="00A4713C">
              <w:rPr>
                <w:lang w:eastAsia="fr-FR"/>
              </w:rPr>
              <w:t> : MT565</w:t>
            </w:r>
          </w:p>
        </w:tc>
      </w:tr>
      <w:tr w:rsidR="002877D0" w:rsidRPr="004325ED" w:rsidTr="006A0F96">
        <w:tc>
          <w:tcPr>
            <w:tcW w:w="817" w:type="dxa"/>
          </w:tcPr>
          <w:p w:rsidR="002877D0" w:rsidRDefault="002877D0" w:rsidP="006A0F96">
            <w:pPr>
              <w:jc w:val="center"/>
              <w:rPr>
                <w:lang w:eastAsia="fr-FR"/>
              </w:rPr>
            </w:pPr>
            <w:r>
              <w:rPr>
                <w:lang w:eastAsia="fr-FR"/>
              </w:rPr>
              <w:t>9</w:t>
            </w:r>
          </w:p>
        </w:tc>
        <w:tc>
          <w:tcPr>
            <w:tcW w:w="885" w:type="dxa"/>
          </w:tcPr>
          <w:p w:rsidR="002877D0" w:rsidRPr="004325ED" w:rsidRDefault="002877D0" w:rsidP="006A0F96">
            <w:pPr>
              <w:rPr>
                <w:lang w:eastAsia="fr-FR"/>
              </w:rPr>
            </w:pPr>
            <w:r>
              <w:rPr>
                <w:lang w:eastAsia="fr-FR"/>
              </w:rPr>
              <w:t>Sortant</w:t>
            </w:r>
          </w:p>
        </w:tc>
        <w:tc>
          <w:tcPr>
            <w:tcW w:w="7586" w:type="dxa"/>
          </w:tcPr>
          <w:p w:rsidR="002877D0" w:rsidRPr="004325ED" w:rsidRDefault="002877D0" w:rsidP="002877D0">
            <w:pPr>
              <w:jc w:val="both"/>
              <w:rPr>
                <w:lang w:eastAsia="fr-FR"/>
              </w:rPr>
            </w:pPr>
            <w:r>
              <w:rPr>
                <w:lang w:eastAsia="fr-FR"/>
              </w:rPr>
              <w:t xml:space="preserve">Génération de notification d’acceptation ou de rejet de l’instruction </w:t>
            </w:r>
            <w:r w:rsidR="00A4713C">
              <w:rPr>
                <w:lang w:eastAsia="fr-FR"/>
              </w:rPr>
              <w:t xml:space="preserve">reçue: </w:t>
            </w:r>
            <w:r>
              <w:rPr>
                <w:lang w:eastAsia="fr-FR"/>
              </w:rPr>
              <w:t>MT567</w:t>
            </w:r>
            <w:r w:rsidR="00F22C08">
              <w:rPr>
                <w:lang w:eastAsia="fr-FR"/>
              </w:rPr>
              <w:t>/</w:t>
            </w:r>
            <w:r w:rsidR="00AA0070">
              <w:rPr>
                <w:lang w:eastAsia="fr-FR"/>
              </w:rPr>
              <w:t>rapport</w:t>
            </w:r>
          </w:p>
        </w:tc>
      </w:tr>
      <w:tr w:rsidR="002877D0" w:rsidRPr="004325ED" w:rsidTr="006A0F96">
        <w:tc>
          <w:tcPr>
            <w:tcW w:w="817" w:type="dxa"/>
          </w:tcPr>
          <w:p w:rsidR="002877D0" w:rsidRPr="004325ED" w:rsidRDefault="00A4713C" w:rsidP="006A0F96">
            <w:pPr>
              <w:jc w:val="center"/>
              <w:rPr>
                <w:lang w:eastAsia="fr-FR"/>
              </w:rPr>
            </w:pPr>
            <w:r>
              <w:rPr>
                <w:lang w:eastAsia="fr-FR"/>
              </w:rPr>
              <w:t>11</w:t>
            </w:r>
          </w:p>
        </w:tc>
        <w:tc>
          <w:tcPr>
            <w:tcW w:w="885" w:type="dxa"/>
          </w:tcPr>
          <w:p w:rsidR="002877D0" w:rsidRPr="004325ED" w:rsidRDefault="002877D0" w:rsidP="006A0F96">
            <w:pPr>
              <w:rPr>
                <w:lang w:eastAsia="fr-FR"/>
              </w:rPr>
            </w:pPr>
            <w:r>
              <w:rPr>
                <w:lang w:eastAsia="fr-FR"/>
              </w:rPr>
              <w:t>Sortant</w:t>
            </w:r>
          </w:p>
        </w:tc>
        <w:tc>
          <w:tcPr>
            <w:tcW w:w="7586" w:type="dxa"/>
          </w:tcPr>
          <w:p w:rsidR="002877D0" w:rsidRPr="004325ED" w:rsidRDefault="00A4713C" w:rsidP="00A4713C">
            <w:pPr>
              <w:jc w:val="both"/>
              <w:rPr>
                <w:lang w:eastAsia="fr-FR"/>
              </w:rPr>
            </w:pPr>
            <w:r>
              <w:rPr>
                <w:lang w:eastAsia="fr-FR"/>
              </w:rPr>
              <w:t>Génération d’instruction portant la consolidation des choix des clients sur une option donnée: MT565</w:t>
            </w:r>
          </w:p>
        </w:tc>
      </w:tr>
      <w:tr w:rsidR="002877D0" w:rsidRPr="004325ED" w:rsidTr="006A0F96">
        <w:tc>
          <w:tcPr>
            <w:tcW w:w="817" w:type="dxa"/>
          </w:tcPr>
          <w:p w:rsidR="002877D0" w:rsidRPr="004325ED" w:rsidRDefault="00A4713C" w:rsidP="006A0F96">
            <w:pPr>
              <w:jc w:val="center"/>
              <w:rPr>
                <w:lang w:eastAsia="fr-FR"/>
              </w:rPr>
            </w:pPr>
            <w:r>
              <w:rPr>
                <w:lang w:eastAsia="fr-FR"/>
              </w:rPr>
              <w:t>12</w:t>
            </w:r>
          </w:p>
        </w:tc>
        <w:tc>
          <w:tcPr>
            <w:tcW w:w="885" w:type="dxa"/>
          </w:tcPr>
          <w:p w:rsidR="002877D0" w:rsidRPr="004325ED" w:rsidRDefault="00F22C08" w:rsidP="006A0F96">
            <w:pPr>
              <w:rPr>
                <w:lang w:eastAsia="fr-FR"/>
              </w:rPr>
            </w:pPr>
            <w:r w:rsidRPr="004325ED">
              <w:rPr>
                <w:lang w:eastAsia="fr-FR"/>
              </w:rPr>
              <w:t>Entrant</w:t>
            </w:r>
          </w:p>
        </w:tc>
        <w:tc>
          <w:tcPr>
            <w:tcW w:w="7586" w:type="dxa"/>
          </w:tcPr>
          <w:p w:rsidR="002877D0" w:rsidRPr="004325ED" w:rsidRDefault="00A4713C" w:rsidP="006A0F96">
            <w:pPr>
              <w:jc w:val="both"/>
              <w:rPr>
                <w:lang w:eastAsia="fr-FR"/>
              </w:rPr>
            </w:pPr>
            <w:r>
              <w:rPr>
                <w:lang w:eastAsia="fr-FR"/>
              </w:rPr>
              <w:t>Réception de notification d’acceptation ou de rejet de l’instruction envoyée: MT567</w:t>
            </w:r>
          </w:p>
        </w:tc>
      </w:tr>
      <w:tr w:rsidR="002877D0" w:rsidRPr="004325ED" w:rsidTr="006A0F96">
        <w:tc>
          <w:tcPr>
            <w:tcW w:w="817" w:type="dxa"/>
          </w:tcPr>
          <w:p w:rsidR="002877D0" w:rsidRDefault="00A4713C" w:rsidP="006A0F96">
            <w:pPr>
              <w:jc w:val="center"/>
              <w:rPr>
                <w:lang w:eastAsia="fr-FR"/>
              </w:rPr>
            </w:pPr>
            <w:r>
              <w:rPr>
                <w:lang w:eastAsia="fr-FR"/>
              </w:rPr>
              <w:t>13</w:t>
            </w:r>
          </w:p>
        </w:tc>
        <w:tc>
          <w:tcPr>
            <w:tcW w:w="885" w:type="dxa"/>
          </w:tcPr>
          <w:p w:rsidR="002877D0" w:rsidRPr="004325ED" w:rsidRDefault="002877D0" w:rsidP="006A0F96">
            <w:pPr>
              <w:rPr>
                <w:lang w:eastAsia="fr-FR"/>
              </w:rPr>
            </w:pPr>
            <w:r w:rsidRPr="004325ED">
              <w:rPr>
                <w:lang w:eastAsia="fr-FR"/>
              </w:rPr>
              <w:t>Entrant</w:t>
            </w:r>
          </w:p>
        </w:tc>
        <w:tc>
          <w:tcPr>
            <w:tcW w:w="7586" w:type="dxa"/>
          </w:tcPr>
          <w:p w:rsidR="002877D0" w:rsidRDefault="002877D0" w:rsidP="006A0F96">
            <w:pPr>
              <w:jc w:val="both"/>
              <w:rPr>
                <w:lang w:eastAsia="fr-FR"/>
              </w:rPr>
            </w:pPr>
            <w:r>
              <w:rPr>
                <w:lang w:eastAsia="fr-FR"/>
              </w:rPr>
              <w:t>Réception de confirmation du paiement du dépositaire</w:t>
            </w:r>
            <w:r w:rsidR="00F22C08">
              <w:rPr>
                <w:lang w:eastAsia="fr-FR"/>
              </w:rPr>
              <w:t> :</w:t>
            </w:r>
            <w:r>
              <w:rPr>
                <w:lang w:eastAsia="fr-FR"/>
              </w:rPr>
              <w:t xml:space="preserve"> MT566</w:t>
            </w:r>
          </w:p>
        </w:tc>
      </w:tr>
      <w:tr w:rsidR="002877D0" w:rsidRPr="004325ED" w:rsidTr="006A0F96">
        <w:tc>
          <w:tcPr>
            <w:tcW w:w="817" w:type="dxa"/>
          </w:tcPr>
          <w:p w:rsidR="002877D0" w:rsidRDefault="00A4713C" w:rsidP="006A0F96">
            <w:pPr>
              <w:jc w:val="center"/>
              <w:rPr>
                <w:lang w:eastAsia="fr-FR"/>
              </w:rPr>
            </w:pPr>
            <w:r>
              <w:rPr>
                <w:lang w:eastAsia="fr-FR"/>
              </w:rPr>
              <w:t>17</w:t>
            </w:r>
          </w:p>
        </w:tc>
        <w:tc>
          <w:tcPr>
            <w:tcW w:w="885" w:type="dxa"/>
          </w:tcPr>
          <w:p w:rsidR="002877D0" w:rsidRPr="004325ED" w:rsidRDefault="002877D0" w:rsidP="006A0F96">
            <w:pPr>
              <w:rPr>
                <w:lang w:eastAsia="fr-FR"/>
              </w:rPr>
            </w:pPr>
            <w:r>
              <w:rPr>
                <w:lang w:eastAsia="fr-FR"/>
              </w:rPr>
              <w:t>Sortant</w:t>
            </w:r>
          </w:p>
        </w:tc>
        <w:tc>
          <w:tcPr>
            <w:tcW w:w="7586" w:type="dxa"/>
          </w:tcPr>
          <w:p w:rsidR="002877D0" w:rsidRDefault="002877D0" w:rsidP="006A0F96">
            <w:pPr>
              <w:jc w:val="both"/>
              <w:rPr>
                <w:lang w:eastAsia="fr-FR"/>
              </w:rPr>
            </w:pPr>
            <w:r>
              <w:rPr>
                <w:lang w:eastAsia="fr-FR"/>
              </w:rPr>
              <w:t>Génération de confirmation du paiement aux clients</w:t>
            </w:r>
            <w:r w:rsidR="00F22C08">
              <w:rPr>
                <w:lang w:eastAsia="fr-FR"/>
              </w:rPr>
              <w:t> :</w:t>
            </w:r>
            <w:r>
              <w:rPr>
                <w:lang w:eastAsia="fr-FR"/>
              </w:rPr>
              <w:t xml:space="preserve"> MT566/</w:t>
            </w:r>
            <w:r w:rsidR="00AA0070">
              <w:rPr>
                <w:lang w:eastAsia="fr-FR"/>
              </w:rPr>
              <w:t>rapport</w:t>
            </w:r>
          </w:p>
        </w:tc>
      </w:tr>
    </w:tbl>
    <w:p w:rsidR="00B407CF" w:rsidRPr="00754B4B" w:rsidRDefault="00B407CF">
      <w:pPr>
        <w:rPr>
          <w:rFonts w:eastAsiaTheme="majorEastAsia" w:cstheme="majorBidi"/>
          <w:b/>
          <w:bCs/>
          <w:i/>
          <w:caps/>
          <w:color w:val="404040" w:themeColor="text1" w:themeTint="BF"/>
          <w:sz w:val="20"/>
          <w:szCs w:val="20"/>
        </w:rPr>
      </w:pPr>
      <w:r>
        <w:br w:type="page"/>
      </w:r>
      <w:r w:rsidR="002C4D43" w:rsidRPr="00754B4B">
        <w:rPr>
          <w:b/>
          <w:i/>
          <w:sz w:val="20"/>
          <w:szCs w:val="20"/>
        </w:rPr>
        <w:lastRenderedPageBreak/>
        <w:t>[</w:t>
      </w:r>
      <w:r w:rsidR="00C2747A" w:rsidRPr="00754B4B">
        <w:rPr>
          <w:b/>
          <w:i/>
          <w:sz w:val="20"/>
          <w:szCs w:val="20"/>
        </w:rPr>
        <w:t xml:space="preserve">Début </w:t>
      </w:r>
      <w:r w:rsidR="002C4D43" w:rsidRPr="00754B4B">
        <w:rPr>
          <w:b/>
          <w:i/>
          <w:sz w:val="20"/>
          <w:szCs w:val="20"/>
        </w:rPr>
        <w:t>Section Vermeg]</w:t>
      </w:r>
    </w:p>
    <w:p w:rsidR="002C4D43" w:rsidRPr="002C4D43" w:rsidRDefault="002C4D43" w:rsidP="002C4D43">
      <w:pPr>
        <w:pStyle w:val="Style1"/>
        <w:rPr>
          <w:color w:val="auto"/>
        </w:rPr>
      </w:pPr>
      <w:bookmarkStart w:id="54" w:name="_Toc409450719"/>
      <w:r w:rsidRPr="002C4D43">
        <w:rPr>
          <w:color w:val="auto"/>
        </w:rPr>
        <w:t>Processus Metier</w:t>
      </w:r>
      <w:bookmarkEnd w:id="54"/>
    </w:p>
    <w:p w:rsidR="00C3095F" w:rsidRDefault="00C3095F" w:rsidP="00C3095F">
      <w:pPr>
        <w:rPr>
          <w:rFonts w:cs="Arial"/>
        </w:rPr>
      </w:pPr>
    </w:p>
    <w:p w:rsidR="00C3095F" w:rsidRDefault="00C3095F" w:rsidP="00655B74">
      <w:pPr>
        <w:spacing w:before="240" w:after="240" w:line="240" w:lineRule="auto"/>
        <w:ind w:right="142"/>
        <w:jc w:val="both"/>
      </w:pPr>
      <w:r>
        <w:t xml:space="preserve">Les processus métier spécifiés dans le présent document sont ceux relatifs à la gestion des opérations sur titre pour le </w:t>
      </w:r>
      <w:r w:rsidR="005B6C6D">
        <w:t xml:space="preserve">Marché </w:t>
      </w:r>
      <w:r w:rsidR="00FE04DA">
        <w:t xml:space="preserve"> </w:t>
      </w:r>
      <w:r>
        <w:t xml:space="preserve"> étranger.</w:t>
      </w:r>
    </w:p>
    <w:p w:rsidR="00C3095F" w:rsidRDefault="00C3095F" w:rsidP="00655B74">
      <w:pPr>
        <w:spacing w:before="240" w:after="240" w:line="240" w:lineRule="auto"/>
        <w:ind w:right="142"/>
        <w:jc w:val="both"/>
      </w:pPr>
      <w:r w:rsidRPr="00C3095F">
        <w:t>MegaCor assure les processus suivants :</w:t>
      </w:r>
    </w:p>
    <w:p w:rsidR="00655B74" w:rsidRDefault="00655B74" w:rsidP="00FB1421">
      <w:pPr>
        <w:pStyle w:val="ListParagraph"/>
        <w:numPr>
          <w:ilvl w:val="0"/>
          <w:numId w:val="2"/>
        </w:numPr>
        <w:spacing w:before="240" w:line="240" w:lineRule="auto"/>
        <w:ind w:right="142"/>
        <w:jc w:val="both"/>
        <w:rPr>
          <w:iCs/>
        </w:rPr>
      </w:pPr>
      <w:r>
        <w:rPr>
          <w:iCs/>
        </w:rPr>
        <w:t>Création et mise à jour automatique d’une annonce via Swift</w:t>
      </w:r>
      <w:r w:rsidR="0088028B">
        <w:rPr>
          <w:iCs/>
        </w:rPr>
        <w:t>/échéanciers</w:t>
      </w:r>
      <w:r>
        <w:rPr>
          <w:iCs/>
        </w:rPr>
        <w:t>.</w:t>
      </w:r>
    </w:p>
    <w:p w:rsidR="00655B74" w:rsidRDefault="00655B74" w:rsidP="00FB1421">
      <w:pPr>
        <w:pStyle w:val="ListParagraph"/>
        <w:numPr>
          <w:ilvl w:val="0"/>
          <w:numId w:val="2"/>
        </w:numPr>
        <w:spacing w:before="240" w:line="240" w:lineRule="auto"/>
        <w:ind w:right="142"/>
        <w:jc w:val="both"/>
        <w:rPr>
          <w:iCs/>
        </w:rPr>
      </w:pPr>
      <w:r>
        <w:rPr>
          <w:iCs/>
        </w:rPr>
        <w:t>Création et mise à jour manuelle d’une annonce par  l’utilisateur.</w:t>
      </w:r>
    </w:p>
    <w:p w:rsidR="00655B74" w:rsidRPr="00B25C99" w:rsidRDefault="00655B74" w:rsidP="00FB1421">
      <w:pPr>
        <w:pStyle w:val="ListParagraph"/>
        <w:numPr>
          <w:ilvl w:val="0"/>
          <w:numId w:val="2"/>
        </w:numPr>
        <w:spacing w:before="240" w:line="240" w:lineRule="auto"/>
        <w:ind w:right="142"/>
        <w:jc w:val="both"/>
        <w:rPr>
          <w:iCs/>
        </w:rPr>
      </w:pPr>
      <w:r>
        <w:rPr>
          <w:iCs/>
        </w:rPr>
        <w:t>Calcul de la position éligible des clients pour une OST donnée.</w:t>
      </w:r>
    </w:p>
    <w:p w:rsidR="00655B74" w:rsidRDefault="00655B74" w:rsidP="00FB1421">
      <w:pPr>
        <w:pStyle w:val="ListParagraph"/>
        <w:numPr>
          <w:ilvl w:val="0"/>
          <w:numId w:val="2"/>
        </w:numPr>
        <w:spacing w:before="240" w:line="240" w:lineRule="auto"/>
        <w:ind w:right="142"/>
        <w:jc w:val="both"/>
        <w:rPr>
          <w:iCs/>
        </w:rPr>
      </w:pPr>
      <w:r w:rsidRPr="00CA609A">
        <w:rPr>
          <w:iCs/>
        </w:rPr>
        <w:t xml:space="preserve">Notification </w:t>
      </w:r>
      <w:r>
        <w:rPr>
          <w:iCs/>
        </w:rPr>
        <w:t xml:space="preserve">d’annonce </w:t>
      </w:r>
      <w:r w:rsidRPr="00CA609A">
        <w:rPr>
          <w:iCs/>
        </w:rPr>
        <w:t>a</w:t>
      </w:r>
      <w:r>
        <w:rPr>
          <w:iCs/>
        </w:rPr>
        <w:t xml:space="preserve">utomatique et manuelle </w:t>
      </w:r>
      <w:r>
        <w:t xml:space="preserve">selon leur </w:t>
      </w:r>
      <w:r w:rsidR="00484BF2">
        <w:t>profil</w:t>
      </w:r>
      <w:r>
        <w:t xml:space="preserve"> de notification Swift /rapport</w:t>
      </w:r>
    </w:p>
    <w:p w:rsidR="00655B74" w:rsidRPr="00CA609A" w:rsidRDefault="00E22C27" w:rsidP="00FB1421">
      <w:pPr>
        <w:pStyle w:val="ListParagraph"/>
        <w:numPr>
          <w:ilvl w:val="0"/>
          <w:numId w:val="2"/>
        </w:numPr>
        <w:spacing w:before="240" w:line="240" w:lineRule="auto"/>
        <w:ind w:right="142"/>
        <w:jc w:val="both"/>
        <w:rPr>
          <w:iCs/>
        </w:rPr>
      </w:pPr>
      <w:r>
        <w:rPr>
          <w:iCs/>
        </w:rPr>
        <w:t>Calcul automatique et manuel</w:t>
      </w:r>
      <w:r w:rsidR="00655B74" w:rsidRPr="00CA609A">
        <w:rPr>
          <w:iCs/>
        </w:rPr>
        <w:t xml:space="preserve"> des exécutions clients et </w:t>
      </w:r>
      <w:r>
        <w:rPr>
          <w:iCs/>
        </w:rPr>
        <w:t>Marché</w:t>
      </w:r>
      <w:r w:rsidR="00655B74">
        <w:rPr>
          <w:iCs/>
        </w:rPr>
        <w:t>.</w:t>
      </w:r>
    </w:p>
    <w:p w:rsidR="00655B74" w:rsidRPr="00FE54CA" w:rsidRDefault="00655B74" w:rsidP="00FB1421">
      <w:pPr>
        <w:pStyle w:val="ListParagraph"/>
        <w:numPr>
          <w:ilvl w:val="0"/>
          <w:numId w:val="2"/>
        </w:numPr>
        <w:spacing w:before="240" w:line="240" w:lineRule="auto"/>
        <w:ind w:right="142"/>
        <w:jc w:val="both"/>
        <w:rPr>
          <w:iCs/>
        </w:rPr>
      </w:pPr>
      <w:r>
        <w:rPr>
          <w:iCs/>
        </w:rPr>
        <w:t xml:space="preserve">Collecte des instructions clients via Swift et saisie manuelle d’une instruction.  </w:t>
      </w:r>
    </w:p>
    <w:p w:rsidR="00655B74" w:rsidRDefault="00655B74" w:rsidP="00FB1421">
      <w:pPr>
        <w:pStyle w:val="ListParagraph"/>
        <w:numPr>
          <w:ilvl w:val="0"/>
          <w:numId w:val="2"/>
        </w:numPr>
        <w:spacing w:before="240" w:line="240" w:lineRule="auto"/>
        <w:ind w:right="142"/>
        <w:jc w:val="both"/>
        <w:rPr>
          <w:iCs/>
        </w:rPr>
      </w:pPr>
      <w:r>
        <w:rPr>
          <w:iCs/>
        </w:rPr>
        <w:t xml:space="preserve">Consolidation des instructions clients et envoi d’instructions </w:t>
      </w:r>
      <w:r w:rsidR="005B6C6D">
        <w:rPr>
          <w:iCs/>
        </w:rPr>
        <w:t xml:space="preserve">Marché </w:t>
      </w:r>
      <w:r w:rsidR="00FE04DA">
        <w:rPr>
          <w:iCs/>
        </w:rPr>
        <w:t xml:space="preserve"> </w:t>
      </w:r>
      <w:r>
        <w:rPr>
          <w:iCs/>
        </w:rPr>
        <w:t xml:space="preserve"> aux dépositaires.</w:t>
      </w:r>
    </w:p>
    <w:p w:rsidR="00655B74" w:rsidRPr="00FE54CA" w:rsidRDefault="00655B74" w:rsidP="00FB1421">
      <w:pPr>
        <w:pStyle w:val="ListParagraph"/>
        <w:numPr>
          <w:ilvl w:val="0"/>
          <w:numId w:val="2"/>
        </w:numPr>
        <w:spacing w:before="240" w:line="240" w:lineRule="auto"/>
        <w:ind w:right="142"/>
        <w:jc w:val="both"/>
        <w:rPr>
          <w:iCs/>
        </w:rPr>
      </w:pPr>
      <w:r>
        <w:rPr>
          <w:iCs/>
        </w:rPr>
        <w:t xml:space="preserve">Création des paiements </w:t>
      </w:r>
      <w:r w:rsidR="005B6C6D">
        <w:rPr>
          <w:iCs/>
        </w:rPr>
        <w:t xml:space="preserve">Marché </w:t>
      </w:r>
      <w:r>
        <w:rPr>
          <w:iCs/>
        </w:rPr>
        <w:t xml:space="preserve"> via Swift et saisie manuelle par l’utilisateur.</w:t>
      </w:r>
    </w:p>
    <w:p w:rsidR="00655B74" w:rsidRDefault="00655B74" w:rsidP="00FB1421">
      <w:pPr>
        <w:pStyle w:val="ListParagraph"/>
        <w:numPr>
          <w:ilvl w:val="0"/>
          <w:numId w:val="2"/>
        </w:numPr>
        <w:spacing w:before="240" w:line="240" w:lineRule="auto"/>
        <w:ind w:right="142"/>
        <w:jc w:val="both"/>
        <w:rPr>
          <w:iCs/>
        </w:rPr>
      </w:pPr>
      <w:r>
        <w:rPr>
          <w:iCs/>
        </w:rPr>
        <w:t xml:space="preserve">Réconciliation automatique des paiements titre et espèce </w:t>
      </w:r>
      <w:r w:rsidRPr="00381587">
        <w:rPr>
          <w:iCs/>
        </w:rPr>
        <w:t>et calcul des écarts</w:t>
      </w:r>
      <w:r>
        <w:rPr>
          <w:iCs/>
        </w:rPr>
        <w:t xml:space="preserve"> de réconciliation.</w:t>
      </w:r>
    </w:p>
    <w:p w:rsidR="00655B74" w:rsidRPr="00381587" w:rsidRDefault="00655B74" w:rsidP="00FB1421">
      <w:pPr>
        <w:pStyle w:val="ListParagraph"/>
        <w:numPr>
          <w:ilvl w:val="0"/>
          <w:numId w:val="2"/>
        </w:numPr>
        <w:spacing w:before="240" w:line="240" w:lineRule="auto"/>
        <w:ind w:right="142"/>
        <w:jc w:val="both"/>
        <w:rPr>
          <w:iCs/>
        </w:rPr>
      </w:pPr>
      <w:r>
        <w:rPr>
          <w:iCs/>
        </w:rPr>
        <w:t xml:space="preserve">Gestion des paiements clients titre et espèce et envoi de confirmation de paiement au client </w:t>
      </w:r>
      <w:r>
        <w:t xml:space="preserve">selon leur </w:t>
      </w:r>
      <w:r w:rsidR="00484BF2">
        <w:t>profil</w:t>
      </w:r>
      <w:r>
        <w:t xml:space="preserve"> de notification Swift /rapport</w:t>
      </w:r>
    </w:p>
    <w:p w:rsidR="00655B74" w:rsidRPr="00C3095F" w:rsidRDefault="00655B74" w:rsidP="00FB1421">
      <w:pPr>
        <w:pStyle w:val="ListParagraph"/>
        <w:numPr>
          <w:ilvl w:val="0"/>
          <w:numId w:val="2"/>
        </w:numPr>
        <w:spacing w:before="240" w:after="240" w:line="240" w:lineRule="auto"/>
        <w:ind w:right="142"/>
        <w:jc w:val="both"/>
      </w:pPr>
      <w:r w:rsidRPr="0023119F">
        <w:rPr>
          <w:rFonts w:cs="Arial"/>
        </w:rPr>
        <w:t>Gestion des commissions</w:t>
      </w:r>
      <w:r>
        <w:rPr>
          <w:rFonts w:cs="Arial"/>
        </w:rPr>
        <w:t> </w:t>
      </w:r>
    </w:p>
    <w:p w:rsidR="0023119F" w:rsidRPr="00450A1F" w:rsidRDefault="0023119F" w:rsidP="0023119F">
      <w:pPr>
        <w:pStyle w:val="ListParagraph"/>
        <w:spacing w:before="240" w:after="240" w:line="240" w:lineRule="auto"/>
        <w:ind w:right="142"/>
        <w:jc w:val="both"/>
      </w:pPr>
    </w:p>
    <w:p w:rsidR="00B449AC" w:rsidRPr="002D6631" w:rsidRDefault="00655B74" w:rsidP="002D6631">
      <w:pPr>
        <w:pStyle w:val="Style2"/>
      </w:pPr>
      <w:bookmarkStart w:id="55" w:name="_Toc409450720"/>
      <w:r>
        <w:t>Gestion des annonces</w:t>
      </w:r>
      <w:bookmarkEnd w:id="55"/>
    </w:p>
    <w:p w:rsidR="00B449AC" w:rsidRPr="00450A1F" w:rsidRDefault="00B449AC" w:rsidP="00D966B6">
      <w:pPr>
        <w:pStyle w:val="Style3"/>
      </w:pPr>
      <w:bookmarkStart w:id="56" w:name="_Toc358735489"/>
      <w:bookmarkStart w:id="57" w:name="_Toc409450721"/>
      <w:r w:rsidRPr="00450A1F">
        <w:t>Description générale</w:t>
      </w:r>
      <w:bookmarkEnd w:id="56"/>
      <w:bookmarkEnd w:id="57"/>
    </w:p>
    <w:p w:rsidR="00655B74" w:rsidRDefault="00655B74" w:rsidP="00655B74">
      <w:pPr>
        <w:spacing w:before="240" w:after="240" w:line="240" w:lineRule="auto"/>
        <w:ind w:right="142"/>
        <w:jc w:val="both"/>
      </w:pPr>
      <w:r>
        <w:t>Cette section décrit les types d’opération</w:t>
      </w:r>
      <w:r w:rsidR="00FB3453">
        <w:t>s</w:t>
      </w:r>
      <w:r>
        <w:t xml:space="preserve"> sur titre gérés par MegaCor pour le </w:t>
      </w:r>
      <w:r w:rsidR="005B6C6D">
        <w:t xml:space="preserve">Marché </w:t>
      </w:r>
      <w:r w:rsidR="00FE04DA">
        <w:t xml:space="preserve"> </w:t>
      </w:r>
      <w:r>
        <w:t xml:space="preserve"> étranger</w:t>
      </w:r>
      <w:r w:rsidR="00FB3453">
        <w:t xml:space="preserve">, les règles de création et de mise à jour d’une </w:t>
      </w:r>
      <w:r w:rsidR="00DF7744">
        <w:t>OST</w:t>
      </w:r>
      <w:r w:rsidR="00FB3453">
        <w:t xml:space="preserve"> </w:t>
      </w:r>
      <w:r>
        <w:t xml:space="preserve"> ainsi que </w:t>
      </w:r>
      <w:r w:rsidR="00FB3453">
        <w:t xml:space="preserve">les différents statuts du cycle de vie d’une </w:t>
      </w:r>
      <w:r>
        <w:t>annonce.</w:t>
      </w:r>
    </w:p>
    <w:p w:rsidR="00B449AC" w:rsidRPr="00450A1F" w:rsidRDefault="00655B74" w:rsidP="00D966B6">
      <w:pPr>
        <w:pStyle w:val="Style3"/>
      </w:pPr>
      <w:bookmarkStart w:id="58" w:name="_Toc409450722"/>
      <w:r>
        <w:t>Type d’annonce</w:t>
      </w:r>
      <w:r w:rsidR="00BB5C0E">
        <w:t>s</w:t>
      </w:r>
      <w:bookmarkEnd w:id="58"/>
    </w:p>
    <w:p w:rsidR="00AC11FA" w:rsidRDefault="00AC11FA" w:rsidP="00AC11FA">
      <w:pPr>
        <w:rPr>
          <w:rFonts w:cs="Arial"/>
          <w:u w:val="single"/>
        </w:rPr>
      </w:pPr>
    </w:p>
    <w:p w:rsidR="00AC11FA" w:rsidRPr="00AC11FA" w:rsidRDefault="00AC11FA" w:rsidP="00AC11FA">
      <w:pPr>
        <w:rPr>
          <w:rFonts w:cs="Arial"/>
        </w:rPr>
      </w:pPr>
      <w:r>
        <w:rPr>
          <w:rFonts w:cs="Arial"/>
        </w:rPr>
        <w:t>MegaC</w:t>
      </w:r>
      <w:r w:rsidRPr="00AC11FA">
        <w:rPr>
          <w:rFonts w:cs="Arial"/>
        </w:rPr>
        <w:t>or distingue trois types d’événements  en se référ</w:t>
      </w:r>
      <w:r>
        <w:rPr>
          <w:rFonts w:cs="Arial"/>
        </w:rPr>
        <w:t>ant aux  normes ISO 15022</w:t>
      </w:r>
      <w:r w:rsidRPr="00AC11FA">
        <w:rPr>
          <w:rFonts w:cs="Arial"/>
        </w:rPr>
        <w:t>:</w:t>
      </w:r>
    </w:p>
    <w:p w:rsidR="00655B74" w:rsidRPr="00655B74" w:rsidRDefault="00655B74" w:rsidP="00FB1421">
      <w:pPr>
        <w:pStyle w:val="ListParagraph"/>
        <w:numPr>
          <w:ilvl w:val="0"/>
          <w:numId w:val="8"/>
        </w:numPr>
        <w:spacing w:before="240" w:after="240" w:line="240" w:lineRule="auto"/>
        <w:ind w:right="142"/>
        <w:jc w:val="both"/>
      </w:pPr>
      <w:r w:rsidRPr="00655B74">
        <w:rPr>
          <w:b/>
        </w:rPr>
        <w:t xml:space="preserve">Les OST </w:t>
      </w:r>
      <w:r w:rsidR="00AC11FA">
        <w:rPr>
          <w:b/>
        </w:rPr>
        <w:t>obligatoire</w:t>
      </w:r>
      <w:r w:rsidR="007C1752">
        <w:rPr>
          <w:b/>
        </w:rPr>
        <w:t>s</w:t>
      </w:r>
      <w:r w:rsidR="00AC11FA">
        <w:rPr>
          <w:b/>
        </w:rPr>
        <w:t xml:space="preserve"> MAND</w:t>
      </w:r>
      <w:r w:rsidRPr="00655B74">
        <w:t> : sont des opérations qui ne nécessitent pas l’accord de l’ayant droit et sont exécutées d’</w:t>
      </w:r>
      <w:r w:rsidR="00AC11FA">
        <w:t>office</w:t>
      </w:r>
      <w:r w:rsidRPr="00655B74">
        <w:t xml:space="preserve"> sur son compte dès lors qu’il détient une quantité de titres éligibles à l’OST.</w:t>
      </w:r>
    </w:p>
    <w:p w:rsidR="00AC11FA" w:rsidRPr="00655B74" w:rsidRDefault="00655B74" w:rsidP="00FB1421">
      <w:pPr>
        <w:pStyle w:val="ListParagraph"/>
        <w:numPr>
          <w:ilvl w:val="0"/>
          <w:numId w:val="8"/>
        </w:numPr>
        <w:spacing w:before="240" w:after="240" w:line="240" w:lineRule="auto"/>
        <w:ind w:right="142"/>
        <w:jc w:val="both"/>
      </w:pPr>
      <w:r w:rsidRPr="00655B74">
        <w:rPr>
          <w:b/>
        </w:rPr>
        <w:t xml:space="preserve">Les OST </w:t>
      </w:r>
      <w:r w:rsidR="00AC11FA">
        <w:rPr>
          <w:b/>
        </w:rPr>
        <w:t>obligatoire</w:t>
      </w:r>
      <w:r w:rsidR="007C1752">
        <w:rPr>
          <w:b/>
        </w:rPr>
        <w:t>s</w:t>
      </w:r>
      <w:r w:rsidR="00AC11FA">
        <w:rPr>
          <w:b/>
        </w:rPr>
        <w:t xml:space="preserve"> avec choix CHOS</w:t>
      </w:r>
      <w:r w:rsidRPr="00655B74">
        <w:t xml:space="preserve"> : OST </w:t>
      </w:r>
      <w:r w:rsidR="00AC11FA">
        <w:t>optionnelle</w:t>
      </w:r>
      <w:r w:rsidR="007C1752">
        <w:t>s qui nécessite</w:t>
      </w:r>
      <w:r w:rsidRPr="00655B74">
        <w:t xml:space="preserve"> </w:t>
      </w:r>
      <w:r w:rsidR="007C1752">
        <w:t xml:space="preserve">obligatoirement </w:t>
      </w:r>
      <w:r w:rsidRPr="00655B74">
        <w:t xml:space="preserve">l’instruction </w:t>
      </w:r>
      <w:r w:rsidR="007C1752">
        <w:t>du client éligible, en cas d’absence d’instruction, une option par défaut lui sera appliquée.</w:t>
      </w:r>
    </w:p>
    <w:p w:rsidR="00AC11FA" w:rsidRPr="007C1752" w:rsidRDefault="00AC11FA" w:rsidP="00FB1421">
      <w:pPr>
        <w:pStyle w:val="ListParagraph"/>
        <w:numPr>
          <w:ilvl w:val="0"/>
          <w:numId w:val="8"/>
        </w:numPr>
        <w:spacing w:before="240" w:after="240" w:line="240" w:lineRule="auto"/>
        <w:ind w:right="142"/>
        <w:jc w:val="both"/>
        <w:rPr>
          <w:rFonts w:cs="Arial"/>
        </w:rPr>
      </w:pPr>
      <w:r w:rsidRPr="007C1752">
        <w:rPr>
          <w:b/>
        </w:rPr>
        <w:t>Les OST volontaires</w:t>
      </w:r>
      <w:r w:rsidRPr="00655B74">
        <w:t> </w:t>
      </w:r>
      <w:r w:rsidRPr="007C1752">
        <w:rPr>
          <w:b/>
        </w:rPr>
        <w:t>VOLU</w:t>
      </w:r>
      <w:r>
        <w:t xml:space="preserve"> </w:t>
      </w:r>
      <w:r w:rsidRPr="00655B74">
        <w:t xml:space="preserve">: </w:t>
      </w:r>
      <w:r w:rsidR="007C1752" w:rsidRPr="00655B74">
        <w:t xml:space="preserve">OST </w:t>
      </w:r>
      <w:r w:rsidR="007C1752">
        <w:t>optionnelles</w:t>
      </w:r>
      <w:r w:rsidR="007C1752" w:rsidRPr="00655B74">
        <w:t xml:space="preserve"> </w:t>
      </w:r>
      <w:r w:rsidR="007C1752">
        <w:t xml:space="preserve">où le client éligible n’est pas obligé de participer à l’événement mais peut envoyer des instructions s’il souhaite participer. </w:t>
      </w:r>
    </w:p>
    <w:p w:rsidR="00140953" w:rsidRDefault="00140953" w:rsidP="00150DA6">
      <w:pPr>
        <w:spacing w:before="240" w:after="240" w:line="240" w:lineRule="auto"/>
        <w:ind w:right="142"/>
      </w:pPr>
      <w:r w:rsidRPr="0054545D">
        <w:t>Chaque type d’OST doit a</w:t>
      </w:r>
      <w:r>
        <w:t>voir un code</w:t>
      </w:r>
      <w:r w:rsidR="00AF49C5">
        <w:t xml:space="preserve"> propre</w:t>
      </w:r>
      <w:r>
        <w:t xml:space="preserve"> conforme aux normes ISO15022. </w:t>
      </w:r>
    </w:p>
    <w:p w:rsidR="00140953" w:rsidRDefault="001249E6" w:rsidP="00F52218">
      <w:pPr>
        <w:pStyle w:val="Heading4"/>
        <w:jc w:val="both"/>
      </w:pPr>
      <w:r>
        <w:lastRenderedPageBreak/>
        <w:t>OST obligatoire</w:t>
      </w:r>
      <w:r w:rsidR="00130A97">
        <w:t>s</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4"/>
        <w:gridCol w:w="4394"/>
        <w:gridCol w:w="1134"/>
        <w:gridCol w:w="1984"/>
        <w:gridCol w:w="1134"/>
      </w:tblGrid>
      <w:tr w:rsidR="001249E6" w:rsidRPr="004325ED" w:rsidTr="00B343FA">
        <w:tc>
          <w:tcPr>
            <w:tcW w:w="534" w:type="dxa"/>
            <w:shd w:val="clear" w:color="auto" w:fill="A6A6A6" w:themeFill="background1" w:themeFillShade="A6"/>
          </w:tcPr>
          <w:p w:rsidR="001249E6" w:rsidRDefault="001249E6" w:rsidP="006A0F96">
            <w:pPr>
              <w:pStyle w:val="Texte"/>
              <w:jc w:val="center"/>
              <w:rPr>
                <w:b/>
              </w:rPr>
            </w:pPr>
          </w:p>
        </w:tc>
        <w:tc>
          <w:tcPr>
            <w:tcW w:w="4394" w:type="dxa"/>
            <w:shd w:val="clear" w:color="auto" w:fill="A6A6A6" w:themeFill="background1" w:themeFillShade="A6"/>
          </w:tcPr>
          <w:p w:rsidR="001249E6" w:rsidRPr="004325ED" w:rsidRDefault="001249E6" w:rsidP="006A0F96">
            <w:pPr>
              <w:pStyle w:val="Texte"/>
              <w:jc w:val="center"/>
              <w:rPr>
                <w:b/>
              </w:rPr>
            </w:pPr>
            <w:r>
              <w:rPr>
                <w:b/>
              </w:rPr>
              <w:t xml:space="preserve">Description </w:t>
            </w:r>
          </w:p>
        </w:tc>
        <w:tc>
          <w:tcPr>
            <w:tcW w:w="1134" w:type="dxa"/>
            <w:shd w:val="clear" w:color="auto" w:fill="A6A6A6" w:themeFill="background1" w:themeFillShade="A6"/>
          </w:tcPr>
          <w:p w:rsidR="001249E6" w:rsidRPr="004325ED" w:rsidRDefault="001249E6" w:rsidP="006A0F96">
            <w:pPr>
              <w:pStyle w:val="Texte"/>
              <w:jc w:val="center"/>
              <w:rPr>
                <w:b/>
              </w:rPr>
            </w:pPr>
            <w:r>
              <w:rPr>
                <w:b/>
              </w:rPr>
              <w:t xml:space="preserve">ISO Code </w:t>
            </w:r>
          </w:p>
        </w:tc>
        <w:tc>
          <w:tcPr>
            <w:tcW w:w="1984" w:type="dxa"/>
            <w:shd w:val="clear" w:color="auto" w:fill="A6A6A6" w:themeFill="background1" w:themeFillShade="A6"/>
          </w:tcPr>
          <w:p w:rsidR="001249E6" w:rsidRDefault="001249E6" w:rsidP="006A0F96">
            <w:pPr>
              <w:pStyle w:val="Texte"/>
              <w:jc w:val="center"/>
              <w:rPr>
                <w:b/>
              </w:rPr>
            </w:pPr>
            <w:r>
              <w:rPr>
                <w:b/>
              </w:rPr>
              <w:t>ISO Code Option</w:t>
            </w:r>
          </w:p>
        </w:tc>
        <w:tc>
          <w:tcPr>
            <w:tcW w:w="1134" w:type="dxa"/>
            <w:shd w:val="clear" w:color="auto" w:fill="A6A6A6" w:themeFill="background1" w:themeFillShade="A6"/>
          </w:tcPr>
          <w:p w:rsidR="001249E6" w:rsidRPr="004325ED" w:rsidRDefault="001249E6" w:rsidP="00C25DCB">
            <w:pPr>
              <w:pStyle w:val="Texte"/>
              <w:ind w:left="317" w:hanging="317"/>
              <w:jc w:val="center"/>
              <w:rPr>
                <w:b/>
              </w:rPr>
            </w:pPr>
            <w:r>
              <w:rPr>
                <w:b/>
              </w:rPr>
              <w:t>Priorité</w:t>
            </w:r>
            <w:r w:rsidR="00B343FA">
              <w:rPr>
                <w:b/>
              </w:rPr>
              <w:t>*</w:t>
            </w:r>
          </w:p>
        </w:tc>
      </w:tr>
      <w:tr w:rsidR="00F52218" w:rsidRPr="00F52218" w:rsidTr="00B343FA">
        <w:tc>
          <w:tcPr>
            <w:tcW w:w="534" w:type="dxa"/>
          </w:tcPr>
          <w:p w:rsidR="00F52218" w:rsidRPr="00F52218" w:rsidRDefault="00F52218" w:rsidP="00F52218">
            <w:pPr>
              <w:rPr>
                <w:sz w:val="20"/>
                <w:szCs w:val="20"/>
              </w:rPr>
            </w:pPr>
            <w:r w:rsidRPr="00F52218">
              <w:rPr>
                <w:sz w:val="20"/>
                <w:szCs w:val="20"/>
              </w:rPr>
              <w:t>1</w:t>
            </w:r>
          </w:p>
        </w:tc>
        <w:tc>
          <w:tcPr>
            <w:tcW w:w="4394" w:type="dxa"/>
          </w:tcPr>
          <w:p w:rsidR="00F52218" w:rsidRPr="00F52218" w:rsidRDefault="00F52218" w:rsidP="00F52218">
            <w:pPr>
              <w:rPr>
                <w:sz w:val="20"/>
                <w:szCs w:val="20"/>
              </w:rPr>
            </w:pPr>
            <w:r w:rsidRPr="00F52218">
              <w:rPr>
                <w:sz w:val="20"/>
                <w:szCs w:val="20"/>
              </w:rPr>
              <w:t>Statut de négociation : activé</w:t>
            </w:r>
          </w:p>
        </w:tc>
        <w:tc>
          <w:tcPr>
            <w:tcW w:w="1134" w:type="dxa"/>
          </w:tcPr>
          <w:p w:rsidR="00F52218" w:rsidRPr="00F52218" w:rsidRDefault="00F52218" w:rsidP="00F52218">
            <w:pPr>
              <w:rPr>
                <w:color w:val="000000"/>
                <w:sz w:val="20"/>
                <w:szCs w:val="20"/>
              </w:rPr>
            </w:pPr>
            <w:r w:rsidRPr="00F52218">
              <w:rPr>
                <w:color w:val="000000"/>
                <w:sz w:val="20"/>
                <w:szCs w:val="20"/>
              </w:rPr>
              <w:t>ACTV</w:t>
            </w:r>
          </w:p>
        </w:tc>
        <w:tc>
          <w:tcPr>
            <w:tcW w:w="1984" w:type="dxa"/>
          </w:tcPr>
          <w:p w:rsidR="00F52218" w:rsidRPr="00F52218" w:rsidRDefault="00F52218" w:rsidP="00F52218">
            <w:pPr>
              <w:rPr>
                <w:color w:val="000000"/>
                <w:sz w:val="20"/>
                <w:szCs w:val="20"/>
              </w:rPr>
            </w:pPr>
            <w:r w:rsidRPr="00F52218">
              <w:rPr>
                <w:color w:val="000000"/>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2</w:t>
            </w:r>
          </w:p>
        </w:tc>
        <w:tc>
          <w:tcPr>
            <w:tcW w:w="4394" w:type="dxa"/>
          </w:tcPr>
          <w:p w:rsidR="00F52218" w:rsidRPr="00F52218" w:rsidRDefault="00F52218" w:rsidP="00F52218">
            <w:pPr>
              <w:rPr>
                <w:sz w:val="20"/>
                <w:szCs w:val="20"/>
              </w:rPr>
            </w:pPr>
            <w:r w:rsidRPr="00F52218">
              <w:rPr>
                <w:sz w:val="20"/>
                <w:szCs w:val="20"/>
              </w:rPr>
              <w:t>Changement au niveau de la valeur : Description...</w:t>
            </w:r>
          </w:p>
        </w:tc>
        <w:tc>
          <w:tcPr>
            <w:tcW w:w="1134" w:type="dxa"/>
          </w:tcPr>
          <w:p w:rsidR="00F52218" w:rsidRPr="00F52218" w:rsidRDefault="00F52218" w:rsidP="00F52218">
            <w:pPr>
              <w:rPr>
                <w:bCs/>
                <w:color w:val="000000"/>
                <w:sz w:val="20"/>
                <w:szCs w:val="20"/>
              </w:rPr>
            </w:pPr>
            <w:r w:rsidRPr="00F52218">
              <w:rPr>
                <w:bCs/>
                <w:color w:val="000000"/>
                <w:sz w:val="20"/>
                <w:szCs w:val="20"/>
              </w:rPr>
              <w:t>CHAN</w:t>
            </w:r>
          </w:p>
        </w:tc>
        <w:tc>
          <w:tcPr>
            <w:tcW w:w="1984" w:type="dxa"/>
          </w:tcPr>
          <w:p w:rsidR="00F52218" w:rsidRPr="00F52218" w:rsidRDefault="00F52218" w:rsidP="00F52218">
            <w:pPr>
              <w:rPr>
                <w:color w:val="000000"/>
                <w:sz w:val="20"/>
                <w:szCs w:val="20"/>
              </w:rPr>
            </w:pPr>
            <w:r w:rsidRPr="00F52218">
              <w:rPr>
                <w:color w:val="000000"/>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3</w:t>
            </w:r>
          </w:p>
        </w:tc>
        <w:tc>
          <w:tcPr>
            <w:tcW w:w="4394" w:type="dxa"/>
          </w:tcPr>
          <w:p w:rsidR="00F52218" w:rsidRPr="00F52218" w:rsidRDefault="00F52218" w:rsidP="00F52218">
            <w:pPr>
              <w:rPr>
                <w:sz w:val="20"/>
                <w:szCs w:val="20"/>
              </w:rPr>
            </w:pPr>
            <w:r w:rsidRPr="00F52218">
              <w:rPr>
                <w:sz w:val="20"/>
                <w:szCs w:val="20"/>
              </w:rPr>
              <w:t>Changement au niveau de la valeur : code ISIN</w:t>
            </w:r>
          </w:p>
        </w:tc>
        <w:tc>
          <w:tcPr>
            <w:tcW w:w="1134" w:type="dxa"/>
          </w:tcPr>
          <w:p w:rsidR="00F52218" w:rsidRPr="00F52218" w:rsidRDefault="00F52218" w:rsidP="00F52218">
            <w:pPr>
              <w:rPr>
                <w:bCs/>
                <w:color w:val="000000"/>
                <w:sz w:val="20"/>
                <w:szCs w:val="20"/>
              </w:rPr>
            </w:pPr>
            <w:r w:rsidRPr="00F52218">
              <w:rPr>
                <w:bCs/>
                <w:color w:val="000000"/>
                <w:sz w:val="20"/>
                <w:szCs w:val="20"/>
              </w:rPr>
              <w:t>CHAN</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4</w:t>
            </w:r>
          </w:p>
        </w:tc>
        <w:tc>
          <w:tcPr>
            <w:tcW w:w="4394" w:type="dxa"/>
          </w:tcPr>
          <w:p w:rsidR="00F52218" w:rsidRPr="00F52218" w:rsidRDefault="00F52218" w:rsidP="00F52218">
            <w:pPr>
              <w:rPr>
                <w:sz w:val="20"/>
                <w:szCs w:val="20"/>
              </w:rPr>
            </w:pPr>
            <w:r w:rsidRPr="00F52218">
              <w:rPr>
                <w:sz w:val="20"/>
                <w:szCs w:val="20"/>
              </w:rPr>
              <w:t>Dividende Cash</w:t>
            </w:r>
          </w:p>
        </w:tc>
        <w:tc>
          <w:tcPr>
            <w:tcW w:w="1134" w:type="dxa"/>
          </w:tcPr>
          <w:p w:rsidR="00F52218" w:rsidRPr="00F52218" w:rsidRDefault="00F52218" w:rsidP="00F52218">
            <w:pPr>
              <w:rPr>
                <w:color w:val="000000"/>
                <w:sz w:val="20"/>
                <w:szCs w:val="20"/>
              </w:rPr>
            </w:pPr>
            <w:r w:rsidRPr="00F52218">
              <w:rPr>
                <w:color w:val="000000"/>
                <w:sz w:val="20"/>
                <w:szCs w:val="20"/>
              </w:rPr>
              <w:t>DVCA</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5</w:t>
            </w:r>
          </w:p>
        </w:tc>
        <w:tc>
          <w:tcPr>
            <w:tcW w:w="4394" w:type="dxa"/>
          </w:tcPr>
          <w:p w:rsidR="00F52218" w:rsidRPr="00F52218" w:rsidRDefault="000360BF" w:rsidP="00F52218">
            <w:pPr>
              <w:rPr>
                <w:sz w:val="20"/>
                <w:szCs w:val="20"/>
              </w:rPr>
            </w:pPr>
            <w:r>
              <w:rPr>
                <w:sz w:val="20"/>
                <w:szCs w:val="20"/>
              </w:rPr>
              <w:t xml:space="preserve">Paiement des </w:t>
            </w:r>
            <w:r w:rsidR="00F52218" w:rsidRPr="00F52218">
              <w:rPr>
                <w:sz w:val="20"/>
                <w:szCs w:val="20"/>
              </w:rPr>
              <w:t>Intérêts</w:t>
            </w:r>
          </w:p>
        </w:tc>
        <w:tc>
          <w:tcPr>
            <w:tcW w:w="1134" w:type="dxa"/>
          </w:tcPr>
          <w:p w:rsidR="00F52218" w:rsidRPr="00F52218" w:rsidRDefault="00F52218" w:rsidP="00F52218">
            <w:pPr>
              <w:rPr>
                <w:color w:val="000000"/>
                <w:sz w:val="20"/>
                <w:szCs w:val="20"/>
              </w:rPr>
            </w:pPr>
            <w:r w:rsidRPr="00F52218">
              <w:rPr>
                <w:color w:val="000000"/>
                <w:sz w:val="20"/>
                <w:szCs w:val="20"/>
              </w:rPr>
              <w:t>INTR</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6</w:t>
            </w:r>
          </w:p>
        </w:tc>
        <w:tc>
          <w:tcPr>
            <w:tcW w:w="4394" w:type="dxa"/>
          </w:tcPr>
          <w:p w:rsidR="00F52218" w:rsidRPr="00F52218" w:rsidRDefault="00F52218" w:rsidP="00F52218">
            <w:pPr>
              <w:rPr>
                <w:sz w:val="20"/>
                <w:szCs w:val="20"/>
              </w:rPr>
            </w:pPr>
            <w:r w:rsidRPr="00F52218">
              <w:rPr>
                <w:sz w:val="20"/>
                <w:szCs w:val="20"/>
              </w:rPr>
              <w:t>Remboursement anticipé</w:t>
            </w:r>
          </w:p>
        </w:tc>
        <w:tc>
          <w:tcPr>
            <w:tcW w:w="1134" w:type="dxa"/>
          </w:tcPr>
          <w:p w:rsidR="00F52218" w:rsidRPr="00F52218" w:rsidRDefault="00F52218" w:rsidP="00F52218">
            <w:pPr>
              <w:rPr>
                <w:color w:val="000000"/>
                <w:sz w:val="20"/>
                <w:szCs w:val="20"/>
              </w:rPr>
            </w:pPr>
            <w:r w:rsidRPr="00F52218">
              <w:rPr>
                <w:color w:val="000000"/>
                <w:sz w:val="20"/>
                <w:szCs w:val="20"/>
              </w:rPr>
              <w:t>MCAL</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3</w:t>
            </w:r>
          </w:p>
        </w:tc>
      </w:tr>
      <w:tr w:rsidR="00F52218" w:rsidRPr="00F52218" w:rsidTr="00B343FA">
        <w:tc>
          <w:tcPr>
            <w:tcW w:w="534" w:type="dxa"/>
          </w:tcPr>
          <w:p w:rsidR="00F52218" w:rsidRPr="00F52218" w:rsidRDefault="00F52218" w:rsidP="00F52218">
            <w:pPr>
              <w:rPr>
                <w:sz w:val="20"/>
                <w:szCs w:val="20"/>
              </w:rPr>
            </w:pPr>
            <w:r w:rsidRPr="00F52218">
              <w:rPr>
                <w:sz w:val="20"/>
                <w:szCs w:val="20"/>
              </w:rPr>
              <w:t>7</w:t>
            </w:r>
          </w:p>
        </w:tc>
        <w:tc>
          <w:tcPr>
            <w:tcW w:w="4394" w:type="dxa"/>
          </w:tcPr>
          <w:p w:rsidR="00F52218" w:rsidRPr="00F52218" w:rsidRDefault="00F52218" w:rsidP="00F52218">
            <w:pPr>
              <w:rPr>
                <w:sz w:val="20"/>
                <w:szCs w:val="20"/>
              </w:rPr>
            </w:pPr>
            <w:r w:rsidRPr="00F52218">
              <w:rPr>
                <w:sz w:val="20"/>
                <w:szCs w:val="20"/>
              </w:rPr>
              <w:t>Liquidation</w:t>
            </w:r>
          </w:p>
        </w:tc>
        <w:tc>
          <w:tcPr>
            <w:tcW w:w="1134" w:type="dxa"/>
          </w:tcPr>
          <w:p w:rsidR="00F52218" w:rsidRPr="00F52218" w:rsidRDefault="00F52218" w:rsidP="00F52218">
            <w:pPr>
              <w:rPr>
                <w:color w:val="000000"/>
                <w:sz w:val="20"/>
                <w:szCs w:val="20"/>
              </w:rPr>
            </w:pPr>
            <w:r w:rsidRPr="00F52218">
              <w:rPr>
                <w:color w:val="000000"/>
                <w:sz w:val="20"/>
                <w:szCs w:val="20"/>
              </w:rPr>
              <w:t>LIQU</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8</w:t>
            </w:r>
          </w:p>
        </w:tc>
        <w:tc>
          <w:tcPr>
            <w:tcW w:w="4394" w:type="dxa"/>
          </w:tcPr>
          <w:p w:rsidR="00F52218" w:rsidRPr="00F52218" w:rsidRDefault="00F52218" w:rsidP="00F52218">
            <w:pPr>
              <w:rPr>
                <w:sz w:val="20"/>
                <w:szCs w:val="20"/>
              </w:rPr>
            </w:pPr>
            <w:r w:rsidRPr="00F52218">
              <w:rPr>
                <w:sz w:val="20"/>
                <w:szCs w:val="20"/>
              </w:rPr>
              <w:t>Remboursement à la maturité</w:t>
            </w:r>
          </w:p>
        </w:tc>
        <w:tc>
          <w:tcPr>
            <w:tcW w:w="1134" w:type="dxa"/>
          </w:tcPr>
          <w:p w:rsidR="00F52218" w:rsidRPr="00F52218" w:rsidRDefault="00F52218" w:rsidP="00F52218">
            <w:pPr>
              <w:rPr>
                <w:color w:val="000000"/>
                <w:sz w:val="20"/>
                <w:szCs w:val="20"/>
              </w:rPr>
            </w:pPr>
            <w:r w:rsidRPr="00F52218">
              <w:rPr>
                <w:color w:val="000000"/>
                <w:sz w:val="20"/>
                <w:szCs w:val="20"/>
              </w:rPr>
              <w:t>REDM</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9</w:t>
            </w:r>
          </w:p>
        </w:tc>
        <w:tc>
          <w:tcPr>
            <w:tcW w:w="4394" w:type="dxa"/>
          </w:tcPr>
          <w:p w:rsidR="00F52218" w:rsidRPr="00F52218" w:rsidRDefault="00F52218" w:rsidP="00F52218">
            <w:pPr>
              <w:rPr>
                <w:sz w:val="20"/>
                <w:szCs w:val="20"/>
              </w:rPr>
            </w:pPr>
            <w:r w:rsidRPr="00F52218">
              <w:rPr>
                <w:sz w:val="20"/>
                <w:szCs w:val="20"/>
              </w:rPr>
              <w:t>Distribution de droit</w:t>
            </w:r>
          </w:p>
        </w:tc>
        <w:tc>
          <w:tcPr>
            <w:tcW w:w="1134" w:type="dxa"/>
          </w:tcPr>
          <w:p w:rsidR="00F52218" w:rsidRPr="00F52218" w:rsidRDefault="00F52218" w:rsidP="00F52218">
            <w:pPr>
              <w:rPr>
                <w:color w:val="000000"/>
                <w:sz w:val="20"/>
                <w:szCs w:val="20"/>
              </w:rPr>
            </w:pPr>
            <w:r w:rsidRPr="00F52218">
              <w:rPr>
                <w:color w:val="000000"/>
                <w:sz w:val="20"/>
                <w:szCs w:val="20"/>
              </w:rPr>
              <w:t>RHDI</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10</w:t>
            </w:r>
          </w:p>
        </w:tc>
        <w:tc>
          <w:tcPr>
            <w:tcW w:w="4394" w:type="dxa"/>
          </w:tcPr>
          <w:p w:rsidR="00F52218" w:rsidRPr="00F52218" w:rsidRDefault="00F52218" w:rsidP="00F52218">
            <w:pPr>
              <w:rPr>
                <w:sz w:val="20"/>
                <w:szCs w:val="20"/>
              </w:rPr>
            </w:pPr>
            <w:r w:rsidRPr="00F52218">
              <w:rPr>
                <w:sz w:val="20"/>
                <w:szCs w:val="20"/>
              </w:rPr>
              <w:t>Spin-Off</w:t>
            </w:r>
          </w:p>
        </w:tc>
        <w:tc>
          <w:tcPr>
            <w:tcW w:w="1134" w:type="dxa"/>
          </w:tcPr>
          <w:p w:rsidR="00F52218" w:rsidRPr="00F52218" w:rsidRDefault="00F52218" w:rsidP="00F52218">
            <w:pPr>
              <w:rPr>
                <w:color w:val="000000"/>
                <w:sz w:val="20"/>
                <w:szCs w:val="20"/>
              </w:rPr>
            </w:pPr>
            <w:r w:rsidRPr="00F52218">
              <w:rPr>
                <w:color w:val="000000"/>
                <w:sz w:val="20"/>
                <w:szCs w:val="20"/>
              </w:rPr>
              <w:t>SOFF</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11</w:t>
            </w:r>
          </w:p>
        </w:tc>
        <w:tc>
          <w:tcPr>
            <w:tcW w:w="4394" w:type="dxa"/>
          </w:tcPr>
          <w:p w:rsidR="00F52218" w:rsidRPr="00F52218" w:rsidRDefault="00F52218" w:rsidP="00F52218">
            <w:pPr>
              <w:rPr>
                <w:sz w:val="20"/>
                <w:szCs w:val="20"/>
              </w:rPr>
            </w:pPr>
            <w:r w:rsidRPr="00F52218">
              <w:rPr>
                <w:sz w:val="20"/>
                <w:szCs w:val="20"/>
              </w:rPr>
              <w:t>Statut de négociation : suspendu</w:t>
            </w:r>
          </w:p>
        </w:tc>
        <w:tc>
          <w:tcPr>
            <w:tcW w:w="1134" w:type="dxa"/>
          </w:tcPr>
          <w:p w:rsidR="00F52218" w:rsidRPr="00F52218" w:rsidRDefault="00F52218" w:rsidP="00F52218">
            <w:pPr>
              <w:rPr>
                <w:color w:val="000000"/>
                <w:sz w:val="20"/>
                <w:szCs w:val="20"/>
              </w:rPr>
            </w:pPr>
            <w:r w:rsidRPr="00F52218">
              <w:rPr>
                <w:color w:val="000000"/>
                <w:sz w:val="20"/>
                <w:szCs w:val="20"/>
              </w:rPr>
              <w:t>SUSP</w:t>
            </w:r>
          </w:p>
        </w:tc>
        <w:tc>
          <w:tcPr>
            <w:tcW w:w="1984" w:type="dxa"/>
          </w:tcPr>
          <w:p w:rsidR="00F52218" w:rsidRPr="00F52218" w:rsidRDefault="00F52218" w:rsidP="00F52218">
            <w:pPr>
              <w:rPr>
                <w:color w:val="000000"/>
                <w:sz w:val="20"/>
                <w:szCs w:val="20"/>
              </w:rPr>
            </w:pPr>
            <w:r w:rsidRPr="00F52218">
              <w:rPr>
                <w:color w:val="000000"/>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12</w:t>
            </w:r>
          </w:p>
        </w:tc>
        <w:tc>
          <w:tcPr>
            <w:tcW w:w="4394" w:type="dxa"/>
          </w:tcPr>
          <w:p w:rsidR="00F52218" w:rsidRPr="00F52218" w:rsidRDefault="00F52218" w:rsidP="00F52218">
            <w:pPr>
              <w:rPr>
                <w:sz w:val="20"/>
                <w:szCs w:val="20"/>
              </w:rPr>
            </w:pPr>
            <w:r w:rsidRPr="00F52218">
              <w:rPr>
                <w:sz w:val="20"/>
                <w:szCs w:val="20"/>
              </w:rPr>
              <w:t>Stock Split</w:t>
            </w:r>
          </w:p>
        </w:tc>
        <w:tc>
          <w:tcPr>
            <w:tcW w:w="1134" w:type="dxa"/>
          </w:tcPr>
          <w:p w:rsidR="00F52218" w:rsidRPr="00F52218" w:rsidRDefault="00F52218" w:rsidP="00F52218">
            <w:pPr>
              <w:rPr>
                <w:color w:val="000000"/>
                <w:sz w:val="20"/>
                <w:szCs w:val="20"/>
              </w:rPr>
            </w:pPr>
            <w:r w:rsidRPr="00F52218">
              <w:rPr>
                <w:color w:val="000000"/>
                <w:sz w:val="20"/>
                <w:szCs w:val="20"/>
              </w:rPr>
              <w:t>SPLF</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13</w:t>
            </w:r>
          </w:p>
        </w:tc>
        <w:tc>
          <w:tcPr>
            <w:tcW w:w="4394" w:type="dxa"/>
          </w:tcPr>
          <w:p w:rsidR="00F52218" w:rsidRPr="00F52218" w:rsidRDefault="00F52218" w:rsidP="00F52218">
            <w:pPr>
              <w:rPr>
                <w:sz w:val="20"/>
                <w:szCs w:val="20"/>
              </w:rPr>
            </w:pPr>
            <w:r w:rsidRPr="00F52218">
              <w:rPr>
                <w:sz w:val="20"/>
                <w:szCs w:val="20"/>
              </w:rPr>
              <w:t>Reverse Stock Split</w:t>
            </w:r>
          </w:p>
        </w:tc>
        <w:tc>
          <w:tcPr>
            <w:tcW w:w="1134" w:type="dxa"/>
          </w:tcPr>
          <w:p w:rsidR="00F52218" w:rsidRPr="00F52218" w:rsidRDefault="00F52218" w:rsidP="00F52218">
            <w:pPr>
              <w:rPr>
                <w:color w:val="000000"/>
                <w:sz w:val="20"/>
                <w:szCs w:val="20"/>
              </w:rPr>
            </w:pPr>
            <w:r w:rsidRPr="00F52218">
              <w:rPr>
                <w:color w:val="000000"/>
                <w:sz w:val="20"/>
                <w:szCs w:val="20"/>
              </w:rPr>
              <w:t>SPLR</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14</w:t>
            </w:r>
          </w:p>
        </w:tc>
        <w:tc>
          <w:tcPr>
            <w:tcW w:w="4394" w:type="dxa"/>
          </w:tcPr>
          <w:p w:rsidR="00F52218" w:rsidRPr="00F52218" w:rsidRDefault="00F52218" w:rsidP="000C1A4C">
            <w:pPr>
              <w:rPr>
                <w:sz w:val="20"/>
                <w:szCs w:val="20"/>
              </w:rPr>
            </w:pPr>
            <w:r w:rsidRPr="00F52218">
              <w:rPr>
                <w:sz w:val="20"/>
                <w:szCs w:val="20"/>
              </w:rPr>
              <w:t>Tax Reclaim</w:t>
            </w:r>
            <w:ins w:id="59" w:author="student" w:date="2015-04-08T17:19:00Z">
              <w:r w:rsidR="000C1A4C">
                <w:rPr>
                  <w:sz w:val="20"/>
                  <w:szCs w:val="20"/>
                </w:rPr>
                <w:t xml:space="preserve"> gap non retenu selon le document </w:t>
              </w:r>
            </w:ins>
            <w:ins w:id="60" w:author="student" w:date="2015-04-08T17:20:00Z">
              <w:r w:rsidR="000C1A4C">
                <w:rPr>
                  <w:sz w:val="20"/>
                  <w:szCs w:val="20"/>
                </w:rPr>
                <w:t>« </w:t>
              </w:r>
              <w:r w:rsidR="000C1A4C">
                <w:rPr>
                  <w:sz w:val="20"/>
                  <w:szCs w:val="20"/>
                </w:rPr>
                <w:t>Phase d</w:t>
              </w:r>
              <w:r w:rsidR="000C1A4C">
                <w:rPr>
                  <w:sz w:val="20"/>
                  <w:szCs w:val="20"/>
                </w:rPr>
                <w:t>’</w:t>
              </w:r>
              <w:r w:rsidR="000C1A4C">
                <w:rPr>
                  <w:sz w:val="20"/>
                  <w:szCs w:val="20"/>
                </w:rPr>
                <w:t>elaboration Gaps fonctionnels</w:t>
              </w:r>
              <w:r w:rsidR="000C1A4C">
                <w:rPr>
                  <w:sz w:val="20"/>
                  <w:szCs w:val="20"/>
                </w:rPr>
                <w:t>»</w:t>
              </w:r>
              <w:r w:rsidR="000C1A4C">
                <w:rPr>
                  <w:sz w:val="20"/>
                  <w:szCs w:val="20"/>
                </w:rPr>
                <w:t xml:space="preserve"> du 24/03/2015.</w:t>
              </w:r>
            </w:ins>
          </w:p>
        </w:tc>
        <w:tc>
          <w:tcPr>
            <w:tcW w:w="1134" w:type="dxa"/>
          </w:tcPr>
          <w:p w:rsidR="00F52218" w:rsidRPr="00F52218" w:rsidRDefault="00F52218" w:rsidP="00F52218">
            <w:pPr>
              <w:rPr>
                <w:sz w:val="20"/>
                <w:szCs w:val="20"/>
              </w:rPr>
            </w:pPr>
            <w:r w:rsidRPr="00F52218">
              <w:rPr>
                <w:sz w:val="20"/>
                <w:szCs w:val="20"/>
              </w:rPr>
              <w:t>TREC</w:t>
            </w:r>
          </w:p>
        </w:tc>
        <w:tc>
          <w:tcPr>
            <w:tcW w:w="1984" w:type="dxa"/>
          </w:tcPr>
          <w:p w:rsidR="00F52218" w:rsidRPr="00F52218" w:rsidRDefault="00F52218" w:rsidP="00F52218">
            <w:pPr>
              <w:rPr>
                <w:sz w:val="20"/>
                <w:szCs w:val="20"/>
              </w:rPr>
            </w:pPr>
            <w:r w:rsidRPr="00F52218">
              <w:rPr>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bl>
    <w:p w:rsidR="002D68E6" w:rsidRDefault="002D68E6" w:rsidP="002D68E6"/>
    <w:p w:rsidR="00F52218" w:rsidRDefault="00F52218" w:rsidP="00F52218">
      <w:pPr>
        <w:pStyle w:val="Heading4"/>
        <w:jc w:val="both"/>
      </w:pPr>
      <w:r>
        <w:t>OST obligatoire</w:t>
      </w:r>
      <w:r w:rsidR="00FB3453">
        <w:t>s</w:t>
      </w:r>
      <w:r>
        <w:t xml:space="preserve"> avec choix</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92"/>
        <w:gridCol w:w="4436"/>
        <w:gridCol w:w="1134"/>
        <w:gridCol w:w="2126"/>
        <w:gridCol w:w="992"/>
      </w:tblGrid>
      <w:tr w:rsidR="00F52218" w:rsidRPr="004325ED" w:rsidTr="000E5CAE">
        <w:trPr>
          <w:trHeight w:val="477"/>
        </w:trPr>
        <w:tc>
          <w:tcPr>
            <w:tcW w:w="492" w:type="dxa"/>
            <w:shd w:val="clear" w:color="auto" w:fill="A6A6A6" w:themeFill="background1" w:themeFillShade="A6"/>
          </w:tcPr>
          <w:p w:rsidR="00F52218" w:rsidRDefault="00F52218" w:rsidP="006A0F96">
            <w:pPr>
              <w:pStyle w:val="Texte"/>
              <w:jc w:val="center"/>
              <w:rPr>
                <w:b/>
              </w:rPr>
            </w:pPr>
          </w:p>
        </w:tc>
        <w:tc>
          <w:tcPr>
            <w:tcW w:w="4436" w:type="dxa"/>
            <w:shd w:val="clear" w:color="auto" w:fill="A6A6A6" w:themeFill="background1" w:themeFillShade="A6"/>
          </w:tcPr>
          <w:p w:rsidR="00F52218" w:rsidRPr="004325ED" w:rsidRDefault="00F52218" w:rsidP="006A0F96">
            <w:pPr>
              <w:pStyle w:val="Texte"/>
              <w:jc w:val="center"/>
              <w:rPr>
                <w:b/>
              </w:rPr>
            </w:pPr>
            <w:r>
              <w:rPr>
                <w:b/>
              </w:rPr>
              <w:t xml:space="preserve">Description </w:t>
            </w:r>
          </w:p>
        </w:tc>
        <w:tc>
          <w:tcPr>
            <w:tcW w:w="1134" w:type="dxa"/>
            <w:shd w:val="clear" w:color="auto" w:fill="A6A6A6" w:themeFill="background1" w:themeFillShade="A6"/>
          </w:tcPr>
          <w:p w:rsidR="00F52218" w:rsidRPr="004325ED" w:rsidRDefault="00F52218" w:rsidP="006A0F96">
            <w:pPr>
              <w:pStyle w:val="Texte"/>
              <w:jc w:val="center"/>
              <w:rPr>
                <w:b/>
              </w:rPr>
            </w:pPr>
            <w:r>
              <w:rPr>
                <w:b/>
              </w:rPr>
              <w:t xml:space="preserve">ISO Code </w:t>
            </w:r>
          </w:p>
        </w:tc>
        <w:tc>
          <w:tcPr>
            <w:tcW w:w="2126" w:type="dxa"/>
            <w:shd w:val="clear" w:color="auto" w:fill="A6A6A6" w:themeFill="background1" w:themeFillShade="A6"/>
          </w:tcPr>
          <w:p w:rsidR="00F52218" w:rsidRDefault="00F52218" w:rsidP="006A0F96">
            <w:pPr>
              <w:pStyle w:val="Texte"/>
              <w:jc w:val="center"/>
              <w:rPr>
                <w:b/>
              </w:rPr>
            </w:pPr>
            <w:r>
              <w:rPr>
                <w:b/>
              </w:rPr>
              <w:t>ISO Code Option</w:t>
            </w:r>
          </w:p>
        </w:tc>
        <w:tc>
          <w:tcPr>
            <w:tcW w:w="992" w:type="dxa"/>
            <w:shd w:val="clear" w:color="auto" w:fill="A6A6A6" w:themeFill="background1" w:themeFillShade="A6"/>
          </w:tcPr>
          <w:p w:rsidR="00F52218" w:rsidRPr="004325ED" w:rsidRDefault="00F52218" w:rsidP="00C25DCB">
            <w:pPr>
              <w:pStyle w:val="Texte"/>
              <w:jc w:val="center"/>
              <w:rPr>
                <w:b/>
              </w:rPr>
            </w:pPr>
            <w:r>
              <w:rPr>
                <w:b/>
              </w:rPr>
              <w:t>Priorité</w:t>
            </w:r>
          </w:p>
        </w:tc>
      </w:tr>
      <w:tr w:rsidR="00F52218" w:rsidRPr="00F52218" w:rsidTr="00773077">
        <w:tc>
          <w:tcPr>
            <w:tcW w:w="492" w:type="dxa"/>
          </w:tcPr>
          <w:p w:rsidR="00F52218" w:rsidRPr="00F52218" w:rsidRDefault="00F52218" w:rsidP="00F52218">
            <w:pPr>
              <w:rPr>
                <w:sz w:val="20"/>
                <w:szCs w:val="20"/>
              </w:rPr>
            </w:pPr>
            <w:r w:rsidRPr="00F52218">
              <w:rPr>
                <w:sz w:val="20"/>
                <w:szCs w:val="20"/>
              </w:rPr>
              <w:t>1</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Attribution d'actions gratuite</w:t>
            </w:r>
            <w:r w:rsidR="004630FF">
              <w:rPr>
                <w:rFonts w:ascii="Calibri" w:hAnsi="Calibri"/>
                <w:color w:val="000000"/>
                <w:sz w:val="20"/>
                <w:szCs w:val="20"/>
              </w:rPr>
              <w:t xml:space="preserve"> avec droit</w:t>
            </w:r>
          </w:p>
        </w:tc>
        <w:tc>
          <w:tcPr>
            <w:tcW w:w="1134" w:type="dxa"/>
          </w:tcPr>
          <w:p w:rsidR="00F52218" w:rsidRPr="00F52218" w:rsidRDefault="00F52218" w:rsidP="00F52218">
            <w:pPr>
              <w:rPr>
                <w:rFonts w:ascii="Calibri" w:hAnsi="Calibri"/>
                <w:bCs/>
                <w:color w:val="000000"/>
                <w:sz w:val="20"/>
                <w:szCs w:val="20"/>
              </w:rPr>
            </w:pPr>
            <w:r w:rsidRPr="00F52218">
              <w:rPr>
                <w:rFonts w:ascii="Calibri" w:hAnsi="Calibri"/>
                <w:bCs/>
                <w:color w:val="000000"/>
                <w:sz w:val="20"/>
                <w:szCs w:val="20"/>
              </w:rPr>
              <w:t>BONU</w:t>
            </w:r>
          </w:p>
        </w:tc>
        <w:tc>
          <w:tcPr>
            <w:tcW w:w="2126" w:type="dxa"/>
          </w:tcPr>
          <w:p w:rsidR="00F52218" w:rsidRPr="004630FF" w:rsidRDefault="004630FF" w:rsidP="00F52218">
            <w:pPr>
              <w:rPr>
                <w:rFonts w:ascii="Calibri" w:hAnsi="Calibri"/>
                <w:color w:val="000000"/>
                <w:sz w:val="20"/>
                <w:szCs w:val="20"/>
              </w:rPr>
            </w:pPr>
            <w:r w:rsidRPr="004630FF">
              <w:rPr>
                <w:sz w:val="18"/>
                <w:szCs w:val="18"/>
              </w:rPr>
              <w:t>SECU/CASH/BUYA/SELLE</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2</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Certification Non-US TEFRA D</w:t>
            </w:r>
            <w:ins w:id="61" w:author="student" w:date="2015-04-08T17:20:00Z">
              <w:r w:rsidR="000C1A4C">
                <w:rPr>
                  <w:rFonts w:ascii="Calibri" w:hAnsi="Calibri"/>
                  <w:color w:val="000000"/>
                  <w:sz w:val="20"/>
                  <w:szCs w:val="20"/>
                </w:rPr>
                <w:t xml:space="preserve"> </w:t>
              </w:r>
            </w:ins>
            <w:ins w:id="62" w:author="student" w:date="2015-04-08T17:21:00Z">
              <w:r w:rsidR="000C1A4C">
                <w:rPr>
                  <w:sz w:val="20"/>
                  <w:szCs w:val="20"/>
                </w:rPr>
                <w:t>gap non retenu selon le document « Phase d’elaboration Gaps fonctionnels» du 24/03/2015.</w:t>
              </w:r>
            </w:ins>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CERT</w:t>
            </w:r>
          </w:p>
        </w:tc>
        <w:tc>
          <w:tcPr>
            <w:tcW w:w="2126" w:type="dxa"/>
          </w:tcPr>
          <w:p w:rsidR="00F52218" w:rsidRPr="00F52218" w:rsidRDefault="00F52218" w:rsidP="00F52218">
            <w:pPr>
              <w:rPr>
                <w:rFonts w:ascii="Calibri" w:hAnsi="Calibri"/>
                <w:sz w:val="20"/>
                <w:szCs w:val="20"/>
              </w:rPr>
            </w:pPr>
            <w:r w:rsidRPr="00F52218">
              <w:rPr>
                <w:rFonts w:ascii="Calibri" w:hAnsi="Calibri"/>
                <w:sz w:val="20"/>
                <w:szCs w:val="20"/>
              </w:rPr>
              <w:t>QINV/NOQU</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3</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Dividende optionnel avec distribution de droit</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DVOP</w:t>
            </w:r>
          </w:p>
        </w:tc>
        <w:tc>
          <w:tcPr>
            <w:tcW w:w="212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SECU/CASH/BUYA/SLLE</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4</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Dividende optionnel</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DVOP</w:t>
            </w:r>
          </w:p>
        </w:tc>
        <w:tc>
          <w:tcPr>
            <w:tcW w:w="212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CASH/SECU/CASE</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5</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Exercice de warrant</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EXWA</w:t>
            </w:r>
          </w:p>
        </w:tc>
        <w:tc>
          <w:tcPr>
            <w:tcW w:w="212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CASH/NOAC</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2</w:t>
            </w:r>
          </w:p>
        </w:tc>
      </w:tr>
    </w:tbl>
    <w:p w:rsidR="002D68E6" w:rsidRDefault="002D68E6" w:rsidP="002D68E6"/>
    <w:p w:rsidR="00F52218" w:rsidRDefault="00F52218" w:rsidP="00F52218">
      <w:pPr>
        <w:pStyle w:val="Heading4"/>
        <w:jc w:val="both"/>
      </w:pPr>
      <w:r>
        <w:t>OST Volontaires</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8"/>
        <w:gridCol w:w="4460"/>
        <w:gridCol w:w="1134"/>
        <w:gridCol w:w="2126"/>
        <w:gridCol w:w="992"/>
      </w:tblGrid>
      <w:tr w:rsidR="00773077" w:rsidRPr="004325ED" w:rsidTr="000E5CAE">
        <w:trPr>
          <w:trHeight w:val="463"/>
        </w:trPr>
        <w:tc>
          <w:tcPr>
            <w:tcW w:w="468" w:type="dxa"/>
            <w:shd w:val="clear" w:color="auto" w:fill="A6A6A6" w:themeFill="background1" w:themeFillShade="A6"/>
          </w:tcPr>
          <w:p w:rsidR="00F52218" w:rsidRDefault="00F52218" w:rsidP="006A0F96">
            <w:pPr>
              <w:pStyle w:val="Texte"/>
              <w:jc w:val="center"/>
              <w:rPr>
                <w:b/>
              </w:rPr>
            </w:pPr>
          </w:p>
        </w:tc>
        <w:tc>
          <w:tcPr>
            <w:tcW w:w="4460" w:type="dxa"/>
            <w:shd w:val="clear" w:color="auto" w:fill="A6A6A6" w:themeFill="background1" w:themeFillShade="A6"/>
          </w:tcPr>
          <w:p w:rsidR="00F52218" w:rsidRPr="004325ED" w:rsidRDefault="00F52218" w:rsidP="006A0F96">
            <w:pPr>
              <w:pStyle w:val="Texte"/>
              <w:jc w:val="center"/>
              <w:rPr>
                <w:b/>
              </w:rPr>
            </w:pPr>
            <w:r>
              <w:rPr>
                <w:b/>
              </w:rPr>
              <w:t xml:space="preserve">Description </w:t>
            </w:r>
          </w:p>
        </w:tc>
        <w:tc>
          <w:tcPr>
            <w:tcW w:w="1134" w:type="dxa"/>
            <w:shd w:val="clear" w:color="auto" w:fill="A6A6A6" w:themeFill="background1" w:themeFillShade="A6"/>
          </w:tcPr>
          <w:p w:rsidR="00F52218" w:rsidRPr="004325ED" w:rsidRDefault="00F52218" w:rsidP="006A0F96">
            <w:pPr>
              <w:pStyle w:val="Texte"/>
              <w:jc w:val="center"/>
              <w:rPr>
                <w:b/>
              </w:rPr>
            </w:pPr>
            <w:r>
              <w:rPr>
                <w:b/>
              </w:rPr>
              <w:t xml:space="preserve">ISO Code </w:t>
            </w:r>
          </w:p>
        </w:tc>
        <w:tc>
          <w:tcPr>
            <w:tcW w:w="2126" w:type="dxa"/>
            <w:shd w:val="clear" w:color="auto" w:fill="A6A6A6" w:themeFill="background1" w:themeFillShade="A6"/>
          </w:tcPr>
          <w:p w:rsidR="00F52218" w:rsidRDefault="00F52218" w:rsidP="006A0F96">
            <w:pPr>
              <w:pStyle w:val="Texte"/>
              <w:jc w:val="center"/>
              <w:rPr>
                <w:b/>
              </w:rPr>
            </w:pPr>
            <w:r>
              <w:rPr>
                <w:b/>
              </w:rPr>
              <w:t>ISO Code Option</w:t>
            </w:r>
          </w:p>
        </w:tc>
        <w:tc>
          <w:tcPr>
            <w:tcW w:w="992" w:type="dxa"/>
            <w:shd w:val="clear" w:color="auto" w:fill="A6A6A6" w:themeFill="background1" w:themeFillShade="A6"/>
          </w:tcPr>
          <w:p w:rsidR="00F52218" w:rsidRPr="004325ED" w:rsidRDefault="00F52218" w:rsidP="00C25DCB">
            <w:pPr>
              <w:pStyle w:val="Texte"/>
              <w:jc w:val="center"/>
              <w:rPr>
                <w:b/>
              </w:rPr>
            </w:pPr>
            <w:r>
              <w:rPr>
                <w:b/>
              </w:rPr>
              <w:t>Priorité</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1</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Offre public d'achat initié par l'émetteur</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BIDS</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CASH/NOAC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2</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2</w:t>
            </w:r>
          </w:p>
        </w:tc>
        <w:tc>
          <w:tcPr>
            <w:tcW w:w="4460" w:type="dxa"/>
          </w:tcPr>
          <w:p w:rsidR="006A527C" w:rsidRDefault="00773077" w:rsidP="00BB5C0E">
            <w:pPr>
              <w:rPr>
                <w:ins w:id="63" w:author="student" w:date="2015-04-08T17:22:00Z"/>
                <w:rFonts w:ascii="Calibri" w:hAnsi="Calibri"/>
                <w:color w:val="000000"/>
                <w:sz w:val="20"/>
                <w:szCs w:val="20"/>
              </w:rPr>
            </w:pPr>
            <w:r w:rsidRPr="00BB5C0E">
              <w:rPr>
                <w:rFonts w:ascii="Calibri" w:hAnsi="Calibri"/>
                <w:color w:val="000000"/>
                <w:sz w:val="20"/>
                <w:szCs w:val="20"/>
              </w:rPr>
              <w:t>Echange</w:t>
            </w:r>
            <w:ins w:id="64" w:author="student" w:date="2015-04-08T17:22:00Z">
              <w:r w:rsidR="006A527C">
                <w:rPr>
                  <w:rFonts w:ascii="Calibri" w:hAnsi="Calibri"/>
                  <w:color w:val="000000"/>
                  <w:sz w:val="20"/>
                  <w:szCs w:val="20"/>
                </w:rPr>
                <w:t xml:space="preserve"> </w:t>
              </w:r>
            </w:ins>
          </w:p>
          <w:p w:rsidR="00773077" w:rsidRPr="00BB5C0E" w:rsidRDefault="006A527C" w:rsidP="006A527C">
            <w:pPr>
              <w:rPr>
                <w:rFonts w:ascii="Calibri" w:hAnsi="Calibri"/>
                <w:color w:val="000000"/>
                <w:sz w:val="20"/>
                <w:szCs w:val="20"/>
              </w:rPr>
            </w:pPr>
            <w:ins w:id="65" w:author="student" w:date="2015-04-08T17:22:00Z">
              <w:r>
                <w:rPr>
                  <w:rFonts w:ascii="Calibri" w:hAnsi="Calibri"/>
                  <w:color w:val="000000"/>
                  <w:sz w:val="20"/>
                  <w:szCs w:val="20"/>
                </w:rPr>
                <w:t>Supporter 2 options avec le m</w:t>
              </w:r>
            </w:ins>
            <w:ins w:id="66" w:author="student" w:date="2015-04-08T17:23:00Z">
              <w:r>
                <w:rPr>
                  <w:rFonts w:ascii="Calibri" w:hAnsi="Calibri"/>
                  <w:color w:val="000000"/>
                  <w:sz w:val="20"/>
                  <w:szCs w:val="20"/>
                </w:rPr>
                <w:t>ême code d</w:t>
              </w:r>
              <w:r>
                <w:rPr>
                  <w:rFonts w:ascii="Calibri" w:hAnsi="Calibri"/>
                  <w:color w:val="000000"/>
                  <w:sz w:val="20"/>
                  <w:szCs w:val="20"/>
                </w:rPr>
                <w:t>’</w:t>
              </w:r>
              <w:r>
                <w:rPr>
                  <w:rFonts w:ascii="Calibri" w:hAnsi="Calibri"/>
                  <w:color w:val="000000"/>
                  <w:sz w:val="20"/>
                  <w:szCs w:val="20"/>
                </w:rPr>
                <w:t>option (SECU et CASE ) n</w:t>
              </w:r>
              <w:r>
                <w:rPr>
                  <w:rFonts w:ascii="Calibri" w:hAnsi="Calibri"/>
                  <w:color w:val="000000"/>
                  <w:sz w:val="20"/>
                  <w:szCs w:val="20"/>
                </w:rPr>
                <w:t>’</w:t>
              </w:r>
              <w:r>
                <w:rPr>
                  <w:rFonts w:ascii="Calibri" w:hAnsi="Calibri"/>
                  <w:color w:val="000000"/>
                  <w:sz w:val="20"/>
                  <w:szCs w:val="20"/>
                </w:rPr>
                <w:t>est pas</w:t>
              </w:r>
            </w:ins>
            <w:ins w:id="67" w:author="student" w:date="2015-04-08T17:22:00Z">
              <w:r>
                <w:rPr>
                  <w:sz w:val="20"/>
                  <w:szCs w:val="20"/>
                </w:rPr>
                <w:t xml:space="preserve"> retenu selon le document « Phase d’elaboration Gaps fonctionnels» du 24/03/2015.</w:t>
              </w:r>
            </w:ins>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EXOF</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2SECU/CASH/2CASE/</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3</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Assemblée générale Annuelle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MEET</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ABST/CONY/CONN/</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SPLI/NOAC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4</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Assemblée générale ordinaire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OMET</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ABST/CONY/CONN/</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SPLI/NOAC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5</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Offre public d'achat initié par une tierce partie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TEND</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CASH/NOAC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6</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Withholding Tax Relief Certification</w:t>
            </w:r>
            <w:ins w:id="68" w:author="student" w:date="2015-04-08T17:21:00Z">
              <w:r w:rsidR="000C1A4C">
                <w:rPr>
                  <w:rFonts w:ascii="Calibri" w:hAnsi="Calibri"/>
                  <w:color w:val="000000"/>
                  <w:sz w:val="20"/>
                  <w:szCs w:val="20"/>
                </w:rPr>
                <w:t xml:space="preserve"> </w:t>
              </w:r>
              <w:r w:rsidR="000C1A4C">
                <w:rPr>
                  <w:sz w:val="20"/>
                  <w:szCs w:val="20"/>
                </w:rPr>
                <w:t>gap non retenu selon le document « Phase d’elaboration Gaps fonctionnels» du 24/03/2015.</w:t>
              </w:r>
            </w:ins>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WTRC</w:t>
            </w:r>
          </w:p>
        </w:tc>
        <w:tc>
          <w:tcPr>
            <w:tcW w:w="2126" w:type="dxa"/>
          </w:tcPr>
          <w:p w:rsidR="00773077" w:rsidRPr="00BB5C0E" w:rsidRDefault="00BB5C0E" w:rsidP="00BB5C0E">
            <w:pPr>
              <w:rPr>
                <w:rFonts w:ascii="Calibri" w:hAnsi="Calibri"/>
                <w:color w:val="000000"/>
                <w:sz w:val="20"/>
                <w:szCs w:val="20"/>
              </w:rPr>
            </w:pPr>
            <w:r w:rsidRPr="00BB5C0E">
              <w:rPr>
                <w:rFonts w:ascii="Calibri" w:hAnsi="Calibri"/>
                <w:color w:val="000000"/>
                <w:sz w:val="20"/>
                <w:szCs w:val="20"/>
              </w:rPr>
              <w:t xml:space="preserve">Sans </w:t>
            </w:r>
            <w:r w:rsidR="00773077" w:rsidRPr="00BB5C0E">
              <w:rPr>
                <w:rFonts w:ascii="Calibri" w:hAnsi="Calibri"/>
                <w:color w:val="000000"/>
                <w:sz w:val="20"/>
                <w:szCs w:val="20"/>
              </w:rPr>
              <w:t xml:space="preserve"> option</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3</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lastRenderedPageBreak/>
              <w:t>7</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Assemblée générale extraordinaire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XMET</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ABST/CONY/CONN/</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SPLI/NOAC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2</w:t>
            </w:r>
          </w:p>
        </w:tc>
      </w:tr>
    </w:tbl>
    <w:p w:rsidR="00C25DCB" w:rsidRPr="002D68E6" w:rsidRDefault="00C25DCB" w:rsidP="00C25DCB">
      <w:pPr>
        <w:pStyle w:val="ListParagraph"/>
        <w:spacing w:before="240" w:after="240" w:line="240" w:lineRule="auto"/>
        <w:ind w:right="142"/>
        <w:rPr>
          <w:b/>
          <w:color w:val="808080" w:themeColor="background1" w:themeShade="80"/>
          <w:sz w:val="20"/>
        </w:rPr>
      </w:pPr>
      <w:r w:rsidRPr="002D68E6">
        <w:rPr>
          <w:b/>
          <w:color w:val="808080" w:themeColor="background1" w:themeShade="80"/>
          <w:sz w:val="20"/>
        </w:rPr>
        <w:t xml:space="preserve">*. Priorité: </w:t>
      </w:r>
    </w:p>
    <w:p w:rsidR="00C25DCB" w:rsidRPr="002D68E6" w:rsidRDefault="00C25DCB" w:rsidP="00C25DCB">
      <w:pPr>
        <w:pStyle w:val="ListParagraph"/>
        <w:spacing w:before="240" w:after="240" w:line="240" w:lineRule="auto"/>
        <w:ind w:right="142"/>
        <w:rPr>
          <w:b/>
          <w:color w:val="808080" w:themeColor="background1" w:themeShade="80"/>
          <w:sz w:val="20"/>
        </w:rPr>
      </w:pPr>
      <w:r w:rsidRPr="002D68E6">
        <w:rPr>
          <w:b/>
          <w:color w:val="808080" w:themeColor="background1" w:themeShade="80"/>
          <w:sz w:val="20"/>
        </w:rPr>
        <w:t xml:space="preserve">1 : </w:t>
      </w:r>
      <w:r w:rsidR="00594DC7" w:rsidRPr="002D68E6">
        <w:rPr>
          <w:b/>
          <w:color w:val="808080" w:themeColor="background1" w:themeShade="80"/>
          <w:sz w:val="20"/>
        </w:rPr>
        <w:t xml:space="preserve">OST </w:t>
      </w:r>
      <w:r w:rsidRPr="002D68E6">
        <w:rPr>
          <w:b/>
          <w:color w:val="808080" w:themeColor="background1" w:themeShade="80"/>
          <w:sz w:val="20"/>
        </w:rPr>
        <w:t xml:space="preserve">Must have </w:t>
      </w:r>
    </w:p>
    <w:p w:rsidR="00C25DCB" w:rsidRPr="002D68E6" w:rsidRDefault="00C25DCB" w:rsidP="00C25DCB">
      <w:pPr>
        <w:pStyle w:val="ListParagraph"/>
        <w:spacing w:before="240" w:after="240" w:line="240" w:lineRule="auto"/>
        <w:ind w:right="142"/>
        <w:rPr>
          <w:b/>
          <w:color w:val="808080" w:themeColor="background1" w:themeShade="80"/>
          <w:sz w:val="20"/>
        </w:rPr>
      </w:pPr>
      <w:r w:rsidRPr="002D68E6">
        <w:rPr>
          <w:b/>
          <w:color w:val="808080" w:themeColor="background1" w:themeShade="80"/>
          <w:sz w:val="20"/>
        </w:rPr>
        <w:t xml:space="preserve">2 : </w:t>
      </w:r>
      <w:r w:rsidR="00594DC7" w:rsidRPr="002D68E6">
        <w:rPr>
          <w:b/>
          <w:color w:val="808080" w:themeColor="background1" w:themeShade="80"/>
          <w:sz w:val="20"/>
        </w:rPr>
        <w:t xml:space="preserve">OST </w:t>
      </w:r>
      <w:r w:rsidRPr="002D68E6">
        <w:rPr>
          <w:b/>
          <w:color w:val="808080" w:themeColor="background1" w:themeShade="80"/>
          <w:sz w:val="20"/>
        </w:rPr>
        <w:t>moyennement fréquente</w:t>
      </w:r>
    </w:p>
    <w:p w:rsidR="00C25DCB" w:rsidRDefault="00C25DCB" w:rsidP="00C25DCB">
      <w:pPr>
        <w:pStyle w:val="ListParagraph"/>
        <w:spacing w:before="240" w:after="240" w:line="240" w:lineRule="auto"/>
        <w:ind w:right="142"/>
        <w:rPr>
          <w:b/>
          <w:color w:val="808080" w:themeColor="background1" w:themeShade="80"/>
          <w:sz w:val="20"/>
        </w:rPr>
      </w:pPr>
      <w:r w:rsidRPr="002D68E6">
        <w:rPr>
          <w:b/>
          <w:color w:val="808080" w:themeColor="background1" w:themeShade="80"/>
          <w:sz w:val="20"/>
        </w:rPr>
        <w:t xml:space="preserve">3 : </w:t>
      </w:r>
      <w:r w:rsidR="00594DC7" w:rsidRPr="002D68E6">
        <w:rPr>
          <w:b/>
          <w:color w:val="808080" w:themeColor="background1" w:themeShade="80"/>
          <w:sz w:val="20"/>
        </w:rPr>
        <w:t xml:space="preserve">OST </w:t>
      </w:r>
      <w:r w:rsidRPr="002D68E6">
        <w:rPr>
          <w:b/>
          <w:color w:val="808080" w:themeColor="background1" w:themeShade="80"/>
          <w:sz w:val="20"/>
        </w:rPr>
        <w:t>Peu fréquente</w:t>
      </w:r>
    </w:p>
    <w:p w:rsidR="002D68E6" w:rsidRPr="002D68E6" w:rsidRDefault="002D68E6" w:rsidP="00C25DCB">
      <w:pPr>
        <w:pStyle w:val="ListParagraph"/>
        <w:spacing w:before="240" w:after="240" w:line="240" w:lineRule="auto"/>
        <w:ind w:right="142"/>
        <w:rPr>
          <w:b/>
          <w:color w:val="808080" w:themeColor="background1" w:themeShade="80"/>
          <w:sz w:val="20"/>
        </w:rPr>
      </w:pPr>
    </w:p>
    <w:p w:rsidR="00BB5C0E" w:rsidRPr="00450A1F" w:rsidRDefault="00BB5C0E" w:rsidP="00BB5C0E">
      <w:pPr>
        <w:pStyle w:val="Style3"/>
      </w:pPr>
      <w:bookmarkStart w:id="69" w:name="_Toc409450723"/>
      <w:r>
        <w:t>Création et Mise à jour d’annonce</w:t>
      </w:r>
      <w:bookmarkEnd w:id="69"/>
    </w:p>
    <w:p w:rsidR="004C11D1" w:rsidRDefault="004C11D1" w:rsidP="00BB5C0E">
      <w:pPr>
        <w:autoSpaceDE w:val="0"/>
        <w:autoSpaceDN w:val="0"/>
        <w:adjustRightInd w:val="0"/>
        <w:rPr>
          <w:rFonts w:cs="Arial"/>
          <w:u w:val="single"/>
        </w:rPr>
      </w:pPr>
    </w:p>
    <w:p w:rsidR="004C11D1" w:rsidRPr="004C11D1" w:rsidRDefault="004C11D1" w:rsidP="0052693E">
      <w:pPr>
        <w:spacing w:before="240" w:after="240" w:line="240" w:lineRule="auto"/>
        <w:ind w:right="142"/>
        <w:jc w:val="both"/>
      </w:pPr>
      <w:r w:rsidRPr="004C11D1">
        <w:t xml:space="preserve">Une annonce peut être créée </w:t>
      </w:r>
      <w:r>
        <w:t xml:space="preserve">ou mise à jour </w:t>
      </w:r>
      <w:r w:rsidRPr="004C11D1">
        <w:t xml:space="preserve">dans MegaCor : </w:t>
      </w:r>
    </w:p>
    <w:p w:rsidR="00BB5C0E" w:rsidRDefault="004C11D1" w:rsidP="00FB1421">
      <w:pPr>
        <w:pStyle w:val="ListParagraph"/>
        <w:numPr>
          <w:ilvl w:val="0"/>
          <w:numId w:val="9"/>
        </w:numPr>
        <w:spacing w:before="240" w:after="240" w:line="240" w:lineRule="auto"/>
        <w:ind w:right="142"/>
        <w:jc w:val="both"/>
      </w:pPr>
      <w:r w:rsidRPr="004C11D1">
        <w:t>Automatiquement à la réception d’un MT564</w:t>
      </w:r>
      <w:r>
        <w:t xml:space="preserve"> (</w:t>
      </w:r>
      <w:r w:rsidRPr="0054545D">
        <w:t xml:space="preserve">messages complaisants avec les pratiques du </w:t>
      </w:r>
      <w:r w:rsidR="007A5C8D">
        <w:t>Marché</w:t>
      </w:r>
      <w:r w:rsidR="00A8036A">
        <w:t>)</w:t>
      </w:r>
      <w:r>
        <w:t xml:space="preserve"> </w:t>
      </w:r>
      <w:r w:rsidRPr="004C11D1">
        <w:t xml:space="preserve"> pour le </w:t>
      </w:r>
      <w:r w:rsidR="005B6C6D">
        <w:t xml:space="preserve">Marché </w:t>
      </w:r>
      <w:r w:rsidR="00FE04DA">
        <w:t xml:space="preserve"> </w:t>
      </w:r>
      <w:r w:rsidRPr="004C11D1">
        <w:t xml:space="preserve"> étranger les sources d’information sont :</w:t>
      </w:r>
      <w:r w:rsidR="00BB5C0E" w:rsidRPr="004C11D1">
        <w:t xml:space="preserve"> BPSS et </w:t>
      </w:r>
      <w:r w:rsidRPr="004C11D1">
        <w:t>EUROCLEAR.</w:t>
      </w:r>
    </w:p>
    <w:p w:rsidR="00954E5F" w:rsidRDefault="00954E5F" w:rsidP="0052693E">
      <w:pPr>
        <w:pStyle w:val="ListParagraph"/>
        <w:spacing w:before="240" w:after="240" w:line="240" w:lineRule="auto"/>
        <w:ind w:right="142"/>
        <w:jc w:val="both"/>
      </w:pPr>
    </w:p>
    <w:p w:rsidR="0057114C" w:rsidRDefault="004C4977" w:rsidP="00FB1421">
      <w:pPr>
        <w:pStyle w:val="ListParagraph"/>
        <w:numPr>
          <w:ilvl w:val="0"/>
          <w:numId w:val="9"/>
        </w:numPr>
        <w:spacing w:before="240" w:after="240" w:line="240" w:lineRule="auto"/>
        <w:ind w:right="142"/>
        <w:jc w:val="both"/>
      </w:pPr>
      <w:r>
        <w:t>Manuellement par l’</w:t>
      </w:r>
      <w:r w:rsidR="00FB3453">
        <w:t>utilisateur</w:t>
      </w:r>
      <w:r>
        <w:t xml:space="preserve">  à partir d’un écran dédié pour chaque type </w:t>
      </w:r>
      <w:r w:rsidR="00A8036A">
        <w:t>d’OST,</w:t>
      </w:r>
      <w:r>
        <w:t xml:space="preserve"> Les habilitations des utilis</w:t>
      </w:r>
      <w:r w:rsidR="0088028B">
        <w:t>ateurs seront définies dans un document à part.</w:t>
      </w:r>
      <w:r w:rsidR="0057114C">
        <w:t xml:space="preserve">  La description de l’écran Création d’annon</w:t>
      </w:r>
      <w:r w:rsidR="00276638">
        <w:t>c</w:t>
      </w:r>
      <w:r w:rsidR="0057114C">
        <w:t xml:space="preserve">e est spécifiée dans la </w:t>
      </w:r>
      <w:r w:rsidR="0057114C" w:rsidRPr="003A23C1">
        <w:t>section cas d’utilisation</w:t>
      </w:r>
      <w:r w:rsidR="0057114C" w:rsidRPr="0057114C">
        <w:rPr>
          <w:color w:val="0070C0"/>
        </w:rPr>
        <w:t>.</w:t>
      </w:r>
    </w:p>
    <w:p w:rsidR="004C4977" w:rsidRDefault="004C4977" w:rsidP="0052693E">
      <w:pPr>
        <w:pStyle w:val="ListParagraph"/>
        <w:spacing w:before="240" w:after="240" w:line="240" w:lineRule="auto"/>
        <w:ind w:right="142"/>
        <w:jc w:val="both"/>
      </w:pPr>
    </w:p>
    <w:p w:rsidR="00954E5F" w:rsidRPr="00954E5F" w:rsidRDefault="004C11D1" w:rsidP="00FB1421">
      <w:pPr>
        <w:pStyle w:val="ListParagraph"/>
        <w:numPr>
          <w:ilvl w:val="0"/>
          <w:numId w:val="9"/>
        </w:numPr>
        <w:jc w:val="both"/>
      </w:pPr>
      <w:r>
        <w:t xml:space="preserve">Automatiquement </w:t>
      </w:r>
      <w:r w:rsidR="00954E5F">
        <w:t xml:space="preserve">à partir </w:t>
      </w:r>
      <w:r>
        <w:t>de</w:t>
      </w:r>
      <w:r w:rsidR="0071432A">
        <w:t xml:space="preserve">s </w:t>
      </w:r>
      <w:r>
        <w:t>échéancier</w:t>
      </w:r>
      <w:r w:rsidR="0071432A">
        <w:t>s</w:t>
      </w:r>
      <w:r>
        <w:t xml:space="preserve"> des </w:t>
      </w:r>
      <w:r w:rsidR="0071432A">
        <w:t>titres de créances</w:t>
      </w:r>
      <w:r w:rsidR="00B30DD1">
        <w:t xml:space="preserve"> c</w:t>
      </w:r>
      <w:r w:rsidR="00954E5F">
        <w:t>réé</w:t>
      </w:r>
      <w:r>
        <w:t>s au niveau du référentiel</w:t>
      </w:r>
      <w:r w:rsidR="00B30DD1">
        <w:t xml:space="preserve"> V</w:t>
      </w:r>
      <w:r w:rsidR="0071432A">
        <w:t>aleurs</w:t>
      </w:r>
      <w:r>
        <w:t xml:space="preserve"> MegaCommon pour </w:t>
      </w:r>
      <w:r w:rsidR="00B30DD1">
        <w:t xml:space="preserve">les </w:t>
      </w:r>
      <w:r>
        <w:t xml:space="preserve"> OST paiement des intérêts et rédemption.</w:t>
      </w:r>
      <w:r w:rsidR="00954E5F" w:rsidRPr="00954E5F">
        <w:t xml:space="preserve"> </w:t>
      </w:r>
      <w:r w:rsidR="00954E5F">
        <w:t xml:space="preserve">Les annonces </w:t>
      </w:r>
      <w:r w:rsidR="00954E5F" w:rsidRPr="00954E5F">
        <w:t xml:space="preserve">devront être créées dans MegaCor à </w:t>
      </w:r>
      <w:r w:rsidR="00954E5F" w:rsidRPr="000E5CAE">
        <w:rPr>
          <w:highlight w:val="lightGray"/>
        </w:rPr>
        <w:t>J-X.</w:t>
      </w:r>
      <w:r w:rsidR="00954E5F">
        <w:t xml:space="preserve">  L</w:t>
      </w:r>
      <w:r w:rsidR="00954E5F" w:rsidRPr="00954E5F">
        <w:t>a date de création de l’annonce est configurable</w:t>
      </w:r>
      <w:r w:rsidR="0052693E">
        <w:t xml:space="preserve"> et sera défini</w:t>
      </w:r>
      <w:r w:rsidR="00A30219">
        <w:t>e</w:t>
      </w:r>
      <w:r w:rsidR="0052693E">
        <w:t xml:space="preserve"> en  </w:t>
      </w:r>
      <w:r w:rsidR="003B3432">
        <w:t>cross-check avec le marché local.</w:t>
      </w:r>
    </w:p>
    <w:p w:rsidR="00954E5F" w:rsidRDefault="00954E5F" w:rsidP="00954E5F"/>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94"/>
        <w:gridCol w:w="2126"/>
        <w:gridCol w:w="2126"/>
        <w:gridCol w:w="2234"/>
      </w:tblGrid>
      <w:tr w:rsidR="00954E5F" w:rsidTr="00A8036A">
        <w:trPr>
          <w:trHeight w:val="245"/>
        </w:trPr>
        <w:tc>
          <w:tcPr>
            <w:tcW w:w="2694" w:type="dxa"/>
            <w:shd w:val="clear" w:color="auto" w:fill="A6A6A6" w:themeFill="background1" w:themeFillShade="A6"/>
          </w:tcPr>
          <w:p w:rsidR="00954E5F" w:rsidRPr="00954E5F" w:rsidRDefault="00954E5F" w:rsidP="000360BF">
            <w:pPr>
              <w:pStyle w:val="Texte"/>
              <w:jc w:val="center"/>
              <w:rPr>
                <w:b/>
              </w:rPr>
            </w:pPr>
          </w:p>
        </w:tc>
        <w:tc>
          <w:tcPr>
            <w:tcW w:w="2126" w:type="dxa"/>
            <w:shd w:val="clear" w:color="auto" w:fill="A6A6A6" w:themeFill="background1" w:themeFillShade="A6"/>
          </w:tcPr>
          <w:p w:rsidR="00954E5F" w:rsidRPr="000360BF" w:rsidRDefault="00954E5F" w:rsidP="000360BF">
            <w:pPr>
              <w:pStyle w:val="ListParagraph"/>
              <w:ind w:left="0"/>
              <w:jc w:val="center"/>
              <w:rPr>
                <w:rFonts w:ascii="Arial" w:eastAsia="Times New Roman" w:hAnsi="Arial" w:cs="Arial"/>
                <w:b/>
                <w:sz w:val="20"/>
                <w:szCs w:val="20"/>
                <w:lang w:eastAsia="fr-FR"/>
              </w:rPr>
            </w:pPr>
            <w:r w:rsidRPr="000360BF">
              <w:rPr>
                <w:rFonts w:ascii="Arial" w:eastAsia="Times New Roman" w:hAnsi="Arial" w:cs="Arial"/>
                <w:b/>
                <w:sz w:val="20"/>
                <w:szCs w:val="20"/>
                <w:lang w:eastAsia="fr-FR"/>
              </w:rPr>
              <w:t>Date de création</w:t>
            </w:r>
            <w:r w:rsidR="000360BF" w:rsidRPr="000360BF">
              <w:rPr>
                <w:rFonts w:ascii="Arial" w:eastAsia="Times New Roman" w:hAnsi="Arial" w:cs="Arial"/>
                <w:b/>
                <w:sz w:val="20"/>
                <w:szCs w:val="20"/>
                <w:lang w:eastAsia="fr-FR"/>
              </w:rPr>
              <w:t xml:space="preserve"> automatique </w:t>
            </w:r>
          </w:p>
        </w:tc>
        <w:tc>
          <w:tcPr>
            <w:tcW w:w="2126" w:type="dxa"/>
            <w:shd w:val="clear" w:color="auto" w:fill="A6A6A6" w:themeFill="background1" w:themeFillShade="A6"/>
          </w:tcPr>
          <w:p w:rsidR="00954E5F" w:rsidRPr="000360BF" w:rsidRDefault="00954E5F" w:rsidP="000360BF">
            <w:pPr>
              <w:pStyle w:val="ListParagraph"/>
              <w:ind w:left="0"/>
              <w:jc w:val="center"/>
              <w:rPr>
                <w:rFonts w:ascii="Arial" w:eastAsia="Times New Roman" w:hAnsi="Arial" w:cs="Arial"/>
                <w:b/>
                <w:sz w:val="20"/>
                <w:szCs w:val="20"/>
                <w:lang w:eastAsia="fr-FR"/>
              </w:rPr>
            </w:pPr>
            <w:r w:rsidRPr="000360BF">
              <w:rPr>
                <w:rFonts w:ascii="Arial" w:eastAsia="Times New Roman" w:hAnsi="Arial" w:cs="Arial"/>
                <w:b/>
                <w:sz w:val="20"/>
                <w:szCs w:val="20"/>
                <w:lang w:eastAsia="fr-FR"/>
              </w:rPr>
              <w:t>Record date</w:t>
            </w:r>
            <w:r w:rsidR="000360BF" w:rsidRPr="000360BF">
              <w:rPr>
                <w:rFonts w:ascii="Arial" w:eastAsia="Times New Roman" w:hAnsi="Arial" w:cs="Arial"/>
                <w:b/>
                <w:sz w:val="20"/>
                <w:szCs w:val="20"/>
                <w:lang w:eastAsia="fr-FR"/>
              </w:rPr>
              <w:t xml:space="preserve"> à remplir dans l’OST</w:t>
            </w:r>
          </w:p>
        </w:tc>
        <w:tc>
          <w:tcPr>
            <w:tcW w:w="2234" w:type="dxa"/>
            <w:shd w:val="clear" w:color="auto" w:fill="A6A6A6" w:themeFill="background1" w:themeFillShade="A6"/>
          </w:tcPr>
          <w:p w:rsidR="00954E5F" w:rsidRPr="000360BF" w:rsidRDefault="00954E5F" w:rsidP="000360BF">
            <w:pPr>
              <w:pStyle w:val="ListParagraph"/>
              <w:ind w:left="0"/>
              <w:jc w:val="center"/>
              <w:rPr>
                <w:rFonts w:ascii="Arial" w:eastAsia="Times New Roman" w:hAnsi="Arial" w:cs="Arial"/>
                <w:b/>
                <w:sz w:val="20"/>
                <w:szCs w:val="20"/>
                <w:lang w:eastAsia="fr-FR"/>
              </w:rPr>
            </w:pPr>
            <w:r w:rsidRPr="000360BF">
              <w:rPr>
                <w:rFonts w:ascii="Arial" w:eastAsia="Times New Roman" w:hAnsi="Arial" w:cs="Arial"/>
                <w:b/>
                <w:sz w:val="20"/>
                <w:szCs w:val="20"/>
                <w:lang w:eastAsia="fr-FR"/>
              </w:rPr>
              <w:t>date</w:t>
            </w:r>
            <w:r w:rsidR="000360BF">
              <w:rPr>
                <w:rFonts w:ascii="Arial" w:eastAsia="Times New Roman" w:hAnsi="Arial" w:cs="Arial"/>
                <w:b/>
                <w:sz w:val="20"/>
                <w:szCs w:val="20"/>
                <w:lang w:eastAsia="fr-FR"/>
              </w:rPr>
              <w:t xml:space="preserve"> de paiement à </w:t>
            </w:r>
            <w:r w:rsidR="000360BF" w:rsidRPr="000360BF">
              <w:rPr>
                <w:rFonts w:ascii="Arial" w:eastAsia="Times New Roman" w:hAnsi="Arial" w:cs="Arial"/>
                <w:b/>
                <w:sz w:val="20"/>
                <w:szCs w:val="20"/>
                <w:lang w:eastAsia="fr-FR"/>
              </w:rPr>
              <w:t>remplir dans l’OST</w:t>
            </w:r>
          </w:p>
        </w:tc>
      </w:tr>
      <w:tr w:rsidR="000360BF" w:rsidTr="00CC5359">
        <w:tc>
          <w:tcPr>
            <w:tcW w:w="2694" w:type="dxa"/>
          </w:tcPr>
          <w:p w:rsidR="000360BF" w:rsidRPr="000360BF" w:rsidRDefault="000360BF" w:rsidP="000360BF">
            <w:pPr>
              <w:rPr>
                <w:sz w:val="20"/>
                <w:szCs w:val="20"/>
              </w:rPr>
            </w:pPr>
            <w:r w:rsidRPr="000360BF">
              <w:rPr>
                <w:sz w:val="20"/>
                <w:szCs w:val="20"/>
              </w:rPr>
              <w:t>Paiement des Intérêts</w:t>
            </w:r>
          </w:p>
        </w:tc>
        <w:tc>
          <w:tcPr>
            <w:tcW w:w="2126" w:type="dxa"/>
          </w:tcPr>
          <w:p w:rsidR="000360BF" w:rsidRPr="000360BF" w:rsidRDefault="000360BF" w:rsidP="000360BF">
            <w:pPr>
              <w:pStyle w:val="ListParagraph"/>
              <w:ind w:left="0"/>
              <w:jc w:val="center"/>
              <w:rPr>
                <w:rFonts w:cs="Arial"/>
                <w:sz w:val="20"/>
                <w:szCs w:val="20"/>
              </w:rPr>
            </w:pPr>
            <w:r w:rsidRPr="000E5CAE">
              <w:rPr>
                <w:rFonts w:cs="Arial"/>
                <w:sz w:val="20"/>
                <w:szCs w:val="20"/>
                <w:highlight w:val="lightGray"/>
              </w:rPr>
              <w:t>J- x</w:t>
            </w:r>
          </w:p>
        </w:tc>
        <w:tc>
          <w:tcPr>
            <w:tcW w:w="2126" w:type="dxa"/>
          </w:tcPr>
          <w:p w:rsidR="000360BF" w:rsidRPr="000360BF" w:rsidRDefault="000360BF" w:rsidP="000360BF">
            <w:pPr>
              <w:pStyle w:val="ListParagraph"/>
              <w:ind w:left="0"/>
              <w:jc w:val="center"/>
              <w:rPr>
                <w:rFonts w:cs="Arial"/>
                <w:sz w:val="20"/>
                <w:szCs w:val="20"/>
              </w:rPr>
            </w:pPr>
            <w:r>
              <w:rPr>
                <w:rFonts w:cs="Arial"/>
                <w:sz w:val="20"/>
                <w:szCs w:val="20"/>
              </w:rPr>
              <w:t xml:space="preserve">Date de paiement de l’échéancier -1 </w:t>
            </w:r>
          </w:p>
        </w:tc>
        <w:tc>
          <w:tcPr>
            <w:tcW w:w="2234" w:type="dxa"/>
          </w:tcPr>
          <w:p w:rsidR="000360BF" w:rsidRPr="000360BF" w:rsidRDefault="000360BF" w:rsidP="000360BF">
            <w:pPr>
              <w:pStyle w:val="ListParagraph"/>
              <w:ind w:left="0"/>
              <w:jc w:val="center"/>
              <w:rPr>
                <w:rFonts w:cs="Arial"/>
                <w:sz w:val="20"/>
                <w:szCs w:val="20"/>
              </w:rPr>
            </w:pPr>
            <w:r>
              <w:rPr>
                <w:rFonts w:cs="Arial"/>
                <w:sz w:val="20"/>
                <w:szCs w:val="20"/>
              </w:rPr>
              <w:t>Date de paiement de l’échéancier</w:t>
            </w:r>
          </w:p>
        </w:tc>
      </w:tr>
      <w:tr w:rsidR="000360BF" w:rsidTr="00CC5359">
        <w:tc>
          <w:tcPr>
            <w:tcW w:w="2694" w:type="dxa"/>
          </w:tcPr>
          <w:p w:rsidR="000360BF" w:rsidRPr="000360BF" w:rsidRDefault="000360BF" w:rsidP="000360BF">
            <w:pPr>
              <w:pStyle w:val="ListParagraph"/>
              <w:ind w:left="0"/>
              <w:rPr>
                <w:sz w:val="20"/>
                <w:szCs w:val="20"/>
              </w:rPr>
            </w:pPr>
            <w:r w:rsidRPr="000360BF">
              <w:rPr>
                <w:sz w:val="20"/>
                <w:szCs w:val="20"/>
              </w:rPr>
              <w:t>Remboursement à la maturité</w:t>
            </w:r>
          </w:p>
        </w:tc>
        <w:tc>
          <w:tcPr>
            <w:tcW w:w="2126" w:type="dxa"/>
          </w:tcPr>
          <w:p w:rsidR="000360BF" w:rsidRPr="000360BF" w:rsidRDefault="000360BF" w:rsidP="000360BF">
            <w:pPr>
              <w:pStyle w:val="ListParagraph"/>
              <w:ind w:left="0"/>
              <w:jc w:val="center"/>
              <w:rPr>
                <w:sz w:val="20"/>
                <w:szCs w:val="20"/>
              </w:rPr>
            </w:pPr>
            <w:r w:rsidRPr="000E5CAE">
              <w:rPr>
                <w:sz w:val="20"/>
                <w:szCs w:val="20"/>
                <w:highlight w:val="lightGray"/>
              </w:rPr>
              <w:t>J</w:t>
            </w:r>
            <w:r w:rsidR="003A23C1" w:rsidRPr="000E5CAE">
              <w:rPr>
                <w:sz w:val="20"/>
                <w:szCs w:val="20"/>
                <w:highlight w:val="lightGray"/>
              </w:rPr>
              <w:t xml:space="preserve">- </w:t>
            </w:r>
            <w:r w:rsidRPr="000E5CAE">
              <w:rPr>
                <w:sz w:val="20"/>
                <w:szCs w:val="20"/>
                <w:highlight w:val="lightGray"/>
              </w:rPr>
              <w:t>x</w:t>
            </w:r>
          </w:p>
        </w:tc>
        <w:tc>
          <w:tcPr>
            <w:tcW w:w="2126" w:type="dxa"/>
          </w:tcPr>
          <w:p w:rsidR="000360BF" w:rsidRPr="000360BF" w:rsidRDefault="000360BF" w:rsidP="000360BF">
            <w:pPr>
              <w:pStyle w:val="ListParagraph"/>
              <w:ind w:left="0"/>
              <w:jc w:val="center"/>
              <w:rPr>
                <w:sz w:val="20"/>
                <w:szCs w:val="20"/>
              </w:rPr>
            </w:pPr>
            <w:r>
              <w:rPr>
                <w:rFonts w:cs="Arial"/>
                <w:sz w:val="20"/>
                <w:szCs w:val="20"/>
              </w:rPr>
              <w:t>Date de paiement de l’échéancier</w:t>
            </w:r>
          </w:p>
        </w:tc>
        <w:tc>
          <w:tcPr>
            <w:tcW w:w="2234" w:type="dxa"/>
          </w:tcPr>
          <w:p w:rsidR="000360BF" w:rsidRPr="000360BF" w:rsidRDefault="000360BF" w:rsidP="000360BF">
            <w:pPr>
              <w:pStyle w:val="ListParagraph"/>
              <w:ind w:left="0"/>
              <w:jc w:val="center"/>
              <w:rPr>
                <w:sz w:val="20"/>
                <w:szCs w:val="20"/>
              </w:rPr>
            </w:pPr>
            <w:r>
              <w:rPr>
                <w:rFonts w:cs="Arial"/>
                <w:sz w:val="20"/>
                <w:szCs w:val="20"/>
              </w:rPr>
              <w:t>Date de paiement de l’échéancier</w:t>
            </w:r>
          </w:p>
        </w:tc>
      </w:tr>
    </w:tbl>
    <w:p w:rsidR="0057114C" w:rsidRDefault="0057114C" w:rsidP="0071432A"/>
    <w:p w:rsidR="0071432A" w:rsidRDefault="0071432A" w:rsidP="0071432A">
      <w:pPr>
        <w:rPr>
          <w:bCs/>
        </w:rPr>
      </w:pPr>
      <w:r w:rsidRPr="0071432A">
        <w:t>A</w:t>
      </w:r>
      <w:r>
        <w:t xml:space="preserve"> chaque annonce sera associée une référence </w:t>
      </w:r>
      <w:r w:rsidRPr="0071432A">
        <w:t xml:space="preserve">unique et un </w:t>
      </w:r>
      <w:r w:rsidR="004F0074">
        <w:t>code</w:t>
      </w:r>
      <w:r w:rsidRPr="0071432A">
        <w:t xml:space="preserve"> d</w:t>
      </w:r>
      <w:r w:rsidR="004F0074">
        <w:t>’opérations sur titres (selon les</w:t>
      </w:r>
      <w:r w:rsidRPr="0054545D">
        <w:rPr>
          <w:bCs/>
        </w:rPr>
        <w:t xml:space="preserve"> norme</w:t>
      </w:r>
      <w:r w:rsidR="004F0074">
        <w:rPr>
          <w:bCs/>
        </w:rPr>
        <w:t>s</w:t>
      </w:r>
      <w:r w:rsidRPr="0054545D">
        <w:rPr>
          <w:bCs/>
        </w:rPr>
        <w:t xml:space="preserve"> ISO 15022) de telle manière à ce qu’il soit possible d’effectuer des requêtes par type d’OST. </w:t>
      </w:r>
    </w:p>
    <w:p w:rsidR="00215164" w:rsidRDefault="00215164" w:rsidP="0071432A">
      <w:pPr>
        <w:rPr>
          <w:bCs/>
        </w:rPr>
      </w:pPr>
    </w:p>
    <w:p w:rsidR="00215164" w:rsidRPr="0054545D" w:rsidRDefault="00215164" w:rsidP="00215164">
      <w:pPr>
        <w:jc w:val="both"/>
      </w:pPr>
      <w:r w:rsidRPr="0054545D">
        <w:t xml:space="preserve">Toute mise à jour manuelle ou automatique </w:t>
      </w:r>
      <w:r w:rsidR="00636CF2">
        <w:t xml:space="preserve">fait l’objet d’un contrôle de l’existence d’une </w:t>
      </w:r>
      <w:r w:rsidRPr="0054545D">
        <w:t xml:space="preserve">annonce </w:t>
      </w:r>
      <w:r w:rsidR="00636CF2">
        <w:t>similaire dans</w:t>
      </w:r>
      <w:r w:rsidRPr="0054545D">
        <w:t xml:space="preserve"> MegaCor grâce au processus de Data</w:t>
      </w:r>
      <w:r>
        <w:t xml:space="preserve"> </w:t>
      </w:r>
      <w:r w:rsidRPr="0054545D">
        <w:t xml:space="preserve">Cleansing : les mises à jour seront </w:t>
      </w:r>
      <w:r w:rsidR="00C05278">
        <w:t>appariées</w:t>
      </w:r>
      <w:r w:rsidRPr="0054545D">
        <w:t xml:space="preserve"> si elles ont le même code </w:t>
      </w:r>
      <w:r>
        <w:t>d’annonce</w:t>
      </w:r>
      <w:r w:rsidRPr="0054545D">
        <w:t>, le même</w:t>
      </w:r>
      <w:r w:rsidR="00EA7145">
        <w:t xml:space="preserve"> type (MAND/CHOS/VOLU</w:t>
      </w:r>
      <w:r w:rsidRPr="0054545D">
        <w:t>), le m</w:t>
      </w:r>
      <w:r>
        <w:t>ême code ISIN et la même  date de référence +/- 4 jours</w:t>
      </w:r>
      <w:r w:rsidRPr="0054545D">
        <w:t>.</w:t>
      </w:r>
      <w:r>
        <w:t xml:space="preserve"> </w:t>
      </w:r>
      <w:r w:rsidRPr="0054545D">
        <w:t xml:space="preserve"> S’il y a</w:t>
      </w:r>
      <w:r w:rsidR="00EA7145">
        <w:t xml:space="preserve"> une incohérence, </w:t>
      </w:r>
      <w:r w:rsidRPr="0054545D">
        <w:t xml:space="preserve">une nouvelle </w:t>
      </w:r>
      <w:r>
        <w:t>annonce sera  créée.</w:t>
      </w:r>
      <w:r w:rsidRPr="0054545D">
        <w:t xml:space="preserve"> </w:t>
      </w:r>
    </w:p>
    <w:p w:rsidR="004C4977" w:rsidRPr="0054545D" w:rsidRDefault="004C4977" w:rsidP="0071432A">
      <w:pPr>
        <w:rPr>
          <w:bCs/>
        </w:rPr>
      </w:pPr>
    </w:p>
    <w:p w:rsidR="006A0F96" w:rsidRDefault="006A0F96" w:rsidP="006A0F96">
      <w:pPr>
        <w:pStyle w:val="Heading4"/>
        <w:jc w:val="both"/>
      </w:pPr>
      <w:r>
        <w:t>Data Cleansing</w:t>
      </w:r>
    </w:p>
    <w:p w:rsidR="006A0F96" w:rsidRPr="0054545D" w:rsidRDefault="006A0F96" w:rsidP="006A0F96">
      <w:pPr>
        <w:spacing w:before="240" w:after="240" w:line="240" w:lineRule="auto"/>
        <w:ind w:right="142"/>
        <w:jc w:val="both"/>
      </w:pPr>
      <w:r w:rsidRPr="0054545D">
        <w:t>Le Data</w:t>
      </w:r>
      <w:r w:rsidR="007A1BB4">
        <w:t xml:space="preserve"> </w:t>
      </w:r>
      <w:r w:rsidRPr="0054545D">
        <w:t>Cleansing est un service livré dans la version standard, il permet d’assurer l’unicité de l’opération sur titre lorsque le teneur de compte dispose de plusieurs sources d’information.</w:t>
      </w:r>
    </w:p>
    <w:p w:rsidR="006A0F96" w:rsidRPr="0054545D" w:rsidRDefault="009B0465" w:rsidP="006A0F96">
      <w:pPr>
        <w:spacing w:before="240" w:after="240" w:line="240" w:lineRule="auto"/>
        <w:ind w:right="142"/>
        <w:jc w:val="both"/>
      </w:pPr>
      <w:r>
        <w:t>C’est une</w:t>
      </w:r>
      <w:r w:rsidR="006A0F96" w:rsidRPr="0054545D">
        <w:t xml:space="preserve"> configuration qui prend en considération des critères </w:t>
      </w:r>
      <w:r>
        <w:t>de comparaison entre A</w:t>
      </w:r>
      <w:r w:rsidR="006A0F96">
        <w:t>nnonces</w:t>
      </w:r>
      <w:r>
        <w:t xml:space="preserve"> (titre, code OST, dates…) et p</w:t>
      </w:r>
      <w:r w:rsidR="006A0F96" w:rsidRPr="0054545D">
        <w:t>riorité</w:t>
      </w:r>
      <w:r>
        <w:t>s</w:t>
      </w:r>
      <w:r w:rsidR="006A0F96" w:rsidRPr="0054545D">
        <w:t xml:space="preserve"> des sources d’information permet</w:t>
      </w:r>
      <w:r>
        <w:t>tant</w:t>
      </w:r>
      <w:r w:rsidR="006A0F96" w:rsidRPr="0054545D">
        <w:t xml:space="preserve"> de créer la « Golden Record » l’annonce la plus pertinente.</w:t>
      </w:r>
    </w:p>
    <w:p w:rsidR="006A0F96" w:rsidRDefault="006A0F96" w:rsidP="006A0F96">
      <w:r>
        <w:lastRenderedPageBreak/>
        <w:t xml:space="preserve">Le </w:t>
      </w:r>
      <w:r w:rsidRPr="00F02430">
        <w:t xml:space="preserve"> data </w:t>
      </w:r>
      <w:r w:rsidR="009B0465">
        <w:t>C</w:t>
      </w:r>
      <w:r w:rsidRPr="00F02430">
        <w:t>lea</w:t>
      </w:r>
      <w:r>
        <w:t>n</w:t>
      </w:r>
      <w:r w:rsidRPr="00F02430">
        <w:t>sing  ne sera pas utilisé</w:t>
      </w:r>
      <w:r w:rsidR="007A1BB4">
        <w:t xml:space="preserve"> dans la version livrée à AWB</w:t>
      </w:r>
      <w:r>
        <w:t xml:space="preserve">, vu que : </w:t>
      </w:r>
    </w:p>
    <w:p w:rsidR="007A1BB4" w:rsidRDefault="00484BF2" w:rsidP="00FB1421">
      <w:pPr>
        <w:pStyle w:val="ListParagraph"/>
        <w:numPr>
          <w:ilvl w:val="0"/>
          <w:numId w:val="10"/>
        </w:numPr>
        <w:spacing w:before="240" w:after="240" w:line="240" w:lineRule="auto"/>
        <w:ind w:right="142"/>
      </w:pPr>
      <w:r>
        <w:t>AWB souhaite attribuer</w:t>
      </w:r>
      <w:r w:rsidR="007A1BB4" w:rsidRPr="007A1BB4">
        <w:t xml:space="preserve"> </w:t>
      </w:r>
      <w:r w:rsidR="007A1BB4">
        <w:t>le même poids à toutes les sources d’information (EUROCLEAR, BPSS, Référentiel, saisie manuelle) et</w:t>
      </w:r>
    </w:p>
    <w:p w:rsidR="004C11D1" w:rsidRDefault="007A1BB4" w:rsidP="00FB1421">
      <w:pPr>
        <w:pStyle w:val="ListParagraph"/>
        <w:numPr>
          <w:ilvl w:val="0"/>
          <w:numId w:val="10"/>
        </w:numPr>
        <w:spacing w:before="240" w:after="240" w:line="240" w:lineRule="auto"/>
        <w:ind w:right="142"/>
      </w:pPr>
      <w:r>
        <w:t xml:space="preserve">AWB souhaite </w:t>
      </w:r>
      <w:r w:rsidR="006A0F96">
        <w:t>valider toute modification des données de l’</w:t>
      </w:r>
      <w:r w:rsidR="009B0465">
        <w:t>annonce quelque soit la source d</w:t>
      </w:r>
      <w:r w:rsidR="006A0F96">
        <w:t>’info</w:t>
      </w:r>
      <w:r>
        <w:t>rmation et que</w:t>
      </w:r>
      <w:r w:rsidR="009B0465">
        <w:t>lque soit la criticité de l’info</w:t>
      </w:r>
      <w:r>
        <w:t>rmation.</w:t>
      </w:r>
    </w:p>
    <w:p w:rsidR="002453ED" w:rsidRDefault="007A1BB4" w:rsidP="00894658">
      <w:pPr>
        <w:spacing w:before="240" w:after="240" w:line="240" w:lineRule="auto"/>
        <w:ind w:right="142"/>
        <w:jc w:val="both"/>
      </w:pPr>
      <w:r>
        <w:t xml:space="preserve">Néanmoins, le traitement de Cleansing  et de groupement des </w:t>
      </w:r>
      <w:r w:rsidR="00894658">
        <w:t>préavis</w:t>
      </w:r>
      <w:r>
        <w:t xml:space="preserve"> portant sur la même annonce sera livré, l’utilisateur est le seul décideur de l’acceptation ou du rejet du « Golden record » créé par le data Cleansing.</w:t>
      </w:r>
    </w:p>
    <w:p w:rsidR="00C46518" w:rsidRDefault="00C46518" w:rsidP="00C46518">
      <w:pPr>
        <w:pStyle w:val="Heading4"/>
        <w:jc w:val="both"/>
      </w:pPr>
      <w:r>
        <w:t>Validation des mises à jour.</w:t>
      </w:r>
    </w:p>
    <w:p w:rsidR="00C46518" w:rsidRDefault="00C46518" w:rsidP="00C46518"/>
    <w:p w:rsidR="00C46518" w:rsidRDefault="00C46518" w:rsidP="00894658">
      <w:pPr>
        <w:jc w:val="both"/>
      </w:pPr>
      <w:r>
        <w:t>Toute  annonce nécessitant une validation de l’utilisateur doit apparaitre dans le tableau de bord.</w:t>
      </w:r>
    </w:p>
    <w:p w:rsidR="00C46518" w:rsidRDefault="002453ED" w:rsidP="00894658">
      <w:pPr>
        <w:jc w:val="both"/>
      </w:pPr>
      <w:r>
        <w:t xml:space="preserve">L’écran de validation des </w:t>
      </w:r>
      <w:r w:rsidR="00C46518">
        <w:t>modification</w:t>
      </w:r>
      <w:r>
        <w:t>s</w:t>
      </w:r>
      <w:r w:rsidR="00C46518">
        <w:t xml:space="preserve"> offre la possibilité : </w:t>
      </w:r>
    </w:p>
    <w:p w:rsidR="00C46518" w:rsidRDefault="00C46518" w:rsidP="00FB1421">
      <w:pPr>
        <w:pStyle w:val="ListParagraph"/>
        <w:numPr>
          <w:ilvl w:val="0"/>
          <w:numId w:val="10"/>
        </w:numPr>
        <w:spacing w:after="200"/>
        <w:jc w:val="both"/>
      </w:pPr>
      <w:r>
        <w:t>De comparer  les données modifiées</w:t>
      </w:r>
    </w:p>
    <w:p w:rsidR="00C46518" w:rsidRDefault="00C46518" w:rsidP="00FB1421">
      <w:pPr>
        <w:pStyle w:val="ListParagraph"/>
        <w:numPr>
          <w:ilvl w:val="0"/>
          <w:numId w:val="10"/>
        </w:numPr>
        <w:spacing w:after="200"/>
        <w:jc w:val="both"/>
      </w:pPr>
      <w:r>
        <w:t>D’accepter toutes les modifications : toutes les données de l’annonce vont être mises à jour par les nouvelles données.</w:t>
      </w:r>
    </w:p>
    <w:p w:rsidR="00C46518" w:rsidRDefault="00C46518" w:rsidP="00FB1421">
      <w:pPr>
        <w:pStyle w:val="ListParagraph"/>
        <w:numPr>
          <w:ilvl w:val="0"/>
          <w:numId w:val="10"/>
        </w:numPr>
        <w:spacing w:after="200"/>
        <w:jc w:val="both"/>
      </w:pPr>
      <w:r>
        <w:t>De rejeter toutes les modifications : les données de l’annonce déjà créée restent inchangées.</w:t>
      </w:r>
    </w:p>
    <w:p w:rsidR="00006D39" w:rsidRDefault="00C46518" w:rsidP="00894658">
      <w:pPr>
        <w:spacing w:before="240" w:after="240" w:line="240" w:lineRule="auto"/>
        <w:ind w:right="142"/>
        <w:jc w:val="both"/>
      </w:pPr>
      <w:r>
        <w:t>Il n’est pas possible d’accepter ou de rejeter partiellement des modifications</w:t>
      </w:r>
      <w:r w:rsidR="002453ED">
        <w:t>.</w:t>
      </w:r>
    </w:p>
    <w:p w:rsidR="00006D39" w:rsidRDefault="00006D39" w:rsidP="00006D39">
      <w:pPr>
        <w:pStyle w:val="Heading4"/>
        <w:jc w:val="both"/>
      </w:pPr>
      <w:r>
        <w:t>Conservation des données et des documents</w:t>
      </w:r>
    </w:p>
    <w:p w:rsidR="00C46518" w:rsidRDefault="00006D39" w:rsidP="00AF49C5">
      <w:pPr>
        <w:spacing w:before="240" w:after="240" w:line="240" w:lineRule="auto"/>
        <w:ind w:right="142"/>
        <w:jc w:val="both"/>
      </w:pPr>
      <w:r w:rsidRPr="0054545D">
        <w:t xml:space="preserve">Les </w:t>
      </w:r>
      <w:r>
        <w:t>données par dépositaire</w:t>
      </w:r>
      <w:r w:rsidRPr="0054545D">
        <w:t xml:space="preserve"> ainsi que les messages SWIFT reçus devront être</w:t>
      </w:r>
      <w:r>
        <w:t xml:space="preserve"> conservés et </w:t>
      </w:r>
      <w:r w:rsidRPr="0054545D">
        <w:t xml:space="preserve"> consultables à l’écran dans MegaCor</w:t>
      </w:r>
      <w:r>
        <w:t>.</w:t>
      </w:r>
    </w:p>
    <w:p w:rsidR="00C46518" w:rsidRDefault="00006D39" w:rsidP="00AF49C5">
      <w:pPr>
        <w:spacing w:before="240" w:after="240" w:line="240" w:lineRule="auto"/>
        <w:ind w:right="142"/>
        <w:jc w:val="both"/>
      </w:pPr>
      <w:r>
        <w:t>Il  doit être possible d’attacher des documents</w:t>
      </w:r>
      <w:r w:rsidR="00954660">
        <w:t xml:space="preserve"> (PDF, Excel...) </w:t>
      </w:r>
      <w:r>
        <w:t xml:space="preserve"> à une annonce donnée.</w:t>
      </w:r>
    </w:p>
    <w:p w:rsidR="00006D39" w:rsidRDefault="00954660" w:rsidP="00AF49C5">
      <w:pPr>
        <w:spacing w:before="240" w:after="240" w:line="240" w:lineRule="auto"/>
        <w:ind w:right="142"/>
        <w:jc w:val="both"/>
      </w:pPr>
      <w:r>
        <w:t>Les informations reçues par le même dépositaire d</w:t>
      </w:r>
      <w:r w:rsidR="0088028B">
        <w:t xml:space="preserve">oivent être conservées par «compte </w:t>
      </w:r>
      <w:r>
        <w:t>No</w:t>
      </w:r>
      <w:r w:rsidR="00C73B1D">
        <w:t>s</w:t>
      </w:r>
      <w:r w:rsidR="0088028B">
        <w:t>tro</w:t>
      </w:r>
      <w:r>
        <w:t>» et consultable au niveau de l’annonce dans MegaCor.</w:t>
      </w:r>
    </w:p>
    <w:p w:rsidR="00AF49C5" w:rsidRDefault="00AF49C5" w:rsidP="00AF49C5">
      <w:pPr>
        <w:spacing w:before="240" w:after="240" w:line="240" w:lineRule="auto"/>
        <w:ind w:right="142"/>
        <w:jc w:val="both"/>
      </w:pPr>
      <w:r w:rsidRPr="00AF49C5">
        <w:rPr>
          <w:b/>
          <w:color w:val="808080" w:themeColor="background1" w:themeShade="80"/>
        </w:rPr>
        <w:t>Exemple</w:t>
      </w:r>
      <w:r>
        <w:t> : Réception</w:t>
      </w:r>
      <w:r w:rsidR="0088028B">
        <w:t xml:space="preserve"> de différents taux de taxe par compte </w:t>
      </w:r>
      <w:r>
        <w:t>No</w:t>
      </w:r>
      <w:r w:rsidR="00C73B1D">
        <w:t>s</w:t>
      </w:r>
      <w:r>
        <w:t>tro dans les MT 564  d’EUROCLEAR.</w:t>
      </w:r>
    </w:p>
    <w:p w:rsidR="00793E80" w:rsidRDefault="00AF49C5" w:rsidP="00B24F1B">
      <w:pPr>
        <w:spacing w:before="240" w:after="240" w:line="240" w:lineRule="auto"/>
        <w:ind w:right="142"/>
        <w:jc w:val="both"/>
      </w:pPr>
      <w:r>
        <w:t>Le système doit sauvegarder cette information pour permettre à l’</w:t>
      </w:r>
      <w:r w:rsidR="00F9498A">
        <w:t>utilisateur</w:t>
      </w:r>
      <w:r>
        <w:t xml:space="preserve"> de vérifier le taux de la taxe appliqué pour le groupe de clients sous ce </w:t>
      </w:r>
      <w:r w:rsidR="0088028B">
        <w:t xml:space="preserve">compte </w:t>
      </w:r>
      <w:r>
        <w:t>Nostro. MegaCor ne va pas utiliser les taux de la taxe reçus par le dépositaire pour le calcul de la re</w:t>
      </w:r>
      <w:r w:rsidR="00BB4712">
        <w:t xml:space="preserve">tenue au niveau des exécutions </w:t>
      </w:r>
      <w:r w:rsidR="0088028B">
        <w:t xml:space="preserve">ou des </w:t>
      </w:r>
      <w:r>
        <w:t>paiement</w:t>
      </w:r>
      <w:r w:rsidR="0088028B">
        <w:t>s</w:t>
      </w:r>
      <w:r>
        <w:t xml:space="preserve">. Pour le </w:t>
      </w:r>
      <w:r w:rsidR="005B6C6D">
        <w:t xml:space="preserve">Marché </w:t>
      </w:r>
      <w:r w:rsidR="00FE04DA">
        <w:t xml:space="preserve"> </w:t>
      </w:r>
      <w:r>
        <w:t xml:space="preserve"> étranger les paiements vont être reçus en Net, la retenue </w:t>
      </w:r>
      <w:r w:rsidR="00BB4712">
        <w:t xml:space="preserve">à la source </w:t>
      </w:r>
      <w:r>
        <w:t>est faite au niveau du dépositaire. Le système va allouer le paiement net pour chaque</w:t>
      </w:r>
      <w:r w:rsidR="0088028B">
        <w:t xml:space="preserve"> compte</w:t>
      </w:r>
      <w:r>
        <w:t xml:space="preserve"> Nostro séparément.</w:t>
      </w:r>
    </w:p>
    <w:p w:rsidR="00E45A46" w:rsidRDefault="00E45A46" w:rsidP="00E45A46">
      <w:pPr>
        <w:pStyle w:val="Heading4"/>
        <w:jc w:val="both"/>
      </w:pPr>
      <w:r>
        <w:t>Identification de l’instrument à la réception du MT564</w:t>
      </w:r>
    </w:p>
    <w:p w:rsidR="00E45A46" w:rsidRDefault="00E45A46" w:rsidP="00B24F1B">
      <w:pPr>
        <w:spacing w:before="240" w:after="240" w:line="240" w:lineRule="auto"/>
        <w:ind w:right="142"/>
        <w:jc w:val="both"/>
      </w:pPr>
      <w:r>
        <w:t>Cas particulier de la valeur IAM </w:t>
      </w:r>
      <w:r w:rsidR="00793E80">
        <w:t>Maroc Telecom</w:t>
      </w:r>
      <w:r>
        <w:t>:</w:t>
      </w:r>
    </w:p>
    <w:p w:rsidR="00E45A46" w:rsidRPr="003A7ECB" w:rsidRDefault="00E45A46" w:rsidP="00FB1421">
      <w:pPr>
        <w:pStyle w:val="ListParagraph"/>
        <w:numPr>
          <w:ilvl w:val="0"/>
          <w:numId w:val="13"/>
        </w:numPr>
        <w:spacing w:after="200"/>
      </w:pPr>
      <w:r>
        <w:t>D</w:t>
      </w:r>
      <w:r w:rsidRPr="003A7ECB">
        <w:t xml:space="preserve">éposé chez Maroclear </w:t>
      </w:r>
      <w:r>
        <w:t xml:space="preserve"> et c</w:t>
      </w:r>
      <w:r w:rsidRPr="003A7ECB">
        <w:t xml:space="preserve">oté en MAD </w:t>
      </w:r>
    </w:p>
    <w:p w:rsidR="00E45A46" w:rsidRPr="003A7ECB" w:rsidRDefault="00E45A46" w:rsidP="00FB1421">
      <w:pPr>
        <w:pStyle w:val="ListParagraph"/>
        <w:numPr>
          <w:ilvl w:val="0"/>
          <w:numId w:val="13"/>
        </w:numPr>
        <w:spacing w:after="200"/>
      </w:pPr>
      <w:r w:rsidRPr="003A7ECB">
        <w:t xml:space="preserve">Déposé chez Euroclear </w:t>
      </w:r>
      <w:r w:rsidR="00276638">
        <w:t xml:space="preserve">France </w:t>
      </w:r>
      <w:r w:rsidRPr="003A7ECB">
        <w:t xml:space="preserve">et coté en EUR </w:t>
      </w:r>
    </w:p>
    <w:p w:rsidR="00E45A46" w:rsidRPr="003A7ECB" w:rsidRDefault="00E45A46" w:rsidP="00E45A46">
      <w:pPr>
        <w:spacing w:after="200"/>
      </w:pPr>
      <w:r w:rsidRPr="00650104">
        <w:t xml:space="preserve">Au niveau du Référentiel MegaCommon deux  instruments avec le même ISIN vont être créés avec des « place of safekeeping » </w:t>
      </w:r>
      <w:r w:rsidR="00D5356F" w:rsidRPr="00650104">
        <w:t>différent</w:t>
      </w:r>
      <w:r w:rsidR="00C3664B">
        <w:t>e</w:t>
      </w:r>
      <w:r w:rsidR="00D5356F" w:rsidRPr="00650104">
        <w:t>s : EUROCLEAR et MAROCLEAR</w:t>
      </w:r>
    </w:p>
    <w:p w:rsidR="00D5356F" w:rsidRDefault="00AE29D8" w:rsidP="00AE29D8">
      <w:pPr>
        <w:spacing w:after="200"/>
      </w:pPr>
      <w:r>
        <w:lastRenderedPageBreak/>
        <w:t>Au niveau de M</w:t>
      </w:r>
      <w:r w:rsidR="00793E80">
        <w:t>egaCor, une annonce doit  être créée pour chaque instrument séparément. A</w:t>
      </w:r>
      <w:r w:rsidR="00D5356F">
        <w:t xml:space="preserve"> la </w:t>
      </w:r>
      <w:r w:rsidR="00793E80">
        <w:t>réception</w:t>
      </w:r>
      <w:r w:rsidR="00D5356F">
        <w:t xml:space="preserve"> d’un MT564, le </w:t>
      </w:r>
      <w:r w:rsidR="00793E80">
        <w:t>système</w:t>
      </w:r>
      <w:r w:rsidR="00D5356F">
        <w:t xml:space="preserve"> utilisera pour identifier l’instrument en question : </w:t>
      </w:r>
    </w:p>
    <w:p w:rsidR="00D5356F" w:rsidRDefault="00D5356F" w:rsidP="00FB1421">
      <w:pPr>
        <w:pStyle w:val="ListParagraph"/>
        <w:numPr>
          <w:ilvl w:val="0"/>
          <w:numId w:val="14"/>
        </w:numPr>
        <w:spacing w:after="200"/>
      </w:pPr>
      <w:r>
        <w:t>ISIN</w:t>
      </w:r>
    </w:p>
    <w:p w:rsidR="00793E80" w:rsidRPr="00650104" w:rsidRDefault="00793E80" w:rsidP="00FB1421">
      <w:pPr>
        <w:pStyle w:val="ListParagraph"/>
        <w:numPr>
          <w:ilvl w:val="0"/>
          <w:numId w:val="14"/>
        </w:numPr>
        <w:spacing w:after="200"/>
      </w:pPr>
      <w:r w:rsidRPr="00650104">
        <w:t>Expéditeur du Message = place of Safekeeping de l’instrument.</w:t>
      </w:r>
    </w:p>
    <w:p w:rsidR="002D0306" w:rsidRDefault="002D0306" w:rsidP="002D0306">
      <w:pPr>
        <w:pStyle w:val="ListParagraph"/>
        <w:spacing w:after="200"/>
      </w:pPr>
    </w:p>
    <w:p w:rsidR="00997E37" w:rsidRDefault="00997E37" w:rsidP="00997E37">
      <w:pPr>
        <w:pStyle w:val="Style3"/>
      </w:pPr>
      <w:bookmarkStart w:id="70" w:name="_Toc409450724"/>
      <w:r>
        <w:t>Champs nécessaires par type d’annonce</w:t>
      </w:r>
      <w:bookmarkEnd w:id="70"/>
    </w:p>
    <w:p w:rsidR="00381FCD" w:rsidRDefault="00381FCD" w:rsidP="00381FCD"/>
    <w:p w:rsidR="00381FCD" w:rsidRPr="003F5D81" w:rsidRDefault="00381FCD" w:rsidP="00381FCD">
      <w:pPr>
        <w:rPr>
          <w:lang w:eastAsia="ar-SA"/>
        </w:rPr>
      </w:pPr>
      <w:r w:rsidRPr="003F5D81">
        <w:rPr>
          <w:lang w:eastAsia="ar-SA"/>
        </w:rPr>
        <w:t>Les caractéristiques communes à toutes les OST</w:t>
      </w:r>
      <w:r w:rsidR="00FB59C9">
        <w:rPr>
          <w:lang w:eastAsia="ar-SA"/>
        </w:rPr>
        <w:t xml:space="preserve"> sont</w:t>
      </w:r>
      <w:r w:rsidRPr="003F5D81">
        <w:rPr>
          <w:lang w:eastAsia="ar-SA"/>
        </w:rPr>
        <w:t> :</w:t>
      </w:r>
    </w:p>
    <w:p w:rsidR="003F5D81" w:rsidRDefault="003F5D81" w:rsidP="00381FCD">
      <w:pPr>
        <w:rPr>
          <w:lang w:eastAsia="ar-SA"/>
        </w:rPr>
      </w:pPr>
    </w:p>
    <w:p w:rsidR="003F5D81" w:rsidRPr="003F5D81" w:rsidRDefault="003F5D81" w:rsidP="00381FCD">
      <w:pPr>
        <w:rPr>
          <w:u w:val="single"/>
          <w:lang w:eastAsia="ar-SA"/>
        </w:rPr>
      </w:pPr>
      <w:r w:rsidRPr="003F5D81">
        <w:rPr>
          <w:u w:val="single"/>
          <w:lang w:eastAsia="ar-SA"/>
        </w:rPr>
        <w:t>Information générales :</w:t>
      </w:r>
    </w:p>
    <w:p w:rsidR="00381FCD" w:rsidRPr="0054545D" w:rsidRDefault="00381FCD" w:rsidP="00FB1421">
      <w:pPr>
        <w:pStyle w:val="ListParagraph"/>
        <w:numPr>
          <w:ilvl w:val="0"/>
          <w:numId w:val="18"/>
        </w:numPr>
        <w:spacing w:line="240" w:lineRule="auto"/>
        <w:jc w:val="both"/>
        <w:rPr>
          <w:lang w:eastAsia="ar-SA"/>
        </w:rPr>
      </w:pPr>
      <w:r w:rsidRPr="0054545D">
        <w:rPr>
          <w:lang w:eastAsia="ar-SA"/>
        </w:rPr>
        <w:t>code ISIN concerné par l’annonce</w:t>
      </w:r>
    </w:p>
    <w:p w:rsidR="00381FCD" w:rsidRPr="0054545D" w:rsidRDefault="00597FEF" w:rsidP="00FB1421">
      <w:pPr>
        <w:pStyle w:val="ListParagraph"/>
        <w:numPr>
          <w:ilvl w:val="0"/>
          <w:numId w:val="18"/>
        </w:numPr>
        <w:spacing w:line="240" w:lineRule="auto"/>
        <w:jc w:val="both"/>
        <w:rPr>
          <w:lang w:eastAsia="ar-SA"/>
        </w:rPr>
      </w:pPr>
      <w:r>
        <w:rPr>
          <w:lang w:eastAsia="ar-SA"/>
        </w:rPr>
        <w:t>référence</w:t>
      </w:r>
      <w:r w:rsidR="00381FCD" w:rsidRPr="0054545D">
        <w:rPr>
          <w:lang w:eastAsia="ar-SA"/>
        </w:rPr>
        <w:t xml:space="preserve"> unique</w:t>
      </w:r>
    </w:p>
    <w:p w:rsidR="00381FCD" w:rsidRDefault="00381FCD" w:rsidP="00FB1421">
      <w:pPr>
        <w:pStyle w:val="ListParagraph"/>
        <w:numPr>
          <w:ilvl w:val="0"/>
          <w:numId w:val="18"/>
        </w:numPr>
        <w:spacing w:line="240" w:lineRule="auto"/>
        <w:jc w:val="both"/>
        <w:rPr>
          <w:lang w:eastAsia="ar-SA"/>
        </w:rPr>
      </w:pPr>
      <w:r w:rsidRPr="00F412BE">
        <w:rPr>
          <w:lang w:eastAsia="ar-SA"/>
        </w:rPr>
        <w:t xml:space="preserve">code OST </w:t>
      </w:r>
      <w:r>
        <w:rPr>
          <w:lang w:eastAsia="ar-SA"/>
        </w:rPr>
        <w:t xml:space="preserve"> (</w:t>
      </w:r>
      <w:r w:rsidR="00A44403">
        <w:rPr>
          <w:lang w:eastAsia="ar-SA"/>
        </w:rPr>
        <w:t xml:space="preserve">ex. </w:t>
      </w:r>
      <w:r>
        <w:rPr>
          <w:lang w:eastAsia="ar-SA"/>
        </w:rPr>
        <w:t>: DVCA</w:t>
      </w:r>
      <w:r w:rsidR="00FB59C9">
        <w:rPr>
          <w:lang w:eastAsia="ar-SA"/>
        </w:rPr>
        <w:t xml:space="preserve"> / DVOP</w:t>
      </w:r>
      <w:r>
        <w:rPr>
          <w:lang w:eastAsia="ar-SA"/>
        </w:rPr>
        <w:t>)</w:t>
      </w:r>
      <w:r w:rsidR="005E628B">
        <w:rPr>
          <w:lang w:eastAsia="ar-SA"/>
        </w:rPr>
        <w:t xml:space="preserve"> et le label</w:t>
      </w:r>
      <w:r>
        <w:rPr>
          <w:lang w:eastAsia="ar-SA"/>
        </w:rPr>
        <w:t xml:space="preserve"> </w:t>
      </w:r>
    </w:p>
    <w:p w:rsidR="00381FCD" w:rsidRDefault="00381FCD" w:rsidP="00FB1421">
      <w:pPr>
        <w:pStyle w:val="ListParagraph"/>
        <w:numPr>
          <w:ilvl w:val="0"/>
          <w:numId w:val="18"/>
        </w:numPr>
        <w:spacing w:line="240" w:lineRule="auto"/>
        <w:jc w:val="both"/>
        <w:rPr>
          <w:lang w:eastAsia="ar-SA"/>
        </w:rPr>
      </w:pPr>
      <w:r>
        <w:rPr>
          <w:lang w:eastAsia="ar-SA"/>
        </w:rPr>
        <w:t>T</w:t>
      </w:r>
      <w:r w:rsidRPr="00F412BE">
        <w:rPr>
          <w:lang w:eastAsia="ar-SA"/>
        </w:rPr>
        <w:t xml:space="preserve">ype </w:t>
      </w:r>
      <w:r>
        <w:rPr>
          <w:lang w:eastAsia="ar-SA"/>
        </w:rPr>
        <w:t xml:space="preserve"> OST (</w:t>
      </w:r>
      <w:r w:rsidR="00A44403">
        <w:rPr>
          <w:lang w:eastAsia="ar-SA"/>
        </w:rPr>
        <w:t xml:space="preserve">ex. </w:t>
      </w:r>
      <w:r>
        <w:rPr>
          <w:lang w:eastAsia="ar-SA"/>
        </w:rPr>
        <w:t>: MAND</w:t>
      </w:r>
      <w:r w:rsidR="00FB59C9">
        <w:rPr>
          <w:lang w:eastAsia="ar-SA"/>
        </w:rPr>
        <w:t xml:space="preserve"> / CHOS</w:t>
      </w:r>
      <w:r>
        <w:rPr>
          <w:lang w:eastAsia="ar-SA"/>
        </w:rPr>
        <w:t>)</w:t>
      </w:r>
      <w:r w:rsidR="005E628B">
        <w:rPr>
          <w:lang w:eastAsia="ar-SA"/>
        </w:rPr>
        <w:t xml:space="preserve"> et le label</w:t>
      </w:r>
    </w:p>
    <w:p w:rsidR="00476FFF" w:rsidRDefault="00476FFF" w:rsidP="00476FFF">
      <w:pPr>
        <w:pStyle w:val="ListParagraph"/>
        <w:spacing w:line="240" w:lineRule="auto"/>
        <w:jc w:val="both"/>
        <w:rPr>
          <w:lang w:eastAsia="ar-SA"/>
        </w:rPr>
      </w:pPr>
    </w:p>
    <w:p w:rsidR="004630FF" w:rsidRDefault="003F5D81" w:rsidP="004630FF">
      <w:pPr>
        <w:spacing w:line="240" w:lineRule="auto"/>
        <w:jc w:val="both"/>
        <w:rPr>
          <w:u w:val="single"/>
          <w:lang w:eastAsia="ar-SA"/>
        </w:rPr>
      </w:pPr>
      <w:r w:rsidRPr="003F5D81">
        <w:rPr>
          <w:u w:val="single"/>
          <w:lang w:eastAsia="ar-SA"/>
        </w:rPr>
        <w:t xml:space="preserve">Sous les options : </w:t>
      </w:r>
    </w:p>
    <w:p w:rsidR="003F5D81" w:rsidRPr="003F5D81" w:rsidRDefault="003F5D81" w:rsidP="00FB1421">
      <w:pPr>
        <w:pStyle w:val="ListParagraph"/>
        <w:numPr>
          <w:ilvl w:val="0"/>
          <w:numId w:val="21"/>
        </w:numPr>
        <w:spacing w:line="240" w:lineRule="auto"/>
        <w:jc w:val="both"/>
        <w:rPr>
          <w:lang w:eastAsia="ar-SA"/>
        </w:rPr>
      </w:pPr>
      <w:r w:rsidRPr="003F5D81">
        <w:rPr>
          <w:lang w:eastAsia="ar-SA"/>
        </w:rPr>
        <w:t>Code Option</w:t>
      </w:r>
      <w:r w:rsidR="006067AD">
        <w:rPr>
          <w:lang w:eastAsia="ar-SA"/>
        </w:rPr>
        <w:t xml:space="preserve"> (ex. CASH / SECU)</w:t>
      </w:r>
      <w:r w:rsidR="005E628B">
        <w:rPr>
          <w:lang w:eastAsia="ar-SA"/>
        </w:rPr>
        <w:t xml:space="preserve"> et le label</w:t>
      </w:r>
    </w:p>
    <w:p w:rsidR="003F5D81" w:rsidRDefault="003F5D81" w:rsidP="00FB1421">
      <w:pPr>
        <w:pStyle w:val="ListParagraph"/>
        <w:numPr>
          <w:ilvl w:val="0"/>
          <w:numId w:val="21"/>
        </w:numPr>
        <w:spacing w:line="240" w:lineRule="auto"/>
        <w:jc w:val="both"/>
        <w:rPr>
          <w:lang w:eastAsia="ar-SA"/>
        </w:rPr>
      </w:pPr>
      <w:r w:rsidRPr="003F5D81">
        <w:rPr>
          <w:lang w:eastAsia="ar-SA"/>
        </w:rPr>
        <w:t>Numéro d’option</w:t>
      </w:r>
    </w:p>
    <w:p w:rsidR="00597FEF" w:rsidRPr="003F5D81" w:rsidRDefault="00597FEF" w:rsidP="00FB1421">
      <w:pPr>
        <w:pStyle w:val="ListParagraph"/>
        <w:numPr>
          <w:ilvl w:val="0"/>
          <w:numId w:val="21"/>
        </w:numPr>
        <w:spacing w:line="240" w:lineRule="auto"/>
        <w:jc w:val="both"/>
        <w:rPr>
          <w:lang w:eastAsia="ar-SA"/>
        </w:rPr>
      </w:pPr>
      <w:r w:rsidRPr="00597FEF">
        <w:rPr>
          <w:lang w:eastAsia="ar-SA"/>
        </w:rPr>
        <w:t xml:space="preserve">Date </w:t>
      </w:r>
      <w:r>
        <w:rPr>
          <w:lang w:eastAsia="ar-SA"/>
        </w:rPr>
        <w:t>et heure d’ouverture</w:t>
      </w:r>
      <w:r w:rsidRPr="00597FEF">
        <w:rPr>
          <w:lang w:eastAsia="ar-SA"/>
        </w:rPr>
        <w:t xml:space="preserve"> d’opération</w:t>
      </w:r>
      <w:r>
        <w:rPr>
          <w:lang w:eastAsia="ar-SA"/>
        </w:rPr>
        <w:t xml:space="preserve"> </w:t>
      </w:r>
    </w:p>
    <w:p w:rsidR="00597FEF" w:rsidRDefault="00597FEF" w:rsidP="00FB1421">
      <w:pPr>
        <w:pStyle w:val="ListParagraph"/>
        <w:numPr>
          <w:ilvl w:val="0"/>
          <w:numId w:val="21"/>
        </w:numPr>
        <w:spacing w:line="240" w:lineRule="auto"/>
        <w:jc w:val="both"/>
        <w:rPr>
          <w:lang w:eastAsia="ar-SA"/>
        </w:rPr>
      </w:pPr>
      <w:r w:rsidRPr="00597FEF">
        <w:rPr>
          <w:lang w:eastAsia="ar-SA"/>
        </w:rPr>
        <w:t xml:space="preserve">Date </w:t>
      </w:r>
      <w:r>
        <w:rPr>
          <w:lang w:eastAsia="ar-SA"/>
        </w:rPr>
        <w:t xml:space="preserve">et heure </w:t>
      </w:r>
      <w:r w:rsidRPr="00597FEF">
        <w:rPr>
          <w:lang w:eastAsia="ar-SA"/>
        </w:rPr>
        <w:t>de clôture d’opération</w:t>
      </w:r>
      <w:r>
        <w:rPr>
          <w:lang w:eastAsia="ar-SA"/>
        </w:rPr>
        <w:t xml:space="preserve"> </w:t>
      </w:r>
    </w:p>
    <w:p w:rsidR="003F5D81" w:rsidRDefault="003F5D81" w:rsidP="00FB1421">
      <w:pPr>
        <w:pStyle w:val="ListParagraph"/>
        <w:numPr>
          <w:ilvl w:val="0"/>
          <w:numId w:val="20"/>
        </w:numPr>
        <w:spacing w:line="240" w:lineRule="auto"/>
        <w:jc w:val="both"/>
        <w:rPr>
          <w:lang w:eastAsia="ar-SA"/>
        </w:rPr>
      </w:pPr>
      <w:r>
        <w:rPr>
          <w:lang w:eastAsia="ar-SA"/>
        </w:rPr>
        <w:t>Date</w:t>
      </w:r>
      <w:r w:rsidR="00597FEF">
        <w:rPr>
          <w:lang w:eastAsia="ar-SA"/>
        </w:rPr>
        <w:t xml:space="preserve"> et heure</w:t>
      </w:r>
      <w:r>
        <w:rPr>
          <w:lang w:eastAsia="ar-SA"/>
        </w:rPr>
        <w:t xml:space="preserve"> limite </w:t>
      </w:r>
      <w:r w:rsidR="005B6C6D">
        <w:rPr>
          <w:lang w:eastAsia="ar-SA"/>
        </w:rPr>
        <w:t xml:space="preserve">Marché </w:t>
      </w:r>
      <w:r w:rsidR="00FE04DA">
        <w:rPr>
          <w:lang w:eastAsia="ar-SA"/>
        </w:rPr>
        <w:t xml:space="preserve"> </w:t>
      </w:r>
    </w:p>
    <w:p w:rsidR="003F5D81" w:rsidRDefault="003F5D81" w:rsidP="00FB1421">
      <w:pPr>
        <w:pStyle w:val="ListParagraph"/>
        <w:numPr>
          <w:ilvl w:val="0"/>
          <w:numId w:val="20"/>
        </w:numPr>
        <w:spacing w:line="240" w:lineRule="auto"/>
        <w:jc w:val="both"/>
        <w:rPr>
          <w:lang w:eastAsia="ar-SA"/>
        </w:rPr>
      </w:pPr>
      <w:r>
        <w:rPr>
          <w:lang w:eastAsia="ar-SA"/>
        </w:rPr>
        <w:t xml:space="preserve">Date </w:t>
      </w:r>
      <w:r w:rsidR="00597FEF">
        <w:rPr>
          <w:lang w:eastAsia="ar-SA"/>
        </w:rPr>
        <w:t>et heure l</w:t>
      </w:r>
      <w:r>
        <w:rPr>
          <w:lang w:eastAsia="ar-SA"/>
        </w:rPr>
        <w:t xml:space="preserve">imite </w:t>
      </w:r>
      <w:r w:rsidR="00396AEA">
        <w:rPr>
          <w:lang w:eastAsia="ar-SA"/>
        </w:rPr>
        <w:t>client</w:t>
      </w:r>
      <w:r w:rsidR="006067AD">
        <w:rPr>
          <w:lang w:eastAsia="ar-SA"/>
        </w:rPr>
        <w:t xml:space="preserve"> (dépositaire)</w:t>
      </w:r>
    </w:p>
    <w:p w:rsidR="00476FFF" w:rsidRDefault="00476FFF" w:rsidP="00476FFF">
      <w:pPr>
        <w:pStyle w:val="ListParagraph"/>
        <w:spacing w:line="240" w:lineRule="auto"/>
        <w:jc w:val="both"/>
        <w:rPr>
          <w:lang w:eastAsia="ar-SA"/>
        </w:rPr>
      </w:pPr>
    </w:p>
    <w:p w:rsidR="0006541D" w:rsidRPr="0006541D" w:rsidRDefault="0006541D" w:rsidP="0006541D">
      <w:pPr>
        <w:spacing w:line="240" w:lineRule="auto"/>
        <w:jc w:val="both"/>
        <w:rPr>
          <w:u w:val="single"/>
          <w:lang w:eastAsia="ar-SA"/>
        </w:rPr>
      </w:pPr>
      <w:r w:rsidRPr="0006541D">
        <w:rPr>
          <w:u w:val="single"/>
          <w:lang w:eastAsia="ar-SA"/>
        </w:rPr>
        <w:t xml:space="preserve">Sous </w:t>
      </w:r>
      <w:r w:rsidR="003F5D81">
        <w:rPr>
          <w:u w:val="single"/>
          <w:lang w:eastAsia="ar-SA"/>
        </w:rPr>
        <w:t xml:space="preserve">les </w:t>
      </w:r>
      <w:r w:rsidRPr="0006541D">
        <w:rPr>
          <w:u w:val="single"/>
          <w:lang w:eastAsia="ar-SA"/>
        </w:rPr>
        <w:t xml:space="preserve">mouvements titres: </w:t>
      </w:r>
    </w:p>
    <w:p w:rsidR="0006541D" w:rsidRDefault="0006541D" w:rsidP="00FB1421">
      <w:pPr>
        <w:pStyle w:val="ListParagraph"/>
        <w:numPr>
          <w:ilvl w:val="0"/>
          <w:numId w:val="19"/>
        </w:numPr>
        <w:spacing w:line="240" w:lineRule="auto"/>
        <w:jc w:val="both"/>
        <w:rPr>
          <w:lang w:eastAsia="ar-SA"/>
        </w:rPr>
      </w:pPr>
      <w:r>
        <w:rPr>
          <w:lang w:eastAsia="ar-SA"/>
        </w:rPr>
        <w:t xml:space="preserve">Code ISIN à créditer ou à débiter </w:t>
      </w:r>
    </w:p>
    <w:p w:rsidR="00476FFF" w:rsidRDefault="00476FFF" w:rsidP="00476FFF">
      <w:pPr>
        <w:pStyle w:val="ListParagraph"/>
        <w:spacing w:line="240" w:lineRule="auto"/>
        <w:jc w:val="both"/>
        <w:rPr>
          <w:lang w:eastAsia="ar-SA"/>
        </w:rPr>
      </w:pPr>
    </w:p>
    <w:p w:rsidR="0006541D" w:rsidRPr="0006541D" w:rsidRDefault="0006541D" w:rsidP="0006541D">
      <w:pPr>
        <w:spacing w:line="240" w:lineRule="auto"/>
        <w:jc w:val="both"/>
        <w:rPr>
          <w:u w:val="single"/>
          <w:lang w:eastAsia="ar-SA"/>
        </w:rPr>
      </w:pPr>
      <w:r w:rsidRPr="0006541D">
        <w:rPr>
          <w:u w:val="single"/>
          <w:lang w:eastAsia="ar-SA"/>
        </w:rPr>
        <w:t>Sous les mouvements espèces</w:t>
      </w:r>
    </w:p>
    <w:p w:rsidR="0006541D" w:rsidRDefault="0006541D" w:rsidP="00FB1421">
      <w:pPr>
        <w:pStyle w:val="ListParagraph"/>
        <w:numPr>
          <w:ilvl w:val="0"/>
          <w:numId w:val="19"/>
        </w:numPr>
        <w:spacing w:line="240" w:lineRule="auto"/>
        <w:jc w:val="both"/>
        <w:rPr>
          <w:lang w:eastAsia="ar-SA"/>
        </w:rPr>
      </w:pPr>
      <w:r>
        <w:rPr>
          <w:lang w:eastAsia="ar-SA"/>
        </w:rPr>
        <w:t>Devise</w:t>
      </w:r>
    </w:p>
    <w:p w:rsidR="0006541D" w:rsidRDefault="0006541D" w:rsidP="00FB1421">
      <w:pPr>
        <w:pStyle w:val="ListParagraph"/>
        <w:numPr>
          <w:ilvl w:val="0"/>
          <w:numId w:val="19"/>
        </w:numPr>
        <w:spacing w:line="240" w:lineRule="auto"/>
        <w:jc w:val="both"/>
        <w:rPr>
          <w:lang w:eastAsia="ar-SA"/>
        </w:rPr>
      </w:pPr>
      <w:r>
        <w:rPr>
          <w:lang w:eastAsia="ar-SA"/>
        </w:rPr>
        <w:t>Prix</w:t>
      </w:r>
    </w:p>
    <w:p w:rsidR="00476FFF" w:rsidRPr="00F412BE" w:rsidRDefault="0006541D" w:rsidP="00FB1421">
      <w:pPr>
        <w:pStyle w:val="ListParagraph"/>
        <w:numPr>
          <w:ilvl w:val="0"/>
          <w:numId w:val="19"/>
        </w:numPr>
        <w:spacing w:line="240" w:lineRule="auto"/>
        <w:jc w:val="both"/>
        <w:rPr>
          <w:lang w:eastAsia="ar-SA"/>
        </w:rPr>
      </w:pPr>
      <w:r>
        <w:rPr>
          <w:lang w:eastAsia="ar-SA"/>
        </w:rPr>
        <w:t>Type de cotation : montant / pourcentage</w:t>
      </w:r>
    </w:p>
    <w:p w:rsidR="00381FCD" w:rsidRPr="00476FFF" w:rsidRDefault="00982EF2" w:rsidP="00381FCD">
      <w:pPr>
        <w:rPr>
          <w:u w:val="single"/>
        </w:rPr>
      </w:pPr>
      <w:r>
        <w:rPr>
          <w:u w:val="single"/>
        </w:rPr>
        <w:t>Les c</w:t>
      </w:r>
      <w:r w:rsidR="00476FFF" w:rsidRPr="00476FFF">
        <w:rPr>
          <w:u w:val="single"/>
        </w:rPr>
        <w:t>ommentaire</w:t>
      </w:r>
      <w:r w:rsidR="00476FFF">
        <w:rPr>
          <w:u w:val="single"/>
        </w:rPr>
        <w:t>s</w:t>
      </w:r>
      <w:r w:rsidR="00476FFF" w:rsidRPr="00476FFF">
        <w:rPr>
          <w:u w:val="single"/>
        </w:rPr>
        <w:t xml:space="preserve"> </w:t>
      </w:r>
      <w:r>
        <w:rPr>
          <w:u w:val="single"/>
        </w:rPr>
        <w:t xml:space="preserve">sont </w:t>
      </w:r>
      <w:r w:rsidR="00476FFF" w:rsidRPr="00476FFF">
        <w:rPr>
          <w:u w:val="single"/>
        </w:rPr>
        <w:t>disponible</w:t>
      </w:r>
      <w:r>
        <w:rPr>
          <w:u w:val="single"/>
        </w:rPr>
        <w:t>s</w:t>
      </w:r>
      <w:r w:rsidR="00476FFF" w:rsidRPr="00476FFF">
        <w:rPr>
          <w:u w:val="single"/>
        </w:rPr>
        <w:t xml:space="preserve"> sous information générales et sous chaque option.</w:t>
      </w:r>
    </w:p>
    <w:p w:rsidR="00476FFF" w:rsidRDefault="00476FFF" w:rsidP="00381FCD"/>
    <w:p w:rsidR="00650104" w:rsidRPr="00650104" w:rsidRDefault="002D0306" w:rsidP="00381FCD">
      <w:r w:rsidRPr="00650104">
        <w:t>Ci-dessous les cham</w:t>
      </w:r>
      <w:r w:rsidR="00982EF2">
        <w:t>ps nécessaires par type d’ost,</w:t>
      </w:r>
      <w:r w:rsidRPr="00650104">
        <w:t xml:space="preserve"> par option et par mouvement.</w:t>
      </w:r>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19"/>
        <w:gridCol w:w="823"/>
        <w:gridCol w:w="1985"/>
        <w:gridCol w:w="1417"/>
        <w:gridCol w:w="1701"/>
        <w:gridCol w:w="1559"/>
        <w:gridCol w:w="1559"/>
      </w:tblGrid>
      <w:tr w:rsidR="00381FCD" w:rsidRPr="00381FCD" w:rsidTr="00A8036A">
        <w:tc>
          <w:tcPr>
            <w:tcW w:w="419" w:type="dxa"/>
            <w:shd w:val="clear" w:color="auto" w:fill="A6A6A6" w:themeFill="background1" w:themeFillShade="A6"/>
          </w:tcPr>
          <w:p w:rsidR="00381FCD" w:rsidRPr="00381FCD" w:rsidRDefault="00381FCD" w:rsidP="00982F61">
            <w:pPr>
              <w:pStyle w:val="Texte"/>
              <w:jc w:val="center"/>
              <w:rPr>
                <w:rFonts w:asciiTheme="minorHAnsi" w:hAnsiTheme="minorHAnsi"/>
                <w:b/>
                <w:sz w:val="18"/>
                <w:szCs w:val="18"/>
              </w:rPr>
            </w:pPr>
          </w:p>
        </w:tc>
        <w:tc>
          <w:tcPr>
            <w:tcW w:w="823" w:type="dxa"/>
            <w:shd w:val="clear" w:color="auto" w:fill="A6A6A6" w:themeFill="background1" w:themeFillShade="A6"/>
          </w:tcPr>
          <w:p w:rsidR="00381FCD" w:rsidRPr="00381FCD" w:rsidRDefault="00381FCD" w:rsidP="00982F61">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381FCD" w:rsidRPr="00381FCD" w:rsidRDefault="00381FCD" w:rsidP="00FB1421">
            <w:pPr>
              <w:pStyle w:val="Texte"/>
              <w:numPr>
                <w:ilvl w:val="0"/>
                <w:numId w:val="22"/>
              </w:numPr>
              <w:tabs>
                <w:tab w:val="clear" w:pos="426"/>
                <w:tab w:val="left" w:pos="34"/>
              </w:tabs>
              <w:ind w:left="34" w:hanging="142"/>
              <w:jc w:val="center"/>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381FCD" w:rsidRPr="00D04853" w:rsidRDefault="00381FCD" w:rsidP="00982F61">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381FCD" w:rsidRPr="00381FCD" w:rsidRDefault="00381FCD" w:rsidP="00381FCD">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381FCD" w:rsidRPr="00D04853" w:rsidRDefault="00381FCD" w:rsidP="00381FCD">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381FCD" w:rsidRPr="00381FCD" w:rsidRDefault="00381FCD" w:rsidP="00381FCD">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381FCD" w:rsidRPr="00381FCD" w:rsidTr="00B61A76">
        <w:tc>
          <w:tcPr>
            <w:tcW w:w="419" w:type="dxa"/>
          </w:tcPr>
          <w:p w:rsidR="00381FCD" w:rsidRPr="00381FCD" w:rsidRDefault="00381FCD" w:rsidP="00982F61">
            <w:pPr>
              <w:rPr>
                <w:sz w:val="18"/>
                <w:szCs w:val="18"/>
              </w:rPr>
            </w:pPr>
            <w:r w:rsidRPr="00381FCD">
              <w:rPr>
                <w:sz w:val="18"/>
                <w:szCs w:val="18"/>
              </w:rPr>
              <w:t>1</w:t>
            </w:r>
          </w:p>
        </w:tc>
        <w:tc>
          <w:tcPr>
            <w:tcW w:w="823" w:type="dxa"/>
          </w:tcPr>
          <w:p w:rsidR="00381FCD" w:rsidRPr="00D04853" w:rsidRDefault="00381FCD" w:rsidP="00982F61">
            <w:pPr>
              <w:rPr>
                <w:b/>
                <w:color w:val="000000"/>
                <w:sz w:val="18"/>
                <w:szCs w:val="18"/>
              </w:rPr>
            </w:pPr>
            <w:r w:rsidRPr="00D04853">
              <w:rPr>
                <w:b/>
                <w:color w:val="000000"/>
                <w:sz w:val="18"/>
                <w:szCs w:val="18"/>
              </w:rPr>
              <w:t>ACTV</w:t>
            </w:r>
          </w:p>
        </w:tc>
        <w:tc>
          <w:tcPr>
            <w:tcW w:w="1985" w:type="dxa"/>
          </w:tcPr>
          <w:p w:rsidR="00381FCD" w:rsidRPr="00DF7744" w:rsidRDefault="00381FCD" w:rsidP="00FB1421">
            <w:pPr>
              <w:pStyle w:val="ListParagraph"/>
              <w:numPr>
                <w:ilvl w:val="0"/>
                <w:numId w:val="22"/>
              </w:numPr>
              <w:tabs>
                <w:tab w:val="left" w:pos="34"/>
              </w:tabs>
              <w:ind w:left="34" w:hanging="142"/>
              <w:rPr>
                <w:sz w:val="18"/>
                <w:szCs w:val="18"/>
              </w:rPr>
            </w:pPr>
            <w:r w:rsidRPr="00DF7744">
              <w:rPr>
                <w:sz w:val="18"/>
                <w:szCs w:val="18"/>
              </w:rPr>
              <w:t>Date effective</w:t>
            </w:r>
          </w:p>
        </w:tc>
        <w:tc>
          <w:tcPr>
            <w:tcW w:w="1417" w:type="dxa"/>
          </w:tcPr>
          <w:p w:rsidR="00381FCD" w:rsidRPr="00D04853" w:rsidRDefault="00381FCD" w:rsidP="00982F61">
            <w:pPr>
              <w:rPr>
                <w:b/>
                <w:color w:val="000000"/>
                <w:sz w:val="18"/>
                <w:szCs w:val="18"/>
              </w:rPr>
            </w:pPr>
            <w:r w:rsidRPr="00D04853">
              <w:rPr>
                <w:b/>
                <w:color w:val="000000"/>
                <w:sz w:val="18"/>
                <w:szCs w:val="18"/>
              </w:rPr>
              <w:t>sans option</w:t>
            </w:r>
          </w:p>
        </w:tc>
        <w:tc>
          <w:tcPr>
            <w:tcW w:w="1701" w:type="dxa"/>
            <w:tcBorders>
              <w:bottom w:val="single" w:sz="4" w:space="0" w:color="000000"/>
            </w:tcBorders>
            <w:shd w:val="thinDiagCross" w:color="auto" w:fill="auto"/>
          </w:tcPr>
          <w:p w:rsidR="00381FCD" w:rsidRPr="00381FCD" w:rsidRDefault="00381FCD" w:rsidP="00982F61">
            <w:pPr>
              <w:rPr>
                <w:color w:val="000000"/>
                <w:sz w:val="18"/>
                <w:szCs w:val="18"/>
              </w:rPr>
            </w:pPr>
          </w:p>
        </w:tc>
        <w:tc>
          <w:tcPr>
            <w:tcW w:w="1559" w:type="dxa"/>
            <w:tcBorders>
              <w:bottom w:val="single" w:sz="4" w:space="0" w:color="000000"/>
            </w:tcBorders>
            <w:shd w:val="thinDiagCross" w:color="auto" w:fill="auto"/>
          </w:tcPr>
          <w:p w:rsidR="00381FCD" w:rsidRPr="00D04853" w:rsidRDefault="00381FCD" w:rsidP="00982F61">
            <w:pPr>
              <w:rPr>
                <w:b/>
                <w:color w:val="000000"/>
                <w:sz w:val="18"/>
                <w:szCs w:val="18"/>
              </w:rPr>
            </w:pPr>
          </w:p>
        </w:tc>
        <w:tc>
          <w:tcPr>
            <w:tcW w:w="1559" w:type="dxa"/>
            <w:tcBorders>
              <w:bottom w:val="single" w:sz="4" w:space="0" w:color="000000"/>
            </w:tcBorders>
            <w:shd w:val="thinDiagCross" w:color="auto" w:fill="auto"/>
          </w:tcPr>
          <w:p w:rsidR="00381FCD" w:rsidRPr="00381FCD" w:rsidRDefault="00381FCD" w:rsidP="00982F61">
            <w:pPr>
              <w:rPr>
                <w:color w:val="000000"/>
                <w:sz w:val="18"/>
                <w:szCs w:val="18"/>
              </w:rPr>
            </w:pPr>
          </w:p>
        </w:tc>
      </w:tr>
      <w:tr w:rsidR="00381FCD" w:rsidRPr="00381FCD" w:rsidTr="00B61A76">
        <w:tc>
          <w:tcPr>
            <w:tcW w:w="419" w:type="dxa"/>
            <w:shd w:val="clear" w:color="auto" w:fill="DBE5F1" w:themeFill="accent1" w:themeFillTint="33"/>
          </w:tcPr>
          <w:p w:rsidR="00381FCD" w:rsidRPr="00381FCD" w:rsidRDefault="00381FCD" w:rsidP="00982F61">
            <w:pPr>
              <w:rPr>
                <w:sz w:val="18"/>
                <w:szCs w:val="18"/>
              </w:rPr>
            </w:pPr>
            <w:r w:rsidRPr="00381FCD">
              <w:rPr>
                <w:sz w:val="18"/>
                <w:szCs w:val="18"/>
              </w:rPr>
              <w:t>2</w:t>
            </w:r>
          </w:p>
        </w:tc>
        <w:tc>
          <w:tcPr>
            <w:tcW w:w="823" w:type="dxa"/>
            <w:shd w:val="clear" w:color="auto" w:fill="DBE5F1" w:themeFill="accent1" w:themeFillTint="33"/>
          </w:tcPr>
          <w:p w:rsidR="00381FCD" w:rsidRPr="00D04853" w:rsidRDefault="00381FCD" w:rsidP="00982F61">
            <w:pPr>
              <w:rPr>
                <w:b/>
                <w:bCs/>
                <w:color w:val="000000"/>
                <w:sz w:val="18"/>
                <w:szCs w:val="18"/>
              </w:rPr>
            </w:pPr>
            <w:r w:rsidRPr="00D04853">
              <w:rPr>
                <w:b/>
                <w:bCs/>
                <w:color w:val="000000"/>
                <w:sz w:val="18"/>
                <w:szCs w:val="18"/>
              </w:rPr>
              <w:t>CHAN</w:t>
            </w:r>
          </w:p>
        </w:tc>
        <w:tc>
          <w:tcPr>
            <w:tcW w:w="1985" w:type="dxa"/>
            <w:shd w:val="clear" w:color="auto" w:fill="DBE5F1" w:themeFill="accent1" w:themeFillTint="33"/>
          </w:tcPr>
          <w:p w:rsidR="00381FCD" w:rsidRPr="00DF7744" w:rsidRDefault="00381FCD" w:rsidP="00FB1421">
            <w:pPr>
              <w:pStyle w:val="ListParagraph"/>
              <w:numPr>
                <w:ilvl w:val="0"/>
                <w:numId w:val="22"/>
              </w:numPr>
              <w:tabs>
                <w:tab w:val="left" w:pos="34"/>
              </w:tabs>
              <w:ind w:left="34" w:hanging="142"/>
              <w:rPr>
                <w:sz w:val="18"/>
                <w:szCs w:val="18"/>
              </w:rPr>
            </w:pPr>
            <w:r w:rsidRPr="00DF7744">
              <w:rPr>
                <w:sz w:val="18"/>
                <w:szCs w:val="18"/>
              </w:rPr>
              <w:t>Date effective</w:t>
            </w:r>
          </w:p>
        </w:tc>
        <w:tc>
          <w:tcPr>
            <w:tcW w:w="1417" w:type="dxa"/>
            <w:shd w:val="clear" w:color="auto" w:fill="DBE5F1" w:themeFill="accent1" w:themeFillTint="33"/>
          </w:tcPr>
          <w:p w:rsidR="00381FCD" w:rsidRPr="00D04853" w:rsidRDefault="00381FCD" w:rsidP="00982F61">
            <w:pPr>
              <w:rPr>
                <w:b/>
                <w:color w:val="000000"/>
                <w:sz w:val="18"/>
                <w:szCs w:val="18"/>
              </w:rPr>
            </w:pPr>
            <w:r w:rsidRPr="00D04853">
              <w:rPr>
                <w:b/>
                <w:color w:val="000000"/>
                <w:sz w:val="18"/>
                <w:szCs w:val="18"/>
              </w:rPr>
              <w:t>sans option</w:t>
            </w:r>
          </w:p>
        </w:tc>
        <w:tc>
          <w:tcPr>
            <w:tcW w:w="1701" w:type="dxa"/>
            <w:shd w:val="thinDiagCross" w:color="auto" w:fill="DBE5F1" w:themeFill="accent1" w:themeFillTint="33"/>
          </w:tcPr>
          <w:p w:rsidR="00381FCD" w:rsidRPr="00381FCD" w:rsidRDefault="00381FCD" w:rsidP="00982F61">
            <w:pPr>
              <w:rPr>
                <w:color w:val="000000"/>
                <w:sz w:val="18"/>
                <w:szCs w:val="18"/>
              </w:rPr>
            </w:pPr>
          </w:p>
        </w:tc>
        <w:tc>
          <w:tcPr>
            <w:tcW w:w="1559" w:type="dxa"/>
            <w:shd w:val="thinDiagCross" w:color="auto" w:fill="DBE5F1" w:themeFill="accent1" w:themeFillTint="33"/>
          </w:tcPr>
          <w:p w:rsidR="00381FCD" w:rsidRPr="00D04853" w:rsidRDefault="00381FCD" w:rsidP="00982F61">
            <w:pPr>
              <w:rPr>
                <w:b/>
                <w:color w:val="000000"/>
                <w:sz w:val="18"/>
                <w:szCs w:val="18"/>
              </w:rPr>
            </w:pPr>
          </w:p>
        </w:tc>
        <w:tc>
          <w:tcPr>
            <w:tcW w:w="1559" w:type="dxa"/>
            <w:shd w:val="thinDiagCross" w:color="auto" w:fill="DBE5F1" w:themeFill="accent1" w:themeFillTint="33"/>
          </w:tcPr>
          <w:p w:rsidR="00381FCD" w:rsidRPr="00381FCD" w:rsidRDefault="00381FCD" w:rsidP="00982F61">
            <w:pPr>
              <w:rPr>
                <w:color w:val="000000"/>
                <w:sz w:val="18"/>
                <w:szCs w:val="18"/>
              </w:rPr>
            </w:pPr>
          </w:p>
        </w:tc>
      </w:tr>
      <w:tr w:rsidR="00AF661B" w:rsidRPr="00381FCD" w:rsidTr="004630FF">
        <w:trPr>
          <w:trHeight w:val="128"/>
        </w:trPr>
        <w:tc>
          <w:tcPr>
            <w:tcW w:w="419" w:type="dxa"/>
            <w:vMerge w:val="restart"/>
          </w:tcPr>
          <w:p w:rsidR="00AF661B" w:rsidRPr="00381FCD" w:rsidRDefault="00AF661B" w:rsidP="00982F61">
            <w:pPr>
              <w:rPr>
                <w:sz w:val="18"/>
                <w:szCs w:val="18"/>
              </w:rPr>
            </w:pPr>
            <w:r w:rsidRPr="00381FCD">
              <w:rPr>
                <w:sz w:val="18"/>
                <w:szCs w:val="18"/>
              </w:rPr>
              <w:t>3</w:t>
            </w:r>
          </w:p>
        </w:tc>
        <w:tc>
          <w:tcPr>
            <w:tcW w:w="823" w:type="dxa"/>
            <w:vMerge w:val="restart"/>
          </w:tcPr>
          <w:p w:rsidR="00AF661B" w:rsidRPr="00D04853" w:rsidRDefault="00AF661B" w:rsidP="00982F61">
            <w:pPr>
              <w:rPr>
                <w:b/>
                <w:bCs/>
                <w:color w:val="000000"/>
                <w:sz w:val="18"/>
                <w:szCs w:val="18"/>
              </w:rPr>
            </w:pPr>
            <w:r w:rsidRPr="00D04853">
              <w:rPr>
                <w:b/>
                <w:bCs/>
                <w:color w:val="000000"/>
                <w:sz w:val="18"/>
                <w:szCs w:val="18"/>
              </w:rPr>
              <w:t>CHAN</w:t>
            </w:r>
          </w:p>
        </w:tc>
        <w:tc>
          <w:tcPr>
            <w:tcW w:w="1985" w:type="dxa"/>
            <w:vMerge w:val="restart"/>
          </w:tcPr>
          <w:p w:rsidR="00AF661B" w:rsidRPr="00DF7744" w:rsidRDefault="00AF661B"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Pr>
          <w:p w:rsidR="00AF661B" w:rsidRPr="00D04853" w:rsidRDefault="00AF661B" w:rsidP="00982F61">
            <w:pPr>
              <w:rPr>
                <w:b/>
                <w:color w:val="000000"/>
                <w:sz w:val="18"/>
                <w:szCs w:val="18"/>
              </w:rPr>
            </w:pPr>
            <w:r w:rsidRPr="00D04853">
              <w:rPr>
                <w:b/>
                <w:color w:val="000000"/>
                <w:sz w:val="18"/>
                <w:szCs w:val="18"/>
              </w:rPr>
              <w:t>SECU</w:t>
            </w:r>
          </w:p>
        </w:tc>
        <w:tc>
          <w:tcPr>
            <w:tcW w:w="1701" w:type="dxa"/>
            <w:vMerge w:val="restart"/>
          </w:tcPr>
          <w:p w:rsidR="00AF661B" w:rsidRDefault="00AF661B" w:rsidP="00982F61">
            <w:pPr>
              <w:rPr>
                <w:color w:val="000000"/>
                <w:sz w:val="18"/>
                <w:szCs w:val="18"/>
              </w:rPr>
            </w:pPr>
            <w:r>
              <w:rPr>
                <w:color w:val="000000"/>
                <w:sz w:val="18"/>
                <w:szCs w:val="18"/>
              </w:rPr>
              <w:t>Code option</w:t>
            </w:r>
          </w:p>
          <w:p w:rsidR="00AF661B" w:rsidRPr="00381FCD" w:rsidRDefault="00AF661B" w:rsidP="00982F61">
            <w:pPr>
              <w:rPr>
                <w:color w:val="000000"/>
                <w:sz w:val="18"/>
                <w:szCs w:val="18"/>
              </w:rPr>
            </w:pPr>
            <w:r>
              <w:rPr>
                <w:color w:val="000000"/>
                <w:sz w:val="18"/>
                <w:szCs w:val="18"/>
              </w:rPr>
              <w:t>Numéro option</w:t>
            </w:r>
          </w:p>
        </w:tc>
        <w:tc>
          <w:tcPr>
            <w:tcW w:w="1559" w:type="dxa"/>
          </w:tcPr>
          <w:p w:rsidR="00AF661B" w:rsidRPr="00D04853" w:rsidRDefault="00AF661B" w:rsidP="00982F61">
            <w:pPr>
              <w:rPr>
                <w:b/>
                <w:color w:val="000000"/>
                <w:sz w:val="18"/>
                <w:szCs w:val="18"/>
              </w:rPr>
            </w:pPr>
            <w:r w:rsidRPr="00D04853">
              <w:rPr>
                <w:b/>
                <w:color w:val="000000"/>
                <w:sz w:val="18"/>
                <w:szCs w:val="18"/>
              </w:rPr>
              <w:t>Crédit titre</w:t>
            </w:r>
          </w:p>
        </w:tc>
        <w:tc>
          <w:tcPr>
            <w:tcW w:w="1559" w:type="dxa"/>
          </w:tcPr>
          <w:p w:rsidR="00AF661B" w:rsidRDefault="00AF661B" w:rsidP="00982F61">
            <w:pPr>
              <w:rPr>
                <w:sz w:val="18"/>
                <w:szCs w:val="18"/>
              </w:rPr>
            </w:pPr>
            <w:r>
              <w:rPr>
                <w:sz w:val="18"/>
                <w:szCs w:val="18"/>
              </w:rPr>
              <w:t>Date de paiement</w:t>
            </w:r>
          </w:p>
          <w:p w:rsidR="00AF661B" w:rsidRPr="00381FCD" w:rsidRDefault="00AF661B" w:rsidP="00982F61">
            <w:pPr>
              <w:rPr>
                <w:color w:val="000000"/>
                <w:sz w:val="18"/>
                <w:szCs w:val="18"/>
              </w:rPr>
            </w:pPr>
            <w:r>
              <w:rPr>
                <w:sz w:val="18"/>
                <w:szCs w:val="18"/>
              </w:rPr>
              <w:t xml:space="preserve">Parité </w:t>
            </w:r>
          </w:p>
        </w:tc>
      </w:tr>
      <w:tr w:rsidR="00AF661B" w:rsidRPr="00381FCD" w:rsidTr="004630FF">
        <w:trPr>
          <w:trHeight w:val="127"/>
        </w:trPr>
        <w:tc>
          <w:tcPr>
            <w:tcW w:w="419" w:type="dxa"/>
            <w:vMerge/>
          </w:tcPr>
          <w:p w:rsidR="00AF661B" w:rsidRPr="00381FCD" w:rsidRDefault="00AF661B" w:rsidP="00982F61">
            <w:pPr>
              <w:rPr>
                <w:sz w:val="18"/>
                <w:szCs w:val="18"/>
              </w:rPr>
            </w:pPr>
          </w:p>
        </w:tc>
        <w:tc>
          <w:tcPr>
            <w:tcW w:w="823" w:type="dxa"/>
            <w:vMerge/>
          </w:tcPr>
          <w:p w:rsidR="00AF661B" w:rsidRPr="00D04853" w:rsidRDefault="00AF661B" w:rsidP="00982F61">
            <w:pPr>
              <w:rPr>
                <w:b/>
                <w:bCs/>
                <w:color w:val="000000"/>
                <w:sz w:val="18"/>
                <w:szCs w:val="18"/>
              </w:rPr>
            </w:pPr>
          </w:p>
        </w:tc>
        <w:tc>
          <w:tcPr>
            <w:tcW w:w="1985" w:type="dxa"/>
            <w:vMerge/>
          </w:tcPr>
          <w:p w:rsidR="00AF661B" w:rsidRPr="00DF7744" w:rsidRDefault="00AF661B" w:rsidP="00FB1421">
            <w:pPr>
              <w:pStyle w:val="ListParagraph"/>
              <w:numPr>
                <w:ilvl w:val="0"/>
                <w:numId w:val="22"/>
              </w:numPr>
              <w:tabs>
                <w:tab w:val="left" w:pos="34"/>
              </w:tabs>
              <w:ind w:left="34" w:hanging="142"/>
              <w:rPr>
                <w:sz w:val="18"/>
                <w:szCs w:val="18"/>
              </w:rPr>
            </w:pPr>
          </w:p>
        </w:tc>
        <w:tc>
          <w:tcPr>
            <w:tcW w:w="1417" w:type="dxa"/>
            <w:vMerge/>
          </w:tcPr>
          <w:p w:rsidR="00AF661B" w:rsidRPr="00D04853" w:rsidRDefault="00AF661B" w:rsidP="00982F61">
            <w:pPr>
              <w:rPr>
                <w:b/>
                <w:color w:val="000000"/>
                <w:sz w:val="18"/>
                <w:szCs w:val="18"/>
              </w:rPr>
            </w:pPr>
          </w:p>
        </w:tc>
        <w:tc>
          <w:tcPr>
            <w:tcW w:w="1701" w:type="dxa"/>
            <w:vMerge/>
          </w:tcPr>
          <w:p w:rsidR="00AF661B" w:rsidRPr="00381FCD" w:rsidRDefault="00AF661B" w:rsidP="00982F61">
            <w:pPr>
              <w:rPr>
                <w:color w:val="000000"/>
                <w:sz w:val="18"/>
                <w:szCs w:val="18"/>
              </w:rPr>
            </w:pPr>
          </w:p>
        </w:tc>
        <w:tc>
          <w:tcPr>
            <w:tcW w:w="1559" w:type="dxa"/>
          </w:tcPr>
          <w:p w:rsidR="00AF661B" w:rsidRPr="00D04853" w:rsidRDefault="00AF661B" w:rsidP="00982F61">
            <w:pPr>
              <w:rPr>
                <w:b/>
                <w:color w:val="000000"/>
                <w:sz w:val="18"/>
                <w:szCs w:val="18"/>
              </w:rPr>
            </w:pPr>
            <w:r w:rsidRPr="00D04853">
              <w:rPr>
                <w:b/>
                <w:color w:val="000000"/>
                <w:sz w:val="18"/>
                <w:szCs w:val="18"/>
              </w:rPr>
              <w:t>Débit titre</w:t>
            </w:r>
          </w:p>
        </w:tc>
        <w:tc>
          <w:tcPr>
            <w:tcW w:w="1559" w:type="dxa"/>
          </w:tcPr>
          <w:p w:rsidR="00AF661B" w:rsidRPr="00381FCD" w:rsidRDefault="00AF661B" w:rsidP="00982F61">
            <w:pPr>
              <w:rPr>
                <w:color w:val="000000"/>
                <w:sz w:val="18"/>
                <w:szCs w:val="18"/>
              </w:rPr>
            </w:pPr>
            <w:r>
              <w:rPr>
                <w:sz w:val="18"/>
                <w:szCs w:val="18"/>
              </w:rPr>
              <w:t>Date de paiement</w:t>
            </w:r>
          </w:p>
        </w:tc>
      </w:tr>
      <w:tr w:rsidR="00381FCD" w:rsidRPr="00381FCD" w:rsidTr="00EC7F7F">
        <w:tc>
          <w:tcPr>
            <w:tcW w:w="419" w:type="dxa"/>
            <w:shd w:val="clear" w:color="auto" w:fill="DBE5F1" w:themeFill="accent1" w:themeFillTint="33"/>
          </w:tcPr>
          <w:p w:rsidR="00381FCD" w:rsidRPr="00381FCD" w:rsidRDefault="00381FCD" w:rsidP="00982F61">
            <w:pPr>
              <w:rPr>
                <w:sz w:val="18"/>
                <w:szCs w:val="18"/>
              </w:rPr>
            </w:pPr>
            <w:r w:rsidRPr="00381FCD">
              <w:rPr>
                <w:sz w:val="18"/>
                <w:szCs w:val="18"/>
              </w:rPr>
              <w:t>4</w:t>
            </w:r>
          </w:p>
        </w:tc>
        <w:tc>
          <w:tcPr>
            <w:tcW w:w="823" w:type="dxa"/>
            <w:shd w:val="clear" w:color="auto" w:fill="DBE5F1" w:themeFill="accent1" w:themeFillTint="33"/>
          </w:tcPr>
          <w:p w:rsidR="00381FCD" w:rsidRPr="00D04853" w:rsidRDefault="00381FCD" w:rsidP="00982F61">
            <w:pPr>
              <w:rPr>
                <w:b/>
                <w:color w:val="000000"/>
                <w:sz w:val="18"/>
                <w:szCs w:val="18"/>
              </w:rPr>
            </w:pPr>
            <w:r w:rsidRPr="00D04853">
              <w:rPr>
                <w:b/>
                <w:color w:val="000000"/>
                <w:sz w:val="18"/>
                <w:szCs w:val="18"/>
              </w:rPr>
              <w:t>DVCA</w:t>
            </w:r>
          </w:p>
        </w:tc>
        <w:tc>
          <w:tcPr>
            <w:tcW w:w="1985" w:type="dxa"/>
            <w:shd w:val="clear" w:color="auto" w:fill="DBE5F1" w:themeFill="accent1" w:themeFillTint="33"/>
          </w:tcPr>
          <w:p w:rsidR="00381FCD" w:rsidRPr="00DF7744" w:rsidRDefault="00AF661B"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AF661B" w:rsidRPr="00DF7744" w:rsidRDefault="00AF661B"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shd w:val="clear" w:color="auto" w:fill="DBE5F1" w:themeFill="accent1" w:themeFillTint="33"/>
          </w:tcPr>
          <w:p w:rsidR="00381FCD" w:rsidRPr="00D04853" w:rsidRDefault="00381FCD" w:rsidP="00982F61">
            <w:pPr>
              <w:rPr>
                <w:b/>
                <w:color w:val="000000"/>
                <w:sz w:val="18"/>
                <w:szCs w:val="18"/>
              </w:rPr>
            </w:pPr>
            <w:r w:rsidRPr="00D04853">
              <w:rPr>
                <w:b/>
                <w:color w:val="000000"/>
                <w:sz w:val="18"/>
                <w:szCs w:val="18"/>
              </w:rPr>
              <w:t>CASH</w:t>
            </w:r>
          </w:p>
        </w:tc>
        <w:tc>
          <w:tcPr>
            <w:tcW w:w="1701" w:type="dxa"/>
            <w:shd w:val="clear" w:color="auto" w:fill="DBE5F1" w:themeFill="accent1" w:themeFillTint="33"/>
          </w:tcPr>
          <w:p w:rsidR="00AF661B" w:rsidRDefault="00AF661B" w:rsidP="00AF661B">
            <w:pPr>
              <w:rPr>
                <w:color w:val="000000"/>
                <w:sz w:val="18"/>
                <w:szCs w:val="18"/>
              </w:rPr>
            </w:pPr>
            <w:r>
              <w:rPr>
                <w:color w:val="000000"/>
                <w:sz w:val="18"/>
                <w:szCs w:val="18"/>
              </w:rPr>
              <w:t>Code option</w:t>
            </w:r>
          </w:p>
          <w:p w:rsidR="00381FCD" w:rsidRPr="00381FCD" w:rsidRDefault="00AF661B" w:rsidP="00AF661B">
            <w:pPr>
              <w:rPr>
                <w:color w:val="000000"/>
                <w:sz w:val="18"/>
                <w:szCs w:val="18"/>
              </w:rPr>
            </w:pPr>
            <w:r>
              <w:rPr>
                <w:color w:val="000000"/>
                <w:sz w:val="18"/>
                <w:szCs w:val="18"/>
              </w:rPr>
              <w:t>Numéro option</w:t>
            </w:r>
          </w:p>
        </w:tc>
        <w:tc>
          <w:tcPr>
            <w:tcW w:w="1559" w:type="dxa"/>
            <w:shd w:val="clear" w:color="auto" w:fill="DBE5F1" w:themeFill="accent1" w:themeFillTint="33"/>
          </w:tcPr>
          <w:p w:rsidR="00381FCD" w:rsidRPr="00D04853" w:rsidRDefault="00AF661B" w:rsidP="00982F61">
            <w:pPr>
              <w:rPr>
                <w:b/>
                <w:color w:val="000000"/>
                <w:sz w:val="18"/>
                <w:szCs w:val="18"/>
              </w:rPr>
            </w:pPr>
            <w:r w:rsidRPr="00D04853">
              <w:rPr>
                <w:b/>
                <w:color w:val="000000"/>
                <w:sz w:val="18"/>
                <w:szCs w:val="18"/>
              </w:rPr>
              <w:t>Crédit espèce</w:t>
            </w:r>
          </w:p>
        </w:tc>
        <w:tc>
          <w:tcPr>
            <w:tcW w:w="1559" w:type="dxa"/>
            <w:shd w:val="clear" w:color="auto" w:fill="DBE5F1" w:themeFill="accent1" w:themeFillTint="33"/>
          </w:tcPr>
          <w:p w:rsidR="00381FCD" w:rsidRDefault="00AF661B" w:rsidP="00982F61">
            <w:pPr>
              <w:rPr>
                <w:color w:val="000000"/>
                <w:sz w:val="18"/>
                <w:szCs w:val="18"/>
              </w:rPr>
            </w:pPr>
            <w:r>
              <w:rPr>
                <w:color w:val="000000"/>
                <w:sz w:val="18"/>
                <w:szCs w:val="18"/>
              </w:rPr>
              <w:t>Date de paiement</w:t>
            </w:r>
          </w:p>
          <w:p w:rsidR="00AF661B" w:rsidRDefault="00AF661B" w:rsidP="00982F61">
            <w:pPr>
              <w:rPr>
                <w:color w:val="000000"/>
                <w:sz w:val="18"/>
                <w:szCs w:val="18"/>
              </w:rPr>
            </w:pPr>
            <w:r>
              <w:rPr>
                <w:color w:val="000000"/>
                <w:sz w:val="18"/>
                <w:szCs w:val="18"/>
              </w:rPr>
              <w:t>Date valeur</w:t>
            </w:r>
          </w:p>
          <w:p w:rsidR="00AF661B" w:rsidRPr="00381FCD" w:rsidRDefault="00AF661B" w:rsidP="00982F61">
            <w:pPr>
              <w:rPr>
                <w:color w:val="000000"/>
                <w:sz w:val="18"/>
                <w:szCs w:val="18"/>
              </w:rPr>
            </w:pPr>
            <w:r>
              <w:rPr>
                <w:color w:val="000000"/>
                <w:sz w:val="18"/>
                <w:szCs w:val="18"/>
              </w:rPr>
              <w:t>Prix</w:t>
            </w:r>
          </w:p>
        </w:tc>
      </w:tr>
      <w:tr w:rsidR="00AF661B" w:rsidRPr="00381FCD" w:rsidTr="004630FF">
        <w:tc>
          <w:tcPr>
            <w:tcW w:w="419" w:type="dxa"/>
          </w:tcPr>
          <w:p w:rsidR="00AF661B" w:rsidRPr="00381FCD" w:rsidRDefault="00AF661B" w:rsidP="00982F61">
            <w:pPr>
              <w:rPr>
                <w:sz w:val="18"/>
                <w:szCs w:val="18"/>
              </w:rPr>
            </w:pPr>
            <w:r w:rsidRPr="00381FCD">
              <w:rPr>
                <w:sz w:val="18"/>
                <w:szCs w:val="18"/>
              </w:rPr>
              <w:t>5</w:t>
            </w:r>
          </w:p>
        </w:tc>
        <w:tc>
          <w:tcPr>
            <w:tcW w:w="823" w:type="dxa"/>
          </w:tcPr>
          <w:p w:rsidR="00AF661B" w:rsidRPr="00D04853" w:rsidRDefault="00AF661B" w:rsidP="00982F61">
            <w:pPr>
              <w:rPr>
                <w:b/>
                <w:color w:val="000000"/>
                <w:sz w:val="18"/>
                <w:szCs w:val="18"/>
              </w:rPr>
            </w:pPr>
            <w:r w:rsidRPr="00D04853">
              <w:rPr>
                <w:b/>
                <w:color w:val="000000"/>
                <w:sz w:val="18"/>
                <w:szCs w:val="18"/>
              </w:rPr>
              <w:t>INTR</w:t>
            </w:r>
          </w:p>
        </w:tc>
        <w:tc>
          <w:tcPr>
            <w:tcW w:w="1985" w:type="dxa"/>
          </w:tcPr>
          <w:p w:rsidR="00AF661B" w:rsidRPr="00DF7744" w:rsidRDefault="00AF661B" w:rsidP="00FB1421">
            <w:pPr>
              <w:pStyle w:val="ListParagraph"/>
              <w:numPr>
                <w:ilvl w:val="0"/>
                <w:numId w:val="22"/>
              </w:numPr>
              <w:tabs>
                <w:tab w:val="left" w:pos="34"/>
              </w:tabs>
              <w:ind w:left="34" w:hanging="142"/>
              <w:rPr>
                <w:sz w:val="18"/>
                <w:szCs w:val="18"/>
              </w:rPr>
            </w:pPr>
            <w:r w:rsidRPr="00DF7744">
              <w:rPr>
                <w:sz w:val="18"/>
                <w:szCs w:val="18"/>
              </w:rPr>
              <w:t>Date d’enregistrement</w:t>
            </w:r>
          </w:p>
          <w:p w:rsidR="00AF661B" w:rsidRPr="00DF7744" w:rsidRDefault="00AF661B" w:rsidP="00FB1421">
            <w:pPr>
              <w:pStyle w:val="ListParagraph"/>
              <w:numPr>
                <w:ilvl w:val="0"/>
                <w:numId w:val="22"/>
              </w:numPr>
              <w:tabs>
                <w:tab w:val="left" w:pos="34"/>
              </w:tabs>
              <w:ind w:left="34" w:hanging="142"/>
              <w:rPr>
                <w:sz w:val="18"/>
                <w:szCs w:val="18"/>
              </w:rPr>
            </w:pPr>
            <w:r w:rsidRPr="00DF7744">
              <w:rPr>
                <w:sz w:val="18"/>
                <w:szCs w:val="18"/>
              </w:rPr>
              <w:t>Taux d’intérêt annuel</w:t>
            </w:r>
          </w:p>
          <w:p w:rsidR="00AF661B" w:rsidRPr="00DF7744" w:rsidRDefault="00AF661B" w:rsidP="00FB1421">
            <w:pPr>
              <w:pStyle w:val="ListParagraph"/>
              <w:numPr>
                <w:ilvl w:val="0"/>
                <w:numId w:val="22"/>
              </w:numPr>
              <w:tabs>
                <w:tab w:val="left" w:pos="34"/>
              </w:tabs>
              <w:ind w:left="34" w:hanging="142"/>
              <w:rPr>
                <w:sz w:val="18"/>
                <w:szCs w:val="18"/>
              </w:rPr>
            </w:pPr>
            <w:r w:rsidRPr="00DF7744">
              <w:rPr>
                <w:sz w:val="18"/>
                <w:szCs w:val="18"/>
              </w:rPr>
              <w:t>Période d’intérêt</w:t>
            </w:r>
          </w:p>
        </w:tc>
        <w:tc>
          <w:tcPr>
            <w:tcW w:w="1417" w:type="dxa"/>
          </w:tcPr>
          <w:p w:rsidR="00AF661B" w:rsidRPr="00D04853" w:rsidRDefault="00AF661B" w:rsidP="00982F61">
            <w:pPr>
              <w:rPr>
                <w:b/>
                <w:color w:val="000000"/>
                <w:sz w:val="18"/>
                <w:szCs w:val="18"/>
              </w:rPr>
            </w:pPr>
            <w:r w:rsidRPr="00D04853">
              <w:rPr>
                <w:b/>
                <w:color w:val="000000"/>
                <w:sz w:val="18"/>
                <w:szCs w:val="18"/>
              </w:rPr>
              <w:t>CASH</w:t>
            </w:r>
          </w:p>
        </w:tc>
        <w:tc>
          <w:tcPr>
            <w:tcW w:w="1701" w:type="dxa"/>
          </w:tcPr>
          <w:p w:rsidR="00AF661B" w:rsidRDefault="00AF661B" w:rsidP="00982F61">
            <w:pPr>
              <w:rPr>
                <w:color w:val="000000"/>
                <w:sz w:val="18"/>
                <w:szCs w:val="18"/>
              </w:rPr>
            </w:pPr>
            <w:r>
              <w:rPr>
                <w:color w:val="000000"/>
                <w:sz w:val="18"/>
                <w:szCs w:val="18"/>
              </w:rPr>
              <w:t>Code option</w:t>
            </w:r>
          </w:p>
          <w:p w:rsidR="00AF661B" w:rsidRPr="00381FCD" w:rsidRDefault="00AF661B" w:rsidP="00982F61">
            <w:pPr>
              <w:rPr>
                <w:color w:val="000000"/>
                <w:sz w:val="18"/>
                <w:szCs w:val="18"/>
              </w:rPr>
            </w:pPr>
            <w:r>
              <w:rPr>
                <w:color w:val="000000"/>
                <w:sz w:val="18"/>
                <w:szCs w:val="18"/>
              </w:rPr>
              <w:t>Numéro option</w:t>
            </w:r>
          </w:p>
        </w:tc>
        <w:tc>
          <w:tcPr>
            <w:tcW w:w="1559" w:type="dxa"/>
          </w:tcPr>
          <w:p w:rsidR="00AF661B" w:rsidRPr="00D04853" w:rsidRDefault="00AF661B" w:rsidP="00982F61">
            <w:pPr>
              <w:rPr>
                <w:b/>
                <w:color w:val="000000"/>
                <w:sz w:val="18"/>
                <w:szCs w:val="18"/>
              </w:rPr>
            </w:pPr>
            <w:r w:rsidRPr="00D04853">
              <w:rPr>
                <w:b/>
                <w:color w:val="000000"/>
                <w:sz w:val="18"/>
                <w:szCs w:val="18"/>
              </w:rPr>
              <w:t>Crédit espèce</w:t>
            </w:r>
          </w:p>
        </w:tc>
        <w:tc>
          <w:tcPr>
            <w:tcW w:w="1559" w:type="dxa"/>
          </w:tcPr>
          <w:p w:rsidR="00AF661B" w:rsidRDefault="00AF661B" w:rsidP="00982F61">
            <w:pPr>
              <w:rPr>
                <w:color w:val="000000"/>
                <w:sz w:val="18"/>
                <w:szCs w:val="18"/>
              </w:rPr>
            </w:pPr>
            <w:r>
              <w:rPr>
                <w:color w:val="000000"/>
                <w:sz w:val="18"/>
                <w:szCs w:val="18"/>
              </w:rPr>
              <w:t>Date de paiement</w:t>
            </w:r>
          </w:p>
          <w:p w:rsidR="00AF661B" w:rsidRDefault="00AF661B" w:rsidP="00982F61">
            <w:pPr>
              <w:rPr>
                <w:color w:val="000000"/>
                <w:sz w:val="18"/>
                <w:szCs w:val="18"/>
              </w:rPr>
            </w:pPr>
            <w:r>
              <w:rPr>
                <w:color w:val="000000"/>
                <w:sz w:val="18"/>
                <w:szCs w:val="18"/>
              </w:rPr>
              <w:t>Date valeur</w:t>
            </w:r>
          </w:p>
          <w:p w:rsidR="00AF661B" w:rsidRPr="00381FCD" w:rsidRDefault="00AF661B" w:rsidP="00982F61">
            <w:pPr>
              <w:rPr>
                <w:color w:val="000000"/>
                <w:sz w:val="18"/>
                <w:szCs w:val="18"/>
              </w:rPr>
            </w:pPr>
            <w:r>
              <w:rPr>
                <w:color w:val="000000"/>
                <w:sz w:val="18"/>
                <w:szCs w:val="18"/>
              </w:rPr>
              <w:t>Taux d’intérêt</w:t>
            </w:r>
          </w:p>
        </w:tc>
      </w:tr>
      <w:tr w:rsidR="00C32C04" w:rsidRPr="00381FCD" w:rsidTr="00EC7F7F">
        <w:trPr>
          <w:trHeight w:val="255"/>
        </w:trPr>
        <w:tc>
          <w:tcPr>
            <w:tcW w:w="419" w:type="dxa"/>
            <w:vMerge w:val="restart"/>
            <w:shd w:val="clear" w:color="auto" w:fill="DBE5F1" w:themeFill="accent1" w:themeFillTint="33"/>
          </w:tcPr>
          <w:p w:rsidR="00C32C04" w:rsidRPr="00381FCD" w:rsidRDefault="00C32C04" w:rsidP="00982F61">
            <w:pPr>
              <w:rPr>
                <w:sz w:val="18"/>
                <w:szCs w:val="18"/>
              </w:rPr>
            </w:pPr>
            <w:r w:rsidRPr="00381FCD">
              <w:rPr>
                <w:sz w:val="18"/>
                <w:szCs w:val="18"/>
              </w:rPr>
              <w:lastRenderedPageBreak/>
              <w:t>6</w:t>
            </w:r>
          </w:p>
        </w:tc>
        <w:tc>
          <w:tcPr>
            <w:tcW w:w="823" w:type="dxa"/>
            <w:vMerge w:val="restart"/>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MCAL</w:t>
            </w:r>
          </w:p>
        </w:tc>
        <w:tc>
          <w:tcPr>
            <w:tcW w:w="1985" w:type="dxa"/>
            <w:vMerge w:val="restart"/>
            <w:shd w:val="clear" w:color="auto" w:fill="DBE5F1" w:themeFill="accent1" w:themeFillTint="33"/>
          </w:tcPr>
          <w:p w:rsidR="00C32C04" w:rsidRPr="00DF7744" w:rsidRDefault="00C32C04"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CASH</w:t>
            </w:r>
          </w:p>
        </w:tc>
        <w:tc>
          <w:tcPr>
            <w:tcW w:w="1701" w:type="dxa"/>
            <w:vMerge w:val="restart"/>
            <w:shd w:val="clear" w:color="auto" w:fill="DBE5F1" w:themeFill="accent1" w:themeFillTint="33"/>
          </w:tcPr>
          <w:p w:rsidR="00C32C04" w:rsidRDefault="00C32C04" w:rsidP="00102A87">
            <w:pPr>
              <w:rPr>
                <w:color w:val="000000"/>
                <w:sz w:val="18"/>
                <w:szCs w:val="18"/>
              </w:rPr>
            </w:pPr>
            <w:r>
              <w:rPr>
                <w:color w:val="000000"/>
                <w:sz w:val="18"/>
                <w:szCs w:val="18"/>
              </w:rPr>
              <w:t>Code option</w:t>
            </w:r>
          </w:p>
          <w:p w:rsidR="00C32C04" w:rsidRPr="00381FCD" w:rsidRDefault="00C32C04" w:rsidP="00102A87">
            <w:pPr>
              <w:rPr>
                <w:color w:val="000000"/>
                <w:sz w:val="18"/>
                <w:szCs w:val="18"/>
              </w:rPr>
            </w:pPr>
            <w:r>
              <w:rPr>
                <w:color w:val="000000"/>
                <w:sz w:val="18"/>
                <w:szCs w:val="18"/>
              </w:rPr>
              <w:t>Numéro option</w:t>
            </w:r>
          </w:p>
        </w:tc>
        <w:tc>
          <w:tcPr>
            <w:tcW w:w="1559" w:type="dxa"/>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Débit titre</w:t>
            </w:r>
          </w:p>
        </w:tc>
        <w:tc>
          <w:tcPr>
            <w:tcW w:w="1559" w:type="dxa"/>
            <w:shd w:val="clear" w:color="auto" w:fill="DBE5F1" w:themeFill="accent1" w:themeFillTint="33"/>
          </w:tcPr>
          <w:p w:rsidR="00C32C04" w:rsidRPr="00381FCD" w:rsidRDefault="00C32C04" w:rsidP="00982F61">
            <w:pPr>
              <w:rPr>
                <w:color w:val="000000"/>
                <w:sz w:val="18"/>
                <w:szCs w:val="18"/>
              </w:rPr>
            </w:pPr>
            <w:r>
              <w:rPr>
                <w:sz w:val="18"/>
                <w:szCs w:val="18"/>
              </w:rPr>
              <w:t>Date de paiement</w:t>
            </w:r>
          </w:p>
        </w:tc>
      </w:tr>
      <w:tr w:rsidR="00C32C04" w:rsidRPr="00381FCD" w:rsidTr="00EC7F7F">
        <w:trPr>
          <w:trHeight w:val="255"/>
        </w:trPr>
        <w:tc>
          <w:tcPr>
            <w:tcW w:w="419" w:type="dxa"/>
            <w:vMerge/>
          </w:tcPr>
          <w:p w:rsidR="00C32C04" w:rsidRPr="00381FCD" w:rsidRDefault="00C32C04" w:rsidP="00982F61">
            <w:pPr>
              <w:rPr>
                <w:sz w:val="18"/>
                <w:szCs w:val="18"/>
              </w:rPr>
            </w:pPr>
          </w:p>
        </w:tc>
        <w:tc>
          <w:tcPr>
            <w:tcW w:w="823" w:type="dxa"/>
            <w:vMerge/>
          </w:tcPr>
          <w:p w:rsidR="00C32C04" w:rsidRPr="00D04853" w:rsidRDefault="00C32C04" w:rsidP="00982F61">
            <w:pPr>
              <w:rPr>
                <w:b/>
                <w:color w:val="000000"/>
                <w:sz w:val="18"/>
                <w:szCs w:val="18"/>
              </w:rPr>
            </w:pPr>
          </w:p>
        </w:tc>
        <w:tc>
          <w:tcPr>
            <w:tcW w:w="1985" w:type="dxa"/>
            <w:vMerge/>
          </w:tcPr>
          <w:p w:rsidR="00C32C04" w:rsidRPr="00DF7744" w:rsidRDefault="00C32C04" w:rsidP="00FB1421">
            <w:pPr>
              <w:pStyle w:val="ListParagraph"/>
              <w:numPr>
                <w:ilvl w:val="0"/>
                <w:numId w:val="22"/>
              </w:numPr>
              <w:tabs>
                <w:tab w:val="left" w:pos="34"/>
              </w:tabs>
              <w:ind w:left="34" w:hanging="142"/>
              <w:rPr>
                <w:sz w:val="18"/>
                <w:szCs w:val="18"/>
              </w:rPr>
            </w:pPr>
          </w:p>
        </w:tc>
        <w:tc>
          <w:tcPr>
            <w:tcW w:w="1417" w:type="dxa"/>
            <w:vMerge/>
          </w:tcPr>
          <w:p w:rsidR="00C32C04" w:rsidRPr="00D04853" w:rsidRDefault="00C32C04" w:rsidP="00982F61">
            <w:pPr>
              <w:rPr>
                <w:b/>
                <w:color w:val="000000"/>
                <w:sz w:val="18"/>
                <w:szCs w:val="18"/>
              </w:rPr>
            </w:pPr>
          </w:p>
        </w:tc>
        <w:tc>
          <w:tcPr>
            <w:tcW w:w="1701" w:type="dxa"/>
            <w:vMerge/>
          </w:tcPr>
          <w:p w:rsidR="00C32C04" w:rsidRDefault="00C32C04" w:rsidP="00102A87">
            <w:pPr>
              <w:rPr>
                <w:color w:val="000000"/>
                <w:sz w:val="18"/>
                <w:szCs w:val="18"/>
              </w:rPr>
            </w:pPr>
          </w:p>
        </w:tc>
        <w:tc>
          <w:tcPr>
            <w:tcW w:w="1559" w:type="dxa"/>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Crédit espèce</w:t>
            </w:r>
          </w:p>
        </w:tc>
        <w:tc>
          <w:tcPr>
            <w:tcW w:w="1559" w:type="dxa"/>
            <w:shd w:val="clear" w:color="auto" w:fill="DBE5F1" w:themeFill="accent1" w:themeFillTint="33"/>
          </w:tcPr>
          <w:p w:rsidR="00C32C04" w:rsidRDefault="00C32C04" w:rsidP="00982F61">
            <w:pPr>
              <w:rPr>
                <w:color w:val="000000"/>
                <w:sz w:val="18"/>
                <w:szCs w:val="18"/>
              </w:rPr>
            </w:pPr>
            <w:r>
              <w:rPr>
                <w:color w:val="000000"/>
                <w:sz w:val="18"/>
                <w:szCs w:val="18"/>
              </w:rPr>
              <w:t>Date de paiement</w:t>
            </w:r>
          </w:p>
          <w:p w:rsidR="00C32C04" w:rsidRDefault="00C32C04" w:rsidP="00982F61">
            <w:pPr>
              <w:rPr>
                <w:color w:val="000000"/>
                <w:sz w:val="18"/>
                <w:szCs w:val="18"/>
              </w:rPr>
            </w:pPr>
            <w:r>
              <w:rPr>
                <w:color w:val="000000"/>
                <w:sz w:val="18"/>
                <w:szCs w:val="18"/>
              </w:rPr>
              <w:t>Date valeur</w:t>
            </w:r>
          </w:p>
          <w:p w:rsidR="00C32C04" w:rsidRPr="00381FCD" w:rsidRDefault="00C32C04" w:rsidP="00982F61">
            <w:pPr>
              <w:rPr>
                <w:color w:val="000000"/>
                <w:sz w:val="18"/>
                <w:szCs w:val="18"/>
              </w:rPr>
            </w:pPr>
            <w:r>
              <w:rPr>
                <w:color w:val="000000"/>
                <w:sz w:val="18"/>
                <w:szCs w:val="18"/>
              </w:rPr>
              <w:t>Prix de Rembours</w:t>
            </w:r>
          </w:p>
        </w:tc>
      </w:tr>
      <w:tr w:rsidR="00B63996" w:rsidRPr="00381FCD" w:rsidTr="004630FF">
        <w:trPr>
          <w:trHeight w:val="255"/>
        </w:trPr>
        <w:tc>
          <w:tcPr>
            <w:tcW w:w="419" w:type="dxa"/>
            <w:vMerge w:val="restart"/>
          </w:tcPr>
          <w:p w:rsidR="00B63996" w:rsidRPr="00381FCD" w:rsidRDefault="00B63996" w:rsidP="00982F61">
            <w:pPr>
              <w:rPr>
                <w:sz w:val="18"/>
                <w:szCs w:val="18"/>
              </w:rPr>
            </w:pPr>
            <w:r w:rsidRPr="00381FCD">
              <w:rPr>
                <w:sz w:val="18"/>
                <w:szCs w:val="18"/>
              </w:rPr>
              <w:t>7</w:t>
            </w:r>
          </w:p>
        </w:tc>
        <w:tc>
          <w:tcPr>
            <w:tcW w:w="823" w:type="dxa"/>
            <w:vMerge w:val="restart"/>
          </w:tcPr>
          <w:p w:rsidR="00B63996" w:rsidRPr="00D04853" w:rsidRDefault="00B63996" w:rsidP="00982F61">
            <w:pPr>
              <w:rPr>
                <w:b/>
                <w:color w:val="000000"/>
                <w:sz w:val="18"/>
                <w:szCs w:val="18"/>
              </w:rPr>
            </w:pPr>
            <w:r w:rsidRPr="00D04853">
              <w:rPr>
                <w:b/>
                <w:color w:val="000000"/>
                <w:sz w:val="18"/>
                <w:szCs w:val="18"/>
              </w:rPr>
              <w:t>LIQU</w:t>
            </w:r>
          </w:p>
        </w:tc>
        <w:tc>
          <w:tcPr>
            <w:tcW w:w="1985" w:type="dxa"/>
            <w:vMerge w:val="restart"/>
          </w:tcPr>
          <w:p w:rsidR="00B63996" w:rsidRPr="00DF7744" w:rsidRDefault="00B63996"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B63996" w:rsidRPr="00DF7744" w:rsidRDefault="00B63996"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Pr>
          <w:p w:rsidR="00B63996" w:rsidRPr="00D04853" w:rsidRDefault="00B63996" w:rsidP="00982F61">
            <w:pPr>
              <w:rPr>
                <w:b/>
                <w:color w:val="000000"/>
                <w:sz w:val="18"/>
                <w:szCs w:val="18"/>
              </w:rPr>
            </w:pPr>
            <w:r w:rsidRPr="00D04853">
              <w:rPr>
                <w:b/>
                <w:color w:val="000000"/>
                <w:sz w:val="18"/>
                <w:szCs w:val="18"/>
              </w:rPr>
              <w:t>CASH</w:t>
            </w:r>
          </w:p>
        </w:tc>
        <w:tc>
          <w:tcPr>
            <w:tcW w:w="1701" w:type="dxa"/>
            <w:vMerge w:val="restart"/>
          </w:tcPr>
          <w:p w:rsidR="00B63996" w:rsidRDefault="00B63996" w:rsidP="00B63996">
            <w:pPr>
              <w:rPr>
                <w:color w:val="000000"/>
                <w:sz w:val="18"/>
                <w:szCs w:val="18"/>
              </w:rPr>
            </w:pPr>
            <w:r>
              <w:rPr>
                <w:color w:val="000000"/>
                <w:sz w:val="18"/>
                <w:szCs w:val="18"/>
              </w:rPr>
              <w:t>Code option</w:t>
            </w:r>
          </w:p>
          <w:p w:rsidR="00B63996" w:rsidRPr="00381FCD" w:rsidRDefault="00B63996" w:rsidP="00B63996">
            <w:pPr>
              <w:rPr>
                <w:color w:val="000000"/>
                <w:sz w:val="18"/>
                <w:szCs w:val="18"/>
              </w:rPr>
            </w:pPr>
            <w:r>
              <w:rPr>
                <w:color w:val="000000"/>
                <w:sz w:val="18"/>
                <w:szCs w:val="18"/>
              </w:rPr>
              <w:t>Numéro option</w:t>
            </w:r>
          </w:p>
        </w:tc>
        <w:tc>
          <w:tcPr>
            <w:tcW w:w="1559" w:type="dxa"/>
          </w:tcPr>
          <w:p w:rsidR="00B63996" w:rsidRPr="00D04853" w:rsidRDefault="00B63996" w:rsidP="00982F61">
            <w:pPr>
              <w:rPr>
                <w:b/>
                <w:color w:val="000000"/>
                <w:sz w:val="18"/>
                <w:szCs w:val="18"/>
              </w:rPr>
            </w:pPr>
            <w:r w:rsidRPr="00D04853">
              <w:rPr>
                <w:b/>
                <w:color w:val="000000"/>
                <w:sz w:val="18"/>
                <w:szCs w:val="18"/>
              </w:rPr>
              <w:t>Débit titre</w:t>
            </w:r>
          </w:p>
        </w:tc>
        <w:tc>
          <w:tcPr>
            <w:tcW w:w="1559" w:type="dxa"/>
          </w:tcPr>
          <w:p w:rsidR="00B63996" w:rsidRPr="00381FCD" w:rsidRDefault="00B63996" w:rsidP="00982F61">
            <w:pPr>
              <w:rPr>
                <w:color w:val="000000"/>
                <w:sz w:val="18"/>
                <w:szCs w:val="18"/>
              </w:rPr>
            </w:pPr>
            <w:r>
              <w:rPr>
                <w:sz w:val="18"/>
                <w:szCs w:val="18"/>
              </w:rPr>
              <w:t>Date de paiement</w:t>
            </w:r>
          </w:p>
        </w:tc>
      </w:tr>
      <w:tr w:rsidR="00B63996" w:rsidRPr="00381FCD" w:rsidTr="004630FF">
        <w:trPr>
          <w:trHeight w:val="255"/>
        </w:trPr>
        <w:tc>
          <w:tcPr>
            <w:tcW w:w="419" w:type="dxa"/>
            <w:vMerge/>
          </w:tcPr>
          <w:p w:rsidR="00B63996" w:rsidRPr="00381FCD" w:rsidRDefault="00B63996" w:rsidP="00982F61">
            <w:pPr>
              <w:rPr>
                <w:sz w:val="18"/>
                <w:szCs w:val="18"/>
              </w:rPr>
            </w:pPr>
          </w:p>
        </w:tc>
        <w:tc>
          <w:tcPr>
            <w:tcW w:w="823" w:type="dxa"/>
            <w:vMerge/>
          </w:tcPr>
          <w:p w:rsidR="00B63996" w:rsidRPr="00D04853" w:rsidRDefault="00B63996" w:rsidP="00982F61">
            <w:pPr>
              <w:rPr>
                <w:b/>
                <w:color w:val="000000"/>
                <w:sz w:val="18"/>
                <w:szCs w:val="18"/>
              </w:rPr>
            </w:pPr>
          </w:p>
        </w:tc>
        <w:tc>
          <w:tcPr>
            <w:tcW w:w="1985" w:type="dxa"/>
            <w:vMerge/>
          </w:tcPr>
          <w:p w:rsidR="00B63996" w:rsidRPr="00DF7744" w:rsidRDefault="00B63996" w:rsidP="00FB1421">
            <w:pPr>
              <w:pStyle w:val="ListParagraph"/>
              <w:numPr>
                <w:ilvl w:val="0"/>
                <w:numId w:val="22"/>
              </w:numPr>
              <w:tabs>
                <w:tab w:val="left" w:pos="34"/>
              </w:tabs>
              <w:ind w:left="34" w:hanging="142"/>
              <w:rPr>
                <w:sz w:val="18"/>
                <w:szCs w:val="18"/>
              </w:rPr>
            </w:pPr>
          </w:p>
        </w:tc>
        <w:tc>
          <w:tcPr>
            <w:tcW w:w="1417" w:type="dxa"/>
            <w:vMerge/>
          </w:tcPr>
          <w:p w:rsidR="00B63996" w:rsidRPr="00D04853" w:rsidRDefault="00B63996" w:rsidP="00982F61">
            <w:pPr>
              <w:rPr>
                <w:b/>
                <w:color w:val="000000"/>
                <w:sz w:val="18"/>
                <w:szCs w:val="18"/>
              </w:rPr>
            </w:pPr>
          </w:p>
        </w:tc>
        <w:tc>
          <w:tcPr>
            <w:tcW w:w="1701" w:type="dxa"/>
            <w:vMerge/>
          </w:tcPr>
          <w:p w:rsidR="00B63996" w:rsidRPr="00381FCD" w:rsidRDefault="00B63996" w:rsidP="00982F61">
            <w:pPr>
              <w:rPr>
                <w:color w:val="000000"/>
                <w:sz w:val="18"/>
                <w:szCs w:val="18"/>
              </w:rPr>
            </w:pPr>
          </w:p>
        </w:tc>
        <w:tc>
          <w:tcPr>
            <w:tcW w:w="1559" w:type="dxa"/>
          </w:tcPr>
          <w:p w:rsidR="00B63996" w:rsidRPr="00D04853" w:rsidRDefault="00B63996" w:rsidP="00982F61">
            <w:pPr>
              <w:rPr>
                <w:b/>
                <w:color w:val="000000"/>
                <w:sz w:val="18"/>
                <w:szCs w:val="18"/>
              </w:rPr>
            </w:pPr>
            <w:r w:rsidRPr="00D04853">
              <w:rPr>
                <w:b/>
                <w:color w:val="000000"/>
                <w:sz w:val="18"/>
                <w:szCs w:val="18"/>
              </w:rPr>
              <w:t>Crédit espèce</w:t>
            </w:r>
          </w:p>
        </w:tc>
        <w:tc>
          <w:tcPr>
            <w:tcW w:w="1559" w:type="dxa"/>
          </w:tcPr>
          <w:p w:rsidR="00B63996" w:rsidRDefault="00B63996" w:rsidP="00982F61">
            <w:pPr>
              <w:rPr>
                <w:color w:val="000000"/>
                <w:sz w:val="18"/>
                <w:szCs w:val="18"/>
              </w:rPr>
            </w:pPr>
            <w:r>
              <w:rPr>
                <w:color w:val="000000"/>
                <w:sz w:val="18"/>
                <w:szCs w:val="18"/>
              </w:rPr>
              <w:t>Date de paiement</w:t>
            </w:r>
          </w:p>
          <w:p w:rsidR="00B63996" w:rsidRDefault="00B63996" w:rsidP="00982F61">
            <w:pPr>
              <w:rPr>
                <w:color w:val="000000"/>
                <w:sz w:val="18"/>
                <w:szCs w:val="18"/>
              </w:rPr>
            </w:pPr>
            <w:r>
              <w:rPr>
                <w:color w:val="000000"/>
                <w:sz w:val="18"/>
                <w:szCs w:val="18"/>
              </w:rPr>
              <w:t>Date valeur</w:t>
            </w:r>
          </w:p>
          <w:p w:rsidR="00B63996" w:rsidRPr="00381FCD" w:rsidRDefault="00B63996" w:rsidP="00982F61">
            <w:pPr>
              <w:rPr>
                <w:color w:val="000000"/>
                <w:sz w:val="18"/>
                <w:szCs w:val="18"/>
              </w:rPr>
            </w:pPr>
            <w:r>
              <w:rPr>
                <w:color w:val="000000"/>
                <w:sz w:val="18"/>
                <w:szCs w:val="18"/>
              </w:rPr>
              <w:t xml:space="preserve">Prix </w:t>
            </w:r>
          </w:p>
        </w:tc>
      </w:tr>
      <w:tr w:rsidR="00650104" w:rsidRPr="00381FCD" w:rsidTr="00F81489">
        <w:tc>
          <w:tcPr>
            <w:tcW w:w="419"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p>
        </w:tc>
        <w:tc>
          <w:tcPr>
            <w:tcW w:w="823"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650104" w:rsidRPr="00381FCD" w:rsidRDefault="00650104" w:rsidP="00FB1421">
            <w:pPr>
              <w:pStyle w:val="Texte"/>
              <w:numPr>
                <w:ilvl w:val="0"/>
                <w:numId w:val="22"/>
              </w:numPr>
              <w:tabs>
                <w:tab w:val="clear" w:pos="426"/>
                <w:tab w:val="left" w:pos="34"/>
              </w:tabs>
              <w:ind w:left="34" w:hanging="142"/>
              <w:jc w:val="center"/>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DB0FE5" w:rsidRPr="00381FCD" w:rsidTr="00EC7F7F">
        <w:trPr>
          <w:trHeight w:val="128"/>
        </w:trPr>
        <w:tc>
          <w:tcPr>
            <w:tcW w:w="419" w:type="dxa"/>
            <w:vMerge w:val="restart"/>
            <w:shd w:val="clear" w:color="auto" w:fill="DBE5F1" w:themeFill="accent1" w:themeFillTint="33"/>
          </w:tcPr>
          <w:p w:rsidR="00DB0FE5" w:rsidRPr="00381FCD" w:rsidRDefault="00DB0FE5" w:rsidP="00982F61">
            <w:pPr>
              <w:rPr>
                <w:sz w:val="18"/>
                <w:szCs w:val="18"/>
              </w:rPr>
            </w:pPr>
            <w:r w:rsidRPr="00381FCD">
              <w:rPr>
                <w:sz w:val="18"/>
                <w:szCs w:val="18"/>
              </w:rPr>
              <w:t>8</w:t>
            </w:r>
          </w:p>
        </w:tc>
        <w:tc>
          <w:tcPr>
            <w:tcW w:w="823" w:type="dxa"/>
            <w:vMerge w:val="restart"/>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REDM</w:t>
            </w:r>
          </w:p>
        </w:tc>
        <w:tc>
          <w:tcPr>
            <w:tcW w:w="1985" w:type="dxa"/>
            <w:vMerge w:val="restart"/>
            <w:shd w:val="clear" w:color="auto" w:fill="DBE5F1" w:themeFill="accent1" w:themeFillTint="33"/>
          </w:tcPr>
          <w:p w:rsidR="00DB0FE5" w:rsidRPr="00DF7744" w:rsidRDefault="00DB0FE5"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CASH</w:t>
            </w:r>
          </w:p>
        </w:tc>
        <w:tc>
          <w:tcPr>
            <w:tcW w:w="1701" w:type="dxa"/>
            <w:vMerge w:val="restart"/>
            <w:shd w:val="clear" w:color="auto" w:fill="DBE5F1" w:themeFill="accent1" w:themeFillTint="33"/>
          </w:tcPr>
          <w:p w:rsidR="00DB0FE5" w:rsidRDefault="00DB0FE5" w:rsidP="00982F61">
            <w:pPr>
              <w:rPr>
                <w:color w:val="000000"/>
                <w:sz w:val="18"/>
                <w:szCs w:val="18"/>
              </w:rPr>
            </w:pPr>
            <w:r>
              <w:rPr>
                <w:color w:val="000000"/>
                <w:sz w:val="18"/>
                <w:szCs w:val="18"/>
              </w:rPr>
              <w:t>Code option</w:t>
            </w:r>
          </w:p>
          <w:p w:rsidR="00DB0FE5" w:rsidRPr="00381FCD" w:rsidRDefault="00DB0FE5" w:rsidP="00982F61">
            <w:pPr>
              <w:rPr>
                <w:color w:val="000000"/>
                <w:sz w:val="18"/>
                <w:szCs w:val="18"/>
              </w:rPr>
            </w:pPr>
            <w:r>
              <w:rPr>
                <w:color w:val="000000"/>
                <w:sz w:val="18"/>
                <w:szCs w:val="18"/>
              </w:rPr>
              <w:t>Numéro option</w:t>
            </w:r>
          </w:p>
        </w:tc>
        <w:tc>
          <w:tcPr>
            <w:tcW w:w="1559" w:type="dxa"/>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Débit titre</w:t>
            </w:r>
          </w:p>
        </w:tc>
        <w:tc>
          <w:tcPr>
            <w:tcW w:w="1559" w:type="dxa"/>
            <w:shd w:val="clear" w:color="auto" w:fill="DBE5F1" w:themeFill="accent1" w:themeFillTint="33"/>
          </w:tcPr>
          <w:p w:rsidR="00DB0FE5" w:rsidRPr="00381FCD" w:rsidRDefault="00DB0FE5" w:rsidP="00982F61">
            <w:pPr>
              <w:rPr>
                <w:color w:val="000000"/>
                <w:sz w:val="18"/>
                <w:szCs w:val="18"/>
              </w:rPr>
            </w:pPr>
            <w:r>
              <w:rPr>
                <w:sz w:val="18"/>
                <w:szCs w:val="18"/>
              </w:rPr>
              <w:t>Date de paiement</w:t>
            </w:r>
          </w:p>
        </w:tc>
      </w:tr>
      <w:tr w:rsidR="00DB0FE5" w:rsidRPr="00381FCD" w:rsidTr="00EC7F7F">
        <w:trPr>
          <w:trHeight w:val="127"/>
        </w:trPr>
        <w:tc>
          <w:tcPr>
            <w:tcW w:w="419" w:type="dxa"/>
            <w:vMerge/>
            <w:shd w:val="clear" w:color="auto" w:fill="DBE5F1" w:themeFill="accent1" w:themeFillTint="33"/>
          </w:tcPr>
          <w:p w:rsidR="00DB0FE5" w:rsidRPr="00381FCD" w:rsidRDefault="00DB0FE5" w:rsidP="00982F61">
            <w:pPr>
              <w:rPr>
                <w:sz w:val="18"/>
                <w:szCs w:val="18"/>
              </w:rPr>
            </w:pPr>
          </w:p>
        </w:tc>
        <w:tc>
          <w:tcPr>
            <w:tcW w:w="823" w:type="dxa"/>
            <w:vMerge/>
            <w:shd w:val="clear" w:color="auto" w:fill="DBE5F1" w:themeFill="accent1" w:themeFillTint="33"/>
          </w:tcPr>
          <w:p w:rsidR="00DB0FE5" w:rsidRPr="00D04853" w:rsidRDefault="00DB0FE5" w:rsidP="00982F61">
            <w:pPr>
              <w:rPr>
                <w:b/>
                <w:color w:val="000000"/>
                <w:sz w:val="18"/>
                <w:szCs w:val="18"/>
              </w:rPr>
            </w:pPr>
          </w:p>
        </w:tc>
        <w:tc>
          <w:tcPr>
            <w:tcW w:w="1985" w:type="dxa"/>
            <w:vMerge/>
            <w:shd w:val="clear" w:color="auto" w:fill="DBE5F1" w:themeFill="accent1" w:themeFillTint="33"/>
          </w:tcPr>
          <w:p w:rsidR="00DB0FE5" w:rsidRPr="00DF7744" w:rsidRDefault="00DB0FE5" w:rsidP="00FB1421">
            <w:pPr>
              <w:pStyle w:val="ListParagraph"/>
              <w:numPr>
                <w:ilvl w:val="0"/>
                <w:numId w:val="22"/>
              </w:numPr>
              <w:tabs>
                <w:tab w:val="left" w:pos="34"/>
              </w:tabs>
              <w:ind w:left="34" w:hanging="142"/>
              <w:rPr>
                <w:sz w:val="18"/>
                <w:szCs w:val="18"/>
              </w:rPr>
            </w:pPr>
          </w:p>
        </w:tc>
        <w:tc>
          <w:tcPr>
            <w:tcW w:w="1417" w:type="dxa"/>
            <w:vMerge/>
            <w:shd w:val="clear" w:color="auto" w:fill="DBE5F1" w:themeFill="accent1" w:themeFillTint="33"/>
          </w:tcPr>
          <w:p w:rsidR="00DB0FE5" w:rsidRPr="00D04853" w:rsidRDefault="00DB0FE5" w:rsidP="00982F61">
            <w:pPr>
              <w:rPr>
                <w:b/>
                <w:color w:val="000000"/>
                <w:sz w:val="18"/>
                <w:szCs w:val="18"/>
              </w:rPr>
            </w:pPr>
          </w:p>
        </w:tc>
        <w:tc>
          <w:tcPr>
            <w:tcW w:w="1701" w:type="dxa"/>
            <w:vMerge/>
            <w:shd w:val="clear" w:color="auto" w:fill="DBE5F1" w:themeFill="accent1" w:themeFillTint="33"/>
          </w:tcPr>
          <w:p w:rsidR="00DB0FE5" w:rsidRPr="00381FCD" w:rsidRDefault="00DB0FE5" w:rsidP="00982F61">
            <w:pPr>
              <w:rPr>
                <w:color w:val="000000"/>
                <w:sz w:val="18"/>
                <w:szCs w:val="18"/>
              </w:rPr>
            </w:pPr>
          </w:p>
        </w:tc>
        <w:tc>
          <w:tcPr>
            <w:tcW w:w="1559" w:type="dxa"/>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Crédit espèce</w:t>
            </w:r>
          </w:p>
        </w:tc>
        <w:tc>
          <w:tcPr>
            <w:tcW w:w="1559" w:type="dxa"/>
            <w:shd w:val="clear" w:color="auto" w:fill="DBE5F1" w:themeFill="accent1" w:themeFillTint="33"/>
          </w:tcPr>
          <w:p w:rsidR="00DB0FE5" w:rsidRDefault="00DB0FE5" w:rsidP="00982F61">
            <w:pPr>
              <w:rPr>
                <w:color w:val="000000"/>
                <w:sz w:val="18"/>
                <w:szCs w:val="18"/>
              </w:rPr>
            </w:pPr>
            <w:r>
              <w:rPr>
                <w:color w:val="000000"/>
                <w:sz w:val="18"/>
                <w:szCs w:val="18"/>
              </w:rPr>
              <w:t>Date de paiement</w:t>
            </w:r>
          </w:p>
          <w:p w:rsidR="00DB0FE5" w:rsidRDefault="00DB0FE5" w:rsidP="00982F61">
            <w:pPr>
              <w:rPr>
                <w:color w:val="000000"/>
                <w:sz w:val="18"/>
                <w:szCs w:val="18"/>
              </w:rPr>
            </w:pPr>
            <w:r>
              <w:rPr>
                <w:color w:val="000000"/>
                <w:sz w:val="18"/>
                <w:szCs w:val="18"/>
              </w:rPr>
              <w:t>Date valeur</w:t>
            </w:r>
          </w:p>
          <w:p w:rsidR="00DB0FE5" w:rsidRPr="00381FCD" w:rsidRDefault="00DB0FE5" w:rsidP="00982F61">
            <w:pPr>
              <w:rPr>
                <w:color w:val="000000"/>
                <w:sz w:val="18"/>
                <w:szCs w:val="18"/>
              </w:rPr>
            </w:pPr>
            <w:r>
              <w:rPr>
                <w:color w:val="000000"/>
                <w:sz w:val="18"/>
                <w:szCs w:val="18"/>
              </w:rPr>
              <w:t>Prix de Rembours</w:t>
            </w:r>
          </w:p>
        </w:tc>
      </w:tr>
      <w:tr w:rsidR="00E242B9" w:rsidRPr="00381FCD" w:rsidTr="004630FF">
        <w:trPr>
          <w:trHeight w:val="255"/>
        </w:trPr>
        <w:tc>
          <w:tcPr>
            <w:tcW w:w="419" w:type="dxa"/>
          </w:tcPr>
          <w:p w:rsidR="00E242B9" w:rsidRPr="00381FCD" w:rsidRDefault="00E242B9" w:rsidP="00982F61">
            <w:pPr>
              <w:rPr>
                <w:sz w:val="18"/>
                <w:szCs w:val="18"/>
              </w:rPr>
            </w:pPr>
            <w:r w:rsidRPr="00381FCD">
              <w:rPr>
                <w:sz w:val="18"/>
                <w:szCs w:val="18"/>
              </w:rPr>
              <w:t>9</w:t>
            </w:r>
          </w:p>
        </w:tc>
        <w:tc>
          <w:tcPr>
            <w:tcW w:w="823" w:type="dxa"/>
          </w:tcPr>
          <w:p w:rsidR="00E242B9" w:rsidRPr="00D04853" w:rsidRDefault="00E242B9" w:rsidP="00982F61">
            <w:pPr>
              <w:rPr>
                <w:b/>
                <w:color w:val="000000"/>
                <w:sz w:val="18"/>
                <w:szCs w:val="18"/>
              </w:rPr>
            </w:pPr>
            <w:r w:rsidRPr="00D04853">
              <w:rPr>
                <w:b/>
                <w:color w:val="000000"/>
                <w:sz w:val="18"/>
                <w:szCs w:val="18"/>
              </w:rPr>
              <w:t>RHDI</w:t>
            </w:r>
          </w:p>
        </w:tc>
        <w:tc>
          <w:tcPr>
            <w:tcW w:w="1985" w:type="dxa"/>
          </w:tcPr>
          <w:p w:rsidR="00E242B9" w:rsidRPr="00DF7744" w:rsidRDefault="00E242B9"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E242B9" w:rsidRPr="00DF7744" w:rsidRDefault="00E242B9" w:rsidP="00FB1421">
            <w:pPr>
              <w:pStyle w:val="ListParagraph"/>
              <w:numPr>
                <w:ilvl w:val="0"/>
                <w:numId w:val="22"/>
              </w:numPr>
              <w:tabs>
                <w:tab w:val="left" w:pos="34"/>
              </w:tabs>
              <w:ind w:left="34" w:hanging="142"/>
              <w:rPr>
                <w:sz w:val="18"/>
                <w:szCs w:val="18"/>
              </w:rPr>
            </w:pPr>
            <w:r w:rsidRPr="00DF7744">
              <w:rPr>
                <w:sz w:val="18"/>
                <w:szCs w:val="18"/>
              </w:rPr>
              <w:t>Date d’enregistrement</w:t>
            </w:r>
          </w:p>
          <w:p w:rsidR="008331F1" w:rsidRPr="00DF7744" w:rsidRDefault="008331F1" w:rsidP="00FB1421">
            <w:pPr>
              <w:pStyle w:val="ListParagraph"/>
              <w:numPr>
                <w:ilvl w:val="0"/>
                <w:numId w:val="22"/>
              </w:numPr>
              <w:tabs>
                <w:tab w:val="left" w:pos="34"/>
              </w:tabs>
              <w:ind w:left="34" w:hanging="142"/>
              <w:rPr>
                <w:sz w:val="18"/>
                <w:szCs w:val="18"/>
              </w:rPr>
            </w:pPr>
            <w:r w:rsidRPr="00DF7744">
              <w:rPr>
                <w:sz w:val="18"/>
                <w:szCs w:val="18"/>
              </w:rPr>
              <w:t xml:space="preserve">Date d’expiration Période d’échange </w:t>
            </w:r>
          </w:p>
          <w:p w:rsidR="001E3650" w:rsidRPr="00DF7744" w:rsidRDefault="000E2FB2" w:rsidP="00FB1421">
            <w:pPr>
              <w:pStyle w:val="ListParagraph"/>
              <w:numPr>
                <w:ilvl w:val="0"/>
                <w:numId w:val="22"/>
              </w:numPr>
              <w:tabs>
                <w:tab w:val="left" w:pos="34"/>
              </w:tabs>
              <w:ind w:left="34" w:hanging="142"/>
              <w:rPr>
                <w:sz w:val="18"/>
                <w:szCs w:val="18"/>
              </w:rPr>
            </w:pPr>
            <w:r w:rsidRPr="00DF7744">
              <w:rPr>
                <w:sz w:val="18"/>
                <w:szCs w:val="18"/>
              </w:rPr>
              <w:t>Type de distribution</w:t>
            </w:r>
          </w:p>
        </w:tc>
        <w:tc>
          <w:tcPr>
            <w:tcW w:w="1417" w:type="dxa"/>
          </w:tcPr>
          <w:p w:rsidR="00E242B9" w:rsidRPr="00D04853" w:rsidRDefault="00E242B9" w:rsidP="00982F61">
            <w:pPr>
              <w:rPr>
                <w:b/>
                <w:color w:val="000000"/>
                <w:sz w:val="18"/>
                <w:szCs w:val="18"/>
              </w:rPr>
            </w:pPr>
            <w:r w:rsidRPr="00D04853">
              <w:rPr>
                <w:b/>
                <w:color w:val="000000"/>
                <w:sz w:val="18"/>
                <w:szCs w:val="18"/>
              </w:rPr>
              <w:t>SECU</w:t>
            </w:r>
          </w:p>
        </w:tc>
        <w:tc>
          <w:tcPr>
            <w:tcW w:w="1701" w:type="dxa"/>
          </w:tcPr>
          <w:p w:rsidR="00E242B9" w:rsidRDefault="00E242B9" w:rsidP="00982F61">
            <w:pPr>
              <w:rPr>
                <w:color w:val="000000"/>
                <w:sz w:val="18"/>
                <w:szCs w:val="18"/>
              </w:rPr>
            </w:pPr>
            <w:r>
              <w:rPr>
                <w:color w:val="000000"/>
                <w:sz w:val="18"/>
                <w:szCs w:val="18"/>
              </w:rPr>
              <w:t>Code option</w:t>
            </w:r>
          </w:p>
          <w:p w:rsidR="00E242B9" w:rsidRPr="00381FCD" w:rsidRDefault="00E242B9" w:rsidP="00982F61">
            <w:pPr>
              <w:rPr>
                <w:color w:val="000000"/>
                <w:sz w:val="18"/>
                <w:szCs w:val="18"/>
              </w:rPr>
            </w:pPr>
            <w:r>
              <w:rPr>
                <w:color w:val="000000"/>
                <w:sz w:val="18"/>
                <w:szCs w:val="18"/>
              </w:rPr>
              <w:t>Numéro option</w:t>
            </w:r>
          </w:p>
        </w:tc>
        <w:tc>
          <w:tcPr>
            <w:tcW w:w="1559" w:type="dxa"/>
          </w:tcPr>
          <w:p w:rsidR="00E242B9" w:rsidRPr="00D04853" w:rsidRDefault="00E242B9" w:rsidP="00982F61">
            <w:pPr>
              <w:rPr>
                <w:b/>
                <w:color w:val="000000"/>
                <w:sz w:val="18"/>
                <w:szCs w:val="18"/>
              </w:rPr>
            </w:pPr>
            <w:r w:rsidRPr="00D04853">
              <w:rPr>
                <w:b/>
                <w:color w:val="000000"/>
                <w:sz w:val="18"/>
                <w:szCs w:val="18"/>
              </w:rPr>
              <w:t>Crédit titre</w:t>
            </w:r>
          </w:p>
        </w:tc>
        <w:tc>
          <w:tcPr>
            <w:tcW w:w="1559" w:type="dxa"/>
          </w:tcPr>
          <w:p w:rsidR="00E242B9" w:rsidRDefault="00E242B9" w:rsidP="00982F61">
            <w:pPr>
              <w:rPr>
                <w:sz w:val="18"/>
                <w:szCs w:val="18"/>
              </w:rPr>
            </w:pPr>
            <w:r>
              <w:rPr>
                <w:sz w:val="18"/>
                <w:szCs w:val="18"/>
              </w:rPr>
              <w:t>Date de paiement</w:t>
            </w:r>
          </w:p>
          <w:p w:rsidR="00E242B9" w:rsidRPr="00381FCD" w:rsidRDefault="00E242B9" w:rsidP="00982F61">
            <w:pPr>
              <w:rPr>
                <w:color w:val="000000"/>
                <w:sz w:val="18"/>
                <w:szCs w:val="18"/>
              </w:rPr>
            </w:pPr>
            <w:r>
              <w:rPr>
                <w:sz w:val="18"/>
                <w:szCs w:val="18"/>
              </w:rPr>
              <w:t xml:space="preserve">Parité </w:t>
            </w:r>
          </w:p>
        </w:tc>
      </w:tr>
      <w:tr w:rsidR="00D04853" w:rsidRPr="00381FCD" w:rsidTr="00EC7F7F">
        <w:trPr>
          <w:trHeight w:val="85"/>
        </w:trPr>
        <w:tc>
          <w:tcPr>
            <w:tcW w:w="419" w:type="dxa"/>
            <w:vMerge w:val="restart"/>
            <w:shd w:val="clear" w:color="auto" w:fill="DBE5F1" w:themeFill="accent1" w:themeFillTint="33"/>
          </w:tcPr>
          <w:p w:rsidR="00D04853" w:rsidRPr="00381FCD" w:rsidRDefault="00D04853" w:rsidP="00982F61">
            <w:pPr>
              <w:rPr>
                <w:sz w:val="18"/>
                <w:szCs w:val="18"/>
              </w:rPr>
            </w:pPr>
            <w:r w:rsidRPr="00381FCD">
              <w:rPr>
                <w:sz w:val="18"/>
                <w:szCs w:val="18"/>
              </w:rPr>
              <w:t>10</w:t>
            </w:r>
          </w:p>
        </w:tc>
        <w:tc>
          <w:tcPr>
            <w:tcW w:w="823" w:type="dxa"/>
            <w:vMerge w:val="restart"/>
            <w:shd w:val="clear" w:color="auto" w:fill="DBE5F1" w:themeFill="accent1" w:themeFillTint="33"/>
          </w:tcPr>
          <w:p w:rsidR="00D04853" w:rsidRPr="00D04853" w:rsidRDefault="00D04853" w:rsidP="00982F61">
            <w:pPr>
              <w:rPr>
                <w:b/>
                <w:color w:val="000000"/>
                <w:sz w:val="18"/>
                <w:szCs w:val="18"/>
              </w:rPr>
            </w:pPr>
            <w:r w:rsidRPr="00D04853">
              <w:rPr>
                <w:b/>
                <w:color w:val="000000"/>
                <w:sz w:val="18"/>
                <w:szCs w:val="18"/>
              </w:rPr>
              <w:t>SOFF</w:t>
            </w:r>
          </w:p>
        </w:tc>
        <w:tc>
          <w:tcPr>
            <w:tcW w:w="1985" w:type="dxa"/>
            <w:vMerge w:val="restart"/>
            <w:shd w:val="clear" w:color="auto" w:fill="DBE5F1" w:themeFill="accent1" w:themeFillTint="33"/>
          </w:tcPr>
          <w:p w:rsidR="00D04853" w:rsidRPr="00DF7744" w:rsidRDefault="00D04853"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D04853" w:rsidRPr="00DF7744" w:rsidRDefault="00D04853" w:rsidP="00FB1421">
            <w:pPr>
              <w:pStyle w:val="ListParagraph"/>
              <w:numPr>
                <w:ilvl w:val="0"/>
                <w:numId w:val="22"/>
              </w:numPr>
              <w:tabs>
                <w:tab w:val="left" w:pos="34"/>
              </w:tabs>
              <w:ind w:left="34" w:hanging="142"/>
              <w:rPr>
                <w:sz w:val="18"/>
                <w:szCs w:val="18"/>
              </w:rPr>
            </w:pPr>
            <w:r w:rsidRPr="00DF7744">
              <w:rPr>
                <w:sz w:val="18"/>
                <w:szCs w:val="18"/>
              </w:rPr>
              <w:t>Date d’enregistrement</w:t>
            </w:r>
          </w:p>
          <w:p w:rsidR="00D04853" w:rsidRPr="00381FCD" w:rsidRDefault="00D04853" w:rsidP="00DF7744">
            <w:pPr>
              <w:tabs>
                <w:tab w:val="left" w:pos="34"/>
              </w:tabs>
              <w:ind w:left="34" w:hanging="142"/>
              <w:rPr>
                <w:sz w:val="18"/>
                <w:szCs w:val="18"/>
              </w:rPr>
            </w:pPr>
          </w:p>
        </w:tc>
        <w:tc>
          <w:tcPr>
            <w:tcW w:w="1417" w:type="dxa"/>
            <w:vMerge w:val="restart"/>
            <w:shd w:val="clear" w:color="auto" w:fill="DBE5F1" w:themeFill="accent1" w:themeFillTint="33"/>
          </w:tcPr>
          <w:p w:rsidR="00D04853" w:rsidRPr="00D04853" w:rsidRDefault="00D04853" w:rsidP="00982F61">
            <w:pPr>
              <w:rPr>
                <w:b/>
                <w:color w:val="000000"/>
                <w:sz w:val="18"/>
                <w:szCs w:val="18"/>
              </w:rPr>
            </w:pPr>
            <w:r w:rsidRPr="00D04853">
              <w:rPr>
                <w:b/>
                <w:color w:val="000000"/>
                <w:sz w:val="18"/>
                <w:szCs w:val="18"/>
              </w:rPr>
              <w:t>SECU</w:t>
            </w:r>
          </w:p>
        </w:tc>
        <w:tc>
          <w:tcPr>
            <w:tcW w:w="1701" w:type="dxa"/>
            <w:vMerge w:val="restart"/>
            <w:shd w:val="clear" w:color="auto" w:fill="DBE5F1" w:themeFill="accent1" w:themeFillTint="33"/>
          </w:tcPr>
          <w:p w:rsidR="00D04853" w:rsidRDefault="00D04853" w:rsidP="00D04853">
            <w:pPr>
              <w:rPr>
                <w:color w:val="000000"/>
                <w:sz w:val="18"/>
                <w:szCs w:val="18"/>
              </w:rPr>
            </w:pPr>
            <w:r>
              <w:rPr>
                <w:color w:val="000000"/>
                <w:sz w:val="18"/>
                <w:szCs w:val="18"/>
              </w:rPr>
              <w:t>Code option</w:t>
            </w:r>
          </w:p>
          <w:p w:rsidR="00D04853" w:rsidRPr="00381FCD" w:rsidRDefault="00D04853" w:rsidP="00D04853">
            <w:pPr>
              <w:rPr>
                <w:color w:val="000000"/>
                <w:sz w:val="18"/>
                <w:szCs w:val="18"/>
              </w:rPr>
            </w:pPr>
            <w:r>
              <w:rPr>
                <w:color w:val="000000"/>
                <w:sz w:val="18"/>
                <w:szCs w:val="18"/>
              </w:rPr>
              <w:t>Numéro option</w:t>
            </w:r>
          </w:p>
        </w:tc>
        <w:tc>
          <w:tcPr>
            <w:tcW w:w="1559" w:type="dxa"/>
            <w:tcBorders>
              <w:bottom w:val="single" w:sz="4" w:space="0" w:color="000000"/>
            </w:tcBorders>
            <w:shd w:val="clear" w:color="auto" w:fill="DBE5F1" w:themeFill="accent1" w:themeFillTint="33"/>
          </w:tcPr>
          <w:p w:rsidR="00D04853" w:rsidRPr="00D04853" w:rsidRDefault="00D04853" w:rsidP="00982F61">
            <w:pPr>
              <w:rPr>
                <w:b/>
                <w:color w:val="000000"/>
                <w:sz w:val="18"/>
                <w:szCs w:val="18"/>
              </w:rPr>
            </w:pPr>
            <w:r w:rsidRPr="00D04853">
              <w:rPr>
                <w:b/>
                <w:color w:val="000000"/>
                <w:sz w:val="18"/>
                <w:szCs w:val="18"/>
              </w:rPr>
              <w:t>Crédit titre</w:t>
            </w:r>
          </w:p>
        </w:tc>
        <w:tc>
          <w:tcPr>
            <w:tcW w:w="1559" w:type="dxa"/>
            <w:shd w:val="clear" w:color="auto" w:fill="DBE5F1" w:themeFill="accent1" w:themeFillTint="33"/>
          </w:tcPr>
          <w:p w:rsidR="00D04853" w:rsidRDefault="00D04853" w:rsidP="00982F61">
            <w:pPr>
              <w:rPr>
                <w:sz w:val="18"/>
                <w:szCs w:val="18"/>
              </w:rPr>
            </w:pPr>
            <w:r>
              <w:rPr>
                <w:sz w:val="18"/>
                <w:szCs w:val="18"/>
              </w:rPr>
              <w:t>Date de paiement</w:t>
            </w:r>
          </w:p>
          <w:p w:rsidR="00D04853" w:rsidRDefault="00D04853" w:rsidP="00982F61">
            <w:pPr>
              <w:rPr>
                <w:sz w:val="18"/>
                <w:szCs w:val="18"/>
              </w:rPr>
            </w:pPr>
            <w:r>
              <w:rPr>
                <w:sz w:val="18"/>
                <w:szCs w:val="18"/>
              </w:rPr>
              <w:t xml:space="preserve">Parité </w:t>
            </w:r>
          </w:p>
          <w:p w:rsidR="00D04853" w:rsidRPr="00381FCD" w:rsidRDefault="00D04853" w:rsidP="00982F61">
            <w:pPr>
              <w:rPr>
                <w:color w:val="000000"/>
                <w:sz w:val="18"/>
                <w:szCs w:val="18"/>
              </w:rPr>
            </w:pPr>
            <w:r>
              <w:rPr>
                <w:sz w:val="18"/>
                <w:szCs w:val="18"/>
              </w:rPr>
              <w:t>Rounding down</w:t>
            </w:r>
          </w:p>
        </w:tc>
      </w:tr>
      <w:tr w:rsidR="00D04853" w:rsidRPr="00381FCD" w:rsidTr="00EC7F7F">
        <w:trPr>
          <w:trHeight w:val="85"/>
        </w:trPr>
        <w:tc>
          <w:tcPr>
            <w:tcW w:w="419" w:type="dxa"/>
            <w:vMerge/>
            <w:shd w:val="clear" w:color="auto" w:fill="DBE5F1" w:themeFill="accent1" w:themeFillTint="33"/>
          </w:tcPr>
          <w:p w:rsidR="00D04853" w:rsidRPr="00381FCD" w:rsidRDefault="00D04853" w:rsidP="00982F61">
            <w:pPr>
              <w:rPr>
                <w:sz w:val="18"/>
                <w:szCs w:val="18"/>
              </w:rPr>
            </w:pPr>
          </w:p>
        </w:tc>
        <w:tc>
          <w:tcPr>
            <w:tcW w:w="823" w:type="dxa"/>
            <w:vMerge/>
            <w:shd w:val="clear" w:color="auto" w:fill="DBE5F1" w:themeFill="accent1" w:themeFillTint="33"/>
          </w:tcPr>
          <w:p w:rsidR="00D04853" w:rsidRPr="00D04853" w:rsidRDefault="00D04853" w:rsidP="00982F61">
            <w:pPr>
              <w:rPr>
                <w:b/>
                <w:color w:val="000000"/>
                <w:sz w:val="18"/>
                <w:szCs w:val="18"/>
              </w:rPr>
            </w:pPr>
          </w:p>
        </w:tc>
        <w:tc>
          <w:tcPr>
            <w:tcW w:w="1985" w:type="dxa"/>
            <w:vMerge/>
            <w:shd w:val="clear" w:color="auto" w:fill="DBE5F1" w:themeFill="accent1" w:themeFillTint="33"/>
          </w:tcPr>
          <w:p w:rsidR="00D04853" w:rsidRPr="00DF7744" w:rsidRDefault="00D04853" w:rsidP="00FB1421">
            <w:pPr>
              <w:pStyle w:val="ListParagraph"/>
              <w:numPr>
                <w:ilvl w:val="0"/>
                <w:numId w:val="22"/>
              </w:numPr>
              <w:tabs>
                <w:tab w:val="left" w:pos="34"/>
              </w:tabs>
              <w:ind w:left="34" w:hanging="142"/>
              <w:rPr>
                <w:sz w:val="18"/>
                <w:szCs w:val="18"/>
              </w:rPr>
            </w:pPr>
          </w:p>
        </w:tc>
        <w:tc>
          <w:tcPr>
            <w:tcW w:w="1417" w:type="dxa"/>
            <w:vMerge/>
            <w:shd w:val="clear" w:color="auto" w:fill="DBE5F1" w:themeFill="accent1" w:themeFillTint="33"/>
          </w:tcPr>
          <w:p w:rsidR="00D04853" w:rsidRPr="00D04853" w:rsidRDefault="00D04853" w:rsidP="00982F61">
            <w:pPr>
              <w:rPr>
                <w:b/>
                <w:color w:val="000000"/>
                <w:sz w:val="18"/>
                <w:szCs w:val="18"/>
              </w:rPr>
            </w:pPr>
          </w:p>
        </w:tc>
        <w:tc>
          <w:tcPr>
            <w:tcW w:w="1701" w:type="dxa"/>
            <w:vMerge/>
            <w:tcBorders>
              <w:bottom w:val="single" w:sz="4" w:space="0" w:color="000000"/>
            </w:tcBorders>
            <w:shd w:val="clear" w:color="auto" w:fill="DBE5F1" w:themeFill="accent1" w:themeFillTint="33"/>
          </w:tcPr>
          <w:p w:rsidR="00D04853" w:rsidRPr="00381FCD" w:rsidRDefault="00D04853" w:rsidP="00982F61">
            <w:pPr>
              <w:rPr>
                <w:color w:val="000000"/>
                <w:sz w:val="18"/>
                <w:szCs w:val="18"/>
              </w:rPr>
            </w:pPr>
          </w:p>
        </w:tc>
        <w:tc>
          <w:tcPr>
            <w:tcW w:w="1559" w:type="dxa"/>
            <w:tcBorders>
              <w:bottom w:val="single" w:sz="4" w:space="0" w:color="000000"/>
            </w:tcBorders>
            <w:shd w:val="clear" w:color="auto" w:fill="DBE5F1" w:themeFill="accent1" w:themeFillTint="33"/>
          </w:tcPr>
          <w:p w:rsidR="00D04853" w:rsidRPr="00D04853" w:rsidRDefault="00D04853" w:rsidP="00D04853">
            <w:pPr>
              <w:rPr>
                <w:b/>
                <w:color w:val="000000"/>
                <w:sz w:val="18"/>
                <w:szCs w:val="18"/>
              </w:rPr>
            </w:pPr>
            <w:r w:rsidRPr="00D04853">
              <w:rPr>
                <w:b/>
                <w:color w:val="000000"/>
                <w:sz w:val="18"/>
                <w:szCs w:val="18"/>
              </w:rPr>
              <w:t>Espèce rompu</w:t>
            </w:r>
            <w:r>
              <w:rPr>
                <w:b/>
                <w:color w:val="000000"/>
                <w:sz w:val="18"/>
                <w:szCs w:val="18"/>
              </w:rPr>
              <w:t>s</w:t>
            </w:r>
          </w:p>
        </w:tc>
        <w:tc>
          <w:tcPr>
            <w:tcW w:w="1559" w:type="dxa"/>
            <w:tcBorders>
              <w:bottom w:val="single" w:sz="4" w:space="0" w:color="000000"/>
            </w:tcBorders>
            <w:shd w:val="clear" w:color="auto" w:fill="DBE5F1" w:themeFill="accent1" w:themeFillTint="33"/>
          </w:tcPr>
          <w:p w:rsidR="00D04853" w:rsidRDefault="00D04853" w:rsidP="00982F61">
            <w:pPr>
              <w:rPr>
                <w:color w:val="000000"/>
                <w:sz w:val="18"/>
                <w:szCs w:val="18"/>
              </w:rPr>
            </w:pPr>
            <w:r>
              <w:rPr>
                <w:color w:val="000000"/>
                <w:sz w:val="18"/>
                <w:szCs w:val="18"/>
              </w:rPr>
              <w:t>Date de paiement</w:t>
            </w:r>
          </w:p>
          <w:p w:rsidR="00D04853" w:rsidRDefault="00D04853" w:rsidP="00982F61">
            <w:pPr>
              <w:rPr>
                <w:color w:val="000000"/>
                <w:sz w:val="18"/>
                <w:szCs w:val="18"/>
              </w:rPr>
            </w:pPr>
            <w:r>
              <w:rPr>
                <w:color w:val="000000"/>
                <w:sz w:val="18"/>
                <w:szCs w:val="18"/>
              </w:rPr>
              <w:t>Date valeur</w:t>
            </w:r>
          </w:p>
          <w:p w:rsidR="00D04853" w:rsidRPr="00381FCD" w:rsidRDefault="00D04853" w:rsidP="00982F61">
            <w:pPr>
              <w:rPr>
                <w:color w:val="000000"/>
                <w:sz w:val="18"/>
                <w:szCs w:val="18"/>
              </w:rPr>
            </w:pPr>
            <w:r>
              <w:rPr>
                <w:color w:val="000000"/>
                <w:sz w:val="18"/>
                <w:szCs w:val="18"/>
              </w:rPr>
              <w:t>Prix</w:t>
            </w:r>
          </w:p>
        </w:tc>
      </w:tr>
      <w:tr w:rsidR="00D04853" w:rsidRPr="00381FCD" w:rsidTr="004630FF">
        <w:tc>
          <w:tcPr>
            <w:tcW w:w="419" w:type="dxa"/>
          </w:tcPr>
          <w:p w:rsidR="00D04853" w:rsidRPr="00381FCD" w:rsidRDefault="00D04853" w:rsidP="00982F61">
            <w:pPr>
              <w:rPr>
                <w:sz w:val="18"/>
                <w:szCs w:val="18"/>
              </w:rPr>
            </w:pPr>
            <w:r w:rsidRPr="00381FCD">
              <w:rPr>
                <w:sz w:val="18"/>
                <w:szCs w:val="18"/>
              </w:rPr>
              <w:t>11</w:t>
            </w:r>
          </w:p>
        </w:tc>
        <w:tc>
          <w:tcPr>
            <w:tcW w:w="823" w:type="dxa"/>
          </w:tcPr>
          <w:p w:rsidR="00D04853" w:rsidRPr="00D04853" w:rsidRDefault="00D04853" w:rsidP="00982F61">
            <w:pPr>
              <w:rPr>
                <w:b/>
                <w:color w:val="000000"/>
                <w:sz w:val="18"/>
                <w:szCs w:val="18"/>
              </w:rPr>
            </w:pPr>
            <w:r w:rsidRPr="00D04853">
              <w:rPr>
                <w:b/>
                <w:color w:val="000000"/>
                <w:sz w:val="18"/>
                <w:szCs w:val="18"/>
              </w:rPr>
              <w:t>SUSP</w:t>
            </w:r>
          </w:p>
        </w:tc>
        <w:tc>
          <w:tcPr>
            <w:tcW w:w="1985" w:type="dxa"/>
          </w:tcPr>
          <w:p w:rsidR="00D04853" w:rsidRPr="00DF7744" w:rsidRDefault="00D04853" w:rsidP="00FB1421">
            <w:pPr>
              <w:pStyle w:val="ListParagraph"/>
              <w:numPr>
                <w:ilvl w:val="0"/>
                <w:numId w:val="22"/>
              </w:numPr>
              <w:tabs>
                <w:tab w:val="left" w:pos="34"/>
              </w:tabs>
              <w:ind w:left="34" w:hanging="142"/>
              <w:rPr>
                <w:sz w:val="18"/>
                <w:szCs w:val="18"/>
              </w:rPr>
            </w:pPr>
            <w:r w:rsidRPr="00DF7744">
              <w:rPr>
                <w:sz w:val="18"/>
                <w:szCs w:val="18"/>
              </w:rPr>
              <w:t>Date effective</w:t>
            </w:r>
          </w:p>
        </w:tc>
        <w:tc>
          <w:tcPr>
            <w:tcW w:w="1417" w:type="dxa"/>
          </w:tcPr>
          <w:p w:rsidR="00D04853" w:rsidRPr="00D04853" w:rsidRDefault="00D04853" w:rsidP="00982F61">
            <w:pPr>
              <w:rPr>
                <w:b/>
                <w:color w:val="000000"/>
                <w:sz w:val="18"/>
                <w:szCs w:val="18"/>
              </w:rPr>
            </w:pPr>
            <w:r w:rsidRPr="00D04853">
              <w:rPr>
                <w:b/>
                <w:color w:val="000000"/>
                <w:sz w:val="18"/>
                <w:szCs w:val="18"/>
              </w:rPr>
              <w:t>sans option</w:t>
            </w:r>
          </w:p>
        </w:tc>
        <w:tc>
          <w:tcPr>
            <w:tcW w:w="1701" w:type="dxa"/>
            <w:shd w:val="thinDiagCross" w:color="auto" w:fill="auto"/>
          </w:tcPr>
          <w:p w:rsidR="00D04853" w:rsidRPr="00381FCD" w:rsidRDefault="00D04853" w:rsidP="00982F61">
            <w:pPr>
              <w:rPr>
                <w:color w:val="000000"/>
                <w:sz w:val="18"/>
                <w:szCs w:val="18"/>
              </w:rPr>
            </w:pPr>
          </w:p>
        </w:tc>
        <w:tc>
          <w:tcPr>
            <w:tcW w:w="1559" w:type="dxa"/>
            <w:shd w:val="thinDiagCross" w:color="auto" w:fill="auto"/>
          </w:tcPr>
          <w:p w:rsidR="00D04853" w:rsidRPr="00D04853" w:rsidRDefault="00D04853" w:rsidP="00982F61">
            <w:pPr>
              <w:rPr>
                <w:color w:val="000000"/>
                <w:sz w:val="18"/>
                <w:szCs w:val="18"/>
              </w:rPr>
            </w:pPr>
          </w:p>
        </w:tc>
        <w:tc>
          <w:tcPr>
            <w:tcW w:w="1559" w:type="dxa"/>
            <w:shd w:val="thinDiagCross" w:color="auto" w:fill="auto"/>
          </w:tcPr>
          <w:p w:rsidR="00D04853" w:rsidRPr="00381FCD" w:rsidRDefault="00D04853" w:rsidP="00982F61">
            <w:pPr>
              <w:rPr>
                <w:color w:val="000000"/>
                <w:sz w:val="18"/>
                <w:szCs w:val="18"/>
              </w:rPr>
            </w:pPr>
          </w:p>
        </w:tc>
      </w:tr>
      <w:tr w:rsidR="00940C84" w:rsidRPr="00381FCD" w:rsidTr="00B61A76">
        <w:trPr>
          <w:trHeight w:val="128"/>
        </w:trPr>
        <w:tc>
          <w:tcPr>
            <w:tcW w:w="419" w:type="dxa"/>
            <w:vMerge w:val="restart"/>
            <w:shd w:val="clear" w:color="auto" w:fill="DBE5F1" w:themeFill="accent1" w:themeFillTint="33"/>
          </w:tcPr>
          <w:p w:rsidR="00940C84" w:rsidRPr="00381FCD" w:rsidRDefault="00940C84" w:rsidP="00982F61">
            <w:pPr>
              <w:rPr>
                <w:sz w:val="18"/>
                <w:szCs w:val="18"/>
              </w:rPr>
            </w:pPr>
            <w:r w:rsidRPr="00381FCD">
              <w:rPr>
                <w:sz w:val="18"/>
                <w:szCs w:val="18"/>
              </w:rPr>
              <w:t>12</w:t>
            </w:r>
          </w:p>
        </w:tc>
        <w:tc>
          <w:tcPr>
            <w:tcW w:w="823" w:type="dxa"/>
            <w:vMerge w:val="restart"/>
            <w:shd w:val="clear" w:color="auto" w:fill="DBE5F1" w:themeFill="accent1" w:themeFillTint="33"/>
          </w:tcPr>
          <w:p w:rsidR="00940C84" w:rsidRPr="00D04853" w:rsidRDefault="00940C84" w:rsidP="00982F61">
            <w:pPr>
              <w:rPr>
                <w:b/>
                <w:color w:val="000000"/>
                <w:sz w:val="18"/>
                <w:szCs w:val="18"/>
              </w:rPr>
            </w:pPr>
            <w:r w:rsidRPr="00D04853">
              <w:rPr>
                <w:b/>
                <w:color w:val="000000"/>
                <w:sz w:val="18"/>
                <w:szCs w:val="18"/>
              </w:rPr>
              <w:t>SPLF</w:t>
            </w:r>
          </w:p>
        </w:tc>
        <w:tc>
          <w:tcPr>
            <w:tcW w:w="1985" w:type="dxa"/>
            <w:vMerge w:val="restart"/>
            <w:shd w:val="clear" w:color="auto" w:fill="DBE5F1" w:themeFill="accent1" w:themeFillTint="33"/>
          </w:tcPr>
          <w:p w:rsidR="00940C84" w:rsidRPr="00DF7744" w:rsidRDefault="00940C84"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940C84" w:rsidRPr="00DF7744" w:rsidRDefault="00940C84"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shd w:val="clear" w:color="auto" w:fill="DBE5F1" w:themeFill="accent1" w:themeFillTint="33"/>
          </w:tcPr>
          <w:p w:rsidR="00940C84" w:rsidRPr="00D04853" w:rsidRDefault="00940C84" w:rsidP="00982F61">
            <w:pPr>
              <w:rPr>
                <w:b/>
                <w:color w:val="000000"/>
                <w:sz w:val="18"/>
                <w:szCs w:val="18"/>
              </w:rPr>
            </w:pPr>
            <w:r w:rsidRPr="00D04853">
              <w:rPr>
                <w:b/>
                <w:color w:val="000000"/>
                <w:sz w:val="18"/>
                <w:szCs w:val="18"/>
              </w:rPr>
              <w:t>SECU</w:t>
            </w:r>
          </w:p>
        </w:tc>
        <w:tc>
          <w:tcPr>
            <w:tcW w:w="1701" w:type="dxa"/>
            <w:vMerge w:val="restart"/>
            <w:shd w:val="clear" w:color="auto" w:fill="DBE5F1" w:themeFill="accent1" w:themeFillTint="33"/>
          </w:tcPr>
          <w:p w:rsidR="00940C84" w:rsidRDefault="00940C84" w:rsidP="00982F61">
            <w:pPr>
              <w:rPr>
                <w:color w:val="000000"/>
                <w:sz w:val="18"/>
                <w:szCs w:val="18"/>
              </w:rPr>
            </w:pPr>
            <w:r>
              <w:rPr>
                <w:color w:val="000000"/>
                <w:sz w:val="18"/>
                <w:szCs w:val="18"/>
              </w:rPr>
              <w:t>Code option</w:t>
            </w:r>
          </w:p>
          <w:p w:rsidR="00940C84" w:rsidRPr="00381FCD" w:rsidRDefault="00940C84" w:rsidP="00982F61">
            <w:pPr>
              <w:rPr>
                <w:color w:val="000000"/>
                <w:sz w:val="18"/>
                <w:szCs w:val="18"/>
              </w:rPr>
            </w:pPr>
            <w:r>
              <w:rPr>
                <w:color w:val="000000"/>
                <w:sz w:val="18"/>
                <w:szCs w:val="18"/>
              </w:rPr>
              <w:t>Numéro option</w:t>
            </w:r>
          </w:p>
        </w:tc>
        <w:tc>
          <w:tcPr>
            <w:tcW w:w="1559" w:type="dxa"/>
            <w:shd w:val="clear" w:color="auto" w:fill="DBE5F1" w:themeFill="accent1" w:themeFillTint="33"/>
          </w:tcPr>
          <w:p w:rsidR="00940C84" w:rsidRPr="00D04853" w:rsidRDefault="00940C84" w:rsidP="00982F61">
            <w:pPr>
              <w:rPr>
                <w:b/>
                <w:color w:val="000000"/>
                <w:sz w:val="18"/>
                <w:szCs w:val="18"/>
              </w:rPr>
            </w:pPr>
            <w:r w:rsidRPr="00D04853">
              <w:rPr>
                <w:b/>
                <w:color w:val="000000"/>
                <w:sz w:val="18"/>
                <w:szCs w:val="18"/>
              </w:rPr>
              <w:t>Crédit titre</w:t>
            </w:r>
          </w:p>
        </w:tc>
        <w:tc>
          <w:tcPr>
            <w:tcW w:w="1559" w:type="dxa"/>
            <w:shd w:val="clear" w:color="auto" w:fill="DBE5F1" w:themeFill="accent1" w:themeFillTint="33"/>
          </w:tcPr>
          <w:p w:rsidR="00940C84" w:rsidRDefault="00940C84" w:rsidP="00982F61">
            <w:pPr>
              <w:rPr>
                <w:sz w:val="18"/>
                <w:szCs w:val="18"/>
              </w:rPr>
            </w:pPr>
            <w:r>
              <w:rPr>
                <w:sz w:val="18"/>
                <w:szCs w:val="18"/>
              </w:rPr>
              <w:t>Date de paiement</w:t>
            </w:r>
          </w:p>
          <w:p w:rsidR="00940C84" w:rsidRPr="00381FCD" w:rsidRDefault="00940C84" w:rsidP="00982F61">
            <w:pPr>
              <w:rPr>
                <w:color w:val="000000"/>
                <w:sz w:val="18"/>
                <w:szCs w:val="18"/>
              </w:rPr>
            </w:pPr>
            <w:r>
              <w:rPr>
                <w:sz w:val="18"/>
                <w:szCs w:val="18"/>
              </w:rPr>
              <w:t xml:space="preserve">Parité </w:t>
            </w:r>
          </w:p>
        </w:tc>
      </w:tr>
      <w:tr w:rsidR="00940C84" w:rsidRPr="00381FCD" w:rsidTr="00B61A76">
        <w:trPr>
          <w:trHeight w:val="127"/>
        </w:trPr>
        <w:tc>
          <w:tcPr>
            <w:tcW w:w="419" w:type="dxa"/>
            <w:vMerge/>
            <w:shd w:val="clear" w:color="auto" w:fill="DBE5F1" w:themeFill="accent1" w:themeFillTint="33"/>
          </w:tcPr>
          <w:p w:rsidR="00940C84" w:rsidRPr="00381FCD" w:rsidRDefault="00940C84" w:rsidP="00982F61">
            <w:pPr>
              <w:rPr>
                <w:sz w:val="18"/>
                <w:szCs w:val="18"/>
              </w:rPr>
            </w:pPr>
          </w:p>
        </w:tc>
        <w:tc>
          <w:tcPr>
            <w:tcW w:w="823" w:type="dxa"/>
            <w:vMerge/>
            <w:shd w:val="clear" w:color="auto" w:fill="DBE5F1" w:themeFill="accent1" w:themeFillTint="33"/>
          </w:tcPr>
          <w:p w:rsidR="00940C84" w:rsidRPr="00D04853" w:rsidRDefault="00940C84" w:rsidP="00982F61">
            <w:pPr>
              <w:rPr>
                <w:b/>
                <w:color w:val="000000"/>
                <w:sz w:val="18"/>
                <w:szCs w:val="18"/>
              </w:rPr>
            </w:pPr>
          </w:p>
        </w:tc>
        <w:tc>
          <w:tcPr>
            <w:tcW w:w="1985" w:type="dxa"/>
            <w:vMerge/>
            <w:shd w:val="clear" w:color="auto" w:fill="DBE5F1" w:themeFill="accent1" w:themeFillTint="33"/>
          </w:tcPr>
          <w:p w:rsidR="00940C84" w:rsidRPr="00DF7744" w:rsidRDefault="00940C84" w:rsidP="00FB1421">
            <w:pPr>
              <w:pStyle w:val="ListParagraph"/>
              <w:numPr>
                <w:ilvl w:val="0"/>
                <w:numId w:val="22"/>
              </w:numPr>
              <w:tabs>
                <w:tab w:val="left" w:pos="34"/>
              </w:tabs>
              <w:ind w:left="34" w:hanging="142"/>
              <w:rPr>
                <w:sz w:val="18"/>
                <w:szCs w:val="18"/>
              </w:rPr>
            </w:pPr>
          </w:p>
        </w:tc>
        <w:tc>
          <w:tcPr>
            <w:tcW w:w="1417" w:type="dxa"/>
            <w:vMerge/>
            <w:shd w:val="clear" w:color="auto" w:fill="DBE5F1" w:themeFill="accent1" w:themeFillTint="33"/>
          </w:tcPr>
          <w:p w:rsidR="00940C84" w:rsidRPr="00D04853" w:rsidRDefault="00940C84" w:rsidP="00982F61">
            <w:pPr>
              <w:rPr>
                <w:b/>
                <w:color w:val="000000"/>
                <w:sz w:val="18"/>
                <w:szCs w:val="18"/>
              </w:rPr>
            </w:pPr>
          </w:p>
        </w:tc>
        <w:tc>
          <w:tcPr>
            <w:tcW w:w="1701" w:type="dxa"/>
            <w:vMerge/>
            <w:shd w:val="clear" w:color="auto" w:fill="DBE5F1" w:themeFill="accent1" w:themeFillTint="33"/>
          </w:tcPr>
          <w:p w:rsidR="00940C84" w:rsidRPr="00381FCD" w:rsidRDefault="00940C84" w:rsidP="00982F61">
            <w:pPr>
              <w:rPr>
                <w:color w:val="000000"/>
                <w:sz w:val="18"/>
                <w:szCs w:val="18"/>
              </w:rPr>
            </w:pPr>
          </w:p>
        </w:tc>
        <w:tc>
          <w:tcPr>
            <w:tcW w:w="1559" w:type="dxa"/>
            <w:shd w:val="clear" w:color="auto" w:fill="DBE5F1" w:themeFill="accent1" w:themeFillTint="33"/>
          </w:tcPr>
          <w:p w:rsidR="00940C84" w:rsidRPr="00D04853" w:rsidRDefault="00940C84" w:rsidP="00982F61">
            <w:pPr>
              <w:rPr>
                <w:color w:val="000000"/>
                <w:sz w:val="18"/>
                <w:szCs w:val="18"/>
              </w:rPr>
            </w:pPr>
            <w:r w:rsidRPr="00D04853">
              <w:rPr>
                <w:b/>
                <w:color w:val="000000"/>
                <w:sz w:val="18"/>
                <w:szCs w:val="18"/>
              </w:rPr>
              <w:t>Débit titre</w:t>
            </w:r>
          </w:p>
        </w:tc>
        <w:tc>
          <w:tcPr>
            <w:tcW w:w="1559" w:type="dxa"/>
            <w:shd w:val="clear" w:color="auto" w:fill="DBE5F1" w:themeFill="accent1" w:themeFillTint="33"/>
          </w:tcPr>
          <w:p w:rsidR="00940C84" w:rsidRPr="00381FCD" w:rsidRDefault="00940C84" w:rsidP="00982F61">
            <w:pPr>
              <w:rPr>
                <w:color w:val="000000"/>
                <w:sz w:val="18"/>
                <w:szCs w:val="18"/>
              </w:rPr>
            </w:pPr>
            <w:r>
              <w:rPr>
                <w:sz w:val="18"/>
                <w:szCs w:val="18"/>
              </w:rPr>
              <w:t>Date de paiement</w:t>
            </w:r>
          </w:p>
        </w:tc>
      </w:tr>
      <w:tr w:rsidR="0039353D" w:rsidRPr="00DF21B3" w:rsidTr="004630FF">
        <w:trPr>
          <w:trHeight w:val="128"/>
        </w:trPr>
        <w:tc>
          <w:tcPr>
            <w:tcW w:w="419" w:type="dxa"/>
            <w:vMerge w:val="restart"/>
          </w:tcPr>
          <w:p w:rsidR="0039353D" w:rsidRPr="00381FCD" w:rsidRDefault="0039353D" w:rsidP="00982F61">
            <w:pPr>
              <w:rPr>
                <w:sz w:val="18"/>
                <w:szCs w:val="18"/>
              </w:rPr>
            </w:pPr>
            <w:r w:rsidRPr="00381FCD">
              <w:rPr>
                <w:sz w:val="18"/>
                <w:szCs w:val="18"/>
              </w:rPr>
              <w:t>13</w:t>
            </w:r>
          </w:p>
        </w:tc>
        <w:tc>
          <w:tcPr>
            <w:tcW w:w="823" w:type="dxa"/>
            <w:vMerge w:val="restart"/>
          </w:tcPr>
          <w:p w:rsidR="0039353D" w:rsidRPr="00D04853" w:rsidRDefault="0039353D" w:rsidP="00982F61">
            <w:pPr>
              <w:rPr>
                <w:b/>
                <w:color w:val="000000"/>
                <w:sz w:val="18"/>
                <w:szCs w:val="18"/>
              </w:rPr>
            </w:pPr>
            <w:r w:rsidRPr="00D04853">
              <w:rPr>
                <w:b/>
                <w:color w:val="000000"/>
                <w:sz w:val="18"/>
                <w:szCs w:val="18"/>
              </w:rPr>
              <w:t>SPLR</w:t>
            </w:r>
          </w:p>
        </w:tc>
        <w:tc>
          <w:tcPr>
            <w:tcW w:w="1985" w:type="dxa"/>
            <w:vMerge w:val="restart"/>
          </w:tcPr>
          <w:p w:rsidR="0039353D" w:rsidRPr="00DF7744" w:rsidRDefault="0039353D"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39353D" w:rsidRPr="00DF7744" w:rsidRDefault="0039353D"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Pr>
          <w:p w:rsidR="0039353D" w:rsidRPr="00D04853" w:rsidRDefault="0039353D" w:rsidP="00982F61">
            <w:pPr>
              <w:rPr>
                <w:b/>
                <w:color w:val="000000"/>
                <w:sz w:val="18"/>
                <w:szCs w:val="18"/>
              </w:rPr>
            </w:pPr>
            <w:r w:rsidRPr="00D04853">
              <w:rPr>
                <w:b/>
                <w:color w:val="000000"/>
                <w:sz w:val="18"/>
                <w:szCs w:val="18"/>
              </w:rPr>
              <w:t>SECU</w:t>
            </w:r>
          </w:p>
        </w:tc>
        <w:tc>
          <w:tcPr>
            <w:tcW w:w="1701" w:type="dxa"/>
            <w:vMerge w:val="restart"/>
          </w:tcPr>
          <w:p w:rsidR="0039353D" w:rsidRDefault="0039353D" w:rsidP="00982F61">
            <w:pPr>
              <w:rPr>
                <w:color w:val="000000"/>
                <w:sz w:val="18"/>
                <w:szCs w:val="18"/>
              </w:rPr>
            </w:pPr>
            <w:r>
              <w:rPr>
                <w:color w:val="000000"/>
                <w:sz w:val="18"/>
                <w:szCs w:val="18"/>
              </w:rPr>
              <w:t>Code option</w:t>
            </w:r>
          </w:p>
          <w:p w:rsidR="0039353D" w:rsidRPr="00381FCD" w:rsidRDefault="0039353D" w:rsidP="00982F61">
            <w:pPr>
              <w:rPr>
                <w:color w:val="000000"/>
                <w:sz w:val="18"/>
                <w:szCs w:val="18"/>
              </w:rPr>
            </w:pPr>
            <w:r>
              <w:rPr>
                <w:color w:val="000000"/>
                <w:sz w:val="18"/>
                <w:szCs w:val="18"/>
              </w:rPr>
              <w:t>Numéro option</w:t>
            </w:r>
          </w:p>
        </w:tc>
        <w:tc>
          <w:tcPr>
            <w:tcW w:w="1559" w:type="dxa"/>
            <w:tcBorders>
              <w:bottom w:val="single" w:sz="4" w:space="0" w:color="000000"/>
            </w:tcBorders>
          </w:tcPr>
          <w:p w:rsidR="0039353D" w:rsidRPr="00D04853" w:rsidRDefault="0039353D" w:rsidP="00982F61">
            <w:pPr>
              <w:rPr>
                <w:b/>
                <w:color w:val="000000"/>
                <w:sz w:val="18"/>
                <w:szCs w:val="18"/>
              </w:rPr>
            </w:pPr>
            <w:r w:rsidRPr="00D04853">
              <w:rPr>
                <w:b/>
                <w:color w:val="000000"/>
                <w:sz w:val="18"/>
                <w:szCs w:val="18"/>
              </w:rPr>
              <w:t>Crédit titre</w:t>
            </w:r>
          </w:p>
        </w:tc>
        <w:tc>
          <w:tcPr>
            <w:tcW w:w="1559" w:type="dxa"/>
          </w:tcPr>
          <w:p w:rsidR="0039353D" w:rsidRDefault="0039353D" w:rsidP="00982F61">
            <w:pPr>
              <w:rPr>
                <w:sz w:val="18"/>
                <w:szCs w:val="18"/>
              </w:rPr>
            </w:pPr>
            <w:r>
              <w:rPr>
                <w:sz w:val="18"/>
                <w:szCs w:val="18"/>
              </w:rPr>
              <w:t>Date de paiement</w:t>
            </w:r>
          </w:p>
          <w:p w:rsidR="0039353D" w:rsidRPr="00DC51AC" w:rsidRDefault="0039353D" w:rsidP="00982F61">
            <w:pPr>
              <w:rPr>
                <w:sz w:val="18"/>
                <w:szCs w:val="18"/>
                <w:lang w:val="en-US"/>
              </w:rPr>
            </w:pPr>
            <w:r w:rsidRPr="00DC51AC">
              <w:rPr>
                <w:sz w:val="18"/>
                <w:szCs w:val="18"/>
                <w:lang w:val="en-US"/>
              </w:rPr>
              <w:t>Parité</w:t>
            </w:r>
          </w:p>
          <w:p w:rsidR="0039353D" w:rsidRPr="0039353D" w:rsidRDefault="0039353D" w:rsidP="00982F61">
            <w:pPr>
              <w:rPr>
                <w:color w:val="000000"/>
                <w:sz w:val="18"/>
                <w:szCs w:val="18"/>
                <w:lang w:val="en-US"/>
              </w:rPr>
            </w:pPr>
            <w:r w:rsidRPr="0039353D">
              <w:rPr>
                <w:sz w:val="18"/>
                <w:szCs w:val="18"/>
                <w:lang w:val="en-US"/>
              </w:rPr>
              <w:t xml:space="preserve">Rounding down sans </w:t>
            </w:r>
            <w:r w:rsidR="00EC60C2" w:rsidRPr="0039353D">
              <w:rPr>
                <w:sz w:val="18"/>
                <w:szCs w:val="18"/>
                <w:lang w:val="en-US"/>
              </w:rPr>
              <w:t>rumpus</w:t>
            </w:r>
            <w:r w:rsidRPr="0039353D">
              <w:rPr>
                <w:sz w:val="18"/>
                <w:szCs w:val="18"/>
                <w:lang w:val="en-US"/>
              </w:rPr>
              <w:t xml:space="preserve"> cash </w:t>
            </w:r>
          </w:p>
        </w:tc>
      </w:tr>
      <w:tr w:rsidR="0039353D" w:rsidRPr="00381FCD" w:rsidTr="0052326D">
        <w:trPr>
          <w:trHeight w:val="127"/>
        </w:trPr>
        <w:tc>
          <w:tcPr>
            <w:tcW w:w="419" w:type="dxa"/>
            <w:vMerge/>
          </w:tcPr>
          <w:p w:rsidR="0039353D" w:rsidRPr="0039353D" w:rsidRDefault="0039353D" w:rsidP="00982F61">
            <w:pPr>
              <w:rPr>
                <w:sz w:val="18"/>
                <w:szCs w:val="18"/>
                <w:lang w:val="en-US"/>
              </w:rPr>
            </w:pPr>
          </w:p>
        </w:tc>
        <w:tc>
          <w:tcPr>
            <w:tcW w:w="823" w:type="dxa"/>
            <w:vMerge/>
          </w:tcPr>
          <w:p w:rsidR="0039353D" w:rsidRPr="0039353D" w:rsidRDefault="0039353D" w:rsidP="00982F61">
            <w:pPr>
              <w:rPr>
                <w:b/>
                <w:color w:val="000000"/>
                <w:sz w:val="18"/>
                <w:szCs w:val="18"/>
                <w:lang w:val="en-US"/>
              </w:rPr>
            </w:pPr>
          </w:p>
        </w:tc>
        <w:tc>
          <w:tcPr>
            <w:tcW w:w="1985" w:type="dxa"/>
            <w:vMerge/>
          </w:tcPr>
          <w:p w:rsidR="0039353D" w:rsidRPr="00DF7744" w:rsidRDefault="0039353D" w:rsidP="00FB1421">
            <w:pPr>
              <w:pStyle w:val="ListParagraph"/>
              <w:numPr>
                <w:ilvl w:val="0"/>
                <w:numId w:val="22"/>
              </w:numPr>
              <w:tabs>
                <w:tab w:val="left" w:pos="34"/>
              </w:tabs>
              <w:ind w:left="34" w:hanging="142"/>
              <w:rPr>
                <w:sz w:val="18"/>
                <w:szCs w:val="18"/>
                <w:lang w:val="en-US"/>
              </w:rPr>
            </w:pPr>
          </w:p>
        </w:tc>
        <w:tc>
          <w:tcPr>
            <w:tcW w:w="1417" w:type="dxa"/>
            <w:vMerge/>
          </w:tcPr>
          <w:p w:rsidR="0039353D" w:rsidRPr="0039353D" w:rsidRDefault="0039353D" w:rsidP="00982F61">
            <w:pPr>
              <w:rPr>
                <w:b/>
                <w:color w:val="000000"/>
                <w:sz w:val="18"/>
                <w:szCs w:val="18"/>
                <w:lang w:val="en-US"/>
              </w:rPr>
            </w:pPr>
          </w:p>
        </w:tc>
        <w:tc>
          <w:tcPr>
            <w:tcW w:w="1701" w:type="dxa"/>
            <w:vMerge/>
            <w:tcBorders>
              <w:bottom w:val="single" w:sz="4" w:space="0" w:color="000000"/>
            </w:tcBorders>
          </w:tcPr>
          <w:p w:rsidR="0039353D" w:rsidRPr="0039353D" w:rsidRDefault="0039353D" w:rsidP="00982F61">
            <w:pPr>
              <w:rPr>
                <w:color w:val="000000"/>
                <w:sz w:val="18"/>
                <w:szCs w:val="18"/>
                <w:lang w:val="en-US"/>
              </w:rPr>
            </w:pPr>
          </w:p>
        </w:tc>
        <w:tc>
          <w:tcPr>
            <w:tcW w:w="1559" w:type="dxa"/>
            <w:tcBorders>
              <w:bottom w:val="single" w:sz="4" w:space="0" w:color="000000"/>
            </w:tcBorders>
          </w:tcPr>
          <w:p w:rsidR="0039353D" w:rsidRPr="00D04853" w:rsidRDefault="0039353D" w:rsidP="00982F61">
            <w:pPr>
              <w:rPr>
                <w:color w:val="000000"/>
                <w:sz w:val="18"/>
                <w:szCs w:val="18"/>
              </w:rPr>
            </w:pPr>
            <w:r w:rsidRPr="00D04853">
              <w:rPr>
                <w:b/>
                <w:color w:val="000000"/>
                <w:sz w:val="18"/>
                <w:szCs w:val="18"/>
              </w:rPr>
              <w:t>Débit titre</w:t>
            </w:r>
          </w:p>
        </w:tc>
        <w:tc>
          <w:tcPr>
            <w:tcW w:w="1559" w:type="dxa"/>
            <w:tcBorders>
              <w:bottom w:val="single" w:sz="4" w:space="0" w:color="000000"/>
            </w:tcBorders>
          </w:tcPr>
          <w:p w:rsidR="0039353D" w:rsidRPr="00381FCD" w:rsidRDefault="0039353D" w:rsidP="00982F61">
            <w:pPr>
              <w:rPr>
                <w:color w:val="000000"/>
                <w:sz w:val="18"/>
                <w:szCs w:val="18"/>
              </w:rPr>
            </w:pPr>
            <w:r>
              <w:rPr>
                <w:sz w:val="18"/>
                <w:szCs w:val="18"/>
              </w:rPr>
              <w:t>Date de paiement</w:t>
            </w:r>
          </w:p>
        </w:tc>
      </w:tr>
      <w:tr w:rsidR="0039353D" w:rsidRPr="00381FCD" w:rsidTr="0052326D">
        <w:tc>
          <w:tcPr>
            <w:tcW w:w="419" w:type="dxa"/>
            <w:shd w:val="clear" w:color="auto" w:fill="DBE5F1" w:themeFill="accent1" w:themeFillTint="33"/>
          </w:tcPr>
          <w:p w:rsidR="0039353D" w:rsidRPr="00381FCD" w:rsidRDefault="0039353D" w:rsidP="00982F61">
            <w:pPr>
              <w:rPr>
                <w:sz w:val="18"/>
                <w:szCs w:val="18"/>
              </w:rPr>
            </w:pPr>
            <w:r w:rsidRPr="00381FCD">
              <w:rPr>
                <w:sz w:val="18"/>
                <w:szCs w:val="18"/>
              </w:rPr>
              <w:t>14</w:t>
            </w:r>
          </w:p>
        </w:tc>
        <w:tc>
          <w:tcPr>
            <w:tcW w:w="823" w:type="dxa"/>
            <w:shd w:val="clear" w:color="auto" w:fill="DBE5F1" w:themeFill="accent1" w:themeFillTint="33"/>
          </w:tcPr>
          <w:p w:rsidR="0039353D" w:rsidRPr="00D04853" w:rsidRDefault="0039353D" w:rsidP="00982F61">
            <w:pPr>
              <w:rPr>
                <w:b/>
                <w:sz w:val="18"/>
                <w:szCs w:val="18"/>
              </w:rPr>
            </w:pPr>
            <w:r w:rsidRPr="00D04853">
              <w:rPr>
                <w:b/>
                <w:sz w:val="18"/>
                <w:szCs w:val="18"/>
              </w:rPr>
              <w:t>TREC</w:t>
            </w:r>
            <w:r w:rsidR="00AD0D1F">
              <w:rPr>
                <w:b/>
                <w:sz w:val="18"/>
                <w:szCs w:val="18"/>
              </w:rPr>
              <w:t xml:space="preserve"> </w:t>
            </w:r>
          </w:p>
        </w:tc>
        <w:tc>
          <w:tcPr>
            <w:tcW w:w="1985" w:type="dxa"/>
            <w:shd w:val="clear" w:color="auto" w:fill="DBE5F1" w:themeFill="accent1" w:themeFillTint="33"/>
          </w:tcPr>
          <w:p w:rsidR="0039353D" w:rsidRPr="00DF7744" w:rsidRDefault="007D7B82" w:rsidP="00FB1421">
            <w:pPr>
              <w:pStyle w:val="ListParagraph"/>
              <w:numPr>
                <w:ilvl w:val="0"/>
                <w:numId w:val="22"/>
              </w:numPr>
              <w:tabs>
                <w:tab w:val="left" w:pos="34"/>
              </w:tabs>
              <w:ind w:left="34" w:hanging="142"/>
              <w:rPr>
                <w:sz w:val="18"/>
                <w:szCs w:val="18"/>
              </w:rPr>
            </w:pPr>
            <w:r w:rsidRPr="00DF7744">
              <w:rPr>
                <w:sz w:val="18"/>
                <w:szCs w:val="18"/>
              </w:rPr>
              <w:t>Date de certification</w:t>
            </w:r>
          </w:p>
          <w:p w:rsidR="007D7B82" w:rsidRPr="00DF7744" w:rsidRDefault="007D7B82" w:rsidP="00FB1421">
            <w:pPr>
              <w:pStyle w:val="ListParagraph"/>
              <w:numPr>
                <w:ilvl w:val="0"/>
                <w:numId w:val="22"/>
              </w:numPr>
              <w:tabs>
                <w:tab w:val="left" w:pos="34"/>
              </w:tabs>
              <w:ind w:left="34" w:hanging="142"/>
              <w:rPr>
                <w:sz w:val="18"/>
                <w:szCs w:val="18"/>
              </w:rPr>
            </w:pPr>
            <w:r w:rsidRPr="00DF7744">
              <w:rPr>
                <w:sz w:val="18"/>
                <w:szCs w:val="18"/>
              </w:rPr>
              <w:t>Date limite de  taxe breakdown</w:t>
            </w:r>
          </w:p>
          <w:p w:rsidR="00CD618F" w:rsidRPr="00DF7744" w:rsidRDefault="00CD618F" w:rsidP="00FB1421">
            <w:pPr>
              <w:pStyle w:val="ListParagraph"/>
              <w:numPr>
                <w:ilvl w:val="0"/>
                <w:numId w:val="22"/>
              </w:numPr>
              <w:tabs>
                <w:tab w:val="left" w:pos="34"/>
              </w:tabs>
              <w:ind w:left="34" w:hanging="142"/>
              <w:rPr>
                <w:sz w:val="18"/>
                <w:szCs w:val="18"/>
              </w:rPr>
            </w:pPr>
            <w:r w:rsidRPr="00DF7744">
              <w:rPr>
                <w:sz w:val="18"/>
                <w:szCs w:val="18"/>
              </w:rPr>
              <w:t>Référence de l’annonce reliée</w:t>
            </w:r>
          </w:p>
        </w:tc>
        <w:tc>
          <w:tcPr>
            <w:tcW w:w="1417" w:type="dxa"/>
            <w:shd w:val="clear" w:color="auto" w:fill="DBE5F1" w:themeFill="accent1" w:themeFillTint="33"/>
          </w:tcPr>
          <w:p w:rsidR="0039353D" w:rsidRPr="00D04853" w:rsidRDefault="007D7B82" w:rsidP="00982F61">
            <w:pPr>
              <w:rPr>
                <w:b/>
                <w:sz w:val="18"/>
                <w:szCs w:val="18"/>
              </w:rPr>
            </w:pPr>
            <w:r>
              <w:rPr>
                <w:b/>
                <w:sz w:val="18"/>
                <w:szCs w:val="18"/>
              </w:rPr>
              <w:t xml:space="preserve">Option Cash à ignorer </w:t>
            </w:r>
          </w:p>
        </w:tc>
        <w:tc>
          <w:tcPr>
            <w:tcW w:w="1701" w:type="dxa"/>
            <w:shd w:val="thinDiagCross" w:color="auto" w:fill="DBE5F1" w:themeFill="accent1" w:themeFillTint="33"/>
          </w:tcPr>
          <w:p w:rsidR="0039353D" w:rsidRPr="00381FCD" w:rsidRDefault="0039353D" w:rsidP="00982F61">
            <w:pPr>
              <w:rPr>
                <w:sz w:val="18"/>
                <w:szCs w:val="18"/>
              </w:rPr>
            </w:pPr>
          </w:p>
        </w:tc>
        <w:tc>
          <w:tcPr>
            <w:tcW w:w="1559" w:type="dxa"/>
            <w:shd w:val="thinDiagCross" w:color="auto" w:fill="DBE5F1" w:themeFill="accent1" w:themeFillTint="33"/>
          </w:tcPr>
          <w:p w:rsidR="0039353D" w:rsidRPr="00D04853" w:rsidRDefault="0039353D" w:rsidP="00982F61">
            <w:pPr>
              <w:rPr>
                <w:sz w:val="18"/>
                <w:szCs w:val="18"/>
              </w:rPr>
            </w:pPr>
          </w:p>
        </w:tc>
        <w:tc>
          <w:tcPr>
            <w:tcW w:w="1559" w:type="dxa"/>
            <w:shd w:val="thinDiagCross" w:color="auto" w:fill="DBE5F1" w:themeFill="accent1" w:themeFillTint="33"/>
          </w:tcPr>
          <w:p w:rsidR="0039353D" w:rsidRPr="00381FCD" w:rsidRDefault="0039353D" w:rsidP="00982F61">
            <w:pPr>
              <w:rPr>
                <w:sz w:val="18"/>
                <w:szCs w:val="18"/>
              </w:rPr>
            </w:pPr>
          </w:p>
        </w:tc>
      </w:tr>
      <w:tr w:rsidR="004630FF" w:rsidRPr="00381FCD" w:rsidTr="004630FF">
        <w:trPr>
          <w:trHeight w:val="170"/>
        </w:trPr>
        <w:tc>
          <w:tcPr>
            <w:tcW w:w="419" w:type="dxa"/>
            <w:vMerge w:val="restart"/>
            <w:tcBorders>
              <w:top w:val="single" w:sz="4" w:space="0" w:color="000000"/>
              <w:left w:val="single" w:sz="4" w:space="0" w:color="000000"/>
              <w:right w:val="single" w:sz="4" w:space="0" w:color="000000"/>
            </w:tcBorders>
          </w:tcPr>
          <w:p w:rsidR="004630FF" w:rsidRPr="00381FCD" w:rsidRDefault="004630FF" w:rsidP="00982F61">
            <w:pPr>
              <w:rPr>
                <w:sz w:val="18"/>
                <w:szCs w:val="18"/>
              </w:rPr>
            </w:pPr>
            <w:r w:rsidRPr="00381FCD">
              <w:rPr>
                <w:sz w:val="18"/>
                <w:szCs w:val="18"/>
              </w:rPr>
              <w:t>15</w:t>
            </w:r>
          </w:p>
        </w:tc>
        <w:tc>
          <w:tcPr>
            <w:tcW w:w="823" w:type="dxa"/>
            <w:vMerge w:val="restart"/>
            <w:tcBorders>
              <w:top w:val="single" w:sz="4" w:space="0" w:color="000000"/>
              <w:left w:val="single" w:sz="4" w:space="0" w:color="000000"/>
              <w:right w:val="single" w:sz="4" w:space="0" w:color="000000"/>
            </w:tcBorders>
          </w:tcPr>
          <w:p w:rsidR="004630FF" w:rsidRPr="00D04853" w:rsidRDefault="004630FF" w:rsidP="00982F61">
            <w:pPr>
              <w:rPr>
                <w:b/>
                <w:sz w:val="18"/>
                <w:szCs w:val="18"/>
              </w:rPr>
            </w:pPr>
            <w:r w:rsidRPr="00D04853">
              <w:rPr>
                <w:b/>
                <w:sz w:val="18"/>
                <w:szCs w:val="18"/>
              </w:rPr>
              <w:t>BONU</w:t>
            </w:r>
          </w:p>
        </w:tc>
        <w:tc>
          <w:tcPr>
            <w:tcW w:w="1985" w:type="dxa"/>
            <w:vMerge w:val="restart"/>
            <w:tcBorders>
              <w:top w:val="single" w:sz="4" w:space="0" w:color="000000"/>
              <w:left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4630FF" w:rsidRPr="00DF7744" w:rsidRDefault="004630FF" w:rsidP="00FB1421">
            <w:pPr>
              <w:pStyle w:val="ListParagraph"/>
              <w:numPr>
                <w:ilvl w:val="0"/>
                <w:numId w:val="22"/>
              </w:numPr>
              <w:tabs>
                <w:tab w:val="left" w:pos="34"/>
              </w:tabs>
              <w:ind w:left="34" w:hanging="142"/>
              <w:rPr>
                <w:sz w:val="18"/>
                <w:szCs w:val="18"/>
              </w:rPr>
            </w:pPr>
            <w:r w:rsidRPr="00DF7744">
              <w:rPr>
                <w:sz w:val="18"/>
                <w:szCs w:val="18"/>
              </w:rPr>
              <w:t>Date d’enregistrement</w:t>
            </w:r>
          </w:p>
          <w:p w:rsidR="00493E9D" w:rsidRPr="00DF7744" w:rsidRDefault="00493E9D" w:rsidP="00FB1421">
            <w:pPr>
              <w:pStyle w:val="ListParagraph"/>
              <w:numPr>
                <w:ilvl w:val="0"/>
                <w:numId w:val="22"/>
              </w:numPr>
              <w:tabs>
                <w:tab w:val="left" w:pos="34"/>
              </w:tabs>
              <w:ind w:left="34" w:hanging="142"/>
              <w:rPr>
                <w:sz w:val="18"/>
                <w:szCs w:val="18"/>
              </w:rPr>
            </w:pPr>
            <w:r w:rsidRPr="00DF7744">
              <w:rPr>
                <w:sz w:val="18"/>
                <w:szCs w:val="18"/>
              </w:rPr>
              <w:t>Date d’expiration du droit</w:t>
            </w:r>
          </w:p>
          <w:p w:rsidR="006A7668" w:rsidRPr="00DF7744" w:rsidRDefault="006A7668" w:rsidP="00FB1421">
            <w:pPr>
              <w:pStyle w:val="ListParagraph"/>
              <w:numPr>
                <w:ilvl w:val="0"/>
                <w:numId w:val="22"/>
              </w:numPr>
              <w:tabs>
                <w:tab w:val="left" w:pos="34"/>
              </w:tabs>
              <w:ind w:left="34" w:hanging="142"/>
              <w:rPr>
                <w:sz w:val="18"/>
                <w:szCs w:val="18"/>
              </w:rPr>
            </w:pPr>
            <w:r w:rsidRPr="00DF7744">
              <w:rPr>
                <w:sz w:val="18"/>
                <w:szCs w:val="18"/>
              </w:rPr>
              <w:t>Référence de l’annonce reliée</w:t>
            </w:r>
          </w:p>
          <w:p w:rsidR="00DF7744" w:rsidRPr="00DF7744" w:rsidRDefault="00DF7744" w:rsidP="00FB1421">
            <w:pPr>
              <w:pStyle w:val="ListParagraph"/>
              <w:numPr>
                <w:ilvl w:val="0"/>
                <w:numId w:val="22"/>
              </w:numPr>
              <w:tabs>
                <w:tab w:val="left" w:pos="34"/>
              </w:tabs>
              <w:ind w:left="34" w:hanging="142"/>
              <w:rPr>
                <w:sz w:val="18"/>
                <w:szCs w:val="18"/>
              </w:rPr>
            </w:pPr>
            <w:r w:rsidRPr="00DF7744">
              <w:rPr>
                <w:sz w:val="18"/>
                <w:szCs w:val="18"/>
              </w:rPr>
              <w:t>Minimum Exercisable Quantity : MIEX</w:t>
            </w:r>
          </w:p>
          <w:p w:rsidR="00DF7744" w:rsidRPr="00DF7744" w:rsidRDefault="00DF7744" w:rsidP="00FB1421">
            <w:pPr>
              <w:pStyle w:val="ListParagraph"/>
              <w:numPr>
                <w:ilvl w:val="0"/>
                <w:numId w:val="22"/>
              </w:numPr>
              <w:tabs>
                <w:tab w:val="left" w:pos="34"/>
              </w:tabs>
              <w:ind w:left="34" w:hanging="142"/>
              <w:rPr>
                <w:sz w:val="18"/>
                <w:szCs w:val="18"/>
              </w:rPr>
            </w:pPr>
            <w:r w:rsidRPr="00DF7744">
              <w:rPr>
                <w:sz w:val="18"/>
                <w:szCs w:val="18"/>
              </w:rPr>
              <w:t>Minimum Exercisable Multiple Quantity : MILT</w:t>
            </w:r>
          </w:p>
        </w:tc>
        <w:tc>
          <w:tcPr>
            <w:tcW w:w="1417" w:type="dxa"/>
            <w:vMerge w:val="restart"/>
            <w:tcBorders>
              <w:top w:val="single" w:sz="4" w:space="0" w:color="000000"/>
              <w:left w:val="single" w:sz="4" w:space="0" w:color="000000"/>
              <w:right w:val="single" w:sz="4" w:space="0" w:color="000000"/>
            </w:tcBorders>
          </w:tcPr>
          <w:p w:rsidR="003001B4" w:rsidRDefault="004630FF" w:rsidP="00982F61">
            <w:pPr>
              <w:rPr>
                <w:b/>
                <w:sz w:val="18"/>
                <w:szCs w:val="18"/>
              </w:rPr>
            </w:pPr>
            <w:r w:rsidRPr="004630FF">
              <w:rPr>
                <w:b/>
                <w:sz w:val="18"/>
                <w:szCs w:val="18"/>
              </w:rPr>
              <w:t>SECU</w:t>
            </w: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493E9D" w:rsidRDefault="004630FF" w:rsidP="00982F61">
            <w:pPr>
              <w:rPr>
                <w:b/>
                <w:sz w:val="18"/>
                <w:szCs w:val="18"/>
              </w:rPr>
            </w:pPr>
            <w:r w:rsidRPr="004630FF">
              <w:rPr>
                <w:b/>
                <w:sz w:val="18"/>
                <w:szCs w:val="18"/>
              </w:rPr>
              <w:t>/CASH</w:t>
            </w: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4630FF" w:rsidP="00982F61">
            <w:pPr>
              <w:rPr>
                <w:b/>
                <w:sz w:val="18"/>
                <w:szCs w:val="18"/>
              </w:rPr>
            </w:pPr>
            <w:r w:rsidRPr="004630FF">
              <w:rPr>
                <w:b/>
                <w:sz w:val="18"/>
                <w:szCs w:val="18"/>
              </w:rPr>
              <w:t>/BUYA</w:t>
            </w: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4630FF" w:rsidRPr="00D04853" w:rsidRDefault="004630FF" w:rsidP="00982F61">
            <w:pPr>
              <w:rPr>
                <w:b/>
                <w:sz w:val="18"/>
                <w:szCs w:val="18"/>
              </w:rPr>
            </w:pPr>
            <w:r w:rsidRPr="004630FF">
              <w:rPr>
                <w:b/>
                <w:sz w:val="18"/>
                <w:szCs w:val="18"/>
              </w:rPr>
              <w:t>/SELLE</w:t>
            </w:r>
          </w:p>
        </w:tc>
        <w:tc>
          <w:tcPr>
            <w:tcW w:w="1701" w:type="dxa"/>
            <w:vMerge w:val="restart"/>
            <w:tcBorders>
              <w:top w:val="single" w:sz="4" w:space="0" w:color="000000"/>
              <w:left w:val="single" w:sz="4" w:space="0" w:color="000000"/>
              <w:right w:val="single" w:sz="4" w:space="0" w:color="000000"/>
            </w:tcBorders>
          </w:tcPr>
          <w:p w:rsidR="004630FF" w:rsidRPr="003001B4" w:rsidRDefault="004630FF" w:rsidP="00982F61">
            <w:pPr>
              <w:rPr>
                <w:sz w:val="18"/>
                <w:szCs w:val="18"/>
              </w:rPr>
            </w:pPr>
            <w:r w:rsidRPr="003001B4">
              <w:rPr>
                <w:sz w:val="18"/>
                <w:szCs w:val="18"/>
              </w:rPr>
              <w:lastRenderedPageBreak/>
              <w:t xml:space="preserve">Code option </w:t>
            </w:r>
            <w:r w:rsidRPr="003001B4">
              <w:rPr>
                <w:b/>
                <w:sz w:val="18"/>
                <w:szCs w:val="18"/>
              </w:rPr>
              <w:t>SECU</w:t>
            </w:r>
          </w:p>
          <w:p w:rsidR="004630FF" w:rsidRPr="003001B4" w:rsidRDefault="004630FF" w:rsidP="00982F61">
            <w:pPr>
              <w:rPr>
                <w:sz w:val="18"/>
                <w:szCs w:val="18"/>
              </w:rPr>
            </w:pPr>
            <w:r w:rsidRPr="003001B4">
              <w:rPr>
                <w:sz w:val="18"/>
                <w:szCs w:val="18"/>
              </w:rPr>
              <w:t>Numéro option</w:t>
            </w:r>
          </w:p>
          <w:p w:rsidR="004630FF" w:rsidRPr="003001B4" w:rsidRDefault="004630FF" w:rsidP="00982F61">
            <w:pPr>
              <w:rPr>
                <w:sz w:val="18"/>
                <w:szCs w:val="18"/>
              </w:rPr>
            </w:pPr>
            <w:r w:rsidRPr="003001B4">
              <w:rPr>
                <w:sz w:val="18"/>
                <w:szCs w:val="18"/>
              </w:rPr>
              <w:t>Option par défaut</w:t>
            </w:r>
          </w:p>
          <w:p w:rsidR="004630FF" w:rsidRPr="003001B4" w:rsidRDefault="004630FF" w:rsidP="00982F61">
            <w:pPr>
              <w:rPr>
                <w:sz w:val="18"/>
                <w:szCs w:val="18"/>
              </w:rPr>
            </w:pPr>
          </w:p>
        </w:tc>
        <w:tc>
          <w:tcPr>
            <w:tcW w:w="1559" w:type="dxa"/>
            <w:tcBorders>
              <w:top w:val="single" w:sz="4" w:space="0" w:color="000000"/>
              <w:left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Crédit titre</w:t>
            </w:r>
          </w:p>
        </w:tc>
        <w:tc>
          <w:tcPr>
            <w:tcW w:w="1559" w:type="dxa"/>
            <w:tcBorders>
              <w:top w:val="single" w:sz="4" w:space="0" w:color="000000"/>
              <w:left w:val="single" w:sz="4" w:space="0" w:color="000000"/>
              <w:right w:val="single" w:sz="4" w:space="0" w:color="000000"/>
            </w:tcBorders>
          </w:tcPr>
          <w:p w:rsidR="004630FF" w:rsidRDefault="004630FF" w:rsidP="00982F61">
            <w:pPr>
              <w:rPr>
                <w:sz w:val="18"/>
                <w:szCs w:val="18"/>
              </w:rPr>
            </w:pPr>
            <w:r>
              <w:rPr>
                <w:sz w:val="18"/>
                <w:szCs w:val="18"/>
              </w:rPr>
              <w:t>Date de paiement</w:t>
            </w:r>
          </w:p>
          <w:p w:rsidR="004630FF" w:rsidRDefault="004630FF" w:rsidP="00982F61">
            <w:pPr>
              <w:rPr>
                <w:sz w:val="18"/>
                <w:szCs w:val="18"/>
              </w:rPr>
            </w:pPr>
            <w:r>
              <w:rPr>
                <w:sz w:val="18"/>
                <w:szCs w:val="18"/>
              </w:rPr>
              <w:t xml:space="preserve">Parité </w:t>
            </w:r>
          </w:p>
          <w:p w:rsidR="004630FF" w:rsidRPr="00381FCD" w:rsidRDefault="004630FF" w:rsidP="00982F61">
            <w:pPr>
              <w:rPr>
                <w:color w:val="000000"/>
                <w:sz w:val="18"/>
                <w:szCs w:val="18"/>
              </w:rPr>
            </w:pPr>
            <w:r>
              <w:rPr>
                <w:sz w:val="18"/>
                <w:szCs w:val="18"/>
              </w:rPr>
              <w:t>Rounding down</w:t>
            </w:r>
          </w:p>
        </w:tc>
      </w:tr>
      <w:tr w:rsidR="004630FF" w:rsidRPr="00381FCD" w:rsidTr="004630FF">
        <w:trPr>
          <w:trHeight w:val="170"/>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right w:val="single" w:sz="4" w:space="0" w:color="000000"/>
            </w:tcBorders>
          </w:tcPr>
          <w:p w:rsidR="004630FF" w:rsidRPr="003001B4" w:rsidRDefault="004630FF" w:rsidP="00982F61">
            <w:pPr>
              <w:rPr>
                <w:sz w:val="18"/>
                <w:szCs w:val="18"/>
              </w:rPr>
            </w:pPr>
          </w:p>
        </w:tc>
        <w:tc>
          <w:tcPr>
            <w:tcW w:w="1559" w:type="dxa"/>
            <w:tcBorders>
              <w:top w:val="single" w:sz="4" w:space="0" w:color="000000"/>
              <w:left w:val="single" w:sz="4" w:space="0" w:color="000000"/>
              <w:right w:val="single" w:sz="4" w:space="0" w:color="000000"/>
            </w:tcBorders>
          </w:tcPr>
          <w:p w:rsidR="004630FF" w:rsidRPr="00D04853" w:rsidRDefault="00A8036A" w:rsidP="00982F61">
            <w:pPr>
              <w:rPr>
                <w:b/>
                <w:color w:val="000000"/>
                <w:sz w:val="18"/>
                <w:szCs w:val="18"/>
              </w:rPr>
            </w:pPr>
            <w:r>
              <w:rPr>
                <w:b/>
                <w:color w:val="000000"/>
                <w:sz w:val="18"/>
                <w:szCs w:val="18"/>
              </w:rPr>
              <w:t>Débit tire : droit</w:t>
            </w:r>
          </w:p>
        </w:tc>
        <w:tc>
          <w:tcPr>
            <w:tcW w:w="1559" w:type="dxa"/>
            <w:tcBorders>
              <w:left w:val="single" w:sz="4" w:space="0" w:color="000000"/>
              <w:right w:val="single" w:sz="4" w:space="0" w:color="000000"/>
            </w:tcBorders>
          </w:tcPr>
          <w:p w:rsidR="004630FF" w:rsidRPr="00381FCD" w:rsidRDefault="004630FF" w:rsidP="00982F61">
            <w:pPr>
              <w:rPr>
                <w:color w:val="000000"/>
                <w:sz w:val="18"/>
                <w:szCs w:val="18"/>
              </w:rPr>
            </w:pPr>
            <w:r>
              <w:rPr>
                <w:sz w:val="18"/>
                <w:szCs w:val="18"/>
              </w:rPr>
              <w:t>Date de paiement</w:t>
            </w:r>
          </w:p>
        </w:tc>
      </w:tr>
      <w:tr w:rsidR="004630FF" w:rsidRPr="00381FCD" w:rsidTr="004630FF">
        <w:trPr>
          <w:trHeight w:val="170"/>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Pr="003001B4" w:rsidRDefault="004630FF" w:rsidP="00982F61">
            <w:pPr>
              <w:rPr>
                <w:sz w:val="18"/>
                <w:szCs w:val="18"/>
              </w:rPr>
            </w:pPr>
          </w:p>
        </w:tc>
        <w:tc>
          <w:tcPr>
            <w:tcW w:w="1559" w:type="dxa"/>
            <w:tcBorders>
              <w:top w:val="single" w:sz="4" w:space="0" w:color="000000"/>
              <w:left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Espèce rompu</w:t>
            </w:r>
            <w:r>
              <w:rPr>
                <w:b/>
                <w:color w:val="000000"/>
                <w:sz w:val="18"/>
                <w:szCs w:val="18"/>
              </w:rPr>
              <w:t>s</w:t>
            </w:r>
          </w:p>
        </w:tc>
        <w:tc>
          <w:tcPr>
            <w:tcW w:w="1559" w:type="dxa"/>
            <w:tcBorders>
              <w:left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w:t>
            </w:r>
          </w:p>
        </w:tc>
      </w:tr>
      <w:tr w:rsidR="00A8036A" w:rsidRPr="00381FCD" w:rsidTr="004630FF">
        <w:trPr>
          <w:trHeight w:val="128"/>
        </w:trPr>
        <w:tc>
          <w:tcPr>
            <w:tcW w:w="419" w:type="dxa"/>
            <w:vMerge/>
            <w:tcBorders>
              <w:left w:val="single" w:sz="4" w:space="0" w:color="000000"/>
              <w:right w:val="single" w:sz="4" w:space="0" w:color="000000"/>
            </w:tcBorders>
          </w:tcPr>
          <w:p w:rsidR="00A8036A" w:rsidRPr="00381FCD" w:rsidRDefault="00A8036A" w:rsidP="00982F61">
            <w:pPr>
              <w:rPr>
                <w:sz w:val="18"/>
                <w:szCs w:val="18"/>
              </w:rPr>
            </w:pPr>
          </w:p>
        </w:tc>
        <w:tc>
          <w:tcPr>
            <w:tcW w:w="823" w:type="dxa"/>
            <w:vMerge/>
            <w:tcBorders>
              <w:left w:val="single" w:sz="4" w:space="0" w:color="000000"/>
              <w:right w:val="single" w:sz="4" w:space="0" w:color="000000"/>
            </w:tcBorders>
          </w:tcPr>
          <w:p w:rsidR="00A8036A" w:rsidRPr="00D04853" w:rsidRDefault="00A8036A" w:rsidP="00982F61">
            <w:pPr>
              <w:rPr>
                <w:b/>
                <w:sz w:val="18"/>
                <w:szCs w:val="18"/>
              </w:rPr>
            </w:pPr>
          </w:p>
        </w:tc>
        <w:tc>
          <w:tcPr>
            <w:tcW w:w="1985" w:type="dxa"/>
            <w:vMerge/>
            <w:tcBorders>
              <w:left w:val="single" w:sz="4" w:space="0" w:color="000000"/>
              <w:right w:val="single" w:sz="4" w:space="0" w:color="000000"/>
            </w:tcBorders>
          </w:tcPr>
          <w:p w:rsidR="00A8036A" w:rsidRPr="00DF7744" w:rsidRDefault="00A8036A"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A8036A" w:rsidRPr="004630FF" w:rsidRDefault="00A8036A" w:rsidP="00982F61">
            <w:pPr>
              <w:rPr>
                <w:b/>
                <w:sz w:val="18"/>
                <w:szCs w:val="18"/>
              </w:rPr>
            </w:pPr>
          </w:p>
        </w:tc>
        <w:tc>
          <w:tcPr>
            <w:tcW w:w="1701" w:type="dxa"/>
            <w:vMerge w:val="restart"/>
            <w:tcBorders>
              <w:top w:val="single" w:sz="4" w:space="0" w:color="000000"/>
              <w:left w:val="single" w:sz="4" w:space="0" w:color="000000"/>
              <w:right w:val="single" w:sz="4" w:space="0" w:color="000000"/>
            </w:tcBorders>
          </w:tcPr>
          <w:p w:rsidR="00A8036A" w:rsidRPr="003001B4" w:rsidRDefault="00A8036A" w:rsidP="00982F61">
            <w:pPr>
              <w:rPr>
                <w:sz w:val="18"/>
                <w:szCs w:val="18"/>
              </w:rPr>
            </w:pPr>
            <w:r w:rsidRPr="003001B4">
              <w:rPr>
                <w:sz w:val="18"/>
                <w:szCs w:val="18"/>
              </w:rPr>
              <w:t>Code option  CASH</w:t>
            </w:r>
          </w:p>
          <w:p w:rsidR="00A8036A" w:rsidRPr="003001B4" w:rsidRDefault="00A8036A" w:rsidP="004630FF">
            <w:pPr>
              <w:rPr>
                <w:sz w:val="18"/>
                <w:szCs w:val="18"/>
              </w:rPr>
            </w:pPr>
            <w:r w:rsidRPr="003001B4">
              <w:rPr>
                <w:sz w:val="18"/>
                <w:szCs w:val="18"/>
              </w:rPr>
              <w:t>Numéro option</w:t>
            </w:r>
          </w:p>
          <w:p w:rsidR="00A8036A" w:rsidRPr="003001B4" w:rsidRDefault="00A8036A" w:rsidP="00982F61">
            <w:pPr>
              <w:rPr>
                <w:sz w:val="18"/>
                <w:szCs w:val="18"/>
              </w:rPr>
            </w:pPr>
            <w:r w:rsidRPr="003001B4">
              <w:rPr>
                <w:sz w:val="18"/>
                <w:szCs w:val="18"/>
              </w:rPr>
              <w:t>Option incertaine</w:t>
            </w:r>
          </w:p>
          <w:p w:rsidR="00A8036A" w:rsidRPr="003001B4" w:rsidRDefault="00A8036A" w:rsidP="00982F61">
            <w:pPr>
              <w:rPr>
                <w:sz w:val="18"/>
                <w:szCs w:val="18"/>
              </w:rPr>
            </w:pPr>
            <w:r w:rsidRPr="003001B4">
              <w:rPr>
                <w:sz w:val="18"/>
                <w:szCs w:val="18"/>
              </w:rPr>
              <w:t>Individual process</w:t>
            </w:r>
          </w:p>
        </w:tc>
        <w:tc>
          <w:tcPr>
            <w:tcW w:w="1559" w:type="dxa"/>
            <w:tcBorders>
              <w:left w:val="single" w:sz="4" w:space="0" w:color="000000"/>
              <w:right w:val="single" w:sz="4" w:space="0" w:color="000000"/>
            </w:tcBorders>
          </w:tcPr>
          <w:p w:rsidR="00A8036A" w:rsidRPr="00D04853" w:rsidRDefault="00A8036A" w:rsidP="002E0EDC">
            <w:pPr>
              <w:rPr>
                <w:b/>
                <w:color w:val="000000"/>
                <w:sz w:val="18"/>
                <w:szCs w:val="18"/>
              </w:rPr>
            </w:pPr>
            <w:r>
              <w:rPr>
                <w:b/>
                <w:color w:val="000000"/>
                <w:sz w:val="18"/>
                <w:szCs w:val="18"/>
              </w:rPr>
              <w:t>Débit tire : droit</w:t>
            </w:r>
          </w:p>
        </w:tc>
        <w:tc>
          <w:tcPr>
            <w:tcW w:w="1559" w:type="dxa"/>
            <w:tcBorders>
              <w:left w:val="single" w:sz="4" w:space="0" w:color="000000"/>
              <w:right w:val="single" w:sz="4" w:space="0" w:color="000000"/>
            </w:tcBorders>
          </w:tcPr>
          <w:p w:rsidR="00A8036A" w:rsidRPr="00381FCD" w:rsidRDefault="00A8036A" w:rsidP="00982F61">
            <w:pPr>
              <w:rPr>
                <w:color w:val="000000"/>
                <w:sz w:val="18"/>
                <w:szCs w:val="18"/>
              </w:rPr>
            </w:pPr>
            <w:r>
              <w:rPr>
                <w:sz w:val="18"/>
                <w:szCs w:val="18"/>
              </w:rPr>
              <w:t>Date de paiement</w:t>
            </w:r>
          </w:p>
        </w:tc>
      </w:tr>
      <w:tr w:rsidR="004630FF" w:rsidRPr="00381FCD" w:rsidTr="004630FF">
        <w:trPr>
          <w:trHeight w:val="127"/>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Pr="003001B4" w:rsidRDefault="004630FF" w:rsidP="00982F61">
            <w:pPr>
              <w:rPr>
                <w:sz w:val="18"/>
                <w:szCs w:val="18"/>
              </w:rPr>
            </w:pPr>
          </w:p>
        </w:tc>
        <w:tc>
          <w:tcPr>
            <w:tcW w:w="1559" w:type="dxa"/>
            <w:tcBorders>
              <w:left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Crédit espèce</w:t>
            </w:r>
          </w:p>
        </w:tc>
        <w:tc>
          <w:tcPr>
            <w:tcW w:w="1559" w:type="dxa"/>
            <w:tcBorders>
              <w:left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 : inconnu</w:t>
            </w:r>
          </w:p>
        </w:tc>
      </w:tr>
      <w:tr w:rsidR="004630FF" w:rsidRPr="00381FCD" w:rsidTr="004630FF">
        <w:trPr>
          <w:trHeight w:val="128"/>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val="restart"/>
            <w:tcBorders>
              <w:top w:val="single" w:sz="4" w:space="0" w:color="000000"/>
              <w:left w:val="single" w:sz="4" w:space="0" w:color="000000"/>
              <w:right w:val="single" w:sz="4" w:space="0" w:color="000000"/>
            </w:tcBorders>
          </w:tcPr>
          <w:p w:rsidR="004630FF" w:rsidRPr="003001B4" w:rsidRDefault="004630FF" w:rsidP="00982F61">
            <w:pPr>
              <w:rPr>
                <w:sz w:val="18"/>
                <w:szCs w:val="18"/>
              </w:rPr>
            </w:pPr>
            <w:r w:rsidRPr="003001B4">
              <w:rPr>
                <w:sz w:val="18"/>
                <w:szCs w:val="18"/>
              </w:rPr>
              <w:t>Code option BUYA</w:t>
            </w:r>
          </w:p>
          <w:p w:rsidR="004630FF" w:rsidRPr="003001B4" w:rsidRDefault="004630FF" w:rsidP="004630FF">
            <w:pPr>
              <w:rPr>
                <w:sz w:val="18"/>
                <w:szCs w:val="18"/>
              </w:rPr>
            </w:pPr>
            <w:r w:rsidRPr="003001B4">
              <w:rPr>
                <w:sz w:val="18"/>
                <w:szCs w:val="18"/>
              </w:rPr>
              <w:t>Option incertaine</w:t>
            </w:r>
          </w:p>
          <w:p w:rsidR="004630FF" w:rsidRPr="003001B4" w:rsidRDefault="004630FF" w:rsidP="004630FF">
            <w:pPr>
              <w:rPr>
                <w:sz w:val="18"/>
                <w:szCs w:val="18"/>
              </w:rPr>
            </w:pPr>
            <w:r w:rsidRPr="003001B4">
              <w:rPr>
                <w:sz w:val="18"/>
                <w:szCs w:val="18"/>
              </w:rPr>
              <w:lastRenderedPageBreak/>
              <w:t>Individual process</w:t>
            </w:r>
          </w:p>
        </w:tc>
        <w:tc>
          <w:tcPr>
            <w:tcW w:w="1559" w:type="dxa"/>
            <w:tcBorders>
              <w:left w:val="single" w:sz="4" w:space="0" w:color="000000"/>
              <w:right w:val="single" w:sz="4" w:space="0" w:color="000000"/>
            </w:tcBorders>
          </w:tcPr>
          <w:p w:rsidR="004630FF" w:rsidRPr="00D04853" w:rsidRDefault="004630FF" w:rsidP="00482168">
            <w:pPr>
              <w:rPr>
                <w:b/>
                <w:color w:val="000000"/>
                <w:sz w:val="18"/>
                <w:szCs w:val="18"/>
              </w:rPr>
            </w:pPr>
            <w:r>
              <w:rPr>
                <w:b/>
                <w:color w:val="000000"/>
                <w:sz w:val="18"/>
                <w:szCs w:val="18"/>
              </w:rPr>
              <w:lastRenderedPageBreak/>
              <w:t>Crédit</w:t>
            </w:r>
            <w:r w:rsidRPr="00D04853">
              <w:rPr>
                <w:b/>
                <w:color w:val="000000"/>
                <w:sz w:val="18"/>
                <w:szCs w:val="18"/>
              </w:rPr>
              <w:t xml:space="preserve"> </w:t>
            </w:r>
            <w:r w:rsidR="00A8036A">
              <w:rPr>
                <w:b/>
                <w:color w:val="000000"/>
                <w:sz w:val="18"/>
                <w:szCs w:val="18"/>
              </w:rPr>
              <w:t>droit</w:t>
            </w:r>
          </w:p>
        </w:tc>
        <w:tc>
          <w:tcPr>
            <w:tcW w:w="1559" w:type="dxa"/>
            <w:tcBorders>
              <w:left w:val="single" w:sz="4" w:space="0" w:color="000000"/>
              <w:right w:val="single" w:sz="4" w:space="0" w:color="000000"/>
            </w:tcBorders>
          </w:tcPr>
          <w:p w:rsidR="004630FF" w:rsidRPr="00381FCD" w:rsidRDefault="004630FF" w:rsidP="00982F61">
            <w:pPr>
              <w:rPr>
                <w:color w:val="000000"/>
                <w:sz w:val="18"/>
                <w:szCs w:val="18"/>
              </w:rPr>
            </w:pPr>
            <w:r>
              <w:rPr>
                <w:sz w:val="18"/>
                <w:szCs w:val="18"/>
              </w:rPr>
              <w:t>Date de paiement</w:t>
            </w:r>
          </w:p>
        </w:tc>
      </w:tr>
      <w:tr w:rsidR="004630FF" w:rsidRPr="00381FCD" w:rsidTr="004630FF">
        <w:trPr>
          <w:trHeight w:val="127"/>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Pr="003001B4" w:rsidRDefault="004630FF" w:rsidP="00982F61">
            <w:pPr>
              <w:rPr>
                <w:sz w:val="18"/>
                <w:szCs w:val="18"/>
              </w:rPr>
            </w:pPr>
          </w:p>
        </w:tc>
        <w:tc>
          <w:tcPr>
            <w:tcW w:w="1559" w:type="dxa"/>
            <w:tcBorders>
              <w:left w:val="single" w:sz="4" w:space="0" w:color="000000"/>
              <w:right w:val="single" w:sz="4" w:space="0" w:color="000000"/>
            </w:tcBorders>
          </w:tcPr>
          <w:p w:rsidR="004630FF" w:rsidRPr="00D04853" w:rsidRDefault="004630FF" w:rsidP="00982F61">
            <w:pPr>
              <w:rPr>
                <w:b/>
                <w:color w:val="000000"/>
                <w:sz w:val="18"/>
                <w:szCs w:val="18"/>
              </w:rPr>
            </w:pPr>
            <w:r>
              <w:rPr>
                <w:b/>
                <w:color w:val="000000"/>
                <w:sz w:val="18"/>
                <w:szCs w:val="18"/>
              </w:rPr>
              <w:t>Débit</w:t>
            </w:r>
            <w:r w:rsidRPr="00D04853">
              <w:rPr>
                <w:b/>
                <w:color w:val="000000"/>
                <w:sz w:val="18"/>
                <w:szCs w:val="18"/>
              </w:rPr>
              <w:t xml:space="preserve"> espèce</w:t>
            </w:r>
          </w:p>
        </w:tc>
        <w:tc>
          <w:tcPr>
            <w:tcW w:w="1559" w:type="dxa"/>
            <w:tcBorders>
              <w:left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lastRenderedPageBreak/>
              <w:t>Date valeur</w:t>
            </w:r>
          </w:p>
          <w:p w:rsidR="004630FF" w:rsidRPr="00381FCD" w:rsidRDefault="004630FF" w:rsidP="00982F61">
            <w:pPr>
              <w:rPr>
                <w:color w:val="000000"/>
                <w:sz w:val="18"/>
                <w:szCs w:val="18"/>
              </w:rPr>
            </w:pPr>
            <w:r>
              <w:rPr>
                <w:color w:val="000000"/>
                <w:sz w:val="18"/>
                <w:szCs w:val="18"/>
              </w:rPr>
              <w:t>Prix inconnu</w:t>
            </w:r>
          </w:p>
        </w:tc>
      </w:tr>
      <w:tr w:rsidR="00A8036A" w:rsidRPr="00381FCD" w:rsidTr="004630FF">
        <w:trPr>
          <w:trHeight w:val="128"/>
        </w:trPr>
        <w:tc>
          <w:tcPr>
            <w:tcW w:w="419" w:type="dxa"/>
            <w:vMerge/>
            <w:tcBorders>
              <w:left w:val="single" w:sz="4" w:space="0" w:color="000000"/>
              <w:right w:val="single" w:sz="4" w:space="0" w:color="000000"/>
            </w:tcBorders>
          </w:tcPr>
          <w:p w:rsidR="00A8036A" w:rsidRPr="00381FCD" w:rsidRDefault="00A8036A" w:rsidP="00982F61">
            <w:pPr>
              <w:rPr>
                <w:sz w:val="18"/>
                <w:szCs w:val="18"/>
              </w:rPr>
            </w:pPr>
          </w:p>
        </w:tc>
        <w:tc>
          <w:tcPr>
            <w:tcW w:w="823" w:type="dxa"/>
            <w:vMerge/>
            <w:tcBorders>
              <w:left w:val="single" w:sz="4" w:space="0" w:color="000000"/>
              <w:right w:val="single" w:sz="4" w:space="0" w:color="000000"/>
            </w:tcBorders>
          </w:tcPr>
          <w:p w:rsidR="00A8036A" w:rsidRPr="00D04853" w:rsidRDefault="00A8036A" w:rsidP="00982F61">
            <w:pPr>
              <w:rPr>
                <w:b/>
                <w:sz w:val="18"/>
                <w:szCs w:val="18"/>
              </w:rPr>
            </w:pPr>
          </w:p>
        </w:tc>
        <w:tc>
          <w:tcPr>
            <w:tcW w:w="1985" w:type="dxa"/>
            <w:vMerge/>
            <w:tcBorders>
              <w:left w:val="single" w:sz="4" w:space="0" w:color="000000"/>
              <w:right w:val="single" w:sz="4" w:space="0" w:color="000000"/>
            </w:tcBorders>
          </w:tcPr>
          <w:p w:rsidR="00A8036A" w:rsidRPr="00DF7744" w:rsidRDefault="00A8036A"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A8036A" w:rsidRPr="004630FF" w:rsidRDefault="00A8036A" w:rsidP="00982F61">
            <w:pPr>
              <w:rPr>
                <w:b/>
                <w:sz w:val="18"/>
                <w:szCs w:val="18"/>
              </w:rPr>
            </w:pPr>
          </w:p>
        </w:tc>
        <w:tc>
          <w:tcPr>
            <w:tcW w:w="1701" w:type="dxa"/>
            <w:vMerge w:val="restart"/>
            <w:tcBorders>
              <w:top w:val="single" w:sz="4" w:space="0" w:color="000000"/>
              <w:left w:val="single" w:sz="4" w:space="0" w:color="000000"/>
              <w:right w:val="single" w:sz="4" w:space="0" w:color="000000"/>
            </w:tcBorders>
          </w:tcPr>
          <w:p w:rsidR="00A8036A" w:rsidRPr="003001B4" w:rsidRDefault="00A8036A" w:rsidP="00982F61">
            <w:pPr>
              <w:rPr>
                <w:sz w:val="18"/>
                <w:szCs w:val="18"/>
              </w:rPr>
            </w:pPr>
            <w:r w:rsidRPr="003001B4">
              <w:rPr>
                <w:sz w:val="18"/>
                <w:szCs w:val="18"/>
              </w:rPr>
              <w:t>Code option SLLE</w:t>
            </w:r>
          </w:p>
          <w:p w:rsidR="00A8036A" w:rsidRPr="003001B4" w:rsidRDefault="00A8036A" w:rsidP="004630FF">
            <w:pPr>
              <w:rPr>
                <w:sz w:val="18"/>
                <w:szCs w:val="18"/>
              </w:rPr>
            </w:pPr>
            <w:r w:rsidRPr="003001B4">
              <w:rPr>
                <w:sz w:val="18"/>
                <w:szCs w:val="18"/>
              </w:rPr>
              <w:t>Option incertaine</w:t>
            </w:r>
          </w:p>
          <w:p w:rsidR="00A8036A" w:rsidRPr="003001B4" w:rsidRDefault="00A8036A" w:rsidP="004630FF">
            <w:pPr>
              <w:rPr>
                <w:sz w:val="18"/>
                <w:szCs w:val="18"/>
              </w:rPr>
            </w:pPr>
            <w:r w:rsidRPr="003001B4">
              <w:rPr>
                <w:sz w:val="18"/>
                <w:szCs w:val="18"/>
              </w:rPr>
              <w:t>Individual process</w:t>
            </w:r>
          </w:p>
        </w:tc>
        <w:tc>
          <w:tcPr>
            <w:tcW w:w="1559" w:type="dxa"/>
            <w:tcBorders>
              <w:left w:val="single" w:sz="4" w:space="0" w:color="000000"/>
              <w:bottom w:val="single" w:sz="4" w:space="0" w:color="000000"/>
              <w:right w:val="single" w:sz="4" w:space="0" w:color="000000"/>
            </w:tcBorders>
          </w:tcPr>
          <w:p w:rsidR="00A8036A" w:rsidRPr="00D04853" w:rsidRDefault="00A8036A" w:rsidP="00482168">
            <w:pPr>
              <w:rPr>
                <w:b/>
                <w:color w:val="000000"/>
                <w:sz w:val="18"/>
                <w:szCs w:val="18"/>
              </w:rPr>
            </w:pPr>
            <w:r>
              <w:rPr>
                <w:b/>
                <w:color w:val="000000"/>
                <w:sz w:val="18"/>
                <w:szCs w:val="18"/>
              </w:rPr>
              <w:t>Débit: droit</w:t>
            </w:r>
          </w:p>
        </w:tc>
        <w:tc>
          <w:tcPr>
            <w:tcW w:w="1559" w:type="dxa"/>
            <w:tcBorders>
              <w:left w:val="single" w:sz="4" w:space="0" w:color="000000"/>
              <w:right w:val="single" w:sz="4" w:space="0" w:color="000000"/>
            </w:tcBorders>
          </w:tcPr>
          <w:p w:rsidR="00A8036A" w:rsidRPr="00381FCD" w:rsidRDefault="00A8036A" w:rsidP="00982F61">
            <w:pPr>
              <w:rPr>
                <w:color w:val="000000"/>
                <w:sz w:val="18"/>
                <w:szCs w:val="18"/>
              </w:rPr>
            </w:pPr>
            <w:r>
              <w:rPr>
                <w:sz w:val="18"/>
                <w:szCs w:val="18"/>
              </w:rPr>
              <w:t>Date de paiement</w:t>
            </w:r>
          </w:p>
        </w:tc>
      </w:tr>
      <w:tr w:rsidR="004630FF" w:rsidRPr="00381FCD" w:rsidTr="0052326D">
        <w:trPr>
          <w:trHeight w:val="127"/>
        </w:trPr>
        <w:tc>
          <w:tcPr>
            <w:tcW w:w="419" w:type="dxa"/>
            <w:vMerge/>
            <w:tcBorders>
              <w:left w:val="single" w:sz="4" w:space="0" w:color="000000"/>
              <w:bottom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bottom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bottom w:val="single" w:sz="4" w:space="0" w:color="000000"/>
              <w:right w:val="single" w:sz="4" w:space="0" w:color="000000"/>
            </w:tcBorders>
          </w:tcPr>
          <w:p w:rsidR="004630FF" w:rsidRPr="00DF7744" w:rsidRDefault="004630F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Default="004630FF" w:rsidP="00982F61">
            <w:pPr>
              <w:rPr>
                <w:sz w:val="18"/>
                <w:szCs w:val="18"/>
              </w:rPr>
            </w:pPr>
          </w:p>
        </w:tc>
        <w:tc>
          <w:tcPr>
            <w:tcW w:w="1559" w:type="dxa"/>
            <w:tcBorders>
              <w:left w:val="single" w:sz="4" w:space="0" w:color="000000"/>
              <w:bottom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 inconnu</w:t>
            </w:r>
          </w:p>
        </w:tc>
      </w:tr>
      <w:tr w:rsidR="00E348AF" w:rsidRPr="00381FCD" w:rsidTr="00F81489">
        <w:trPr>
          <w:trHeight w:val="127"/>
        </w:trPr>
        <w:tc>
          <w:tcPr>
            <w:tcW w:w="9463" w:type="dxa"/>
            <w:gridSpan w:val="7"/>
            <w:tcBorders>
              <w:left w:val="single" w:sz="4" w:space="0" w:color="000000"/>
              <w:bottom w:val="single" w:sz="4" w:space="0" w:color="000000"/>
              <w:right w:val="single" w:sz="4" w:space="0" w:color="000000"/>
            </w:tcBorders>
          </w:tcPr>
          <w:p w:rsidR="00E348AF" w:rsidRDefault="00E348AF" w:rsidP="00982F61">
            <w:pPr>
              <w:rPr>
                <w:color w:val="000000"/>
                <w:sz w:val="18"/>
                <w:szCs w:val="18"/>
              </w:rPr>
            </w:pPr>
          </w:p>
          <w:p w:rsidR="00482168" w:rsidRDefault="00482168" w:rsidP="00982F61">
            <w:pPr>
              <w:rPr>
                <w:color w:val="000000"/>
                <w:sz w:val="18"/>
                <w:szCs w:val="18"/>
              </w:rPr>
            </w:pPr>
          </w:p>
        </w:tc>
      </w:tr>
      <w:tr w:rsidR="00650104" w:rsidRPr="00381FCD" w:rsidTr="00F81489">
        <w:tc>
          <w:tcPr>
            <w:tcW w:w="419"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p>
        </w:tc>
        <w:tc>
          <w:tcPr>
            <w:tcW w:w="823"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650104" w:rsidRPr="00381FCD" w:rsidRDefault="00650104" w:rsidP="00E348AF">
            <w:pPr>
              <w:pStyle w:val="Texte"/>
              <w:tabs>
                <w:tab w:val="clear" w:pos="426"/>
                <w:tab w:val="left" w:pos="34"/>
              </w:tabs>
              <w:ind w:left="34"/>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8E35C3" w:rsidRPr="00381FCD" w:rsidTr="0052326D">
        <w:trPr>
          <w:trHeight w:val="383"/>
        </w:trPr>
        <w:tc>
          <w:tcPr>
            <w:tcW w:w="419"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381FCD" w:rsidRDefault="008E35C3" w:rsidP="00982F61">
            <w:pPr>
              <w:rPr>
                <w:sz w:val="18"/>
                <w:szCs w:val="18"/>
              </w:rPr>
            </w:pPr>
            <w:r w:rsidRPr="00381FCD">
              <w:rPr>
                <w:sz w:val="18"/>
                <w:szCs w:val="18"/>
              </w:rPr>
              <w:t>16</w:t>
            </w:r>
          </w:p>
        </w:tc>
        <w:tc>
          <w:tcPr>
            <w:tcW w:w="823"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r w:rsidRPr="00D04853">
              <w:rPr>
                <w:b/>
                <w:sz w:val="18"/>
                <w:szCs w:val="18"/>
              </w:rPr>
              <w:t>CERT</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DF7744" w:rsidRDefault="008E35C3" w:rsidP="00FB1421">
            <w:pPr>
              <w:pStyle w:val="ListParagraph"/>
              <w:numPr>
                <w:ilvl w:val="0"/>
                <w:numId w:val="22"/>
              </w:numPr>
              <w:tabs>
                <w:tab w:val="left" w:pos="34"/>
              </w:tabs>
              <w:ind w:left="34" w:hanging="142"/>
              <w:rPr>
                <w:sz w:val="18"/>
                <w:szCs w:val="18"/>
              </w:rPr>
            </w:pPr>
            <w:r w:rsidRPr="00DF7744">
              <w:rPr>
                <w:sz w:val="18"/>
                <w:szCs w:val="18"/>
              </w:rPr>
              <w:t xml:space="preserve">Date limite de certification </w:t>
            </w:r>
          </w:p>
          <w:p w:rsidR="008E35C3" w:rsidRPr="00381FCD" w:rsidRDefault="008E35C3" w:rsidP="00DF7744">
            <w:pPr>
              <w:tabs>
                <w:tab w:val="left" w:pos="34"/>
              </w:tabs>
              <w:ind w:left="34" w:hanging="142"/>
              <w:rPr>
                <w:sz w:val="18"/>
                <w:szCs w:val="18"/>
              </w:rPr>
            </w:pP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r w:rsidRPr="00D04853">
              <w:rPr>
                <w:b/>
                <w:sz w:val="18"/>
                <w:szCs w:val="18"/>
              </w:rPr>
              <w:t>QINV/NOQU</w:t>
            </w: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8E35C3" w:rsidRPr="008E35C3" w:rsidRDefault="008E35C3" w:rsidP="00982F61">
            <w:pPr>
              <w:rPr>
                <w:b/>
                <w:sz w:val="18"/>
                <w:szCs w:val="18"/>
              </w:rPr>
            </w:pPr>
            <w:r>
              <w:rPr>
                <w:b/>
                <w:sz w:val="18"/>
                <w:szCs w:val="18"/>
              </w:rPr>
              <w:t xml:space="preserve">Code option </w:t>
            </w:r>
            <w:r w:rsidRPr="00D04853">
              <w:rPr>
                <w:b/>
                <w:sz w:val="18"/>
                <w:szCs w:val="18"/>
              </w:rPr>
              <w:t>QINV</w:t>
            </w:r>
          </w:p>
        </w:tc>
        <w:tc>
          <w:tcPr>
            <w:tcW w:w="1559" w:type="dxa"/>
            <w:vMerge w:val="restart"/>
            <w:tcBorders>
              <w:top w:val="single" w:sz="4" w:space="0" w:color="000000"/>
              <w:left w:val="single" w:sz="4" w:space="0" w:color="000000"/>
              <w:right w:val="single" w:sz="4" w:space="0" w:color="000000"/>
            </w:tcBorders>
            <w:shd w:val="thinDiagCross" w:color="auto" w:fill="DBE5F1" w:themeFill="accent1" w:themeFillTint="33"/>
          </w:tcPr>
          <w:p w:rsidR="008E35C3" w:rsidRPr="00D04853" w:rsidRDefault="008E35C3" w:rsidP="00982F61">
            <w:pPr>
              <w:rPr>
                <w:sz w:val="18"/>
                <w:szCs w:val="18"/>
              </w:rPr>
            </w:pPr>
          </w:p>
        </w:tc>
        <w:tc>
          <w:tcPr>
            <w:tcW w:w="1559" w:type="dxa"/>
            <w:vMerge w:val="restart"/>
            <w:tcBorders>
              <w:top w:val="single" w:sz="4" w:space="0" w:color="000000"/>
              <w:left w:val="single" w:sz="4" w:space="0" w:color="000000"/>
              <w:right w:val="single" w:sz="4" w:space="0" w:color="000000"/>
            </w:tcBorders>
            <w:shd w:val="thinDiagCross" w:color="auto" w:fill="DBE5F1" w:themeFill="accent1" w:themeFillTint="33"/>
          </w:tcPr>
          <w:p w:rsidR="008E35C3" w:rsidRPr="00381FCD" w:rsidRDefault="008E35C3" w:rsidP="00982F61">
            <w:pPr>
              <w:rPr>
                <w:sz w:val="18"/>
                <w:szCs w:val="18"/>
              </w:rPr>
            </w:pPr>
          </w:p>
        </w:tc>
      </w:tr>
      <w:tr w:rsidR="008E35C3" w:rsidRPr="00381FCD" w:rsidTr="00E348AF">
        <w:trPr>
          <w:trHeight w:val="301"/>
        </w:trPr>
        <w:tc>
          <w:tcPr>
            <w:tcW w:w="419" w:type="dxa"/>
            <w:vMerge/>
            <w:tcBorders>
              <w:left w:val="single" w:sz="4" w:space="0" w:color="000000"/>
              <w:bottom w:val="single" w:sz="4" w:space="0" w:color="000000"/>
              <w:right w:val="single" w:sz="4" w:space="0" w:color="000000"/>
            </w:tcBorders>
            <w:shd w:val="clear" w:color="auto" w:fill="DBE5F1" w:themeFill="accent1" w:themeFillTint="33"/>
          </w:tcPr>
          <w:p w:rsidR="008E35C3" w:rsidRPr="00381FCD" w:rsidRDefault="008E35C3" w:rsidP="00982F61">
            <w:pPr>
              <w:rPr>
                <w:sz w:val="18"/>
                <w:szCs w:val="18"/>
              </w:rPr>
            </w:pPr>
          </w:p>
        </w:tc>
        <w:tc>
          <w:tcPr>
            <w:tcW w:w="823" w:type="dxa"/>
            <w:vMerge/>
            <w:tcBorders>
              <w:left w:val="single" w:sz="4" w:space="0" w:color="000000"/>
              <w:bottom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p>
        </w:tc>
        <w:tc>
          <w:tcPr>
            <w:tcW w:w="1985" w:type="dxa"/>
            <w:vMerge/>
            <w:tcBorders>
              <w:left w:val="single" w:sz="4" w:space="0" w:color="000000"/>
              <w:bottom w:val="single" w:sz="4" w:space="0" w:color="000000"/>
              <w:right w:val="single" w:sz="4" w:space="0" w:color="000000"/>
            </w:tcBorders>
            <w:shd w:val="clear" w:color="auto" w:fill="DBE5F1" w:themeFill="accent1" w:themeFillTint="33"/>
          </w:tcPr>
          <w:p w:rsidR="008E35C3" w:rsidRPr="00DF7744" w:rsidRDefault="008E35C3"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2852B9" w:rsidRPr="008E35C3" w:rsidRDefault="008E35C3" w:rsidP="008E35C3">
            <w:pPr>
              <w:rPr>
                <w:b/>
                <w:sz w:val="18"/>
                <w:szCs w:val="18"/>
              </w:rPr>
            </w:pPr>
            <w:r>
              <w:rPr>
                <w:b/>
                <w:sz w:val="18"/>
                <w:szCs w:val="18"/>
              </w:rPr>
              <w:t>Code option NOQU</w:t>
            </w:r>
          </w:p>
        </w:tc>
        <w:tc>
          <w:tcPr>
            <w:tcW w:w="1559" w:type="dxa"/>
            <w:vMerge/>
            <w:tcBorders>
              <w:left w:val="single" w:sz="4" w:space="0" w:color="000000"/>
              <w:bottom w:val="single" w:sz="4" w:space="0" w:color="000000"/>
              <w:right w:val="single" w:sz="4" w:space="0" w:color="000000"/>
            </w:tcBorders>
            <w:shd w:val="thinDiagCross" w:color="auto" w:fill="DBE5F1" w:themeFill="accent1" w:themeFillTint="33"/>
          </w:tcPr>
          <w:p w:rsidR="008E35C3" w:rsidRPr="00D04853" w:rsidRDefault="008E35C3" w:rsidP="00982F61">
            <w:pPr>
              <w:rPr>
                <w:sz w:val="18"/>
                <w:szCs w:val="18"/>
              </w:rPr>
            </w:pPr>
          </w:p>
        </w:tc>
        <w:tc>
          <w:tcPr>
            <w:tcW w:w="1559" w:type="dxa"/>
            <w:vMerge/>
            <w:tcBorders>
              <w:left w:val="single" w:sz="4" w:space="0" w:color="000000"/>
              <w:bottom w:val="single" w:sz="4" w:space="0" w:color="000000"/>
              <w:right w:val="single" w:sz="4" w:space="0" w:color="000000"/>
            </w:tcBorders>
            <w:shd w:val="thinDiagCross" w:color="auto" w:fill="DBE5F1" w:themeFill="accent1" w:themeFillTint="33"/>
          </w:tcPr>
          <w:p w:rsidR="008E35C3" w:rsidRPr="00381FCD" w:rsidRDefault="008E35C3" w:rsidP="00982F61">
            <w:pPr>
              <w:rPr>
                <w:sz w:val="18"/>
                <w:szCs w:val="18"/>
              </w:rPr>
            </w:pPr>
          </w:p>
        </w:tc>
      </w:tr>
      <w:tr w:rsidR="007374D9" w:rsidRPr="00381FCD" w:rsidTr="007374D9">
        <w:trPr>
          <w:trHeight w:val="143"/>
        </w:trPr>
        <w:tc>
          <w:tcPr>
            <w:tcW w:w="419" w:type="dxa"/>
            <w:vMerge w:val="restart"/>
            <w:tcBorders>
              <w:top w:val="single" w:sz="4" w:space="0" w:color="000000"/>
              <w:left w:val="single" w:sz="4" w:space="0" w:color="000000"/>
              <w:right w:val="single" w:sz="4" w:space="0" w:color="000000"/>
            </w:tcBorders>
          </w:tcPr>
          <w:p w:rsidR="007374D9" w:rsidRPr="00381FCD" w:rsidRDefault="007374D9" w:rsidP="00F62C17">
            <w:pPr>
              <w:rPr>
                <w:sz w:val="18"/>
                <w:szCs w:val="18"/>
              </w:rPr>
            </w:pPr>
            <w:r w:rsidRPr="00381FCD">
              <w:rPr>
                <w:sz w:val="18"/>
                <w:szCs w:val="18"/>
              </w:rPr>
              <w:t>1</w:t>
            </w:r>
            <w:r>
              <w:rPr>
                <w:sz w:val="18"/>
                <w:szCs w:val="18"/>
              </w:rPr>
              <w:t>7</w:t>
            </w:r>
          </w:p>
        </w:tc>
        <w:tc>
          <w:tcPr>
            <w:tcW w:w="823" w:type="dxa"/>
            <w:vMerge w:val="restart"/>
            <w:tcBorders>
              <w:top w:val="single" w:sz="4" w:space="0" w:color="000000"/>
              <w:left w:val="single" w:sz="4" w:space="0" w:color="000000"/>
              <w:right w:val="single" w:sz="4" w:space="0" w:color="000000"/>
            </w:tcBorders>
          </w:tcPr>
          <w:p w:rsidR="007374D9" w:rsidRPr="00D04853" w:rsidRDefault="007374D9" w:rsidP="00982F61">
            <w:pPr>
              <w:rPr>
                <w:b/>
                <w:sz w:val="18"/>
                <w:szCs w:val="18"/>
              </w:rPr>
            </w:pPr>
            <w:r w:rsidRPr="00D04853">
              <w:rPr>
                <w:b/>
                <w:sz w:val="18"/>
                <w:szCs w:val="18"/>
              </w:rPr>
              <w:t>EXWA</w:t>
            </w:r>
          </w:p>
        </w:tc>
        <w:tc>
          <w:tcPr>
            <w:tcW w:w="1985" w:type="dxa"/>
            <w:vMerge w:val="restart"/>
            <w:tcBorders>
              <w:top w:val="single" w:sz="4" w:space="0" w:color="000000"/>
              <w:left w:val="single" w:sz="4" w:space="0" w:color="000000"/>
              <w:right w:val="single" w:sz="4" w:space="0" w:color="000000"/>
            </w:tcBorders>
          </w:tcPr>
          <w:p w:rsidR="007B6BE2" w:rsidRDefault="007374D9" w:rsidP="00FB1421">
            <w:pPr>
              <w:pStyle w:val="ListParagraph"/>
              <w:numPr>
                <w:ilvl w:val="0"/>
                <w:numId w:val="22"/>
              </w:numPr>
              <w:tabs>
                <w:tab w:val="left" w:pos="34"/>
              </w:tabs>
              <w:ind w:left="34" w:hanging="142"/>
              <w:rPr>
                <w:sz w:val="18"/>
                <w:szCs w:val="18"/>
              </w:rPr>
            </w:pPr>
            <w:r w:rsidRPr="00DF7744">
              <w:rPr>
                <w:sz w:val="18"/>
                <w:szCs w:val="18"/>
              </w:rPr>
              <w:t>Date d’expiratio</w:t>
            </w:r>
            <w:r w:rsidR="007B6BE2">
              <w:rPr>
                <w:sz w:val="18"/>
                <w:szCs w:val="18"/>
              </w:rPr>
              <w:t>n</w:t>
            </w:r>
          </w:p>
          <w:p w:rsidR="001E0E9F" w:rsidRPr="007B6BE2" w:rsidRDefault="007B6BE2" w:rsidP="00FB1421">
            <w:pPr>
              <w:pStyle w:val="ListParagraph"/>
              <w:numPr>
                <w:ilvl w:val="0"/>
                <w:numId w:val="22"/>
              </w:numPr>
              <w:tabs>
                <w:tab w:val="left" w:pos="34"/>
              </w:tabs>
              <w:ind w:left="34" w:hanging="142"/>
              <w:rPr>
                <w:sz w:val="18"/>
                <w:szCs w:val="18"/>
              </w:rPr>
            </w:pPr>
            <w:r w:rsidRPr="007B6BE2">
              <w:rPr>
                <w:sz w:val="18"/>
                <w:szCs w:val="18"/>
              </w:rPr>
              <w:t>Période d’opération = 1jour</w:t>
            </w:r>
            <w:r w:rsidR="00AC32C0">
              <w:rPr>
                <w:sz w:val="18"/>
                <w:szCs w:val="18"/>
              </w:rPr>
              <w:t xml:space="preserve"> (PWAL)</w:t>
            </w:r>
          </w:p>
          <w:p w:rsidR="001E0E9F" w:rsidRPr="00DF7744" w:rsidRDefault="001E0E9F" w:rsidP="001E0E9F">
            <w:pPr>
              <w:pStyle w:val="ListParagraph"/>
              <w:tabs>
                <w:tab w:val="left" w:pos="34"/>
              </w:tabs>
              <w:ind w:left="34"/>
              <w:rPr>
                <w:sz w:val="18"/>
                <w:szCs w:val="18"/>
              </w:rPr>
            </w:pPr>
            <w:r w:rsidRPr="0011397C">
              <w:rPr>
                <w:b/>
                <w:color w:val="0070C0"/>
                <w:sz w:val="18"/>
                <w:szCs w:val="18"/>
              </w:rPr>
              <w:t>Les instructions sur EXWA n</w:t>
            </w:r>
            <w:r w:rsidR="00B221AC">
              <w:rPr>
                <w:b/>
                <w:color w:val="0070C0"/>
                <w:sz w:val="18"/>
                <w:szCs w:val="18"/>
              </w:rPr>
              <w:t>’</w:t>
            </w:r>
            <w:r w:rsidRPr="0011397C">
              <w:rPr>
                <w:b/>
                <w:color w:val="0070C0"/>
                <w:sz w:val="18"/>
                <w:szCs w:val="18"/>
              </w:rPr>
              <w:t>on</w:t>
            </w:r>
            <w:r w:rsidR="00B221AC">
              <w:rPr>
                <w:b/>
                <w:color w:val="0070C0"/>
                <w:sz w:val="18"/>
                <w:szCs w:val="18"/>
              </w:rPr>
              <w:t>t</w:t>
            </w:r>
            <w:r w:rsidRPr="0011397C">
              <w:rPr>
                <w:b/>
                <w:color w:val="0070C0"/>
                <w:sz w:val="18"/>
                <w:szCs w:val="18"/>
              </w:rPr>
              <w:t xml:space="preserve"> jamais été traitées chez AWB</w:t>
            </w:r>
          </w:p>
        </w:tc>
        <w:tc>
          <w:tcPr>
            <w:tcW w:w="1417" w:type="dxa"/>
            <w:vMerge w:val="restart"/>
            <w:tcBorders>
              <w:top w:val="single" w:sz="4" w:space="0" w:color="000000"/>
              <w:left w:val="single" w:sz="4" w:space="0" w:color="000000"/>
              <w:right w:val="single" w:sz="4" w:space="0" w:color="000000"/>
            </w:tcBorders>
          </w:tcPr>
          <w:p w:rsidR="001E0E9F" w:rsidRDefault="007374D9" w:rsidP="00982F61">
            <w:pPr>
              <w:rPr>
                <w:b/>
                <w:sz w:val="18"/>
                <w:szCs w:val="18"/>
              </w:rPr>
            </w:pPr>
            <w:r w:rsidRPr="00D04853">
              <w:rPr>
                <w:b/>
                <w:sz w:val="18"/>
                <w:szCs w:val="18"/>
              </w:rPr>
              <w:t>CASH</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1397C" w:rsidRPr="001E0E9F" w:rsidRDefault="007374D9" w:rsidP="00982F61">
            <w:pPr>
              <w:rPr>
                <w:b/>
                <w:sz w:val="18"/>
                <w:szCs w:val="18"/>
              </w:rPr>
            </w:pP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tcPr>
          <w:p w:rsidR="007374D9" w:rsidRDefault="007374D9" w:rsidP="004A767B">
            <w:pPr>
              <w:rPr>
                <w:sz w:val="18"/>
                <w:szCs w:val="18"/>
              </w:rPr>
            </w:pPr>
            <w:r>
              <w:rPr>
                <w:sz w:val="18"/>
                <w:szCs w:val="18"/>
              </w:rPr>
              <w:t>Code option CASH</w:t>
            </w:r>
          </w:p>
          <w:p w:rsidR="007374D9" w:rsidRDefault="007374D9" w:rsidP="004A767B">
            <w:pPr>
              <w:rPr>
                <w:sz w:val="18"/>
                <w:szCs w:val="18"/>
              </w:rPr>
            </w:pPr>
            <w:r>
              <w:rPr>
                <w:b/>
                <w:sz w:val="18"/>
                <w:szCs w:val="18"/>
              </w:rPr>
              <w:t xml:space="preserve">Numéro </w:t>
            </w:r>
            <w:r>
              <w:rPr>
                <w:sz w:val="18"/>
                <w:szCs w:val="18"/>
              </w:rPr>
              <w:t>option</w:t>
            </w:r>
          </w:p>
          <w:p w:rsidR="007374D9" w:rsidRPr="00381FCD" w:rsidRDefault="007374D9" w:rsidP="004A767B">
            <w:pPr>
              <w:rPr>
                <w:sz w:val="18"/>
                <w:szCs w:val="18"/>
              </w:rPr>
            </w:pPr>
            <w:r>
              <w:rPr>
                <w:sz w:val="18"/>
                <w:szCs w:val="18"/>
              </w:rPr>
              <w:t>Option par défaut</w:t>
            </w:r>
          </w:p>
        </w:tc>
        <w:tc>
          <w:tcPr>
            <w:tcW w:w="1559" w:type="dxa"/>
            <w:tcBorders>
              <w:top w:val="single" w:sz="4" w:space="0" w:color="000000"/>
              <w:left w:val="single" w:sz="4" w:space="0" w:color="000000"/>
              <w:bottom w:val="single" w:sz="4" w:space="0" w:color="000000"/>
              <w:right w:val="single" w:sz="4" w:space="0" w:color="000000"/>
            </w:tcBorders>
          </w:tcPr>
          <w:p w:rsidR="007374D9" w:rsidRPr="00D04853" w:rsidRDefault="007374D9" w:rsidP="004A767B">
            <w:pPr>
              <w:rPr>
                <w:b/>
                <w:color w:val="000000"/>
                <w:sz w:val="18"/>
                <w:szCs w:val="18"/>
              </w:rPr>
            </w:pPr>
            <w:r w:rsidRPr="00D04853">
              <w:rPr>
                <w:b/>
                <w:color w:val="000000"/>
                <w:sz w:val="18"/>
                <w:szCs w:val="18"/>
              </w:rPr>
              <w:t>Débit titre</w:t>
            </w:r>
          </w:p>
        </w:tc>
        <w:tc>
          <w:tcPr>
            <w:tcW w:w="1559" w:type="dxa"/>
            <w:tcBorders>
              <w:top w:val="single" w:sz="4" w:space="0" w:color="000000"/>
              <w:left w:val="single" w:sz="4" w:space="0" w:color="000000"/>
              <w:right w:val="single" w:sz="4" w:space="0" w:color="000000"/>
            </w:tcBorders>
          </w:tcPr>
          <w:p w:rsidR="007374D9" w:rsidRPr="00381FCD" w:rsidRDefault="007374D9" w:rsidP="004A767B">
            <w:pPr>
              <w:rPr>
                <w:color w:val="000000"/>
                <w:sz w:val="18"/>
                <w:szCs w:val="18"/>
              </w:rPr>
            </w:pPr>
            <w:r>
              <w:rPr>
                <w:sz w:val="18"/>
                <w:szCs w:val="18"/>
              </w:rPr>
              <w:t>Date de paiement</w:t>
            </w:r>
          </w:p>
        </w:tc>
      </w:tr>
      <w:tr w:rsidR="007374D9" w:rsidRPr="00381FCD" w:rsidTr="004A767B">
        <w:trPr>
          <w:trHeight w:val="630"/>
        </w:trPr>
        <w:tc>
          <w:tcPr>
            <w:tcW w:w="419" w:type="dxa"/>
            <w:vMerge/>
            <w:tcBorders>
              <w:left w:val="single" w:sz="4" w:space="0" w:color="000000"/>
              <w:right w:val="single" w:sz="4" w:space="0" w:color="000000"/>
            </w:tcBorders>
          </w:tcPr>
          <w:p w:rsidR="007374D9" w:rsidRPr="00381FCD" w:rsidRDefault="007374D9" w:rsidP="00F62C17">
            <w:pPr>
              <w:rPr>
                <w:sz w:val="18"/>
                <w:szCs w:val="18"/>
              </w:rPr>
            </w:pPr>
          </w:p>
        </w:tc>
        <w:tc>
          <w:tcPr>
            <w:tcW w:w="823" w:type="dxa"/>
            <w:vMerge/>
            <w:tcBorders>
              <w:left w:val="single" w:sz="4" w:space="0" w:color="000000"/>
              <w:right w:val="single" w:sz="4" w:space="0" w:color="000000"/>
            </w:tcBorders>
          </w:tcPr>
          <w:p w:rsidR="007374D9" w:rsidRPr="00D04853" w:rsidRDefault="007374D9" w:rsidP="00982F61">
            <w:pPr>
              <w:rPr>
                <w:b/>
                <w:sz w:val="18"/>
                <w:szCs w:val="18"/>
              </w:rPr>
            </w:pPr>
          </w:p>
        </w:tc>
        <w:tc>
          <w:tcPr>
            <w:tcW w:w="1985" w:type="dxa"/>
            <w:vMerge/>
            <w:tcBorders>
              <w:left w:val="single" w:sz="4" w:space="0" w:color="000000"/>
              <w:right w:val="single" w:sz="4" w:space="0" w:color="000000"/>
            </w:tcBorders>
          </w:tcPr>
          <w:p w:rsidR="007374D9" w:rsidRPr="00DF7744" w:rsidRDefault="007374D9"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7374D9" w:rsidRPr="00D04853" w:rsidRDefault="007374D9"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7374D9" w:rsidRDefault="007374D9"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7374D9" w:rsidRPr="00D04853" w:rsidRDefault="007374D9" w:rsidP="004A767B">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tcPr>
          <w:p w:rsidR="007374D9" w:rsidRDefault="007374D9" w:rsidP="004A767B">
            <w:pPr>
              <w:rPr>
                <w:color w:val="000000"/>
                <w:sz w:val="18"/>
                <w:szCs w:val="18"/>
              </w:rPr>
            </w:pPr>
            <w:r>
              <w:rPr>
                <w:color w:val="000000"/>
                <w:sz w:val="18"/>
                <w:szCs w:val="18"/>
              </w:rPr>
              <w:t>Date de paiement</w:t>
            </w:r>
          </w:p>
          <w:p w:rsidR="007374D9" w:rsidRDefault="007374D9" w:rsidP="004A767B">
            <w:pPr>
              <w:rPr>
                <w:color w:val="000000"/>
                <w:sz w:val="18"/>
                <w:szCs w:val="18"/>
              </w:rPr>
            </w:pPr>
            <w:r>
              <w:rPr>
                <w:color w:val="000000"/>
                <w:sz w:val="18"/>
                <w:szCs w:val="18"/>
              </w:rPr>
              <w:t>Date valeur</w:t>
            </w:r>
          </w:p>
          <w:p w:rsidR="007374D9" w:rsidRPr="00381FCD" w:rsidRDefault="007374D9" w:rsidP="004A767B">
            <w:pPr>
              <w:rPr>
                <w:color w:val="000000"/>
                <w:sz w:val="18"/>
                <w:szCs w:val="18"/>
              </w:rPr>
            </w:pPr>
            <w:r>
              <w:rPr>
                <w:color w:val="000000"/>
                <w:sz w:val="18"/>
                <w:szCs w:val="18"/>
              </w:rPr>
              <w:t>Prix</w:t>
            </w:r>
          </w:p>
        </w:tc>
      </w:tr>
      <w:tr w:rsidR="007374D9" w:rsidRPr="00381FCD" w:rsidTr="00F62C17">
        <w:trPr>
          <w:trHeight w:val="127"/>
        </w:trPr>
        <w:tc>
          <w:tcPr>
            <w:tcW w:w="419" w:type="dxa"/>
            <w:vMerge/>
            <w:tcBorders>
              <w:left w:val="single" w:sz="4" w:space="0" w:color="000000"/>
              <w:bottom w:val="single" w:sz="4" w:space="0" w:color="000000"/>
              <w:right w:val="single" w:sz="4" w:space="0" w:color="000000"/>
            </w:tcBorders>
          </w:tcPr>
          <w:p w:rsidR="007374D9" w:rsidRPr="00381FCD" w:rsidRDefault="007374D9" w:rsidP="00982F61">
            <w:pPr>
              <w:rPr>
                <w:sz w:val="18"/>
                <w:szCs w:val="18"/>
              </w:rPr>
            </w:pPr>
          </w:p>
        </w:tc>
        <w:tc>
          <w:tcPr>
            <w:tcW w:w="823" w:type="dxa"/>
            <w:vMerge/>
            <w:tcBorders>
              <w:left w:val="single" w:sz="4" w:space="0" w:color="000000"/>
              <w:bottom w:val="single" w:sz="4" w:space="0" w:color="000000"/>
              <w:right w:val="single" w:sz="4" w:space="0" w:color="000000"/>
            </w:tcBorders>
          </w:tcPr>
          <w:p w:rsidR="007374D9" w:rsidRPr="00D04853" w:rsidRDefault="007374D9" w:rsidP="00982F61">
            <w:pPr>
              <w:rPr>
                <w:b/>
                <w:sz w:val="18"/>
                <w:szCs w:val="18"/>
              </w:rPr>
            </w:pPr>
          </w:p>
        </w:tc>
        <w:tc>
          <w:tcPr>
            <w:tcW w:w="1985" w:type="dxa"/>
            <w:vMerge/>
            <w:tcBorders>
              <w:left w:val="single" w:sz="4" w:space="0" w:color="000000"/>
              <w:bottom w:val="single" w:sz="4" w:space="0" w:color="000000"/>
              <w:right w:val="single" w:sz="4" w:space="0" w:color="000000"/>
            </w:tcBorders>
          </w:tcPr>
          <w:p w:rsidR="007374D9" w:rsidRPr="00DF7744" w:rsidRDefault="007374D9"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7374D9" w:rsidRPr="00D04853" w:rsidRDefault="007374D9" w:rsidP="00982F61">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7374D9" w:rsidRPr="00381FCD" w:rsidRDefault="007374D9" w:rsidP="004A767B">
            <w:pPr>
              <w:rPr>
                <w:sz w:val="18"/>
                <w:szCs w:val="18"/>
              </w:rPr>
            </w:pPr>
            <w:r>
              <w:rPr>
                <w:sz w:val="18"/>
                <w:szCs w:val="18"/>
              </w:rPr>
              <w:t>NOAC</w:t>
            </w:r>
          </w:p>
        </w:tc>
        <w:tc>
          <w:tcPr>
            <w:tcW w:w="1559" w:type="dxa"/>
            <w:tcBorders>
              <w:left w:val="single" w:sz="4" w:space="0" w:color="000000"/>
              <w:bottom w:val="single" w:sz="4" w:space="0" w:color="000000"/>
              <w:right w:val="single" w:sz="4" w:space="0" w:color="000000"/>
            </w:tcBorders>
            <w:shd w:val="thinDiagCross" w:color="auto" w:fill="auto"/>
          </w:tcPr>
          <w:p w:rsidR="007374D9" w:rsidRPr="00D04853" w:rsidRDefault="007374D9" w:rsidP="004A767B">
            <w:pPr>
              <w:rPr>
                <w:sz w:val="18"/>
                <w:szCs w:val="18"/>
              </w:rPr>
            </w:pPr>
          </w:p>
        </w:tc>
        <w:tc>
          <w:tcPr>
            <w:tcW w:w="1559" w:type="dxa"/>
            <w:tcBorders>
              <w:left w:val="single" w:sz="4" w:space="0" w:color="000000"/>
              <w:bottom w:val="single" w:sz="4" w:space="0" w:color="000000"/>
              <w:right w:val="single" w:sz="4" w:space="0" w:color="000000"/>
            </w:tcBorders>
            <w:shd w:val="thinDiagCross" w:color="auto" w:fill="auto"/>
          </w:tcPr>
          <w:p w:rsidR="007374D9" w:rsidRPr="00381FCD" w:rsidRDefault="007374D9" w:rsidP="004A767B">
            <w:pPr>
              <w:rPr>
                <w:sz w:val="18"/>
                <w:szCs w:val="18"/>
              </w:rPr>
            </w:pPr>
          </w:p>
        </w:tc>
      </w:tr>
      <w:tr w:rsidR="00A60F88" w:rsidRPr="00381FCD" w:rsidTr="00B61A76">
        <w:trPr>
          <w:trHeight w:val="128"/>
        </w:trPr>
        <w:tc>
          <w:tcPr>
            <w:tcW w:w="419"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r>
              <w:rPr>
                <w:sz w:val="18"/>
                <w:szCs w:val="18"/>
              </w:rPr>
              <w:t>18</w:t>
            </w:r>
          </w:p>
        </w:tc>
        <w:tc>
          <w:tcPr>
            <w:tcW w:w="823"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r w:rsidRPr="00D04853">
              <w:rPr>
                <w:b/>
                <w:sz w:val="18"/>
                <w:szCs w:val="18"/>
              </w:rPr>
              <w:t>BIDS</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r w:rsidRPr="00DF7744">
              <w:rPr>
                <w:sz w:val="18"/>
                <w:szCs w:val="18"/>
              </w:rPr>
              <w:t xml:space="preserve">Pourcentage sollicité </w:t>
            </w:r>
            <w:r w:rsidR="00572A44">
              <w:rPr>
                <w:sz w:val="18"/>
                <w:szCs w:val="18"/>
              </w:rPr>
              <w:t xml:space="preserve"> PTSC</w:t>
            </w: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Default="00A60F88" w:rsidP="004A767B">
            <w:pPr>
              <w:rPr>
                <w:b/>
                <w:sz w:val="18"/>
                <w:szCs w:val="18"/>
              </w:rPr>
            </w:pPr>
            <w:r w:rsidRPr="00D04853">
              <w:rPr>
                <w:b/>
                <w:sz w:val="18"/>
                <w:szCs w:val="18"/>
              </w:rPr>
              <w:t>CASH</w:t>
            </w: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A60F88" w:rsidRPr="00D04853" w:rsidRDefault="00A60F88" w:rsidP="004A767B">
            <w:pPr>
              <w:rPr>
                <w:b/>
                <w:sz w:val="18"/>
                <w:szCs w:val="18"/>
              </w:rPr>
            </w:pP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C34583" w:rsidRDefault="00C34583" w:rsidP="00C34583">
            <w:pPr>
              <w:rPr>
                <w:sz w:val="18"/>
                <w:szCs w:val="18"/>
              </w:rPr>
            </w:pPr>
            <w:r>
              <w:rPr>
                <w:sz w:val="18"/>
                <w:szCs w:val="18"/>
              </w:rPr>
              <w:t>Code option CASH</w:t>
            </w:r>
          </w:p>
          <w:p w:rsidR="00C34583" w:rsidRDefault="00C34583" w:rsidP="00C34583">
            <w:pPr>
              <w:rPr>
                <w:sz w:val="18"/>
                <w:szCs w:val="18"/>
              </w:rPr>
            </w:pPr>
            <w:r>
              <w:rPr>
                <w:b/>
                <w:sz w:val="18"/>
                <w:szCs w:val="18"/>
              </w:rPr>
              <w:t xml:space="preserve">Numéro </w:t>
            </w:r>
            <w:r>
              <w:rPr>
                <w:sz w:val="18"/>
                <w:szCs w:val="18"/>
              </w:rPr>
              <w:t>option</w:t>
            </w:r>
          </w:p>
          <w:p w:rsidR="00A60F88" w:rsidRPr="00381FCD"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D04853" w:rsidRDefault="00A60F88" w:rsidP="004A767B">
            <w:pPr>
              <w:rPr>
                <w:b/>
                <w:color w:val="000000"/>
                <w:sz w:val="18"/>
                <w:szCs w:val="18"/>
              </w:rPr>
            </w:pPr>
            <w:r w:rsidRPr="00D04853">
              <w:rPr>
                <w:b/>
                <w:color w:val="000000"/>
                <w:sz w:val="18"/>
                <w:szCs w:val="18"/>
              </w:rPr>
              <w:t>Débit titre</w:t>
            </w:r>
          </w:p>
        </w:tc>
        <w:tc>
          <w:tcPr>
            <w:tcW w:w="1559" w:type="dxa"/>
            <w:tcBorders>
              <w:top w:val="single" w:sz="4" w:space="0" w:color="000000"/>
              <w:left w:val="single" w:sz="4" w:space="0" w:color="000000"/>
              <w:right w:val="single" w:sz="4" w:space="0" w:color="000000"/>
            </w:tcBorders>
            <w:shd w:val="clear" w:color="auto" w:fill="DBE5F1" w:themeFill="accent1" w:themeFillTint="33"/>
          </w:tcPr>
          <w:p w:rsidR="00A60F88" w:rsidRPr="00381FCD" w:rsidRDefault="00A60F88" w:rsidP="004A767B">
            <w:pPr>
              <w:rPr>
                <w:color w:val="000000"/>
                <w:sz w:val="18"/>
                <w:szCs w:val="18"/>
              </w:rPr>
            </w:pPr>
            <w:r>
              <w:rPr>
                <w:sz w:val="18"/>
                <w:szCs w:val="18"/>
              </w:rPr>
              <w:t>Date de paiement</w:t>
            </w:r>
          </w:p>
        </w:tc>
      </w:tr>
      <w:tr w:rsidR="00A60F88" w:rsidRPr="00381FCD" w:rsidTr="00B61A76">
        <w:trPr>
          <w:trHeight w:val="127"/>
        </w:trPr>
        <w:tc>
          <w:tcPr>
            <w:tcW w:w="419" w:type="dxa"/>
            <w:vMerge/>
            <w:tcBorders>
              <w:left w:val="single" w:sz="4" w:space="0" w:color="000000"/>
              <w:right w:val="single" w:sz="4" w:space="0" w:color="000000"/>
            </w:tcBorders>
            <w:shd w:val="clear" w:color="auto" w:fill="DBE5F1" w:themeFill="accent1" w:themeFillTint="33"/>
          </w:tcPr>
          <w:p w:rsidR="00A60F88"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D04853" w:rsidRDefault="00A60F88" w:rsidP="004A767B">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D04853" w:rsidRDefault="00A60F88" w:rsidP="004A767B">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A60F88" w:rsidRDefault="00A60F88" w:rsidP="004A767B">
            <w:pPr>
              <w:rPr>
                <w:color w:val="000000"/>
                <w:sz w:val="18"/>
                <w:szCs w:val="18"/>
              </w:rPr>
            </w:pPr>
            <w:r>
              <w:rPr>
                <w:color w:val="000000"/>
                <w:sz w:val="18"/>
                <w:szCs w:val="18"/>
              </w:rPr>
              <w:t>Date de paiement</w:t>
            </w:r>
          </w:p>
          <w:p w:rsidR="00A60F88" w:rsidRDefault="00A60F88" w:rsidP="004A767B">
            <w:pPr>
              <w:rPr>
                <w:color w:val="000000"/>
                <w:sz w:val="18"/>
                <w:szCs w:val="18"/>
              </w:rPr>
            </w:pPr>
            <w:r>
              <w:rPr>
                <w:color w:val="000000"/>
                <w:sz w:val="18"/>
                <w:szCs w:val="18"/>
              </w:rPr>
              <w:t>Date valeur</w:t>
            </w:r>
          </w:p>
          <w:p w:rsidR="00A60F88" w:rsidRPr="00381FCD" w:rsidRDefault="00A60F88" w:rsidP="004A767B">
            <w:pPr>
              <w:rPr>
                <w:color w:val="000000"/>
                <w:sz w:val="18"/>
                <w:szCs w:val="18"/>
              </w:rPr>
            </w:pPr>
            <w:r>
              <w:rPr>
                <w:color w:val="000000"/>
                <w:sz w:val="18"/>
                <w:szCs w:val="18"/>
              </w:rPr>
              <w:t>Prix</w:t>
            </w:r>
          </w:p>
        </w:tc>
      </w:tr>
      <w:tr w:rsidR="00A60F88" w:rsidRPr="00381FCD" w:rsidTr="00B61A76">
        <w:tc>
          <w:tcPr>
            <w:tcW w:w="419" w:type="dxa"/>
            <w:vMerge/>
            <w:tcBorders>
              <w:left w:val="single" w:sz="4" w:space="0" w:color="000000"/>
              <w:bottom w:val="single" w:sz="4" w:space="0" w:color="000000"/>
              <w:right w:val="single" w:sz="4" w:space="0" w:color="000000"/>
            </w:tcBorders>
          </w:tcPr>
          <w:p w:rsidR="00A60F88" w:rsidRPr="00381FCD" w:rsidRDefault="00A60F88" w:rsidP="00982F61">
            <w:pPr>
              <w:rPr>
                <w:sz w:val="18"/>
                <w:szCs w:val="18"/>
              </w:rPr>
            </w:pPr>
          </w:p>
        </w:tc>
        <w:tc>
          <w:tcPr>
            <w:tcW w:w="823" w:type="dxa"/>
            <w:vMerge/>
            <w:tcBorders>
              <w:left w:val="single" w:sz="4" w:space="0" w:color="000000"/>
              <w:bottom w:val="single" w:sz="4" w:space="0" w:color="000000"/>
              <w:right w:val="single" w:sz="4" w:space="0" w:color="000000"/>
            </w:tcBorders>
          </w:tcPr>
          <w:p w:rsidR="00A60F88" w:rsidRPr="00D04853" w:rsidRDefault="00A60F88" w:rsidP="00982F61">
            <w:pPr>
              <w:rPr>
                <w:b/>
                <w:sz w:val="18"/>
                <w:szCs w:val="18"/>
              </w:rPr>
            </w:pPr>
          </w:p>
        </w:tc>
        <w:tc>
          <w:tcPr>
            <w:tcW w:w="1985" w:type="dxa"/>
            <w:vMerge/>
            <w:tcBorders>
              <w:left w:val="single" w:sz="4" w:space="0" w:color="000000"/>
              <w:bottom w:val="single" w:sz="4" w:space="0" w:color="000000"/>
              <w:right w:val="single" w:sz="4" w:space="0" w:color="000000"/>
            </w:tcBorders>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A60F88" w:rsidRPr="00D04853" w:rsidRDefault="00A60F88" w:rsidP="004A767B">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381FCD" w:rsidRDefault="00A60F88" w:rsidP="004A767B">
            <w:pPr>
              <w:rPr>
                <w:sz w:val="18"/>
                <w:szCs w:val="18"/>
              </w:rPr>
            </w:pPr>
            <w:r>
              <w:rPr>
                <w:sz w:val="18"/>
                <w:szCs w:val="18"/>
              </w:rPr>
              <w:t>NOAC</w:t>
            </w: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D04853"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4A767B">
            <w:pPr>
              <w:rPr>
                <w:sz w:val="18"/>
                <w:szCs w:val="18"/>
              </w:rPr>
            </w:pPr>
          </w:p>
        </w:tc>
      </w:tr>
      <w:tr w:rsidR="00A60F88" w:rsidRPr="00381FCD" w:rsidTr="004A767B">
        <w:trPr>
          <w:trHeight w:val="128"/>
        </w:trPr>
        <w:tc>
          <w:tcPr>
            <w:tcW w:w="419" w:type="dxa"/>
            <w:vMerge w:val="restart"/>
            <w:tcBorders>
              <w:top w:val="single" w:sz="4" w:space="0" w:color="000000"/>
              <w:left w:val="single" w:sz="4" w:space="0" w:color="000000"/>
              <w:right w:val="single" w:sz="4" w:space="0" w:color="000000"/>
            </w:tcBorders>
          </w:tcPr>
          <w:p w:rsidR="00A60F88" w:rsidRPr="00381FCD" w:rsidRDefault="00A60F88" w:rsidP="004A767B">
            <w:pPr>
              <w:rPr>
                <w:sz w:val="18"/>
                <w:szCs w:val="18"/>
              </w:rPr>
            </w:pPr>
            <w:r>
              <w:rPr>
                <w:sz w:val="18"/>
                <w:szCs w:val="18"/>
              </w:rPr>
              <w:t>19</w:t>
            </w:r>
          </w:p>
        </w:tc>
        <w:tc>
          <w:tcPr>
            <w:tcW w:w="823" w:type="dxa"/>
            <w:vMerge w:val="restart"/>
            <w:tcBorders>
              <w:top w:val="single" w:sz="4" w:space="0" w:color="000000"/>
              <w:left w:val="single" w:sz="4" w:space="0" w:color="000000"/>
              <w:right w:val="single" w:sz="4" w:space="0" w:color="000000"/>
            </w:tcBorders>
          </w:tcPr>
          <w:p w:rsidR="00A60F88" w:rsidRPr="00D04853" w:rsidRDefault="00A60F88" w:rsidP="004A767B">
            <w:pPr>
              <w:rPr>
                <w:b/>
                <w:sz w:val="18"/>
                <w:szCs w:val="18"/>
              </w:rPr>
            </w:pPr>
            <w:r w:rsidRPr="00D04853">
              <w:rPr>
                <w:b/>
                <w:sz w:val="18"/>
                <w:szCs w:val="18"/>
              </w:rPr>
              <w:t>TEND</w:t>
            </w:r>
          </w:p>
        </w:tc>
        <w:tc>
          <w:tcPr>
            <w:tcW w:w="1985" w:type="dxa"/>
            <w:vMerge w:val="restart"/>
            <w:tcBorders>
              <w:top w:val="single" w:sz="4" w:space="0" w:color="000000"/>
              <w:left w:val="single" w:sz="4" w:space="0" w:color="000000"/>
              <w:right w:val="single" w:sz="4" w:space="0" w:color="000000"/>
            </w:tcBorders>
          </w:tcPr>
          <w:p w:rsidR="00A60F88" w:rsidRPr="00DF7744" w:rsidRDefault="00A60F88" w:rsidP="00FB1421">
            <w:pPr>
              <w:pStyle w:val="ListParagraph"/>
              <w:numPr>
                <w:ilvl w:val="0"/>
                <w:numId w:val="22"/>
              </w:numPr>
              <w:tabs>
                <w:tab w:val="left" w:pos="34"/>
              </w:tabs>
              <w:ind w:left="34" w:hanging="142"/>
              <w:rPr>
                <w:sz w:val="18"/>
                <w:szCs w:val="18"/>
              </w:rPr>
            </w:pPr>
            <w:r w:rsidRPr="00DF7744">
              <w:rPr>
                <w:sz w:val="18"/>
                <w:szCs w:val="18"/>
              </w:rPr>
              <w:t>Pourcentage sollicité</w:t>
            </w:r>
            <w:r w:rsidR="00572A44">
              <w:rPr>
                <w:sz w:val="18"/>
                <w:szCs w:val="18"/>
              </w:rPr>
              <w:t xml:space="preserve"> PTSC</w:t>
            </w:r>
          </w:p>
        </w:tc>
        <w:tc>
          <w:tcPr>
            <w:tcW w:w="1417" w:type="dxa"/>
            <w:vMerge w:val="restart"/>
            <w:tcBorders>
              <w:top w:val="single" w:sz="4" w:space="0" w:color="000000"/>
              <w:left w:val="single" w:sz="4" w:space="0" w:color="000000"/>
              <w:right w:val="single" w:sz="4" w:space="0" w:color="000000"/>
            </w:tcBorders>
          </w:tcPr>
          <w:p w:rsidR="001E0E9F" w:rsidRDefault="00A60F88" w:rsidP="004A767B">
            <w:pPr>
              <w:rPr>
                <w:b/>
                <w:sz w:val="18"/>
                <w:szCs w:val="18"/>
              </w:rPr>
            </w:pPr>
            <w:r w:rsidRPr="00D04853">
              <w:rPr>
                <w:b/>
                <w:sz w:val="18"/>
                <w:szCs w:val="18"/>
              </w:rPr>
              <w:t>CASH</w:t>
            </w: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A60F88" w:rsidRPr="00D04853" w:rsidRDefault="00A60F88" w:rsidP="004A767B">
            <w:pPr>
              <w:rPr>
                <w:b/>
                <w:sz w:val="18"/>
                <w:szCs w:val="18"/>
              </w:rPr>
            </w:pP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tcPr>
          <w:p w:rsidR="00C34583" w:rsidRDefault="00C34583" w:rsidP="00C34583">
            <w:pPr>
              <w:rPr>
                <w:sz w:val="18"/>
                <w:szCs w:val="18"/>
              </w:rPr>
            </w:pPr>
            <w:r>
              <w:rPr>
                <w:sz w:val="18"/>
                <w:szCs w:val="18"/>
              </w:rPr>
              <w:t>Code option CASH</w:t>
            </w:r>
          </w:p>
          <w:p w:rsidR="00C34583" w:rsidRDefault="00C34583" w:rsidP="00C34583">
            <w:pPr>
              <w:rPr>
                <w:sz w:val="18"/>
                <w:szCs w:val="18"/>
              </w:rPr>
            </w:pPr>
            <w:r>
              <w:rPr>
                <w:b/>
                <w:sz w:val="18"/>
                <w:szCs w:val="18"/>
              </w:rPr>
              <w:t xml:space="preserve">Numéro </w:t>
            </w:r>
            <w:r>
              <w:rPr>
                <w:sz w:val="18"/>
                <w:szCs w:val="18"/>
              </w:rPr>
              <w:t>option</w:t>
            </w:r>
          </w:p>
          <w:p w:rsidR="00A60F88" w:rsidRPr="00381FCD"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A60F88" w:rsidRPr="00D04853" w:rsidRDefault="00A60F88" w:rsidP="004A767B">
            <w:pPr>
              <w:rPr>
                <w:b/>
                <w:color w:val="000000"/>
                <w:sz w:val="18"/>
                <w:szCs w:val="18"/>
              </w:rPr>
            </w:pPr>
            <w:r w:rsidRPr="00D04853">
              <w:rPr>
                <w:b/>
                <w:color w:val="000000"/>
                <w:sz w:val="18"/>
                <w:szCs w:val="18"/>
              </w:rPr>
              <w:t>Débit titre</w:t>
            </w:r>
          </w:p>
        </w:tc>
        <w:tc>
          <w:tcPr>
            <w:tcW w:w="1559" w:type="dxa"/>
            <w:tcBorders>
              <w:top w:val="single" w:sz="4" w:space="0" w:color="000000"/>
              <w:left w:val="single" w:sz="4" w:space="0" w:color="000000"/>
              <w:right w:val="single" w:sz="4" w:space="0" w:color="000000"/>
            </w:tcBorders>
          </w:tcPr>
          <w:p w:rsidR="00A60F88" w:rsidRPr="00381FCD" w:rsidRDefault="00A60F88" w:rsidP="004A767B">
            <w:pPr>
              <w:rPr>
                <w:color w:val="000000"/>
                <w:sz w:val="18"/>
                <w:szCs w:val="18"/>
              </w:rPr>
            </w:pPr>
            <w:r>
              <w:rPr>
                <w:sz w:val="18"/>
                <w:szCs w:val="18"/>
              </w:rPr>
              <w:t>Date de paiement</w:t>
            </w:r>
          </w:p>
        </w:tc>
      </w:tr>
      <w:tr w:rsidR="00A60F88" w:rsidRPr="00381FCD" w:rsidTr="004A767B">
        <w:trPr>
          <w:trHeight w:val="127"/>
        </w:trPr>
        <w:tc>
          <w:tcPr>
            <w:tcW w:w="419" w:type="dxa"/>
            <w:vMerge/>
            <w:tcBorders>
              <w:left w:val="single" w:sz="4" w:space="0" w:color="000000"/>
              <w:right w:val="single" w:sz="4" w:space="0" w:color="000000"/>
            </w:tcBorders>
          </w:tcPr>
          <w:p w:rsidR="00A60F88" w:rsidRDefault="00A60F88" w:rsidP="004A767B">
            <w:pPr>
              <w:rPr>
                <w:sz w:val="18"/>
                <w:szCs w:val="18"/>
              </w:rPr>
            </w:pPr>
          </w:p>
        </w:tc>
        <w:tc>
          <w:tcPr>
            <w:tcW w:w="823" w:type="dxa"/>
            <w:vMerge/>
            <w:tcBorders>
              <w:left w:val="single" w:sz="4" w:space="0" w:color="000000"/>
              <w:right w:val="single" w:sz="4" w:space="0" w:color="000000"/>
            </w:tcBorders>
          </w:tcPr>
          <w:p w:rsidR="00A60F88" w:rsidRPr="00D04853" w:rsidRDefault="00A60F88" w:rsidP="004A767B">
            <w:pPr>
              <w:rPr>
                <w:b/>
                <w:sz w:val="18"/>
                <w:szCs w:val="18"/>
              </w:rPr>
            </w:pPr>
          </w:p>
        </w:tc>
        <w:tc>
          <w:tcPr>
            <w:tcW w:w="1985" w:type="dxa"/>
            <w:vMerge/>
            <w:tcBorders>
              <w:left w:val="single" w:sz="4" w:space="0" w:color="000000"/>
              <w:right w:val="single" w:sz="4" w:space="0" w:color="000000"/>
            </w:tcBorders>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A60F88" w:rsidRPr="00D04853" w:rsidRDefault="00A60F88" w:rsidP="004A767B">
            <w:pPr>
              <w:rPr>
                <w:b/>
                <w:sz w:val="18"/>
                <w:szCs w:val="18"/>
              </w:rPr>
            </w:pPr>
          </w:p>
        </w:tc>
        <w:tc>
          <w:tcPr>
            <w:tcW w:w="1701" w:type="dxa"/>
            <w:vMerge/>
            <w:tcBorders>
              <w:left w:val="single" w:sz="4" w:space="0" w:color="000000"/>
              <w:bottom w:val="single" w:sz="4" w:space="0" w:color="000000"/>
              <w:right w:val="single" w:sz="4" w:space="0" w:color="000000"/>
            </w:tcBorders>
          </w:tcPr>
          <w:p w:rsidR="00A60F88"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A60F88" w:rsidRPr="00D04853" w:rsidRDefault="00A60F88" w:rsidP="004A767B">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tcPr>
          <w:p w:rsidR="00A60F88" w:rsidRDefault="00A60F88" w:rsidP="004A767B">
            <w:pPr>
              <w:rPr>
                <w:color w:val="000000"/>
                <w:sz w:val="18"/>
                <w:szCs w:val="18"/>
              </w:rPr>
            </w:pPr>
            <w:r>
              <w:rPr>
                <w:color w:val="000000"/>
                <w:sz w:val="18"/>
                <w:szCs w:val="18"/>
              </w:rPr>
              <w:t>Date de paiement</w:t>
            </w:r>
          </w:p>
          <w:p w:rsidR="00A60F88" w:rsidRDefault="00A60F88" w:rsidP="004A767B">
            <w:pPr>
              <w:rPr>
                <w:color w:val="000000"/>
                <w:sz w:val="18"/>
                <w:szCs w:val="18"/>
              </w:rPr>
            </w:pPr>
            <w:r>
              <w:rPr>
                <w:color w:val="000000"/>
                <w:sz w:val="18"/>
                <w:szCs w:val="18"/>
              </w:rPr>
              <w:t>Date valeur</w:t>
            </w:r>
          </w:p>
          <w:p w:rsidR="00A60F88" w:rsidRPr="00381FCD" w:rsidRDefault="00A60F88" w:rsidP="004A767B">
            <w:pPr>
              <w:rPr>
                <w:color w:val="000000"/>
                <w:sz w:val="18"/>
                <w:szCs w:val="18"/>
              </w:rPr>
            </w:pPr>
            <w:r>
              <w:rPr>
                <w:color w:val="000000"/>
                <w:sz w:val="18"/>
                <w:szCs w:val="18"/>
              </w:rPr>
              <w:t>Prix</w:t>
            </w:r>
          </w:p>
        </w:tc>
      </w:tr>
      <w:tr w:rsidR="00A60F88" w:rsidRPr="00381FCD" w:rsidTr="0052326D">
        <w:tc>
          <w:tcPr>
            <w:tcW w:w="419" w:type="dxa"/>
            <w:vMerge/>
            <w:tcBorders>
              <w:left w:val="single" w:sz="4" w:space="0" w:color="000000"/>
              <w:bottom w:val="single" w:sz="4" w:space="0" w:color="000000"/>
              <w:right w:val="single" w:sz="4" w:space="0" w:color="000000"/>
            </w:tcBorders>
          </w:tcPr>
          <w:p w:rsidR="00A60F88" w:rsidRPr="00381FCD" w:rsidRDefault="00A60F88" w:rsidP="004A767B">
            <w:pPr>
              <w:rPr>
                <w:sz w:val="18"/>
                <w:szCs w:val="18"/>
              </w:rPr>
            </w:pPr>
          </w:p>
        </w:tc>
        <w:tc>
          <w:tcPr>
            <w:tcW w:w="823" w:type="dxa"/>
            <w:vMerge/>
            <w:tcBorders>
              <w:left w:val="single" w:sz="4" w:space="0" w:color="000000"/>
              <w:bottom w:val="single" w:sz="4" w:space="0" w:color="000000"/>
              <w:right w:val="single" w:sz="4" w:space="0" w:color="000000"/>
            </w:tcBorders>
          </w:tcPr>
          <w:p w:rsidR="00A60F88" w:rsidRPr="00D04853" w:rsidRDefault="00A60F88" w:rsidP="004A767B">
            <w:pPr>
              <w:rPr>
                <w:b/>
                <w:sz w:val="18"/>
                <w:szCs w:val="18"/>
              </w:rPr>
            </w:pPr>
          </w:p>
        </w:tc>
        <w:tc>
          <w:tcPr>
            <w:tcW w:w="1985" w:type="dxa"/>
            <w:vMerge/>
            <w:tcBorders>
              <w:left w:val="single" w:sz="4" w:space="0" w:color="000000"/>
              <w:bottom w:val="single" w:sz="4" w:space="0" w:color="000000"/>
              <w:right w:val="single" w:sz="4" w:space="0" w:color="000000"/>
            </w:tcBorders>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A60F88" w:rsidRPr="00D04853" w:rsidRDefault="00A60F88" w:rsidP="004A767B">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A60F88" w:rsidRPr="00381FCD" w:rsidRDefault="00A60F88" w:rsidP="004A767B">
            <w:pPr>
              <w:rPr>
                <w:sz w:val="18"/>
                <w:szCs w:val="18"/>
              </w:rPr>
            </w:pPr>
            <w:r>
              <w:rPr>
                <w:sz w:val="18"/>
                <w:szCs w:val="18"/>
              </w:rPr>
              <w:t>NOAC</w:t>
            </w: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D04853"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4A767B">
            <w:pPr>
              <w:rPr>
                <w:sz w:val="18"/>
                <w:szCs w:val="18"/>
              </w:rPr>
            </w:pPr>
          </w:p>
        </w:tc>
      </w:tr>
      <w:tr w:rsidR="00E348AF" w:rsidRPr="00381FCD" w:rsidTr="00F81489">
        <w:tc>
          <w:tcPr>
            <w:tcW w:w="41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381FCD" w:rsidRDefault="00E348AF" w:rsidP="00982F61">
            <w:pPr>
              <w:rPr>
                <w:sz w:val="18"/>
                <w:szCs w:val="18"/>
              </w:rPr>
            </w:pPr>
            <w:r>
              <w:rPr>
                <w:sz w:val="18"/>
                <w:szCs w:val="18"/>
              </w:rPr>
              <w:t>20</w:t>
            </w:r>
          </w:p>
        </w:tc>
        <w:tc>
          <w:tcPr>
            <w:tcW w:w="82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D04853" w:rsidRDefault="00E348AF" w:rsidP="00982F61">
            <w:pPr>
              <w:rPr>
                <w:b/>
                <w:sz w:val="18"/>
                <w:szCs w:val="18"/>
              </w:rPr>
            </w:pPr>
            <w:r w:rsidRPr="00D04853">
              <w:rPr>
                <w:b/>
                <w:sz w:val="18"/>
                <w:szCs w:val="18"/>
              </w:rPr>
              <w:t>MEET</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E348AF" w:rsidRPr="00DF7744" w:rsidRDefault="00E348AF" w:rsidP="00FB1421">
            <w:pPr>
              <w:pStyle w:val="ListParagraph"/>
              <w:numPr>
                <w:ilvl w:val="0"/>
                <w:numId w:val="22"/>
              </w:numPr>
              <w:tabs>
                <w:tab w:val="left" w:pos="34"/>
              </w:tabs>
              <w:ind w:left="34" w:hanging="142"/>
              <w:rPr>
                <w:sz w:val="18"/>
                <w:szCs w:val="18"/>
              </w:rPr>
            </w:pPr>
            <w:r w:rsidRPr="00DF7744">
              <w:rPr>
                <w:sz w:val="18"/>
                <w:szCs w:val="18"/>
              </w:rPr>
              <w:t xml:space="preserve">Date d’enregistrement </w:t>
            </w:r>
          </w:p>
          <w:p w:rsidR="00E348AF" w:rsidRPr="00DF7744" w:rsidRDefault="00E348AF" w:rsidP="00FB1421">
            <w:pPr>
              <w:pStyle w:val="ListParagraph"/>
              <w:numPr>
                <w:ilvl w:val="0"/>
                <w:numId w:val="22"/>
              </w:numPr>
              <w:tabs>
                <w:tab w:val="left" w:pos="34"/>
              </w:tabs>
              <w:ind w:left="34" w:hanging="142"/>
              <w:rPr>
                <w:sz w:val="18"/>
                <w:szCs w:val="18"/>
              </w:rPr>
            </w:pPr>
            <w:r w:rsidRPr="00DF7744">
              <w:rPr>
                <w:sz w:val="18"/>
                <w:szCs w:val="18"/>
              </w:rPr>
              <w:t>Date de l’assemblé</w:t>
            </w:r>
            <w:r w:rsidR="00B00164">
              <w:rPr>
                <w:sz w:val="18"/>
                <w:szCs w:val="18"/>
              </w:rPr>
              <w:t>e</w:t>
            </w:r>
          </w:p>
          <w:p w:rsidR="00E348AF" w:rsidRPr="00DF7744" w:rsidRDefault="00E348AF" w:rsidP="00FB1421">
            <w:pPr>
              <w:pStyle w:val="ListParagraph"/>
              <w:numPr>
                <w:ilvl w:val="0"/>
                <w:numId w:val="22"/>
              </w:numPr>
              <w:tabs>
                <w:tab w:val="left" w:pos="34"/>
              </w:tabs>
              <w:ind w:left="34" w:hanging="142"/>
              <w:rPr>
                <w:sz w:val="18"/>
                <w:szCs w:val="18"/>
              </w:rPr>
            </w:pPr>
            <w:r w:rsidRPr="00DF7744">
              <w:rPr>
                <w:sz w:val="18"/>
                <w:szCs w:val="18"/>
              </w:rPr>
              <w:t>Lieu de l’assemblé</w:t>
            </w:r>
            <w:r w:rsidR="00B00164">
              <w:rPr>
                <w:sz w:val="18"/>
                <w:szCs w:val="18"/>
              </w:rPr>
              <w:t>e</w:t>
            </w:r>
          </w:p>
          <w:p w:rsidR="00E348AF" w:rsidRPr="00DF7744" w:rsidRDefault="00E348AF" w:rsidP="00E348AF">
            <w:pPr>
              <w:pStyle w:val="ListParagraph"/>
              <w:tabs>
                <w:tab w:val="left" w:pos="34"/>
              </w:tabs>
              <w:ind w:left="34"/>
              <w:rPr>
                <w:sz w:val="18"/>
                <w:szCs w:val="18"/>
              </w:rPr>
            </w:pP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E348AF" w:rsidRDefault="00E348AF" w:rsidP="00982F61">
            <w:pPr>
              <w:rPr>
                <w:b/>
                <w:sz w:val="18"/>
                <w:szCs w:val="18"/>
              </w:rPr>
            </w:pPr>
            <w:r w:rsidRPr="00D04853">
              <w:rPr>
                <w:b/>
                <w:sz w:val="18"/>
                <w:szCs w:val="18"/>
              </w:rPr>
              <w:t>ABST/</w:t>
            </w:r>
          </w:p>
          <w:p w:rsidR="00E348AF" w:rsidRDefault="00E348AF" w:rsidP="00982F61">
            <w:pPr>
              <w:rPr>
                <w:b/>
                <w:sz w:val="18"/>
                <w:szCs w:val="18"/>
              </w:rPr>
            </w:pPr>
            <w:r w:rsidRPr="00D04853">
              <w:rPr>
                <w:b/>
                <w:sz w:val="18"/>
                <w:szCs w:val="18"/>
              </w:rPr>
              <w:t>CONY</w:t>
            </w:r>
            <w:r>
              <w:rPr>
                <w:b/>
                <w:sz w:val="18"/>
                <w:szCs w:val="18"/>
              </w:rPr>
              <w:t>/</w:t>
            </w:r>
          </w:p>
          <w:p w:rsidR="00E348AF" w:rsidRPr="00D04853" w:rsidRDefault="00E348AF" w:rsidP="00982F61">
            <w:pPr>
              <w:rPr>
                <w:b/>
                <w:sz w:val="18"/>
                <w:szCs w:val="18"/>
              </w:rPr>
            </w:pPr>
            <w:r w:rsidRPr="00D04853">
              <w:rPr>
                <w:b/>
                <w:sz w:val="18"/>
                <w:szCs w:val="18"/>
              </w:rPr>
              <w:t>CONN/</w:t>
            </w:r>
          </w:p>
          <w:p w:rsidR="00E348AF" w:rsidRDefault="00E348AF" w:rsidP="00982F61">
            <w:pPr>
              <w:rPr>
                <w:b/>
                <w:sz w:val="18"/>
                <w:szCs w:val="18"/>
              </w:rPr>
            </w:pPr>
            <w:r w:rsidRPr="00D04853">
              <w:rPr>
                <w:b/>
                <w:sz w:val="18"/>
                <w:szCs w:val="18"/>
              </w:rPr>
              <w:t>SPLI/</w:t>
            </w:r>
          </w:p>
          <w:p w:rsidR="00E348AF" w:rsidRPr="00D04853" w:rsidRDefault="00E348AF" w:rsidP="00982F61">
            <w:pPr>
              <w:rPr>
                <w:b/>
                <w:sz w:val="18"/>
                <w:szCs w:val="18"/>
              </w:rPr>
            </w:pPr>
            <w:r w:rsidRPr="00D04853">
              <w:rPr>
                <w:b/>
                <w:sz w:val="18"/>
                <w:szCs w:val="18"/>
              </w:rPr>
              <w:t>NOAC</w:t>
            </w: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982F61" w:rsidRDefault="00E348AF" w:rsidP="00982F61">
            <w:pPr>
              <w:rPr>
                <w:sz w:val="18"/>
                <w:szCs w:val="18"/>
              </w:rPr>
            </w:pPr>
            <w:r w:rsidRPr="00982F61">
              <w:rPr>
                <w:sz w:val="18"/>
                <w:szCs w:val="18"/>
              </w:rPr>
              <w:t xml:space="preserve">Code option </w:t>
            </w:r>
          </w:p>
          <w:p w:rsidR="00E348AF" w:rsidRPr="00381FCD" w:rsidRDefault="00E348AF" w:rsidP="00982F61">
            <w:pPr>
              <w:rPr>
                <w:sz w:val="18"/>
                <w:szCs w:val="18"/>
              </w:rPr>
            </w:pPr>
            <w:r w:rsidRPr="00982F61">
              <w:rPr>
                <w:sz w:val="18"/>
                <w:szCs w:val="18"/>
              </w:rPr>
              <w:t>Numéro option</w:t>
            </w: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D04853" w:rsidRDefault="00E348AF"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381FCD" w:rsidRDefault="00E348AF" w:rsidP="00982F61">
            <w:pPr>
              <w:rPr>
                <w:sz w:val="18"/>
                <w:szCs w:val="18"/>
              </w:rPr>
            </w:pPr>
          </w:p>
        </w:tc>
      </w:tr>
      <w:tr w:rsidR="00E348AF" w:rsidRPr="00381FCD" w:rsidTr="00F81489">
        <w:tc>
          <w:tcPr>
            <w:tcW w:w="419" w:type="dxa"/>
            <w:tcBorders>
              <w:top w:val="single" w:sz="4" w:space="0" w:color="000000"/>
              <w:left w:val="single" w:sz="4" w:space="0" w:color="000000"/>
              <w:bottom w:val="single" w:sz="4" w:space="0" w:color="000000"/>
              <w:right w:val="single" w:sz="4" w:space="0" w:color="000000"/>
            </w:tcBorders>
          </w:tcPr>
          <w:p w:rsidR="00E348AF" w:rsidRPr="00381FCD" w:rsidRDefault="00E348AF" w:rsidP="00982F61">
            <w:pPr>
              <w:rPr>
                <w:sz w:val="18"/>
                <w:szCs w:val="18"/>
              </w:rPr>
            </w:pPr>
            <w:r>
              <w:rPr>
                <w:sz w:val="18"/>
                <w:szCs w:val="18"/>
              </w:rPr>
              <w:t>21</w:t>
            </w:r>
          </w:p>
        </w:tc>
        <w:tc>
          <w:tcPr>
            <w:tcW w:w="823" w:type="dxa"/>
            <w:tcBorders>
              <w:top w:val="single" w:sz="4" w:space="0" w:color="000000"/>
              <w:left w:val="single" w:sz="4" w:space="0" w:color="000000"/>
              <w:bottom w:val="single" w:sz="4" w:space="0" w:color="000000"/>
              <w:right w:val="single" w:sz="4" w:space="0" w:color="000000"/>
            </w:tcBorders>
          </w:tcPr>
          <w:p w:rsidR="00E348AF" w:rsidRPr="00D04853" w:rsidRDefault="00E348AF" w:rsidP="00982F61">
            <w:pPr>
              <w:rPr>
                <w:b/>
                <w:sz w:val="18"/>
                <w:szCs w:val="18"/>
              </w:rPr>
            </w:pPr>
            <w:r w:rsidRPr="00D04853">
              <w:rPr>
                <w:b/>
                <w:sz w:val="18"/>
                <w:szCs w:val="18"/>
              </w:rPr>
              <w:t>OMET</w:t>
            </w:r>
          </w:p>
        </w:tc>
        <w:tc>
          <w:tcPr>
            <w:tcW w:w="1985" w:type="dxa"/>
            <w:vMerge/>
            <w:tcBorders>
              <w:left w:val="single" w:sz="4" w:space="0" w:color="000000"/>
              <w:right w:val="single" w:sz="4" w:space="0" w:color="000000"/>
            </w:tcBorders>
          </w:tcPr>
          <w:p w:rsidR="00E348AF" w:rsidRPr="00DF7744" w:rsidRDefault="00E348A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E348AF" w:rsidRPr="00D04853" w:rsidRDefault="00E348AF" w:rsidP="00982F61">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E348AF" w:rsidRPr="00982F61" w:rsidRDefault="00E348AF" w:rsidP="00982F61">
            <w:pPr>
              <w:rPr>
                <w:sz w:val="18"/>
                <w:szCs w:val="18"/>
              </w:rPr>
            </w:pPr>
            <w:r w:rsidRPr="00982F61">
              <w:rPr>
                <w:sz w:val="18"/>
                <w:szCs w:val="18"/>
              </w:rPr>
              <w:t xml:space="preserve">Code option </w:t>
            </w:r>
          </w:p>
          <w:p w:rsidR="00E348AF" w:rsidRPr="00381FCD" w:rsidRDefault="00E348AF" w:rsidP="00982F61">
            <w:pPr>
              <w:rPr>
                <w:sz w:val="18"/>
                <w:szCs w:val="18"/>
              </w:rPr>
            </w:pPr>
            <w:r w:rsidRPr="00982F61">
              <w:rPr>
                <w:sz w:val="18"/>
                <w:szCs w:val="18"/>
              </w:rPr>
              <w:t>Numéro option</w:t>
            </w: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E348AF" w:rsidRPr="00D04853" w:rsidRDefault="00E348AF"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E348AF" w:rsidRPr="00381FCD" w:rsidRDefault="00E348AF" w:rsidP="00982F61">
            <w:pPr>
              <w:rPr>
                <w:sz w:val="18"/>
                <w:szCs w:val="18"/>
              </w:rPr>
            </w:pPr>
          </w:p>
        </w:tc>
      </w:tr>
      <w:tr w:rsidR="00E348AF" w:rsidRPr="00381FCD" w:rsidTr="00F81489">
        <w:tc>
          <w:tcPr>
            <w:tcW w:w="41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381FCD" w:rsidRDefault="00E348AF" w:rsidP="00982F61">
            <w:pPr>
              <w:rPr>
                <w:sz w:val="18"/>
                <w:szCs w:val="18"/>
              </w:rPr>
            </w:pPr>
            <w:r>
              <w:rPr>
                <w:sz w:val="18"/>
                <w:szCs w:val="18"/>
              </w:rPr>
              <w:t>22</w:t>
            </w:r>
          </w:p>
        </w:tc>
        <w:tc>
          <w:tcPr>
            <w:tcW w:w="82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D04853" w:rsidRDefault="00E348AF" w:rsidP="004A767B">
            <w:pPr>
              <w:rPr>
                <w:b/>
                <w:sz w:val="18"/>
                <w:szCs w:val="18"/>
              </w:rPr>
            </w:pPr>
            <w:r w:rsidRPr="00D04853">
              <w:rPr>
                <w:b/>
                <w:sz w:val="18"/>
                <w:szCs w:val="18"/>
              </w:rPr>
              <w:t>XMET</w:t>
            </w:r>
          </w:p>
        </w:tc>
        <w:tc>
          <w:tcPr>
            <w:tcW w:w="1985" w:type="dxa"/>
            <w:vMerge/>
            <w:tcBorders>
              <w:left w:val="single" w:sz="4" w:space="0" w:color="000000"/>
              <w:bottom w:val="single" w:sz="4" w:space="0" w:color="000000"/>
              <w:right w:val="single" w:sz="4" w:space="0" w:color="000000"/>
            </w:tcBorders>
            <w:shd w:val="clear" w:color="auto" w:fill="DBE5F1" w:themeFill="accent1" w:themeFillTint="33"/>
          </w:tcPr>
          <w:p w:rsidR="00E348AF" w:rsidRPr="00DF7744" w:rsidRDefault="00E348AF"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shd w:val="clear" w:color="auto" w:fill="DBE5F1" w:themeFill="accent1" w:themeFillTint="33"/>
          </w:tcPr>
          <w:p w:rsidR="00E348AF" w:rsidRPr="00D04853" w:rsidRDefault="00E348AF" w:rsidP="004A767B">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982F61" w:rsidRDefault="00E348AF" w:rsidP="004A767B">
            <w:pPr>
              <w:rPr>
                <w:sz w:val="18"/>
                <w:szCs w:val="18"/>
              </w:rPr>
            </w:pPr>
            <w:r w:rsidRPr="00982F61">
              <w:rPr>
                <w:sz w:val="18"/>
                <w:szCs w:val="18"/>
              </w:rPr>
              <w:t xml:space="preserve">Code option </w:t>
            </w:r>
          </w:p>
          <w:p w:rsidR="00E348AF" w:rsidRPr="00381FCD" w:rsidRDefault="00E348AF" w:rsidP="004A767B">
            <w:pPr>
              <w:rPr>
                <w:sz w:val="18"/>
                <w:szCs w:val="18"/>
              </w:rPr>
            </w:pPr>
            <w:r w:rsidRPr="00982F61">
              <w:rPr>
                <w:sz w:val="18"/>
                <w:szCs w:val="18"/>
              </w:rPr>
              <w:t>Numéro option</w:t>
            </w: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D04853" w:rsidRDefault="00E348A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381FCD" w:rsidRDefault="00E348AF" w:rsidP="004A767B">
            <w:pPr>
              <w:rPr>
                <w:sz w:val="18"/>
                <w:szCs w:val="18"/>
              </w:rPr>
            </w:pPr>
          </w:p>
        </w:tc>
      </w:tr>
      <w:tr w:rsidR="00A60F88" w:rsidRPr="00381FCD" w:rsidTr="00982F61">
        <w:tc>
          <w:tcPr>
            <w:tcW w:w="419" w:type="dxa"/>
            <w:tcBorders>
              <w:top w:val="single" w:sz="4" w:space="0" w:color="000000"/>
              <w:left w:val="single" w:sz="4" w:space="0" w:color="000000"/>
              <w:bottom w:val="single" w:sz="4" w:space="0" w:color="000000"/>
              <w:right w:val="single" w:sz="4" w:space="0" w:color="000000"/>
            </w:tcBorders>
          </w:tcPr>
          <w:p w:rsidR="00A60F88" w:rsidRPr="00381FCD" w:rsidRDefault="00A60F88" w:rsidP="00982F61">
            <w:pPr>
              <w:rPr>
                <w:sz w:val="18"/>
                <w:szCs w:val="18"/>
              </w:rPr>
            </w:pPr>
            <w:r>
              <w:rPr>
                <w:sz w:val="18"/>
                <w:szCs w:val="18"/>
              </w:rPr>
              <w:t>23</w:t>
            </w:r>
          </w:p>
        </w:tc>
        <w:tc>
          <w:tcPr>
            <w:tcW w:w="823" w:type="dxa"/>
            <w:tcBorders>
              <w:top w:val="single" w:sz="4" w:space="0" w:color="000000"/>
              <w:left w:val="single" w:sz="4" w:space="0" w:color="000000"/>
              <w:bottom w:val="single" w:sz="4" w:space="0" w:color="000000"/>
              <w:right w:val="single" w:sz="4" w:space="0" w:color="000000"/>
            </w:tcBorders>
          </w:tcPr>
          <w:p w:rsidR="00A60F88" w:rsidRPr="00D04853" w:rsidRDefault="00A60F88" w:rsidP="00982F61">
            <w:pPr>
              <w:rPr>
                <w:b/>
                <w:sz w:val="18"/>
                <w:szCs w:val="18"/>
              </w:rPr>
            </w:pPr>
            <w:r w:rsidRPr="00D04853">
              <w:rPr>
                <w:b/>
                <w:sz w:val="18"/>
                <w:szCs w:val="18"/>
              </w:rPr>
              <w:t>WTRC</w:t>
            </w:r>
          </w:p>
        </w:tc>
        <w:tc>
          <w:tcPr>
            <w:tcW w:w="1985" w:type="dxa"/>
            <w:tcBorders>
              <w:top w:val="single" w:sz="4" w:space="0" w:color="000000"/>
              <w:left w:val="single" w:sz="4" w:space="0" w:color="000000"/>
              <w:bottom w:val="single" w:sz="4" w:space="0" w:color="000000"/>
              <w:right w:val="single" w:sz="4" w:space="0" w:color="000000"/>
            </w:tcBorders>
          </w:tcPr>
          <w:p w:rsidR="00A60F88" w:rsidRPr="00DF7744" w:rsidRDefault="001E3650" w:rsidP="00FB1421">
            <w:pPr>
              <w:pStyle w:val="ListParagraph"/>
              <w:numPr>
                <w:ilvl w:val="0"/>
                <w:numId w:val="22"/>
              </w:numPr>
              <w:tabs>
                <w:tab w:val="left" w:pos="34"/>
              </w:tabs>
              <w:ind w:left="34" w:hanging="142"/>
              <w:rPr>
                <w:sz w:val="18"/>
                <w:szCs w:val="18"/>
              </w:rPr>
            </w:pPr>
            <w:r w:rsidRPr="00DF7744">
              <w:rPr>
                <w:sz w:val="18"/>
                <w:szCs w:val="18"/>
              </w:rPr>
              <w:t xml:space="preserve">Date de certification </w:t>
            </w:r>
          </w:p>
          <w:p w:rsidR="001E3650" w:rsidRPr="00DF7744" w:rsidRDefault="00CD618F" w:rsidP="00FB1421">
            <w:pPr>
              <w:pStyle w:val="ListParagraph"/>
              <w:numPr>
                <w:ilvl w:val="0"/>
                <w:numId w:val="22"/>
              </w:numPr>
              <w:tabs>
                <w:tab w:val="left" w:pos="34"/>
              </w:tabs>
              <w:ind w:left="34" w:hanging="142"/>
              <w:rPr>
                <w:sz w:val="18"/>
                <w:szCs w:val="18"/>
              </w:rPr>
            </w:pPr>
            <w:r w:rsidRPr="00DF7744">
              <w:rPr>
                <w:sz w:val="18"/>
                <w:szCs w:val="18"/>
              </w:rPr>
              <w:t>Référence de l’annonce reliée</w:t>
            </w:r>
          </w:p>
          <w:p w:rsidR="00CD618F" w:rsidRPr="00DF7744" w:rsidRDefault="00CD618F" w:rsidP="00FB1421">
            <w:pPr>
              <w:pStyle w:val="ListParagraph"/>
              <w:numPr>
                <w:ilvl w:val="0"/>
                <w:numId w:val="22"/>
              </w:numPr>
              <w:tabs>
                <w:tab w:val="left" w:pos="34"/>
              </w:tabs>
              <w:ind w:left="34" w:hanging="142"/>
              <w:rPr>
                <w:sz w:val="18"/>
                <w:szCs w:val="18"/>
              </w:rPr>
            </w:pPr>
            <w:r w:rsidRPr="00DF7744">
              <w:rPr>
                <w:sz w:val="18"/>
                <w:szCs w:val="18"/>
              </w:rPr>
              <w:t>Date limite de  taxe breakdown</w:t>
            </w:r>
          </w:p>
        </w:tc>
        <w:tc>
          <w:tcPr>
            <w:tcW w:w="1417" w:type="dxa"/>
            <w:tcBorders>
              <w:top w:val="single" w:sz="4" w:space="0" w:color="000000"/>
              <w:left w:val="single" w:sz="4" w:space="0" w:color="000000"/>
              <w:bottom w:val="single" w:sz="4" w:space="0" w:color="000000"/>
              <w:right w:val="single" w:sz="4" w:space="0" w:color="000000"/>
            </w:tcBorders>
          </w:tcPr>
          <w:p w:rsidR="00A60F88" w:rsidRPr="00D04853" w:rsidRDefault="00A60F88" w:rsidP="00982F61">
            <w:pPr>
              <w:rPr>
                <w:b/>
                <w:sz w:val="18"/>
                <w:szCs w:val="18"/>
              </w:rPr>
            </w:pPr>
            <w:r w:rsidRPr="00D04853">
              <w:rPr>
                <w:b/>
                <w:sz w:val="18"/>
                <w:szCs w:val="18"/>
              </w:rPr>
              <w:t>Sans  option</w:t>
            </w:r>
          </w:p>
        </w:tc>
        <w:tc>
          <w:tcPr>
            <w:tcW w:w="1701"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D04853"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982F61">
            <w:pPr>
              <w:rPr>
                <w:sz w:val="18"/>
                <w:szCs w:val="18"/>
              </w:rPr>
            </w:pPr>
          </w:p>
        </w:tc>
      </w:tr>
      <w:tr w:rsidR="00A60F88" w:rsidRPr="00381FCD" w:rsidTr="00B61A76">
        <w:tc>
          <w:tcPr>
            <w:tcW w:w="419"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r>
              <w:rPr>
                <w:sz w:val="18"/>
                <w:szCs w:val="18"/>
              </w:rPr>
              <w:t>24</w:t>
            </w:r>
          </w:p>
        </w:tc>
        <w:tc>
          <w:tcPr>
            <w:tcW w:w="823"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r>
              <w:rPr>
                <w:b/>
                <w:sz w:val="18"/>
                <w:szCs w:val="18"/>
              </w:rPr>
              <w:t>DVOP</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A60F88" w:rsidRPr="00DF7744" w:rsidRDefault="00A60F88" w:rsidP="00FB1421">
            <w:pPr>
              <w:pStyle w:val="ListParagraph"/>
              <w:numPr>
                <w:ilvl w:val="0"/>
                <w:numId w:val="22"/>
              </w:numPr>
              <w:tabs>
                <w:tab w:val="left" w:pos="34"/>
              </w:tabs>
              <w:ind w:left="34" w:hanging="142"/>
              <w:rPr>
                <w:sz w:val="18"/>
                <w:szCs w:val="18"/>
              </w:rPr>
            </w:pPr>
            <w:r w:rsidRPr="00DF7744">
              <w:rPr>
                <w:sz w:val="18"/>
                <w:szCs w:val="18"/>
              </w:rPr>
              <w:t>Date d’enregistrement</w:t>
            </w:r>
          </w:p>
          <w:p w:rsidR="006A7668" w:rsidRPr="00DF7744" w:rsidRDefault="006A7668" w:rsidP="00FB1421">
            <w:pPr>
              <w:pStyle w:val="ListParagraph"/>
              <w:numPr>
                <w:ilvl w:val="0"/>
                <w:numId w:val="22"/>
              </w:numPr>
              <w:tabs>
                <w:tab w:val="left" w:pos="34"/>
              </w:tabs>
              <w:ind w:left="34" w:hanging="142"/>
              <w:rPr>
                <w:sz w:val="18"/>
                <w:szCs w:val="18"/>
              </w:rPr>
            </w:pPr>
            <w:r w:rsidRPr="00DF7744">
              <w:rPr>
                <w:sz w:val="18"/>
                <w:szCs w:val="18"/>
              </w:rPr>
              <w:t>Date d’expiration du droit</w:t>
            </w:r>
          </w:p>
          <w:p w:rsidR="00493E9D" w:rsidRPr="00DF7744" w:rsidRDefault="006A7668" w:rsidP="00FB1421">
            <w:pPr>
              <w:pStyle w:val="ListParagraph"/>
              <w:numPr>
                <w:ilvl w:val="0"/>
                <w:numId w:val="22"/>
              </w:numPr>
              <w:tabs>
                <w:tab w:val="left" w:pos="34"/>
              </w:tabs>
              <w:ind w:left="34" w:hanging="142"/>
              <w:rPr>
                <w:sz w:val="18"/>
                <w:szCs w:val="18"/>
              </w:rPr>
            </w:pPr>
            <w:r w:rsidRPr="00DF7744">
              <w:rPr>
                <w:sz w:val="18"/>
                <w:szCs w:val="18"/>
              </w:rPr>
              <w:t>Référence de l’annonce reliée</w:t>
            </w: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Default="00A60F88" w:rsidP="00982F61">
            <w:pPr>
              <w:rPr>
                <w:b/>
                <w:sz w:val="18"/>
                <w:szCs w:val="18"/>
              </w:rPr>
            </w:pPr>
            <w:r w:rsidRPr="004630FF">
              <w:rPr>
                <w:b/>
                <w:sz w:val="18"/>
                <w:szCs w:val="18"/>
              </w:rPr>
              <w:t>SECU</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493E9D" w:rsidRDefault="00A60F88" w:rsidP="00982F61">
            <w:pPr>
              <w:rPr>
                <w:b/>
                <w:sz w:val="18"/>
                <w:szCs w:val="18"/>
              </w:rPr>
            </w:pPr>
            <w:r w:rsidRPr="004630FF">
              <w:rPr>
                <w:b/>
                <w:sz w:val="18"/>
                <w:szCs w:val="18"/>
              </w:rPr>
              <w:t>/CASH</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A60F88" w:rsidP="00982F61">
            <w:pPr>
              <w:rPr>
                <w:b/>
                <w:sz w:val="18"/>
                <w:szCs w:val="18"/>
              </w:rPr>
            </w:pPr>
            <w:r w:rsidRPr="004630FF">
              <w:rPr>
                <w:b/>
                <w:sz w:val="18"/>
                <w:szCs w:val="18"/>
              </w:rPr>
              <w:t>/BUYA</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A60F88" w:rsidRPr="00D04853" w:rsidRDefault="00A60F88" w:rsidP="00982F61">
            <w:pPr>
              <w:rPr>
                <w:b/>
                <w:sz w:val="18"/>
                <w:szCs w:val="18"/>
              </w:rPr>
            </w:pPr>
            <w:r w:rsidRPr="004630FF">
              <w:rPr>
                <w:b/>
                <w:sz w:val="18"/>
                <w:szCs w:val="18"/>
              </w:rPr>
              <w:t>/SELLE</w:t>
            </w: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lastRenderedPageBreak/>
              <w:t>Code option SECU</w:t>
            </w:r>
          </w:p>
          <w:p w:rsidR="00A60F88" w:rsidRPr="00982F61" w:rsidRDefault="00A60F88" w:rsidP="00982F61">
            <w:pPr>
              <w:rPr>
                <w:sz w:val="18"/>
                <w:szCs w:val="18"/>
              </w:rPr>
            </w:pPr>
            <w:r w:rsidRPr="00982F61">
              <w:rPr>
                <w:sz w:val="18"/>
                <w:szCs w:val="18"/>
              </w:rPr>
              <w:t>Numéro option</w:t>
            </w:r>
          </w:p>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Crédit titre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Default="00A60F88" w:rsidP="00982F61">
            <w:pPr>
              <w:rPr>
                <w:sz w:val="18"/>
                <w:szCs w:val="18"/>
              </w:rPr>
            </w:pPr>
            <w:r>
              <w:rPr>
                <w:sz w:val="18"/>
                <w:szCs w:val="18"/>
              </w:rPr>
              <w:t>Date de paiement</w:t>
            </w:r>
          </w:p>
          <w:p w:rsidR="00A60F88" w:rsidRDefault="00A60F88" w:rsidP="00982F61">
            <w:pPr>
              <w:rPr>
                <w:sz w:val="18"/>
                <w:szCs w:val="18"/>
              </w:rPr>
            </w:pPr>
            <w:r>
              <w:rPr>
                <w:sz w:val="18"/>
                <w:szCs w:val="18"/>
              </w:rPr>
              <w:t xml:space="preserve">Parité </w:t>
            </w:r>
          </w:p>
          <w:p w:rsidR="00A60F88" w:rsidRPr="00982F61" w:rsidRDefault="00A60F88" w:rsidP="00982F61">
            <w:pPr>
              <w:rPr>
                <w:sz w:val="18"/>
                <w:szCs w:val="18"/>
              </w:rPr>
            </w:pPr>
            <w:r>
              <w:rPr>
                <w:sz w:val="18"/>
                <w:szCs w:val="18"/>
              </w:rPr>
              <w:t>Rounding down</w:t>
            </w:r>
          </w:p>
        </w:tc>
      </w:tr>
      <w:tr w:rsidR="00572A44" w:rsidRPr="00381FCD" w:rsidTr="00B61A76">
        <w:tc>
          <w:tcPr>
            <w:tcW w:w="419" w:type="dxa"/>
            <w:vMerge/>
            <w:tcBorders>
              <w:left w:val="single" w:sz="4" w:space="0" w:color="000000"/>
              <w:right w:val="single" w:sz="4" w:space="0" w:color="000000"/>
            </w:tcBorders>
            <w:shd w:val="clear" w:color="auto" w:fill="DBE5F1" w:themeFill="accent1" w:themeFillTint="33"/>
          </w:tcPr>
          <w:p w:rsidR="00572A44" w:rsidRPr="00381FCD" w:rsidRDefault="00572A44"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572A44" w:rsidRPr="00D04853" w:rsidRDefault="00572A44"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572A44" w:rsidRPr="00DF7744" w:rsidRDefault="00572A4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572A44" w:rsidRPr="004630FF" w:rsidRDefault="00572A44" w:rsidP="00982F61">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D04853" w:rsidRDefault="00572A44" w:rsidP="002E0EDC">
            <w:pPr>
              <w:rPr>
                <w:b/>
                <w:color w:val="000000"/>
                <w:sz w:val="18"/>
                <w:szCs w:val="18"/>
              </w:rPr>
            </w:pPr>
            <w:r>
              <w:rPr>
                <w:b/>
                <w:color w:val="000000"/>
                <w:sz w:val="18"/>
                <w:szCs w:val="18"/>
              </w:rPr>
              <w:t>Débit tire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Pr>
                <w:sz w:val="18"/>
                <w:szCs w:val="18"/>
              </w:rPr>
              <w:t>Date de paiement</w:t>
            </w:r>
          </w:p>
        </w:tc>
      </w:tr>
      <w:tr w:rsidR="00A60F88" w:rsidRPr="00381FCD" w:rsidTr="00B61A76">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Espèce rompus</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w:t>
            </w:r>
          </w:p>
        </w:tc>
      </w:tr>
      <w:tr w:rsidR="00572A44" w:rsidRPr="00381FCD" w:rsidTr="00CD618F">
        <w:tc>
          <w:tcPr>
            <w:tcW w:w="419" w:type="dxa"/>
            <w:vMerge/>
            <w:tcBorders>
              <w:left w:val="single" w:sz="4" w:space="0" w:color="000000"/>
              <w:right w:val="single" w:sz="4" w:space="0" w:color="000000"/>
            </w:tcBorders>
            <w:shd w:val="clear" w:color="auto" w:fill="DBE5F1" w:themeFill="accent1" w:themeFillTint="33"/>
          </w:tcPr>
          <w:p w:rsidR="00572A44" w:rsidRPr="00381FCD" w:rsidRDefault="00572A44"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572A44" w:rsidRPr="00D04853" w:rsidRDefault="00572A44"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572A44" w:rsidRPr="00DF7744" w:rsidRDefault="00572A4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572A44" w:rsidRPr="004630FF" w:rsidRDefault="00572A44" w:rsidP="00982F61">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sidRPr="00982F61">
              <w:rPr>
                <w:sz w:val="18"/>
                <w:szCs w:val="18"/>
              </w:rPr>
              <w:t>Code option  CASH</w:t>
            </w:r>
          </w:p>
          <w:p w:rsidR="00572A44" w:rsidRPr="00982F61" w:rsidRDefault="00572A44" w:rsidP="00982F61">
            <w:pPr>
              <w:rPr>
                <w:sz w:val="18"/>
                <w:szCs w:val="18"/>
              </w:rPr>
            </w:pPr>
            <w:r w:rsidRPr="00982F61">
              <w:rPr>
                <w:sz w:val="18"/>
                <w:szCs w:val="18"/>
              </w:rPr>
              <w:t>Numéro option</w:t>
            </w:r>
          </w:p>
          <w:p w:rsidR="00572A44" w:rsidRPr="00982F61" w:rsidRDefault="00572A44" w:rsidP="00CD618F">
            <w:pPr>
              <w:rPr>
                <w:sz w:val="18"/>
                <w:szCs w:val="18"/>
              </w:rPr>
            </w:pPr>
            <w:r w:rsidRPr="00982F61">
              <w:rPr>
                <w:sz w:val="18"/>
                <w:szCs w:val="18"/>
              </w:rPr>
              <w:t>Option par défaut</w:t>
            </w:r>
          </w:p>
          <w:p w:rsidR="00572A44" w:rsidRPr="00982F61" w:rsidRDefault="00572A4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D04853" w:rsidRDefault="00572A44" w:rsidP="002E0EDC">
            <w:pPr>
              <w:rPr>
                <w:b/>
                <w:color w:val="000000"/>
                <w:sz w:val="18"/>
                <w:szCs w:val="18"/>
              </w:rPr>
            </w:pPr>
            <w:r>
              <w:rPr>
                <w:b/>
                <w:color w:val="000000"/>
                <w:sz w:val="18"/>
                <w:szCs w:val="18"/>
              </w:rPr>
              <w:t>Débit tire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Pr>
                <w:sz w:val="18"/>
                <w:szCs w:val="18"/>
              </w:rPr>
              <w:t>Date de paiement</w:t>
            </w:r>
          </w:p>
        </w:tc>
      </w:tr>
      <w:tr w:rsidR="00A60F88" w:rsidRPr="00381FCD" w:rsidTr="00CD618F">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Crédit espèce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 : inconnu</w:t>
            </w:r>
          </w:p>
        </w:tc>
      </w:tr>
      <w:tr w:rsidR="00A60F88" w:rsidRPr="00381FCD" w:rsidTr="00B61A76">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Code option BUYA</w:t>
            </w:r>
          </w:p>
          <w:p w:rsidR="00A60F88" w:rsidRPr="00982F61" w:rsidRDefault="00A60F88" w:rsidP="00982F61">
            <w:pPr>
              <w:rPr>
                <w:sz w:val="18"/>
                <w:szCs w:val="18"/>
              </w:rPr>
            </w:pPr>
            <w:r w:rsidRPr="00982F61">
              <w:rPr>
                <w:sz w:val="18"/>
                <w:szCs w:val="18"/>
              </w:rPr>
              <w:t>Option incertaine</w:t>
            </w:r>
          </w:p>
          <w:p w:rsidR="00A60F88" w:rsidRPr="00982F61" w:rsidRDefault="00A60F88" w:rsidP="00982F61">
            <w:pPr>
              <w:rPr>
                <w:sz w:val="18"/>
                <w:szCs w:val="18"/>
              </w:rPr>
            </w:pPr>
            <w:r w:rsidRPr="00982F61">
              <w:rPr>
                <w:sz w:val="18"/>
                <w:szCs w:val="18"/>
              </w:rPr>
              <w:t>Individual process</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572A44" w:rsidP="00982F61">
            <w:pPr>
              <w:rPr>
                <w:sz w:val="18"/>
                <w:szCs w:val="18"/>
              </w:rPr>
            </w:pPr>
            <w:r>
              <w:rPr>
                <w:sz w:val="18"/>
                <w:szCs w:val="18"/>
              </w:rPr>
              <w:t>Crédit titre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Pr>
                <w:sz w:val="18"/>
                <w:szCs w:val="18"/>
              </w:rPr>
              <w:t>Date de paiement</w:t>
            </w:r>
          </w:p>
        </w:tc>
      </w:tr>
      <w:tr w:rsidR="00A60F88" w:rsidRPr="00381FCD" w:rsidTr="00B61A76">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Débit espèce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 inconnu</w:t>
            </w:r>
          </w:p>
        </w:tc>
      </w:tr>
      <w:tr w:rsidR="00572A44" w:rsidRPr="00381FCD" w:rsidTr="00CD618F">
        <w:tc>
          <w:tcPr>
            <w:tcW w:w="419" w:type="dxa"/>
            <w:vMerge/>
            <w:tcBorders>
              <w:left w:val="single" w:sz="4" w:space="0" w:color="000000"/>
              <w:right w:val="single" w:sz="4" w:space="0" w:color="000000"/>
            </w:tcBorders>
            <w:shd w:val="clear" w:color="auto" w:fill="DBE5F1" w:themeFill="accent1" w:themeFillTint="33"/>
          </w:tcPr>
          <w:p w:rsidR="00572A44" w:rsidRPr="00381FCD" w:rsidRDefault="00572A44"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572A44" w:rsidRPr="00D04853" w:rsidRDefault="00572A44"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572A44" w:rsidRPr="00DF7744" w:rsidRDefault="00572A4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572A44" w:rsidRPr="004630FF" w:rsidRDefault="00572A44" w:rsidP="00982F61">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sidRPr="00982F61">
              <w:rPr>
                <w:sz w:val="18"/>
                <w:szCs w:val="18"/>
              </w:rPr>
              <w:t>Code option SLLE</w:t>
            </w:r>
          </w:p>
          <w:p w:rsidR="00572A44" w:rsidRPr="00982F61" w:rsidRDefault="00572A44" w:rsidP="00982F61">
            <w:pPr>
              <w:rPr>
                <w:sz w:val="18"/>
                <w:szCs w:val="18"/>
              </w:rPr>
            </w:pPr>
            <w:r w:rsidRPr="00982F61">
              <w:rPr>
                <w:sz w:val="18"/>
                <w:szCs w:val="18"/>
              </w:rPr>
              <w:t>Option incertaine</w:t>
            </w:r>
          </w:p>
          <w:p w:rsidR="00572A44" w:rsidRPr="00982F61" w:rsidRDefault="00572A44" w:rsidP="00982F61">
            <w:pPr>
              <w:rPr>
                <w:sz w:val="18"/>
                <w:szCs w:val="18"/>
              </w:rPr>
            </w:pPr>
            <w:r w:rsidRPr="00982F61">
              <w:rPr>
                <w:sz w:val="18"/>
                <w:szCs w:val="18"/>
              </w:rPr>
              <w:t>Individual process</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D04853" w:rsidRDefault="00572A44" w:rsidP="002E0EDC">
            <w:pPr>
              <w:rPr>
                <w:b/>
                <w:color w:val="000000"/>
                <w:sz w:val="18"/>
                <w:szCs w:val="18"/>
              </w:rPr>
            </w:pPr>
            <w:r>
              <w:rPr>
                <w:b/>
                <w:color w:val="000000"/>
                <w:sz w:val="18"/>
                <w:szCs w:val="18"/>
              </w:rPr>
              <w:t>Débit tire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Pr>
                <w:sz w:val="18"/>
                <w:szCs w:val="18"/>
              </w:rPr>
              <w:t>Date de paiement</w:t>
            </w:r>
          </w:p>
        </w:tc>
      </w:tr>
      <w:tr w:rsidR="00A60F88" w:rsidRPr="00381FCD" w:rsidTr="00CD618F">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A60F88"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Crédit espèce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 inconnu</w:t>
            </w:r>
          </w:p>
        </w:tc>
      </w:tr>
      <w:tr w:rsidR="00E348AF" w:rsidRPr="00381FCD" w:rsidTr="00F81489">
        <w:tc>
          <w:tcPr>
            <w:tcW w:w="419" w:type="dxa"/>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p>
        </w:tc>
        <w:tc>
          <w:tcPr>
            <w:tcW w:w="823" w:type="dxa"/>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E348AF" w:rsidRPr="00381FCD" w:rsidRDefault="00E348AF" w:rsidP="00F81489">
            <w:pPr>
              <w:pStyle w:val="Texte"/>
              <w:tabs>
                <w:tab w:val="clear" w:pos="426"/>
                <w:tab w:val="left" w:pos="34"/>
              </w:tabs>
              <w:ind w:left="34"/>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E348AF" w:rsidRPr="00D04853" w:rsidRDefault="00E348AF" w:rsidP="00F81489">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E348AF" w:rsidRPr="00D04853" w:rsidRDefault="00E348AF" w:rsidP="00F81489">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6D5B54" w:rsidRPr="00381FCD" w:rsidTr="00982F61">
        <w:tc>
          <w:tcPr>
            <w:tcW w:w="419" w:type="dxa"/>
            <w:vMerge w:val="restart"/>
            <w:tcBorders>
              <w:left w:val="single" w:sz="4" w:space="0" w:color="000000"/>
              <w:right w:val="single" w:sz="4" w:space="0" w:color="000000"/>
            </w:tcBorders>
          </w:tcPr>
          <w:p w:rsidR="006D5B54" w:rsidRPr="00381FCD" w:rsidRDefault="006D5B54" w:rsidP="00982F61">
            <w:pPr>
              <w:rPr>
                <w:sz w:val="18"/>
                <w:szCs w:val="18"/>
              </w:rPr>
            </w:pPr>
            <w:r>
              <w:rPr>
                <w:sz w:val="18"/>
                <w:szCs w:val="18"/>
              </w:rPr>
              <w:t>25</w:t>
            </w:r>
          </w:p>
        </w:tc>
        <w:tc>
          <w:tcPr>
            <w:tcW w:w="823" w:type="dxa"/>
            <w:vMerge w:val="restart"/>
            <w:tcBorders>
              <w:left w:val="single" w:sz="4" w:space="0" w:color="000000"/>
              <w:right w:val="single" w:sz="4" w:space="0" w:color="000000"/>
            </w:tcBorders>
          </w:tcPr>
          <w:p w:rsidR="006D5B54" w:rsidRPr="00D04853" w:rsidRDefault="006D5B54" w:rsidP="00982F61">
            <w:pPr>
              <w:rPr>
                <w:b/>
                <w:sz w:val="18"/>
                <w:szCs w:val="18"/>
              </w:rPr>
            </w:pPr>
            <w:r>
              <w:rPr>
                <w:b/>
                <w:sz w:val="18"/>
                <w:szCs w:val="18"/>
              </w:rPr>
              <w:t>DVOP</w:t>
            </w:r>
          </w:p>
        </w:tc>
        <w:tc>
          <w:tcPr>
            <w:tcW w:w="1985" w:type="dxa"/>
            <w:vMerge w:val="restart"/>
            <w:tcBorders>
              <w:left w:val="single" w:sz="4" w:space="0" w:color="000000"/>
              <w:right w:val="single" w:sz="4" w:space="0" w:color="000000"/>
            </w:tcBorders>
          </w:tcPr>
          <w:p w:rsidR="006D5B54" w:rsidRPr="00DF7744" w:rsidRDefault="006D5B54" w:rsidP="00FB1421">
            <w:pPr>
              <w:pStyle w:val="ListParagraph"/>
              <w:numPr>
                <w:ilvl w:val="0"/>
                <w:numId w:val="22"/>
              </w:numPr>
              <w:tabs>
                <w:tab w:val="left" w:pos="34"/>
              </w:tabs>
              <w:ind w:left="34" w:hanging="142"/>
              <w:rPr>
                <w:sz w:val="18"/>
                <w:szCs w:val="18"/>
              </w:rPr>
            </w:pPr>
            <w:r w:rsidRPr="00DF7744">
              <w:rPr>
                <w:sz w:val="18"/>
                <w:szCs w:val="18"/>
              </w:rPr>
              <w:t xml:space="preserve">Ex-date </w:t>
            </w:r>
          </w:p>
          <w:p w:rsidR="006D5B54" w:rsidRPr="00DF7744" w:rsidRDefault="006D5B54" w:rsidP="00FB1421">
            <w:pPr>
              <w:pStyle w:val="ListParagraph"/>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Borders>
              <w:left w:val="single" w:sz="4" w:space="0" w:color="000000"/>
              <w:right w:val="single" w:sz="4" w:space="0" w:color="000000"/>
            </w:tcBorders>
          </w:tcPr>
          <w:p w:rsidR="001E0E9F" w:rsidRDefault="006D5B54" w:rsidP="00982F61">
            <w:pPr>
              <w:rPr>
                <w:b/>
                <w:sz w:val="18"/>
                <w:szCs w:val="18"/>
              </w:rPr>
            </w:pPr>
            <w:r w:rsidRPr="004630FF">
              <w:rPr>
                <w:b/>
                <w:sz w:val="18"/>
                <w:szCs w:val="18"/>
              </w:rPr>
              <w:t>SECU</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6D5B54" w:rsidRDefault="006D5B54" w:rsidP="00982F61">
            <w:pPr>
              <w:rPr>
                <w:b/>
                <w:sz w:val="18"/>
                <w:szCs w:val="18"/>
              </w:rPr>
            </w:pPr>
            <w:r w:rsidRPr="004630FF">
              <w:rPr>
                <w:b/>
                <w:sz w:val="18"/>
                <w:szCs w:val="18"/>
              </w:rPr>
              <w:t>/CASH</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6D5B54" w:rsidRPr="00D04853" w:rsidRDefault="006D5B54" w:rsidP="00982F61">
            <w:pPr>
              <w:rPr>
                <w:b/>
                <w:sz w:val="18"/>
                <w:szCs w:val="18"/>
              </w:rPr>
            </w:pPr>
            <w:r>
              <w:rPr>
                <w:b/>
                <w:sz w:val="18"/>
                <w:szCs w:val="18"/>
              </w:rPr>
              <w:t>/CASE</w:t>
            </w:r>
          </w:p>
        </w:tc>
        <w:tc>
          <w:tcPr>
            <w:tcW w:w="1701" w:type="dxa"/>
            <w:vMerge w:val="restart"/>
            <w:tcBorders>
              <w:left w:val="single" w:sz="4" w:space="0" w:color="000000"/>
              <w:right w:val="single" w:sz="4" w:space="0" w:color="000000"/>
            </w:tcBorders>
          </w:tcPr>
          <w:p w:rsidR="006D5B54" w:rsidRPr="00982F61" w:rsidRDefault="006D5B54" w:rsidP="00982F61">
            <w:pPr>
              <w:rPr>
                <w:sz w:val="18"/>
                <w:szCs w:val="18"/>
              </w:rPr>
            </w:pPr>
            <w:r w:rsidRPr="00982F61">
              <w:rPr>
                <w:sz w:val="18"/>
                <w:szCs w:val="18"/>
              </w:rPr>
              <w:t xml:space="preserve">Code option </w:t>
            </w:r>
            <w:r w:rsidRPr="00982F61">
              <w:rPr>
                <w:b/>
                <w:sz w:val="18"/>
                <w:szCs w:val="18"/>
              </w:rPr>
              <w:t>SECU</w:t>
            </w:r>
          </w:p>
          <w:p w:rsidR="006D5B54" w:rsidRPr="00982F61" w:rsidRDefault="006D5B54" w:rsidP="00982F61">
            <w:pPr>
              <w:rPr>
                <w:sz w:val="18"/>
                <w:szCs w:val="18"/>
              </w:rPr>
            </w:pPr>
            <w:r w:rsidRPr="00982F61">
              <w:rPr>
                <w:sz w:val="18"/>
                <w:szCs w:val="18"/>
              </w:rPr>
              <w:t>Numéro option</w:t>
            </w:r>
          </w:p>
          <w:p w:rsidR="006D5B54" w:rsidRPr="00982F61" w:rsidRDefault="00342E69" w:rsidP="00CD618F">
            <w:pPr>
              <w:rPr>
                <w:sz w:val="18"/>
                <w:szCs w:val="18"/>
              </w:rPr>
            </w:pPr>
            <w:r>
              <w:rPr>
                <w:sz w:val="18"/>
                <w:szCs w:val="18"/>
              </w:rPr>
              <w:t>Prix de réinvestissement</w:t>
            </w: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Crédit titre</w:t>
            </w:r>
          </w:p>
        </w:tc>
        <w:tc>
          <w:tcPr>
            <w:tcW w:w="1559" w:type="dxa"/>
            <w:tcBorders>
              <w:top w:val="single" w:sz="4" w:space="0" w:color="000000"/>
              <w:left w:val="single" w:sz="4" w:space="0" w:color="000000"/>
              <w:bottom w:val="single" w:sz="4" w:space="0" w:color="000000"/>
              <w:right w:val="single" w:sz="4" w:space="0" w:color="000000"/>
            </w:tcBorders>
          </w:tcPr>
          <w:p w:rsidR="006D5B54" w:rsidRDefault="006D5B54" w:rsidP="00982F61">
            <w:pPr>
              <w:rPr>
                <w:sz w:val="18"/>
                <w:szCs w:val="18"/>
              </w:rPr>
            </w:pPr>
            <w:r>
              <w:rPr>
                <w:sz w:val="18"/>
                <w:szCs w:val="18"/>
              </w:rPr>
              <w:t>Date de paiement</w:t>
            </w:r>
          </w:p>
          <w:p w:rsidR="006D5B54" w:rsidRDefault="006D5B54" w:rsidP="00982F61">
            <w:pPr>
              <w:rPr>
                <w:sz w:val="18"/>
                <w:szCs w:val="18"/>
              </w:rPr>
            </w:pPr>
            <w:r>
              <w:rPr>
                <w:sz w:val="18"/>
                <w:szCs w:val="18"/>
              </w:rPr>
              <w:t xml:space="preserve">Parité </w:t>
            </w:r>
          </w:p>
          <w:p w:rsidR="006D5B54" w:rsidRPr="00982F61" w:rsidRDefault="006D5B54" w:rsidP="00982F61">
            <w:pPr>
              <w:rPr>
                <w:sz w:val="18"/>
                <w:szCs w:val="18"/>
              </w:rPr>
            </w:pPr>
            <w:r>
              <w:rPr>
                <w:sz w:val="18"/>
                <w:szCs w:val="18"/>
              </w:rPr>
              <w:t>Rounding down</w:t>
            </w:r>
          </w:p>
        </w:tc>
      </w:tr>
      <w:tr w:rsidR="006D5B54" w:rsidRPr="00381FCD" w:rsidTr="00982F61">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Espèce rompus</w:t>
            </w: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Date de paiement</w:t>
            </w:r>
          </w:p>
          <w:p w:rsidR="006D5B54" w:rsidRPr="00982F61" w:rsidRDefault="006D5B54" w:rsidP="00982F61">
            <w:pPr>
              <w:rPr>
                <w:sz w:val="18"/>
                <w:szCs w:val="18"/>
              </w:rPr>
            </w:pPr>
            <w:r w:rsidRPr="00982F61">
              <w:rPr>
                <w:sz w:val="18"/>
                <w:szCs w:val="18"/>
              </w:rPr>
              <w:t>Date valeur</w:t>
            </w:r>
          </w:p>
          <w:p w:rsidR="006D5B54" w:rsidRPr="00982F61" w:rsidRDefault="006D5B54" w:rsidP="00982F61">
            <w:pPr>
              <w:rPr>
                <w:sz w:val="18"/>
                <w:szCs w:val="18"/>
              </w:rPr>
            </w:pPr>
            <w:r w:rsidRPr="00982F61">
              <w:rPr>
                <w:sz w:val="18"/>
                <w:szCs w:val="18"/>
              </w:rPr>
              <w:t>Prix</w:t>
            </w:r>
          </w:p>
        </w:tc>
      </w:tr>
      <w:tr w:rsidR="006D5B54" w:rsidRPr="00381FCD" w:rsidTr="0052326D">
        <w:trPr>
          <w:trHeight w:val="857"/>
        </w:trPr>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tcBorders>
              <w:left w:val="single" w:sz="4" w:space="0" w:color="000000"/>
              <w:right w:val="single" w:sz="4" w:space="0" w:color="000000"/>
            </w:tcBorders>
          </w:tcPr>
          <w:p w:rsidR="006D5B54" w:rsidRPr="00982F61" w:rsidRDefault="006D5B54" w:rsidP="00982F61">
            <w:pPr>
              <w:rPr>
                <w:sz w:val="18"/>
                <w:szCs w:val="18"/>
              </w:rPr>
            </w:pPr>
            <w:r w:rsidRPr="00982F61">
              <w:rPr>
                <w:sz w:val="18"/>
                <w:szCs w:val="18"/>
              </w:rPr>
              <w:t xml:space="preserve">Code option  </w:t>
            </w:r>
            <w:r w:rsidRPr="00982F61">
              <w:rPr>
                <w:b/>
                <w:sz w:val="18"/>
                <w:szCs w:val="18"/>
              </w:rPr>
              <w:t>CASH</w:t>
            </w:r>
          </w:p>
          <w:p w:rsidR="006D5B54" w:rsidRPr="00982F61" w:rsidRDefault="006D5B54" w:rsidP="00982F61">
            <w:pPr>
              <w:rPr>
                <w:sz w:val="18"/>
                <w:szCs w:val="18"/>
              </w:rPr>
            </w:pPr>
            <w:r w:rsidRPr="00982F61">
              <w:rPr>
                <w:sz w:val="18"/>
                <w:szCs w:val="18"/>
              </w:rPr>
              <w:t>Numéro option</w:t>
            </w:r>
          </w:p>
          <w:p w:rsidR="006D5B54" w:rsidRPr="00982F61" w:rsidRDefault="006D5B54" w:rsidP="00982F61">
            <w:pPr>
              <w:rPr>
                <w:sz w:val="18"/>
                <w:szCs w:val="18"/>
              </w:rPr>
            </w:pPr>
            <w:r w:rsidRPr="00982F61">
              <w:rPr>
                <w:sz w:val="18"/>
                <w:szCs w:val="18"/>
              </w:rPr>
              <w:t>Option par défaut</w:t>
            </w:r>
          </w:p>
        </w:tc>
        <w:tc>
          <w:tcPr>
            <w:tcW w:w="1559" w:type="dxa"/>
            <w:tcBorders>
              <w:top w:val="single" w:sz="4" w:space="0" w:color="000000"/>
              <w:left w:val="single" w:sz="4" w:space="0" w:color="000000"/>
              <w:right w:val="single" w:sz="4" w:space="0" w:color="000000"/>
            </w:tcBorders>
          </w:tcPr>
          <w:p w:rsidR="006D5B54" w:rsidRPr="00982F61" w:rsidRDefault="006D5B54" w:rsidP="00982F61">
            <w:pPr>
              <w:rPr>
                <w:sz w:val="18"/>
                <w:szCs w:val="18"/>
              </w:rPr>
            </w:pPr>
            <w:r w:rsidRPr="00982F61">
              <w:rPr>
                <w:sz w:val="18"/>
                <w:szCs w:val="18"/>
              </w:rPr>
              <w:t>Crédit espèce</w:t>
            </w:r>
          </w:p>
        </w:tc>
        <w:tc>
          <w:tcPr>
            <w:tcW w:w="1559" w:type="dxa"/>
            <w:tcBorders>
              <w:top w:val="single" w:sz="4" w:space="0" w:color="000000"/>
              <w:left w:val="single" w:sz="4" w:space="0" w:color="000000"/>
              <w:right w:val="single" w:sz="4" w:space="0" w:color="000000"/>
            </w:tcBorders>
          </w:tcPr>
          <w:p w:rsidR="006D5B54" w:rsidRPr="00982F61" w:rsidRDefault="006D5B54" w:rsidP="00982F61">
            <w:pPr>
              <w:rPr>
                <w:sz w:val="18"/>
                <w:szCs w:val="18"/>
              </w:rPr>
            </w:pPr>
            <w:r w:rsidRPr="00982F61">
              <w:rPr>
                <w:sz w:val="18"/>
                <w:szCs w:val="18"/>
              </w:rPr>
              <w:t>Date de paiement</w:t>
            </w:r>
          </w:p>
          <w:p w:rsidR="006D5B54" w:rsidRPr="00982F61" w:rsidRDefault="006D5B54" w:rsidP="00982F61">
            <w:pPr>
              <w:rPr>
                <w:sz w:val="18"/>
                <w:szCs w:val="18"/>
              </w:rPr>
            </w:pPr>
            <w:r w:rsidRPr="00982F61">
              <w:rPr>
                <w:sz w:val="18"/>
                <w:szCs w:val="18"/>
              </w:rPr>
              <w:t>Date valeur</w:t>
            </w:r>
          </w:p>
          <w:p w:rsidR="006D5B54" w:rsidRPr="00982F61" w:rsidRDefault="006D5B54" w:rsidP="00982F61">
            <w:pPr>
              <w:rPr>
                <w:sz w:val="18"/>
                <w:szCs w:val="18"/>
              </w:rPr>
            </w:pPr>
            <w:r w:rsidRPr="00982F61">
              <w:rPr>
                <w:sz w:val="18"/>
                <w:szCs w:val="18"/>
              </w:rPr>
              <w:t>Prix : inconnu</w:t>
            </w:r>
          </w:p>
        </w:tc>
      </w:tr>
      <w:tr w:rsidR="006D5B54" w:rsidRPr="00381FCD" w:rsidTr="00982F61">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val="restart"/>
            <w:tcBorders>
              <w:left w:val="single" w:sz="4" w:space="0" w:color="000000"/>
              <w:right w:val="single" w:sz="4" w:space="0" w:color="000000"/>
            </w:tcBorders>
          </w:tcPr>
          <w:p w:rsidR="006D5B54" w:rsidRPr="00982F61" w:rsidRDefault="006D5B54" w:rsidP="00982F61">
            <w:pPr>
              <w:rPr>
                <w:sz w:val="18"/>
                <w:szCs w:val="18"/>
              </w:rPr>
            </w:pPr>
            <w:r w:rsidRPr="00982F61">
              <w:rPr>
                <w:sz w:val="18"/>
                <w:szCs w:val="18"/>
              </w:rPr>
              <w:t xml:space="preserve">Code option </w:t>
            </w:r>
            <w:r w:rsidRPr="00982F61">
              <w:rPr>
                <w:b/>
                <w:sz w:val="18"/>
                <w:szCs w:val="18"/>
              </w:rPr>
              <w:t>CASE</w:t>
            </w:r>
          </w:p>
          <w:p w:rsidR="006D5B54" w:rsidRPr="00982F61" w:rsidRDefault="006D5B54" w:rsidP="00982F61">
            <w:pPr>
              <w:rPr>
                <w:sz w:val="18"/>
                <w:szCs w:val="18"/>
              </w:rPr>
            </w:pPr>
            <w:r w:rsidRPr="00982F61">
              <w:rPr>
                <w:sz w:val="18"/>
                <w:szCs w:val="18"/>
              </w:rPr>
              <w:t>Option incertaine</w:t>
            </w:r>
          </w:p>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Crédit titre</w:t>
            </w: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Pr>
                <w:sz w:val="18"/>
                <w:szCs w:val="18"/>
              </w:rPr>
              <w:t>Date de paiement</w:t>
            </w:r>
          </w:p>
        </w:tc>
      </w:tr>
      <w:tr w:rsidR="006D5B54" w:rsidRPr="00381FCD" w:rsidTr="004A767B">
        <w:trPr>
          <w:trHeight w:val="383"/>
        </w:trPr>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tcBorders>
              <w:left w:val="single" w:sz="4" w:space="0" w:color="000000"/>
              <w:right w:val="single" w:sz="4" w:space="0" w:color="000000"/>
            </w:tcBorders>
          </w:tcPr>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4A767B">
            <w:pPr>
              <w:rPr>
                <w:sz w:val="18"/>
                <w:szCs w:val="18"/>
              </w:rPr>
            </w:pPr>
            <w:r w:rsidRPr="00982F61">
              <w:rPr>
                <w:sz w:val="18"/>
                <w:szCs w:val="18"/>
              </w:rPr>
              <w:t>Espèce rompus</w:t>
            </w:r>
          </w:p>
        </w:tc>
        <w:tc>
          <w:tcPr>
            <w:tcW w:w="1559" w:type="dxa"/>
            <w:tcBorders>
              <w:top w:val="single" w:sz="4" w:space="0" w:color="000000"/>
              <w:left w:val="single" w:sz="4" w:space="0" w:color="000000"/>
              <w:right w:val="single" w:sz="4" w:space="0" w:color="000000"/>
            </w:tcBorders>
          </w:tcPr>
          <w:p w:rsidR="006D5B54" w:rsidRPr="00982F61" w:rsidRDefault="006D5B54" w:rsidP="004A767B">
            <w:pPr>
              <w:rPr>
                <w:sz w:val="18"/>
                <w:szCs w:val="18"/>
              </w:rPr>
            </w:pPr>
            <w:r w:rsidRPr="00982F61">
              <w:rPr>
                <w:sz w:val="18"/>
                <w:szCs w:val="18"/>
              </w:rPr>
              <w:t>Date de paiement</w:t>
            </w:r>
          </w:p>
          <w:p w:rsidR="006D5B54" w:rsidRPr="00982F61" w:rsidRDefault="006D5B54" w:rsidP="004A767B">
            <w:pPr>
              <w:rPr>
                <w:sz w:val="18"/>
                <w:szCs w:val="18"/>
              </w:rPr>
            </w:pPr>
            <w:r w:rsidRPr="00982F61">
              <w:rPr>
                <w:sz w:val="18"/>
                <w:szCs w:val="18"/>
              </w:rPr>
              <w:t>Date valeur</w:t>
            </w:r>
          </w:p>
          <w:p w:rsidR="006D5B54" w:rsidRPr="00982F61" w:rsidRDefault="006D5B54" w:rsidP="004A767B">
            <w:pPr>
              <w:rPr>
                <w:sz w:val="18"/>
                <w:szCs w:val="18"/>
              </w:rPr>
            </w:pPr>
            <w:r w:rsidRPr="00982F61">
              <w:rPr>
                <w:sz w:val="18"/>
                <w:szCs w:val="18"/>
              </w:rPr>
              <w:t>Prix</w:t>
            </w:r>
          </w:p>
        </w:tc>
      </w:tr>
      <w:tr w:rsidR="006D5B54" w:rsidRPr="00381FCD" w:rsidTr="004A767B">
        <w:trPr>
          <w:trHeight w:val="382"/>
        </w:trPr>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ListParagraph"/>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tcBorders>
              <w:left w:val="single" w:sz="4" w:space="0" w:color="000000"/>
              <w:right w:val="single" w:sz="4" w:space="0" w:color="000000"/>
            </w:tcBorders>
          </w:tcPr>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4A767B">
            <w:pPr>
              <w:rPr>
                <w:sz w:val="18"/>
                <w:szCs w:val="18"/>
              </w:rPr>
            </w:pPr>
            <w:r>
              <w:rPr>
                <w:sz w:val="18"/>
                <w:szCs w:val="18"/>
              </w:rPr>
              <w:t xml:space="preserve">Crédit </w:t>
            </w:r>
            <w:r w:rsidRPr="00982F61">
              <w:rPr>
                <w:sz w:val="18"/>
                <w:szCs w:val="18"/>
              </w:rPr>
              <w:t xml:space="preserve"> espèce</w:t>
            </w:r>
          </w:p>
        </w:tc>
        <w:tc>
          <w:tcPr>
            <w:tcW w:w="1559" w:type="dxa"/>
            <w:tcBorders>
              <w:left w:val="single" w:sz="4" w:space="0" w:color="000000"/>
              <w:bottom w:val="single" w:sz="4" w:space="0" w:color="000000"/>
              <w:right w:val="single" w:sz="4" w:space="0" w:color="000000"/>
            </w:tcBorders>
          </w:tcPr>
          <w:p w:rsidR="006D5B54" w:rsidRPr="00982F61" w:rsidRDefault="006D5B54" w:rsidP="004A767B">
            <w:pPr>
              <w:rPr>
                <w:sz w:val="18"/>
                <w:szCs w:val="18"/>
              </w:rPr>
            </w:pPr>
            <w:r w:rsidRPr="00982F61">
              <w:rPr>
                <w:sz w:val="18"/>
                <w:szCs w:val="18"/>
              </w:rPr>
              <w:t>Date de paiement</w:t>
            </w:r>
          </w:p>
          <w:p w:rsidR="006D5B54" w:rsidRPr="00982F61" w:rsidRDefault="006D5B54" w:rsidP="004A767B">
            <w:pPr>
              <w:rPr>
                <w:sz w:val="18"/>
                <w:szCs w:val="18"/>
              </w:rPr>
            </w:pPr>
            <w:r w:rsidRPr="00982F61">
              <w:rPr>
                <w:sz w:val="18"/>
                <w:szCs w:val="18"/>
              </w:rPr>
              <w:t>Date valeur</w:t>
            </w:r>
          </w:p>
          <w:p w:rsidR="006D5B54" w:rsidRPr="00982F61" w:rsidRDefault="006D5B54" w:rsidP="004A767B">
            <w:pPr>
              <w:rPr>
                <w:sz w:val="18"/>
                <w:szCs w:val="18"/>
              </w:rPr>
            </w:pPr>
            <w:r w:rsidRPr="00982F61">
              <w:rPr>
                <w:sz w:val="18"/>
                <w:szCs w:val="18"/>
              </w:rPr>
              <w:t>Prix inconnu</w:t>
            </w:r>
          </w:p>
        </w:tc>
      </w:tr>
      <w:tr w:rsidR="001E0E9F" w:rsidRPr="00982F61" w:rsidTr="004C71BA">
        <w:trPr>
          <w:trHeight w:val="314"/>
        </w:trPr>
        <w:tc>
          <w:tcPr>
            <w:tcW w:w="419" w:type="dxa"/>
            <w:vMerge w:val="restart"/>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r>
              <w:rPr>
                <w:sz w:val="18"/>
                <w:szCs w:val="18"/>
              </w:rPr>
              <w:t>26</w:t>
            </w:r>
          </w:p>
        </w:tc>
        <w:tc>
          <w:tcPr>
            <w:tcW w:w="823" w:type="dxa"/>
            <w:vMerge w:val="restart"/>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r>
              <w:rPr>
                <w:b/>
                <w:sz w:val="18"/>
                <w:szCs w:val="18"/>
              </w:rPr>
              <w:t>EXOF</w:t>
            </w:r>
          </w:p>
        </w:tc>
        <w:tc>
          <w:tcPr>
            <w:tcW w:w="1985" w:type="dxa"/>
            <w:vMerge w:val="restart"/>
            <w:tcBorders>
              <w:left w:val="single" w:sz="4" w:space="0" w:color="000000"/>
              <w:right w:val="single" w:sz="4" w:space="0" w:color="000000"/>
            </w:tcBorders>
            <w:shd w:val="clear" w:color="auto" w:fill="DBE5F1" w:themeFill="accent1" w:themeFillTint="33"/>
          </w:tcPr>
          <w:p w:rsidR="001E0E9F" w:rsidRPr="00DF7744" w:rsidRDefault="001E0E9F" w:rsidP="00FB1421">
            <w:pPr>
              <w:pStyle w:val="ListParagraph"/>
              <w:numPr>
                <w:ilvl w:val="0"/>
                <w:numId w:val="22"/>
              </w:numPr>
              <w:tabs>
                <w:tab w:val="left" w:pos="34"/>
              </w:tabs>
              <w:ind w:left="34" w:hanging="142"/>
              <w:rPr>
                <w:sz w:val="18"/>
                <w:szCs w:val="18"/>
              </w:rPr>
            </w:pPr>
            <w:r w:rsidRPr="00DF7744">
              <w:rPr>
                <w:sz w:val="18"/>
                <w:szCs w:val="18"/>
              </w:rPr>
              <w:t>Pourcentage sollicité</w:t>
            </w:r>
          </w:p>
        </w:tc>
        <w:tc>
          <w:tcPr>
            <w:tcW w:w="1417" w:type="dxa"/>
            <w:vMerge w:val="restart"/>
            <w:tcBorders>
              <w:left w:val="single" w:sz="4" w:space="0" w:color="000000"/>
              <w:right w:val="single" w:sz="4" w:space="0" w:color="000000"/>
            </w:tcBorders>
            <w:shd w:val="clear" w:color="auto" w:fill="DBE5F1" w:themeFill="accent1" w:themeFillTint="33"/>
          </w:tcPr>
          <w:p w:rsidR="001E0E9F" w:rsidRDefault="001E0E9F" w:rsidP="006D5B54">
            <w:pPr>
              <w:rPr>
                <w:b/>
                <w:sz w:val="18"/>
                <w:szCs w:val="18"/>
              </w:rPr>
            </w:pPr>
            <w:r w:rsidRPr="00D04853">
              <w:rPr>
                <w:b/>
                <w:sz w:val="18"/>
                <w:szCs w:val="18"/>
              </w:rPr>
              <w:t>2</w:t>
            </w:r>
            <w:r w:rsidR="00AE04EF">
              <w:rPr>
                <w:b/>
                <w:sz w:val="18"/>
                <w:szCs w:val="18"/>
              </w:rPr>
              <w:t xml:space="preserve"> option </w:t>
            </w:r>
            <w:r w:rsidRPr="00D04853">
              <w:rPr>
                <w:b/>
                <w:sz w:val="18"/>
                <w:szCs w:val="18"/>
              </w:rPr>
              <w:t>SECU/</w:t>
            </w: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r w:rsidRPr="00D04853">
              <w:rPr>
                <w:b/>
                <w:sz w:val="18"/>
                <w:szCs w:val="18"/>
              </w:rPr>
              <w:t>CASH/</w:t>
            </w: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r w:rsidRPr="00D04853">
              <w:rPr>
                <w:b/>
                <w:sz w:val="18"/>
                <w:szCs w:val="18"/>
              </w:rPr>
              <w:t>2</w:t>
            </w:r>
            <w:r w:rsidR="00AE04EF">
              <w:rPr>
                <w:b/>
                <w:sz w:val="18"/>
                <w:szCs w:val="18"/>
              </w:rPr>
              <w:t xml:space="preserve"> option </w:t>
            </w:r>
            <w:r w:rsidRPr="00D04853">
              <w:rPr>
                <w:b/>
                <w:sz w:val="18"/>
                <w:szCs w:val="18"/>
              </w:rPr>
              <w:t>CASE/</w:t>
            </w: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Pr="00D04853" w:rsidRDefault="001E0E9F" w:rsidP="006D5B54">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Pr="00D04853" w:rsidRDefault="001E0E9F" w:rsidP="004A767B">
            <w:pPr>
              <w:rPr>
                <w:b/>
                <w:sz w:val="18"/>
                <w:szCs w:val="18"/>
              </w:rPr>
            </w:pPr>
            <w:r>
              <w:rPr>
                <w:b/>
                <w:sz w:val="18"/>
                <w:szCs w:val="18"/>
              </w:rPr>
              <w:t>/</w:t>
            </w: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 xml:space="preserve">Code option </w:t>
            </w:r>
            <w:r w:rsidRPr="00982F61">
              <w:rPr>
                <w:b/>
                <w:sz w:val="18"/>
                <w:szCs w:val="18"/>
              </w:rPr>
              <w:t>SECU</w:t>
            </w:r>
          </w:p>
          <w:p w:rsidR="001E0E9F" w:rsidRPr="00982F61" w:rsidRDefault="001E0E9F" w:rsidP="004A767B">
            <w:pPr>
              <w:rPr>
                <w:sz w:val="18"/>
                <w:szCs w:val="18"/>
              </w:rPr>
            </w:pPr>
            <w:r w:rsidRPr="00982F61">
              <w:rPr>
                <w:sz w:val="18"/>
                <w:szCs w:val="18"/>
              </w:rPr>
              <w:t>Numéro option</w:t>
            </w:r>
          </w:p>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 xml:space="preserve">Débit </w:t>
            </w:r>
            <w:r w:rsidRPr="00982F61">
              <w:rPr>
                <w:sz w:val="18"/>
                <w:szCs w:val="18"/>
              </w:rPr>
              <w:t xml:space="preserve"> titre</w:t>
            </w:r>
          </w:p>
        </w:tc>
        <w:tc>
          <w:tcPr>
            <w:tcW w:w="1559" w:type="dxa"/>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Date de paiement</w:t>
            </w:r>
          </w:p>
        </w:tc>
      </w:tr>
      <w:tr w:rsidR="001E0E9F" w:rsidRPr="00982F61" w:rsidTr="008C508D">
        <w:trPr>
          <w:trHeight w:val="382"/>
        </w:trPr>
        <w:tc>
          <w:tcPr>
            <w:tcW w:w="419"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8C508D">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sidRPr="00982F61">
              <w:rPr>
                <w:sz w:val="18"/>
                <w:szCs w:val="18"/>
              </w:rPr>
              <w:t>Crédit titre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Default="001E0E9F" w:rsidP="008C508D">
            <w:pPr>
              <w:rPr>
                <w:sz w:val="18"/>
                <w:szCs w:val="18"/>
              </w:rPr>
            </w:pPr>
            <w:r>
              <w:rPr>
                <w:sz w:val="18"/>
                <w:szCs w:val="18"/>
              </w:rPr>
              <w:t>Date de paiement</w:t>
            </w:r>
          </w:p>
          <w:p w:rsidR="001E0E9F" w:rsidRDefault="001E0E9F" w:rsidP="008C508D">
            <w:pPr>
              <w:rPr>
                <w:sz w:val="18"/>
                <w:szCs w:val="18"/>
              </w:rPr>
            </w:pPr>
            <w:r>
              <w:rPr>
                <w:sz w:val="18"/>
                <w:szCs w:val="18"/>
              </w:rPr>
              <w:t xml:space="preserve">Parité </w:t>
            </w:r>
          </w:p>
          <w:p w:rsidR="001E0E9F" w:rsidRPr="00982F61" w:rsidRDefault="001E0E9F" w:rsidP="008C508D">
            <w:pPr>
              <w:rPr>
                <w:sz w:val="18"/>
                <w:szCs w:val="18"/>
              </w:rPr>
            </w:pPr>
            <w:r>
              <w:rPr>
                <w:sz w:val="18"/>
                <w:szCs w:val="18"/>
              </w:rPr>
              <w:t>Rounding down</w:t>
            </w:r>
          </w:p>
        </w:tc>
      </w:tr>
      <w:tr w:rsidR="001E0E9F" w:rsidRPr="00982F61" w:rsidTr="004A767B">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Espèce rompus</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w:t>
            </w:r>
            <w:r>
              <w:rPr>
                <w:sz w:val="18"/>
                <w:szCs w:val="18"/>
              </w:rPr>
              <w:t xml:space="preserve"> inconnu</w:t>
            </w:r>
          </w:p>
        </w:tc>
      </w:tr>
      <w:tr w:rsidR="001E0E9F" w:rsidRPr="00982F61" w:rsidTr="004A767B">
        <w:trPr>
          <w:trHeight w:val="383"/>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 xml:space="preserve">Code option  </w:t>
            </w:r>
            <w:r w:rsidRPr="00982F61">
              <w:rPr>
                <w:b/>
                <w:sz w:val="18"/>
                <w:szCs w:val="18"/>
              </w:rPr>
              <w:t>CASH</w:t>
            </w:r>
          </w:p>
          <w:p w:rsidR="001E0E9F" w:rsidRPr="00982F61" w:rsidRDefault="001E0E9F" w:rsidP="004A767B">
            <w:pPr>
              <w:rPr>
                <w:sz w:val="18"/>
                <w:szCs w:val="18"/>
              </w:rPr>
            </w:pPr>
            <w:r w:rsidRPr="00982F61">
              <w:rPr>
                <w:sz w:val="18"/>
                <w:szCs w:val="18"/>
              </w:rPr>
              <w:t>Numéro option</w:t>
            </w:r>
          </w:p>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Crédit espèce</w:t>
            </w:r>
          </w:p>
        </w:tc>
        <w:tc>
          <w:tcPr>
            <w:tcW w:w="1559" w:type="dxa"/>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 : inconnu</w:t>
            </w:r>
          </w:p>
        </w:tc>
      </w:tr>
      <w:tr w:rsidR="001E0E9F" w:rsidRPr="00982F61" w:rsidTr="004C71BA">
        <w:trPr>
          <w:trHeight w:val="290"/>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 xml:space="preserve">Débit </w:t>
            </w:r>
            <w:r w:rsidRPr="00982F61">
              <w:rPr>
                <w:sz w:val="18"/>
                <w:szCs w:val="18"/>
              </w:rPr>
              <w:t xml:space="preserve"> titre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Date de paiement</w:t>
            </w:r>
          </w:p>
        </w:tc>
      </w:tr>
      <w:tr w:rsidR="001E0E9F" w:rsidRPr="00982F61" w:rsidTr="008C508D">
        <w:trPr>
          <w:trHeight w:val="128"/>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 xml:space="preserve">Code option </w:t>
            </w:r>
            <w:r w:rsidRPr="00982F61">
              <w:rPr>
                <w:b/>
                <w:sz w:val="18"/>
                <w:szCs w:val="18"/>
              </w:rPr>
              <w:t>CASE</w:t>
            </w:r>
          </w:p>
          <w:p w:rsidR="001E0E9F" w:rsidRPr="00982F61" w:rsidRDefault="001E0E9F" w:rsidP="004A767B">
            <w:pPr>
              <w:rPr>
                <w:sz w:val="18"/>
                <w:szCs w:val="18"/>
              </w:rPr>
            </w:pPr>
            <w:r w:rsidRPr="00982F61">
              <w:rPr>
                <w:sz w:val="18"/>
                <w:szCs w:val="18"/>
              </w:rPr>
              <w:t>Option incertaine</w:t>
            </w:r>
          </w:p>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sidRPr="00982F61">
              <w:rPr>
                <w:sz w:val="18"/>
                <w:szCs w:val="18"/>
              </w:rPr>
              <w:t>Crédit titre</w:t>
            </w:r>
          </w:p>
        </w:tc>
        <w:tc>
          <w:tcPr>
            <w:tcW w:w="1559" w:type="dxa"/>
            <w:tcBorders>
              <w:left w:val="single" w:sz="4" w:space="0" w:color="000000"/>
              <w:right w:val="single" w:sz="4" w:space="0" w:color="000000"/>
            </w:tcBorders>
            <w:shd w:val="clear" w:color="auto" w:fill="DBE5F1" w:themeFill="accent1" w:themeFillTint="33"/>
          </w:tcPr>
          <w:p w:rsidR="001E0E9F" w:rsidRDefault="001E0E9F" w:rsidP="008C508D">
            <w:pPr>
              <w:rPr>
                <w:sz w:val="18"/>
                <w:szCs w:val="18"/>
              </w:rPr>
            </w:pPr>
            <w:r>
              <w:rPr>
                <w:sz w:val="18"/>
                <w:szCs w:val="18"/>
              </w:rPr>
              <w:t>Date de paiement</w:t>
            </w:r>
          </w:p>
          <w:p w:rsidR="001E0E9F" w:rsidRDefault="001E0E9F" w:rsidP="008C508D">
            <w:pPr>
              <w:rPr>
                <w:sz w:val="18"/>
                <w:szCs w:val="18"/>
              </w:rPr>
            </w:pPr>
            <w:r>
              <w:rPr>
                <w:sz w:val="18"/>
                <w:szCs w:val="18"/>
              </w:rPr>
              <w:t xml:space="preserve">Parité </w:t>
            </w:r>
          </w:p>
          <w:p w:rsidR="001E0E9F" w:rsidRPr="00982F61" w:rsidRDefault="001E0E9F" w:rsidP="008C508D">
            <w:pPr>
              <w:rPr>
                <w:sz w:val="18"/>
                <w:szCs w:val="18"/>
              </w:rPr>
            </w:pPr>
            <w:r>
              <w:rPr>
                <w:sz w:val="18"/>
                <w:szCs w:val="18"/>
              </w:rPr>
              <w:t>Rounding down</w:t>
            </w:r>
          </w:p>
        </w:tc>
      </w:tr>
      <w:tr w:rsidR="001E0E9F" w:rsidRPr="00982F61" w:rsidTr="008C508D">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Pr>
                <w:sz w:val="18"/>
                <w:szCs w:val="18"/>
              </w:rPr>
              <w:t xml:space="preserve">Débit </w:t>
            </w:r>
            <w:r w:rsidRPr="00982F61">
              <w:rPr>
                <w:sz w:val="18"/>
                <w:szCs w:val="18"/>
              </w:rPr>
              <w:t xml:space="preserve"> titre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Pr>
                <w:sz w:val="18"/>
                <w:szCs w:val="18"/>
              </w:rPr>
              <w:t>Date de paiement</w:t>
            </w:r>
          </w:p>
        </w:tc>
      </w:tr>
      <w:tr w:rsidR="001E0E9F" w:rsidRPr="00982F61" w:rsidTr="004A767B">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Espèce rompus</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w:t>
            </w:r>
            <w:r>
              <w:rPr>
                <w:sz w:val="18"/>
                <w:szCs w:val="18"/>
              </w:rPr>
              <w:t xml:space="preserve"> inconnu</w:t>
            </w:r>
          </w:p>
        </w:tc>
      </w:tr>
      <w:tr w:rsidR="001E0E9F" w:rsidRPr="00982F61" w:rsidTr="004C71BA">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 xml:space="preserve">Crédit </w:t>
            </w:r>
            <w:r w:rsidRPr="00982F61">
              <w:rPr>
                <w:sz w:val="18"/>
                <w:szCs w:val="18"/>
              </w:rPr>
              <w:t xml:space="preserve"> espèce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 inconnu</w:t>
            </w:r>
          </w:p>
        </w:tc>
      </w:tr>
      <w:tr w:rsidR="001E0E9F" w:rsidRPr="00982F61" w:rsidTr="004C71BA">
        <w:trPr>
          <w:trHeight w:val="127"/>
        </w:trPr>
        <w:tc>
          <w:tcPr>
            <w:tcW w:w="419" w:type="dxa"/>
            <w:vMerge/>
            <w:tcBorders>
              <w:left w:val="single" w:sz="4" w:space="0" w:color="000000"/>
              <w:bottom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bottom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bottom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bottom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tcBorders>
              <w:left w:val="single" w:sz="4" w:space="0" w:color="000000"/>
              <w:bottom w:val="single" w:sz="4" w:space="0" w:color="000000"/>
              <w:right w:val="single" w:sz="4" w:space="0" w:color="000000"/>
            </w:tcBorders>
            <w:shd w:val="clear" w:color="auto" w:fill="DBE5F1" w:themeFill="accent1" w:themeFillTint="33"/>
          </w:tcPr>
          <w:p w:rsidR="001E0E9F" w:rsidRDefault="001E0E9F" w:rsidP="004A767B">
            <w:pPr>
              <w:rPr>
                <w:b/>
                <w:sz w:val="18"/>
                <w:szCs w:val="18"/>
              </w:rPr>
            </w:pPr>
            <w:r w:rsidRPr="00D04853">
              <w:rPr>
                <w:b/>
                <w:sz w:val="18"/>
                <w:szCs w:val="18"/>
              </w:rPr>
              <w:t>NOAC</w:t>
            </w:r>
          </w:p>
          <w:p w:rsidR="008C35B6" w:rsidRPr="00982F61" w:rsidRDefault="008C35B6" w:rsidP="004A767B">
            <w:pPr>
              <w:rPr>
                <w:sz w:val="18"/>
                <w:szCs w:val="18"/>
              </w:rPr>
            </w:pPr>
            <w:r w:rsidRPr="00982F61">
              <w:rPr>
                <w:sz w:val="18"/>
                <w:szCs w:val="18"/>
              </w:rPr>
              <w:t>Option par défaut</w:t>
            </w: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1E0E9F" w:rsidRDefault="001E0E9F" w:rsidP="004A767B">
            <w:pPr>
              <w:rPr>
                <w:sz w:val="18"/>
                <w:szCs w:val="18"/>
              </w:rPr>
            </w:pPr>
          </w:p>
        </w:tc>
        <w:tc>
          <w:tcPr>
            <w:tcW w:w="1559" w:type="dxa"/>
            <w:tcBorders>
              <w:left w:val="single" w:sz="4" w:space="0" w:color="000000"/>
              <w:bottom w:val="single" w:sz="4" w:space="0" w:color="000000"/>
              <w:right w:val="single" w:sz="4" w:space="0" w:color="000000"/>
            </w:tcBorders>
            <w:shd w:val="thinDiagCross" w:color="auto" w:fill="DBE5F1" w:themeFill="accent1" w:themeFillTint="33"/>
          </w:tcPr>
          <w:p w:rsidR="001E0E9F" w:rsidRPr="00982F61" w:rsidRDefault="001E0E9F" w:rsidP="004A767B">
            <w:pPr>
              <w:rPr>
                <w:sz w:val="18"/>
                <w:szCs w:val="18"/>
              </w:rPr>
            </w:pPr>
          </w:p>
        </w:tc>
      </w:tr>
    </w:tbl>
    <w:p w:rsidR="00997E37" w:rsidRPr="00DA4A85" w:rsidRDefault="00DA4A85" w:rsidP="00B24F1B">
      <w:pPr>
        <w:spacing w:before="240" w:after="240" w:line="240" w:lineRule="auto"/>
        <w:ind w:right="142"/>
        <w:jc w:val="both"/>
      </w:pPr>
      <w:r w:rsidRPr="00502B92">
        <w:rPr>
          <w:b/>
          <w:lang w:eastAsia="ar-SA"/>
        </w:rPr>
        <w:t>Voir ANNEXES pour</w:t>
      </w:r>
      <w:r w:rsidRPr="00DA4A85">
        <w:rPr>
          <w:b/>
          <w:color w:val="FF0000"/>
          <w:lang w:eastAsia="ar-SA"/>
        </w:rPr>
        <w:t xml:space="preserve"> </w:t>
      </w:r>
      <w:hyperlink w:anchor="_Exemples_de_SWIFT" w:history="1">
        <w:r w:rsidRPr="00DA4A85">
          <w:rPr>
            <w:rStyle w:val="Hyperlink"/>
            <w:b/>
            <w:lang w:eastAsia="ar-SA"/>
          </w:rPr>
          <w:t>les exemples de SWIFT par type d’ost.</w:t>
        </w:r>
      </w:hyperlink>
    </w:p>
    <w:p w:rsidR="00997E37" w:rsidRDefault="00997E37" w:rsidP="00B24F1B">
      <w:pPr>
        <w:spacing w:before="240" w:after="240" w:line="240" w:lineRule="auto"/>
        <w:ind w:right="142"/>
        <w:jc w:val="both"/>
      </w:pPr>
    </w:p>
    <w:p w:rsidR="00502B92" w:rsidRDefault="00502B92" w:rsidP="00B24F1B">
      <w:pPr>
        <w:spacing w:before="240" w:after="240" w:line="240" w:lineRule="auto"/>
        <w:ind w:right="142"/>
        <w:jc w:val="both"/>
      </w:pPr>
    </w:p>
    <w:p w:rsidR="00502B92" w:rsidRDefault="00502B92" w:rsidP="00B24F1B">
      <w:pPr>
        <w:spacing w:before="240" w:after="240" w:line="240" w:lineRule="auto"/>
        <w:ind w:right="142"/>
        <w:jc w:val="both"/>
      </w:pPr>
    </w:p>
    <w:p w:rsidR="00502B92" w:rsidRDefault="00502B92" w:rsidP="00B24F1B">
      <w:pPr>
        <w:spacing w:before="240" w:after="240" w:line="240" w:lineRule="auto"/>
        <w:ind w:right="142"/>
        <w:jc w:val="both"/>
      </w:pPr>
    </w:p>
    <w:p w:rsidR="00224397" w:rsidRDefault="00314BBB" w:rsidP="00224397">
      <w:pPr>
        <w:pStyle w:val="Style3"/>
      </w:pPr>
      <w:bookmarkStart w:id="71" w:name="_Toc409450725"/>
      <w:r>
        <w:t>Cycle de vie et s</w:t>
      </w:r>
      <w:r w:rsidR="00793E80">
        <w:t xml:space="preserve">tatuts </w:t>
      </w:r>
      <w:r w:rsidR="00224397">
        <w:t xml:space="preserve"> d’une annonce</w:t>
      </w:r>
      <w:bookmarkEnd w:id="71"/>
    </w:p>
    <w:p w:rsidR="007B63FB" w:rsidRDefault="007B63FB" w:rsidP="007B63FB"/>
    <w:p w:rsidR="007B63FB" w:rsidRDefault="007B63FB" w:rsidP="007B63FB"/>
    <w:p w:rsidR="00B449AC" w:rsidRPr="00450A1F" w:rsidRDefault="00692504" w:rsidP="00B449AC">
      <w:r>
        <w:rPr>
          <w:noProof/>
          <w:lang w:eastAsia="fr-FR"/>
        </w:rPr>
        <w:drawing>
          <wp:inline distT="0" distB="0" distL="0" distR="0">
            <wp:extent cx="5753100" cy="43053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753100" cy="4305300"/>
                    </a:xfrm>
                    <a:prstGeom prst="rect">
                      <a:avLst/>
                    </a:prstGeom>
                    <a:noFill/>
                    <a:ln w="9525">
                      <a:noFill/>
                      <a:miter lim="800000"/>
                      <a:headEnd/>
                      <a:tailEnd/>
                    </a:ln>
                  </pic:spPr>
                </pic:pic>
              </a:graphicData>
            </a:graphic>
          </wp:inline>
        </w:drawing>
      </w:r>
    </w:p>
    <w:p w:rsidR="00BB5C0E" w:rsidRDefault="00A46B12" w:rsidP="000C6B7B">
      <w:pPr>
        <w:spacing w:before="240" w:after="240" w:line="240" w:lineRule="auto"/>
        <w:ind w:right="142"/>
      </w:pPr>
      <w:r>
        <w:t xml:space="preserve">L’activation de l’annonce peut se faire automatiquement via un batch comme suit: </w:t>
      </w:r>
    </w:p>
    <w:p w:rsidR="00A46B12" w:rsidRPr="00A46B12" w:rsidRDefault="00A46B12" w:rsidP="00FB1421">
      <w:pPr>
        <w:pStyle w:val="ListParagraph"/>
        <w:numPr>
          <w:ilvl w:val="0"/>
          <w:numId w:val="22"/>
        </w:numPr>
        <w:tabs>
          <w:tab w:val="left" w:pos="426"/>
        </w:tabs>
        <w:spacing w:before="240" w:after="240" w:line="240" w:lineRule="auto"/>
        <w:ind w:left="426" w:right="142" w:hanging="426"/>
      </w:pPr>
      <w:r w:rsidRPr="00A46B12">
        <w:t>Pour les OST obligatoire</w:t>
      </w:r>
      <w:r>
        <w:t>s</w:t>
      </w:r>
      <w:r w:rsidRPr="00A46B12">
        <w:t xml:space="preserve"> avec ou sans choix à la date d’arrêt de position.</w:t>
      </w:r>
    </w:p>
    <w:p w:rsidR="00A46B12" w:rsidRPr="00A46B12" w:rsidRDefault="00A46B12" w:rsidP="00FB1421">
      <w:pPr>
        <w:pStyle w:val="ListParagraph"/>
        <w:numPr>
          <w:ilvl w:val="0"/>
          <w:numId w:val="22"/>
        </w:numPr>
        <w:tabs>
          <w:tab w:val="left" w:pos="426"/>
        </w:tabs>
        <w:spacing w:line="240" w:lineRule="auto"/>
        <w:ind w:left="426" w:hanging="426"/>
        <w:jc w:val="both"/>
      </w:pPr>
      <w:r w:rsidRPr="00A46B12">
        <w:t>Pour les OST Volontaire</w:t>
      </w:r>
      <w:r>
        <w:t>s</w:t>
      </w:r>
      <w:r w:rsidRPr="00A46B12">
        <w:t xml:space="preserve"> à la </w:t>
      </w:r>
      <w:r w:rsidR="00A9412C">
        <w:t>Date d’ouverture de l’opération</w:t>
      </w:r>
      <w:r w:rsidRPr="00A46B12">
        <w:t>.</w:t>
      </w:r>
    </w:p>
    <w:p w:rsidR="00BB5C0E" w:rsidRDefault="00BB5C0E" w:rsidP="00BB5C0E">
      <w:pPr>
        <w:pStyle w:val="Style3"/>
      </w:pPr>
      <w:bookmarkStart w:id="72" w:name="_Toc409450726"/>
      <w:r w:rsidRPr="00450A1F">
        <w:t>Alertes et notifications</w:t>
      </w:r>
      <w:bookmarkEnd w:id="72"/>
    </w:p>
    <w:p w:rsidR="00B67A5B" w:rsidRPr="00450A1F" w:rsidRDefault="00ED50E5" w:rsidP="00B67A5B">
      <w:pPr>
        <w:spacing w:before="240" w:after="240" w:line="240" w:lineRule="auto"/>
        <w:ind w:right="142"/>
        <w:jc w:val="both"/>
      </w:pPr>
      <w:r>
        <w:t>Ce paragraphe décrit les alertes qui doivent être générées dans le tableau de bord:</w:t>
      </w:r>
    </w:p>
    <w:p w:rsidR="00B67A5B" w:rsidRDefault="00224397" w:rsidP="00FB1421">
      <w:pPr>
        <w:pStyle w:val="ListParagraph"/>
        <w:numPr>
          <w:ilvl w:val="0"/>
          <w:numId w:val="11"/>
        </w:numPr>
        <w:spacing w:before="240" w:after="240" w:line="240" w:lineRule="auto"/>
        <w:ind w:left="426" w:right="142"/>
      </w:pPr>
      <w:r>
        <w:t xml:space="preserve">Toute  annonce </w:t>
      </w:r>
      <w:r w:rsidR="00B67A5B">
        <w:t xml:space="preserve">mise à jour et </w:t>
      </w:r>
      <w:r>
        <w:t>nécessitant une validation</w:t>
      </w:r>
      <w:r w:rsidR="00B67A5B">
        <w:t xml:space="preserve"> par l’utilisateur.</w:t>
      </w:r>
    </w:p>
    <w:p w:rsidR="00521768" w:rsidRDefault="00521768" w:rsidP="00FB1421">
      <w:pPr>
        <w:pStyle w:val="ListParagraph"/>
        <w:numPr>
          <w:ilvl w:val="0"/>
          <w:numId w:val="11"/>
        </w:numPr>
        <w:spacing w:before="240" w:after="240" w:line="240" w:lineRule="auto"/>
        <w:ind w:left="426" w:right="142"/>
      </w:pPr>
      <w:r>
        <w:t xml:space="preserve">Tout MT564 CANC </w:t>
      </w:r>
      <w:r w:rsidR="00B67A5B">
        <w:t>d’</w:t>
      </w:r>
      <w:r>
        <w:t>annulation d’annonce.</w:t>
      </w:r>
    </w:p>
    <w:p w:rsidR="00B06A3A" w:rsidRDefault="00B06A3A" w:rsidP="00FB1421">
      <w:pPr>
        <w:pStyle w:val="ListParagraph"/>
        <w:numPr>
          <w:ilvl w:val="0"/>
          <w:numId w:val="11"/>
        </w:numPr>
        <w:spacing w:before="240" w:after="240" w:line="240" w:lineRule="auto"/>
        <w:ind w:left="426" w:right="142"/>
      </w:pPr>
      <w:r>
        <w:t xml:space="preserve">Toute  annonce </w:t>
      </w:r>
      <w:r w:rsidR="00896B44">
        <w:t xml:space="preserve">qui n’est pas «Activée » </w:t>
      </w:r>
      <w:r>
        <w:t>à la</w:t>
      </w:r>
      <w:r w:rsidR="00866255">
        <w:t xml:space="preserve"> date d’arrêt de position</w:t>
      </w:r>
      <w:r w:rsidR="00896B44">
        <w:t>.</w:t>
      </w:r>
    </w:p>
    <w:p w:rsidR="00411F54" w:rsidRDefault="00411F54" w:rsidP="00FB1421">
      <w:pPr>
        <w:pStyle w:val="ListParagraph"/>
        <w:numPr>
          <w:ilvl w:val="0"/>
          <w:numId w:val="11"/>
        </w:numPr>
        <w:spacing w:before="240" w:after="240" w:line="240" w:lineRule="auto"/>
        <w:ind w:left="426" w:right="142"/>
      </w:pPr>
      <w:r>
        <w:t>Annonces Suspension, Activation et changement de Nom/Description arrivant à date effective.</w:t>
      </w:r>
    </w:p>
    <w:p w:rsidR="007B63FB" w:rsidRDefault="007B63FB" w:rsidP="002852B9">
      <w:pPr>
        <w:pStyle w:val="ListParagraph"/>
        <w:spacing w:before="240" w:after="240" w:line="240" w:lineRule="auto"/>
        <w:ind w:left="426" w:right="142"/>
      </w:pPr>
    </w:p>
    <w:p w:rsidR="00B449AC" w:rsidRDefault="00B35BFF" w:rsidP="002D6631">
      <w:pPr>
        <w:pStyle w:val="Style2"/>
      </w:pPr>
      <w:bookmarkStart w:id="73" w:name="_Toc409450727"/>
      <w:r>
        <w:lastRenderedPageBreak/>
        <w:t>Eligible position</w:t>
      </w:r>
      <w:bookmarkEnd w:id="73"/>
    </w:p>
    <w:p w:rsidR="00B35BFF" w:rsidRDefault="00B35BFF" w:rsidP="00B35BFF"/>
    <w:p w:rsidR="005A569F" w:rsidRDefault="005A569F" w:rsidP="005A569F">
      <w:pPr>
        <w:pStyle w:val="Style3"/>
      </w:pPr>
      <w:bookmarkStart w:id="74" w:name="_Toc409450728"/>
      <w:r>
        <w:t>Date d’éligibilité par OST</w:t>
      </w:r>
      <w:bookmarkEnd w:id="74"/>
    </w:p>
    <w:p w:rsidR="005A569F" w:rsidRDefault="005A569F" w:rsidP="00B35BFF"/>
    <w:p w:rsidR="007E0E9E" w:rsidRDefault="006C43A6" w:rsidP="00B35BFF">
      <w:r>
        <w:t xml:space="preserve">BPSS arrête les  positions à </w:t>
      </w:r>
      <w:r w:rsidR="00400DF3">
        <w:t xml:space="preserve">la </w:t>
      </w:r>
      <w:r>
        <w:t>date</w:t>
      </w:r>
      <w:r w:rsidR="00400DF3">
        <w:t xml:space="preserve"> de paiement</w:t>
      </w:r>
      <w:r>
        <w:t xml:space="preserve"> -2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60"/>
        <w:gridCol w:w="2551"/>
        <w:gridCol w:w="2268"/>
        <w:gridCol w:w="1809"/>
      </w:tblGrid>
      <w:tr w:rsidR="00B53AF7" w:rsidRPr="00FE4456" w:rsidTr="00BC6E41">
        <w:tc>
          <w:tcPr>
            <w:tcW w:w="2660" w:type="dxa"/>
            <w:shd w:val="clear" w:color="auto" w:fill="A6A6A6" w:themeFill="background1" w:themeFillShade="A6"/>
          </w:tcPr>
          <w:p w:rsidR="00B53AF7" w:rsidRPr="00FE4456" w:rsidRDefault="00B53AF7" w:rsidP="00A53C88">
            <w:pPr>
              <w:rPr>
                <w:b/>
                <w:sz w:val="20"/>
                <w:szCs w:val="20"/>
              </w:rPr>
            </w:pPr>
          </w:p>
        </w:tc>
        <w:tc>
          <w:tcPr>
            <w:tcW w:w="2551" w:type="dxa"/>
            <w:shd w:val="clear" w:color="auto" w:fill="A6A6A6" w:themeFill="background1" w:themeFillShade="A6"/>
          </w:tcPr>
          <w:p w:rsidR="00B53AF7" w:rsidRPr="00FE4456" w:rsidRDefault="00B53AF7" w:rsidP="00A53C88">
            <w:pPr>
              <w:rPr>
                <w:b/>
                <w:sz w:val="20"/>
                <w:szCs w:val="20"/>
              </w:rPr>
            </w:pPr>
            <w:r w:rsidRPr="00FE4456">
              <w:rPr>
                <w:b/>
                <w:sz w:val="20"/>
                <w:szCs w:val="20"/>
              </w:rPr>
              <w:t>Date d’arrêt de la position (reference date)</w:t>
            </w:r>
          </w:p>
        </w:tc>
        <w:tc>
          <w:tcPr>
            <w:tcW w:w="2268" w:type="dxa"/>
            <w:shd w:val="clear" w:color="auto" w:fill="A6A6A6" w:themeFill="background1" w:themeFillShade="A6"/>
          </w:tcPr>
          <w:p w:rsidR="00B53AF7" w:rsidRPr="00FE4456" w:rsidRDefault="00B53AF7" w:rsidP="00A53C88">
            <w:pPr>
              <w:rPr>
                <w:b/>
                <w:sz w:val="20"/>
                <w:szCs w:val="20"/>
              </w:rPr>
            </w:pPr>
            <w:r w:rsidRPr="00FE4456">
              <w:rPr>
                <w:b/>
                <w:sz w:val="20"/>
                <w:szCs w:val="20"/>
              </w:rPr>
              <w:t>Date d’ownership de la position</w:t>
            </w:r>
          </w:p>
        </w:tc>
        <w:tc>
          <w:tcPr>
            <w:tcW w:w="1809" w:type="dxa"/>
            <w:shd w:val="clear" w:color="auto" w:fill="A6A6A6" w:themeFill="background1" w:themeFillShade="A6"/>
          </w:tcPr>
          <w:p w:rsidR="00B53AF7" w:rsidRPr="00FE4456" w:rsidRDefault="00B53AF7" w:rsidP="00A53C88">
            <w:pPr>
              <w:rPr>
                <w:b/>
                <w:sz w:val="20"/>
                <w:szCs w:val="20"/>
              </w:rPr>
            </w:pPr>
            <w:r>
              <w:rPr>
                <w:b/>
                <w:sz w:val="20"/>
                <w:szCs w:val="20"/>
              </w:rPr>
              <w:t>Position éligible</w:t>
            </w:r>
          </w:p>
        </w:tc>
      </w:tr>
      <w:tr w:rsidR="00B53AF7" w:rsidRPr="00FE4456" w:rsidTr="00BC6E41">
        <w:tc>
          <w:tcPr>
            <w:tcW w:w="2660" w:type="dxa"/>
          </w:tcPr>
          <w:p w:rsidR="00B53AF7" w:rsidRPr="00FE4456" w:rsidRDefault="00B53AF7" w:rsidP="00A53C88">
            <w:pPr>
              <w:rPr>
                <w:b/>
                <w:sz w:val="20"/>
                <w:szCs w:val="20"/>
              </w:rPr>
            </w:pPr>
            <w:r w:rsidRPr="00FE4456">
              <w:rPr>
                <w:b/>
                <w:sz w:val="20"/>
                <w:szCs w:val="20"/>
              </w:rPr>
              <w:t xml:space="preserve">OST obligatoire sans ou avec choix : </w:t>
            </w:r>
            <w:r w:rsidRPr="00FE4456">
              <w:rPr>
                <w:b/>
                <w:color w:val="FF0000"/>
                <w:sz w:val="20"/>
                <w:szCs w:val="20"/>
              </w:rPr>
              <w:t>Actions</w:t>
            </w:r>
          </w:p>
        </w:tc>
        <w:tc>
          <w:tcPr>
            <w:tcW w:w="2551" w:type="dxa"/>
          </w:tcPr>
          <w:p w:rsidR="00B53AF7" w:rsidRPr="00FE4456" w:rsidRDefault="00B53AF7" w:rsidP="001F761D">
            <w:pPr>
              <w:rPr>
                <w:sz w:val="20"/>
                <w:szCs w:val="20"/>
              </w:rPr>
            </w:pPr>
            <w:r w:rsidRPr="00B53AF7">
              <w:rPr>
                <w:sz w:val="20"/>
                <w:szCs w:val="20"/>
                <w:highlight w:val="lightGray"/>
              </w:rPr>
              <w:t>Ex-date *</w:t>
            </w:r>
            <w:r>
              <w:rPr>
                <w:sz w:val="20"/>
                <w:szCs w:val="20"/>
              </w:rPr>
              <w:t xml:space="preserve"> </w:t>
            </w:r>
          </w:p>
        </w:tc>
        <w:tc>
          <w:tcPr>
            <w:tcW w:w="2268" w:type="dxa"/>
          </w:tcPr>
          <w:p w:rsidR="00B53AF7" w:rsidRPr="00B53AF7" w:rsidRDefault="00B53AF7" w:rsidP="00547444">
            <w:pPr>
              <w:rPr>
                <w:sz w:val="18"/>
                <w:szCs w:val="20"/>
              </w:rPr>
            </w:pPr>
            <w:r w:rsidRPr="00FE4456">
              <w:rPr>
                <w:sz w:val="20"/>
                <w:szCs w:val="20"/>
              </w:rPr>
              <w:t xml:space="preserve"> Date de négociation  </w:t>
            </w:r>
            <w:r w:rsidRPr="00FE4456">
              <w:rPr>
                <w:sz w:val="18"/>
                <w:szCs w:val="20"/>
              </w:rPr>
              <w:t>(Trade date)</w:t>
            </w:r>
          </w:p>
        </w:tc>
        <w:tc>
          <w:tcPr>
            <w:tcW w:w="1809" w:type="dxa"/>
          </w:tcPr>
          <w:p w:rsidR="00B53AF7" w:rsidRPr="00A04573" w:rsidRDefault="00B53AF7" w:rsidP="001F761D">
            <w:pPr>
              <w:rPr>
                <w:sz w:val="20"/>
                <w:szCs w:val="20"/>
              </w:rPr>
            </w:pPr>
            <w:r w:rsidRPr="00A04573">
              <w:rPr>
                <w:sz w:val="20"/>
                <w:szCs w:val="20"/>
              </w:rPr>
              <w:t>position ferme avec  suspens</w:t>
            </w:r>
          </w:p>
        </w:tc>
      </w:tr>
      <w:tr w:rsidR="00B53AF7" w:rsidRPr="00FE4456" w:rsidTr="00BC6E41">
        <w:tc>
          <w:tcPr>
            <w:tcW w:w="2660" w:type="dxa"/>
          </w:tcPr>
          <w:p w:rsidR="00B53AF7" w:rsidRPr="00FE4456" w:rsidRDefault="00B53AF7" w:rsidP="002279AD">
            <w:pPr>
              <w:rPr>
                <w:b/>
                <w:color w:val="FF0000"/>
                <w:sz w:val="20"/>
                <w:szCs w:val="20"/>
              </w:rPr>
            </w:pPr>
            <w:r w:rsidRPr="00FE4456">
              <w:rPr>
                <w:b/>
                <w:sz w:val="20"/>
                <w:szCs w:val="20"/>
              </w:rPr>
              <w:t xml:space="preserve">OST obligatoire sans ou avec choix : </w:t>
            </w:r>
            <w:r w:rsidRPr="00FE4456">
              <w:rPr>
                <w:b/>
                <w:color w:val="FF0000"/>
                <w:sz w:val="20"/>
                <w:szCs w:val="20"/>
              </w:rPr>
              <w:t>Obligations</w:t>
            </w:r>
          </w:p>
        </w:tc>
        <w:tc>
          <w:tcPr>
            <w:tcW w:w="2551" w:type="dxa"/>
          </w:tcPr>
          <w:p w:rsidR="00B53AF7" w:rsidRPr="00FE4456" w:rsidRDefault="00B53AF7" w:rsidP="00A53C88">
            <w:pPr>
              <w:rPr>
                <w:b/>
                <w:sz w:val="20"/>
                <w:szCs w:val="20"/>
              </w:rPr>
            </w:pPr>
            <w:r w:rsidRPr="00B53AF7">
              <w:rPr>
                <w:b/>
                <w:sz w:val="20"/>
                <w:szCs w:val="20"/>
                <w:highlight w:val="lightGray"/>
              </w:rPr>
              <w:t>Date de paiement -1 **</w:t>
            </w:r>
          </w:p>
        </w:tc>
        <w:tc>
          <w:tcPr>
            <w:tcW w:w="2268" w:type="dxa"/>
          </w:tcPr>
          <w:p w:rsidR="00B53AF7" w:rsidRPr="00B53AF7" w:rsidRDefault="00B53AF7" w:rsidP="002F7988">
            <w:pPr>
              <w:rPr>
                <w:sz w:val="18"/>
                <w:szCs w:val="20"/>
              </w:rPr>
            </w:pPr>
            <w:r w:rsidRPr="00FE4456">
              <w:rPr>
                <w:sz w:val="20"/>
                <w:szCs w:val="20"/>
              </w:rPr>
              <w:t xml:space="preserve">Date de dénouement </w:t>
            </w:r>
            <w:r>
              <w:rPr>
                <w:sz w:val="20"/>
                <w:szCs w:val="20"/>
              </w:rPr>
              <w:t xml:space="preserve">contractuelle </w:t>
            </w:r>
            <w:r w:rsidRPr="00FE4456">
              <w:rPr>
                <w:sz w:val="18"/>
                <w:szCs w:val="20"/>
              </w:rPr>
              <w:t>(</w:t>
            </w:r>
            <w:r>
              <w:rPr>
                <w:sz w:val="18"/>
                <w:szCs w:val="20"/>
              </w:rPr>
              <w:t xml:space="preserve"> theoritical </w:t>
            </w:r>
            <w:r w:rsidRPr="00FE4456">
              <w:rPr>
                <w:sz w:val="18"/>
                <w:szCs w:val="20"/>
              </w:rPr>
              <w:t xml:space="preserve">Settlement date) </w:t>
            </w:r>
            <w:r>
              <w:rPr>
                <w:sz w:val="18"/>
                <w:szCs w:val="20"/>
              </w:rPr>
              <w:t xml:space="preserve"> </w:t>
            </w:r>
          </w:p>
        </w:tc>
        <w:tc>
          <w:tcPr>
            <w:tcW w:w="1809" w:type="dxa"/>
          </w:tcPr>
          <w:p w:rsidR="00B53AF7" w:rsidRPr="00A04573" w:rsidRDefault="00B53AF7" w:rsidP="002F7988">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2279AD">
            <w:pPr>
              <w:rPr>
                <w:b/>
                <w:sz w:val="20"/>
                <w:szCs w:val="20"/>
              </w:rPr>
            </w:pPr>
            <w:r w:rsidRPr="00FE4456">
              <w:rPr>
                <w:b/>
                <w:sz w:val="20"/>
                <w:szCs w:val="20"/>
              </w:rPr>
              <w:t xml:space="preserve">OST obligatoire sans ou avec choix : </w:t>
            </w:r>
            <w:r w:rsidRPr="00FE4456">
              <w:rPr>
                <w:b/>
                <w:color w:val="FF0000"/>
                <w:sz w:val="20"/>
                <w:szCs w:val="20"/>
              </w:rPr>
              <w:t>Droits</w:t>
            </w:r>
          </w:p>
        </w:tc>
        <w:tc>
          <w:tcPr>
            <w:tcW w:w="2551" w:type="dxa"/>
          </w:tcPr>
          <w:p w:rsidR="00B53AF7" w:rsidRPr="00D35DC5" w:rsidRDefault="00B53AF7" w:rsidP="00FE4456">
            <w:pPr>
              <w:rPr>
                <w:sz w:val="20"/>
                <w:szCs w:val="20"/>
                <w:lang w:val="en-US"/>
              </w:rPr>
            </w:pPr>
            <w:r w:rsidRPr="00D35DC5">
              <w:rPr>
                <w:sz w:val="20"/>
                <w:szCs w:val="20"/>
                <w:lang w:val="en-US"/>
              </w:rPr>
              <w:t xml:space="preserve">Date limite d’instruction client  </w:t>
            </w:r>
            <w:r w:rsidRPr="00D35DC5">
              <w:rPr>
                <w:sz w:val="18"/>
                <w:szCs w:val="20"/>
                <w:lang w:val="en-US"/>
              </w:rPr>
              <w:t>(custodian deadline -1)</w:t>
            </w:r>
          </w:p>
        </w:tc>
        <w:tc>
          <w:tcPr>
            <w:tcW w:w="2268" w:type="dxa"/>
          </w:tcPr>
          <w:p w:rsidR="00B53AF7" w:rsidRPr="00FE4456" w:rsidRDefault="00B53AF7" w:rsidP="00B53AF7">
            <w:pPr>
              <w:rPr>
                <w:sz w:val="20"/>
                <w:szCs w:val="20"/>
              </w:rPr>
            </w:pPr>
            <w:r w:rsidRPr="00FE4456">
              <w:rPr>
                <w:sz w:val="20"/>
                <w:szCs w:val="20"/>
              </w:rPr>
              <w:t xml:space="preserve">Date de dénouement </w:t>
            </w:r>
            <w:r w:rsidRPr="00FE4456">
              <w:rPr>
                <w:sz w:val="18"/>
                <w:szCs w:val="20"/>
              </w:rPr>
              <w:t>(Settlement date)</w:t>
            </w:r>
            <w:r>
              <w:rPr>
                <w:sz w:val="18"/>
                <w:szCs w:val="20"/>
              </w:rPr>
              <w:t xml:space="preserve"> </w:t>
            </w:r>
          </w:p>
        </w:tc>
        <w:tc>
          <w:tcPr>
            <w:tcW w:w="1809" w:type="dxa"/>
          </w:tcPr>
          <w:p w:rsidR="00B53AF7" w:rsidRPr="00A04573" w:rsidRDefault="00B53AF7" w:rsidP="00547444">
            <w:pPr>
              <w:rPr>
                <w:sz w:val="20"/>
                <w:szCs w:val="20"/>
              </w:rPr>
            </w:pPr>
            <w:r w:rsidRPr="00A04573">
              <w:rPr>
                <w:sz w:val="20"/>
                <w:szCs w:val="20"/>
              </w:rPr>
              <w:t>position ferme sans suspens</w:t>
            </w:r>
          </w:p>
        </w:tc>
      </w:tr>
      <w:tr w:rsidR="00B53AF7" w:rsidRPr="00FE4456" w:rsidTr="00BC6E41">
        <w:trPr>
          <w:trHeight w:val="384"/>
        </w:trPr>
        <w:tc>
          <w:tcPr>
            <w:tcW w:w="2660" w:type="dxa"/>
          </w:tcPr>
          <w:p w:rsidR="00B53AF7" w:rsidRPr="00FE4456" w:rsidRDefault="00B53AF7" w:rsidP="002279AD">
            <w:pPr>
              <w:rPr>
                <w:sz w:val="20"/>
                <w:szCs w:val="20"/>
              </w:rPr>
            </w:pPr>
            <w:r w:rsidRPr="00FE4456">
              <w:rPr>
                <w:b/>
                <w:sz w:val="20"/>
                <w:szCs w:val="20"/>
              </w:rPr>
              <w:t xml:space="preserve">OST volontaire </w:t>
            </w:r>
            <w:r w:rsidRPr="00FE4456">
              <w:rPr>
                <w:b/>
                <w:color w:val="FF0000"/>
                <w:sz w:val="20"/>
                <w:szCs w:val="20"/>
              </w:rPr>
              <w:t>Actions</w:t>
            </w:r>
          </w:p>
        </w:tc>
        <w:tc>
          <w:tcPr>
            <w:tcW w:w="2551" w:type="dxa"/>
          </w:tcPr>
          <w:p w:rsidR="00B53AF7" w:rsidRPr="00D35DC5" w:rsidRDefault="00B53AF7" w:rsidP="00C630FB">
            <w:pPr>
              <w:rPr>
                <w:sz w:val="20"/>
                <w:szCs w:val="20"/>
                <w:lang w:val="en-US"/>
              </w:rPr>
            </w:pPr>
            <w:r w:rsidRPr="00D35DC5">
              <w:rPr>
                <w:sz w:val="20"/>
                <w:szCs w:val="20"/>
                <w:lang w:val="en-US"/>
              </w:rPr>
              <w:t xml:space="preserve">Date limite d’instruction client  </w:t>
            </w:r>
            <w:r w:rsidRPr="00D35DC5">
              <w:rPr>
                <w:sz w:val="18"/>
                <w:szCs w:val="20"/>
                <w:lang w:val="en-US"/>
              </w:rPr>
              <w:t>(custodian deadline -1)</w:t>
            </w:r>
          </w:p>
        </w:tc>
        <w:tc>
          <w:tcPr>
            <w:tcW w:w="2268" w:type="dxa"/>
          </w:tcPr>
          <w:p w:rsidR="00B53AF7" w:rsidRPr="00FE4456" w:rsidRDefault="00B53AF7" w:rsidP="00B53AF7">
            <w:pPr>
              <w:rPr>
                <w:sz w:val="20"/>
                <w:szCs w:val="20"/>
              </w:rPr>
            </w:pPr>
            <w:r w:rsidRPr="00FE4456">
              <w:rPr>
                <w:sz w:val="20"/>
                <w:szCs w:val="20"/>
              </w:rPr>
              <w:t xml:space="preserve">Date de négociation  </w:t>
            </w:r>
            <w:r w:rsidRPr="00FE4456">
              <w:rPr>
                <w:sz w:val="18"/>
                <w:szCs w:val="20"/>
              </w:rPr>
              <w:t>(Trade date)</w:t>
            </w:r>
            <w:r>
              <w:rPr>
                <w:sz w:val="18"/>
                <w:szCs w:val="20"/>
              </w:rPr>
              <w:t xml:space="preserve">     </w:t>
            </w:r>
          </w:p>
        </w:tc>
        <w:tc>
          <w:tcPr>
            <w:tcW w:w="1809" w:type="dxa"/>
          </w:tcPr>
          <w:p w:rsidR="00B53AF7" w:rsidRPr="00A04573" w:rsidRDefault="00B53AF7" w:rsidP="00A53C88">
            <w:pPr>
              <w:rPr>
                <w:sz w:val="20"/>
                <w:szCs w:val="20"/>
              </w:rPr>
            </w:pPr>
            <w:r w:rsidRPr="00A04573">
              <w:rPr>
                <w:sz w:val="20"/>
                <w:szCs w:val="20"/>
              </w:rPr>
              <w:t>position ferme sans suspens</w:t>
            </w:r>
          </w:p>
        </w:tc>
      </w:tr>
      <w:tr w:rsidR="00B53AF7" w:rsidRPr="00FE4456" w:rsidTr="00BC6E41">
        <w:trPr>
          <w:trHeight w:val="384"/>
        </w:trPr>
        <w:tc>
          <w:tcPr>
            <w:tcW w:w="2660" w:type="dxa"/>
          </w:tcPr>
          <w:p w:rsidR="00B53AF7" w:rsidRPr="00FE4456" w:rsidRDefault="00B53AF7" w:rsidP="00A53C88">
            <w:pPr>
              <w:rPr>
                <w:b/>
                <w:sz w:val="20"/>
                <w:szCs w:val="20"/>
              </w:rPr>
            </w:pPr>
            <w:r w:rsidRPr="00FE4456">
              <w:rPr>
                <w:b/>
                <w:sz w:val="20"/>
                <w:szCs w:val="20"/>
              </w:rPr>
              <w:t>Warrant Exercice</w:t>
            </w:r>
          </w:p>
        </w:tc>
        <w:tc>
          <w:tcPr>
            <w:tcW w:w="2551" w:type="dxa"/>
          </w:tcPr>
          <w:p w:rsidR="00B53AF7" w:rsidRPr="00FE4456" w:rsidRDefault="00B53AF7" w:rsidP="00FE4456">
            <w:pPr>
              <w:rPr>
                <w:sz w:val="20"/>
                <w:szCs w:val="20"/>
              </w:rPr>
            </w:pPr>
            <w:r w:rsidRPr="00FE4456">
              <w:rPr>
                <w:sz w:val="20"/>
                <w:szCs w:val="20"/>
              </w:rPr>
              <w:t>Date de clôture de l’opération (Election end)</w:t>
            </w:r>
          </w:p>
        </w:tc>
        <w:tc>
          <w:tcPr>
            <w:tcW w:w="2268" w:type="dxa"/>
          </w:tcPr>
          <w:p w:rsidR="00B53AF7" w:rsidRPr="00FE4456" w:rsidRDefault="00B53AF7" w:rsidP="00B53AF7">
            <w:pPr>
              <w:rPr>
                <w:sz w:val="20"/>
                <w:szCs w:val="20"/>
              </w:rPr>
            </w:pPr>
            <w:r w:rsidRPr="00FE4456">
              <w:rPr>
                <w:sz w:val="20"/>
                <w:szCs w:val="20"/>
              </w:rPr>
              <w:t xml:space="preserve">Date de dénouement </w:t>
            </w:r>
            <w:r w:rsidRPr="00FE4456">
              <w:rPr>
                <w:sz w:val="18"/>
                <w:szCs w:val="20"/>
              </w:rPr>
              <w:t>(Settlement date)</w:t>
            </w:r>
            <w:r>
              <w:rPr>
                <w:sz w:val="18"/>
                <w:szCs w:val="20"/>
              </w:rPr>
              <w:t xml:space="preserve"> </w:t>
            </w:r>
          </w:p>
        </w:tc>
        <w:tc>
          <w:tcPr>
            <w:tcW w:w="1809" w:type="dxa"/>
          </w:tcPr>
          <w:p w:rsidR="00B53AF7" w:rsidRPr="00A04573" w:rsidRDefault="00B53AF7" w:rsidP="00A53C88">
            <w:pPr>
              <w:rPr>
                <w:sz w:val="20"/>
                <w:szCs w:val="20"/>
              </w:rPr>
            </w:pPr>
            <w:r w:rsidRPr="00A04573">
              <w:rPr>
                <w:sz w:val="20"/>
                <w:szCs w:val="20"/>
              </w:rPr>
              <w:t>position ferme sans suspens</w:t>
            </w:r>
          </w:p>
        </w:tc>
      </w:tr>
      <w:tr w:rsidR="00B53AF7" w:rsidRPr="00FE4456" w:rsidTr="00BC6E41">
        <w:trPr>
          <w:trHeight w:val="661"/>
        </w:trPr>
        <w:tc>
          <w:tcPr>
            <w:tcW w:w="2660" w:type="dxa"/>
          </w:tcPr>
          <w:p w:rsidR="00B53AF7" w:rsidRPr="00FE4456" w:rsidRDefault="00B53AF7" w:rsidP="00A53C88">
            <w:pPr>
              <w:rPr>
                <w:b/>
                <w:sz w:val="20"/>
                <w:szCs w:val="20"/>
              </w:rPr>
            </w:pPr>
            <w:r w:rsidRPr="00FE4456">
              <w:rPr>
                <w:b/>
                <w:sz w:val="20"/>
                <w:szCs w:val="20"/>
              </w:rPr>
              <w:t xml:space="preserve">Name change </w:t>
            </w:r>
          </w:p>
        </w:tc>
        <w:tc>
          <w:tcPr>
            <w:tcW w:w="2551" w:type="dxa"/>
          </w:tcPr>
          <w:p w:rsidR="00B53AF7" w:rsidRPr="00FE4456" w:rsidRDefault="00B53AF7" w:rsidP="00FE4456">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2F7988">
            <w:pPr>
              <w:rPr>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 xml:space="preserve">Stock split </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B53AF7">
            <w:pPr>
              <w:rPr>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Reverse stock split</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2F7988">
            <w:pPr>
              <w:rPr>
                <w:color w:val="FF0000"/>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Activation</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2F7988">
            <w:pPr>
              <w:rPr>
                <w:color w:val="FF0000"/>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 xml:space="preserve"> 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Suspension</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 xml:space="preserve">Tax reclaim </w:t>
            </w:r>
          </w:p>
        </w:tc>
        <w:tc>
          <w:tcPr>
            <w:tcW w:w="2551" w:type="dxa"/>
          </w:tcPr>
          <w:p w:rsidR="00B53AF7" w:rsidRPr="00FE4456" w:rsidRDefault="00B53AF7" w:rsidP="008C508D">
            <w:pPr>
              <w:rPr>
                <w:sz w:val="20"/>
                <w:szCs w:val="20"/>
              </w:rPr>
            </w:pPr>
            <w:r>
              <w:rPr>
                <w:sz w:val="20"/>
                <w:szCs w:val="20"/>
              </w:rPr>
              <w:t>D</w:t>
            </w:r>
            <w:r w:rsidRPr="00FE4456">
              <w:rPr>
                <w:sz w:val="20"/>
                <w:szCs w:val="20"/>
              </w:rPr>
              <w:t>ate de certification</w:t>
            </w:r>
            <w:r>
              <w:rPr>
                <w:sz w:val="20"/>
                <w:szCs w:val="20"/>
              </w:rPr>
              <w:t xml:space="preserve"> </w:t>
            </w:r>
            <w:r w:rsidRPr="00971732">
              <w:rPr>
                <w:sz w:val="18"/>
                <w:szCs w:val="20"/>
              </w:rPr>
              <w:t>(Certification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 xml:space="preserve"> 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Withholding tax releif</w:t>
            </w:r>
          </w:p>
        </w:tc>
        <w:tc>
          <w:tcPr>
            <w:tcW w:w="2551" w:type="dxa"/>
          </w:tcPr>
          <w:p w:rsidR="00B53AF7" w:rsidRPr="00FE4456" w:rsidRDefault="00B53AF7" w:rsidP="00C630FB">
            <w:pPr>
              <w:rPr>
                <w:sz w:val="20"/>
                <w:szCs w:val="20"/>
              </w:rPr>
            </w:pPr>
            <w:r>
              <w:rPr>
                <w:sz w:val="20"/>
                <w:szCs w:val="20"/>
              </w:rPr>
              <w:t>D</w:t>
            </w:r>
            <w:r w:rsidRPr="00FE4456">
              <w:rPr>
                <w:sz w:val="20"/>
                <w:szCs w:val="20"/>
              </w:rPr>
              <w:t>ate de certification</w:t>
            </w:r>
            <w:r>
              <w:rPr>
                <w:sz w:val="20"/>
                <w:szCs w:val="20"/>
              </w:rPr>
              <w:t xml:space="preserve"> </w:t>
            </w:r>
            <w:r w:rsidRPr="00971732">
              <w:rPr>
                <w:sz w:val="18"/>
                <w:szCs w:val="20"/>
              </w:rPr>
              <w:t>(Certification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Certification Non-US TEFRA D</w:t>
            </w:r>
          </w:p>
        </w:tc>
        <w:tc>
          <w:tcPr>
            <w:tcW w:w="2551" w:type="dxa"/>
          </w:tcPr>
          <w:p w:rsidR="00B53AF7" w:rsidRPr="00FE4456" w:rsidRDefault="00B53AF7" w:rsidP="00C630FB">
            <w:pPr>
              <w:rPr>
                <w:sz w:val="20"/>
                <w:szCs w:val="20"/>
              </w:rPr>
            </w:pPr>
            <w:r>
              <w:rPr>
                <w:sz w:val="20"/>
                <w:szCs w:val="20"/>
              </w:rPr>
              <w:t>D</w:t>
            </w:r>
            <w:r w:rsidRPr="00FE4456">
              <w:rPr>
                <w:sz w:val="20"/>
                <w:szCs w:val="20"/>
              </w:rPr>
              <w:t>ate de certification</w:t>
            </w:r>
            <w:r>
              <w:rPr>
                <w:sz w:val="20"/>
                <w:szCs w:val="20"/>
              </w:rPr>
              <w:t xml:space="preserve"> </w:t>
            </w:r>
            <w:r w:rsidRPr="00971732">
              <w:rPr>
                <w:sz w:val="18"/>
                <w:szCs w:val="20"/>
              </w:rPr>
              <w:t>(Certification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position ferme avec suspens</w:t>
            </w:r>
          </w:p>
        </w:tc>
      </w:tr>
    </w:tbl>
    <w:p w:rsidR="008C508D" w:rsidRPr="004619E7" w:rsidRDefault="00547444" w:rsidP="004E5DC4">
      <w:pPr>
        <w:pStyle w:val="ListParagraph"/>
        <w:ind w:left="0"/>
        <w:rPr>
          <w:b/>
          <w:color w:val="808080" w:themeColor="background1" w:themeShade="80"/>
          <w:sz w:val="18"/>
        </w:rPr>
      </w:pPr>
      <w:r w:rsidRPr="004619E7">
        <w:rPr>
          <w:b/>
          <w:color w:val="808080" w:themeColor="background1" w:themeShade="80"/>
          <w:sz w:val="18"/>
        </w:rPr>
        <w:t>*.</w:t>
      </w:r>
      <w:r w:rsidR="00AF211D">
        <w:rPr>
          <w:b/>
          <w:color w:val="808080" w:themeColor="background1" w:themeShade="80"/>
          <w:sz w:val="18"/>
        </w:rPr>
        <w:t xml:space="preserve"> Date à confirmer</w:t>
      </w:r>
      <w:r w:rsidR="00A04573" w:rsidRPr="004619E7">
        <w:rPr>
          <w:b/>
          <w:color w:val="808080" w:themeColor="background1" w:themeShade="80"/>
          <w:sz w:val="18"/>
        </w:rPr>
        <w:t xml:space="preserve"> </w:t>
      </w:r>
      <w:r w:rsidR="00AF211D">
        <w:rPr>
          <w:b/>
          <w:color w:val="808080" w:themeColor="background1" w:themeShade="80"/>
          <w:sz w:val="18"/>
        </w:rPr>
        <w:t xml:space="preserve">en cross-check avec le </w:t>
      </w:r>
      <w:r w:rsidRPr="004619E7">
        <w:rPr>
          <w:b/>
          <w:color w:val="808080" w:themeColor="background1" w:themeShade="80"/>
          <w:sz w:val="18"/>
        </w:rPr>
        <w:t>marché local</w:t>
      </w:r>
    </w:p>
    <w:p w:rsidR="00A04573" w:rsidRPr="00B53AF7" w:rsidRDefault="00A04573" w:rsidP="004E5DC4">
      <w:pPr>
        <w:pStyle w:val="ListParagraph"/>
        <w:ind w:left="0"/>
        <w:rPr>
          <w:b/>
          <w:color w:val="808080" w:themeColor="background1" w:themeShade="80"/>
          <w:sz w:val="20"/>
        </w:rPr>
      </w:pPr>
      <w:r w:rsidRPr="004619E7">
        <w:rPr>
          <w:b/>
          <w:color w:val="808080" w:themeColor="background1" w:themeShade="80"/>
          <w:sz w:val="18"/>
        </w:rPr>
        <w:t xml:space="preserve">**. Date de paiement pour les intérêts ou rédemption est généralement communiquée. </w:t>
      </w:r>
    </w:p>
    <w:p w:rsidR="00E32718" w:rsidRDefault="005A569F" w:rsidP="00B35BFF">
      <w:pPr>
        <w:pStyle w:val="Style3"/>
      </w:pPr>
      <w:bookmarkStart w:id="75" w:name="_Toc409450729"/>
      <w:r>
        <w:t>Nature de position</w:t>
      </w:r>
      <w:bookmarkEnd w:id="7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02"/>
        <w:gridCol w:w="1984"/>
        <w:gridCol w:w="4394"/>
      </w:tblGrid>
      <w:tr w:rsidR="002279AD" w:rsidTr="004619E7">
        <w:trPr>
          <w:trHeight w:val="428"/>
        </w:trPr>
        <w:tc>
          <w:tcPr>
            <w:tcW w:w="2802" w:type="dxa"/>
            <w:shd w:val="clear" w:color="auto" w:fill="A6A6A6" w:themeFill="background1" w:themeFillShade="A6"/>
          </w:tcPr>
          <w:p w:rsidR="004678A4" w:rsidRDefault="004678A4" w:rsidP="00556A7A">
            <w:pPr>
              <w:jc w:val="center"/>
              <w:rPr>
                <w:b/>
              </w:rPr>
            </w:pPr>
            <w:r>
              <w:rPr>
                <w:b/>
              </w:rPr>
              <w:t>Nature de position</w:t>
            </w:r>
          </w:p>
          <w:p w:rsidR="00803B40" w:rsidRDefault="00CA5931" w:rsidP="00556A7A">
            <w:pPr>
              <w:jc w:val="center"/>
              <w:rPr>
                <w:b/>
              </w:rPr>
            </w:pPr>
            <w:r>
              <w:rPr>
                <w:b/>
              </w:rPr>
              <w:t>F</w:t>
            </w:r>
            <w:r w:rsidR="00803B40">
              <w:rPr>
                <w:b/>
              </w:rPr>
              <w:t>erme</w:t>
            </w:r>
          </w:p>
        </w:tc>
        <w:tc>
          <w:tcPr>
            <w:tcW w:w="1984" w:type="dxa"/>
            <w:shd w:val="clear" w:color="auto" w:fill="A6A6A6" w:themeFill="background1" w:themeFillShade="A6"/>
          </w:tcPr>
          <w:p w:rsidR="004678A4" w:rsidRDefault="004678A4" w:rsidP="004619E7">
            <w:pPr>
              <w:jc w:val="center"/>
              <w:rPr>
                <w:b/>
              </w:rPr>
            </w:pPr>
            <w:r>
              <w:rPr>
                <w:b/>
              </w:rPr>
              <w:t>Eligible oui / non</w:t>
            </w:r>
          </w:p>
        </w:tc>
        <w:tc>
          <w:tcPr>
            <w:tcW w:w="4394" w:type="dxa"/>
            <w:shd w:val="clear" w:color="auto" w:fill="A6A6A6" w:themeFill="background1" w:themeFillShade="A6"/>
          </w:tcPr>
          <w:p w:rsidR="004678A4" w:rsidRDefault="004678A4" w:rsidP="00556A7A">
            <w:pPr>
              <w:jc w:val="center"/>
              <w:rPr>
                <w:b/>
              </w:rPr>
            </w:pPr>
            <w:r>
              <w:rPr>
                <w:b/>
              </w:rPr>
              <w:t>claim</w:t>
            </w:r>
          </w:p>
        </w:tc>
      </w:tr>
      <w:tr w:rsidR="002279AD" w:rsidRPr="004678A4" w:rsidTr="004619E7">
        <w:trPr>
          <w:trHeight w:val="340"/>
        </w:trPr>
        <w:tc>
          <w:tcPr>
            <w:tcW w:w="2802" w:type="dxa"/>
          </w:tcPr>
          <w:p w:rsidR="004678A4" w:rsidRPr="004678A4" w:rsidRDefault="00556A7A" w:rsidP="008C508D">
            <w:pPr>
              <w:rPr>
                <w:b/>
                <w:sz w:val="20"/>
              </w:rPr>
            </w:pPr>
            <w:r w:rsidRPr="004678A4">
              <w:rPr>
                <w:b/>
                <w:sz w:val="20"/>
              </w:rPr>
              <w:t>Dénoué</w:t>
            </w:r>
            <w:r>
              <w:rPr>
                <w:b/>
                <w:sz w:val="20"/>
              </w:rPr>
              <w:t>e</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4678A4" w:rsidP="008C508D">
            <w:pPr>
              <w:rPr>
                <w:sz w:val="20"/>
              </w:rPr>
            </w:pPr>
            <w:r w:rsidRPr="004678A4">
              <w:rPr>
                <w:sz w:val="20"/>
              </w:rPr>
              <w:t>Non</w:t>
            </w:r>
          </w:p>
        </w:tc>
      </w:tr>
      <w:tr w:rsidR="002279AD" w:rsidRPr="004678A4" w:rsidTr="004619E7">
        <w:trPr>
          <w:trHeight w:val="340"/>
        </w:trPr>
        <w:tc>
          <w:tcPr>
            <w:tcW w:w="2802" w:type="dxa"/>
          </w:tcPr>
          <w:p w:rsidR="004678A4" w:rsidRPr="004678A4" w:rsidRDefault="004678A4" w:rsidP="008C508D">
            <w:pPr>
              <w:rPr>
                <w:b/>
                <w:sz w:val="20"/>
              </w:rPr>
            </w:pPr>
            <w:r w:rsidRPr="00B53AF7">
              <w:rPr>
                <w:b/>
                <w:sz w:val="20"/>
                <w:highlight w:val="lightGray"/>
              </w:rPr>
              <w:t>Nantie</w:t>
            </w:r>
            <w:r w:rsidR="00595951">
              <w:rPr>
                <w:b/>
                <w:sz w:val="20"/>
              </w:rPr>
              <w:t xml:space="preserve"> *</w:t>
            </w:r>
          </w:p>
        </w:tc>
        <w:tc>
          <w:tcPr>
            <w:tcW w:w="1984" w:type="dxa"/>
          </w:tcPr>
          <w:p w:rsidR="004678A4" w:rsidRPr="004678A4" w:rsidRDefault="004678A4" w:rsidP="004619E7">
            <w:pPr>
              <w:jc w:val="center"/>
              <w:rPr>
                <w:sz w:val="20"/>
              </w:rPr>
            </w:pPr>
            <w:r w:rsidRPr="004678A4">
              <w:rPr>
                <w:sz w:val="20"/>
              </w:rPr>
              <w:t>Oui</w:t>
            </w:r>
          </w:p>
        </w:tc>
        <w:tc>
          <w:tcPr>
            <w:tcW w:w="4394" w:type="dxa"/>
            <w:shd w:val="clear" w:color="auto" w:fill="auto"/>
          </w:tcPr>
          <w:p w:rsidR="004678A4" w:rsidRPr="004678A4" w:rsidRDefault="00556A7A" w:rsidP="008C508D">
            <w:pPr>
              <w:rPr>
                <w:sz w:val="20"/>
              </w:rPr>
            </w:pPr>
            <w:r>
              <w:rPr>
                <w:sz w:val="20"/>
              </w:rPr>
              <w:t>Non</w:t>
            </w:r>
          </w:p>
        </w:tc>
      </w:tr>
      <w:tr w:rsidR="002279AD" w:rsidRPr="004678A4" w:rsidTr="004619E7">
        <w:trPr>
          <w:trHeight w:val="340"/>
        </w:trPr>
        <w:tc>
          <w:tcPr>
            <w:tcW w:w="2802" w:type="dxa"/>
          </w:tcPr>
          <w:p w:rsidR="004678A4" w:rsidRPr="004678A4" w:rsidRDefault="004678A4" w:rsidP="008C508D">
            <w:pPr>
              <w:rPr>
                <w:b/>
                <w:sz w:val="20"/>
              </w:rPr>
            </w:pPr>
            <w:r w:rsidRPr="004678A4">
              <w:rPr>
                <w:b/>
                <w:sz w:val="20"/>
              </w:rPr>
              <w:t>Bloquée</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4678A4" w:rsidP="008C508D">
            <w:pPr>
              <w:rPr>
                <w:sz w:val="20"/>
              </w:rPr>
            </w:pPr>
            <w:r w:rsidRPr="004678A4">
              <w:rPr>
                <w:sz w:val="20"/>
              </w:rPr>
              <w:t>Non</w:t>
            </w:r>
          </w:p>
        </w:tc>
      </w:tr>
      <w:tr w:rsidR="002279AD" w:rsidRPr="004678A4" w:rsidTr="004619E7">
        <w:trPr>
          <w:trHeight w:val="340"/>
        </w:trPr>
        <w:tc>
          <w:tcPr>
            <w:tcW w:w="2802" w:type="dxa"/>
          </w:tcPr>
          <w:p w:rsidR="004678A4" w:rsidRPr="004678A4" w:rsidRDefault="004678A4" w:rsidP="008C508D">
            <w:pPr>
              <w:rPr>
                <w:b/>
                <w:sz w:val="20"/>
              </w:rPr>
            </w:pPr>
            <w:r w:rsidRPr="004678A4">
              <w:rPr>
                <w:b/>
                <w:sz w:val="20"/>
              </w:rPr>
              <w:t>Mise en pension</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2279AD" w:rsidP="008C508D">
            <w:pPr>
              <w:rPr>
                <w:sz w:val="20"/>
              </w:rPr>
            </w:pPr>
            <w:r>
              <w:rPr>
                <w:sz w:val="20"/>
              </w:rPr>
              <w:t>Oui, Megacor doit générer des réclamations à la C/P</w:t>
            </w:r>
          </w:p>
        </w:tc>
      </w:tr>
      <w:tr w:rsidR="002279AD" w:rsidRPr="004678A4" w:rsidTr="004619E7">
        <w:trPr>
          <w:trHeight w:val="340"/>
        </w:trPr>
        <w:tc>
          <w:tcPr>
            <w:tcW w:w="2802" w:type="dxa"/>
          </w:tcPr>
          <w:p w:rsidR="004678A4" w:rsidRPr="004678A4" w:rsidRDefault="004678A4" w:rsidP="008C508D">
            <w:pPr>
              <w:rPr>
                <w:b/>
                <w:sz w:val="20"/>
              </w:rPr>
            </w:pPr>
            <w:r w:rsidRPr="004678A4">
              <w:rPr>
                <w:b/>
                <w:sz w:val="20"/>
              </w:rPr>
              <w:t>Prise en pension</w:t>
            </w:r>
          </w:p>
        </w:tc>
        <w:tc>
          <w:tcPr>
            <w:tcW w:w="1984" w:type="dxa"/>
          </w:tcPr>
          <w:p w:rsidR="004678A4" w:rsidRPr="004678A4" w:rsidRDefault="004678A4" w:rsidP="004619E7">
            <w:pPr>
              <w:jc w:val="center"/>
              <w:rPr>
                <w:sz w:val="20"/>
              </w:rPr>
            </w:pPr>
            <w:r w:rsidRPr="004678A4">
              <w:rPr>
                <w:sz w:val="20"/>
              </w:rPr>
              <w:t>Oui</w:t>
            </w:r>
          </w:p>
        </w:tc>
        <w:tc>
          <w:tcPr>
            <w:tcW w:w="4394" w:type="dxa"/>
          </w:tcPr>
          <w:p w:rsidR="002279AD" w:rsidRPr="002279AD" w:rsidRDefault="002279AD" w:rsidP="002279AD">
            <w:pPr>
              <w:rPr>
                <w:sz w:val="20"/>
                <w:szCs w:val="18"/>
              </w:rPr>
            </w:pPr>
            <w:r>
              <w:rPr>
                <w:sz w:val="20"/>
                <w:szCs w:val="18"/>
              </w:rPr>
              <w:t>Oui, AWB</w:t>
            </w:r>
            <w:r w:rsidRPr="002279AD">
              <w:rPr>
                <w:sz w:val="20"/>
                <w:szCs w:val="18"/>
              </w:rPr>
              <w:t xml:space="preserve"> reçoit des réclamations sur ses positions. </w:t>
            </w:r>
          </w:p>
          <w:p w:rsidR="004678A4" w:rsidRPr="004678A4" w:rsidRDefault="002279AD" w:rsidP="002279AD">
            <w:pPr>
              <w:rPr>
                <w:sz w:val="20"/>
              </w:rPr>
            </w:pPr>
            <w:r w:rsidRPr="002279AD">
              <w:rPr>
                <w:sz w:val="20"/>
                <w:szCs w:val="18"/>
              </w:rPr>
              <w:lastRenderedPageBreak/>
              <w:t xml:space="preserve">Ex. : les droits détachés reçus sur les livres </w:t>
            </w:r>
            <w:r>
              <w:rPr>
                <w:sz w:val="20"/>
                <w:szCs w:val="18"/>
              </w:rPr>
              <w:t xml:space="preserve"> de AWB </w:t>
            </w:r>
            <w:r w:rsidRPr="002279AD">
              <w:rPr>
                <w:sz w:val="20"/>
                <w:szCs w:val="18"/>
              </w:rPr>
              <w:t xml:space="preserve"> doivent être retournés et exercés par </w:t>
            </w:r>
            <w:smartTag w:uri="urn:schemas-microsoft-com:office:smarttags" w:element="PersonName">
              <w:smartTagPr>
                <w:attr w:name="ProductID" w:val="la C"/>
              </w:smartTagPr>
              <w:r w:rsidRPr="002279AD">
                <w:rPr>
                  <w:sz w:val="20"/>
                  <w:szCs w:val="18"/>
                </w:rPr>
                <w:t>la C</w:t>
              </w:r>
            </w:smartTag>
            <w:r w:rsidRPr="002279AD">
              <w:rPr>
                <w:sz w:val="20"/>
                <w:szCs w:val="18"/>
              </w:rPr>
              <w:t>/P</w:t>
            </w:r>
          </w:p>
        </w:tc>
      </w:tr>
      <w:tr w:rsidR="002279AD" w:rsidRPr="004678A4" w:rsidTr="004619E7">
        <w:trPr>
          <w:trHeight w:val="340"/>
        </w:trPr>
        <w:tc>
          <w:tcPr>
            <w:tcW w:w="2802" w:type="dxa"/>
          </w:tcPr>
          <w:p w:rsidR="004678A4" w:rsidRPr="004678A4" w:rsidRDefault="004678A4" w:rsidP="008C508D">
            <w:pPr>
              <w:rPr>
                <w:b/>
                <w:sz w:val="20"/>
              </w:rPr>
            </w:pPr>
            <w:r w:rsidRPr="00605C48">
              <w:rPr>
                <w:b/>
                <w:sz w:val="20"/>
                <w:highlight w:val="lightGray"/>
              </w:rPr>
              <w:lastRenderedPageBreak/>
              <w:t>Empruntée</w:t>
            </w:r>
            <w:r w:rsidR="00605C48" w:rsidRPr="00605C48">
              <w:rPr>
                <w:b/>
                <w:sz w:val="20"/>
                <w:highlight w:val="lightGray"/>
              </w:rPr>
              <w:t xml:space="preserve"> (à confirmer)</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2279AD" w:rsidP="008C508D">
            <w:pPr>
              <w:rPr>
                <w:sz w:val="20"/>
              </w:rPr>
            </w:pPr>
            <w:r>
              <w:rPr>
                <w:sz w:val="20"/>
              </w:rPr>
              <w:t>Oui, Idem que prise en pension</w:t>
            </w:r>
          </w:p>
        </w:tc>
      </w:tr>
      <w:tr w:rsidR="002279AD" w:rsidRPr="004678A4" w:rsidTr="004619E7">
        <w:trPr>
          <w:trHeight w:val="340"/>
        </w:trPr>
        <w:tc>
          <w:tcPr>
            <w:tcW w:w="2802" w:type="dxa"/>
          </w:tcPr>
          <w:p w:rsidR="004678A4" w:rsidRPr="00605C48" w:rsidRDefault="004678A4" w:rsidP="008C508D">
            <w:pPr>
              <w:rPr>
                <w:b/>
                <w:sz w:val="20"/>
                <w:highlight w:val="lightGray"/>
              </w:rPr>
            </w:pPr>
            <w:r w:rsidRPr="00605C48">
              <w:rPr>
                <w:b/>
                <w:sz w:val="20"/>
                <w:highlight w:val="lightGray"/>
              </w:rPr>
              <w:t>Prêtée</w:t>
            </w:r>
            <w:r w:rsidR="0013048A" w:rsidRPr="00605C48">
              <w:rPr>
                <w:b/>
                <w:sz w:val="20"/>
                <w:highlight w:val="lightGray"/>
              </w:rPr>
              <w:t xml:space="preserve">  </w:t>
            </w:r>
            <w:r w:rsidR="00605C48" w:rsidRPr="00605C48">
              <w:rPr>
                <w:b/>
                <w:sz w:val="20"/>
                <w:highlight w:val="lightGray"/>
              </w:rPr>
              <w:t>(à</w:t>
            </w:r>
            <w:r w:rsidR="0013048A" w:rsidRPr="00605C48">
              <w:rPr>
                <w:b/>
                <w:sz w:val="20"/>
                <w:highlight w:val="lightGray"/>
              </w:rPr>
              <w:t xml:space="preserve"> confirmer)</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2279AD" w:rsidP="008C508D">
            <w:pPr>
              <w:rPr>
                <w:sz w:val="20"/>
              </w:rPr>
            </w:pPr>
            <w:r>
              <w:rPr>
                <w:sz w:val="18"/>
                <w:szCs w:val="18"/>
              </w:rPr>
              <w:t xml:space="preserve">Oui, </w:t>
            </w:r>
            <w:r w:rsidRPr="00FA4296">
              <w:rPr>
                <w:sz w:val="18"/>
                <w:szCs w:val="18"/>
              </w:rPr>
              <w:t xml:space="preserve">MegaCor doit générer des réclamations vers </w:t>
            </w:r>
            <w:smartTag w:uri="urn:schemas-microsoft-com:office:smarttags" w:element="PersonName">
              <w:smartTagPr>
                <w:attr w:name="ProductID" w:val="la C"/>
              </w:smartTagPr>
              <w:r w:rsidRPr="00FA4296">
                <w:rPr>
                  <w:sz w:val="18"/>
                  <w:szCs w:val="18"/>
                </w:rPr>
                <w:t>la C</w:t>
              </w:r>
            </w:smartTag>
            <w:r w:rsidRPr="00FA4296">
              <w:rPr>
                <w:sz w:val="18"/>
                <w:szCs w:val="18"/>
              </w:rPr>
              <w:t>/P</w:t>
            </w:r>
          </w:p>
        </w:tc>
      </w:tr>
    </w:tbl>
    <w:p w:rsidR="004678A4" w:rsidRDefault="004678A4" w:rsidP="00B35BFF">
      <w:pPr>
        <w:rPr>
          <w:sz w:val="20"/>
        </w:rPr>
      </w:pPr>
    </w:p>
    <w:p w:rsidR="00B1347E" w:rsidRDefault="00A07570" w:rsidP="00B35BFF">
      <w:pPr>
        <w:rPr>
          <w:b/>
          <w:color w:val="808080" w:themeColor="background1" w:themeShade="80"/>
          <w:sz w:val="20"/>
        </w:rPr>
      </w:pPr>
      <w:r w:rsidRPr="00B53AF7">
        <w:rPr>
          <w:b/>
          <w:color w:val="808080" w:themeColor="background1" w:themeShade="80"/>
          <w:sz w:val="20"/>
        </w:rPr>
        <w:t>*.</w:t>
      </w:r>
      <w:r w:rsidR="00307406">
        <w:rPr>
          <w:b/>
          <w:color w:val="808080" w:themeColor="background1" w:themeShade="80"/>
          <w:sz w:val="20"/>
        </w:rPr>
        <w:t>L</w:t>
      </w:r>
      <w:r w:rsidR="004619E7">
        <w:rPr>
          <w:b/>
          <w:color w:val="808080" w:themeColor="background1" w:themeShade="80"/>
          <w:sz w:val="20"/>
        </w:rPr>
        <w:t>a g</w:t>
      </w:r>
      <w:r w:rsidR="00595951" w:rsidRPr="00B53AF7">
        <w:rPr>
          <w:b/>
          <w:color w:val="808080" w:themeColor="background1" w:themeShade="80"/>
          <w:sz w:val="20"/>
        </w:rPr>
        <w:t xml:space="preserve">estion des nantissements sera définie </w:t>
      </w:r>
      <w:r w:rsidR="00307406">
        <w:rPr>
          <w:b/>
          <w:color w:val="808080" w:themeColor="background1" w:themeShade="80"/>
          <w:sz w:val="20"/>
        </w:rPr>
        <w:t>durant l’étude du</w:t>
      </w:r>
      <w:r w:rsidR="00595951" w:rsidRPr="00B53AF7">
        <w:rPr>
          <w:b/>
          <w:color w:val="808080" w:themeColor="background1" w:themeShade="80"/>
          <w:sz w:val="20"/>
        </w:rPr>
        <w:t xml:space="preserve"> marché local.</w:t>
      </w:r>
    </w:p>
    <w:p w:rsidR="00DA6FE2" w:rsidRPr="00736182" w:rsidRDefault="00DA6FE2" w:rsidP="00DA6FE2">
      <w:pPr>
        <w:spacing w:line="240" w:lineRule="auto"/>
        <w:jc w:val="both"/>
        <w:rPr>
          <w:b/>
          <w:bCs/>
          <w:color w:val="339966"/>
        </w:rPr>
      </w:pPr>
      <w:r w:rsidRPr="00736182">
        <w:rPr>
          <w:b/>
          <w:bCs/>
          <w:color w:val="339966"/>
        </w:rPr>
        <w:t xml:space="preserve">Les positions nanties seront prises en charge pour le marché étranger. </w:t>
      </w:r>
    </w:p>
    <w:p w:rsidR="00DA6FE2" w:rsidRPr="00736182" w:rsidRDefault="00DA6FE2" w:rsidP="00DA6FE2">
      <w:pPr>
        <w:spacing w:line="240" w:lineRule="auto"/>
        <w:jc w:val="both"/>
        <w:rPr>
          <w:b/>
          <w:bCs/>
          <w:color w:val="339966"/>
        </w:rPr>
      </w:pPr>
      <w:r w:rsidRPr="00736182">
        <w:rPr>
          <w:b/>
          <w:bCs/>
          <w:color w:val="339966"/>
        </w:rPr>
        <w:t>D'un point de vue réconciliation avec le dépositaire (MT 535), elles devront être considérées comme disponibles: Position disponible (AVAIL) = Position dénouée + Position nantie</w:t>
      </w:r>
    </w:p>
    <w:p w:rsidR="00DA6FE2" w:rsidRPr="00B53AF7" w:rsidRDefault="00DA6FE2" w:rsidP="00B35BFF">
      <w:pPr>
        <w:rPr>
          <w:b/>
          <w:color w:val="808080" w:themeColor="background1" w:themeShade="80"/>
          <w:sz w:val="20"/>
        </w:rPr>
      </w:pPr>
    </w:p>
    <w:p w:rsidR="005A569F" w:rsidRDefault="005A569F" w:rsidP="005A569F">
      <w:pPr>
        <w:pStyle w:val="Style3"/>
      </w:pPr>
      <w:bookmarkStart w:id="76" w:name="_Toc409450730"/>
      <w:r>
        <w:t>Les suspens</w:t>
      </w:r>
      <w:r w:rsidR="008D214E">
        <w:t>:</w:t>
      </w:r>
      <w:bookmarkEnd w:id="76"/>
    </w:p>
    <w:p w:rsidR="00B35BFF" w:rsidRDefault="00B35BFF" w:rsidP="00B35BF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02"/>
        <w:gridCol w:w="2976"/>
      </w:tblGrid>
      <w:tr w:rsidR="00B7613C" w:rsidTr="00657D39">
        <w:tc>
          <w:tcPr>
            <w:tcW w:w="2802" w:type="dxa"/>
            <w:shd w:val="clear" w:color="auto" w:fill="A6A6A6" w:themeFill="background1" w:themeFillShade="A6"/>
          </w:tcPr>
          <w:p w:rsidR="00B7613C" w:rsidRDefault="00B7613C" w:rsidP="008D214E">
            <w:pPr>
              <w:jc w:val="center"/>
              <w:rPr>
                <w:b/>
              </w:rPr>
            </w:pPr>
            <w:r>
              <w:rPr>
                <w:b/>
              </w:rPr>
              <w:t>Statut</w:t>
            </w:r>
          </w:p>
        </w:tc>
        <w:tc>
          <w:tcPr>
            <w:tcW w:w="2976" w:type="dxa"/>
            <w:shd w:val="clear" w:color="auto" w:fill="A6A6A6" w:themeFill="background1" w:themeFillShade="A6"/>
          </w:tcPr>
          <w:p w:rsidR="00B7613C" w:rsidRDefault="00B7613C" w:rsidP="008D214E">
            <w:pPr>
              <w:jc w:val="center"/>
              <w:rPr>
                <w:b/>
              </w:rPr>
            </w:pPr>
            <w:r>
              <w:rPr>
                <w:b/>
              </w:rPr>
              <w:t>Eligible oui / non</w:t>
            </w:r>
          </w:p>
        </w:tc>
      </w:tr>
      <w:tr w:rsidR="00B7613C" w:rsidTr="00657D39">
        <w:tc>
          <w:tcPr>
            <w:tcW w:w="2802" w:type="dxa"/>
            <w:shd w:val="clear" w:color="auto" w:fill="auto"/>
          </w:tcPr>
          <w:p w:rsidR="00B7613C" w:rsidRPr="008D214E" w:rsidRDefault="00B7613C" w:rsidP="008C508D">
            <w:pPr>
              <w:rPr>
                <w:b/>
              </w:rPr>
            </w:pPr>
            <w:r w:rsidRPr="008D214E">
              <w:rPr>
                <w:b/>
              </w:rPr>
              <w:t>Instruit</w:t>
            </w:r>
          </w:p>
        </w:tc>
        <w:tc>
          <w:tcPr>
            <w:tcW w:w="2976" w:type="dxa"/>
            <w:shd w:val="clear" w:color="auto" w:fill="auto"/>
          </w:tcPr>
          <w:p w:rsidR="00B7613C" w:rsidRPr="008D214E" w:rsidRDefault="00B7613C" w:rsidP="00F439BC">
            <w:pPr>
              <w:jc w:val="center"/>
              <w:rPr>
                <w:b/>
              </w:rPr>
            </w:pPr>
            <w:r>
              <w:rPr>
                <w:b/>
              </w:rPr>
              <w:t>*</w:t>
            </w:r>
          </w:p>
        </w:tc>
      </w:tr>
      <w:tr w:rsidR="00B7613C" w:rsidTr="00657D39">
        <w:tc>
          <w:tcPr>
            <w:tcW w:w="2802" w:type="dxa"/>
            <w:shd w:val="clear" w:color="auto" w:fill="auto"/>
          </w:tcPr>
          <w:p w:rsidR="00B7613C" w:rsidRPr="008D214E" w:rsidRDefault="00B7613C" w:rsidP="008C508D">
            <w:pPr>
              <w:rPr>
                <w:b/>
              </w:rPr>
            </w:pPr>
            <w:r w:rsidRPr="008D214E">
              <w:rPr>
                <w:b/>
              </w:rPr>
              <w:t>Apparié</w:t>
            </w:r>
          </w:p>
        </w:tc>
        <w:tc>
          <w:tcPr>
            <w:tcW w:w="2976" w:type="dxa"/>
            <w:shd w:val="clear" w:color="auto" w:fill="auto"/>
          </w:tcPr>
          <w:p w:rsidR="00B7613C" w:rsidRPr="008D214E" w:rsidRDefault="00B7613C" w:rsidP="00F439BC">
            <w:pPr>
              <w:jc w:val="center"/>
              <w:rPr>
                <w:b/>
              </w:rPr>
            </w:pPr>
            <w:r>
              <w:rPr>
                <w:b/>
              </w:rPr>
              <w:t>*</w:t>
            </w:r>
          </w:p>
        </w:tc>
      </w:tr>
    </w:tbl>
    <w:p w:rsidR="00D43149" w:rsidRDefault="00D43149" w:rsidP="00D43149">
      <w:pPr>
        <w:jc w:val="both"/>
      </w:pPr>
    </w:p>
    <w:p w:rsidR="00F439BC" w:rsidRPr="00B53AF7" w:rsidRDefault="00F439BC" w:rsidP="00F439BC">
      <w:pPr>
        <w:rPr>
          <w:b/>
          <w:color w:val="808080" w:themeColor="background1" w:themeShade="80"/>
          <w:sz w:val="20"/>
        </w:rPr>
      </w:pPr>
      <w:r w:rsidRPr="00B53AF7">
        <w:rPr>
          <w:b/>
          <w:color w:val="808080" w:themeColor="background1" w:themeShade="80"/>
          <w:sz w:val="20"/>
        </w:rPr>
        <w:t>*.</w:t>
      </w:r>
      <w:r>
        <w:rPr>
          <w:b/>
          <w:color w:val="808080" w:themeColor="background1" w:themeShade="80"/>
          <w:sz w:val="20"/>
        </w:rPr>
        <w:t xml:space="preserve"> </w:t>
      </w:r>
      <w:r w:rsidR="00B7613C">
        <w:rPr>
          <w:b/>
          <w:color w:val="808080" w:themeColor="background1" w:themeShade="80"/>
          <w:sz w:val="20"/>
        </w:rPr>
        <w:t>Sera</w:t>
      </w:r>
      <w:r>
        <w:rPr>
          <w:b/>
          <w:color w:val="808080" w:themeColor="background1" w:themeShade="80"/>
          <w:sz w:val="20"/>
        </w:rPr>
        <w:t xml:space="preserve"> défini</w:t>
      </w:r>
      <w:r w:rsidRPr="00B53AF7">
        <w:rPr>
          <w:b/>
          <w:color w:val="808080" w:themeColor="background1" w:themeShade="80"/>
          <w:sz w:val="20"/>
        </w:rPr>
        <w:t xml:space="preserve"> </w:t>
      </w:r>
      <w:r w:rsidR="004B5134">
        <w:rPr>
          <w:b/>
          <w:color w:val="808080" w:themeColor="background1" w:themeShade="80"/>
          <w:sz w:val="20"/>
        </w:rPr>
        <w:t>en cross-check avec</w:t>
      </w:r>
      <w:r w:rsidRPr="00B53AF7">
        <w:rPr>
          <w:b/>
          <w:color w:val="808080" w:themeColor="background1" w:themeShade="80"/>
          <w:sz w:val="20"/>
        </w:rPr>
        <w:t xml:space="preserve"> le marché local.</w:t>
      </w:r>
    </w:p>
    <w:p w:rsidR="00F439BC" w:rsidRDefault="00F439BC" w:rsidP="00D43149">
      <w:pPr>
        <w:jc w:val="both"/>
      </w:pPr>
    </w:p>
    <w:p w:rsidR="00B46ECA" w:rsidRPr="00803B40" w:rsidRDefault="00B46ECA" w:rsidP="00B46ECA">
      <w:pPr>
        <w:jc w:val="both"/>
        <w:rPr>
          <w:b/>
          <w:lang w:eastAsia="ar-SA"/>
        </w:rPr>
      </w:pPr>
      <w:r w:rsidRPr="00803B40">
        <w:rPr>
          <w:b/>
          <w:lang w:eastAsia="ar-SA"/>
        </w:rPr>
        <w:t xml:space="preserve">La position éligible prendra en compte les positions fermes  et </w:t>
      </w:r>
      <w:r w:rsidR="00846DCB">
        <w:rPr>
          <w:b/>
          <w:lang w:eastAsia="ar-SA"/>
        </w:rPr>
        <w:t xml:space="preserve"> les suspens pour certaine</w:t>
      </w:r>
      <w:r w:rsidR="00046405">
        <w:rPr>
          <w:b/>
          <w:lang w:eastAsia="ar-SA"/>
        </w:rPr>
        <w:t>s</w:t>
      </w:r>
      <w:r w:rsidR="00846DCB">
        <w:rPr>
          <w:b/>
          <w:lang w:eastAsia="ar-SA"/>
        </w:rPr>
        <w:t xml:space="preserve"> OST et seulement la position ferme pour d’autres. </w:t>
      </w:r>
      <w:r w:rsidR="00046405">
        <w:rPr>
          <w:b/>
          <w:lang w:eastAsia="ar-SA"/>
        </w:rPr>
        <w:t>Se r</w:t>
      </w:r>
      <w:r w:rsidR="00846DCB">
        <w:rPr>
          <w:b/>
          <w:lang w:eastAsia="ar-SA"/>
        </w:rPr>
        <w:t>éférer au tableau ci-dessus.</w:t>
      </w:r>
    </w:p>
    <w:p w:rsidR="00B46ECA" w:rsidRDefault="00B46ECA" w:rsidP="00B46ECA">
      <w:pPr>
        <w:jc w:val="both"/>
      </w:pPr>
    </w:p>
    <w:p w:rsidR="00B46ECA" w:rsidRPr="008C508D" w:rsidRDefault="00B46ECA" w:rsidP="00B46ECA">
      <w:pPr>
        <w:jc w:val="both"/>
        <w:rPr>
          <w:u w:val="single"/>
        </w:rPr>
      </w:pPr>
      <w:r w:rsidRPr="008C508D">
        <w:rPr>
          <w:u w:val="single"/>
        </w:rPr>
        <w:t xml:space="preserve">Pour les Actions : </w:t>
      </w:r>
    </w:p>
    <w:p w:rsidR="00B46ECA" w:rsidRDefault="00B46ECA" w:rsidP="00FB1421">
      <w:pPr>
        <w:pStyle w:val="ListParagraph"/>
        <w:numPr>
          <w:ilvl w:val="0"/>
          <w:numId w:val="23"/>
        </w:numPr>
        <w:jc w:val="both"/>
      </w:pPr>
      <w:r>
        <w:t>Position ferme  à la date de détachement (ex date)  +</w:t>
      </w:r>
    </w:p>
    <w:p w:rsidR="00B46ECA" w:rsidRDefault="00B46ECA" w:rsidP="00FB1421">
      <w:pPr>
        <w:pStyle w:val="ListParagraph"/>
        <w:numPr>
          <w:ilvl w:val="0"/>
          <w:numId w:val="23"/>
        </w:numPr>
        <w:jc w:val="both"/>
      </w:pPr>
      <w:r>
        <w:t xml:space="preserve">Les  suspens tel que :   date de négociation (Trade date)  &lt; date de détachement (ex date)   </w:t>
      </w:r>
    </w:p>
    <w:p w:rsidR="00B46ECA" w:rsidRDefault="00B46ECA" w:rsidP="00B46ECA">
      <w:pPr>
        <w:pStyle w:val="ListParagraph"/>
        <w:jc w:val="both"/>
      </w:pPr>
    </w:p>
    <w:p w:rsidR="00B46ECA" w:rsidRPr="008C508D" w:rsidRDefault="00B46ECA" w:rsidP="00B46ECA">
      <w:pPr>
        <w:jc w:val="both"/>
        <w:rPr>
          <w:u w:val="single"/>
        </w:rPr>
      </w:pPr>
      <w:r w:rsidRPr="008C508D">
        <w:rPr>
          <w:u w:val="single"/>
        </w:rPr>
        <w:t xml:space="preserve">Pour les Obligations : </w:t>
      </w:r>
    </w:p>
    <w:p w:rsidR="00B46ECA" w:rsidRDefault="00B46ECA" w:rsidP="00FB1421">
      <w:pPr>
        <w:pStyle w:val="ListParagraph"/>
        <w:numPr>
          <w:ilvl w:val="0"/>
          <w:numId w:val="23"/>
        </w:numPr>
        <w:jc w:val="both"/>
      </w:pPr>
      <w:r>
        <w:t>Position ferme  à la date d’enregistrement (record date)  +</w:t>
      </w:r>
    </w:p>
    <w:p w:rsidR="00B46ECA" w:rsidRDefault="00B46ECA" w:rsidP="00FB1421">
      <w:pPr>
        <w:pStyle w:val="ListParagraph"/>
        <w:numPr>
          <w:ilvl w:val="0"/>
          <w:numId w:val="23"/>
        </w:numPr>
        <w:jc w:val="both"/>
      </w:pPr>
      <w:r>
        <w:t xml:space="preserve">Les  suspens tel que :   date de dénouement théorique =&lt; date d’enregistrement (record date)   </w:t>
      </w:r>
    </w:p>
    <w:p w:rsidR="00E32718" w:rsidRDefault="00E32718" w:rsidP="00E32718">
      <w:pPr>
        <w:pStyle w:val="ListParagraph"/>
        <w:jc w:val="both"/>
      </w:pPr>
    </w:p>
    <w:p w:rsidR="00B35BFF" w:rsidRDefault="00B35BFF" w:rsidP="00B35BFF">
      <w:pPr>
        <w:pStyle w:val="Style2"/>
      </w:pPr>
      <w:bookmarkStart w:id="77" w:name="_Toc409450731"/>
      <w:r>
        <w:t>Notification aux clients</w:t>
      </w:r>
      <w:bookmarkEnd w:id="77"/>
      <w:r>
        <w:t xml:space="preserve"> </w:t>
      </w:r>
    </w:p>
    <w:p w:rsidR="00657D39" w:rsidRDefault="00657D39" w:rsidP="00657D39">
      <w:pPr>
        <w:pStyle w:val="Style3"/>
      </w:pPr>
      <w:bookmarkStart w:id="78" w:name="_Toc409450732"/>
      <w:r>
        <w:t>Description générale</w:t>
      </w:r>
      <w:bookmarkEnd w:id="78"/>
    </w:p>
    <w:p w:rsidR="00475B1F" w:rsidRDefault="00475B1F" w:rsidP="00E57F36">
      <w:pPr>
        <w:rPr>
          <w:lang w:eastAsia="ar-SA"/>
        </w:rPr>
      </w:pPr>
    </w:p>
    <w:p w:rsidR="00475B1F" w:rsidRDefault="00E57F36" w:rsidP="00475B1F">
      <w:pPr>
        <w:jc w:val="both"/>
        <w:rPr>
          <w:lang w:eastAsia="ar-SA"/>
        </w:rPr>
      </w:pPr>
      <w:r w:rsidRPr="0054545D">
        <w:rPr>
          <w:lang w:eastAsia="ar-SA"/>
        </w:rPr>
        <w:t xml:space="preserve">Les clients sont notifiés </w:t>
      </w:r>
      <w:r w:rsidR="00475B1F">
        <w:rPr>
          <w:lang w:eastAsia="ar-SA"/>
        </w:rPr>
        <w:t>de l’existence d’une annonce  à partir du moment où l’annonce devient validée « Cross-Checked ».</w:t>
      </w:r>
    </w:p>
    <w:p w:rsidR="00E57F36" w:rsidRDefault="00E57F36" w:rsidP="00475B1F">
      <w:pPr>
        <w:jc w:val="both"/>
        <w:rPr>
          <w:lang w:eastAsia="ar-SA"/>
        </w:rPr>
      </w:pPr>
      <w:r w:rsidRPr="0054545D">
        <w:rPr>
          <w:lang w:eastAsia="ar-SA"/>
        </w:rPr>
        <w:t>Un processus est généré automatiquement en fin de journée afin de créer les notifications clients.</w:t>
      </w:r>
      <w:r>
        <w:rPr>
          <w:lang w:eastAsia="ar-SA"/>
        </w:rPr>
        <w:t xml:space="preserve"> </w:t>
      </w:r>
    </w:p>
    <w:p w:rsidR="00E57F36" w:rsidRDefault="00475B1F" w:rsidP="00ED19B0">
      <w:pPr>
        <w:jc w:val="both"/>
      </w:pPr>
      <w:r>
        <w:rPr>
          <w:lang w:eastAsia="ar-SA"/>
        </w:rPr>
        <w:t>Il est possible de générer et envoyer les notifications manuellement pour toutes les OST ou pour une OST donnée.</w:t>
      </w:r>
    </w:p>
    <w:p w:rsidR="005A569F" w:rsidRDefault="00130A97" w:rsidP="005A569F">
      <w:pPr>
        <w:pStyle w:val="Style3"/>
      </w:pPr>
      <w:bookmarkStart w:id="79" w:name="_Toc409450733"/>
      <w:r>
        <w:t>Les raisons de</w:t>
      </w:r>
      <w:r w:rsidR="00CB0E9A">
        <w:t xml:space="preserve"> </w:t>
      </w:r>
      <w:r w:rsidR="005A569F">
        <w:t>notification</w:t>
      </w:r>
      <w:bookmarkEnd w:id="79"/>
    </w:p>
    <w:p w:rsidR="00B35BFF" w:rsidRDefault="00B35BFF" w:rsidP="00B35BFF"/>
    <w:p w:rsidR="00490EBF" w:rsidRPr="0054545D" w:rsidRDefault="00490EBF" w:rsidP="00490EBF">
      <w:pPr>
        <w:rPr>
          <w:lang w:eastAsia="ar-SA"/>
        </w:rPr>
      </w:pPr>
      <w:r w:rsidRPr="0077322B">
        <w:rPr>
          <w:lang w:eastAsia="ar-SA"/>
        </w:rPr>
        <w:lastRenderedPageBreak/>
        <w:t xml:space="preserve">Les raisons de notification client sont configurables selon un </w:t>
      </w:r>
      <w:r w:rsidRPr="0054545D">
        <w:rPr>
          <w:lang w:eastAsia="ar-SA"/>
        </w:rPr>
        <w:t>SLA qui permet à l'utilisateur de préciser les événements ayant un impact sur l'OST et qui  doivent être notifiés aux choix du client ou pour un groupe de clients :</w:t>
      </w:r>
    </w:p>
    <w:p w:rsidR="00490EBF" w:rsidRPr="0054545D" w:rsidRDefault="00490EBF" w:rsidP="00FB1421">
      <w:pPr>
        <w:numPr>
          <w:ilvl w:val="0"/>
          <w:numId w:val="15"/>
        </w:numPr>
        <w:spacing w:before="60" w:line="240" w:lineRule="auto"/>
        <w:jc w:val="both"/>
        <w:rPr>
          <w:lang w:eastAsia="ar-SA"/>
        </w:rPr>
      </w:pPr>
      <w:r w:rsidRPr="0054545D">
        <w:rPr>
          <w:lang w:eastAsia="ar-SA"/>
        </w:rPr>
        <w:t xml:space="preserve">Création </w:t>
      </w:r>
      <w:r>
        <w:rPr>
          <w:lang w:eastAsia="ar-SA"/>
        </w:rPr>
        <w:t>de l’annonce</w:t>
      </w:r>
    </w:p>
    <w:p w:rsidR="00490EBF" w:rsidRPr="0054545D" w:rsidRDefault="00490EBF" w:rsidP="00FB1421">
      <w:pPr>
        <w:numPr>
          <w:ilvl w:val="0"/>
          <w:numId w:val="15"/>
        </w:numPr>
        <w:spacing w:before="60" w:line="240" w:lineRule="auto"/>
        <w:jc w:val="both"/>
        <w:rPr>
          <w:lang w:eastAsia="ar-SA"/>
        </w:rPr>
      </w:pPr>
      <w:r w:rsidRPr="0054545D">
        <w:rPr>
          <w:lang w:eastAsia="ar-SA"/>
        </w:rPr>
        <w:t>Mise à jour de l’annonce</w:t>
      </w:r>
    </w:p>
    <w:p w:rsidR="00490EBF" w:rsidRPr="0054545D" w:rsidRDefault="00490EBF" w:rsidP="00FB1421">
      <w:pPr>
        <w:numPr>
          <w:ilvl w:val="0"/>
          <w:numId w:val="15"/>
        </w:numPr>
        <w:spacing w:before="60" w:line="240" w:lineRule="auto"/>
        <w:jc w:val="both"/>
        <w:rPr>
          <w:lang w:eastAsia="ar-SA"/>
        </w:rPr>
      </w:pPr>
      <w:r w:rsidRPr="0054545D">
        <w:rPr>
          <w:lang w:eastAsia="ar-SA"/>
        </w:rPr>
        <w:t xml:space="preserve">Mise à jour  de </w:t>
      </w:r>
      <w:smartTag w:uri="urn:schemas-microsoft-com:office:smarttags" w:element="PersonName">
        <w:smartTagPr>
          <w:attr w:name="ProductID" w:val="la Position"/>
        </w:smartTagPr>
        <w:r w:rsidRPr="0054545D">
          <w:rPr>
            <w:lang w:eastAsia="ar-SA"/>
          </w:rPr>
          <w:t>la Position</w:t>
        </w:r>
      </w:smartTag>
      <w:r w:rsidRPr="0054545D">
        <w:rPr>
          <w:lang w:eastAsia="ar-SA"/>
        </w:rPr>
        <w:t xml:space="preserve"> éligible</w:t>
      </w:r>
      <w:r>
        <w:rPr>
          <w:lang w:eastAsia="ar-SA"/>
        </w:rPr>
        <w:t xml:space="preserve"> (nouvelle position ou mise à </w:t>
      </w:r>
      <w:r w:rsidR="006D5B1F">
        <w:rPr>
          <w:lang w:eastAsia="ar-SA"/>
        </w:rPr>
        <w:t>jour)</w:t>
      </w:r>
    </w:p>
    <w:p w:rsidR="00490EBF" w:rsidRPr="0054545D" w:rsidRDefault="00490EBF" w:rsidP="00FB1421">
      <w:pPr>
        <w:numPr>
          <w:ilvl w:val="0"/>
          <w:numId w:val="15"/>
        </w:numPr>
        <w:spacing w:before="60" w:line="240" w:lineRule="auto"/>
        <w:jc w:val="both"/>
        <w:rPr>
          <w:lang w:eastAsia="ar-SA"/>
        </w:rPr>
      </w:pPr>
      <w:r w:rsidRPr="0054545D">
        <w:rPr>
          <w:lang w:eastAsia="ar-SA"/>
        </w:rPr>
        <w:t>Annulation de l’OST</w:t>
      </w:r>
    </w:p>
    <w:p w:rsidR="00490EBF" w:rsidRPr="0054545D" w:rsidRDefault="00490EBF" w:rsidP="00FB1421">
      <w:pPr>
        <w:numPr>
          <w:ilvl w:val="0"/>
          <w:numId w:val="15"/>
        </w:numPr>
        <w:spacing w:before="60" w:line="240" w:lineRule="auto"/>
        <w:jc w:val="both"/>
        <w:rPr>
          <w:lang w:eastAsia="ar-SA"/>
        </w:rPr>
      </w:pPr>
      <w:r w:rsidRPr="0054545D">
        <w:rPr>
          <w:lang w:eastAsia="ar-SA"/>
        </w:rPr>
        <w:t>Calcul des exécutions</w:t>
      </w:r>
    </w:p>
    <w:p w:rsidR="00490EBF" w:rsidRPr="0054545D" w:rsidRDefault="00490EBF" w:rsidP="00FB1421">
      <w:pPr>
        <w:numPr>
          <w:ilvl w:val="0"/>
          <w:numId w:val="15"/>
        </w:numPr>
        <w:spacing w:before="60" w:line="240" w:lineRule="auto"/>
        <w:jc w:val="both"/>
        <w:rPr>
          <w:lang w:eastAsia="ar-SA"/>
        </w:rPr>
      </w:pPr>
      <w:r w:rsidRPr="0054545D">
        <w:rPr>
          <w:lang w:eastAsia="ar-SA"/>
        </w:rPr>
        <w:t>Rappel</w:t>
      </w:r>
      <w:r w:rsidR="00F439BC">
        <w:rPr>
          <w:lang w:eastAsia="ar-SA"/>
        </w:rPr>
        <w:t>s</w:t>
      </w:r>
      <w:r>
        <w:rPr>
          <w:lang w:eastAsia="ar-SA"/>
        </w:rPr>
        <w:t xml:space="preserve"> pour les OST optionnelles</w:t>
      </w:r>
    </w:p>
    <w:p w:rsidR="00490EBF" w:rsidRDefault="00490EBF" w:rsidP="00FB1421">
      <w:pPr>
        <w:numPr>
          <w:ilvl w:val="0"/>
          <w:numId w:val="15"/>
        </w:numPr>
        <w:spacing w:before="60" w:line="240" w:lineRule="auto"/>
        <w:jc w:val="both"/>
        <w:rPr>
          <w:lang w:eastAsia="ar-SA"/>
        </w:rPr>
      </w:pPr>
      <w:r>
        <w:rPr>
          <w:lang w:eastAsia="ar-SA"/>
        </w:rPr>
        <w:t>Activation de l’OST</w:t>
      </w:r>
    </w:p>
    <w:p w:rsidR="00490EBF" w:rsidRDefault="00490EBF" w:rsidP="00490EBF">
      <w:pPr>
        <w:spacing w:before="60" w:line="240" w:lineRule="auto"/>
        <w:ind w:left="720"/>
        <w:jc w:val="both"/>
        <w:rPr>
          <w:lang w:eastAsia="ar-SA"/>
        </w:rPr>
      </w:pPr>
    </w:p>
    <w:p w:rsidR="00B35BFF" w:rsidRDefault="005A569F" w:rsidP="00B35BFF">
      <w:pPr>
        <w:pStyle w:val="Style3"/>
      </w:pPr>
      <w:bookmarkStart w:id="80" w:name="_Toc409450734"/>
      <w:r>
        <w:t>Règles de notification</w:t>
      </w:r>
      <w:bookmarkEnd w:id="80"/>
    </w:p>
    <w:p w:rsidR="00B35BFF" w:rsidRDefault="00B35BFF" w:rsidP="00B35BFF"/>
    <w:p w:rsidR="006D5B1F" w:rsidRDefault="006D5B1F" w:rsidP="00FB1421">
      <w:pPr>
        <w:pStyle w:val="ListParagraph"/>
        <w:numPr>
          <w:ilvl w:val="0"/>
          <w:numId w:val="16"/>
        </w:numPr>
        <w:jc w:val="both"/>
        <w:rPr>
          <w:lang w:eastAsia="ar-SA"/>
        </w:rPr>
      </w:pPr>
      <w:r>
        <w:rPr>
          <w:lang w:eastAsia="ar-SA"/>
        </w:rPr>
        <w:t xml:space="preserve">Les notifications aux clients ne doivent pas être envoyées aux clients lorsque l’annonce est </w:t>
      </w:r>
      <w:r w:rsidR="00E06F8D">
        <w:rPr>
          <w:lang w:eastAsia="ar-SA"/>
        </w:rPr>
        <w:t>dans</w:t>
      </w:r>
      <w:r>
        <w:rPr>
          <w:lang w:eastAsia="ar-SA"/>
        </w:rPr>
        <w:t xml:space="preserve"> le statut « Préliminaire », les notifications seront envoyées à partir du statut « Validée »</w:t>
      </w:r>
    </w:p>
    <w:p w:rsidR="0023743E" w:rsidRDefault="0023743E" w:rsidP="006E2242">
      <w:pPr>
        <w:pStyle w:val="ListParagraph"/>
        <w:ind w:left="644"/>
        <w:jc w:val="both"/>
        <w:rPr>
          <w:lang w:eastAsia="ar-SA"/>
        </w:rPr>
      </w:pPr>
    </w:p>
    <w:p w:rsidR="006D5B1F" w:rsidRDefault="006D5B1F" w:rsidP="00FB1421">
      <w:pPr>
        <w:pStyle w:val="ListParagraph"/>
        <w:numPr>
          <w:ilvl w:val="0"/>
          <w:numId w:val="16"/>
        </w:numPr>
        <w:jc w:val="both"/>
        <w:rPr>
          <w:lang w:eastAsia="ar-SA"/>
        </w:rPr>
      </w:pPr>
      <w:r>
        <w:rPr>
          <w:lang w:eastAsia="ar-SA"/>
        </w:rPr>
        <w:t xml:space="preserve">Lorsqu’une annonce est annulée : </w:t>
      </w:r>
    </w:p>
    <w:p w:rsidR="006D5B1F" w:rsidRDefault="006D5B1F" w:rsidP="006E2242">
      <w:pPr>
        <w:jc w:val="both"/>
        <w:rPr>
          <w:lang w:eastAsia="ar-SA"/>
        </w:rPr>
      </w:pPr>
      <w:r>
        <w:rPr>
          <w:lang w:eastAsia="ar-SA"/>
        </w:rPr>
        <w:t>Si une notification a été déjà envoyée aux clients, le système doit générer une notification d’annulation d’OST.</w:t>
      </w:r>
    </w:p>
    <w:p w:rsidR="006D5B1F" w:rsidRDefault="006D5B1F" w:rsidP="006E2242">
      <w:pPr>
        <w:jc w:val="both"/>
        <w:rPr>
          <w:lang w:eastAsia="ar-SA"/>
        </w:rPr>
      </w:pPr>
      <w:r>
        <w:rPr>
          <w:lang w:eastAsia="ar-SA"/>
        </w:rPr>
        <w:t>Si aucune notification n’a été envoyée aux clients, le système ne doit pas  générer une notification d’annulation d’OST.</w:t>
      </w:r>
    </w:p>
    <w:p w:rsidR="0023743E" w:rsidRDefault="0023743E" w:rsidP="006E2242">
      <w:pPr>
        <w:jc w:val="both"/>
        <w:rPr>
          <w:lang w:eastAsia="ar-SA"/>
        </w:rPr>
      </w:pPr>
    </w:p>
    <w:p w:rsidR="0023743E" w:rsidRDefault="0023743E" w:rsidP="00FB1421">
      <w:pPr>
        <w:pStyle w:val="ListParagraph"/>
        <w:numPr>
          <w:ilvl w:val="0"/>
          <w:numId w:val="17"/>
        </w:numPr>
        <w:jc w:val="both"/>
      </w:pPr>
      <w:r>
        <w:t xml:space="preserve">Le système ne doit pas envoyer </w:t>
      </w:r>
      <w:r w:rsidRPr="008B0908">
        <w:t xml:space="preserve"> de notificatio</w:t>
      </w:r>
      <w:r>
        <w:t xml:space="preserve">n </w:t>
      </w:r>
      <w:r w:rsidRPr="008B0908">
        <w:t>après</w:t>
      </w:r>
      <w:r>
        <w:t xml:space="preserve"> la date d’arrêt </w:t>
      </w:r>
      <w:r w:rsidR="00376A65">
        <w:t>des positions</w:t>
      </w:r>
      <w:r>
        <w:t xml:space="preserve"> (date de référence. </w:t>
      </w:r>
    </w:p>
    <w:p w:rsidR="0023743E" w:rsidRDefault="0023743E" w:rsidP="0023743E">
      <w:pPr>
        <w:jc w:val="both"/>
      </w:pPr>
      <w:r w:rsidRPr="00EA4ACA">
        <w:rPr>
          <w:b/>
          <w:color w:val="808080" w:themeColor="background1" w:themeShade="80"/>
        </w:rPr>
        <w:t>Exemple</w:t>
      </w:r>
      <w:r w:rsidRPr="008B0908">
        <w:t> :</w:t>
      </w:r>
      <w:r>
        <w:t xml:space="preserve"> lorsqu’un dépositaire envoi</w:t>
      </w:r>
      <w:r w:rsidR="00EA4ACA">
        <w:t>e</w:t>
      </w:r>
      <w:r>
        <w:t xml:space="preserve"> un MT566 le jour la </w:t>
      </w:r>
      <w:r w:rsidRPr="008B0908">
        <w:t>rédemption</w:t>
      </w:r>
      <w:r>
        <w:t xml:space="preserve">, sans avoir </w:t>
      </w:r>
      <w:r w:rsidR="00EA4ACA">
        <w:t>envoyé</w:t>
      </w:r>
      <w:r>
        <w:t xml:space="preserve"> </w:t>
      </w:r>
      <w:r w:rsidR="00EA4ACA">
        <w:t>un</w:t>
      </w:r>
      <w:r>
        <w:t xml:space="preserve"> 564 au préalable. L’utilisateur est amené </w:t>
      </w:r>
      <w:r w:rsidR="00EA4ACA">
        <w:t>à</w:t>
      </w:r>
      <w:r>
        <w:t xml:space="preserve"> créer manuellement l’annonce à la date du</w:t>
      </w:r>
      <w:r w:rsidRPr="008B0908">
        <w:t xml:space="preserve"> paiement, la notification 564 ne doit pas être envoyé</w:t>
      </w:r>
      <w:r>
        <w:t>e</w:t>
      </w:r>
      <w:r w:rsidRPr="008B0908">
        <w:t xml:space="preserve"> aux clients, seulement </w:t>
      </w:r>
      <w:r>
        <w:t xml:space="preserve">un </w:t>
      </w:r>
      <w:r w:rsidR="00EA4ACA">
        <w:t>MT</w:t>
      </w:r>
      <w:r w:rsidRPr="008B0908">
        <w:t xml:space="preserve">566 </w:t>
      </w:r>
      <w:r w:rsidR="00EA4ACA">
        <w:t xml:space="preserve"> sera </w:t>
      </w:r>
      <w:r w:rsidRPr="008B0908">
        <w:t xml:space="preserve"> envoyé après la réconciliation et l’allocation manuelle.</w:t>
      </w:r>
    </w:p>
    <w:p w:rsidR="00EA4ACA" w:rsidRDefault="00EA4ACA" w:rsidP="0023743E">
      <w:pPr>
        <w:jc w:val="both"/>
      </w:pPr>
    </w:p>
    <w:p w:rsidR="00EA4ACA" w:rsidRPr="00EA4ACA" w:rsidRDefault="00EA4ACA" w:rsidP="00FB1421">
      <w:pPr>
        <w:pStyle w:val="ListParagraph"/>
        <w:numPr>
          <w:ilvl w:val="0"/>
          <w:numId w:val="16"/>
        </w:numPr>
        <w:jc w:val="both"/>
        <w:rPr>
          <w:lang w:eastAsia="ar-SA"/>
        </w:rPr>
      </w:pPr>
      <w:r w:rsidRPr="00EA4ACA">
        <w:rPr>
          <w:lang w:eastAsia="ar-SA"/>
        </w:rPr>
        <w:t xml:space="preserve">Les données obligatoires par </w:t>
      </w:r>
      <w:r>
        <w:rPr>
          <w:lang w:eastAsia="ar-SA"/>
        </w:rPr>
        <w:t>OST</w:t>
      </w:r>
      <w:r w:rsidRPr="00EA4ACA">
        <w:rPr>
          <w:lang w:eastAsia="ar-SA"/>
        </w:rPr>
        <w:t xml:space="preserve"> doivent être communiquées aux clients même si elles sont inconnues.</w:t>
      </w:r>
    </w:p>
    <w:p w:rsidR="00EA4ACA" w:rsidRPr="00EA4ACA" w:rsidRDefault="00EA4ACA" w:rsidP="001B21EA">
      <w:pPr>
        <w:jc w:val="both"/>
        <w:rPr>
          <w:lang w:eastAsia="ar-SA"/>
        </w:rPr>
      </w:pPr>
      <w:r w:rsidRPr="00EA4ACA">
        <w:rPr>
          <w:b/>
          <w:color w:val="808080" w:themeColor="background1" w:themeShade="80"/>
          <w:lang w:eastAsia="ar-SA"/>
        </w:rPr>
        <w:t>Exemple</w:t>
      </w:r>
      <w:r w:rsidRPr="00EA4ACA">
        <w:rPr>
          <w:lang w:eastAsia="ar-SA"/>
        </w:rPr>
        <w:t xml:space="preserve"> :   </w:t>
      </w:r>
      <w:r>
        <w:rPr>
          <w:lang w:eastAsia="ar-SA"/>
        </w:rPr>
        <w:t xml:space="preserve">la </w:t>
      </w:r>
      <w:r w:rsidRPr="00EA4ACA">
        <w:rPr>
          <w:lang w:eastAsia="ar-SA"/>
        </w:rPr>
        <w:t>date de paiement même si elle n’est pas connue</w:t>
      </w:r>
      <w:r>
        <w:rPr>
          <w:lang w:eastAsia="ar-SA"/>
        </w:rPr>
        <w:t>, elle</w:t>
      </w:r>
      <w:r w:rsidRPr="00EA4ACA">
        <w:rPr>
          <w:lang w:eastAsia="ar-SA"/>
        </w:rPr>
        <w:t xml:space="preserve"> doit être</w:t>
      </w:r>
      <w:r>
        <w:rPr>
          <w:lang w:eastAsia="ar-SA"/>
        </w:rPr>
        <w:t xml:space="preserve"> </w:t>
      </w:r>
      <w:r w:rsidR="001B21EA">
        <w:rPr>
          <w:lang w:eastAsia="ar-SA"/>
        </w:rPr>
        <w:t>envoyée</w:t>
      </w:r>
      <w:r w:rsidRPr="00EA4ACA">
        <w:rPr>
          <w:lang w:eastAsia="ar-SA"/>
        </w:rPr>
        <w:t xml:space="preserve"> comme suit :</w:t>
      </w:r>
    </w:p>
    <w:p w:rsidR="00EA4ACA" w:rsidRPr="008B0908" w:rsidRDefault="00EA4ACA" w:rsidP="001B21EA">
      <w:pPr>
        <w:jc w:val="both"/>
        <w:rPr>
          <w:lang w:eastAsia="ar-SA"/>
        </w:rPr>
      </w:pPr>
      <w:r w:rsidRPr="00EA4ACA">
        <w:rPr>
          <w:lang w:eastAsia="ar-SA"/>
        </w:rPr>
        <w:t>98C : PAYD//UKWN</w:t>
      </w:r>
    </w:p>
    <w:p w:rsidR="006D5B1F" w:rsidRDefault="006D5B1F" w:rsidP="001B21EA">
      <w:pPr>
        <w:jc w:val="both"/>
        <w:rPr>
          <w:lang w:eastAsia="ar-SA"/>
        </w:rPr>
      </w:pPr>
    </w:p>
    <w:p w:rsidR="008A14C0" w:rsidRDefault="001B21EA" w:rsidP="00FB1421">
      <w:pPr>
        <w:pStyle w:val="ListParagraph"/>
        <w:numPr>
          <w:ilvl w:val="0"/>
          <w:numId w:val="16"/>
        </w:numPr>
        <w:jc w:val="both"/>
        <w:rPr>
          <w:lang w:eastAsia="ar-SA"/>
        </w:rPr>
      </w:pPr>
      <w:r w:rsidRPr="001B21EA">
        <w:rPr>
          <w:lang w:eastAsia="ar-SA"/>
        </w:rPr>
        <w:t xml:space="preserve">Les commentaires reçus dans le </w:t>
      </w:r>
      <w:r>
        <w:rPr>
          <w:lang w:eastAsia="ar-SA"/>
        </w:rPr>
        <w:t>MT</w:t>
      </w:r>
      <w:r w:rsidRPr="001B21EA">
        <w:rPr>
          <w:lang w:eastAsia="ar-SA"/>
        </w:rPr>
        <w:t>568</w:t>
      </w:r>
      <w:r>
        <w:rPr>
          <w:lang w:eastAsia="ar-SA"/>
        </w:rPr>
        <w:t xml:space="preserve"> avec MT564</w:t>
      </w:r>
      <w:r w:rsidRPr="001B21EA">
        <w:rPr>
          <w:lang w:eastAsia="ar-SA"/>
        </w:rPr>
        <w:t xml:space="preserve"> doivent être sauvegardés au niveau de l’annonce sous « comment</w:t>
      </w:r>
      <w:r>
        <w:rPr>
          <w:lang w:eastAsia="ar-SA"/>
        </w:rPr>
        <w:t>aire</w:t>
      </w:r>
      <w:r w:rsidRPr="001B21EA">
        <w:rPr>
          <w:lang w:eastAsia="ar-SA"/>
        </w:rPr>
        <w:t>s</w:t>
      </w:r>
      <w:r>
        <w:rPr>
          <w:lang w:eastAsia="ar-SA"/>
        </w:rPr>
        <w:t xml:space="preserve"> </w:t>
      </w:r>
      <w:r w:rsidR="001F426D">
        <w:rPr>
          <w:lang w:eastAsia="ar-SA"/>
        </w:rPr>
        <w:t>entrants</w:t>
      </w:r>
      <w:r>
        <w:rPr>
          <w:lang w:eastAsia="ar-SA"/>
        </w:rPr>
        <w:t>»</w:t>
      </w:r>
      <w:r w:rsidR="008A14C0">
        <w:rPr>
          <w:lang w:eastAsia="ar-SA"/>
        </w:rPr>
        <w:t>.</w:t>
      </w:r>
    </w:p>
    <w:p w:rsidR="001B21EA" w:rsidRDefault="008A14C0" w:rsidP="008A14C0">
      <w:pPr>
        <w:jc w:val="both"/>
        <w:rPr>
          <w:lang w:eastAsia="ar-SA"/>
        </w:rPr>
      </w:pPr>
      <w:r>
        <w:rPr>
          <w:lang w:eastAsia="ar-SA"/>
        </w:rPr>
        <w:t>L</w:t>
      </w:r>
      <w:r w:rsidR="001B21EA">
        <w:rPr>
          <w:lang w:eastAsia="ar-SA"/>
        </w:rPr>
        <w:t>’utilisateur</w:t>
      </w:r>
      <w:r w:rsidR="001B21EA" w:rsidRPr="001B21EA">
        <w:rPr>
          <w:lang w:eastAsia="ar-SA"/>
        </w:rPr>
        <w:t xml:space="preserve"> aura la main de modifier et choisir quel commentaire envoyer aux clients.</w:t>
      </w:r>
      <w:r w:rsidR="001B21EA">
        <w:rPr>
          <w:lang w:eastAsia="ar-SA"/>
        </w:rPr>
        <w:t xml:space="preserve"> Les commentaires dépassan</w:t>
      </w:r>
      <w:r w:rsidR="001F426D">
        <w:rPr>
          <w:lang w:eastAsia="ar-SA"/>
        </w:rPr>
        <w:t>t le nombre de caractères permis</w:t>
      </w:r>
      <w:r w:rsidR="001B21EA">
        <w:rPr>
          <w:lang w:eastAsia="ar-SA"/>
        </w:rPr>
        <w:t xml:space="preserve"> au niveau </w:t>
      </w:r>
      <w:r w:rsidR="001F426D">
        <w:rPr>
          <w:lang w:eastAsia="ar-SA"/>
        </w:rPr>
        <w:t>du MT564 doivent être généré</w:t>
      </w:r>
      <w:r w:rsidR="001B21EA">
        <w:rPr>
          <w:lang w:eastAsia="ar-SA"/>
        </w:rPr>
        <w:t>s dans un MT568 indiquant la référence de l’Ost et la référence du MT564 reliée.</w:t>
      </w:r>
      <w:r w:rsidR="00FA1844">
        <w:rPr>
          <w:lang w:eastAsia="ar-SA"/>
        </w:rPr>
        <w:t xml:space="preserve"> Pour </w:t>
      </w:r>
      <w:r w:rsidR="00383A0B">
        <w:rPr>
          <w:lang w:eastAsia="ar-SA"/>
        </w:rPr>
        <w:t>le</w:t>
      </w:r>
      <w:r w:rsidR="00FA1844">
        <w:rPr>
          <w:lang w:eastAsia="ar-SA"/>
        </w:rPr>
        <w:t xml:space="preserve"> rapport, les commentaires doivent être affichés dans le même rapport de notification d’annonce.</w:t>
      </w:r>
    </w:p>
    <w:p w:rsidR="00383A0B" w:rsidRPr="001B21EA" w:rsidRDefault="00383A0B" w:rsidP="00383A0B">
      <w:pPr>
        <w:jc w:val="both"/>
        <w:rPr>
          <w:lang w:eastAsia="ar-SA"/>
        </w:rPr>
      </w:pPr>
    </w:p>
    <w:p w:rsidR="00383A0B" w:rsidRDefault="00383A0B" w:rsidP="00FB1421">
      <w:pPr>
        <w:pStyle w:val="ListParagraph"/>
        <w:numPr>
          <w:ilvl w:val="0"/>
          <w:numId w:val="22"/>
        </w:numPr>
        <w:jc w:val="both"/>
        <w:rPr>
          <w:lang w:eastAsia="ar-SA"/>
        </w:rPr>
      </w:pPr>
      <w:r>
        <w:rPr>
          <w:lang w:eastAsia="ar-SA"/>
        </w:rPr>
        <w:t>La position notifiée aux clients doit contenir les positions fermes + les suspens éligibles comme suit :</w:t>
      </w:r>
    </w:p>
    <w:p w:rsidR="00383A0B" w:rsidRDefault="00383A0B" w:rsidP="008A14C0">
      <w:pPr>
        <w:pStyle w:val="ListParagraph"/>
        <w:ind w:left="0"/>
        <w:jc w:val="both"/>
        <w:rPr>
          <w:lang w:eastAsia="ar-SA"/>
        </w:rPr>
      </w:pPr>
      <w:r>
        <w:rPr>
          <w:lang w:eastAsia="ar-SA"/>
        </w:rPr>
        <w:lastRenderedPageBreak/>
        <w:t>ELIG = ferme + suspens achat – suspens vente</w:t>
      </w:r>
    </w:p>
    <w:p w:rsidR="00383A0B" w:rsidRDefault="00383A0B" w:rsidP="008A14C0">
      <w:pPr>
        <w:pStyle w:val="ListParagraph"/>
        <w:ind w:left="0"/>
        <w:jc w:val="both"/>
        <w:rPr>
          <w:lang w:eastAsia="ar-SA"/>
        </w:rPr>
      </w:pPr>
      <w:r>
        <w:rPr>
          <w:lang w:eastAsia="ar-SA"/>
        </w:rPr>
        <w:t xml:space="preserve">SETT = dénoué </w:t>
      </w:r>
    </w:p>
    <w:p w:rsidR="00475B1F" w:rsidRDefault="00383A0B" w:rsidP="008A14C0">
      <w:pPr>
        <w:pStyle w:val="ListParagraph"/>
        <w:ind w:left="0"/>
        <w:jc w:val="both"/>
        <w:rPr>
          <w:lang w:eastAsia="ar-SA"/>
        </w:rPr>
      </w:pPr>
      <w:r>
        <w:rPr>
          <w:lang w:eastAsia="ar-SA"/>
        </w:rPr>
        <w:t>PEND = suspens vente</w:t>
      </w:r>
    </w:p>
    <w:p w:rsidR="00383A0B" w:rsidRDefault="00383A0B" w:rsidP="008A14C0">
      <w:pPr>
        <w:pStyle w:val="ListParagraph"/>
        <w:ind w:left="0"/>
        <w:jc w:val="both"/>
        <w:rPr>
          <w:lang w:eastAsia="ar-SA"/>
        </w:rPr>
      </w:pPr>
      <w:r>
        <w:rPr>
          <w:lang w:eastAsia="ar-SA"/>
        </w:rPr>
        <w:t>PENR = suspens achat</w:t>
      </w:r>
    </w:p>
    <w:p w:rsidR="00383A0B" w:rsidRDefault="00383A0B" w:rsidP="00383A0B">
      <w:pPr>
        <w:pStyle w:val="ListParagraph"/>
        <w:jc w:val="both"/>
        <w:rPr>
          <w:lang w:eastAsia="ar-SA"/>
        </w:rPr>
      </w:pPr>
    </w:p>
    <w:p w:rsidR="00BE5124" w:rsidRDefault="00383A0B" w:rsidP="008A14C0">
      <w:pPr>
        <w:pStyle w:val="ListParagraph"/>
        <w:tabs>
          <w:tab w:val="left" w:pos="0"/>
        </w:tabs>
        <w:ind w:left="0"/>
        <w:jc w:val="both"/>
        <w:rPr>
          <w:lang w:eastAsia="ar-SA"/>
        </w:rPr>
      </w:pPr>
      <w:r>
        <w:rPr>
          <w:lang w:eastAsia="ar-SA"/>
        </w:rPr>
        <w:t xml:space="preserve">Pour les OST optionnelles deux </w:t>
      </w:r>
      <w:r w:rsidR="00BE5124">
        <w:rPr>
          <w:lang w:eastAsia="ar-SA"/>
        </w:rPr>
        <w:t>informations</w:t>
      </w:r>
      <w:r>
        <w:rPr>
          <w:lang w:eastAsia="ar-SA"/>
        </w:rPr>
        <w:t xml:space="preserve"> </w:t>
      </w:r>
      <w:r w:rsidR="00BE5124">
        <w:rPr>
          <w:lang w:eastAsia="ar-SA"/>
        </w:rPr>
        <w:t xml:space="preserve">supplémentaires doivent </w:t>
      </w:r>
      <w:r w:rsidR="004D75EE">
        <w:rPr>
          <w:lang w:eastAsia="ar-SA"/>
        </w:rPr>
        <w:t>être</w:t>
      </w:r>
      <w:r w:rsidR="00BE5124">
        <w:rPr>
          <w:lang w:eastAsia="ar-SA"/>
        </w:rPr>
        <w:t xml:space="preserve"> générées : </w:t>
      </w:r>
    </w:p>
    <w:p w:rsidR="00BE5124" w:rsidRDefault="00BE5124" w:rsidP="008A14C0">
      <w:pPr>
        <w:pStyle w:val="ListParagraph"/>
        <w:tabs>
          <w:tab w:val="left" w:pos="0"/>
        </w:tabs>
        <w:ind w:left="0"/>
        <w:jc w:val="both"/>
        <w:rPr>
          <w:lang w:eastAsia="ar-SA"/>
        </w:rPr>
      </w:pPr>
      <w:r>
        <w:rPr>
          <w:lang w:eastAsia="ar-SA"/>
        </w:rPr>
        <w:t xml:space="preserve">INBA </w:t>
      </w:r>
      <w:r w:rsidR="00A2407C">
        <w:rPr>
          <w:lang w:eastAsia="ar-SA"/>
        </w:rPr>
        <w:t xml:space="preserve">= quantité instruite </w:t>
      </w:r>
    </w:p>
    <w:p w:rsidR="00383A0B" w:rsidRDefault="00BE5124" w:rsidP="008A14C0">
      <w:pPr>
        <w:pStyle w:val="ListParagraph"/>
        <w:tabs>
          <w:tab w:val="left" w:pos="0"/>
        </w:tabs>
        <w:ind w:left="0"/>
        <w:jc w:val="both"/>
        <w:rPr>
          <w:lang w:eastAsia="ar-SA"/>
        </w:rPr>
      </w:pPr>
      <w:r>
        <w:rPr>
          <w:lang w:eastAsia="ar-SA"/>
        </w:rPr>
        <w:t>UNBA</w:t>
      </w:r>
      <w:r w:rsidR="00383A0B">
        <w:rPr>
          <w:lang w:eastAsia="ar-SA"/>
        </w:rPr>
        <w:t xml:space="preserve"> </w:t>
      </w:r>
      <w:r w:rsidR="00293D68">
        <w:rPr>
          <w:lang w:eastAsia="ar-SA"/>
        </w:rPr>
        <w:t>= quantité non instruit</w:t>
      </w:r>
      <w:r w:rsidR="00B15F60">
        <w:rPr>
          <w:lang w:eastAsia="ar-SA"/>
        </w:rPr>
        <w:t>e</w:t>
      </w:r>
    </w:p>
    <w:p w:rsidR="00712835" w:rsidRDefault="00712835" w:rsidP="008A14C0">
      <w:pPr>
        <w:pStyle w:val="ListParagraph"/>
        <w:tabs>
          <w:tab w:val="left" w:pos="0"/>
        </w:tabs>
        <w:ind w:left="0"/>
        <w:jc w:val="both"/>
        <w:rPr>
          <w:lang w:eastAsia="ar-SA"/>
        </w:rPr>
      </w:pPr>
    </w:p>
    <w:p w:rsidR="006A4F70" w:rsidRDefault="0017122B" w:rsidP="006A4F70">
      <w:pPr>
        <w:pStyle w:val="Style3"/>
      </w:pPr>
      <w:bookmarkStart w:id="81" w:name="_Toc409450735"/>
      <w:r>
        <w:t>Configuration de la N</w:t>
      </w:r>
      <w:r w:rsidR="006A4F70">
        <w:t>otification</w:t>
      </w:r>
      <w:bookmarkEnd w:id="81"/>
    </w:p>
    <w:p w:rsidR="0017122B" w:rsidRDefault="0017122B" w:rsidP="0017122B">
      <w:pPr>
        <w:pStyle w:val="Heading4"/>
        <w:jc w:val="both"/>
      </w:pPr>
      <w:r w:rsidRPr="0017122B">
        <w:t>Décision de notification</w:t>
      </w:r>
      <w:r>
        <w:t xml:space="preserve"> : </w:t>
      </w:r>
    </w:p>
    <w:p w:rsidR="00712835" w:rsidRDefault="00712835" w:rsidP="003E209A">
      <w:pPr>
        <w:jc w:val="both"/>
        <w:rPr>
          <w:lang w:eastAsia="ar-SA"/>
        </w:rPr>
      </w:pPr>
    </w:p>
    <w:p w:rsidR="003E209A" w:rsidRDefault="003E209A" w:rsidP="003E209A">
      <w:pPr>
        <w:jc w:val="both"/>
        <w:rPr>
          <w:lang w:eastAsia="ar-SA"/>
        </w:rPr>
      </w:pPr>
      <w:r>
        <w:rPr>
          <w:lang w:eastAsia="ar-SA"/>
        </w:rPr>
        <w:t xml:space="preserve">Il est possible de décider de notifier ou ne pas notifier : </w:t>
      </w:r>
    </w:p>
    <w:p w:rsidR="003E209A" w:rsidRDefault="003E209A" w:rsidP="00FB1421">
      <w:pPr>
        <w:pStyle w:val="ListParagraph"/>
        <w:numPr>
          <w:ilvl w:val="0"/>
          <w:numId w:val="22"/>
        </w:numPr>
        <w:jc w:val="both"/>
        <w:rPr>
          <w:lang w:eastAsia="ar-SA"/>
        </w:rPr>
      </w:pPr>
      <w:r>
        <w:rPr>
          <w:lang w:eastAsia="ar-SA"/>
        </w:rPr>
        <w:t>Pour une raison de notification donnée</w:t>
      </w:r>
    </w:p>
    <w:p w:rsidR="003E209A" w:rsidRDefault="003E209A" w:rsidP="00FB1421">
      <w:pPr>
        <w:pStyle w:val="ListParagraph"/>
        <w:numPr>
          <w:ilvl w:val="0"/>
          <w:numId w:val="22"/>
        </w:numPr>
        <w:jc w:val="both"/>
        <w:rPr>
          <w:lang w:eastAsia="ar-SA"/>
        </w:rPr>
      </w:pPr>
      <w:r>
        <w:rPr>
          <w:lang w:eastAsia="ar-SA"/>
        </w:rPr>
        <w:t>Pour un type d’annonce donné.</w:t>
      </w:r>
    </w:p>
    <w:p w:rsidR="003E209A" w:rsidRDefault="003E209A" w:rsidP="00FB1421">
      <w:pPr>
        <w:pStyle w:val="ListParagraph"/>
        <w:numPr>
          <w:ilvl w:val="0"/>
          <w:numId w:val="22"/>
        </w:numPr>
        <w:jc w:val="both"/>
        <w:rPr>
          <w:lang w:eastAsia="ar-SA"/>
        </w:rPr>
      </w:pPr>
      <w:r>
        <w:rPr>
          <w:lang w:eastAsia="ar-SA"/>
        </w:rPr>
        <w:t xml:space="preserve">Par Statut de l’annonce </w:t>
      </w:r>
    </w:p>
    <w:p w:rsidR="00A53E3C" w:rsidRDefault="00A53E3C" w:rsidP="00FB1421">
      <w:pPr>
        <w:pStyle w:val="ListParagraph"/>
        <w:numPr>
          <w:ilvl w:val="0"/>
          <w:numId w:val="22"/>
        </w:numPr>
        <w:jc w:val="both"/>
        <w:rPr>
          <w:lang w:eastAsia="ar-SA"/>
        </w:rPr>
      </w:pPr>
      <w:r>
        <w:rPr>
          <w:lang w:eastAsia="ar-SA"/>
        </w:rPr>
        <w:t>Par un compte titre ou par client ou par groupe de clients</w:t>
      </w:r>
    </w:p>
    <w:p w:rsidR="00712835" w:rsidRDefault="001679B2" w:rsidP="00FB1421">
      <w:pPr>
        <w:pStyle w:val="ListParagraph"/>
        <w:numPr>
          <w:ilvl w:val="0"/>
          <w:numId w:val="22"/>
        </w:numPr>
        <w:jc w:val="both"/>
        <w:rPr>
          <w:lang w:eastAsia="ar-SA"/>
        </w:rPr>
      </w:pPr>
      <w:r>
        <w:rPr>
          <w:lang w:eastAsia="ar-SA"/>
        </w:rPr>
        <w:t>A partir d’une date donnée</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3E209A" w:rsidRPr="0054545D" w:rsidTr="008A14C0">
        <w:trPr>
          <w:trHeight w:val="360"/>
        </w:trPr>
        <w:tc>
          <w:tcPr>
            <w:tcW w:w="9720" w:type="dxa"/>
            <w:gridSpan w:val="2"/>
            <w:shd w:val="clear" w:color="auto" w:fill="A6A6A6" w:themeFill="background1" w:themeFillShade="A6"/>
          </w:tcPr>
          <w:p w:rsidR="003E209A" w:rsidRPr="0017122B" w:rsidRDefault="003E209A" w:rsidP="003E209A">
            <w:pPr>
              <w:ind w:left="-27"/>
              <w:jc w:val="center"/>
              <w:rPr>
                <w:b/>
                <w:lang w:eastAsia="ar-SA"/>
              </w:rPr>
            </w:pPr>
            <w:r w:rsidRPr="0017122B">
              <w:rPr>
                <w:b/>
                <w:lang w:eastAsia="ar-SA"/>
              </w:rPr>
              <w:t>SLA Notification</w:t>
            </w:r>
          </w:p>
        </w:tc>
      </w:tr>
      <w:tr w:rsidR="003E209A" w:rsidRPr="0054545D" w:rsidTr="00130A97">
        <w:trPr>
          <w:trHeight w:val="609"/>
        </w:trPr>
        <w:tc>
          <w:tcPr>
            <w:tcW w:w="2667" w:type="dxa"/>
          </w:tcPr>
          <w:p w:rsidR="003E209A" w:rsidRPr="0017122B" w:rsidRDefault="003E209A" w:rsidP="00130A97">
            <w:pPr>
              <w:rPr>
                <w:b/>
                <w:sz w:val="20"/>
                <w:lang w:eastAsia="ar-SA"/>
              </w:rPr>
            </w:pPr>
            <w:r w:rsidRPr="0017122B">
              <w:rPr>
                <w:b/>
                <w:sz w:val="20"/>
                <w:lang w:eastAsia="ar-SA"/>
              </w:rPr>
              <w:t>Contexte</w:t>
            </w:r>
          </w:p>
        </w:tc>
        <w:tc>
          <w:tcPr>
            <w:tcW w:w="7053" w:type="dxa"/>
          </w:tcPr>
          <w:p w:rsidR="003E209A" w:rsidRPr="0017122B" w:rsidRDefault="003E209A" w:rsidP="00130A97">
            <w:pPr>
              <w:rPr>
                <w:sz w:val="20"/>
                <w:lang w:eastAsia="ar-SA"/>
              </w:rPr>
            </w:pPr>
            <w:r w:rsidRPr="0017122B">
              <w:rPr>
                <w:sz w:val="20"/>
                <w:lang w:eastAsia="ar-SA"/>
              </w:rPr>
              <w:t>Type de l’annonce</w:t>
            </w:r>
          </w:p>
          <w:p w:rsidR="003E209A" w:rsidRPr="0017122B" w:rsidRDefault="003E209A" w:rsidP="00130A97">
            <w:pPr>
              <w:rPr>
                <w:sz w:val="20"/>
                <w:lang w:eastAsia="ar-SA"/>
              </w:rPr>
            </w:pPr>
            <w:r w:rsidRPr="0017122B">
              <w:rPr>
                <w:sz w:val="20"/>
                <w:lang w:eastAsia="ar-SA"/>
              </w:rPr>
              <w:t>Raison de notification</w:t>
            </w:r>
          </w:p>
          <w:p w:rsidR="003E209A" w:rsidRPr="0017122B" w:rsidRDefault="003E209A" w:rsidP="00130A97">
            <w:pPr>
              <w:rPr>
                <w:sz w:val="20"/>
                <w:lang w:eastAsia="ar-SA"/>
              </w:rPr>
            </w:pPr>
            <w:r w:rsidRPr="0017122B">
              <w:rPr>
                <w:sz w:val="20"/>
                <w:lang w:eastAsia="ar-SA"/>
              </w:rPr>
              <w:t>Statut de l’annonce</w:t>
            </w:r>
          </w:p>
        </w:tc>
      </w:tr>
      <w:tr w:rsidR="003E209A" w:rsidRPr="0054545D" w:rsidTr="00130A97">
        <w:trPr>
          <w:trHeight w:val="405"/>
        </w:trPr>
        <w:tc>
          <w:tcPr>
            <w:tcW w:w="2667" w:type="dxa"/>
          </w:tcPr>
          <w:p w:rsidR="003E209A" w:rsidRPr="0017122B" w:rsidRDefault="003E209A" w:rsidP="00130A97">
            <w:pPr>
              <w:rPr>
                <w:b/>
                <w:sz w:val="20"/>
                <w:lang w:eastAsia="ar-SA"/>
              </w:rPr>
            </w:pPr>
            <w:r w:rsidRPr="0017122B">
              <w:rPr>
                <w:b/>
                <w:sz w:val="20"/>
                <w:lang w:eastAsia="ar-SA"/>
              </w:rPr>
              <w:t>Résultat</w:t>
            </w:r>
          </w:p>
        </w:tc>
        <w:tc>
          <w:tcPr>
            <w:tcW w:w="7053" w:type="dxa"/>
          </w:tcPr>
          <w:p w:rsidR="003E209A" w:rsidRDefault="003E209A" w:rsidP="003E209A">
            <w:pPr>
              <w:rPr>
                <w:sz w:val="20"/>
                <w:lang w:eastAsia="ar-SA"/>
              </w:rPr>
            </w:pPr>
            <w:r w:rsidRPr="0017122B">
              <w:rPr>
                <w:sz w:val="20"/>
                <w:lang w:eastAsia="ar-SA"/>
              </w:rPr>
              <w:t>Notifier : Oui / Non</w:t>
            </w:r>
          </w:p>
          <w:p w:rsidR="008A14C0" w:rsidRPr="0017122B" w:rsidRDefault="008A14C0" w:rsidP="003E209A">
            <w:pPr>
              <w:rPr>
                <w:sz w:val="20"/>
                <w:lang w:eastAsia="ar-SA"/>
              </w:rPr>
            </w:pPr>
            <w:r>
              <w:rPr>
                <w:sz w:val="20"/>
                <w:lang w:eastAsia="ar-SA"/>
              </w:rPr>
              <w:t>Date de début de notification</w:t>
            </w:r>
          </w:p>
        </w:tc>
      </w:tr>
    </w:tbl>
    <w:p w:rsidR="003E209A" w:rsidRPr="0054545D" w:rsidRDefault="003E209A" w:rsidP="001B21EA">
      <w:pPr>
        <w:jc w:val="both"/>
        <w:rPr>
          <w:lang w:eastAsia="ar-SA"/>
        </w:rPr>
      </w:pPr>
    </w:p>
    <w:p w:rsidR="0017122B" w:rsidRDefault="0017122B" w:rsidP="0017122B">
      <w:pPr>
        <w:pStyle w:val="Heading4"/>
        <w:jc w:val="both"/>
      </w:pPr>
      <w:r>
        <w:t xml:space="preserve">Media de Notification </w:t>
      </w:r>
    </w:p>
    <w:p w:rsidR="0017122B" w:rsidRDefault="0017122B" w:rsidP="001B21EA">
      <w:pPr>
        <w:jc w:val="both"/>
        <w:rPr>
          <w:lang w:eastAsia="ar-SA"/>
        </w:rPr>
      </w:pPr>
    </w:p>
    <w:p w:rsidR="006D5B1F" w:rsidRPr="0054545D" w:rsidRDefault="006D5B1F" w:rsidP="0017122B">
      <w:pPr>
        <w:jc w:val="both"/>
        <w:rPr>
          <w:lang w:eastAsia="ar-SA"/>
        </w:rPr>
      </w:pPr>
      <w:r w:rsidRPr="0054545D">
        <w:rPr>
          <w:lang w:eastAsia="ar-SA"/>
        </w:rPr>
        <w:t>Un SLA de Reporting permet de configurer</w:t>
      </w:r>
      <w:r>
        <w:rPr>
          <w:lang w:eastAsia="ar-SA"/>
        </w:rPr>
        <w:t xml:space="preserve">, </w:t>
      </w:r>
      <w:r w:rsidRPr="0054545D">
        <w:rPr>
          <w:lang w:eastAsia="ar-SA"/>
        </w:rPr>
        <w:t>le media (</w:t>
      </w:r>
      <w:r w:rsidRPr="0054545D">
        <w:rPr>
          <w:rFonts w:cs="Arial"/>
        </w:rPr>
        <w:t>e-mail, fax, Swift..)</w:t>
      </w:r>
      <w:r w:rsidRPr="0054545D">
        <w:rPr>
          <w:lang w:eastAsia="ar-SA"/>
        </w:rPr>
        <w:t xml:space="preserve"> selon :</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6D5B1F" w:rsidRPr="0054545D" w:rsidTr="002907BC">
        <w:trPr>
          <w:trHeight w:val="360"/>
        </w:trPr>
        <w:tc>
          <w:tcPr>
            <w:tcW w:w="9720" w:type="dxa"/>
            <w:gridSpan w:val="2"/>
            <w:shd w:val="pct30" w:color="auto" w:fill="auto"/>
          </w:tcPr>
          <w:p w:rsidR="006D5B1F" w:rsidRPr="0017122B" w:rsidRDefault="006D5B1F" w:rsidP="002907BC">
            <w:pPr>
              <w:ind w:left="-27"/>
              <w:jc w:val="center"/>
              <w:rPr>
                <w:b/>
                <w:szCs w:val="20"/>
                <w:lang w:eastAsia="ar-SA"/>
              </w:rPr>
            </w:pPr>
            <w:r w:rsidRPr="0017122B">
              <w:rPr>
                <w:b/>
                <w:szCs w:val="20"/>
                <w:lang w:eastAsia="ar-SA"/>
              </w:rPr>
              <w:t>SLA de Reporting Client</w:t>
            </w:r>
          </w:p>
        </w:tc>
      </w:tr>
      <w:tr w:rsidR="006D5B1F" w:rsidRPr="0054545D" w:rsidTr="00CB0E9A">
        <w:trPr>
          <w:trHeight w:val="609"/>
        </w:trPr>
        <w:tc>
          <w:tcPr>
            <w:tcW w:w="2667" w:type="dxa"/>
          </w:tcPr>
          <w:p w:rsidR="006D5B1F" w:rsidRPr="0017122B" w:rsidRDefault="006D5B1F" w:rsidP="002907BC">
            <w:pPr>
              <w:rPr>
                <w:b/>
                <w:sz w:val="20"/>
                <w:szCs w:val="20"/>
                <w:lang w:eastAsia="ar-SA"/>
              </w:rPr>
            </w:pPr>
            <w:r w:rsidRPr="0017122B">
              <w:rPr>
                <w:b/>
                <w:sz w:val="20"/>
                <w:szCs w:val="20"/>
                <w:lang w:eastAsia="ar-SA"/>
              </w:rPr>
              <w:t>Contexte</w:t>
            </w:r>
          </w:p>
        </w:tc>
        <w:tc>
          <w:tcPr>
            <w:tcW w:w="7053" w:type="dxa"/>
          </w:tcPr>
          <w:p w:rsidR="006D5B1F" w:rsidRPr="0017122B" w:rsidRDefault="006D5B1F" w:rsidP="002907BC">
            <w:pPr>
              <w:rPr>
                <w:sz w:val="20"/>
                <w:szCs w:val="20"/>
                <w:lang w:eastAsia="ar-SA"/>
              </w:rPr>
            </w:pPr>
            <w:r w:rsidRPr="0017122B">
              <w:rPr>
                <w:sz w:val="20"/>
                <w:szCs w:val="20"/>
                <w:lang w:eastAsia="ar-SA"/>
              </w:rPr>
              <w:t>Type de l’annonce</w:t>
            </w:r>
          </w:p>
          <w:p w:rsidR="006D5B1F" w:rsidRPr="0017122B" w:rsidRDefault="006D5B1F" w:rsidP="00015735">
            <w:pPr>
              <w:rPr>
                <w:sz w:val="20"/>
                <w:szCs w:val="20"/>
                <w:lang w:eastAsia="ar-SA"/>
              </w:rPr>
            </w:pPr>
            <w:r w:rsidRPr="0017122B">
              <w:rPr>
                <w:sz w:val="20"/>
                <w:szCs w:val="20"/>
                <w:lang w:eastAsia="ar-SA"/>
              </w:rPr>
              <w:t>Structure Commerciale (Compte titre client, Client, Groupe de client)</w:t>
            </w:r>
          </w:p>
          <w:p w:rsidR="0017122B" w:rsidRPr="0017122B" w:rsidRDefault="00484BF2" w:rsidP="00015735">
            <w:pPr>
              <w:rPr>
                <w:sz w:val="20"/>
                <w:szCs w:val="20"/>
                <w:lang w:eastAsia="ar-SA"/>
              </w:rPr>
            </w:pPr>
            <w:r>
              <w:rPr>
                <w:sz w:val="20"/>
                <w:szCs w:val="20"/>
                <w:lang w:eastAsia="ar-SA"/>
              </w:rPr>
              <w:t>Profil</w:t>
            </w:r>
            <w:r w:rsidR="0017122B" w:rsidRPr="0017122B">
              <w:rPr>
                <w:sz w:val="20"/>
                <w:szCs w:val="20"/>
                <w:lang w:eastAsia="ar-SA"/>
              </w:rPr>
              <w:t xml:space="preserve"> de reporting du client</w:t>
            </w:r>
          </w:p>
        </w:tc>
      </w:tr>
      <w:tr w:rsidR="006D5B1F" w:rsidRPr="0054545D" w:rsidTr="00CB0E9A">
        <w:trPr>
          <w:trHeight w:val="405"/>
        </w:trPr>
        <w:tc>
          <w:tcPr>
            <w:tcW w:w="2667" w:type="dxa"/>
          </w:tcPr>
          <w:p w:rsidR="006D5B1F" w:rsidRPr="0017122B" w:rsidRDefault="006D5B1F" w:rsidP="002907BC">
            <w:pPr>
              <w:rPr>
                <w:b/>
                <w:sz w:val="20"/>
                <w:szCs w:val="20"/>
                <w:lang w:eastAsia="ar-SA"/>
              </w:rPr>
            </w:pPr>
            <w:r w:rsidRPr="0017122B">
              <w:rPr>
                <w:b/>
                <w:sz w:val="20"/>
                <w:szCs w:val="20"/>
                <w:lang w:eastAsia="ar-SA"/>
              </w:rPr>
              <w:t>Résultat</w:t>
            </w:r>
          </w:p>
        </w:tc>
        <w:tc>
          <w:tcPr>
            <w:tcW w:w="7053" w:type="dxa"/>
          </w:tcPr>
          <w:p w:rsidR="006D5B1F" w:rsidRPr="0017122B" w:rsidRDefault="006D5B1F" w:rsidP="002907BC">
            <w:pPr>
              <w:rPr>
                <w:sz w:val="20"/>
                <w:szCs w:val="20"/>
                <w:lang w:eastAsia="ar-SA"/>
              </w:rPr>
            </w:pPr>
            <w:r w:rsidRPr="0017122B">
              <w:rPr>
                <w:sz w:val="20"/>
                <w:szCs w:val="20"/>
                <w:lang w:eastAsia="ar-SA"/>
              </w:rPr>
              <w:t>Message à envoyer : Template (Swift, Report…) et canal (Mail, e-mail…)</w:t>
            </w:r>
          </w:p>
        </w:tc>
      </w:tr>
    </w:tbl>
    <w:p w:rsidR="00015735" w:rsidRDefault="00015735" w:rsidP="00015735">
      <w:pPr>
        <w:jc w:val="both"/>
        <w:rPr>
          <w:lang w:eastAsia="ar-SA"/>
        </w:rPr>
      </w:pPr>
    </w:p>
    <w:p w:rsidR="008D4A8D" w:rsidRDefault="006D5B1F" w:rsidP="00015735">
      <w:pPr>
        <w:jc w:val="both"/>
        <w:rPr>
          <w:lang w:eastAsia="ar-SA"/>
        </w:rPr>
      </w:pPr>
      <w:r w:rsidRPr="0054545D">
        <w:rPr>
          <w:lang w:eastAsia="ar-SA"/>
        </w:rPr>
        <w:t>Comme indiqué dans les Templates communiqués, les notifications reprennent notamment les caractéristiques de l’OST avec indication de la position éligible, l</w:t>
      </w:r>
      <w:r w:rsidR="00015735">
        <w:rPr>
          <w:lang w:eastAsia="ar-SA"/>
        </w:rPr>
        <w:t>e règlement prévu (exécutions).</w:t>
      </w:r>
    </w:p>
    <w:p w:rsidR="00B8022B" w:rsidRDefault="00B8022B" w:rsidP="00015735">
      <w:pPr>
        <w:jc w:val="both"/>
        <w:rPr>
          <w:lang w:eastAsia="ar-SA"/>
        </w:rPr>
      </w:pPr>
      <w:r>
        <w:rPr>
          <w:b/>
          <w:bCs/>
          <w:color w:val="339966"/>
        </w:rPr>
        <w:t>Les corps des mails de notification à envoyer aux clients non-Swift seront communiqués plus tard.</w:t>
      </w:r>
    </w:p>
    <w:p w:rsidR="005A569F" w:rsidRDefault="005A569F" w:rsidP="0017122B">
      <w:pPr>
        <w:pStyle w:val="Heading4"/>
        <w:jc w:val="both"/>
      </w:pPr>
      <w:r>
        <w:t>Notification générale</w:t>
      </w:r>
    </w:p>
    <w:p w:rsidR="00B35BFF" w:rsidRDefault="00B35BFF" w:rsidP="00B35BFF"/>
    <w:p w:rsidR="00B35BFF" w:rsidRDefault="005A569F" w:rsidP="005A569F">
      <w:pPr>
        <w:jc w:val="both"/>
        <w:rPr>
          <w:rFonts w:cs="Arial"/>
        </w:rPr>
      </w:pPr>
      <w:r w:rsidRPr="0054545D">
        <w:rPr>
          <w:lang w:eastAsia="ar-SA"/>
        </w:rPr>
        <w:t>La notification générale ou notification par défaut, permet pour une opération sur titre donné, de notifier tous les clients inscrits dans le référe</w:t>
      </w:r>
      <w:r>
        <w:rPr>
          <w:lang w:eastAsia="ar-SA"/>
        </w:rPr>
        <w:t>ntiel</w:t>
      </w:r>
      <w:r w:rsidRPr="0054545D">
        <w:rPr>
          <w:lang w:eastAsia="ar-SA"/>
        </w:rPr>
        <w:t>.</w:t>
      </w:r>
    </w:p>
    <w:p w:rsidR="00B662C5" w:rsidRDefault="00B662C5" w:rsidP="00B662C5">
      <w:pPr>
        <w:pStyle w:val="Heading4"/>
      </w:pPr>
      <w:r>
        <w:lastRenderedPageBreak/>
        <w:t xml:space="preserve">Envoi des rappels pour les OST Optionnelles </w:t>
      </w:r>
    </w:p>
    <w:p w:rsidR="00B662C5" w:rsidRDefault="00B662C5" w:rsidP="005A569F">
      <w:pPr>
        <w:jc w:val="both"/>
      </w:pPr>
    </w:p>
    <w:p w:rsidR="00F8139B" w:rsidRDefault="00F8139B" w:rsidP="005A569F">
      <w:pPr>
        <w:jc w:val="both"/>
      </w:pPr>
      <w:r>
        <w:t>Pour les OST optionnelles, il est possible de c</w:t>
      </w:r>
      <w:r w:rsidR="004A22F6">
        <w:t xml:space="preserve">onfigurer plusieurs </w:t>
      </w:r>
      <w:r>
        <w:t>date</w:t>
      </w:r>
      <w:r w:rsidR="004A22F6">
        <w:t>s</w:t>
      </w:r>
      <w:r>
        <w:t xml:space="preserve"> d’envoi de Rappel (RMDR) pour les clients ayant une position non instruite ou des clients ayant une quantité restante non instruite.</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B662C5" w:rsidRPr="0054545D" w:rsidTr="00B662C5">
        <w:trPr>
          <w:trHeight w:val="360"/>
        </w:trPr>
        <w:tc>
          <w:tcPr>
            <w:tcW w:w="9720" w:type="dxa"/>
            <w:gridSpan w:val="2"/>
            <w:shd w:val="pct30" w:color="auto" w:fill="auto"/>
          </w:tcPr>
          <w:p w:rsidR="00B662C5" w:rsidRPr="0017122B" w:rsidRDefault="00F8139B" w:rsidP="00B662C5">
            <w:pPr>
              <w:ind w:left="-27"/>
              <w:jc w:val="center"/>
              <w:rPr>
                <w:b/>
                <w:szCs w:val="20"/>
                <w:lang w:eastAsia="ar-SA"/>
              </w:rPr>
            </w:pPr>
            <w:r>
              <w:t xml:space="preserve"> </w:t>
            </w:r>
            <w:r w:rsidR="00B662C5">
              <w:rPr>
                <w:b/>
                <w:szCs w:val="20"/>
                <w:lang w:eastAsia="ar-SA"/>
              </w:rPr>
              <w:t xml:space="preserve">SLA </w:t>
            </w:r>
            <w:r>
              <w:rPr>
                <w:b/>
                <w:szCs w:val="20"/>
                <w:lang w:eastAsia="ar-SA"/>
              </w:rPr>
              <w:t xml:space="preserve">date </w:t>
            </w:r>
            <w:r w:rsidR="00B662C5">
              <w:rPr>
                <w:b/>
                <w:szCs w:val="20"/>
                <w:lang w:eastAsia="ar-SA"/>
              </w:rPr>
              <w:t>d’envoi de</w:t>
            </w:r>
            <w:r w:rsidR="00B662C5" w:rsidRPr="0017122B">
              <w:rPr>
                <w:b/>
                <w:szCs w:val="20"/>
                <w:lang w:eastAsia="ar-SA"/>
              </w:rPr>
              <w:t xml:space="preserve"> </w:t>
            </w:r>
            <w:r w:rsidR="00B662C5">
              <w:rPr>
                <w:b/>
                <w:szCs w:val="20"/>
                <w:lang w:eastAsia="ar-SA"/>
              </w:rPr>
              <w:t>Rappel</w:t>
            </w:r>
            <w:r w:rsidR="00E4169D">
              <w:rPr>
                <w:b/>
                <w:szCs w:val="20"/>
                <w:lang w:eastAsia="ar-SA"/>
              </w:rPr>
              <w:t>s</w:t>
            </w:r>
          </w:p>
        </w:tc>
      </w:tr>
      <w:tr w:rsidR="00B662C5" w:rsidRPr="0054545D" w:rsidTr="00B662C5">
        <w:trPr>
          <w:trHeight w:val="609"/>
        </w:trPr>
        <w:tc>
          <w:tcPr>
            <w:tcW w:w="2667" w:type="dxa"/>
          </w:tcPr>
          <w:p w:rsidR="00B662C5" w:rsidRPr="0017122B" w:rsidRDefault="00B662C5" w:rsidP="00B662C5">
            <w:pPr>
              <w:rPr>
                <w:b/>
                <w:sz w:val="20"/>
                <w:szCs w:val="20"/>
                <w:lang w:eastAsia="ar-SA"/>
              </w:rPr>
            </w:pPr>
            <w:r w:rsidRPr="0017122B">
              <w:rPr>
                <w:b/>
                <w:sz w:val="20"/>
                <w:szCs w:val="20"/>
                <w:lang w:eastAsia="ar-SA"/>
              </w:rPr>
              <w:t>Contexte</w:t>
            </w:r>
          </w:p>
        </w:tc>
        <w:tc>
          <w:tcPr>
            <w:tcW w:w="7053" w:type="dxa"/>
          </w:tcPr>
          <w:p w:rsidR="00B662C5" w:rsidRPr="0017122B" w:rsidRDefault="00B662C5" w:rsidP="00B662C5">
            <w:pPr>
              <w:rPr>
                <w:sz w:val="20"/>
                <w:szCs w:val="20"/>
                <w:lang w:eastAsia="ar-SA"/>
              </w:rPr>
            </w:pPr>
            <w:r w:rsidRPr="0017122B">
              <w:rPr>
                <w:sz w:val="20"/>
                <w:szCs w:val="20"/>
                <w:lang w:eastAsia="ar-SA"/>
              </w:rPr>
              <w:t>Type de l’annonce</w:t>
            </w:r>
          </w:p>
          <w:p w:rsidR="00B662C5" w:rsidRPr="0017122B" w:rsidRDefault="005B6C6D" w:rsidP="00B662C5">
            <w:pPr>
              <w:rPr>
                <w:sz w:val="20"/>
                <w:szCs w:val="20"/>
                <w:lang w:eastAsia="ar-SA"/>
              </w:rPr>
            </w:pPr>
            <w:r>
              <w:rPr>
                <w:sz w:val="20"/>
                <w:szCs w:val="20"/>
                <w:lang w:eastAsia="ar-SA"/>
              </w:rPr>
              <w:t xml:space="preserve">Marché </w:t>
            </w:r>
          </w:p>
        </w:tc>
      </w:tr>
      <w:tr w:rsidR="00B662C5" w:rsidRPr="0054545D" w:rsidTr="00B662C5">
        <w:trPr>
          <w:trHeight w:val="405"/>
        </w:trPr>
        <w:tc>
          <w:tcPr>
            <w:tcW w:w="2667" w:type="dxa"/>
          </w:tcPr>
          <w:p w:rsidR="00B662C5" w:rsidRPr="0017122B" w:rsidRDefault="00B662C5" w:rsidP="00B662C5">
            <w:pPr>
              <w:rPr>
                <w:b/>
                <w:sz w:val="20"/>
                <w:szCs w:val="20"/>
                <w:lang w:eastAsia="ar-SA"/>
              </w:rPr>
            </w:pPr>
            <w:r w:rsidRPr="0017122B">
              <w:rPr>
                <w:b/>
                <w:sz w:val="20"/>
                <w:szCs w:val="20"/>
                <w:lang w:eastAsia="ar-SA"/>
              </w:rPr>
              <w:t>Résultat</w:t>
            </w:r>
          </w:p>
        </w:tc>
        <w:tc>
          <w:tcPr>
            <w:tcW w:w="7053" w:type="dxa"/>
          </w:tcPr>
          <w:p w:rsidR="00B662C5" w:rsidRDefault="00561749" w:rsidP="00B662C5">
            <w:pPr>
              <w:rPr>
                <w:sz w:val="20"/>
                <w:szCs w:val="20"/>
                <w:lang w:eastAsia="ar-SA"/>
              </w:rPr>
            </w:pPr>
            <w:r w:rsidRPr="00E4169D">
              <w:rPr>
                <w:sz w:val="20"/>
                <w:szCs w:val="20"/>
                <w:highlight w:val="lightGray"/>
                <w:lang w:eastAsia="ar-SA"/>
              </w:rPr>
              <w:t xml:space="preserve">Date de référence : </w:t>
            </w:r>
            <w:r w:rsidR="002A162C" w:rsidRPr="00E4169D">
              <w:rPr>
                <w:sz w:val="20"/>
                <w:szCs w:val="20"/>
                <w:highlight w:val="lightGray"/>
                <w:lang w:eastAsia="ar-SA"/>
              </w:rPr>
              <w:t>Date limite d’instruction client</w:t>
            </w:r>
            <w:r w:rsidR="00F8139B" w:rsidRPr="00E4169D">
              <w:rPr>
                <w:sz w:val="20"/>
                <w:szCs w:val="20"/>
                <w:highlight w:val="lightGray"/>
                <w:lang w:eastAsia="ar-SA"/>
              </w:rPr>
              <w:t>-2</w:t>
            </w:r>
          </w:p>
          <w:p w:rsidR="00F8139B" w:rsidRPr="0017122B" w:rsidRDefault="00F8139B" w:rsidP="00F8139B">
            <w:pPr>
              <w:rPr>
                <w:sz w:val="20"/>
                <w:szCs w:val="20"/>
                <w:lang w:eastAsia="ar-SA"/>
              </w:rPr>
            </w:pPr>
            <w:r>
              <w:rPr>
                <w:sz w:val="20"/>
                <w:szCs w:val="20"/>
                <w:lang w:eastAsia="ar-SA"/>
              </w:rPr>
              <w:t>Heure</w:t>
            </w:r>
            <w:r w:rsidR="004B264A">
              <w:rPr>
                <w:sz w:val="20"/>
                <w:szCs w:val="20"/>
                <w:lang w:eastAsia="ar-SA"/>
              </w:rPr>
              <w:t> </w:t>
            </w:r>
          </w:p>
        </w:tc>
      </w:tr>
    </w:tbl>
    <w:p w:rsidR="008C6D32" w:rsidRDefault="008C6D32" w:rsidP="008C6D32">
      <w:pPr>
        <w:pStyle w:val="Style3"/>
      </w:pPr>
      <w:bookmarkStart w:id="82" w:name="_Toc409450736"/>
      <w:r w:rsidRPr="00450A1F">
        <w:t>Alertes et notifications</w:t>
      </w:r>
      <w:bookmarkEnd w:id="82"/>
    </w:p>
    <w:p w:rsidR="008C6D32" w:rsidRPr="00450A1F" w:rsidRDefault="008C6D32" w:rsidP="008C6D32">
      <w:pPr>
        <w:spacing w:before="240" w:after="240" w:line="240" w:lineRule="auto"/>
        <w:ind w:right="142"/>
        <w:jc w:val="both"/>
      </w:pPr>
      <w:r w:rsidRPr="00450A1F">
        <w:t>Ce paragraphe décrit les</w:t>
      </w:r>
      <w:r>
        <w:t xml:space="preserve"> alertes </w:t>
      </w:r>
      <w:r w:rsidRPr="00450A1F">
        <w:t xml:space="preserve">qui doivent être générées </w:t>
      </w:r>
      <w:r>
        <w:t>dans le tableau de bord</w:t>
      </w:r>
      <w:r w:rsidRPr="00450A1F">
        <w:t>:</w:t>
      </w:r>
    </w:p>
    <w:p w:rsidR="008C6D32" w:rsidRDefault="00B23B11" w:rsidP="00FB1421">
      <w:pPr>
        <w:pStyle w:val="ListParagraph"/>
        <w:numPr>
          <w:ilvl w:val="0"/>
          <w:numId w:val="29"/>
        </w:numPr>
        <w:jc w:val="both"/>
      </w:pPr>
      <w:r>
        <w:t>Lorsqu’un MT564 contient un</w:t>
      </w:r>
      <w:r w:rsidR="0079531D" w:rsidRPr="0079531D">
        <w:t xml:space="preserve"> </w:t>
      </w:r>
      <w:r w:rsidR="00233C6B">
        <w:t>Dumm</w:t>
      </w:r>
      <w:r w:rsidR="000E3ED3">
        <w:t>y code (ISIN réel non renseigné dans le référentiel</w:t>
      </w:r>
      <w:r w:rsidR="00233C6B">
        <w:t>)</w:t>
      </w:r>
      <w:r w:rsidR="0079531D">
        <w:t>, le message reçu sera créé avec l'erreur : ISIN non reconnu</w:t>
      </w:r>
      <w:r w:rsidR="0079531D" w:rsidRPr="0079531D">
        <w:t xml:space="preserve">, une alerte sera générée </w:t>
      </w:r>
      <w:r w:rsidR="0079531D">
        <w:t xml:space="preserve">dans  le tableau de bord, </w:t>
      </w:r>
      <w:r w:rsidR="0079531D" w:rsidRPr="0079531D">
        <w:t>l'utilisateur</w:t>
      </w:r>
      <w:r w:rsidR="0079531D">
        <w:t xml:space="preserve"> doit</w:t>
      </w:r>
      <w:r w:rsidR="0079531D" w:rsidRPr="0079531D">
        <w:t xml:space="preserve"> créer manuellement </w:t>
      </w:r>
      <w:r w:rsidR="0079531D">
        <w:t xml:space="preserve">un </w:t>
      </w:r>
      <w:r>
        <w:t xml:space="preserve">Dummy code </w:t>
      </w:r>
      <w:r w:rsidR="0079531D">
        <w:t xml:space="preserve">dans le référentiel </w:t>
      </w:r>
      <w:r w:rsidR="0079531D" w:rsidRPr="0079531D">
        <w:t xml:space="preserve">et </w:t>
      </w:r>
      <w:r w:rsidR="0079531D">
        <w:t>ensuite réparer  le message erroné pour cré</w:t>
      </w:r>
      <w:r w:rsidR="0001512B">
        <w:t>er</w:t>
      </w:r>
      <w:r w:rsidR="0079531D">
        <w:t xml:space="preserve"> l’annonce.</w:t>
      </w:r>
      <w:r w:rsidR="00A97ABC">
        <w:t xml:space="preserve"> </w:t>
      </w:r>
    </w:p>
    <w:p w:rsidR="0079531D" w:rsidRDefault="00A97ABC" w:rsidP="0001512B">
      <w:pPr>
        <w:pStyle w:val="ListParagraph"/>
        <w:jc w:val="both"/>
      </w:pPr>
      <w:r>
        <w:t>Une fois le vrai ISIN est communiqué, l’uti</w:t>
      </w:r>
      <w:r w:rsidR="00B25744">
        <w:t>lisateur doit le créer dans le Référentiel  V</w:t>
      </w:r>
      <w:r>
        <w:t>aleur</w:t>
      </w:r>
      <w:r w:rsidR="00B25744">
        <w:t>s</w:t>
      </w:r>
      <w:r>
        <w:t xml:space="preserve"> puis mettre à jour l’OST via un écran</w:t>
      </w:r>
      <w:r w:rsidR="00B23B11">
        <w:t xml:space="preserve"> dédié pour remplacer le Dummy code </w:t>
      </w:r>
      <w:r>
        <w:t xml:space="preserve">par le vrai ISIN. L’écran </w:t>
      </w:r>
      <w:r w:rsidR="0001512B">
        <w:t xml:space="preserve">de </w:t>
      </w:r>
      <w:hyperlink w:anchor="_Maquette_de_l’écran_1" w:history="1">
        <w:r w:rsidR="0001512B" w:rsidRPr="0001512B">
          <w:rPr>
            <w:rStyle w:val="Hyperlink"/>
          </w:rPr>
          <w:t>mise à jour d’</w:t>
        </w:r>
        <w:r w:rsidR="0001512B">
          <w:rPr>
            <w:rStyle w:val="Hyperlink"/>
          </w:rPr>
          <w:t>un D</w:t>
        </w:r>
        <w:r w:rsidR="0001512B" w:rsidRPr="0001512B">
          <w:rPr>
            <w:rStyle w:val="Hyperlink"/>
          </w:rPr>
          <w:t>ummy code</w:t>
        </w:r>
      </w:hyperlink>
      <w:r w:rsidR="0001512B">
        <w:t xml:space="preserve"> </w:t>
      </w:r>
      <w:r>
        <w:t>est décrit dans la section cas d’utilisation.</w:t>
      </w:r>
    </w:p>
    <w:p w:rsidR="00712835" w:rsidRDefault="00712835" w:rsidP="0079531D">
      <w:pPr>
        <w:pStyle w:val="ListParagraph"/>
      </w:pPr>
    </w:p>
    <w:p w:rsidR="00015735" w:rsidRDefault="00015735" w:rsidP="00015735">
      <w:pPr>
        <w:pStyle w:val="Style2"/>
      </w:pPr>
      <w:bookmarkStart w:id="83" w:name="_Toc409450737"/>
      <w:r>
        <w:t>Gestion des exécutions</w:t>
      </w:r>
      <w:bookmarkEnd w:id="83"/>
    </w:p>
    <w:p w:rsidR="00A53639" w:rsidRDefault="00A53639" w:rsidP="00A53639">
      <w:pPr>
        <w:pStyle w:val="Heading3"/>
        <w:rPr>
          <w:lang w:eastAsia="ar-SA"/>
        </w:rPr>
      </w:pPr>
      <w:bookmarkStart w:id="84" w:name="_Toc409450738"/>
      <w:r>
        <w:rPr>
          <w:lang w:eastAsia="ar-SA"/>
        </w:rPr>
        <w:t>Description générale.</w:t>
      </w:r>
      <w:bookmarkEnd w:id="84"/>
    </w:p>
    <w:p w:rsidR="00A53639" w:rsidRDefault="00A53639" w:rsidP="00D9125D">
      <w:pPr>
        <w:jc w:val="both"/>
        <w:rPr>
          <w:lang w:eastAsia="ar-SA"/>
        </w:rPr>
      </w:pPr>
    </w:p>
    <w:p w:rsidR="00D9125D" w:rsidRDefault="00D9125D" w:rsidP="00D9125D">
      <w:pPr>
        <w:jc w:val="both"/>
        <w:rPr>
          <w:lang w:eastAsia="ar-SA"/>
        </w:rPr>
      </w:pPr>
      <w:r w:rsidRPr="0054545D">
        <w:rPr>
          <w:lang w:eastAsia="ar-SA"/>
        </w:rPr>
        <w:t xml:space="preserve">Les exécutions clients et </w:t>
      </w:r>
      <w:r w:rsidR="005B6C6D">
        <w:rPr>
          <w:lang w:eastAsia="ar-SA"/>
        </w:rPr>
        <w:t xml:space="preserve">Marché </w:t>
      </w:r>
      <w:r w:rsidRPr="0054545D">
        <w:rPr>
          <w:lang w:eastAsia="ar-SA"/>
        </w:rPr>
        <w:t>sont un calcul prévisionnel de ce que le dépositaire va percevoir ou payer (calcul des droits</w:t>
      </w:r>
      <w:r>
        <w:rPr>
          <w:lang w:eastAsia="ar-SA"/>
        </w:rPr>
        <w:t>/titres et espèces)</w:t>
      </w:r>
    </w:p>
    <w:p w:rsidR="00D9125D" w:rsidRDefault="00D9125D" w:rsidP="00D9125D">
      <w:pPr>
        <w:jc w:val="both"/>
        <w:rPr>
          <w:lang w:eastAsia="ar-SA"/>
        </w:rPr>
      </w:pPr>
    </w:p>
    <w:p w:rsidR="00430112" w:rsidRDefault="00430112" w:rsidP="00D9125D">
      <w:pPr>
        <w:jc w:val="both"/>
        <w:rPr>
          <w:lang w:eastAsia="ar-SA"/>
        </w:rPr>
      </w:pPr>
      <w:r w:rsidRPr="00FC5482">
        <w:rPr>
          <w:b/>
          <w:lang w:eastAsia="ar-SA"/>
        </w:rPr>
        <w:t>N.B</w:t>
      </w:r>
      <w:r>
        <w:rPr>
          <w:lang w:eastAsia="ar-SA"/>
        </w:rPr>
        <w:t> : Les éligibilités des : Compte titre client – compte Nostro,  Compte  titre client – compte espèces client  et  Compte Nostro titre – Compte correspondant espèces sont définies dans le SFD du référentiel MegaCommon.</w:t>
      </w:r>
    </w:p>
    <w:p w:rsidR="00FA1FA0" w:rsidRDefault="00FA1FA0" w:rsidP="00FA1FA0">
      <w:pPr>
        <w:spacing w:before="240" w:after="240" w:line="240" w:lineRule="auto"/>
        <w:ind w:right="142"/>
        <w:jc w:val="both"/>
      </w:pPr>
      <w:r>
        <w:t>Le processus de gestion des exécutions, des paiements et de la réconciliation est représenté par le diagramme de séquence suivant :</w:t>
      </w:r>
    </w:p>
    <w:p w:rsidR="006B2256" w:rsidRDefault="006B2256" w:rsidP="00FA1FA0">
      <w:pPr>
        <w:spacing w:before="240" w:after="240" w:line="240" w:lineRule="auto"/>
        <w:ind w:right="142"/>
        <w:jc w:val="both"/>
      </w:pPr>
      <w:r>
        <w:rPr>
          <w:noProof/>
          <w:lang w:eastAsia="fr-FR"/>
        </w:rPr>
        <w:lastRenderedPageBreak/>
        <w:drawing>
          <wp:inline distT="0" distB="0" distL="0" distR="0">
            <wp:extent cx="5837214" cy="844225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5843136" cy="8450816"/>
                    </a:xfrm>
                    <a:prstGeom prst="rect">
                      <a:avLst/>
                    </a:prstGeom>
                    <a:noFill/>
                    <a:ln w="9525">
                      <a:noFill/>
                      <a:miter lim="800000"/>
                      <a:headEnd/>
                      <a:tailEnd/>
                    </a:ln>
                  </pic:spPr>
                </pic:pic>
              </a:graphicData>
            </a:graphic>
          </wp:inline>
        </w:drawing>
      </w:r>
    </w:p>
    <w:p w:rsidR="00430112" w:rsidRDefault="007A5C8D" w:rsidP="00430112">
      <w:pPr>
        <w:pStyle w:val="Style3"/>
      </w:pPr>
      <w:bookmarkStart w:id="85" w:name="_Toc409450739"/>
      <w:r>
        <w:lastRenderedPageBreak/>
        <w:t>Exécution</w:t>
      </w:r>
      <w:r w:rsidR="00430112">
        <w:t xml:space="preserve"> Clients</w:t>
      </w:r>
      <w:bookmarkEnd w:id="85"/>
    </w:p>
    <w:p w:rsidR="00430112" w:rsidRDefault="00430112" w:rsidP="00430112">
      <w:pPr>
        <w:jc w:val="both"/>
        <w:rPr>
          <w:b/>
          <w:lang w:eastAsia="ar-SA"/>
        </w:rPr>
      </w:pPr>
    </w:p>
    <w:p w:rsidR="00E821A5" w:rsidRDefault="00430112" w:rsidP="009A1CF8">
      <w:pPr>
        <w:spacing w:line="240" w:lineRule="auto"/>
        <w:jc w:val="both"/>
        <w:rPr>
          <w:lang w:eastAsia="ar-SA"/>
        </w:rPr>
      </w:pPr>
      <w:r w:rsidRPr="00306844">
        <w:rPr>
          <w:lang w:eastAsia="ar-SA"/>
        </w:rPr>
        <w:t>Les exécutions client</w:t>
      </w:r>
      <w:r w:rsidRPr="00430112">
        <w:rPr>
          <w:b/>
          <w:lang w:eastAsia="ar-SA"/>
        </w:rPr>
        <w:t xml:space="preserve"> </w:t>
      </w:r>
      <w:r w:rsidRPr="0054545D">
        <w:rPr>
          <w:lang w:eastAsia="ar-SA"/>
        </w:rPr>
        <w:t>sont détaillé</w:t>
      </w:r>
      <w:r w:rsidR="00DD46BC">
        <w:rPr>
          <w:lang w:eastAsia="ar-SA"/>
        </w:rPr>
        <w:t>e</w:t>
      </w:r>
      <w:r w:rsidRPr="0054545D">
        <w:rPr>
          <w:lang w:eastAsia="ar-SA"/>
        </w:rPr>
        <w:t xml:space="preserve">s  par compte </w:t>
      </w:r>
      <w:r w:rsidRPr="00430112">
        <w:rPr>
          <w:b/>
          <w:lang w:eastAsia="ar-SA"/>
        </w:rPr>
        <w:t>titre client</w:t>
      </w:r>
      <w:r w:rsidRPr="0054545D">
        <w:rPr>
          <w:lang w:eastAsia="ar-SA"/>
        </w:rPr>
        <w:t xml:space="preserve"> et se base</w:t>
      </w:r>
      <w:r>
        <w:rPr>
          <w:lang w:eastAsia="ar-SA"/>
        </w:rPr>
        <w:t>nt</w:t>
      </w:r>
      <w:r w:rsidRPr="0054545D">
        <w:rPr>
          <w:lang w:eastAsia="ar-SA"/>
        </w:rPr>
        <w:t xml:space="preserve"> sur</w:t>
      </w:r>
      <w:r w:rsidR="00E821A5">
        <w:rPr>
          <w:lang w:eastAsia="ar-SA"/>
        </w:rPr>
        <w:t xml:space="preserve"> : </w:t>
      </w:r>
    </w:p>
    <w:p w:rsidR="00430112" w:rsidRDefault="00E821A5" w:rsidP="00FB1421">
      <w:pPr>
        <w:pStyle w:val="ListParagraph"/>
        <w:numPr>
          <w:ilvl w:val="0"/>
          <w:numId w:val="16"/>
        </w:numPr>
        <w:spacing w:line="240" w:lineRule="auto"/>
        <w:jc w:val="both"/>
        <w:rPr>
          <w:lang w:eastAsia="ar-SA"/>
        </w:rPr>
      </w:pPr>
      <w:r w:rsidRPr="0054545D">
        <w:rPr>
          <w:lang w:eastAsia="ar-SA"/>
        </w:rPr>
        <w:t>La</w:t>
      </w:r>
      <w:r w:rsidR="00430112" w:rsidRPr="0054545D">
        <w:rPr>
          <w:lang w:eastAsia="ar-SA"/>
        </w:rPr>
        <w:t xml:space="preserve"> position</w:t>
      </w:r>
      <w:r w:rsidR="00430112">
        <w:rPr>
          <w:lang w:eastAsia="ar-SA"/>
        </w:rPr>
        <w:t xml:space="preserve"> éligible</w:t>
      </w:r>
      <w:r>
        <w:rPr>
          <w:lang w:eastAsia="ar-SA"/>
        </w:rPr>
        <w:t xml:space="preserve"> arrêtée à la date de réfé</w:t>
      </w:r>
      <w:r w:rsidR="00DD46BC">
        <w:rPr>
          <w:lang w:eastAsia="ar-SA"/>
        </w:rPr>
        <w:t>rence pour les OST obligatoires.</w:t>
      </w:r>
    </w:p>
    <w:p w:rsidR="00E821A5" w:rsidRDefault="00E821A5" w:rsidP="00FB1421">
      <w:pPr>
        <w:pStyle w:val="ListParagraph"/>
        <w:numPr>
          <w:ilvl w:val="0"/>
          <w:numId w:val="16"/>
        </w:numPr>
        <w:spacing w:line="240" w:lineRule="auto"/>
        <w:jc w:val="both"/>
        <w:rPr>
          <w:lang w:eastAsia="ar-SA"/>
        </w:rPr>
      </w:pPr>
      <w:r w:rsidRPr="0054545D">
        <w:rPr>
          <w:lang w:eastAsia="ar-SA"/>
        </w:rPr>
        <w:t xml:space="preserve">La </w:t>
      </w:r>
      <w:r>
        <w:rPr>
          <w:lang w:eastAsia="ar-SA"/>
        </w:rPr>
        <w:t>quantité instruite par le client et accepté par le système pour les OST obligatoires avec choix et volontaire.</w:t>
      </w:r>
    </w:p>
    <w:p w:rsidR="00430112" w:rsidRDefault="00430112" w:rsidP="009A1CF8">
      <w:pPr>
        <w:spacing w:line="240" w:lineRule="auto"/>
        <w:jc w:val="both"/>
        <w:rPr>
          <w:lang w:eastAsia="ar-SA"/>
        </w:rPr>
      </w:pPr>
    </w:p>
    <w:p w:rsidR="00430112" w:rsidRDefault="006A6C14" w:rsidP="009A1CF8">
      <w:pPr>
        <w:spacing w:line="240" w:lineRule="auto"/>
        <w:jc w:val="both"/>
        <w:rPr>
          <w:lang w:eastAsia="ar-SA"/>
        </w:rPr>
      </w:pPr>
      <w:r>
        <w:rPr>
          <w:lang w:eastAsia="ar-SA"/>
        </w:rPr>
        <w:t xml:space="preserve">Pour chaque exécution </w:t>
      </w:r>
      <w:r w:rsidR="00430112">
        <w:rPr>
          <w:lang w:eastAsia="ar-SA"/>
        </w:rPr>
        <w:t>calculé</w:t>
      </w:r>
      <w:r w:rsidR="00C67D8E">
        <w:rPr>
          <w:lang w:eastAsia="ar-SA"/>
        </w:rPr>
        <w:t>e</w:t>
      </w:r>
      <w:r w:rsidR="00430112" w:rsidRPr="006478C2">
        <w:rPr>
          <w:lang w:eastAsia="ar-SA"/>
        </w:rPr>
        <w:t xml:space="preserve"> de titres </w:t>
      </w:r>
      <w:r w:rsidR="00430112" w:rsidRPr="006478C2">
        <w:rPr>
          <w:b/>
          <w:lang w:eastAsia="ar-SA"/>
        </w:rPr>
        <w:t>à recevoir</w:t>
      </w:r>
      <w:r>
        <w:rPr>
          <w:lang w:eastAsia="ar-SA"/>
        </w:rPr>
        <w:t xml:space="preserve">,  un </w:t>
      </w:r>
      <w:r w:rsidR="00C67D8E">
        <w:rPr>
          <w:lang w:eastAsia="ar-SA"/>
        </w:rPr>
        <w:t>suspens</w:t>
      </w:r>
      <w:r>
        <w:rPr>
          <w:lang w:eastAsia="ar-SA"/>
        </w:rPr>
        <w:t xml:space="preserve"> </w:t>
      </w:r>
      <w:r w:rsidR="00430112" w:rsidRPr="006478C2">
        <w:rPr>
          <w:lang w:eastAsia="ar-SA"/>
        </w:rPr>
        <w:t>d’achat</w:t>
      </w:r>
      <w:r w:rsidR="00C67D8E">
        <w:rPr>
          <w:lang w:eastAsia="ar-SA"/>
        </w:rPr>
        <w:t xml:space="preserve"> </w:t>
      </w:r>
      <w:r w:rsidR="00430112" w:rsidRPr="006478C2">
        <w:rPr>
          <w:lang w:eastAsia="ar-SA"/>
        </w:rPr>
        <w:t xml:space="preserve">sera posté </w:t>
      </w:r>
      <w:r w:rsidR="00430112">
        <w:rPr>
          <w:lang w:eastAsia="ar-SA"/>
        </w:rPr>
        <w:t>sur le compte titre du client</w:t>
      </w:r>
      <w:r w:rsidR="00430112" w:rsidRPr="006478C2">
        <w:rPr>
          <w:lang w:eastAsia="ar-SA"/>
        </w:rPr>
        <w:t xml:space="preserve"> avec un statut « instruit» </w:t>
      </w:r>
      <w:r w:rsidR="00430112">
        <w:rPr>
          <w:lang w:eastAsia="ar-SA"/>
        </w:rPr>
        <w:t xml:space="preserve">et </w:t>
      </w:r>
      <w:r w:rsidR="00C67D8E">
        <w:rPr>
          <w:lang w:eastAsia="ar-SA"/>
        </w:rPr>
        <w:t>Type de transaction= CORP</w:t>
      </w:r>
    </w:p>
    <w:p w:rsidR="00A86AA9" w:rsidRPr="006478C2" w:rsidRDefault="00A86AA9" w:rsidP="009A1CF8">
      <w:pPr>
        <w:spacing w:line="240" w:lineRule="auto"/>
        <w:jc w:val="both"/>
        <w:rPr>
          <w:lang w:eastAsia="ar-SA"/>
        </w:rPr>
      </w:pPr>
    </w:p>
    <w:p w:rsidR="00C67D8E" w:rsidRDefault="00430112" w:rsidP="009A1CF8">
      <w:pPr>
        <w:spacing w:line="240" w:lineRule="auto"/>
        <w:jc w:val="both"/>
        <w:rPr>
          <w:lang w:eastAsia="ar-SA"/>
        </w:rPr>
      </w:pPr>
      <w:r w:rsidRPr="006478C2">
        <w:rPr>
          <w:lang w:eastAsia="ar-SA"/>
        </w:rPr>
        <w:t xml:space="preserve">Pour chaque  </w:t>
      </w:r>
      <w:r w:rsidR="00C67D8E">
        <w:rPr>
          <w:lang w:eastAsia="ar-SA"/>
        </w:rPr>
        <w:t>exécution calculée</w:t>
      </w:r>
      <w:r w:rsidR="00C67D8E" w:rsidRPr="006478C2">
        <w:rPr>
          <w:lang w:eastAsia="ar-SA"/>
        </w:rPr>
        <w:t xml:space="preserve"> </w:t>
      </w:r>
      <w:r w:rsidRPr="006478C2">
        <w:rPr>
          <w:lang w:eastAsia="ar-SA"/>
        </w:rPr>
        <w:t xml:space="preserve">de </w:t>
      </w:r>
      <w:r w:rsidRPr="006478C2">
        <w:rPr>
          <w:b/>
          <w:lang w:eastAsia="ar-SA"/>
        </w:rPr>
        <w:t xml:space="preserve">titres à </w:t>
      </w:r>
      <w:r>
        <w:rPr>
          <w:b/>
          <w:lang w:eastAsia="ar-SA"/>
        </w:rPr>
        <w:t>livrer</w:t>
      </w:r>
      <w:r>
        <w:rPr>
          <w:lang w:eastAsia="ar-SA"/>
        </w:rPr>
        <w:t>,</w:t>
      </w:r>
      <w:r w:rsidR="00C67D8E">
        <w:rPr>
          <w:lang w:eastAsia="ar-SA"/>
        </w:rPr>
        <w:t xml:space="preserve">  un</w:t>
      </w:r>
      <w:r w:rsidRPr="006478C2">
        <w:rPr>
          <w:lang w:eastAsia="ar-SA"/>
        </w:rPr>
        <w:t xml:space="preserve"> </w:t>
      </w:r>
      <w:r w:rsidR="00C67D8E">
        <w:rPr>
          <w:lang w:eastAsia="ar-SA"/>
        </w:rPr>
        <w:t>suspens</w:t>
      </w:r>
      <w:r w:rsidRPr="006478C2">
        <w:rPr>
          <w:lang w:eastAsia="ar-SA"/>
        </w:rPr>
        <w:t xml:space="preserve"> </w:t>
      </w:r>
      <w:r>
        <w:rPr>
          <w:lang w:eastAsia="ar-SA"/>
        </w:rPr>
        <w:t>de vente</w:t>
      </w:r>
      <w:r w:rsidRPr="006478C2">
        <w:rPr>
          <w:lang w:eastAsia="ar-SA"/>
        </w:rPr>
        <w:t xml:space="preserve"> sera posté </w:t>
      </w:r>
      <w:r>
        <w:rPr>
          <w:lang w:eastAsia="ar-SA"/>
        </w:rPr>
        <w:t>le compte titre du client</w:t>
      </w:r>
      <w:r w:rsidR="00C67D8E">
        <w:rPr>
          <w:lang w:eastAsia="ar-SA"/>
        </w:rPr>
        <w:t xml:space="preserve"> avec un statut « instruit</w:t>
      </w:r>
      <w:r w:rsidRPr="006478C2">
        <w:rPr>
          <w:lang w:eastAsia="ar-SA"/>
        </w:rPr>
        <w:t xml:space="preserve">» </w:t>
      </w:r>
      <w:r w:rsidR="00C67D8E">
        <w:rPr>
          <w:lang w:eastAsia="ar-SA"/>
        </w:rPr>
        <w:t>et Type de transaction= CORP</w:t>
      </w:r>
    </w:p>
    <w:p w:rsidR="00A86AA9" w:rsidRDefault="00A86AA9" w:rsidP="009A1CF8">
      <w:pPr>
        <w:spacing w:line="240" w:lineRule="auto"/>
        <w:jc w:val="both"/>
        <w:rPr>
          <w:lang w:eastAsia="ar-SA"/>
        </w:rPr>
      </w:pPr>
    </w:p>
    <w:p w:rsidR="00C67D8E" w:rsidRDefault="00C67D8E" w:rsidP="009A1CF8">
      <w:pPr>
        <w:spacing w:line="240" w:lineRule="auto"/>
        <w:jc w:val="both"/>
        <w:rPr>
          <w:lang w:eastAsia="ar-SA"/>
        </w:rPr>
      </w:pPr>
      <w:r>
        <w:rPr>
          <w:lang w:eastAsia="ar-SA"/>
        </w:rPr>
        <w:t xml:space="preserve">Le Type de transaction </w:t>
      </w:r>
      <w:r w:rsidRPr="00C67D8E">
        <w:rPr>
          <w:b/>
          <w:lang w:eastAsia="ar-SA"/>
        </w:rPr>
        <w:t>CORP</w:t>
      </w:r>
      <w:r>
        <w:rPr>
          <w:lang w:eastAsia="ar-SA"/>
        </w:rPr>
        <w:t xml:space="preserve"> sera utilisé pour différencier entre suspens résultant de  règlement/livraison et suspens résultant des opérations sur titre lors de l’envoi des MT536 aux clients. </w:t>
      </w:r>
    </w:p>
    <w:p w:rsidR="0036123C" w:rsidRDefault="0036123C" w:rsidP="009A1CF8">
      <w:pPr>
        <w:spacing w:line="240" w:lineRule="auto"/>
        <w:jc w:val="both"/>
        <w:rPr>
          <w:lang w:eastAsia="ar-SA"/>
        </w:rPr>
      </w:pP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:16R:TRANSDET</w:t>
      </w:r>
    </w:p>
    <w:p w:rsidR="00627695" w:rsidRPr="00627695" w:rsidRDefault="00EE4C13"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Pr>
          <w:rFonts w:ascii="Courier New" w:eastAsia="Times New Roman" w:hAnsi="Courier New" w:cs="Courier New"/>
          <w:color w:val="222222"/>
          <w:sz w:val="18"/>
          <w:szCs w:val="20"/>
          <w:lang w:val="en-US" w:eastAsia="fr-FR"/>
        </w:rPr>
        <w:t>:94F::SAFE//ICSD/EURCFR</w:t>
      </w:r>
      <w:r w:rsidR="00627695" w:rsidRPr="00627695">
        <w:rPr>
          <w:rFonts w:ascii="Courier New" w:eastAsia="Times New Roman" w:hAnsi="Courier New" w:cs="Courier New"/>
          <w:color w:val="222222"/>
          <w:sz w:val="18"/>
          <w:szCs w:val="20"/>
          <w:lang w:val="en-US" w:eastAsia="fr-FR"/>
        </w:rPr>
        <w:t>SSXXX</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:36B::PSTA//FAMT/4000000,</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color w:val="222222"/>
          <w:sz w:val="18"/>
          <w:szCs w:val="20"/>
          <w:lang w:val="en-US" w:eastAsia="fr-FR"/>
        </w:rPr>
      </w:pPr>
      <w:r w:rsidRPr="00627695">
        <w:rPr>
          <w:rFonts w:ascii="Courier New" w:eastAsia="Times New Roman" w:hAnsi="Courier New" w:cs="Courier New"/>
          <w:b/>
          <w:color w:val="222222"/>
          <w:sz w:val="18"/>
          <w:szCs w:val="20"/>
          <w:lang w:val="en-US" w:eastAsia="fr-FR"/>
        </w:rPr>
        <w:t>:22F::TRAN//</w:t>
      </w:r>
      <w:r w:rsidR="009A1CF8" w:rsidRPr="009A1CF8">
        <w:rPr>
          <w:rFonts w:ascii="Courier New" w:eastAsia="Times New Roman" w:hAnsi="Courier New" w:cs="Courier New"/>
          <w:b/>
          <w:color w:val="FF0000"/>
          <w:sz w:val="18"/>
          <w:szCs w:val="20"/>
          <w:lang w:val="en-US" w:eastAsia="fr-FR"/>
        </w:rPr>
        <w:t>CORP</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:22H::REDE//RECE</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:22H::PAYM//FREE</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:98A::ESET//20130613</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eastAsia="fr-FR"/>
        </w:rPr>
      </w:pPr>
      <w:r w:rsidRPr="00627695">
        <w:rPr>
          <w:rFonts w:ascii="Courier New" w:eastAsia="Times New Roman" w:hAnsi="Courier New" w:cs="Courier New"/>
          <w:color w:val="222222"/>
          <w:sz w:val="18"/>
          <w:szCs w:val="20"/>
          <w:lang w:eastAsia="fr-FR"/>
        </w:rPr>
        <w:t>:16S:TRANSDET</w:t>
      </w:r>
    </w:p>
    <w:p w:rsidR="00C67D8E" w:rsidRPr="006478C2" w:rsidRDefault="00C67D8E" w:rsidP="00430112">
      <w:pPr>
        <w:jc w:val="both"/>
        <w:rPr>
          <w:lang w:eastAsia="ar-SA"/>
        </w:rPr>
      </w:pPr>
    </w:p>
    <w:p w:rsidR="00430112" w:rsidRDefault="007B7B32" w:rsidP="00061F38">
      <w:pPr>
        <w:jc w:val="both"/>
        <w:rPr>
          <w:lang w:eastAsia="ar-SA"/>
        </w:rPr>
      </w:pPr>
      <w:r w:rsidRPr="007B7B32">
        <w:rPr>
          <w:b/>
          <w:lang w:eastAsia="ar-SA"/>
        </w:rPr>
        <w:t>N.B.</w:t>
      </w:r>
      <w:r>
        <w:rPr>
          <w:lang w:eastAsia="ar-SA"/>
        </w:rPr>
        <w:t xml:space="preserve"> </w:t>
      </w:r>
      <w:r w:rsidR="00430112" w:rsidRPr="006478C2">
        <w:rPr>
          <w:lang w:eastAsia="ar-SA"/>
        </w:rPr>
        <w:t xml:space="preserve">Il n y aura pas de postage pour les </w:t>
      </w:r>
      <w:r>
        <w:rPr>
          <w:lang w:eastAsia="ar-SA"/>
        </w:rPr>
        <w:t>exécutions</w:t>
      </w:r>
      <w:r w:rsidR="00430112" w:rsidRPr="006478C2">
        <w:rPr>
          <w:lang w:eastAsia="ar-SA"/>
        </w:rPr>
        <w:t xml:space="preserve"> calculés d’entrée ou de sortie </w:t>
      </w:r>
      <w:r w:rsidR="00430112" w:rsidRPr="007B7B32">
        <w:rPr>
          <w:b/>
          <w:lang w:eastAsia="ar-SA"/>
        </w:rPr>
        <w:t>d’espèces</w:t>
      </w:r>
      <w:r w:rsidR="00430112" w:rsidRPr="006478C2">
        <w:rPr>
          <w:lang w:eastAsia="ar-SA"/>
        </w:rPr>
        <w:t>.</w:t>
      </w:r>
    </w:p>
    <w:p w:rsidR="009D506E" w:rsidRPr="00502B92" w:rsidRDefault="009D506E" w:rsidP="00061F38">
      <w:pPr>
        <w:jc w:val="both"/>
        <w:rPr>
          <w:lang w:eastAsia="ar-SA"/>
        </w:rPr>
      </w:pPr>
    </w:p>
    <w:p w:rsidR="00FE08B4" w:rsidRPr="00502B92" w:rsidRDefault="00F31551" w:rsidP="00B8022B">
      <w:pPr>
        <w:spacing w:line="240" w:lineRule="auto"/>
        <w:jc w:val="both"/>
        <w:rPr>
          <w:b/>
          <w:bCs/>
        </w:rPr>
      </w:pPr>
      <w:r w:rsidRPr="00502B92">
        <w:rPr>
          <w:b/>
          <w:lang w:eastAsia="ar-SA"/>
        </w:rPr>
        <w:t>OST de distribution de d</w:t>
      </w:r>
      <w:r w:rsidR="00FE08B4" w:rsidRPr="00502B92">
        <w:rPr>
          <w:b/>
          <w:lang w:eastAsia="ar-SA"/>
        </w:rPr>
        <w:t>ividende</w:t>
      </w:r>
      <w:r w:rsidRPr="00502B92">
        <w:rPr>
          <w:b/>
          <w:lang w:eastAsia="ar-SA"/>
        </w:rPr>
        <w:t>s</w:t>
      </w:r>
      <w:r w:rsidR="00FE08B4" w:rsidRPr="00502B92">
        <w:rPr>
          <w:b/>
          <w:lang w:eastAsia="ar-SA"/>
        </w:rPr>
        <w:t xml:space="preserve"> optionnel</w:t>
      </w:r>
      <w:r w:rsidRPr="00502B92">
        <w:rPr>
          <w:b/>
          <w:lang w:eastAsia="ar-SA"/>
        </w:rPr>
        <w:t>le : Calcul du Ratio de l’option titre </w:t>
      </w:r>
      <w:r w:rsidR="00FE08B4" w:rsidRPr="00502B92">
        <w:rPr>
          <w:b/>
          <w:lang w:eastAsia="ar-SA"/>
        </w:rPr>
        <w:t xml:space="preserve"> en utilisant le prix de réinvestissement:</w:t>
      </w:r>
    </w:p>
    <w:p w:rsidR="00F31551" w:rsidRDefault="00502B92" w:rsidP="00061F38">
      <w:pPr>
        <w:jc w:val="both"/>
        <w:rPr>
          <w:b/>
          <w:bCs/>
          <w:color w:val="339966"/>
        </w:rPr>
      </w:pPr>
      <w:r w:rsidRPr="00736182">
        <w:rPr>
          <w:b/>
          <w:bCs/>
          <w:color w:val="339966"/>
        </w:rPr>
        <w:t>La méthode de calcul de la parité est validée sous réserve de la validation du Marché Local</w:t>
      </w:r>
    </w:p>
    <w:p w:rsidR="00502B92" w:rsidRDefault="00502B92" w:rsidP="00061F38">
      <w:pPr>
        <w:jc w:val="both"/>
        <w:rPr>
          <w:lang w:eastAsia="ar-SA"/>
        </w:rPr>
      </w:pPr>
    </w:p>
    <w:p w:rsidR="00DD61BA" w:rsidRDefault="00502B92" w:rsidP="00061F38">
      <w:pPr>
        <w:jc w:val="both"/>
        <w:rPr>
          <w:lang w:eastAsia="ar-SA"/>
        </w:rPr>
      </w:pPr>
      <w:r>
        <w:rPr>
          <w:lang w:eastAsia="ar-SA"/>
        </w:rPr>
        <w:t xml:space="preserve">Exemple : </w:t>
      </w:r>
      <w:r w:rsidR="00FE08B4">
        <w:rPr>
          <w:lang w:eastAsia="ar-SA"/>
        </w:rPr>
        <w:t xml:space="preserve">DVOP avec Option </w:t>
      </w:r>
      <w:r w:rsidR="00E34D68">
        <w:rPr>
          <w:lang w:eastAsia="ar-SA"/>
        </w:rPr>
        <w:t>Espèce</w:t>
      </w:r>
      <w:r w:rsidR="00DD61BA">
        <w:rPr>
          <w:lang w:eastAsia="ar-SA"/>
        </w:rPr>
        <w:t xml:space="preserve"> et option titre </w:t>
      </w:r>
    </w:p>
    <w:p w:rsidR="00E34D68" w:rsidRDefault="00E34D68" w:rsidP="00061F38">
      <w:pPr>
        <w:jc w:val="both"/>
        <w:rPr>
          <w:lang w:eastAsia="ar-SA"/>
        </w:rPr>
      </w:pPr>
    </w:p>
    <w:tbl>
      <w:tblPr>
        <w:tblStyle w:val="TableGrid"/>
        <w:tblW w:w="9322" w:type="dxa"/>
        <w:tblLook w:val="04A0"/>
      </w:tblPr>
      <w:tblGrid>
        <w:gridCol w:w="1242"/>
        <w:gridCol w:w="3119"/>
        <w:gridCol w:w="2480"/>
        <w:gridCol w:w="2481"/>
      </w:tblGrid>
      <w:tr w:rsidR="00DD61BA" w:rsidTr="00E34D68">
        <w:trPr>
          <w:trHeight w:val="386"/>
        </w:trPr>
        <w:tc>
          <w:tcPr>
            <w:tcW w:w="1242" w:type="dxa"/>
            <w:shd w:val="clear" w:color="auto" w:fill="D9D9D9" w:themeFill="background1" w:themeFillShade="D9"/>
          </w:tcPr>
          <w:p w:rsidR="00DD61BA" w:rsidRPr="00E34D68" w:rsidRDefault="00DD61BA" w:rsidP="00061F38">
            <w:pPr>
              <w:jc w:val="both"/>
              <w:rPr>
                <w:b/>
                <w:lang w:eastAsia="ar-SA"/>
              </w:rPr>
            </w:pPr>
            <w:r w:rsidRPr="00E34D68">
              <w:rPr>
                <w:b/>
                <w:lang w:eastAsia="ar-SA"/>
              </w:rPr>
              <w:t>Quantité éligible</w:t>
            </w:r>
          </w:p>
        </w:tc>
        <w:tc>
          <w:tcPr>
            <w:tcW w:w="3119" w:type="dxa"/>
            <w:shd w:val="clear" w:color="auto" w:fill="D9D9D9" w:themeFill="background1" w:themeFillShade="D9"/>
          </w:tcPr>
          <w:p w:rsidR="00DD61BA" w:rsidRPr="00E34D68" w:rsidRDefault="00DD61BA" w:rsidP="00061F38">
            <w:pPr>
              <w:jc w:val="both"/>
              <w:rPr>
                <w:b/>
                <w:lang w:eastAsia="ar-SA"/>
              </w:rPr>
            </w:pPr>
            <w:r w:rsidRPr="00E34D68">
              <w:rPr>
                <w:b/>
                <w:lang w:eastAsia="ar-SA"/>
              </w:rPr>
              <w:t xml:space="preserve">Option Cash </w:t>
            </w:r>
          </w:p>
        </w:tc>
        <w:tc>
          <w:tcPr>
            <w:tcW w:w="4961" w:type="dxa"/>
            <w:gridSpan w:val="2"/>
            <w:shd w:val="clear" w:color="auto" w:fill="D9D9D9" w:themeFill="background1" w:themeFillShade="D9"/>
          </w:tcPr>
          <w:p w:rsidR="00DD61BA" w:rsidRPr="00E34D68" w:rsidRDefault="00DD61BA" w:rsidP="00061F38">
            <w:pPr>
              <w:jc w:val="both"/>
              <w:rPr>
                <w:b/>
                <w:lang w:eastAsia="ar-SA"/>
              </w:rPr>
            </w:pPr>
            <w:r w:rsidRPr="00E34D68">
              <w:rPr>
                <w:b/>
                <w:lang w:eastAsia="ar-SA"/>
              </w:rPr>
              <w:t>Exécution</w:t>
            </w:r>
            <w:r w:rsidR="00E34D68">
              <w:rPr>
                <w:b/>
                <w:lang w:eastAsia="ar-SA"/>
              </w:rPr>
              <w:t>s</w:t>
            </w:r>
          </w:p>
        </w:tc>
      </w:tr>
      <w:tr w:rsidR="00DD61BA" w:rsidTr="00E34D68">
        <w:trPr>
          <w:trHeight w:val="434"/>
        </w:trPr>
        <w:tc>
          <w:tcPr>
            <w:tcW w:w="1242" w:type="dxa"/>
          </w:tcPr>
          <w:p w:rsidR="00DD61BA" w:rsidRDefault="00DD61BA" w:rsidP="00061F38">
            <w:pPr>
              <w:jc w:val="both"/>
              <w:rPr>
                <w:lang w:eastAsia="ar-SA"/>
              </w:rPr>
            </w:pPr>
            <w:r>
              <w:rPr>
                <w:lang w:eastAsia="ar-SA"/>
              </w:rPr>
              <w:t>100</w:t>
            </w:r>
          </w:p>
        </w:tc>
        <w:tc>
          <w:tcPr>
            <w:tcW w:w="3119" w:type="dxa"/>
          </w:tcPr>
          <w:p w:rsidR="00DD61BA" w:rsidRDefault="00DD61BA" w:rsidP="00061F38">
            <w:pPr>
              <w:jc w:val="both"/>
              <w:rPr>
                <w:lang w:eastAsia="ar-SA"/>
              </w:rPr>
            </w:pPr>
            <w:r>
              <w:rPr>
                <w:lang w:eastAsia="ar-SA"/>
              </w:rPr>
              <w:t xml:space="preserve">Prix du dividende = 5 EUR </w:t>
            </w:r>
          </w:p>
        </w:tc>
        <w:tc>
          <w:tcPr>
            <w:tcW w:w="4961" w:type="dxa"/>
            <w:gridSpan w:val="2"/>
          </w:tcPr>
          <w:p w:rsidR="00DD61BA" w:rsidRDefault="00DD61BA" w:rsidP="00061F38">
            <w:pPr>
              <w:jc w:val="both"/>
              <w:rPr>
                <w:lang w:eastAsia="ar-SA"/>
              </w:rPr>
            </w:pPr>
            <w:r>
              <w:rPr>
                <w:lang w:eastAsia="ar-SA"/>
              </w:rPr>
              <w:t>100* 5  = 500 EUR</w:t>
            </w:r>
          </w:p>
        </w:tc>
      </w:tr>
      <w:tr w:rsidR="00DD61BA" w:rsidTr="00E34D68">
        <w:tc>
          <w:tcPr>
            <w:tcW w:w="1242" w:type="dxa"/>
            <w:shd w:val="clear" w:color="auto" w:fill="D9D9D9" w:themeFill="background1" w:themeFillShade="D9"/>
          </w:tcPr>
          <w:p w:rsidR="00DD61BA" w:rsidRPr="00E34D68" w:rsidRDefault="00DD61BA" w:rsidP="00061F38">
            <w:pPr>
              <w:jc w:val="both"/>
              <w:rPr>
                <w:b/>
                <w:lang w:eastAsia="ar-SA"/>
              </w:rPr>
            </w:pPr>
          </w:p>
        </w:tc>
        <w:tc>
          <w:tcPr>
            <w:tcW w:w="3119" w:type="dxa"/>
            <w:shd w:val="clear" w:color="auto" w:fill="D9D9D9" w:themeFill="background1" w:themeFillShade="D9"/>
          </w:tcPr>
          <w:p w:rsidR="00DD61BA" w:rsidRPr="00E34D68" w:rsidRDefault="00DD61BA" w:rsidP="00061F38">
            <w:pPr>
              <w:jc w:val="both"/>
              <w:rPr>
                <w:b/>
                <w:lang w:eastAsia="ar-SA"/>
              </w:rPr>
            </w:pPr>
            <w:r w:rsidRPr="00E34D68">
              <w:rPr>
                <w:b/>
                <w:lang w:eastAsia="ar-SA"/>
              </w:rPr>
              <w:t>Option Titre</w:t>
            </w:r>
          </w:p>
        </w:tc>
        <w:tc>
          <w:tcPr>
            <w:tcW w:w="4961" w:type="dxa"/>
            <w:gridSpan w:val="2"/>
            <w:shd w:val="clear" w:color="auto" w:fill="D9D9D9" w:themeFill="background1" w:themeFillShade="D9"/>
          </w:tcPr>
          <w:p w:rsidR="00DD61BA" w:rsidRPr="00E34D68" w:rsidRDefault="00DD61BA" w:rsidP="00061F38">
            <w:pPr>
              <w:jc w:val="both"/>
              <w:rPr>
                <w:b/>
                <w:lang w:eastAsia="ar-SA"/>
              </w:rPr>
            </w:pPr>
          </w:p>
        </w:tc>
      </w:tr>
      <w:tr w:rsidR="00E34D68" w:rsidTr="00E34D68">
        <w:trPr>
          <w:trHeight w:val="1047"/>
        </w:trPr>
        <w:tc>
          <w:tcPr>
            <w:tcW w:w="1242" w:type="dxa"/>
            <w:vMerge w:val="restart"/>
          </w:tcPr>
          <w:p w:rsidR="00E34D68" w:rsidRDefault="00E34D68" w:rsidP="00061F38">
            <w:pPr>
              <w:jc w:val="both"/>
              <w:rPr>
                <w:lang w:eastAsia="ar-SA"/>
              </w:rPr>
            </w:pPr>
            <w:r>
              <w:rPr>
                <w:lang w:eastAsia="ar-SA"/>
              </w:rPr>
              <w:t>100</w:t>
            </w:r>
          </w:p>
        </w:tc>
        <w:tc>
          <w:tcPr>
            <w:tcW w:w="3119" w:type="dxa"/>
            <w:vMerge w:val="restart"/>
          </w:tcPr>
          <w:p w:rsidR="00E34D68" w:rsidRDefault="00E34D68" w:rsidP="00061F38">
            <w:pPr>
              <w:jc w:val="both"/>
              <w:rPr>
                <w:lang w:eastAsia="ar-SA"/>
              </w:rPr>
            </w:pPr>
          </w:p>
          <w:p w:rsidR="00E34D68" w:rsidRDefault="00E34D68" w:rsidP="00061F38">
            <w:pPr>
              <w:jc w:val="both"/>
              <w:rPr>
                <w:lang w:eastAsia="ar-SA"/>
              </w:rPr>
            </w:pPr>
            <w:r>
              <w:rPr>
                <w:lang w:eastAsia="ar-SA"/>
              </w:rPr>
              <w:t>Prix de réinvestissement 49 EUR</w:t>
            </w:r>
          </w:p>
        </w:tc>
        <w:tc>
          <w:tcPr>
            <w:tcW w:w="4961" w:type="dxa"/>
            <w:gridSpan w:val="2"/>
          </w:tcPr>
          <w:p w:rsidR="00E34D68" w:rsidRDefault="00E34D68" w:rsidP="00061F38">
            <w:pPr>
              <w:jc w:val="both"/>
              <w:rPr>
                <w:lang w:eastAsia="ar-SA"/>
              </w:rPr>
            </w:pPr>
            <w:r>
              <w:rPr>
                <w:lang w:eastAsia="ar-SA"/>
              </w:rPr>
              <w:t xml:space="preserve">49/5 = 9.8  </w:t>
            </w:r>
          </w:p>
          <w:p w:rsidR="00E34D68" w:rsidRPr="00E34D68" w:rsidRDefault="00E34D68" w:rsidP="00FB1421">
            <w:pPr>
              <w:pStyle w:val="ListParagraph"/>
              <w:numPr>
                <w:ilvl w:val="0"/>
                <w:numId w:val="52"/>
              </w:numPr>
              <w:jc w:val="both"/>
              <w:rPr>
                <w:b/>
                <w:lang w:eastAsia="ar-SA"/>
              </w:rPr>
            </w:pPr>
            <w:r w:rsidRPr="00E34D68">
              <w:rPr>
                <w:b/>
                <w:lang w:eastAsia="ar-SA"/>
              </w:rPr>
              <w:t>Parité   1 / 9.8</w:t>
            </w:r>
            <w:r>
              <w:rPr>
                <w:b/>
                <w:lang w:eastAsia="ar-SA"/>
              </w:rPr>
              <w:t xml:space="preserve">  c.à.d. pour 9.8 titres détenus le client recevra un titre</w:t>
            </w:r>
          </w:p>
          <w:p w:rsidR="00E34D68" w:rsidRDefault="00E34D68" w:rsidP="0061799E">
            <w:pPr>
              <w:jc w:val="both"/>
              <w:rPr>
                <w:lang w:eastAsia="ar-SA"/>
              </w:rPr>
            </w:pPr>
            <w:r>
              <w:rPr>
                <w:lang w:eastAsia="ar-SA"/>
              </w:rPr>
              <w:t xml:space="preserve">100/9.8 = 10.204 </w:t>
            </w:r>
          </w:p>
        </w:tc>
      </w:tr>
      <w:tr w:rsidR="00E34D68" w:rsidTr="00E34D68">
        <w:trPr>
          <w:trHeight w:val="1046"/>
        </w:trPr>
        <w:tc>
          <w:tcPr>
            <w:tcW w:w="1242" w:type="dxa"/>
            <w:vMerge/>
          </w:tcPr>
          <w:p w:rsidR="00E34D68" w:rsidRDefault="00E34D68" w:rsidP="00061F38">
            <w:pPr>
              <w:jc w:val="both"/>
              <w:rPr>
                <w:lang w:eastAsia="ar-SA"/>
              </w:rPr>
            </w:pPr>
          </w:p>
        </w:tc>
        <w:tc>
          <w:tcPr>
            <w:tcW w:w="3119" w:type="dxa"/>
            <w:vMerge/>
          </w:tcPr>
          <w:p w:rsidR="00E34D68" w:rsidRDefault="00E34D68" w:rsidP="00061F38">
            <w:pPr>
              <w:jc w:val="both"/>
              <w:rPr>
                <w:lang w:eastAsia="ar-SA"/>
              </w:rPr>
            </w:pPr>
          </w:p>
        </w:tc>
        <w:tc>
          <w:tcPr>
            <w:tcW w:w="2480" w:type="dxa"/>
          </w:tcPr>
          <w:p w:rsidR="00E34D68" w:rsidRPr="00E34D68" w:rsidRDefault="00E34D68" w:rsidP="00E34D68">
            <w:pPr>
              <w:jc w:val="both"/>
              <w:rPr>
                <w:b/>
                <w:lang w:eastAsia="ar-SA"/>
              </w:rPr>
            </w:pPr>
            <w:r w:rsidRPr="00E34D68">
              <w:rPr>
                <w:b/>
                <w:lang w:eastAsia="ar-SA"/>
              </w:rPr>
              <w:t>Arrondi inferieur :</w:t>
            </w:r>
          </w:p>
          <w:p w:rsidR="00E34D68" w:rsidRDefault="00E34D68" w:rsidP="00E34D68">
            <w:pPr>
              <w:jc w:val="both"/>
              <w:rPr>
                <w:lang w:eastAsia="ar-SA"/>
              </w:rPr>
            </w:pPr>
            <w:r>
              <w:rPr>
                <w:lang w:eastAsia="ar-SA"/>
              </w:rPr>
              <w:t xml:space="preserve">Recevoir 10 titres </w:t>
            </w:r>
          </w:p>
          <w:p w:rsidR="00E34D68" w:rsidRDefault="00E34D68" w:rsidP="00E34D68">
            <w:pPr>
              <w:jc w:val="both"/>
              <w:rPr>
                <w:lang w:eastAsia="ar-SA"/>
              </w:rPr>
            </w:pPr>
            <w:r>
              <w:rPr>
                <w:lang w:eastAsia="ar-SA"/>
              </w:rPr>
              <w:t xml:space="preserve">Recevoir 0.204*49 EUR = </w:t>
            </w:r>
          </w:p>
          <w:p w:rsidR="00E34D68" w:rsidRDefault="00E34D68" w:rsidP="00E34D68">
            <w:pPr>
              <w:jc w:val="both"/>
              <w:rPr>
                <w:lang w:eastAsia="ar-SA"/>
              </w:rPr>
            </w:pPr>
            <w:r>
              <w:rPr>
                <w:lang w:eastAsia="ar-SA"/>
              </w:rPr>
              <w:t>9.996 EUR</w:t>
            </w:r>
          </w:p>
        </w:tc>
        <w:tc>
          <w:tcPr>
            <w:tcW w:w="2481" w:type="dxa"/>
          </w:tcPr>
          <w:p w:rsidR="00E34D68" w:rsidRPr="00E34D68" w:rsidRDefault="00E34D68" w:rsidP="00E34D68">
            <w:pPr>
              <w:jc w:val="both"/>
              <w:rPr>
                <w:b/>
                <w:lang w:eastAsia="ar-SA"/>
              </w:rPr>
            </w:pPr>
            <w:r w:rsidRPr="00E34D68">
              <w:rPr>
                <w:b/>
                <w:lang w:eastAsia="ar-SA"/>
              </w:rPr>
              <w:t>Arrondi supérieur :</w:t>
            </w:r>
          </w:p>
          <w:p w:rsidR="00E34D68" w:rsidRDefault="00E34D68" w:rsidP="00E34D68">
            <w:pPr>
              <w:jc w:val="both"/>
              <w:rPr>
                <w:lang w:eastAsia="ar-SA"/>
              </w:rPr>
            </w:pPr>
            <w:r>
              <w:rPr>
                <w:lang w:eastAsia="ar-SA"/>
              </w:rPr>
              <w:t xml:space="preserve">Recevoir 11 titres </w:t>
            </w:r>
          </w:p>
          <w:p w:rsidR="00E34D68" w:rsidRDefault="00E34D68" w:rsidP="00E34D68">
            <w:pPr>
              <w:jc w:val="both"/>
              <w:rPr>
                <w:lang w:eastAsia="ar-SA"/>
              </w:rPr>
            </w:pPr>
            <w:r>
              <w:rPr>
                <w:lang w:eastAsia="ar-SA"/>
              </w:rPr>
              <w:t>Payer 0.796* 49 EUR = 39.004 EUR</w:t>
            </w:r>
          </w:p>
        </w:tc>
      </w:tr>
    </w:tbl>
    <w:p w:rsidR="00F31551" w:rsidRDefault="00F31551" w:rsidP="00061F38">
      <w:pPr>
        <w:jc w:val="both"/>
        <w:rPr>
          <w:lang w:eastAsia="ar-SA"/>
        </w:rPr>
      </w:pPr>
    </w:p>
    <w:p w:rsidR="00F31551" w:rsidRDefault="00F31551" w:rsidP="00061F38">
      <w:pPr>
        <w:jc w:val="both"/>
        <w:rPr>
          <w:lang w:eastAsia="ar-SA"/>
        </w:rPr>
      </w:pPr>
    </w:p>
    <w:p w:rsidR="00FE08B4" w:rsidRDefault="00FE08B4" w:rsidP="00061F38">
      <w:pPr>
        <w:jc w:val="both"/>
        <w:rPr>
          <w:lang w:eastAsia="ar-SA"/>
        </w:rPr>
      </w:pPr>
      <w:r>
        <w:rPr>
          <w:lang w:eastAsia="ar-SA"/>
        </w:rPr>
        <w:t xml:space="preserve"> </w:t>
      </w:r>
    </w:p>
    <w:p w:rsidR="00430112" w:rsidRDefault="00430112" w:rsidP="00430112">
      <w:pPr>
        <w:pStyle w:val="Style3"/>
      </w:pPr>
      <w:bookmarkStart w:id="86" w:name="_Toc409450740"/>
      <w:r>
        <w:lastRenderedPageBreak/>
        <w:t xml:space="preserve">Exécution </w:t>
      </w:r>
      <w:r w:rsidR="005B6C6D">
        <w:t>Marché</w:t>
      </w:r>
      <w:bookmarkEnd w:id="86"/>
      <w:r w:rsidR="005B6C6D">
        <w:t xml:space="preserve"> </w:t>
      </w:r>
    </w:p>
    <w:p w:rsidR="00D9125D" w:rsidRDefault="00D9125D" w:rsidP="00430112">
      <w:pPr>
        <w:jc w:val="both"/>
        <w:rPr>
          <w:lang w:eastAsia="ar-SA"/>
        </w:rPr>
      </w:pPr>
    </w:p>
    <w:p w:rsidR="00E821A5" w:rsidRDefault="00D9125D" w:rsidP="00430112">
      <w:pPr>
        <w:jc w:val="both"/>
        <w:rPr>
          <w:lang w:eastAsia="ar-SA"/>
        </w:rPr>
      </w:pPr>
      <w:r w:rsidRPr="00306844">
        <w:rPr>
          <w:lang w:eastAsia="ar-SA"/>
        </w:rPr>
        <w:t xml:space="preserve">Les exécutions </w:t>
      </w:r>
      <w:r w:rsidR="00E31C8A">
        <w:rPr>
          <w:lang w:eastAsia="ar-SA"/>
        </w:rPr>
        <w:t>Marché</w:t>
      </w:r>
      <w:r w:rsidRPr="0054545D">
        <w:rPr>
          <w:lang w:eastAsia="ar-SA"/>
        </w:rPr>
        <w:t xml:space="preserve"> sont détaillé</w:t>
      </w:r>
      <w:r w:rsidR="00E31C8A">
        <w:rPr>
          <w:lang w:eastAsia="ar-SA"/>
        </w:rPr>
        <w:t>e</w:t>
      </w:r>
      <w:r w:rsidRPr="0054545D">
        <w:rPr>
          <w:lang w:eastAsia="ar-SA"/>
        </w:rPr>
        <w:t xml:space="preserve">s  par compte </w:t>
      </w:r>
      <w:r w:rsidRPr="00430112">
        <w:rPr>
          <w:b/>
          <w:lang w:eastAsia="ar-SA"/>
        </w:rPr>
        <w:t xml:space="preserve">titre </w:t>
      </w:r>
      <w:r w:rsidR="00E31C8A">
        <w:rPr>
          <w:b/>
          <w:lang w:eastAsia="ar-SA"/>
        </w:rPr>
        <w:t>Nostro</w:t>
      </w:r>
      <w:r>
        <w:rPr>
          <w:lang w:eastAsia="ar-SA"/>
        </w:rPr>
        <w:t xml:space="preserve"> </w:t>
      </w:r>
      <w:r w:rsidRPr="0054545D">
        <w:rPr>
          <w:lang w:eastAsia="ar-SA"/>
        </w:rPr>
        <w:t xml:space="preserve"> et se base</w:t>
      </w:r>
      <w:r>
        <w:rPr>
          <w:lang w:eastAsia="ar-SA"/>
        </w:rPr>
        <w:t>nt</w:t>
      </w:r>
      <w:r w:rsidRPr="0054545D">
        <w:rPr>
          <w:lang w:eastAsia="ar-SA"/>
        </w:rPr>
        <w:t xml:space="preserve"> sur</w:t>
      </w:r>
      <w:r w:rsidR="00E821A5">
        <w:rPr>
          <w:lang w:eastAsia="ar-SA"/>
        </w:rPr>
        <w:t> :</w:t>
      </w:r>
    </w:p>
    <w:p w:rsidR="00D9125D" w:rsidRDefault="00E821A5" w:rsidP="00FB1421">
      <w:pPr>
        <w:pStyle w:val="ListParagraph"/>
        <w:numPr>
          <w:ilvl w:val="0"/>
          <w:numId w:val="27"/>
        </w:numPr>
        <w:jc w:val="both"/>
        <w:rPr>
          <w:lang w:eastAsia="ar-SA"/>
        </w:rPr>
      </w:pPr>
      <w:r>
        <w:rPr>
          <w:lang w:eastAsia="ar-SA"/>
        </w:rPr>
        <w:t>L</w:t>
      </w:r>
      <w:r w:rsidR="00D9125D" w:rsidRPr="0054545D">
        <w:rPr>
          <w:lang w:eastAsia="ar-SA"/>
        </w:rPr>
        <w:t xml:space="preserve">a </w:t>
      </w:r>
      <w:r w:rsidR="008C7E74" w:rsidRPr="0054545D">
        <w:rPr>
          <w:lang w:eastAsia="ar-SA"/>
        </w:rPr>
        <w:t xml:space="preserve">position </w:t>
      </w:r>
      <w:r w:rsidR="008C7E74">
        <w:rPr>
          <w:lang w:eastAsia="ar-SA"/>
        </w:rPr>
        <w:t>éligible</w:t>
      </w:r>
      <w:r>
        <w:rPr>
          <w:lang w:eastAsia="ar-SA"/>
        </w:rPr>
        <w:t xml:space="preserve"> par compte Nostro</w:t>
      </w:r>
      <w:r w:rsidR="008A11D9">
        <w:rPr>
          <w:lang w:eastAsia="ar-SA"/>
        </w:rPr>
        <w:t xml:space="preserve"> pour les OST obligatoire sans choix</w:t>
      </w:r>
    </w:p>
    <w:p w:rsidR="00E821A5" w:rsidRDefault="00E821A5" w:rsidP="00FB1421">
      <w:pPr>
        <w:pStyle w:val="ListParagraph"/>
        <w:numPr>
          <w:ilvl w:val="0"/>
          <w:numId w:val="27"/>
        </w:numPr>
        <w:jc w:val="both"/>
        <w:rPr>
          <w:lang w:eastAsia="ar-SA"/>
        </w:rPr>
      </w:pPr>
      <w:r>
        <w:rPr>
          <w:lang w:eastAsia="ar-SA"/>
        </w:rPr>
        <w:t>La quantité consolidée instruite par les clients par option et par compte Nostro</w:t>
      </w:r>
      <w:r w:rsidR="008A11D9">
        <w:rPr>
          <w:lang w:eastAsia="ar-SA"/>
        </w:rPr>
        <w:t xml:space="preserve"> pour les OST optionnelles.</w:t>
      </w:r>
    </w:p>
    <w:p w:rsidR="00E821A5" w:rsidRDefault="00E821A5" w:rsidP="00E821A5">
      <w:pPr>
        <w:pStyle w:val="ListParagraph"/>
        <w:jc w:val="both"/>
        <w:rPr>
          <w:lang w:eastAsia="ar-SA"/>
        </w:rPr>
      </w:pPr>
    </w:p>
    <w:p w:rsidR="00131375" w:rsidRDefault="00131375" w:rsidP="00131375">
      <w:pPr>
        <w:jc w:val="both"/>
        <w:rPr>
          <w:lang w:eastAsia="ar-SA"/>
        </w:rPr>
      </w:pPr>
      <w:r w:rsidRPr="00131375">
        <w:rPr>
          <w:lang w:eastAsia="ar-SA"/>
        </w:rPr>
        <w:t xml:space="preserve">Le calcul d’exécutions Marché (calcul prévisionnel titres et espèces) va servir de base pour la </w:t>
      </w:r>
      <w:r w:rsidRPr="00131375">
        <w:rPr>
          <w:b/>
          <w:lang w:eastAsia="ar-SA"/>
        </w:rPr>
        <w:t>réconciliation avec le paiement Marché   perçu ou/et livré</w:t>
      </w:r>
      <w:r w:rsidRPr="00131375">
        <w:rPr>
          <w:lang w:eastAsia="ar-SA"/>
        </w:rPr>
        <w:t>.</w:t>
      </w:r>
    </w:p>
    <w:p w:rsidR="00131375" w:rsidRDefault="00131375" w:rsidP="00E821A5">
      <w:pPr>
        <w:pStyle w:val="ListParagraph"/>
        <w:jc w:val="both"/>
        <w:rPr>
          <w:lang w:eastAsia="ar-SA"/>
        </w:rPr>
      </w:pPr>
    </w:p>
    <w:p w:rsidR="008A11D9" w:rsidRDefault="00D9125D" w:rsidP="00430112">
      <w:pPr>
        <w:jc w:val="both"/>
        <w:rPr>
          <w:lang w:eastAsia="ar-SA"/>
        </w:rPr>
      </w:pPr>
      <w:r w:rsidRPr="0054545D">
        <w:rPr>
          <w:lang w:eastAsia="ar-SA"/>
        </w:rPr>
        <w:t>Il n’y a pas de comptabilisation</w:t>
      </w:r>
      <w:r w:rsidR="008A11D9">
        <w:rPr>
          <w:lang w:eastAsia="ar-SA"/>
        </w:rPr>
        <w:t xml:space="preserve"> titre pour le marché étranger.</w:t>
      </w:r>
    </w:p>
    <w:p w:rsidR="00131375" w:rsidRDefault="00131375" w:rsidP="00430112">
      <w:pPr>
        <w:jc w:val="both"/>
        <w:rPr>
          <w:lang w:eastAsia="ar-SA"/>
        </w:rPr>
      </w:pPr>
    </w:p>
    <w:p w:rsidR="00E31C8A" w:rsidRDefault="00E31C8A" w:rsidP="00E31C8A">
      <w:pPr>
        <w:spacing w:line="240" w:lineRule="auto"/>
        <w:jc w:val="both"/>
        <w:rPr>
          <w:lang w:eastAsia="ar-SA"/>
        </w:rPr>
      </w:pPr>
      <w:r>
        <w:rPr>
          <w:lang w:eastAsia="ar-SA"/>
        </w:rPr>
        <w:t>Pour chaque exécution calculée</w:t>
      </w:r>
      <w:r w:rsidRPr="006478C2">
        <w:rPr>
          <w:lang w:eastAsia="ar-SA"/>
        </w:rPr>
        <w:t xml:space="preserve"> de titres </w:t>
      </w:r>
      <w:r w:rsidRPr="006478C2">
        <w:rPr>
          <w:b/>
          <w:lang w:eastAsia="ar-SA"/>
        </w:rPr>
        <w:t>à recevoir</w:t>
      </w:r>
      <w:r>
        <w:rPr>
          <w:lang w:eastAsia="ar-SA"/>
        </w:rPr>
        <w:t xml:space="preserve">,  un suspens </w:t>
      </w:r>
      <w:r w:rsidRPr="006478C2">
        <w:rPr>
          <w:lang w:eastAsia="ar-SA"/>
        </w:rPr>
        <w:t>d’achat</w:t>
      </w:r>
      <w:r>
        <w:rPr>
          <w:lang w:eastAsia="ar-SA"/>
        </w:rPr>
        <w:t xml:space="preserve"> </w:t>
      </w:r>
      <w:r w:rsidRPr="006478C2">
        <w:rPr>
          <w:lang w:eastAsia="ar-SA"/>
        </w:rPr>
        <w:t xml:space="preserve">sera posté </w:t>
      </w:r>
      <w:r>
        <w:rPr>
          <w:lang w:eastAsia="ar-SA"/>
        </w:rPr>
        <w:t xml:space="preserve">sur le compte </w:t>
      </w:r>
      <w:r w:rsidR="0013690B">
        <w:rPr>
          <w:lang w:eastAsia="ar-SA"/>
        </w:rPr>
        <w:t>Nostro</w:t>
      </w:r>
      <w:r w:rsidRPr="006478C2">
        <w:rPr>
          <w:lang w:eastAsia="ar-SA"/>
        </w:rPr>
        <w:t xml:space="preserve"> avec un statut « instruit» </w:t>
      </w:r>
      <w:r>
        <w:rPr>
          <w:lang w:eastAsia="ar-SA"/>
        </w:rPr>
        <w:t>et Type de transaction= CORP</w:t>
      </w:r>
    </w:p>
    <w:p w:rsidR="00E31C8A" w:rsidRPr="006478C2" w:rsidRDefault="00E31C8A" w:rsidP="00E31C8A">
      <w:pPr>
        <w:spacing w:line="240" w:lineRule="auto"/>
        <w:jc w:val="both"/>
        <w:rPr>
          <w:lang w:eastAsia="ar-SA"/>
        </w:rPr>
      </w:pPr>
    </w:p>
    <w:p w:rsidR="00E31C8A" w:rsidRDefault="00E31C8A" w:rsidP="00E31C8A">
      <w:pPr>
        <w:spacing w:line="240" w:lineRule="auto"/>
        <w:jc w:val="both"/>
        <w:rPr>
          <w:lang w:eastAsia="ar-SA"/>
        </w:rPr>
      </w:pPr>
      <w:r w:rsidRPr="006478C2">
        <w:rPr>
          <w:lang w:eastAsia="ar-SA"/>
        </w:rPr>
        <w:t xml:space="preserve">Pour chaque  </w:t>
      </w:r>
      <w:r>
        <w:rPr>
          <w:lang w:eastAsia="ar-SA"/>
        </w:rPr>
        <w:t>exécution calculée</w:t>
      </w:r>
      <w:r w:rsidRPr="006478C2">
        <w:rPr>
          <w:lang w:eastAsia="ar-SA"/>
        </w:rPr>
        <w:t xml:space="preserve"> de </w:t>
      </w:r>
      <w:r w:rsidRPr="006478C2">
        <w:rPr>
          <w:b/>
          <w:lang w:eastAsia="ar-SA"/>
        </w:rPr>
        <w:t xml:space="preserve">titres à </w:t>
      </w:r>
      <w:r>
        <w:rPr>
          <w:b/>
          <w:lang w:eastAsia="ar-SA"/>
        </w:rPr>
        <w:t>livrer</w:t>
      </w:r>
      <w:r>
        <w:rPr>
          <w:lang w:eastAsia="ar-SA"/>
        </w:rPr>
        <w:t>,  un</w:t>
      </w:r>
      <w:r w:rsidRPr="006478C2">
        <w:rPr>
          <w:lang w:eastAsia="ar-SA"/>
        </w:rPr>
        <w:t xml:space="preserve"> </w:t>
      </w:r>
      <w:r>
        <w:rPr>
          <w:lang w:eastAsia="ar-SA"/>
        </w:rPr>
        <w:t>suspens</w:t>
      </w:r>
      <w:r w:rsidRPr="006478C2">
        <w:rPr>
          <w:lang w:eastAsia="ar-SA"/>
        </w:rPr>
        <w:t xml:space="preserve"> </w:t>
      </w:r>
      <w:r>
        <w:rPr>
          <w:lang w:eastAsia="ar-SA"/>
        </w:rPr>
        <w:t>de vente</w:t>
      </w:r>
      <w:r w:rsidRPr="006478C2">
        <w:rPr>
          <w:lang w:eastAsia="ar-SA"/>
        </w:rPr>
        <w:t xml:space="preserve"> sera posté </w:t>
      </w:r>
      <w:r>
        <w:rPr>
          <w:lang w:eastAsia="ar-SA"/>
        </w:rPr>
        <w:t xml:space="preserve">le compte </w:t>
      </w:r>
      <w:r w:rsidR="0013690B">
        <w:rPr>
          <w:lang w:eastAsia="ar-SA"/>
        </w:rPr>
        <w:t>Nostro</w:t>
      </w:r>
      <w:r>
        <w:rPr>
          <w:lang w:eastAsia="ar-SA"/>
        </w:rPr>
        <w:t xml:space="preserve"> avec un statut « instruit</w:t>
      </w:r>
      <w:r w:rsidRPr="006478C2">
        <w:rPr>
          <w:lang w:eastAsia="ar-SA"/>
        </w:rPr>
        <w:t xml:space="preserve">» </w:t>
      </w:r>
      <w:r>
        <w:rPr>
          <w:lang w:eastAsia="ar-SA"/>
        </w:rPr>
        <w:t>et Type de transaction= CORP</w:t>
      </w:r>
    </w:p>
    <w:p w:rsidR="009D506E" w:rsidRDefault="009D506E" w:rsidP="00E31C8A">
      <w:pPr>
        <w:spacing w:line="240" w:lineRule="auto"/>
        <w:jc w:val="both"/>
        <w:rPr>
          <w:lang w:eastAsia="ar-SA"/>
        </w:rPr>
      </w:pPr>
    </w:p>
    <w:p w:rsidR="00B35BFF" w:rsidRDefault="00B35BFF" w:rsidP="00131375">
      <w:pPr>
        <w:pStyle w:val="Heading3"/>
      </w:pPr>
      <w:bookmarkStart w:id="87" w:name="_Toc409450741"/>
      <w:r>
        <w:t>Gestion des rompus</w:t>
      </w:r>
      <w:bookmarkEnd w:id="87"/>
    </w:p>
    <w:p w:rsidR="00B35BFF" w:rsidRDefault="00B35BFF" w:rsidP="00B35BFF"/>
    <w:p w:rsidR="00430112" w:rsidRPr="0054545D" w:rsidRDefault="00430112" w:rsidP="00430112">
      <w:pPr>
        <w:jc w:val="both"/>
        <w:rPr>
          <w:lang w:eastAsia="ar-SA"/>
        </w:rPr>
      </w:pPr>
      <w:r w:rsidRPr="0054545D">
        <w:rPr>
          <w:lang w:eastAsia="ar-SA"/>
        </w:rPr>
        <w:t>Les opérations sur titre de type souscription, attribution ou échange peuvent, dans le cas où le nombre des titres nouveaux résultant de l’application de la parité fixée par l’émetteur sur le nombre de titres anciens ou des droits détenus par un titulaire, n’est pas entier.</w:t>
      </w:r>
    </w:p>
    <w:p w:rsidR="00430112" w:rsidRPr="0054545D" w:rsidRDefault="00430112" w:rsidP="00430112">
      <w:pPr>
        <w:jc w:val="both"/>
        <w:rPr>
          <w:lang w:eastAsia="ar-SA"/>
        </w:rPr>
      </w:pPr>
      <w:r w:rsidRPr="0054545D">
        <w:rPr>
          <w:lang w:eastAsia="ar-SA"/>
        </w:rPr>
        <w:t xml:space="preserve">Le traitement de </w:t>
      </w:r>
      <w:r>
        <w:rPr>
          <w:lang w:eastAsia="ar-SA"/>
        </w:rPr>
        <w:t>c</w:t>
      </w:r>
      <w:r w:rsidRPr="0054545D">
        <w:rPr>
          <w:lang w:eastAsia="ar-SA"/>
        </w:rPr>
        <w:t>es rompus diff</w:t>
      </w:r>
      <w:r>
        <w:rPr>
          <w:lang w:eastAsia="ar-SA"/>
        </w:rPr>
        <w:t>è</w:t>
      </w:r>
      <w:r w:rsidRPr="0054545D">
        <w:rPr>
          <w:lang w:eastAsia="ar-SA"/>
        </w:rPr>
        <w:t>re selon le cas :</w:t>
      </w:r>
    </w:p>
    <w:p w:rsidR="00430112" w:rsidRPr="0054545D" w:rsidRDefault="00430112" w:rsidP="00E821A5">
      <w:pPr>
        <w:jc w:val="both"/>
        <w:rPr>
          <w:b/>
          <w:lang w:eastAsia="ar-SA"/>
        </w:rPr>
      </w:pPr>
      <w:r w:rsidRPr="0054545D">
        <w:rPr>
          <w:b/>
          <w:u w:val="single"/>
          <w:lang w:eastAsia="ar-SA"/>
        </w:rPr>
        <w:t>Traitement 1 </w:t>
      </w:r>
      <w:r w:rsidRPr="0054545D">
        <w:rPr>
          <w:b/>
          <w:lang w:eastAsia="ar-SA"/>
        </w:rPr>
        <w:t>:</w:t>
      </w:r>
    </w:p>
    <w:p w:rsidR="00430112" w:rsidRPr="0054545D" w:rsidRDefault="00430112" w:rsidP="00E821A5">
      <w:pPr>
        <w:ind w:left="1068"/>
        <w:jc w:val="both"/>
        <w:rPr>
          <w:lang w:eastAsia="ar-SA"/>
        </w:rPr>
      </w:pPr>
      <w:r>
        <w:rPr>
          <w:lang w:eastAsia="ar-SA"/>
        </w:rPr>
        <w:t xml:space="preserve">Appliquer toujours arrondi « down » et ne pas générer </w:t>
      </w:r>
      <w:r w:rsidR="00E821A5">
        <w:rPr>
          <w:lang w:eastAsia="ar-SA"/>
        </w:rPr>
        <w:t>un</w:t>
      </w:r>
      <w:r>
        <w:rPr>
          <w:lang w:eastAsia="ar-SA"/>
        </w:rPr>
        <w:t xml:space="preserve"> </w:t>
      </w:r>
      <w:r w:rsidR="00E821A5">
        <w:rPr>
          <w:lang w:eastAsia="ar-SA"/>
        </w:rPr>
        <w:t>mouvement</w:t>
      </w:r>
      <w:r>
        <w:rPr>
          <w:lang w:eastAsia="ar-SA"/>
        </w:rPr>
        <w:t xml:space="preserve"> </w:t>
      </w:r>
      <w:r w:rsidR="00E821A5">
        <w:rPr>
          <w:lang w:eastAsia="ar-SA"/>
        </w:rPr>
        <w:t>espèces</w:t>
      </w:r>
      <w:r>
        <w:rPr>
          <w:lang w:eastAsia="ar-SA"/>
        </w:rPr>
        <w:t xml:space="preserve"> </w:t>
      </w:r>
      <w:r w:rsidR="00E821A5">
        <w:rPr>
          <w:lang w:eastAsia="ar-SA"/>
        </w:rPr>
        <w:t>pour compenser l</w:t>
      </w:r>
      <w:r>
        <w:rPr>
          <w:lang w:eastAsia="ar-SA"/>
        </w:rPr>
        <w:t>es rompus : exemple : Reverse stock split</w:t>
      </w:r>
    </w:p>
    <w:p w:rsidR="00430112" w:rsidRDefault="00430112" w:rsidP="00E821A5">
      <w:pPr>
        <w:jc w:val="both"/>
        <w:rPr>
          <w:b/>
          <w:u w:val="single"/>
          <w:lang w:eastAsia="ar-SA"/>
        </w:rPr>
      </w:pPr>
      <w:r w:rsidRPr="0054545D">
        <w:rPr>
          <w:b/>
          <w:u w:val="single"/>
          <w:lang w:eastAsia="ar-SA"/>
        </w:rPr>
        <w:t xml:space="preserve">Traitement 2 : </w:t>
      </w:r>
    </w:p>
    <w:p w:rsidR="00E821A5" w:rsidRDefault="00E821A5" w:rsidP="00E821A5">
      <w:pPr>
        <w:ind w:left="1068"/>
        <w:jc w:val="both"/>
        <w:rPr>
          <w:lang w:eastAsia="ar-SA"/>
        </w:rPr>
      </w:pPr>
      <w:r>
        <w:rPr>
          <w:lang w:eastAsia="ar-SA"/>
        </w:rPr>
        <w:t>Appliquer un  arrondi « down » et générer un mouvement espèces pour compenser les rompus : exemple : DVOP</w:t>
      </w:r>
    </w:p>
    <w:p w:rsidR="004734F4" w:rsidRDefault="004734F4" w:rsidP="00E821A5">
      <w:pPr>
        <w:ind w:left="1068"/>
        <w:jc w:val="both"/>
        <w:rPr>
          <w:lang w:eastAsia="ar-SA"/>
        </w:rPr>
      </w:pPr>
      <w:r>
        <w:rPr>
          <w:lang w:eastAsia="ar-SA"/>
        </w:rPr>
        <w:t>Dés le calcul des exécutions, un mouvement espèce est créé dans le statut  «en attente de prix », le montant est donc pas calculé.</w:t>
      </w:r>
    </w:p>
    <w:p w:rsidR="004734F4" w:rsidRDefault="004734F4" w:rsidP="00E821A5">
      <w:pPr>
        <w:ind w:left="1068"/>
        <w:jc w:val="both"/>
        <w:rPr>
          <w:lang w:eastAsia="ar-SA"/>
        </w:rPr>
      </w:pPr>
      <w:r>
        <w:rPr>
          <w:lang w:eastAsia="ar-SA"/>
        </w:rPr>
        <w:t>L’utilisateur pourra renseigner manuellement le prix dés qu’il est communiqué à partir d’un écran dédié pour la mise à jour des mouvements espèces résultants des rompus.</w:t>
      </w:r>
    </w:p>
    <w:p w:rsidR="004734F4" w:rsidRDefault="004734F4" w:rsidP="00E821A5">
      <w:pPr>
        <w:ind w:left="1068"/>
        <w:jc w:val="both"/>
        <w:rPr>
          <w:lang w:eastAsia="ar-SA"/>
        </w:rPr>
      </w:pPr>
      <w:r>
        <w:rPr>
          <w:lang w:eastAsia="ar-SA"/>
        </w:rPr>
        <w:t xml:space="preserve">Il doit être possible de renseigner </w:t>
      </w:r>
      <w:r w:rsidRPr="004734F4">
        <w:rPr>
          <w:b/>
          <w:lang w:eastAsia="ar-SA"/>
        </w:rPr>
        <w:t>un prix=0</w:t>
      </w:r>
      <w:r>
        <w:rPr>
          <w:lang w:eastAsia="ar-SA"/>
        </w:rPr>
        <w:t>, pour certains cas, il est possible de recevoir un MT566 paiement des fractions contenant un montant=0. (Les fractions ne valent rien).</w:t>
      </w:r>
    </w:p>
    <w:p w:rsidR="004734F4" w:rsidRPr="00E821A5" w:rsidRDefault="004734F4" w:rsidP="00E821A5">
      <w:pPr>
        <w:ind w:left="1068"/>
        <w:jc w:val="both"/>
        <w:rPr>
          <w:lang w:eastAsia="ar-SA"/>
        </w:rPr>
      </w:pPr>
      <w:r>
        <w:rPr>
          <w:lang w:eastAsia="ar-SA"/>
        </w:rPr>
        <w:t>Une fois le prix renseigné, les montants sont automatiquement calculés, l’utilisateur pourra ensuite générer des paiements aux clients</w:t>
      </w:r>
      <w:r w:rsidR="00956362">
        <w:rPr>
          <w:lang w:eastAsia="ar-SA"/>
        </w:rPr>
        <w:t xml:space="preserve"> même si le montant est égal à 0</w:t>
      </w:r>
      <w:r>
        <w:rPr>
          <w:lang w:eastAsia="ar-SA"/>
        </w:rPr>
        <w:t xml:space="preserve">. </w:t>
      </w:r>
    </w:p>
    <w:p w:rsidR="00430112" w:rsidRDefault="00430112" w:rsidP="00E821A5">
      <w:pPr>
        <w:jc w:val="both"/>
        <w:rPr>
          <w:b/>
          <w:u w:val="single"/>
          <w:lang w:eastAsia="ar-SA"/>
        </w:rPr>
      </w:pPr>
      <w:r w:rsidRPr="0012463A">
        <w:rPr>
          <w:b/>
          <w:u w:val="single"/>
          <w:lang w:eastAsia="ar-SA"/>
        </w:rPr>
        <w:t xml:space="preserve">Traitement 3 : </w:t>
      </w:r>
    </w:p>
    <w:p w:rsidR="00E821A5" w:rsidRPr="0054545D" w:rsidRDefault="00E821A5" w:rsidP="00E821A5">
      <w:pPr>
        <w:ind w:left="1068"/>
        <w:jc w:val="both"/>
        <w:rPr>
          <w:lang w:eastAsia="ar-SA"/>
        </w:rPr>
      </w:pPr>
      <w:r>
        <w:rPr>
          <w:lang w:eastAsia="ar-SA"/>
        </w:rPr>
        <w:t xml:space="preserve">Appliquer </w:t>
      </w:r>
      <w:r w:rsidR="00C05FA1">
        <w:rPr>
          <w:lang w:eastAsia="ar-SA"/>
        </w:rPr>
        <w:t xml:space="preserve">un </w:t>
      </w:r>
      <w:r>
        <w:rPr>
          <w:lang w:eastAsia="ar-SA"/>
        </w:rPr>
        <w:t xml:space="preserve">arrondi « Up » dans le cas ou le client veut opter pour un nombre d’action supérieur à ce qu’il peut recevoir de droit. Le système générera un </w:t>
      </w:r>
      <w:r w:rsidR="00C05FA1">
        <w:rPr>
          <w:lang w:eastAsia="ar-SA"/>
        </w:rPr>
        <w:t>mouvement</w:t>
      </w:r>
      <w:r>
        <w:rPr>
          <w:lang w:eastAsia="ar-SA"/>
        </w:rPr>
        <w:t xml:space="preserve"> espèces pour </w:t>
      </w:r>
      <w:r w:rsidR="00005B04">
        <w:rPr>
          <w:lang w:eastAsia="ar-SA"/>
        </w:rPr>
        <w:t>le</w:t>
      </w:r>
      <w:r>
        <w:rPr>
          <w:lang w:eastAsia="ar-SA"/>
        </w:rPr>
        <w:t xml:space="preserve"> montant que le client doit payer pour la quantité additionnelle.</w:t>
      </w:r>
      <w:r w:rsidR="00C05FA1">
        <w:rPr>
          <w:lang w:eastAsia="ar-SA"/>
        </w:rPr>
        <w:t xml:space="preserve"> (</w:t>
      </w:r>
      <w:r w:rsidR="00956362">
        <w:rPr>
          <w:lang w:eastAsia="ar-SA"/>
        </w:rPr>
        <w:t>Même</w:t>
      </w:r>
      <w:r w:rsidR="00C05FA1">
        <w:rPr>
          <w:lang w:eastAsia="ar-SA"/>
        </w:rPr>
        <w:t xml:space="preserve"> processus  que le traitement 2)</w:t>
      </w:r>
    </w:p>
    <w:p w:rsidR="00142F03" w:rsidRDefault="00142F03" w:rsidP="00B35BFF"/>
    <w:p w:rsidR="00DC4457" w:rsidRDefault="00DC4457" w:rsidP="00C44539">
      <w:pPr>
        <w:pStyle w:val="Heading2"/>
      </w:pPr>
      <w:bookmarkStart w:id="88" w:name="_Toc409450742"/>
      <w:r>
        <w:lastRenderedPageBreak/>
        <w:t>Gestion des réclamations</w:t>
      </w:r>
      <w:bookmarkEnd w:id="88"/>
    </w:p>
    <w:p w:rsidR="00DC4457" w:rsidRDefault="00DC4457" w:rsidP="00C44539">
      <w:pPr>
        <w:pStyle w:val="Heading3"/>
      </w:pPr>
      <w:bookmarkStart w:id="89" w:name="_Réclamations_sur_transaction"/>
      <w:bookmarkStart w:id="90" w:name="_Toc409450743"/>
      <w:bookmarkEnd w:id="89"/>
      <w:r>
        <w:t>Réclamations sur transaction tardive</w:t>
      </w:r>
      <w:bookmarkEnd w:id="90"/>
    </w:p>
    <w:p w:rsidR="00DC4457" w:rsidRDefault="00DC4457" w:rsidP="00DC4457">
      <w:pPr>
        <w:jc w:val="both"/>
      </w:pPr>
      <w:r>
        <w:t xml:space="preserve"> </w:t>
      </w:r>
    </w:p>
    <w:p w:rsidR="00DC4457" w:rsidRDefault="00DC4457" w:rsidP="00DC4457">
      <w:pPr>
        <w:jc w:val="both"/>
      </w:pPr>
      <w:r>
        <w:t xml:space="preserve">Pour les Actions, les suspens négociés </w:t>
      </w:r>
      <w:r w:rsidRPr="00F4103A">
        <w:rPr>
          <w:b/>
        </w:rPr>
        <w:t>avant ex date</w:t>
      </w:r>
      <w:r>
        <w:t xml:space="preserve"> sont inclus dans la position éligible quelque soit leurs date de dénouement.</w:t>
      </w:r>
    </w:p>
    <w:p w:rsidR="00DC4457" w:rsidRDefault="00DC4457" w:rsidP="00DC4457">
      <w:pPr>
        <w:jc w:val="both"/>
      </w:pPr>
      <w:r>
        <w:t xml:space="preserve">Le paiement reçu du dépositaire tiendra en compte de ces suspens. </w:t>
      </w:r>
    </w:p>
    <w:p w:rsidR="00142F03" w:rsidRDefault="00142F03" w:rsidP="00DC4457">
      <w:pPr>
        <w:jc w:val="both"/>
      </w:pPr>
    </w:p>
    <w:p w:rsidR="00DC4457" w:rsidRDefault="00DC4457" w:rsidP="00DC4457">
      <w:pPr>
        <w:jc w:val="both"/>
      </w:pPr>
      <w:r>
        <w:t>=&gt; Les réclamations à générer  concerne  les transactions entrées dans le système tardivement, c.à.d. dont :</w:t>
      </w:r>
    </w:p>
    <w:p w:rsidR="00DC4457" w:rsidRDefault="00DC4457" w:rsidP="00FB1421">
      <w:pPr>
        <w:pStyle w:val="ListParagraph"/>
        <w:numPr>
          <w:ilvl w:val="0"/>
          <w:numId w:val="24"/>
        </w:numPr>
        <w:jc w:val="both"/>
      </w:pPr>
      <w:r>
        <w:t xml:space="preserve">La date de négociation &lt; </w:t>
      </w:r>
      <w:r w:rsidR="00F5065C">
        <w:t>ex date</w:t>
      </w:r>
      <w:r>
        <w:t xml:space="preserve"> et </w:t>
      </w:r>
    </w:p>
    <w:p w:rsidR="00DC4457" w:rsidRDefault="00DC4457" w:rsidP="00FB1421">
      <w:pPr>
        <w:pStyle w:val="ListParagraph"/>
        <w:numPr>
          <w:ilvl w:val="0"/>
          <w:numId w:val="24"/>
        </w:numPr>
        <w:jc w:val="both"/>
      </w:pPr>
      <w:r>
        <w:t xml:space="preserve">Position date (date d’entrée dans le système)  &gt; = </w:t>
      </w:r>
      <w:r w:rsidR="00F5065C">
        <w:t>ex date</w:t>
      </w:r>
    </w:p>
    <w:p w:rsidR="00DC4457" w:rsidRDefault="00DC4457" w:rsidP="00DC4457">
      <w:pPr>
        <w:jc w:val="both"/>
      </w:pPr>
    </w:p>
    <w:p w:rsidR="00DC4457" w:rsidRDefault="00DC4457" w:rsidP="00DC4457">
      <w:pPr>
        <w:jc w:val="both"/>
      </w:pPr>
      <w:r>
        <w:t>Un écran sera  dédié pour la  détection de ces transactions tardives, l’utilisateur pourra générer des réclamations dessus.</w:t>
      </w:r>
    </w:p>
    <w:p w:rsidR="00DC4457" w:rsidRPr="00E51E96" w:rsidRDefault="00DC4457" w:rsidP="00FB1421">
      <w:pPr>
        <w:numPr>
          <w:ilvl w:val="0"/>
          <w:numId w:val="25"/>
        </w:numPr>
        <w:spacing w:before="60" w:line="240" w:lineRule="auto"/>
        <w:jc w:val="both"/>
      </w:pPr>
      <w:r w:rsidRPr="00E51E96">
        <w:t>Les mouvements d’achats doivent faire l’objet de réclamations vers les contreparties (contrepartie défaillante).</w:t>
      </w:r>
    </w:p>
    <w:p w:rsidR="00DC4457" w:rsidRDefault="00DC4457" w:rsidP="00FB1421">
      <w:pPr>
        <w:numPr>
          <w:ilvl w:val="0"/>
          <w:numId w:val="25"/>
        </w:numPr>
        <w:spacing w:before="60" w:line="240" w:lineRule="auto"/>
        <w:jc w:val="both"/>
      </w:pPr>
      <w:r w:rsidRPr="00E51E96">
        <w:t>Les mouvements ventes vont être réclamés par la contrepartie.</w:t>
      </w:r>
    </w:p>
    <w:p w:rsidR="00DC4457" w:rsidRDefault="00DC4457" w:rsidP="00C44539">
      <w:pPr>
        <w:pStyle w:val="Heading3"/>
      </w:pPr>
      <w:bookmarkStart w:id="91" w:name="_Réclamations_sur_transaction_1"/>
      <w:bookmarkStart w:id="92" w:name="_Toc409450744"/>
      <w:bookmarkEnd w:id="91"/>
      <w:r>
        <w:t>Réclamations sur transaction non dénouée à la date contractuelle de dénouement</w:t>
      </w:r>
      <w:bookmarkEnd w:id="92"/>
    </w:p>
    <w:p w:rsidR="00DC4457" w:rsidRDefault="00DC4457" w:rsidP="00DC4457">
      <w:pPr>
        <w:jc w:val="both"/>
      </w:pPr>
    </w:p>
    <w:p w:rsidR="00DC4457" w:rsidRDefault="00DC4457" w:rsidP="00DC4457">
      <w:pPr>
        <w:jc w:val="both"/>
      </w:pPr>
      <w:r>
        <w:t>Pour les Obligations, les suspens dont la date contractuelle de dénouement  est &lt;= à la date d’enregistrement de l’annonce sont inclus dans la position éligible.</w:t>
      </w:r>
    </w:p>
    <w:p w:rsidR="00DC4457" w:rsidRDefault="00DC4457" w:rsidP="00DC4457">
      <w:pPr>
        <w:jc w:val="both"/>
      </w:pPr>
    </w:p>
    <w:p w:rsidR="00DC4457" w:rsidRDefault="00DC4457" w:rsidP="00DC4457">
      <w:pPr>
        <w:jc w:val="both"/>
      </w:pPr>
      <w:r>
        <w:t>Le paiement reçu du dépositaire tiendra en compte des suspens réellement dénoué à la date de dé</w:t>
      </w:r>
      <w:r w:rsidR="00A309EA">
        <w:t>nouement.</w:t>
      </w:r>
    </w:p>
    <w:p w:rsidR="00DC4457" w:rsidRDefault="00DC4457" w:rsidP="00DC4457">
      <w:pPr>
        <w:jc w:val="both"/>
      </w:pPr>
      <w:r>
        <w:t>=&gt; Les réclamations à générer  concerne  les suspens dont :</w:t>
      </w:r>
    </w:p>
    <w:p w:rsidR="00DC4457" w:rsidRDefault="00DC4457" w:rsidP="00FB1421">
      <w:pPr>
        <w:pStyle w:val="ListParagraph"/>
        <w:numPr>
          <w:ilvl w:val="0"/>
          <w:numId w:val="24"/>
        </w:numPr>
        <w:jc w:val="both"/>
      </w:pPr>
      <w:r>
        <w:t xml:space="preserve">La date </w:t>
      </w:r>
      <w:r w:rsidRPr="00A7703F">
        <w:rPr>
          <w:b/>
        </w:rPr>
        <w:t>contractuelle</w:t>
      </w:r>
      <w:r>
        <w:t xml:space="preserve"> de dénouement  &lt; = date d’enregistrement et</w:t>
      </w:r>
    </w:p>
    <w:p w:rsidR="00DC4457" w:rsidRDefault="00DC4457" w:rsidP="00FB1421">
      <w:pPr>
        <w:pStyle w:val="ListParagraph"/>
        <w:numPr>
          <w:ilvl w:val="0"/>
          <w:numId w:val="24"/>
        </w:numPr>
        <w:jc w:val="both"/>
      </w:pPr>
      <w:r>
        <w:t xml:space="preserve">La date </w:t>
      </w:r>
      <w:r w:rsidRPr="00A7703F">
        <w:rPr>
          <w:b/>
        </w:rPr>
        <w:t>effective</w:t>
      </w:r>
      <w:r>
        <w:t xml:space="preserve"> de dénouement  &gt;  date d’enregistrement</w:t>
      </w:r>
    </w:p>
    <w:p w:rsidR="00DC4457" w:rsidRDefault="00DC4457" w:rsidP="00DC4457">
      <w:pPr>
        <w:jc w:val="both"/>
      </w:pPr>
    </w:p>
    <w:p w:rsidR="00DC4457" w:rsidRPr="0054545D" w:rsidRDefault="00DC4457" w:rsidP="00DC4457">
      <w:pPr>
        <w:jc w:val="both"/>
      </w:pPr>
      <w:r>
        <w:t xml:space="preserve">Un écran sera  dédié pour la  détection de ces suspens non dénoués, l’utilisateur pourra générer des réclamations dessus. </w:t>
      </w:r>
    </w:p>
    <w:p w:rsidR="00DC4457" w:rsidRPr="00E51E96" w:rsidRDefault="00DC4457" w:rsidP="00FB1421">
      <w:pPr>
        <w:numPr>
          <w:ilvl w:val="0"/>
          <w:numId w:val="26"/>
        </w:numPr>
        <w:spacing w:before="60" w:line="240" w:lineRule="auto"/>
        <w:jc w:val="both"/>
      </w:pPr>
      <w:r w:rsidRPr="00E51E96">
        <w:t>Les mouvements d’achats non encore dénoués (les suspens) doivent faire l’objet de réclamations vers les contreparties (contrepartie défaillante).</w:t>
      </w:r>
    </w:p>
    <w:p w:rsidR="00DC4457" w:rsidRPr="00E51E96" w:rsidRDefault="00DC4457" w:rsidP="00FB1421">
      <w:pPr>
        <w:numPr>
          <w:ilvl w:val="0"/>
          <w:numId w:val="26"/>
        </w:numPr>
        <w:spacing w:before="60" w:line="240" w:lineRule="auto"/>
        <w:jc w:val="both"/>
      </w:pPr>
      <w:r w:rsidRPr="00E51E96">
        <w:t>Les mouvements ventes non encore dénoués vont être réclamés par la contrepartie.</w:t>
      </w:r>
    </w:p>
    <w:p w:rsidR="00DC4457" w:rsidRDefault="00DC4457" w:rsidP="00DC4457"/>
    <w:p w:rsidR="00DC4457" w:rsidRDefault="00DC4457" w:rsidP="00C44539">
      <w:pPr>
        <w:pStyle w:val="Heading3"/>
      </w:pPr>
      <w:bookmarkStart w:id="93" w:name="_Toc409450745"/>
      <w:r>
        <w:lastRenderedPageBreak/>
        <w:t>Cycle de vie d’une réclamation</w:t>
      </w:r>
      <w:bookmarkEnd w:id="93"/>
    </w:p>
    <w:p w:rsidR="00DC4457" w:rsidRDefault="00DC4457" w:rsidP="00DC4457">
      <w:r>
        <w:rPr>
          <w:noProof/>
          <w:lang w:eastAsia="fr-FR"/>
        </w:rPr>
        <w:drawing>
          <wp:inline distT="0" distB="0" distL="0" distR="0">
            <wp:extent cx="5514509" cy="4752753"/>
            <wp:effectExtent l="19050" t="0" r="0" b="0"/>
            <wp:docPr id="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srcRect/>
                    <a:stretch>
                      <a:fillRect/>
                    </a:stretch>
                  </pic:blipFill>
                  <pic:spPr bwMode="auto">
                    <a:xfrm>
                      <a:off x="0" y="0"/>
                      <a:ext cx="5520571" cy="4757978"/>
                    </a:xfrm>
                    <a:prstGeom prst="rect">
                      <a:avLst/>
                    </a:prstGeom>
                    <a:noFill/>
                    <a:ln w="9525">
                      <a:noFill/>
                      <a:miter lim="800000"/>
                      <a:headEnd/>
                      <a:tailEnd/>
                    </a:ln>
                  </pic:spPr>
                </pic:pic>
              </a:graphicData>
            </a:graphic>
          </wp:inline>
        </w:drawing>
      </w:r>
    </w:p>
    <w:p w:rsidR="00DC4457" w:rsidRDefault="00202FEB" w:rsidP="00DC4457">
      <w:pPr>
        <w:pStyle w:val="Style3"/>
      </w:pPr>
      <w:bookmarkStart w:id="94" w:name="_Toc409450746"/>
      <w:r>
        <w:t>I</w:t>
      </w:r>
      <w:r w:rsidR="00DC4457">
        <w:t>llustrations</w:t>
      </w:r>
      <w:bookmarkEnd w:id="94"/>
    </w:p>
    <w:p w:rsidR="00DC4457" w:rsidRDefault="00DC4457" w:rsidP="00DC4457">
      <w:pPr>
        <w:pStyle w:val="Heading4"/>
        <w:jc w:val="both"/>
      </w:pPr>
      <w:r>
        <w:t>Cas d’OST portant sur une action</w:t>
      </w:r>
    </w:p>
    <w:p w:rsidR="00DC4457" w:rsidRDefault="00DC4457" w:rsidP="00DC4457"/>
    <w:p w:rsidR="00DC4457" w:rsidRDefault="00DC4457" w:rsidP="00DC4457">
      <w:r>
        <w:t xml:space="preserve">Date de détachement = ex date = </w:t>
      </w:r>
      <w:r w:rsidRPr="008C162C">
        <w:rPr>
          <w:b/>
        </w:rPr>
        <w:t>12/12/2014</w:t>
      </w:r>
    </w:p>
    <w:p w:rsidR="00DC4457" w:rsidRDefault="00DC4457" w:rsidP="00DC4457">
      <w:r>
        <w:t>Date d’enregistrement = record date = 14/12/2014</w:t>
      </w:r>
    </w:p>
    <w:p w:rsidR="00406820" w:rsidRDefault="00406820" w:rsidP="00DC445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4"/>
        <w:gridCol w:w="1316"/>
        <w:gridCol w:w="1316"/>
        <w:gridCol w:w="1316"/>
        <w:gridCol w:w="1316"/>
        <w:gridCol w:w="1394"/>
        <w:gridCol w:w="1316"/>
      </w:tblGrid>
      <w:tr w:rsidR="00DC4457" w:rsidTr="00B662C5">
        <w:tc>
          <w:tcPr>
            <w:tcW w:w="1314" w:type="dxa"/>
            <w:shd w:val="clear" w:color="auto" w:fill="A6A6A6" w:themeFill="background1" w:themeFillShade="A6"/>
          </w:tcPr>
          <w:p w:rsidR="00DC4457" w:rsidRPr="00ED3D74" w:rsidRDefault="00DC4457" w:rsidP="00B662C5">
            <w:pPr>
              <w:rPr>
                <w:b/>
              </w:rPr>
            </w:pPr>
          </w:p>
        </w:tc>
        <w:tc>
          <w:tcPr>
            <w:tcW w:w="1316" w:type="dxa"/>
            <w:shd w:val="clear" w:color="auto" w:fill="A6A6A6" w:themeFill="background1" w:themeFillShade="A6"/>
          </w:tcPr>
          <w:p w:rsidR="00DC4457" w:rsidRPr="00ED3D74" w:rsidRDefault="00DC4457" w:rsidP="00B662C5">
            <w:pPr>
              <w:rPr>
                <w:b/>
              </w:rPr>
            </w:pPr>
            <w:r w:rsidRPr="00ED3D74">
              <w:rPr>
                <w:b/>
              </w:rPr>
              <w:t>Ferme</w:t>
            </w:r>
            <w:r>
              <w:rPr>
                <w:b/>
              </w:rPr>
              <w:t xml:space="preserve"> au 12/12</w:t>
            </w:r>
            <w:r w:rsidRPr="00ED3D74">
              <w:rPr>
                <w:b/>
              </w:rPr>
              <w:t xml:space="preserve"> </w:t>
            </w:r>
          </w:p>
        </w:tc>
        <w:tc>
          <w:tcPr>
            <w:tcW w:w="1316" w:type="dxa"/>
            <w:shd w:val="clear" w:color="auto" w:fill="A6A6A6" w:themeFill="background1" w:themeFillShade="A6"/>
          </w:tcPr>
          <w:p w:rsidR="00DC4457" w:rsidRPr="00ED3D74" w:rsidRDefault="00DC4457" w:rsidP="00B662C5">
            <w:pPr>
              <w:rPr>
                <w:b/>
              </w:rPr>
            </w:pPr>
            <w:r w:rsidRPr="00ED3D74">
              <w:rPr>
                <w:b/>
              </w:rPr>
              <w:t>suspens</w:t>
            </w:r>
          </w:p>
        </w:tc>
        <w:tc>
          <w:tcPr>
            <w:tcW w:w="1316" w:type="dxa"/>
            <w:shd w:val="clear" w:color="auto" w:fill="A6A6A6" w:themeFill="background1" w:themeFillShade="A6"/>
          </w:tcPr>
          <w:p w:rsidR="00DC4457" w:rsidRPr="00ED3D74" w:rsidRDefault="00DC4457" w:rsidP="00B662C5">
            <w:pPr>
              <w:rPr>
                <w:b/>
              </w:rPr>
            </w:pPr>
            <w:r w:rsidRPr="00ED3D74">
              <w:rPr>
                <w:b/>
              </w:rPr>
              <w:t>quantité</w:t>
            </w:r>
          </w:p>
        </w:tc>
        <w:tc>
          <w:tcPr>
            <w:tcW w:w="1316" w:type="dxa"/>
            <w:shd w:val="clear" w:color="auto" w:fill="A6A6A6" w:themeFill="background1" w:themeFillShade="A6"/>
          </w:tcPr>
          <w:p w:rsidR="00DC4457" w:rsidRPr="00ED3D74" w:rsidRDefault="00DC4457" w:rsidP="00B662C5">
            <w:pPr>
              <w:rPr>
                <w:b/>
              </w:rPr>
            </w:pPr>
            <w:r w:rsidRPr="00ED3D74">
              <w:rPr>
                <w:b/>
              </w:rPr>
              <w:t>Date de négociation</w:t>
            </w:r>
          </w:p>
        </w:tc>
        <w:tc>
          <w:tcPr>
            <w:tcW w:w="1394" w:type="dxa"/>
            <w:shd w:val="clear" w:color="auto" w:fill="A6A6A6" w:themeFill="background1" w:themeFillShade="A6"/>
          </w:tcPr>
          <w:p w:rsidR="00DC4457" w:rsidRPr="00ED3D74" w:rsidRDefault="00DC4457" w:rsidP="00B662C5">
            <w:pPr>
              <w:rPr>
                <w:b/>
              </w:rPr>
            </w:pPr>
            <w:r w:rsidRPr="00ED3D74">
              <w:rPr>
                <w:b/>
              </w:rPr>
              <w:t>Date de dénouement</w:t>
            </w:r>
          </w:p>
        </w:tc>
        <w:tc>
          <w:tcPr>
            <w:tcW w:w="1316" w:type="dxa"/>
            <w:shd w:val="clear" w:color="auto" w:fill="A6A6A6" w:themeFill="background1" w:themeFillShade="A6"/>
          </w:tcPr>
          <w:p w:rsidR="00DC4457" w:rsidRPr="00ED3D74" w:rsidRDefault="00DC4457" w:rsidP="00B662C5">
            <w:pPr>
              <w:rPr>
                <w:b/>
              </w:rPr>
            </w:pPr>
            <w:r w:rsidRPr="00ED3D74">
              <w:rPr>
                <w:b/>
              </w:rPr>
              <w:t>Eligible position</w:t>
            </w:r>
          </w:p>
        </w:tc>
      </w:tr>
      <w:tr w:rsidR="00DC4457" w:rsidTr="00B662C5">
        <w:trPr>
          <w:trHeight w:val="398"/>
        </w:trPr>
        <w:tc>
          <w:tcPr>
            <w:tcW w:w="1314" w:type="dxa"/>
          </w:tcPr>
          <w:p w:rsidR="00DC4457" w:rsidRPr="00ED3D74" w:rsidRDefault="00DC4457" w:rsidP="00B662C5">
            <w:pPr>
              <w:rPr>
                <w:b/>
              </w:rPr>
            </w:pPr>
            <w:r w:rsidRPr="00ED3D74">
              <w:rPr>
                <w:b/>
              </w:rPr>
              <w:t>Client 1</w:t>
            </w:r>
          </w:p>
        </w:tc>
        <w:tc>
          <w:tcPr>
            <w:tcW w:w="1316" w:type="dxa"/>
          </w:tcPr>
          <w:p w:rsidR="00DC4457" w:rsidRDefault="00DC4457" w:rsidP="00B662C5">
            <w:pPr>
              <w:jc w:val="center"/>
            </w:pPr>
            <w:r>
              <w:t>100</w:t>
            </w:r>
          </w:p>
        </w:tc>
        <w:tc>
          <w:tcPr>
            <w:tcW w:w="1316" w:type="dxa"/>
          </w:tcPr>
          <w:p w:rsidR="00DC4457" w:rsidRDefault="00DC4457" w:rsidP="00B662C5">
            <w:pPr>
              <w:jc w:val="center"/>
            </w:pPr>
            <w:r>
              <w:t>Achat</w:t>
            </w:r>
          </w:p>
        </w:tc>
        <w:tc>
          <w:tcPr>
            <w:tcW w:w="1316" w:type="dxa"/>
          </w:tcPr>
          <w:p w:rsidR="00DC4457" w:rsidRDefault="00DC4457" w:rsidP="00B662C5">
            <w:pPr>
              <w:jc w:val="center"/>
            </w:pPr>
            <w:r>
              <w:t>20</w:t>
            </w:r>
          </w:p>
        </w:tc>
        <w:tc>
          <w:tcPr>
            <w:tcW w:w="1316" w:type="dxa"/>
          </w:tcPr>
          <w:p w:rsidR="00DC4457" w:rsidRDefault="00DC4457" w:rsidP="00B662C5">
            <w:pPr>
              <w:jc w:val="center"/>
            </w:pPr>
            <w:r>
              <w:t>12/12</w:t>
            </w:r>
          </w:p>
        </w:tc>
        <w:tc>
          <w:tcPr>
            <w:tcW w:w="1394" w:type="dxa"/>
          </w:tcPr>
          <w:p w:rsidR="00DC4457" w:rsidRDefault="00DC4457" w:rsidP="00B662C5">
            <w:pPr>
              <w:jc w:val="center"/>
            </w:pPr>
            <w:r>
              <w:t>14/12</w:t>
            </w:r>
          </w:p>
        </w:tc>
        <w:tc>
          <w:tcPr>
            <w:tcW w:w="1316" w:type="dxa"/>
          </w:tcPr>
          <w:p w:rsidR="00DC4457" w:rsidRDefault="00DC4457" w:rsidP="00B662C5">
            <w:pPr>
              <w:jc w:val="center"/>
            </w:pPr>
            <w:r w:rsidRPr="005D197C">
              <w:t>100</w:t>
            </w:r>
          </w:p>
        </w:tc>
      </w:tr>
      <w:tr w:rsidR="00DC4457" w:rsidTr="00B662C5">
        <w:tc>
          <w:tcPr>
            <w:tcW w:w="1314" w:type="dxa"/>
            <w:vMerge w:val="restart"/>
          </w:tcPr>
          <w:p w:rsidR="00DC4457" w:rsidRPr="00ED3D74" w:rsidRDefault="00DC4457" w:rsidP="00B662C5">
            <w:pPr>
              <w:rPr>
                <w:b/>
              </w:rPr>
            </w:pPr>
            <w:r w:rsidRPr="00ED3D74">
              <w:rPr>
                <w:b/>
              </w:rPr>
              <w:t>Client 2</w:t>
            </w:r>
          </w:p>
        </w:tc>
        <w:tc>
          <w:tcPr>
            <w:tcW w:w="1316" w:type="dxa"/>
            <w:vMerge w:val="restart"/>
          </w:tcPr>
          <w:p w:rsidR="00DC4457" w:rsidRDefault="00DC4457" w:rsidP="00B662C5">
            <w:pPr>
              <w:jc w:val="center"/>
            </w:pPr>
            <w:r>
              <w:t>500</w:t>
            </w:r>
          </w:p>
        </w:tc>
        <w:tc>
          <w:tcPr>
            <w:tcW w:w="1316" w:type="dxa"/>
          </w:tcPr>
          <w:p w:rsidR="00DC4457" w:rsidRDefault="00DC4457" w:rsidP="00B662C5">
            <w:pPr>
              <w:jc w:val="center"/>
            </w:pPr>
            <w:r>
              <w:t>Vente</w:t>
            </w:r>
          </w:p>
        </w:tc>
        <w:tc>
          <w:tcPr>
            <w:tcW w:w="1316" w:type="dxa"/>
          </w:tcPr>
          <w:p w:rsidR="00DC4457" w:rsidRDefault="00DC4457" w:rsidP="00B662C5">
            <w:pPr>
              <w:jc w:val="center"/>
            </w:pPr>
            <w:r>
              <w:t>10</w:t>
            </w:r>
          </w:p>
        </w:tc>
        <w:tc>
          <w:tcPr>
            <w:tcW w:w="1316" w:type="dxa"/>
          </w:tcPr>
          <w:p w:rsidR="00DC4457" w:rsidRDefault="00DC4457" w:rsidP="00B662C5">
            <w:pPr>
              <w:jc w:val="center"/>
            </w:pPr>
            <w:r>
              <w:t>11/12</w:t>
            </w:r>
          </w:p>
        </w:tc>
        <w:tc>
          <w:tcPr>
            <w:tcW w:w="1394" w:type="dxa"/>
          </w:tcPr>
          <w:p w:rsidR="00DC4457" w:rsidRDefault="00DC4457" w:rsidP="00B662C5">
            <w:pPr>
              <w:jc w:val="center"/>
            </w:pPr>
            <w:r>
              <w:t>14/12</w:t>
            </w:r>
          </w:p>
        </w:tc>
        <w:tc>
          <w:tcPr>
            <w:tcW w:w="1316" w:type="dxa"/>
            <w:vMerge w:val="restart"/>
          </w:tcPr>
          <w:p w:rsidR="00DC4457" w:rsidRDefault="00DC4457" w:rsidP="00B662C5">
            <w:pPr>
              <w:jc w:val="center"/>
            </w:pPr>
            <w:r>
              <w:t>550</w:t>
            </w:r>
          </w:p>
        </w:tc>
      </w:tr>
      <w:tr w:rsidR="00DC4457" w:rsidTr="00B662C5">
        <w:tc>
          <w:tcPr>
            <w:tcW w:w="1314" w:type="dxa"/>
            <w:vMerge/>
          </w:tcPr>
          <w:p w:rsidR="00DC4457" w:rsidRPr="00ED3D74" w:rsidRDefault="00DC4457" w:rsidP="00B662C5">
            <w:pPr>
              <w:rPr>
                <w:b/>
              </w:rPr>
            </w:pPr>
          </w:p>
        </w:tc>
        <w:tc>
          <w:tcPr>
            <w:tcW w:w="1316" w:type="dxa"/>
            <w:vMerge/>
          </w:tcPr>
          <w:p w:rsidR="00DC4457" w:rsidRDefault="00DC4457" w:rsidP="00B662C5">
            <w:pPr>
              <w:jc w:val="center"/>
            </w:pPr>
          </w:p>
        </w:tc>
        <w:tc>
          <w:tcPr>
            <w:tcW w:w="1316" w:type="dxa"/>
          </w:tcPr>
          <w:p w:rsidR="00DC4457" w:rsidRDefault="00DC4457" w:rsidP="00B662C5">
            <w:pPr>
              <w:jc w:val="center"/>
            </w:pPr>
            <w:r>
              <w:t>Achat</w:t>
            </w:r>
          </w:p>
        </w:tc>
        <w:tc>
          <w:tcPr>
            <w:tcW w:w="1316" w:type="dxa"/>
          </w:tcPr>
          <w:p w:rsidR="00DC4457" w:rsidRDefault="00DC4457" w:rsidP="00B662C5">
            <w:pPr>
              <w:jc w:val="center"/>
            </w:pPr>
            <w:r>
              <w:t>60</w:t>
            </w:r>
          </w:p>
        </w:tc>
        <w:tc>
          <w:tcPr>
            <w:tcW w:w="1316" w:type="dxa"/>
          </w:tcPr>
          <w:p w:rsidR="00DC4457" w:rsidRDefault="00DC4457" w:rsidP="00B662C5">
            <w:pPr>
              <w:jc w:val="center"/>
            </w:pPr>
            <w:r>
              <w:t>11/12</w:t>
            </w:r>
          </w:p>
        </w:tc>
        <w:tc>
          <w:tcPr>
            <w:tcW w:w="1394" w:type="dxa"/>
          </w:tcPr>
          <w:p w:rsidR="00DC4457" w:rsidRDefault="00DC4457" w:rsidP="00B662C5">
            <w:pPr>
              <w:jc w:val="center"/>
            </w:pPr>
            <w:r>
              <w:t>13/12</w:t>
            </w:r>
          </w:p>
        </w:tc>
        <w:tc>
          <w:tcPr>
            <w:tcW w:w="1316" w:type="dxa"/>
            <w:vMerge/>
          </w:tcPr>
          <w:p w:rsidR="00DC4457" w:rsidRDefault="00DC4457" w:rsidP="00B662C5">
            <w:pPr>
              <w:jc w:val="center"/>
            </w:pPr>
          </w:p>
        </w:tc>
      </w:tr>
      <w:tr w:rsidR="00DC4457" w:rsidTr="00B662C5">
        <w:trPr>
          <w:trHeight w:val="426"/>
        </w:trPr>
        <w:tc>
          <w:tcPr>
            <w:tcW w:w="1314" w:type="dxa"/>
          </w:tcPr>
          <w:p w:rsidR="00DC4457" w:rsidRPr="00ED3D74" w:rsidRDefault="00DC4457" w:rsidP="00B662C5">
            <w:pPr>
              <w:rPr>
                <w:b/>
              </w:rPr>
            </w:pPr>
            <w:r w:rsidRPr="00ED3D74">
              <w:rPr>
                <w:b/>
              </w:rPr>
              <w:t>Client 3</w:t>
            </w:r>
          </w:p>
        </w:tc>
        <w:tc>
          <w:tcPr>
            <w:tcW w:w="1316" w:type="dxa"/>
          </w:tcPr>
          <w:p w:rsidR="00DC4457" w:rsidRDefault="00DC4457" w:rsidP="00B662C5">
            <w:pPr>
              <w:jc w:val="center"/>
            </w:pPr>
            <w:r>
              <w:t>300</w:t>
            </w:r>
          </w:p>
        </w:tc>
        <w:tc>
          <w:tcPr>
            <w:tcW w:w="1316" w:type="dxa"/>
          </w:tcPr>
          <w:p w:rsidR="00DC4457" w:rsidRDefault="00DC4457" w:rsidP="00B662C5">
            <w:pPr>
              <w:jc w:val="center"/>
            </w:pPr>
            <w:r>
              <w:t>Vente</w:t>
            </w:r>
          </w:p>
        </w:tc>
        <w:tc>
          <w:tcPr>
            <w:tcW w:w="1316" w:type="dxa"/>
          </w:tcPr>
          <w:p w:rsidR="00DC4457" w:rsidRDefault="00DC4457" w:rsidP="00B662C5">
            <w:pPr>
              <w:jc w:val="center"/>
            </w:pPr>
            <w:r>
              <w:t>80</w:t>
            </w:r>
          </w:p>
        </w:tc>
        <w:tc>
          <w:tcPr>
            <w:tcW w:w="1316" w:type="dxa"/>
          </w:tcPr>
          <w:p w:rsidR="00DC4457" w:rsidRDefault="00DC4457" w:rsidP="00B662C5">
            <w:pPr>
              <w:jc w:val="center"/>
            </w:pPr>
            <w:r>
              <w:t>10/12</w:t>
            </w:r>
          </w:p>
        </w:tc>
        <w:tc>
          <w:tcPr>
            <w:tcW w:w="1394" w:type="dxa"/>
          </w:tcPr>
          <w:p w:rsidR="00DC4457" w:rsidRDefault="00DC4457" w:rsidP="00B662C5">
            <w:pPr>
              <w:jc w:val="center"/>
            </w:pPr>
            <w:r>
              <w:t>15/12</w:t>
            </w:r>
          </w:p>
        </w:tc>
        <w:tc>
          <w:tcPr>
            <w:tcW w:w="1316" w:type="dxa"/>
          </w:tcPr>
          <w:p w:rsidR="00DC4457" w:rsidRDefault="00DC4457" w:rsidP="00B662C5">
            <w:pPr>
              <w:jc w:val="center"/>
            </w:pPr>
            <w:r>
              <w:t>220</w:t>
            </w:r>
          </w:p>
        </w:tc>
      </w:tr>
      <w:tr w:rsidR="00DC4457" w:rsidTr="00B662C5">
        <w:trPr>
          <w:trHeight w:val="418"/>
        </w:trPr>
        <w:tc>
          <w:tcPr>
            <w:tcW w:w="1314" w:type="dxa"/>
          </w:tcPr>
          <w:p w:rsidR="00DC4457" w:rsidRPr="00ED3D74" w:rsidRDefault="00DC4457" w:rsidP="00B662C5">
            <w:pPr>
              <w:rPr>
                <w:b/>
              </w:rPr>
            </w:pPr>
            <w:r>
              <w:rPr>
                <w:b/>
              </w:rPr>
              <w:t>Client 4</w:t>
            </w:r>
          </w:p>
        </w:tc>
        <w:tc>
          <w:tcPr>
            <w:tcW w:w="1316" w:type="dxa"/>
          </w:tcPr>
          <w:p w:rsidR="00DC4457" w:rsidRDefault="00DC4457" w:rsidP="00B662C5">
            <w:pPr>
              <w:jc w:val="center"/>
            </w:pPr>
            <w:r>
              <w:t>200</w:t>
            </w:r>
          </w:p>
        </w:tc>
        <w:tc>
          <w:tcPr>
            <w:tcW w:w="1316" w:type="dxa"/>
          </w:tcPr>
          <w:p w:rsidR="00DC4457" w:rsidRDefault="00DC4457" w:rsidP="00B662C5">
            <w:pPr>
              <w:jc w:val="center"/>
            </w:pPr>
            <w:r>
              <w:t>Achat</w:t>
            </w:r>
          </w:p>
        </w:tc>
        <w:tc>
          <w:tcPr>
            <w:tcW w:w="1316" w:type="dxa"/>
          </w:tcPr>
          <w:p w:rsidR="00DC4457" w:rsidRDefault="00DC4457" w:rsidP="00B662C5">
            <w:pPr>
              <w:jc w:val="center"/>
            </w:pPr>
            <w:r>
              <w:t>50</w:t>
            </w:r>
          </w:p>
        </w:tc>
        <w:tc>
          <w:tcPr>
            <w:tcW w:w="1316" w:type="dxa"/>
          </w:tcPr>
          <w:p w:rsidR="00DC4457" w:rsidRDefault="00DC4457" w:rsidP="00B662C5">
            <w:pPr>
              <w:jc w:val="center"/>
            </w:pPr>
            <w:r>
              <w:t>13/12</w:t>
            </w:r>
          </w:p>
        </w:tc>
        <w:tc>
          <w:tcPr>
            <w:tcW w:w="1394" w:type="dxa"/>
          </w:tcPr>
          <w:p w:rsidR="00DC4457" w:rsidRDefault="00DC4457" w:rsidP="00B662C5">
            <w:pPr>
              <w:jc w:val="center"/>
            </w:pPr>
            <w:r>
              <w:t>15/12</w:t>
            </w:r>
          </w:p>
        </w:tc>
        <w:tc>
          <w:tcPr>
            <w:tcW w:w="1316" w:type="dxa"/>
          </w:tcPr>
          <w:p w:rsidR="00DC4457" w:rsidRDefault="00DC4457" w:rsidP="00B662C5">
            <w:pPr>
              <w:jc w:val="center"/>
            </w:pPr>
            <w:r>
              <w:t>200</w:t>
            </w:r>
          </w:p>
        </w:tc>
      </w:tr>
    </w:tbl>
    <w:p w:rsidR="00DC4457" w:rsidRDefault="00DC4457" w:rsidP="00DC4457"/>
    <w:p w:rsidR="005879F8" w:rsidRDefault="005879F8" w:rsidP="00DC4457"/>
    <w:p w:rsidR="005879F8" w:rsidRDefault="005879F8" w:rsidP="00DC4457"/>
    <w:p w:rsidR="00DC4457" w:rsidRDefault="00DC4457" w:rsidP="00DC4457">
      <w:pPr>
        <w:pStyle w:val="Heading4"/>
        <w:jc w:val="both"/>
      </w:pPr>
      <w:r>
        <w:lastRenderedPageBreak/>
        <w:t>Cas d’OST portant sur une obligation</w:t>
      </w:r>
    </w:p>
    <w:p w:rsidR="00DC4457" w:rsidRDefault="00DC4457" w:rsidP="00DC4457"/>
    <w:p w:rsidR="00DC4457" w:rsidRDefault="00DC4457" w:rsidP="00DC4457">
      <w:r>
        <w:t>Date d’enregistrement = record date = 14/12/2014</w:t>
      </w:r>
    </w:p>
    <w:p w:rsidR="00DC4457" w:rsidRDefault="00DC4457" w:rsidP="00DC445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4"/>
        <w:gridCol w:w="1316"/>
        <w:gridCol w:w="1316"/>
        <w:gridCol w:w="1316"/>
        <w:gridCol w:w="1316"/>
        <w:gridCol w:w="1394"/>
        <w:gridCol w:w="1316"/>
      </w:tblGrid>
      <w:tr w:rsidR="00DC4457" w:rsidTr="00B662C5">
        <w:tc>
          <w:tcPr>
            <w:tcW w:w="1314" w:type="dxa"/>
            <w:shd w:val="clear" w:color="auto" w:fill="A6A6A6" w:themeFill="background1" w:themeFillShade="A6"/>
          </w:tcPr>
          <w:p w:rsidR="00DC4457" w:rsidRPr="00ED3D74" w:rsidRDefault="00DC4457" w:rsidP="00B662C5">
            <w:pPr>
              <w:rPr>
                <w:b/>
              </w:rPr>
            </w:pPr>
          </w:p>
        </w:tc>
        <w:tc>
          <w:tcPr>
            <w:tcW w:w="1316" w:type="dxa"/>
            <w:shd w:val="clear" w:color="auto" w:fill="A6A6A6" w:themeFill="background1" w:themeFillShade="A6"/>
          </w:tcPr>
          <w:p w:rsidR="00DC4457" w:rsidRPr="00ED3D74" w:rsidRDefault="00DC4457" w:rsidP="00B662C5">
            <w:pPr>
              <w:rPr>
                <w:b/>
              </w:rPr>
            </w:pPr>
            <w:r w:rsidRPr="00ED3D74">
              <w:rPr>
                <w:b/>
              </w:rPr>
              <w:t>Ferme</w:t>
            </w:r>
            <w:r>
              <w:rPr>
                <w:b/>
              </w:rPr>
              <w:t xml:space="preserve"> au 14/12</w:t>
            </w:r>
            <w:r w:rsidRPr="00ED3D74">
              <w:rPr>
                <w:b/>
              </w:rPr>
              <w:t xml:space="preserve"> </w:t>
            </w:r>
          </w:p>
        </w:tc>
        <w:tc>
          <w:tcPr>
            <w:tcW w:w="1316" w:type="dxa"/>
            <w:shd w:val="clear" w:color="auto" w:fill="A6A6A6" w:themeFill="background1" w:themeFillShade="A6"/>
          </w:tcPr>
          <w:p w:rsidR="00DC4457" w:rsidRPr="00ED3D74" w:rsidRDefault="00DC4457" w:rsidP="00B662C5">
            <w:pPr>
              <w:rPr>
                <w:b/>
              </w:rPr>
            </w:pPr>
            <w:r w:rsidRPr="00ED3D74">
              <w:rPr>
                <w:b/>
              </w:rPr>
              <w:t>suspens</w:t>
            </w:r>
          </w:p>
        </w:tc>
        <w:tc>
          <w:tcPr>
            <w:tcW w:w="1316" w:type="dxa"/>
            <w:shd w:val="clear" w:color="auto" w:fill="A6A6A6" w:themeFill="background1" w:themeFillShade="A6"/>
          </w:tcPr>
          <w:p w:rsidR="00DC4457" w:rsidRPr="00ED3D74" w:rsidRDefault="00DC4457" w:rsidP="00B662C5">
            <w:pPr>
              <w:rPr>
                <w:b/>
              </w:rPr>
            </w:pPr>
            <w:r w:rsidRPr="00ED3D74">
              <w:rPr>
                <w:b/>
              </w:rPr>
              <w:t>quantité</w:t>
            </w:r>
          </w:p>
        </w:tc>
        <w:tc>
          <w:tcPr>
            <w:tcW w:w="1316" w:type="dxa"/>
            <w:shd w:val="clear" w:color="auto" w:fill="A6A6A6" w:themeFill="background1" w:themeFillShade="A6"/>
          </w:tcPr>
          <w:p w:rsidR="00DC4457" w:rsidRPr="00ED3D74" w:rsidRDefault="00DC4457" w:rsidP="00B662C5">
            <w:pPr>
              <w:rPr>
                <w:b/>
              </w:rPr>
            </w:pPr>
            <w:r w:rsidRPr="00ED3D74">
              <w:rPr>
                <w:b/>
              </w:rPr>
              <w:t>Date de négociation</w:t>
            </w:r>
          </w:p>
        </w:tc>
        <w:tc>
          <w:tcPr>
            <w:tcW w:w="1394" w:type="dxa"/>
            <w:shd w:val="clear" w:color="auto" w:fill="A6A6A6" w:themeFill="background1" w:themeFillShade="A6"/>
          </w:tcPr>
          <w:p w:rsidR="00DC4457" w:rsidRPr="00ED3D74" w:rsidRDefault="00DC4457" w:rsidP="00B662C5">
            <w:pPr>
              <w:rPr>
                <w:b/>
              </w:rPr>
            </w:pPr>
            <w:r w:rsidRPr="00ED3D74">
              <w:rPr>
                <w:b/>
              </w:rPr>
              <w:t>Date de dénouement</w:t>
            </w:r>
          </w:p>
        </w:tc>
        <w:tc>
          <w:tcPr>
            <w:tcW w:w="1316" w:type="dxa"/>
            <w:shd w:val="clear" w:color="auto" w:fill="A6A6A6" w:themeFill="background1" w:themeFillShade="A6"/>
          </w:tcPr>
          <w:p w:rsidR="00DC4457" w:rsidRPr="00ED3D74" w:rsidRDefault="00DC4457" w:rsidP="00B662C5">
            <w:pPr>
              <w:rPr>
                <w:b/>
              </w:rPr>
            </w:pPr>
            <w:r w:rsidRPr="00ED3D74">
              <w:rPr>
                <w:b/>
              </w:rPr>
              <w:t>Eligible position</w:t>
            </w:r>
          </w:p>
        </w:tc>
      </w:tr>
      <w:tr w:rsidR="00DC4457" w:rsidTr="00B662C5">
        <w:trPr>
          <w:trHeight w:val="398"/>
        </w:trPr>
        <w:tc>
          <w:tcPr>
            <w:tcW w:w="1314" w:type="dxa"/>
          </w:tcPr>
          <w:p w:rsidR="00DC4457" w:rsidRPr="00ED3D74" w:rsidRDefault="00DC4457" w:rsidP="00B662C5">
            <w:pPr>
              <w:rPr>
                <w:b/>
              </w:rPr>
            </w:pPr>
            <w:r w:rsidRPr="00ED3D74">
              <w:rPr>
                <w:b/>
              </w:rPr>
              <w:t>Client 1</w:t>
            </w:r>
          </w:p>
        </w:tc>
        <w:tc>
          <w:tcPr>
            <w:tcW w:w="1316" w:type="dxa"/>
          </w:tcPr>
          <w:p w:rsidR="00DC4457" w:rsidRDefault="00DC4457" w:rsidP="00B662C5">
            <w:pPr>
              <w:jc w:val="center"/>
            </w:pPr>
            <w:r>
              <w:t>100</w:t>
            </w:r>
          </w:p>
        </w:tc>
        <w:tc>
          <w:tcPr>
            <w:tcW w:w="1316" w:type="dxa"/>
          </w:tcPr>
          <w:p w:rsidR="00DC4457" w:rsidRDefault="00DC4457" w:rsidP="00B662C5">
            <w:pPr>
              <w:jc w:val="center"/>
            </w:pPr>
            <w:r>
              <w:t>Achat</w:t>
            </w:r>
          </w:p>
        </w:tc>
        <w:tc>
          <w:tcPr>
            <w:tcW w:w="1316" w:type="dxa"/>
          </w:tcPr>
          <w:p w:rsidR="00DC4457" w:rsidRDefault="00DC4457" w:rsidP="00B662C5">
            <w:pPr>
              <w:jc w:val="center"/>
            </w:pPr>
            <w:r>
              <w:t>20</w:t>
            </w:r>
          </w:p>
        </w:tc>
        <w:tc>
          <w:tcPr>
            <w:tcW w:w="1316" w:type="dxa"/>
          </w:tcPr>
          <w:p w:rsidR="00DC4457" w:rsidRDefault="00DC4457" w:rsidP="00B662C5">
            <w:pPr>
              <w:jc w:val="center"/>
            </w:pPr>
            <w:r>
              <w:t>12/12</w:t>
            </w:r>
          </w:p>
        </w:tc>
        <w:tc>
          <w:tcPr>
            <w:tcW w:w="1394" w:type="dxa"/>
          </w:tcPr>
          <w:p w:rsidR="00DC4457" w:rsidRDefault="00DC4457" w:rsidP="00B662C5">
            <w:pPr>
              <w:jc w:val="center"/>
            </w:pPr>
            <w:r>
              <w:t>14/12</w:t>
            </w:r>
          </w:p>
        </w:tc>
        <w:tc>
          <w:tcPr>
            <w:tcW w:w="1316" w:type="dxa"/>
          </w:tcPr>
          <w:p w:rsidR="00DC4457" w:rsidRDefault="00DC4457" w:rsidP="00B662C5">
            <w:pPr>
              <w:jc w:val="center"/>
            </w:pPr>
            <w:r>
              <w:t>120</w:t>
            </w:r>
          </w:p>
        </w:tc>
      </w:tr>
      <w:tr w:rsidR="00DC4457" w:rsidTr="00B662C5">
        <w:tc>
          <w:tcPr>
            <w:tcW w:w="1314" w:type="dxa"/>
            <w:vMerge w:val="restart"/>
          </w:tcPr>
          <w:p w:rsidR="00DC4457" w:rsidRPr="00ED3D74" w:rsidRDefault="00DC4457" w:rsidP="00B662C5">
            <w:pPr>
              <w:rPr>
                <w:b/>
              </w:rPr>
            </w:pPr>
            <w:r w:rsidRPr="00ED3D74">
              <w:rPr>
                <w:b/>
              </w:rPr>
              <w:t>Client 2</w:t>
            </w:r>
          </w:p>
        </w:tc>
        <w:tc>
          <w:tcPr>
            <w:tcW w:w="1316" w:type="dxa"/>
            <w:vMerge w:val="restart"/>
          </w:tcPr>
          <w:p w:rsidR="00DC4457" w:rsidRDefault="00DC4457" w:rsidP="00B662C5">
            <w:pPr>
              <w:jc w:val="center"/>
            </w:pPr>
            <w:r>
              <w:t>500</w:t>
            </w:r>
          </w:p>
        </w:tc>
        <w:tc>
          <w:tcPr>
            <w:tcW w:w="1316" w:type="dxa"/>
          </w:tcPr>
          <w:p w:rsidR="00DC4457" w:rsidRDefault="00DC4457" w:rsidP="00B662C5">
            <w:pPr>
              <w:jc w:val="center"/>
            </w:pPr>
            <w:r>
              <w:t>Vente</w:t>
            </w:r>
          </w:p>
        </w:tc>
        <w:tc>
          <w:tcPr>
            <w:tcW w:w="1316" w:type="dxa"/>
          </w:tcPr>
          <w:p w:rsidR="00DC4457" w:rsidRDefault="00DC4457" w:rsidP="00B662C5">
            <w:pPr>
              <w:jc w:val="center"/>
            </w:pPr>
            <w:r>
              <w:t>10</w:t>
            </w:r>
          </w:p>
        </w:tc>
        <w:tc>
          <w:tcPr>
            <w:tcW w:w="1316" w:type="dxa"/>
          </w:tcPr>
          <w:p w:rsidR="00DC4457" w:rsidRDefault="00DC4457" w:rsidP="00B662C5">
            <w:pPr>
              <w:jc w:val="center"/>
            </w:pPr>
            <w:r>
              <w:t>11/12</w:t>
            </w:r>
          </w:p>
        </w:tc>
        <w:tc>
          <w:tcPr>
            <w:tcW w:w="1394" w:type="dxa"/>
          </w:tcPr>
          <w:p w:rsidR="00DC4457" w:rsidRDefault="00DC4457" w:rsidP="00B662C5">
            <w:pPr>
              <w:jc w:val="center"/>
            </w:pPr>
            <w:r>
              <w:t>14/12</w:t>
            </w:r>
          </w:p>
        </w:tc>
        <w:tc>
          <w:tcPr>
            <w:tcW w:w="1316" w:type="dxa"/>
            <w:vMerge w:val="restart"/>
          </w:tcPr>
          <w:p w:rsidR="00DC4457" w:rsidRDefault="00DC4457" w:rsidP="00B662C5">
            <w:pPr>
              <w:jc w:val="center"/>
            </w:pPr>
            <w:r>
              <w:t>550</w:t>
            </w:r>
          </w:p>
        </w:tc>
      </w:tr>
      <w:tr w:rsidR="00DC4457" w:rsidTr="00B662C5">
        <w:tc>
          <w:tcPr>
            <w:tcW w:w="1314" w:type="dxa"/>
            <w:vMerge/>
          </w:tcPr>
          <w:p w:rsidR="00DC4457" w:rsidRPr="00ED3D74" w:rsidRDefault="00DC4457" w:rsidP="00B662C5">
            <w:pPr>
              <w:rPr>
                <w:b/>
              </w:rPr>
            </w:pPr>
          </w:p>
        </w:tc>
        <w:tc>
          <w:tcPr>
            <w:tcW w:w="1316" w:type="dxa"/>
            <w:vMerge/>
          </w:tcPr>
          <w:p w:rsidR="00DC4457" w:rsidRDefault="00DC4457" w:rsidP="00B662C5">
            <w:pPr>
              <w:jc w:val="center"/>
            </w:pPr>
          </w:p>
        </w:tc>
        <w:tc>
          <w:tcPr>
            <w:tcW w:w="1316" w:type="dxa"/>
          </w:tcPr>
          <w:p w:rsidR="00DC4457" w:rsidRDefault="00DC4457" w:rsidP="00B662C5">
            <w:pPr>
              <w:jc w:val="center"/>
            </w:pPr>
            <w:r>
              <w:t>Achat</w:t>
            </w:r>
          </w:p>
        </w:tc>
        <w:tc>
          <w:tcPr>
            <w:tcW w:w="1316" w:type="dxa"/>
          </w:tcPr>
          <w:p w:rsidR="00DC4457" w:rsidRDefault="00DC4457" w:rsidP="00B662C5">
            <w:pPr>
              <w:jc w:val="center"/>
            </w:pPr>
            <w:r>
              <w:t>60</w:t>
            </w:r>
          </w:p>
        </w:tc>
        <w:tc>
          <w:tcPr>
            <w:tcW w:w="1316" w:type="dxa"/>
          </w:tcPr>
          <w:p w:rsidR="00DC4457" w:rsidRDefault="00DC4457" w:rsidP="00B662C5">
            <w:pPr>
              <w:jc w:val="center"/>
            </w:pPr>
            <w:r>
              <w:t>11/12</w:t>
            </w:r>
          </w:p>
        </w:tc>
        <w:tc>
          <w:tcPr>
            <w:tcW w:w="1394" w:type="dxa"/>
          </w:tcPr>
          <w:p w:rsidR="00DC4457" w:rsidRDefault="00DC4457" w:rsidP="00B662C5">
            <w:pPr>
              <w:jc w:val="center"/>
            </w:pPr>
            <w:r>
              <w:t>13/12</w:t>
            </w:r>
          </w:p>
        </w:tc>
        <w:tc>
          <w:tcPr>
            <w:tcW w:w="1316" w:type="dxa"/>
            <w:vMerge/>
          </w:tcPr>
          <w:p w:rsidR="00DC4457" w:rsidRDefault="00DC4457" w:rsidP="00B662C5">
            <w:pPr>
              <w:jc w:val="center"/>
            </w:pPr>
          </w:p>
        </w:tc>
      </w:tr>
      <w:tr w:rsidR="00DC4457" w:rsidTr="00B662C5">
        <w:trPr>
          <w:trHeight w:val="426"/>
        </w:trPr>
        <w:tc>
          <w:tcPr>
            <w:tcW w:w="1314" w:type="dxa"/>
          </w:tcPr>
          <w:p w:rsidR="00DC4457" w:rsidRPr="00ED3D74" w:rsidRDefault="00DC4457" w:rsidP="00B662C5">
            <w:pPr>
              <w:rPr>
                <w:b/>
              </w:rPr>
            </w:pPr>
            <w:r w:rsidRPr="00ED3D74">
              <w:rPr>
                <w:b/>
              </w:rPr>
              <w:t>Client 3</w:t>
            </w:r>
          </w:p>
        </w:tc>
        <w:tc>
          <w:tcPr>
            <w:tcW w:w="1316" w:type="dxa"/>
          </w:tcPr>
          <w:p w:rsidR="00DC4457" w:rsidRDefault="00DC4457" w:rsidP="00B662C5">
            <w:pPr>
              <w:jc w:val="center"/>
            </w:pPr>
            <w:r>
              <w:t>300</w:t>
            </w:r>
          </w:p>
        </w:tc>
        <w:tc>
          <w:tcPr>
            <w:tcW w:w="1316" w:type="dxa"/>
          </w:tcPr>
          <w:p w:rsidR="00DC4457" w:rsidRDefault="00DC4457" w:rsidP="00B662C5">
            <w:pPr>
              <w:jc w:val="center"/>
            </w:pPr>
            <w:r>
              <w:t>Vente</w:t>
            </w:r>
          </w:p>
        </w:tc>
        <w:tc>
          <w:tcPr>
            <w:tcW w:w="1316" w:type="dxa"/>
          </w:tcPr>
          <w:p w:rsidR="00DC4457" w:rsidRDefault="00DC4457" w:rsidP="00B662C5">
            <w:pPr>
              <w:jc w:val="center"/>
            </w:pPr>
            <w:r>
              <w:t>80</w:t>
            </w:r>
          </w:p>
        </w:tc>
        <w:tc>
          <w:tcPr>
            <w:tcW w:w="1316" w:type="dxa"/>
          </w:tcPr>
          <w:p w:rsidR="00DC4457" w:rsidRDefault="00DC4457" w:rsidP="00B662C5">
            <w:pPr>
              <w:jc w:val="center"/>
            </w:pPr>
            <w:r>
              <w:t>10/12</w:t>
            </w:r>
          </w:p>
        </w:tc>
        <w:tc>
          <w:tcPr>
            <w:tcW w:w="1394" w:type="dxa"/>
          </w:tcPr>
          <w:p w:rsidR="00DC4457" w:rsidRDefault="00DC4457" w:rsidP="00B662C5">
            <w:pPr>
              <w:jc w:val="center"/>
            </w:pPr>
            <w:r>
              <w:t>15/12</w:t>
            </w:r>
          </w:p>
        </w:tc>
        <w:tc>
          <w:tcPr>
            <w:tcW w:w="1316" w:type="dxa"/>
          </w:tcPr>
          <w:p w:rsidR="00DC4457" w:rsidRDefault="00DC4457" w:rsidP="00B662C5">
            <w:pPr>
              <w:jc w:val="center"/>
            </w:pPr>
            <w:r>
              <w:t>300</w:t>
            </w:r>
          </w:p>
        </w:tc>
      </w:tr>
      <w:tr w:rsidR="00DC4457" w:rsidTr="00B662C5">
        <w:trPr>
          <w:trHeight w:val="418"/>
        </w:trPr>
        <w:tc>
          <w:tcPr>
            <w:tcW w:w="1314" w:type="dxa"/>
          </w:tcPr>
          <w:p w:rsidR="00DC4457" w:rsidRPr="00ED3D74" w:rsidRDefault="00DC4457" w:rsidP="00B662C5">
            <w:pPr>
              <w:rPr>
                <w:b/>
              </w:rPr>
            </w:pPr>
            <w:r>
              <w:rPr>
                <w:b/>
              </w:rPr>
              <w:t>Client 4</w:t>
            </w:r>
          </w:p>
        </w:tc>
        <w:tc>
          <w:tcPr>
            <w:tcW w:w="1316" w:type="dxa"/>
          </w:tcPr>
          <w:p w:rsidR="00DC4457" w:rsidRDefault="00DC4457" w:rsidP="00B662C5">
            <w:pPr>
              <w:jc w:val="center"/>
            </w:pPr>
            <w:r>
              <w:t>200</w:t>
            </w:r>
          </w:p>
        </w:tc>
        <w:tc>
          <w:tcPr>
            <w:tcW w:w="1316" w:type="dxa"/>
          </w:tcPr>
          <w:p w:rsidR="00DC4457" w:rsidRDefault="00DC4457" w:rsidP="00B662C5">
            <w:pPr>
              <w:jc w:val="center"/>
            </w:pPr>
            <w:r>
              <w:t>Achat</w:t>
            </w:r>
          </w:p>
        </w:tc>
        <w:tc>
          <w:tcPr>
            <w:tcW w:w="1316" w:type="dxa"/>
          </w:tcPr>
          <w:p w:rsidR="00DC4457" w:rsidRDefault="00DC4457" w:rsidP="00B662C5">
            <w:pPr>
              <w:jc w:val="center"/>
            </w:pPr>
            <w:r>
              <w:t>50</w:t>
            </w:r>
          </w:p>
        </w:tc>
        <w:tc>
          <w:tcPr>
            <w:tcW w:w="1316" w:type="dxa"/>
          </w:tcPr>
          <w:p w:rsidR="00DC4457" w:rsidRDefault="00DC4457" w:rsidP="00B662C5">
            <w:pPr>
              <w:jc w:val="center"/>
            </w:pPr>
            <w:r>
              <w:t>13/12</w:t>
            </w:r>
          </w:p>
        </w:tc>
        <w:tc>
          <w:tcPr>
            <w:tcW w:w="1394" w:type="dxa"/>
          </w:tcPr>
          <w:p w:rsidR="00DC4457" w:rsidRDefault="00DC4457" w:rsidP="00B662C5">
            <w:pPr>
              <w:jc w:val="center"/>
            </w:pPr>
            <w:r>
              <w:t>15/12</w:t>
            </w:r>
          </w:p>
        </w:tc>
        <w:tc>
          <w:tcPr>
            <w:tcW w:w="1316" w:type="dxa"/>
          </w:tcPr>
          <w:p w:rsidR="00DC4457" w:rsidRDefault="00DC4457" w:rsidP="00B662C5">
            <w:pPr>
              <w:jc w:val="center"/>
            </w:pPr>
            <w:r>
              <w:t>200</w:t>
            </w:r>
          </w:p>
        </w:tc>
      </w:tr>
    </w:tbl>
    <w:p w:rsidR="00DC4457" w:rsidRDefault="00DC4457" w:rsidP="00B35BFF"/>
    <w:p w:rsidR="00015735" w:rsidRDefault="00015735" w:rsidP="00015735">
      <w:pPr>
        <w:pStyle w:val="Style2"/>
      </w:pPr>
      <w:bookmarkStart w:id="95" w:name="_Toc409450747"/>
      <w:r>
        <w:t>Gestion des Instructions</w:t>
      </w:r>
      <w:bookmarkEnd w:id="95"/>
    </w:p>
    <w:p w:rsidR="007F118D" w:rsidRPr="00450A1F" w:rsidRDefault="007F118D" w:rsidP="007F118D">
      <w:pPr>
        <w:pStyle w:val="Style3"/>
        <w:jc w:val="both"/>
      </w:pPr>
      <w:bookmarkStart w:id="96" w:name="_Toc405772203"/>
      <w:bookmarkStart w:id="97" w:name="_Toc409450748"/>
      <w:r w:rsidRPr="00450A1F">
        <w:t>Description générale</w:t>
      </w:r>
      <w:bookmarkEnd w:id="96"/>
      <w:bookmarkEnd w:id="97"/>
    </w:p>
    <w:p w:rsidR="007F118D" w:rsidRDefault="007F118D" w:rsidP="00075B72">
      <w:pPr>
        <w:rPr>
          <w:lang w:eastAsia="ar-SA"/>
        </w:rPr>
      </w:pPr>
    </w:p>
    <w:p w:rsidR="00075B72" w:rsidRDefault="00306844" w:rsidP="00075B72">
      <w:pPr>
        <w:rPr>
          <w:lang w:eastAsia="ar-SA"/>
        </w:rPr>
      </w:pPr>
      <w:r w:rsidRPr="0054545D">
        <w:rPr>
          <w:lang w:eastAsia="ar-SA"/>
        </w:rPr>
        <w:t xml:space="preserve">Pour les opérations sur titres optionnelles, </w:t>
      </w:r>
      <w:r w:rsidR="00075B72">
        <w:rPr>
          <w:lang w:eastAsia="ar-SA"/>
        </w:rPr>
        <w:t xml:space="preserve">MegaCor offre la possibilité de collecter et traiter les instructions clients : </w:t>
      </w:r>
    </w:p>
    <w:p w:rsidR="00075B72" w:rsidRDefault="00075B72" w:rsidP="00FB1421">
      <w:pPr>
        <w:pStyle w:val="ListParagraph"/>
        <w:numPr>
          <w:ilvl w:val="0"/>
          <w:numId w:val="28"/>
        </w:numPr>
        <w:rPr>
          <w:lang w:eastAsia="ar-SA"/>
        </w:rPr>
      </w:pPr>
      <w:r>
        <w:rPr>
          <w:lang w:eastAsia="ar-SA"/>
        </w:rPr>
        <w:t xml:space="preserve">Automatiquement Via Swift MT565 </w:t>
      </w:r>
    </w:p>
    <w:p w:rsidR="00075B72" w:rsidRPr="0054545D" w:rsidRDefault="00075B72" w:rsidP="00FB1421">
      <w:pPr>
        <w:pStyle w:val="ListParagraph"/>
        <w:numPr>
          <w:ilvl w:val="0"/>
          <w:numId w:val="28"/>
        </w:numPr>
        <w:rPr>
          <w:lang w:eastAsia="ar-SA"/>
        </w:rPr>
      </w:pPr>
      <w:r>
        <w:rPr>
          <w:lang w:eastAsia="ar-SA"/>
        </w:rPr>
        <w:t xml:space="preserve">Saisie manuelle </w:t>
      </w:r>
      <w:r w:rsidRPr="0054545D">
        <w:rPr>
          <w:lang w:eastAsia="ar-SA"/>
        </w:rPr>
        <w:t>des instructions par compte client</w:t>
      </w:r>
    </w:p>
    <w:p w:rsidR="00075B72" w:rsidRPr="0054545D" w:rsidRDefault="00075B72" w:rsidP="00FB1421">
      <w:pPr>
        <w:pStyle w:val="ListParagraph"/>
        <w:numPr>
          <w:ilvl w:val="0"/>
          <w:numId w:val="28"/>
        </w:numPr>
        <w:rPr>
          <w:lang w:eastAsia="ar-SA"/>
        </w:rPr>
      </w:pPr>
      <w:r>
        <w:rPr>
          <w:lang w:eastAsia="ar-SA"/>
        </w:rPr>
        <w:t>Saisie manuelle d</w:t>
      </w:r>
      <w:r w:rsidRPr="0054545D">
        <w:rPr>
          <w:lang w:eastAsia="ar-SA"/>
        </w:rPr>
        <w:t>es instructions clients en masse</w:t>
      </w:r>
    </w:p>
    <w:p w:rsidR="00075B72" w:rsidRDefault="00075B72" w:rsidP="00FB1421">
      <w:pPr>
        <w:pStyle w:val="ListParagraph"/>
        <w:numPr>
          <w:ilvl w:val="0"/>
          <w:numId w:val="28"/>
        </w:numPr>
        <w:rPr>
          <w:lang w:eastAsia="ar-SA"/>
        </w:rPr>
      </w:pPr>
      <w:r>
        <w:rPr>
          <w:lang w:eastAsia="ar-SA"/>
        </w:rPr>
        <w:t>Génération automatique par batch sur  l</w:t>
      </w:r>
      <w:r w:rsidRPr="0054545D">
        <w:rPr>
          <w:lang w:eastAsia="ar-SA"/>
        </w:rPr>
        <w:t>’option par défaut</w:t>
      </w:r>
    </w:p>
    <w:p w:rsidR="007F118D" w:rsidRDefault="007F118D" w:rsidP="007F118D">
      <w:pPr>
        <w:ind w:left="360"/>
        <w:rPr>
          <w:lang w:eastAsia="ar-SA"/>
        </w:rPr>
      </w:pPr>
    </w:p>
    <w:p w:rsidR="00FF6955" w:rsidRPr="007110A9" w:rsidRDefault="007110A9" w:rsidP="00FF6955">
      <w:pPr>
        <w:jc w:val="both"/>
      </w:pPr>
      <w:r w:rsidRPr="007110A9">
        <w:t xml:space="preserve">N.B : </w:t>
      </w:r>
      <w:r w:rsidR="00FF6955" w:rsidRPr="007110A9">
        <w:t xml:space="preserve">Il </w:t>
      </w:r>
      <w:r w:rsidRPr="007110A9">
        <w:t xml:space="preserve">doit être </w:t>
      </w:r>
      <w:r w:rsidR="00FF6955" w:rsidRPr="007110A9">
        <w:t>possible de rattacher un document à une instruction client.</w:t>
      </w:r>
    </w:p>
    <w:p w:rsidR="00FF6955" w:rsidRPr="0054545D" w:rsidRDefault="00FF6955" w:rsidP="007F118D">
      <w:pPr>
        <w:ind w:left="360"/>
        <w:rPr>
          <w:lang w:eastAsia="ar-SA"/>
        </w:rPr>
      </w:pPr>
    </w:p>
    <w:p w:rsidR="00306844" w:rsidRDefault="00AC1857" w:rsidP="003D144B">
      <w:pPr>
        <w:jc w:val="both"/>
      </w:pPr>
      <w:r w:rsidRPr="003D144B">
        <w:t xml:space="preserve">Les cas d’utilisation </w:t>
      </w:r>
      <w:r w:rsidR="007F118D" w:rsidRPr="003D144B">
        <w:t xml:space="preserve"> de </w:t>
      </w:r>
      <w:hyperlink w:anchor="_Maquette_de_l’écran" w:history="1">
        <w:r w:rsidR="007F118D" w:rsidRPr="003D144B">
          <w:rPr>
            <w:rStyle w:val="Hyperlink"/>
            <w:color w:val="auto"/>
          </w:rPr>
          <w:t>saisie manuelle d’instruction</w:t>
        </w:r>
      </w:hyperlink>
      <w:r w:rsidR="007F118D" w:rsidRPr="003D144B">
        <w:t xml:space="preserve"> </w:t>
      </w:r>
      <w:r w:rsidRPr="003D144B">
        <w:t>sont décrits en détail dans la section Cas d’utilisation.</w:t>
      </w:r>
    </w:p>
    <w:p w:rsidR="000514D9" w:rsidRDefault="000514D9" w:rsidP="003D144B">
      <w:pPr>
        <w:jc w:val="both"/>
        <w:rPr>
          <w:b/>
          <w:i/>
          <w:u w:val="single"/>
        </w:rPr>
      </w:pPr>
      <w:r w:rsidRPr="000514D9">
        <w:rPr>
          <w:b/>
          <w:i/>
          <w:u w:val="single"/>
        </w:rPr>
        <w:t>Commentaires</w:t>
      </w:r>
      <w:r>
        <w:rPr>
          <w:b/>
          <w:i/>
          <w:u w:val="single"/>
        </w:rPr>
        <w:t xml:space="preserve"> : </w:t>
      </w:r>
    </w:p>
    <w:p w:rsidR="000514D9" w:rsidRPr="000514D9" w:rsidRDefault="000514D9" w:rsidP="003D144B">
      <w:pPr>
        <w:jc w:val="both"/>
        <w:rPr>
          <w:b/>
          <w:i/>
          <w:u w:val="single"/>
        </w:rPr>
      </w:pPr>
    </w:p>
    <w:p w:rsidR="003D144B" w:rsidRPr="000514D9" w:rsidRDefault="003D144B" w:rsidP="003D144B">
      <w:pPr>
        <w:jc w:val="both"/>
      </w:pPr>
      <w:r w:rsidRPr="000514D9">
        <w:t>Il doit être possible de sauvegarder sous chaque instruction créée les commentaires reçus dans les MT565 et les commentaires insérés manuellement lors de la saisie</w:t>
      </w:r>
      <w:r w:rsidR="006F3D29">
        <w:t xml:space="preserve"> des instructions clients</w:t>
      </w:r>
      <w:r w:rsidRPr="000514D9">
        <w:t>.</w:t>
      </w:r>
    </w:p>
    <w:p w:rsidR="003D144B" w:rsidRPr="003D144B" w:rsidRDefault="006F3D29" w:rsidP="003D144B">
      <w:pPr>
        <w:jc w:val="both"/>
      </w:pPr>
      <w:r>
        <w:t xml:space="preserve">Pour les </w:t>
      </w:r>
      <w:r w:rsidRPr="006F3D29">
        <w:t xml:space="preserve">commentaires </w:t>
      </w:r>
      <w:r>
        <w:t>qui seront transmis au dépositaire</w:t>
      </w:r>
      <w:r w:rsidRPr="006F3D29">
        <w:t>, il doit être possible des les saisir manuellement lors de l’envoi des MT565.</w:t>
      </w:r>
    </w:p>
    <w:p w:rsidR="00514207" w:rsidRDefault="00514207" w:rsidP="00514207">
      <w:pPr>
        <w:spacing w:before="240" w:after="240" w:line="240" w:lineRule="auto"/>
        <w:ind w:right="142"/>
        <w:jc w:val="both"/>
      </w:pPr>
      <w:r>
        <w:t>Le processus de gestion d’une  instruction sur OST Optionnelle est représenté par le diagramme de séquence suivant :</w:t>
      </w:r>
    </w:p>
    <w:p w:rsidR="00514207" w:rsidRDefault="008A5F7A" w:rsidP="00514207">
      <w:pPr>
        <w:spacing w:before="240" w:after="240" w:line="240" w:lineRule="auto"/>
        <w:ind w:right="142"/>
        <w:jc w:val="both"/>
      </w:pPr>
      <w:r>
        <w:rPr>
          <w:noProof/>
          <w:lang w:eastAsia="fr-FR"/>
        </w:rPr>
        <w:lastRenderedPageBreak/>
        <w:drawing>
          <wp:inline distT="0" distB="0" distL="0" distR="0">
            <wp:extent cx="5794970" cy="82296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794969" cy="8229599"/>
                    </a:xfrm>
                    <a:prstGeom prst="rect">
                      <a:avLst/>
                    </a:prstGeom>
                    <a:noFill/>
                    <a:ln w="9525">
                      <a:noFill/>
                      <a:miter lim="800000"/>
                      <a:headEnd/>
                      <a:tailEnd/>
                    </a:ln>
                  </pic:spPr>
                </pic:pic>
              </a:graphicData>
            </a:graphic>
          </wp:inline>
        </w:drawing>
      </w:r>
    </w:p>
    <w:p w:rsidR="00514207" w:rsidRDefault="00514207" w:rsidP="00B35BFF">
      <w:pPr>
        <w:rPr>
          <w:color w:val="0070C0"/>
        </w:rPr>
      </w:pPr>
    </w:p>
    <w:p w:rsidR="007F118D" w:rsidRDefault="0079531D" w:rsidP="007F118D">
      <w:pPr>
        <w:pStyle w:val="Heading3"/>
        <w:jc w:val="both"/>
      </w:pPr>
      <w:bookmarkStart w:id="98" w:name="_Règles_de_Contrôle"/>
      <w:bookmarkStart w:id="99" w:name="_Toc405772205"/>
      <w:bookmarkStart w:id="100" w:name="_Toc409450749"/>
      <w:bookmarkEnd w:id="98"/>
      <w:r>
        <w:lastRenderedPageBreak/>
        <w:t xml:space="preserve">Règles de </w:t>
      </w:r>
      <w:r w:rsidR="007F118D">
        <w:t>Contrôle de</w:t>
      </w:r>
      <w:r>
        <w:t>s</w:t>
      </w:r>
      <w:r w:rsidR="007F118D">
        <w:t xml:space="preserve"> </w:t>
      </w:r>
      <w:bookmarkEnd w:id="99"/>
      <w:r w:rsidR="007F118D">
        <w:t>instructions</w:t>
      </w:r>
      <w:bookmarkEnd w:id="100"/>
    </w:p>
    <w:p w:rsidR="00AC1857" w:rsidRDefault="00AC1857" w:rsidP="00B35BFF">
      <w:pPr>
        <w:rPr>
          <w:color w:val="0070C0"/>
        </w:rPr>
      </w:pPr>
    </w:p>
    <w:p w:rsidR="007F118D" w:rsidRDefault="007F118D" w:rsidP="007F118D">
      <w:r>
        <w:t>Quelles soient créées automatiquement ou manuellement, toutes les instructions sont sujettes des règles de contrôle</w:t>
      </w:r>
      <w:r w:rsidR="00AF36E2">
        <w:t xml:space="preserve"> préalablement</w:t>
      </w:r>
      <w:r>
        <w:t xml:space="preserve"> configurées dans le système</w:t>
      </w:r>
      <w:r w:rsidR="00AF36E2">
        <w:t>.</w:t>
      </w:r>
      <w:r>
        <w:t xml:space="preserve"> </w:t>
      </w:r>
    </w:p>
    <w:p w:rsidR="007A098C" w:rsidRDefault="007A098C" w:rsidP="007F118D"/>
    <w:p w:rsidR="007F118D" w:rsidRDefault="00AF36E2" w:rsidP="00FB1421">
      <w:pPr>
        <w:pStyle w:val="ListParagraph"/>
        <w:numPr>
          <w:ilvl w:val="0"/>
          <w:numId w:val="30"/>
        </w:numPr>
      </w:pPr>
      <w:r>
        <w:t>Si l’</w:t>
      </w:r>
      <w:r w:rsidR="007217FB">
        <w:t>instruction est valide, un MT567</w:t>
      </w:r>
      <w:r w:rsidR="00C84AB0">
        <w:t>/rapport</w:t>
      </w:r>
      <w:r w:rsidR="007217FB">
        <w:t xml:space="preserve"> sera envoyé au client confirmant l’acceptation de l’instruction avec un code PACK.</w:t>
      </w:r>
    </w:p>
    <w:p w:rsidR="007217FB" w:rsidRDefault="007217FB" w:rsidP="007F118D"/>
    <w:p w:rsidR="007217FB" w:rsidRDefault="007217FB" w:rsidP="00FB1421">
      <w:pPr>
        <w:pStyle w:val="ListParagraph"/>
        <w:numPr>
          <w:ilvl w:val="0"/>
          <w:numId w:val="30"/>
        </w:numPr>
      </w:pPr>
      <w:r>
        <w:t>Si l’instruction est rejetée, un MT567</w:t>
      </w:r>
      <w:r w:rsidR="00C84AB0">
        <w:t>/rapport</w:t>
      </w:r>
      <w:r>
        <w:t xml:space="preserve"> sera envoyé au client avec le code REJT et la description de la raison du rejet.</w:t>
      </w:r>
    </w:p>
    <w:p w:rsidR="007217FB" w:rsidRDefault="007217FB" w:rsidP="007F118D"/>
    <w:p w:rsidR="00534FBF" w:rsidRDefault="00534FBF" w:rsidP="00534FBF">
      <w:r>
        <w:t>MegaCor</w:t>
      </w:r>
      <w:r w:rsidR="00AF36E2">
        <w:t xml:space="preserve"> offre la possibilité de rejeter</w:t>
      </w:r>
      <w:r>
        <w:t xml:space="preserve"> automatiquement l'instruction ou </w:t>
      </w:r>
      <w:r w:rsidR="00AF36E2">
        <w:t>d</w:t>
      </w:r>
      <w:r>
        <w:t xml:space="preserve">e </w:t>
      </w:r>
      <w:r w:rsidR="00AF36E2">
        <w:t>la mettre</w:t>
      </w:r>
      <w:r>
        <w:t xml:space="preserve"> dans une file d'attente de réparation</w:t>
      </w:r>
      <w:r w:rsidR="00AF36E2">
        <w:t xml:space="preserve"> ou de validation</w:t>
      </w:r>
      <w:r w:rsidR="007217FB">
        <w:t>, ces dernières seront affichées dans le tableau de bord.</w:t>
      </w:r>
    </w:p>
    <w:p w:rsidR="00CB7E68" w:rsidRDefault="00CB7E68" w:rsidP="00534FBF"/>
    <w:p w:rsidR="007F118D" w:rsidRDefault="00534FBF" w:rsidP="007F118D">
      <w:r>
        <w:t>Ci-dessous la liste des contrôles, règle</w:t>
      </w:r>
      <w:r w:rsidR="00CB7E68">
        <w:t>s</w:t>
      </w:r>
      <w:r>
        <w:t xml:space="preserve"> de rejet et le</w:t>
      </w:r>
      <w:r w:rsidR="00CB7E68">
        <w:t>s</w:t>
      </w:r>
      <w:r>
        <w:t xml:space="preserve"> code de </w:t>
      </w:r>
      <w:r w:rsidR="00CB7E68">
        <w:t>rejet  communiqué</w:t>
      </w:r>
      <w:r>
        <w:t>s au client.</w:t>
      </w:r>
    </w:p>
    <w:p w:rsidR="00640C90" w:rsidRDefault="00640C90" w:rsidP="007F118D"/>
    <w:tbl>
      <w:tblPr>
        <w:tblW w:w="9510" w:type="dxa"/>
        <w:tblCellSpacing w:w="0" w:type="dxa"/>
        <w:tblCellMar>
          <w:top w:w="60" w:type="dxa"/>
          <w:left w:w="60" w:type="dxa"/>
          <w:bottom w:w="60" w:type="dxa"/>
          <w:right w:w="60" w:type="dxa"/>
        </w:tblCellMar>
        <w:tblLook w:val="04A0"/>
      </w:tblPr>
      <w:tblGrid>
        <w:gridCol w:w="5899"/>
        <w:gridCol w:w="2552"/>
        <w:gridCol w:w="1059"/>
      </w:tblGrid>
      <w:tr w:rsidR="00CB7E68" w:rsidRPr="00CB7E68" w:rsidTr="009D506E">
        <w:trPr>
          <w:trHeight w:val="165"/>
          <w:tblCellSpacing w:w="0" w:type="dxa"/>
        </w:trPr>
        <w:tc>
          <w:tcPr>
            <w:tcW w:w="5899" w:type="dxa"/>
            <w:tcBorders>
              <w:top w:val="single" w:sz="6" w:space="0" w:color="00000A"/>
              <w:left w:val="single" w:sz="6" w:space="0" w:color="00000A"/>
              <w:bottom w:val="single" w:sz="6" w:space="0" w:color="00000A"/>
              <w:right w:val="single" w:sz="6" w:space="0" w:color="00000A"/>
            </w:tcBorders>
            <w:shd w:val="clear" w:color="auto" w:fill="A6A6A6" w:themeFill="background1" w:themeFillShade="A6"/>
            <w:tcMar>
              <w:top w:w="58" w:type="dxa"/>
              <w:left w:w="72" w:type="dxa"/>
              <w:bottom w:w="58" w:type="dxa"/>
              <w:right w:w="72" w:type="dxa"/>
            </w:tcMar>
            <w:hideMark/>
          </w:tcPr>
          <w:p w:rsidR="00CB7E68" w:rsidRPr="00CB7E68" w:rsidRDefault="00CB7E68" w:rsidP="00CB7E68">
            <w:pPr>
              <w:spacing w:before="100" w:beforeAutospacing="1" w:after="100" w:afterAutospacing="1" w:line="165" w:lineRule="atLeast"/>
              <w:jc w:val="center"/>
              <w:rPr>
                <w:rFonts w:eastAsia="Times New Roman" w:cs="Arial"/>
                <w:b/>
                <w:szCs w:val="24"/>
                <w:lang w:eastAsia="fr-FR"/>
              </w:rPr>
            </w:pPr>
            <w:r w:rsidRPr="00CB7E68">
              <w:rPr>
                <w:rFonts w:eastAsia="Times New Roman" w:cs="Arial"/>
                <w:b/>
                <w:bCs/>
                <w:szCs w:val="18"/>
                <w:lang w:eastAsia="fr-FR"/>
              </w:rPr>
              <w:t>Erreur</w:t>
            </w:r>
          </w:p>
        </w:tc>
        <w:tc>
          <w:tcPr>
            <w:tcW w:w="2552"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0" w:type="dxa"/>
              <w:bottom w:w="58" w:type="dxa"/>
              <w:right w:w="72" w:type="dxa"/>
            </w:tcMar>
            <w:hideMark/>
          </w:tcPr>
          <w:p w:rsidR="00CB7E68" w:rsidRPr="00CB7E68" w:rsidRDefault="00CB7E68" w:rsidP="00BE1EB3">
            <w:pPr>
              <w:spacing w:before="100" w:beforeAutospacing="1" w:after="100" w:afterAutospacing="1" w:line="165" w:lineRule="atLeast"/>
              <w:jc w:val="center"/>
              <w:rPr>
                <w:rFonts w:eastAsia="Times New Roman" w:cs="Arial"/>
                <w:b/>
                <w:szCs w:val="24"/>
                <w:lang w:eastAsia="fr-FR"/>
              </w:rPr>
            </w:pPr>
            <w:r w:rsidRPr="00CB7E68">
              <w:rPr>
                <w:rFonts w:eastAsia="Times New Roman" w:cs="Arial"/>
                <w:b/>
                <w:bCs/>
                <w:szCs w:val="18"/>
                <w:lang w:eastAsia="fr-FR"/>
              </w:rPr>
              <w:t>Rejet automatique</w:t>
            </w:r>
            <w:r w:rsidR="00DE3200">
              <w:rPr>
                <w:rFonts w:eastAsia="Times New Roman" w:cs="Arial"/>
                <w:b/>
                <w:bCs/>
                <w:szCs w:val="18"/>
                <w:lang w:eastAsia="fr-FR"/>
              </w:rPr>
              <w:t>/</w:t>
            </w:r>
            <w:r w:rsidRPr="00CB7E68">
              <w:rPr>
                <w:rFonts w:eastAsia="Times New Roman" w:cs="Arial"/>
                <w:b/>
                <w:bCs/>
                <w:szCs w:val="18"/>
                <w:lang w:eastAsia="fr-FR"/>
              </w:rPr>
              <w:t xml:space="preserve"> </w:t>
            </w:r>
            <w:r w:rsidR="00BE1EB3">
              <w:rPr>
                <w:rFonts w:eastAsia="Times New Roman" w:cs="Arial"/>
                <w:b/>
                <w:bCs/>
                <w:szCs w:val="18"/>
                <w:lang w:eastAsia="fr-FR"/>
              </w:rPr>
              <w:t xml:space="preserve">Rejet sujet à validation   </w:t>
            </w:r>
          </w:p>
        </w:tc>
        <w:tc>
          <w:tcPr>
            <w:tcW w:w="1059"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0" w:type="dxa"/>
              <w:bottom w:w="58" w:type="dxa"/>
              <w:right w:w="72" w:type="dxa"/>
            </w:tcMar>
            <w:hideMark/>
          </w:tcPr>
          <w:p w:rsidR="00CB7E68" w:rsidRDefault="00CB7E68" w:rsidP="00DE3200">
            <w:pPr>
              <w:spacing w:before="100" w:beforeAutospacing="1" w:after="100" w:afterAutospacing="1" w:line="165" w:lineRule="atLeast"/>
              <w:jc w:val="center"/>
              <w:rPr>
                <w:rFonts w:eastAsia="Times New Roman" w:cs="Arial"/>
                <w:b/>
                <w:bCs/>
                <w:szCs w:val="18"/>
                <w:lang w:eastAsia="fr-FR"/>
              </w:rPr>
            </w:pPr>
            <w:r w:rsidRPr="00CB7E68">
              <w:rPr>
                <w:rFonts w:eastAsia="Times New Roman" w:cs="Arial"/>
                <w:b/>
                <w:bCs/>
                <w:szCs w:val="18"/>
                <w:lang w:eastAsia="fr-FR"/>
              </w:rPr>
              <w:t>Code rejet</w:t>
            </w:r>
          </w:p>
          <w:p w:rsidR="009707E6" w:rsidRPr="00CB7E68" w:rsidRDefault="009707E6" w:rsidP="00DE3200">
            <w:pPr>
              <w:spacing w:before="100" w:beforeAutospacing="1" w:after="100" w:afterAutospacing="1" w:line="165" w:lineRule="atLeast"/>
              <w:jc w:val="center"/>
              <w:rPr>
                <w:rFonts w:eastAsia="Times New Roman" w:cs="Arial"/>
                <w:b/>
                <w:szCs w:val="24"/>
                <w:lang w:eastAsia="fr-FR"/>
              </w:rPr>
            </w:pPr>
            <w:r>
              <w:rPr>
                <w:rFonts w:eastAsia="Times New Roman" w:cs="Arial"/>
                <w:b/>
                <w:bCs/>
                <w:szCs w:val="18"/>
                <w:lang w:eastAsia="fr-FR"/>
              </w:rPr>
              <w:t>567</w:t>
            </w:r>
          </w:p>
        </w:tc>
      </w:tr>
      <w:tr w:rsidR="00CB7E68"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CB7E68">
            <w:pPr>
              <w:spacing w:before="100" w:beforeAutospacing="1" w:after="100" w:afterAutospacing="1" w:line="45" w:lineRule="atLeast"/>
              <w:rPr>
                <w:rFonts w:eastAsia="Times New Roman" w:cs="Arial"/>
                <w:color w:val="222222"/>
                <w:sz w:val="20"/>
                <w:szCs w:val="20"/>
                <w:lang w:eastAsia="fr-FR"/>
              </w:rPr>
            </w:pPr>
            <w:r w:rsidRPr="00CB7E68">
              <w:rPr>
                <w:rFonts w:eastAsia="Times New Roman" w:cs="Arial"/>
                <w:color w:val="222222"/>
                <w:sz w:val="20"/>
                <w:szCs w:val="20"/>
                <w:lang w:eastAsia="fr-FR"/>
              </w:rPr>
              <w:t>Annulation reçu</w:t>
            </w:r>
            <w:r>
              <w:rPr>
                <w:rFonts w:eastAsia="Times New Roman" w:cs="Arial"/>
                <w:color w:val="222222"/>
                <w:sz w:val="20"/>
                <w:szCs w:val="20"/>
                <w:lang w:eastAsia="fr-FR"/>
              </w:rPr>
              <w:t>e</w:t>
            </w:r>
            <w:r w:rsidRPr="00CB7E68">
              <w:rPr>
                <w:rFonts w:eastAsia="Times New Roman" w:cs="Arial"/>
                <w:color w:val="222222"/>
                <w:sz w:val="20"/>
                <w:szCs w:val="20"/>
                <w:lang w:eastAsia="fr-FR"/>
              </w:rPr>
              <w:t xml:space="preserve"> après la </w:t>
            </w:r>
            <w:r>
              <w:rPr>
                <w:rFonts w:eastAsia="Times New Roman" w:cs="Arial"/>
                <w:color w:val="222222"/>
                <w:sz w:val="20"/>
                <w:szCs w:val="20"/>
                <w:lang w:eastAsia="fr-FR"/>
              </w:rPr>
              <w:t>date limite de révocabilité</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CB7E68" w:rsidP="00DE3200">
            <w:pPr>
              <w:spacing w:before="100" w:beforeAutospacing="1" w:after="100" w:afterAutospacing="1" w:line="45" w:lineRule="atLeast"/>
              <w:jc w:val="center"/>
              <w:rPr>
                <w:rFonts w:eastAsia="Times New Roman" w:cs="Arial"/>
                <w:color w:val="222222"/>
                <w:sz w:val="20"/>
                <w:szCs w:val="20"/>
                <w:lang w:eastAsia="fr-FR"/>
              </w:rPr>
            </w:pPr>
            <w:r>
              <w:rPr>
                <w:rFonts w:eastAsia="Times New Roman" w:cs="Arial"/>
                <w:color w:val="000000"/>
                <w:sz w:val="20"/>
                <w:szCs w:val="20"/>
                <w:lang w:eastAsia="fr-FR"/>
              </w:rPr>
              <w:t>Rejet Automatique</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CB7E68"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NARR</w:t>
            </w:r>
          </w:p>
        </w:tc>
      </w:tr>
      <w:tr w:rsidR="00CB7E68"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BE2E04" w:rsidP="00CB7E68">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I</w:t>
            </w:r>
            <w:r w:rsidR="00CB7E68">
              <w:rPr>
                <w:rFonts w:eastAsia="Times New Roman" w:cs="Arial"/>
                <w:color w:val="222222"/>
                <w:sz w:val="20"/>
                <w:szCs w:val="20"/>
                <w:lang w:eastAsia="fr-FR"/>
              </w:rPr>
              <w:t>nsuffisance de provision (position)</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DE3200" w:rsidP="00DE3200">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CB7E68"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LACK</w:t>
            </w:r>
          </w:p>
        </w:tc>
      </w:tr>
      <w:tr w:rsidR="00725373"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725373" w:rsidP="00DE3200">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Instruction</w:t>
            </w:r>
            <w:r w:rsidRPr="00CB7E68">
              <w:rPr>
                <w:rFonts w:eastAsia="Times New Roman" w:cs="Arial"/>
                <w:color w:val="222222"/>
                <w:sz w:val="20"/>
                <w:szCs w:val="20"/>
                <w:lang w:eastAsia="fr-FR"/>
              </w:rPr>
              <w:t xml:space="preserve"> reçu</w:t>
            </w:r>
            <w:r>
              <w:rPr>
                <w:rFonts w:eastAsia="Times New Roman" w:cs="Arial"/>
                <w:color w:val="222222"/>
                <w:sz w:val="20"/>
                <w:szCs w:val="20"/>
                <w:lang w:eastAsia="fr-FR"/>
              </w:rPr>
              <w:t>e</w:t>
            </w:r>
            <w:r w:rsidRPr="00CB7E68">
              <w:rPr>
                <w:rFonts w:eastAsia="Times New Roman" w:cs="Arial"/>
                <w:color w:val="222222"/>
                <w:sz w:val="20"/>
                <w:szCs w:val="20"/>
                <w:lang w:eastAsia="fr-FR"/>
              </w:rPr>
              <w:t xml:space="preserve"> après la </w:t>
            </w:r>
            <w:r>
              <w:rPr>
                <w:rFonts w:eastAsia="Times New Roman" w:cs="Arial"/>
                <w:color w:val="222222"/>
                <w:sz w:val="20"/>
                <w:szCs w:val="20"/>
                <w:lang w:eastAsia="fr-FR"/>
              </w:rPr>
              <w:t xml:space="preserve">date limite interne d’instruction (AWB) </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725373" w:rsidP="007F769E">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725373"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ADEA</w:t>
            </w:r>
          </w:p>
        </w:tc>
      </w:tr>
      <w:tr w:rsidR="00DE3200"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DE3200" w:rsidP="00DE3200">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Instruction</w:t>
            </w:r>
            <w:r w:rsidRPr="00CB7E68">
              <w:rPr>
                <w:rFonts w:eastAsia="Times New Roman" w:cs="Arial"/>
                <w:color w:val="222222"/>
                <w:sz w:val="20"/>
                <w:szCs w:val="20"/>
                <w:lang w:eastAsia="fr-FR"/>
              </w:rPr>
              <w:t xml:space="preserve"> reçu</w:t>
            </w:r>
            <w:r>
              <w:rPr>
                <w:rFonts w:eastAsia="Times New Roman" w:cs="Arial"/>
                <w:color w:val="222222"/>
                <w:sz w:val="20"/>
                <w:szCs w:val="20"/>
                <w:lang w:eastAsia="fr-FR"/>
              </w:rPr>
              <w:t>e</w:t>
            </w:r>
            <w:r w:rsidRPr="00CB7E68">
              <w:rPr>
                <w:rFonts w:eastAsia="Times New Roman" w:cs="Arial"/>
                <w:color w:val="222222"/>
                <w:sz w:val="20"/>
                <w:szCs w:val="20"/>
                <w:lang w:eastAsia="fr-FR"/>
              </w:rPr>
              <w:t xml:space="preserve"> après la </w:t>
            </w:r>
            <w:r>
              <w:rPr>
                <w:rFonts w:eastAsia="Times New Roman" w:cs="Arial"/>
                <w:color w:val="222222"/>
                <w:sz w:val="20"/>
                <w:szCs w:val="20"/>
                <w:lang w:eastAsia="fr-FR"/>
              </w:rPr>
              <w:t>date limite d’instruction dépositaire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DE3200"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LATE</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Instrument non valide ou non reconnu.</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DSEC</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7F769E">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Compte titre  non valide ou non reconnu.</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SAFE</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DE3200">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Numéro de l’option non valide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OPNM</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Discordance entre le code de l’option et le numéro de l’option</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NMTY</w:t>
            </w:r>
          </w:p>
        </w:tc>
      </w:tr>
      <w:tr w:rsidR="009707E6" w:rsidRPr="00CB7E68" w:rsidTr="009D506E">
        <w:trPr>
          <w:trHeight w:val="228"/>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614F24">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Code de l’option non valide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7F769E">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OPTY</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Référence de l’annonce non valide ou non reconnue.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EVNM</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Expéditeur invalide pour ce compte titre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SAFE</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CB7E68">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Quantité instruite non valide</w:t>
            </w:r>
            <w:r w:rsidR="009D506E">
              <w:rPr>
                <w:rFonts w:eastAsia="Times New Roman" w:cs="Arial"/>
                <w:color w:val="222222"/>
                <w:sz w:val="20"/>
                <w:szCs w:val="20"/>
                <w:lang w:eastAsia="fr-FR"/>
              </w:rPr>
              <w:t> : quantité minimum/maximum à exercer</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DQUA</w:t>
            </w:r>
          </w:p>
        </w:tc>
      </w:tr>
      <w:tr w:rsidR="009707E6" w:rsidRPr="00CB7E68" w:rsidTr="009D506E">
        <w:trPr>
          <w:trHeight w:val="30"/>
          <w:tblCellSpacing w:w="0" w:type="dxa"/>
        </w:trPr>
        <w:tc>
          <w:tcPr>
            <w:tcW w:w="5899" w:type="dxa"/>
            <w:tcBorders>
              <w:top w:val="nil"/>
              <w:left w:val="single" w:sz="6" w:space="0" w:color="00000A"/>
              <w:bottom w:val="nil"/>
              <w:right w:val="single" w:sz="6" w:space="0" w:color="00000A"/>
            </w:tcBorders>
            <w:shd w:val="clear" w:color="auto" w:fill="FFFFFF"/>
            <w:tcMar>
              <w:top w:w="0" w:type="dxa"/>
              <w:left w:w="72" w:type="dxa"/>
              <w:bottom w:w="58" w:type="dxa"/>
              <w:right w:w="72" w:type="dxa"/>
            </w:tcMar>
            <w:hideMark/>
          </w:tcPr>
          <w:p w:rsidR="009707E6" w:rsidRPr="00CB7E68" w:rsidRDefault="009707E6" w:rsidP="00614F24">
            <w:pPr>
              <w:spacing w:before="100" w:beforeAutospacing="1" w:after="100" w:afterAutospacing="1" w:line="30" w:lineRule="atLeast"/>
              <w:rPr>
                <w:rFonts w:eastAsia="Times New Roman" w:cs="Arial"/>
                <w:color w:val="222222"/>
                <w:sz w:val="20"/>
                <w:szCs w:val="20"/>
                <w:lang w:eastAsia="fr-FR"/>
              </w:rPr>
            </w:pPr>
            <w:r w:rsidRPr="00614F24">
              <w:rPr>
                <w:rFonts w:eastAsia="Times New Roman" w:cs="Arial"/>
                <w:color w:val="000000"/>
                <w:sz w:val="20"/>
                <w:szCs w:val="20"/>
                <w:lang w:eastAsia="fr-FR"/>
              </w:rPr>
              <w:t xml:space="preserve">Quantité instruite n’est pas un </w:t>
            </w:r>
            <w:r>
              <w:rPr>
                <w:rFonts w:eastAsia="Times New Roman" w:cs="Arial"/>
                <w:color w:val="000000"/>
                <w:sz w:val="20"/>
                <w:szCs w:val="20"/>
                <w:lang w:eastAsia="fr-FR"/>
              </w:rPr>
              <w:t>multiple de la parité</w:t>
            </w:r>
          </w:p>
        </w:tc>
        <w:tc>
          <w:tcPr>
            <w:tcW w:w="2552" w:type="dxa"/>
            <w:tcBorders>
              <w:top w:val="nil"/>
              <w:left w:val="nil"/>
              <w:bottom w:val="nil"/>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nil"/>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30" w:lineRule="atLeast"/>
              <w:jc w:val="center"/>
              <w:rPr>
                <w:rFonts w:eastAsia="Times New Roman" w:cs="Arial"/>
                <w:color w:val="222222"/>
                <w:sz w:val="20"/>
                <w:szCs w:val="20"/>
                <w:lang w:eastAsia="fr-FR"/>
              </w:rPr>
            </w:pPr>
            <w:r w:rsidRPr="00CB7E68">
              <w:rPr>
                <w:rFonts w:eastAsia="Times New Roman" w:cs="Arial"/>
                <w:color w:val="000000"/>
                <w:sz w:val="20"/>
                <w:szCs w:val="20"/>
                <w:lang w:eastAsia="fr-FR"/>
              </w:rPr>
              <w:t>DQUA</w:t>
            </w:r>
          </w:p>
        </w:tc>
      </w:tr>
      <w:tr w:rsidR="009707E6" w:rsidRPr="00CB7E68" w:rsidTr="009D506E">
        <w:trPr>
          <w:trHeight w:val="300"/>
          <w:tblCellSpacing w:w="0" w:type="dxa"/>
        </w:trPr>
        <w:tc>
          <w:tcPr>
            <w:tcW w:w="5899" w:type="dxa"/>
            <w:tcBorders>
              <w:top w:val="single" w:sz="4" w:space="0" w:color="000000"/>
              <w:left w:val="single" w:sz="6" w:space="0" w:color="00000A"/>
              <w:bottom w:val="single" w:sz="4" w:space="0" w:color="000000"/>
              <w:right w:val="single" w:sz="6" w:space="0" w:color="00000A"/>
            </w:tcBorders>
            <w:shd w:val="clear" w:color="auto" w:fill="FFFFFF"/>
            <w:tcMar>
              <w:top w:w="0" w:type="dxa"/>
              <w:left w:w="72" w:type="dxa"/>
              <w:bottom w:w="58" w:type="dxa"/>
              <w:right w:w="72" w:type="dxa"/>
            </w:tcMar>
            <w:hideMark/>
          </w:tcPr>
          <w:p w:rsidR="009707E6" w:rsidRPr="00614F24" w:rsidRDefault="009707E6" w:rsidP="00614F24">
            <w:pPr>
              <w:spacing w:before="100" w:beforeAutospacing="1" w:after="100" w:afterAutospacing="1" w:line="30" w:lineRule="atLeast"/>
              <w:rPr>
                <w:rFonts w:eastAsia="Times New Roman" w:cs="Arial"/>
                <w:color w:val="000000"/>
                <w:sz w:val="20"/>
                <w:szCs w:val="20"/>
                <w:lang w:eastAsia="fr-FR"/>
              </w:rPr>
            </w:pPr>
            <w:r>
              <w:rPr>
                <w:rFonts w:eastAsia="Times New Roman" w:cs="Arial"/>
                <w:color w:val="000000"/>
                <w:sz w:val="20"/>
                <w:szCs w:val="20"/>
                <w:lang w:eastAsia="fr-FR"/>
              </w:rPr>
              <w:t>Unicité de la référence par compte titre</w:t>
            </w:r>
          </w:p>
        </w:tc>
        <w:tc>
          <w:tcPr>
            <w:tcW w:w="2552" w:type="dxa"/>
            <w:tcBorders>
              <w:top w:val="single" w:sz="4" w:space="0" w:color="000000"/>
              <w:left w:val="nil"/>
              <w:bottom w:val="single" w:sz="4" w:space="0" w:color="000000"/>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single" w:sz="4" w:space="0" w:color="000000"/>
              <w:left w:val="nil"/>
              <w:bottom w:val="single" w:sz="4" w:space="0" w:color="000000"/>
              <w:right w:val="single" w:sz="6" w:space="0" w:color="00000A"/>
            </w:tcBorders>
            <w:shd w:val="clear" w:color="auto" w:fill="FFFFFF"/>
            <w:tcMar>
              <w:top w:w="0" w:type="dxa"/>
              <w:left w:w="0" w:type="dxa"/>
              <w:bottom w:w="58" w:type="dxa"/>
              <w:right w:w="72" w:type="dxa"/>
            </w:tcMar>
            <w:hideMark/>
          </w:tcPr>
          <w:p w:rsidR="009707E6" w:rsidRPr="00CB7E68" w:rsidRDefault="009707E6" w:rsidP="00DE3200">
            <w:pPr>
              <w:spacing w:before="100" w:beforeAutospacing="1" w:after="100" w:afterAutospacing="1" w:line="30" w:lineRule="atLeast"/>
              <w:jc w:val="center"/>
              <w:rPr>
                <w:rFonts w:eastAsia="Times New Roman" w:cs="Arial"/>
                <w:color w:val="000000"/>
                <w:sz w:val="20"/>
                <w:szCs w:val="20"/>
                <w:lang w:eastAsia="fr-FR"/>
              </w:rPr>
            </w:pPr>
            <w:r>
              <w:rPr>
                <w:rFonts w:eastAsia="Times New Roman" w:cs="Arial"/>
                <w:color w:val="000000"/>
                <w:sz w:val="20"/>
                <w:szCs w:val="20"/>
                <w:lang w:eastAsia="fr-FR"/>
              </w:rPr>
              <w:t>NARR</w:t>
            </w:r>
          </w:p>
        </w:tc>
      </w:tr>
    </w:tbl>
    <w:p w:rsidR="00CB7E68" w:rsidRPr="00CB7E68" w:rsidRDefault="00CB7E68" w:rsidP="007F118D">
      <w:pPr>
        <w:rPr>
          <w:sz w:val="20"/>
          <w:szCs w:val="20"/>
        </w:rPr>
      </w:pPr>
    </w:p>
    <w:p w:rsidR="007A098C" w:rsidRDefault="007A098C" w:rsidP="007F118D"/>
    <w:p w:rsidR="00CB7E68" w:rsidRDefault="00BE1EB3" w:rsidP="007F118D">
      <w:r>
        <w:t>Pour certaines OST, il y</w:t>
      </w:r>
      <w:r w:rsidR="00484BF2">
        <w:t xml:space="preserve"> </w:t>
      </w:r>
      <w:r>
        <w:t>a des règles reçues dans le narratif de l’annonce et qui ne pourront pas être  préalablement configurées, les instructions portant sur ce type d’OST, après vérification des règles configurées par le système, seront sujet à validation par l’utilisateur.</w:t>
      </w:r>
    </w:p>
    <w:p w:rsidR="007A098C" w:rsidRDefault="007A098C" w:rsidP="007F118D"/>
    <w:p w:rsidR="00BE1EB3" w:rsidRDefault="00BE1EB3" w:rsidP="007F118D">
      <w:r>
        <w:t>Ci-dessous la liste des OST et des Options.</w:t>
      </w:r>
    </w:p>
    <w:p w:rsidR="007A098C" w:rsidRDefault="007A098C" w:rsidP="007F118D"/>
    <w:p w:rsidR="007A098C" w:rsidRDefault="007A098C" w:rsidP="007F118D"/>
    <w:p w:rsidR="007A098C" w:rsidRDefault="007A098C" w:rsidP="007F118D"/>
    <w:p w:rsidR="007A098C" w:rsidRDefault="007A098C" w:rsidP="007F118D"/>
    <w:tbl>
      <w:tblPr>
        <w:tblW w:w="9510" w:type="dxa"/>
        <w:tblCellSpacing w:w="0" w:type="dxa"/>
        <w:tblCellMar>
          <w:top w:w="60" w:type="dxa"/>
          <w:left w:w="60" w:type="dxa"/>
          <w:bottom w:w="60" w:type="dxa"/>
          <w:right w:w="60" w:type="dxa"/>
        </w:tblCellMar>
        <w:tblLook w:val="04A0"/>
      </w:tblPr>
      <w:tblGrid>
        <w:gridCol w:w="2781"/>
        <w:gridCol w:w="1842"/>
        <w:gridCol w:w="4887"/>
      </w:tblGrid>
      <w:tr w:rsidR="00BE1EB3" w:rsidRPr="00CB7E68" w:rsidTr="00411587">
        <w:trPr>
          <w:trHeight w:val="165"/>
          <w:tblCellSpacing w:w="0" w:type="dxa"/>
        </w:trPr>
        <w:tc>
          <w:tcPr>
            <w:tcW w:w="2781" w:type="dxa"/>
            <w:tcBorders>
              <w:top w:val="single" w:sz="6" w:space="0" w:color="00000A"/>
              <w:left w:val="single" w:sz="6" w:space="0" w:color="00000A"/>
              <w:bottom w:val="single" w:sz="6" w:space="0" w:color="00000A"/>
              <w:right w:val="single" w:sz="6" w:space="0" w:color="00000A"/>
            </w:tcBorders>
            <w:shd w:val="clear" w:color="auto" w:fill="A6A6A6" w:themeFill="background1" w:themeFillShade="A6"/>
            <w:tcMar>
              <w:top w:w="58" w:type="dxa"/>
              <w:left w:w="72" w:type="dxa"/>
              <w:bottom w:w="58" w:type="dxa"/>
              <w:right w:w="72" w:type="dxa"/>
            </w:tcMar>
            <w:hideMark/>
          </w:tcPr>
          <w:p w:rsidR="00CB7E68" w:rsidRPr="00CB7E68" w:rsidRDefault="00BE1EB3" w:rsidP="00377393">
            <w:pPr>
              <w:spacing w:before="100" w:beforeAutospacing="1" w:after="100" w:afterAutospacing="1" w:line="165" w:lineRule="atLeast"/>
              <w:jc w:val="center"/>
              <w:rPr>
                <w:rFonts w:eastAsia="Times New Roman" w:cs="Arial"/>
                <w:b/>
                <w:szCs w:val="24"/>
                <w:lang w:eastAsia="fr-FR"/>
              </w:rPr>
            </w:pPr>
            <w:r w:rsidRPr="00C151B6">
              <w:rPr>
                <w:rFonts w:eastAsia="Times New Roman" w:cs="Arial"/>
                <w:b/>
                <w:bCs/>
                <w:szCs w:val="18"/>
                <w:lang w:eastAsia="fr-FR"/>
              </w:rPr>
              <w:lastRenderedPageBreak/>
              <w:t>OST</w:t>
            </w:r>
          </w:p>
        </w:tc>
        <w:tc>
          <w:tcPr>
            <w:tcW w:w="1842"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0" w:type="dxa"/>
              <w:bottom w:w="58" w:type="dxa"/>
              <w:right w:w="72" w:type="dxa"/>
            </w:tcMar>
            <w:hideMark/>
          </w:tcPr>
          <w:p w:rsidR="00CB7E68" w:rsidRPr="00CB7E68" w:rsidRDefault="00BE1EB3" w:rsidP="00377393">
            <w:pPr>
              <w:spacing w:before="100" w:beforeAutospacing="1" w:after="100" w:afterAutospacing="1" w:line="165" w:lineRule="atLeast"/>
              <w:jc w:val="center"/>
              <w:rPr>
                <w:rFonts w:eastAsia="Times New Roman" w:cs="Arial"/>
                <w:b/>
                <w:szCs w:val="24"/>
                <w:lang w:eastAsia="fr-FR"/>
              </w:rPr>
            </w:pPr>
            <w:r>
              <w:rPr>
                <w:rFonts w:eastAsia="Times New Roman" w:cs="Arial"/>
                <w:b/>
                <w:bCs/>
                <w:szCs w:val="18"/>
                <w:lang w:eastAsia="fr-FR"/>
              </w:rPr>
              <w:t>Option</w:t>
            </w:r>
          </w:p>
        </w:tc>
        <w:tc>
          <w:tcPr>
            <w:tcW w:w="4887"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0" w:type="dxa"/>
              <w:bottom w:w="58" w:type="dxa"/>
              <w:right w:w="72" w:type="dxa"/>
            </w:tcMar>
            <w:hideMark/>
          </w:tcPr>
          <w:p w:rsidR="00CB7E68" w:rsidRPr="00CB7E68" w:rsidRDefault="00BE1EB3" w:rsidP="007F769E">
            <w:pPr>
              <w:spacing w:before="100" w:beforeAutospacing="1" w:after="100" w:afterAutospacing="1" w:line="165" w:lineRule="atLeast"/>
              <w:jc w:val="center"/>
              <w:rPr>
                <w:rFonts w:eastAsia="Times New Roman" w:cs="Arial"/>
                <w:b/>
                <w:szCs w:val="24"/>
                <w:lang w:eastAsia="fr-FR"/>
              </w:rPr>
            </w:pPr>
            <w:r>
              <w:rPr>
                <w:rFonts w:eastAsia="Times New Roman" w:cs="Arial"/>
                <w:b/>
                <w:bCs/>
                <w:szCs w:val="18"/>
                <w:lang w:eastAsia="fr-FR"/>
              </w:rPr>
              <w:t>Description</w:t>
            </w:r>
          </w:p>
        </w:tc>
      </w:tr>
      <w:tr w:rsidR="00BE1EB3" w:rsidRPr="00377393" w:rsidTr="00C151B6">
        <w:trPr>
          <w:trHeight w:val="45"/>
          <w:tblCellSpacing w:w="0" w:type="dxa"/>
        </w:trPr>
        <w:tc>
          <w:tcPr>
            <w:tcW w:w="2781"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151B6" w:rsidRDefault="00377393" w:rsidP="00411587">
            <w:pPr>
              <w:jc w:val="both"/>
              <w:rPr>
                <w:b/>
                <w:sz w:val="20"/>
                <w:lang w:eastAsia="fr-FR"/>
              </w:rPr>
            </w:pPr>
            <w:r w:rsidRPr="00C151B6">
              <w:rPr>
                <w:b/>
                <w:sz w:val="20"/>
                <w:lang w:eastAsia="fr-FR"/>
              </w:rPr>
              <w:t>CERT</w:t>
            </w:r>
          </w:p>
          <w:p w:rsidR="00377393" w:rsidRPr="00C151B6" w:rsidRDefault="00377393" w:rsidP="00411587">
            <w:pPr>
              <w:jc w:val="both"/>
              <w:rPr>
                <w:b/>
                <w:sz w:val="20"/>
                <w:lang w:eastAsia="fr-FR"/>
              </w:rPr>
            </w:pPr>
            <w:r w:rsidRPr="00C151B6">
              <w:rPr>
                <w:b/>
                <w:sz w:val="20"/>
                <w:lang w:eastAsia="fr-FR"/>
              </w:rPr>
              <w:t>Certification Non-US TEFRA D</w:t>
            </w:r>
          </w:p>
        </w:tc>
        <w:tc>
          <w:tcPr>
            <w:tcW w:w="1842" w:type="dxa"/>
            <w:tcBorders>
              <w:top w:val="single" w:sz="6" w:space="0" w:color="00000A"/>
              <w:left w:val="nil"/>
              <w:bottom w:val="single" w:sz="6" w:space="0" w:color="00000A"/>
              <w:right w:val="single" w:sz="4" w:space="0" w:color="000000"/>
            </w:tcBorders>
            <w:shd w:val="clear" w:color="auto" w:fill="FFFFFF"/>
            <w:tcMar>
              <w:top w:w="0" w:type="dxa"/>
              <w:left w:w="0" w:type="dxa"/>
              <w:bottom w:w="58" w:type="dxa"/>
              <w:right w:w="72" w:type="dxa"/>
            </w:tcMar>
            <w:hideMark/>
          </w:tcPr>
          <w:p w:rsidR="00CB7E68" w:rsidRPr="00377393" w:rsidRDefault="00377393" w:rsidP="00411587">
            <w:pPr>
              <w:ind w:left="141"/>
              <w:jc w:val="both"/>
              <w:rPr>
                <w:sz w:val="20"/>
                <w:lang w:eastAsia="fr-FR"/>
              </w:rPr>
            </w:pPr>
            <w:r w:rsidRPr="00411587">
              <w:rPr>
                <w:sz w:val="20"/>
                <w:lang w:eastAsia="fr-FR"/>
              </w:rPr>
              <w:t>QINV/NOQU</w:t>
            </w:r>
          </w:p>
        </w:tc>
        <w:tc>
          <w:tcPr>
            <w:tcW w:w="4887"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Default="00377393" w:rsidP="00922F01">
            <w:pPr>
              <w:ind w:left="141"/>
              <w:jc w:val="both"/>
              <w:rPr>
                <w:sz w:val="20"/>
                <w:lang w:eastAsia="fr-FR"/>
              </w:rPr>
            </w:pPr>
            <w:r w:rsidRPr="00377393">
              <w:rPr>
                <w:sz w:val="20"/>
                <w:lang w:eastAsia="fr-FR"/>
              </w:rPr>
              <w:t>blocage de toute instruction reçue pour que l'ut</w:t>
            </w:r>
            <w:r w:rsidR="00484BF2">
              <w:rPr>
                <w:sz w:val="20"/>
                <w:lang w:eastAsia="fr-FR"/>
              </w:rPr>
              <w:t>ilisateur vérifie si le client a</w:t>
            </w:r>
            <w:r w:rsidRPr="00377393">
              <w:rPr>
                <w:sz w:val="20"/>
                <w:lang w:eastAsia="fr-FR"/>
              </w:rPr>
              <w:t xml:space="preserve"> fourni les certificats nécessaire justifiant qu'il est </w:t>
            </w:r>
            <w:r w:rsidR="00922F01">
              <w:rPr>
                <w:sz w:val="20"/>
                <w:lang w:eastAsia="fr-FR"/>
              </w:rPr>
              <w:t>« Qualified Invetor » ou « Non Qualified Investor »</w:t>
            </w:r>
          </w:p>
          <w:p w:rsidR="00922F01" w:rsidRPr="00377393" w:rsidRDefault="00A30219" w:rsidP="00922F01">
            <w:pPr>
              <w:ind w:left="141"/>
              <w:jc w:val="both"/>
              <w:rPr>
                <w:sz w:val="20"/>
                <w:lang w:eastAsia="fr-FR"/>
              </w:rPr>
            </w:pPr>
            <w:r>
              <w:rPr>
                <w:sz w:val="20"/>
                <w:lang w:eastAsia="fr-FR"/>
              </w:rPr>
              <w:t>N.B. la réception, la</w:t>
            </w:r>
            <w:r w:rsidR="00922F01">
              <w:rPr>
                <w:sz w:val="20"/>
                <w:lang w:eastAsia="fr-FR"/>
              </w:rPr>
              <w:t xml:space="preserve"> sauvegarde et l’envoi des certificats seront gérés hors MegaCor.</w:t>
            </w:r>
          </w:p>
        </w:tc>
      </w:tr>
      <w:tr w:rsidR="00BE1EB3" w:rsidRPr="00CB7E68" w:rsidTr="00411587">
        <w:trPr>
          <w:trHeight w:val="45"/>
          <w:tblCellSpacing w:w="0" w:type="dxa"/>
        </w:trPr>
        <w:tc>
          <w:tcPr>
            <w:tcW w:w="2781"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411587">
            <w:pPr>
              <w:spacing w:before="100" w:beforeAutospacing="1" w:after="100" w:afterAutospacing="1" w:line="45" w:lineRule="atLeast"/>
              <w:rPr>
                <w:rFonts w:eastAsia="Times New Roman" w:cs="Arial"/>
                <w:b/>
                <w:color w:val="222222"/>
                <w:sz w:val="20"/>
                <w:szCs w:val="20"/>
                <w:lang w:eastAsia="fr-FR"/>
              </w:rPr>
            </w:pPr>
          </w:p>
        </w:tc>
        <w:tc>
          <w:tcPr>
            <w:tcW w:w="184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D770D6" w:rsidP="00377393">
            <w:pPr>
              <w:spacing w:before="100" w:beforeAutospacing="1" w:after="100" w:afterAutospacing="1" w:line="45" w:lineRule="atLeast"/>
              <w:jc w:val="center"/>
              <w:rPr>
                <w:rFonts w:eastAsia="Times New Roman" w:cs="Arial"/>
                <w:color w:val="222222"/>
                <w:sz w:val="20"/>
                <w:szCs w:val="20"/>
                <w:lang w:eastAsia="fr-FR"/>
              </w:rPr>
            </w:pPr>
            <w:r>
              <w:rPr>
                <w:rFonts w:eastAsia="Times New Roman" w:cs="Arial"/>
                <w:color w:val="222222"/>
                <w:sz w:val="20"/>
                <w:szCs w:val="20"/>
                <w:lang w:eastAsia="fr-FR"/>
              </w:rPr>
              <w:t>Toutes les options nécessitant un débit de cash</w:t>
            </w:r>
          </w:p>
        </w:tc>
        <w:tc>
          <w:tcPr>
            <w:tcW w:w="4887"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922F01" w:rsidP="00F716D2">
            <w:pPr>
              <w:ind w:left="141"/>
              <w:jc w:val="both"/>
              <w:rPr>
                <w:rFonts w:eastAsia="Times New Roman" w:cs="Arial"/>
                <w:color w:val="222222"/>
                <w:sz w:val="20"/>
                <w:szCs w:val="20"/>
                <w:lang w:eastAsia="fr-FR"/>
              </w:rPr>
            </w:pPr>
            <w:r w:rsidRPr="00922F01">
              <w:rPr>
                <w:sz w:val="20"/>
                <w:lang w:eastAsia="fr-FR"/>
              </w:rPr>
              <w:t>l'utilisateur décidera d'accepter ou de rejeter l'instru</w:t>
            </w:r>
            <w:r w:rsidR="00F716D2">
              <w:rPr>
                <w:sz w:val="20"/>
                <w:lang w:eastAsia="fr-FR"/>
              </w:rPr>
              <w:t>ction selon l'autorisation de l’agence</w:t>
            </w:r>
            <w:r>
              <w:rPr>
                <w:sz w:val="20"/>
                <w:lang w:eastAsia="fr-FR"/>
              </w:rPr>
              <w:t>.</w:t>
            </w:r>
          </w:p>
        </w:tc>
      </w:tr>
      <w:tr w:rsidR="00922F01" w:rsidRPr="00411587" w:rsidTr="00411587">
        <w:trPr>
          <w:trHeight w:val="45"/>
          <w:tblCellSpacing w:w="0" w:type="dxa"/>
        </w:trPr>
        <w:tc>
          <w:tcPr>
            <w:tcW w:w="2781"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922F01" w:rsidP="00411587">
            <w:pPr>
              <w:jc w:val="both"/>
              <w:rPr>
                <w:b/>
                <w:sz w:val="20"/>
                <w:lang w:eastAsia="fr-FR"/>
              </w:rPr>
            </w:pPr>
            <w:r w:rsidRPr="00C151B6">
              <w:rPr>
                <w:b/>
                <w:sz w:val="20"/>
                <w:lang w:eastAsia="fr-FR"/>
              </w:rPr>
              <w:t xml:space="preserve">MEET / OMET / XMET </w:t>
            </w:r>
          </w:p>
        </w:tc>
        <w:tc>
          <w:tcPr>
            <w:tcW w:w="184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922F01" w:rsidP="00411587">
            <w:pPr>
              <w:ind w:left="141"/>
              <w:jc w:val="both"/>
              <w:rPr>
                <w:sz w:val="20"/>
                <w:lang w:eastAsia="fr-FR"/>
              </w:rPr>
            </w:pPr>
            <w:r w:rsidRPr="00411587">
              <w:rPr>
                <w:sz w:val="20"/>
                <w:lang w:eastAsia="fr-FR"/>
              </w:rPr>
              <w:t>Toutes les options sauf NOAC</w:t>
            </w:r>
          </w:p>
        </w:tc>
        <w:tc>
          <w:tcPr>
            <w:tcW w:w="4887"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CB7E68" w:rsidP="00411587">
            <w:pPr>
              <w:ind w:left="141"/>
              <w:jc w:val="both"/>
              <w:rPr>
                <w:sz w:val="20"/>
                <w:lang w:eastAsia="fr-FR"/>
              </w:rPr>
            </w:pPr>
          </w:p>
        </w:tc>
      </w:tr>
      <w:tr w:rsidR="00BE1EB3" w:rsidRPr="00411587" w:rsidTr="00411587">
        <w:trPr>
          <w:trHeight w:val="45"/>
          <w:tblCellSpacing w:w="0" w:type="dxa"/>
        </w:trPr>
        <w:tc>
          <w:tcPr>
            <w:tcW w:w="2781" w:type="dxa"/>
            <w:tcBorders>
              <w:top w:val="nil"/>
              <w:left w:val="single" w:sz="6" w:space="0" w:color="00000A"/>
              <w:bottom w:val="nil"/>
              <w:right w:val="single" w:sz="6" w:space="0" w:color="00000A"/>
            </w:tcBorders>
            <w:shd w:val="clear" w:color="auto" w:fill="FFFFFF"/>
            <w:tcMar>
              <w:top w:w="0" w:type="dxa"/>
              <w:left w:w="72" w:type="dxa"/>
              <w:bottom w:w="58" w:type="dxa"/>
              <w:right w:w="72" w:type="dxa"/>
            </w:tcMar>
            <w:hideMark/>
          </w:tcPr>
          <w:p w:rsidR="00CB7E68" w:rsidRPr="00C151B6" w:rsidRDefault="00922F01" w:rsidP="00411587">
            <w:pPr>
              <w:jc w:val="both"/>
              <w:rPr>
                <w:b/>
                <w:sz w:val="20"/>
                <w:lang w:eastAsia="fr-FR"/>
              </w:rPr>
            </w:pPr>
            <w:r w:rsidRPr="00C151B6">
              <w:rPr>
                <w:b/>
                <w:sz w:val="20"/>
                <w:lang w:eastAsia="fr-FR"/>
              </w:rPr>
              <w:t>BIDS</w:t>
            </w:r>
            <w:r w:rsidR="00411587" w:rsidRPr="00C151B6">
              <w:rPr>
                <w:b/>
                <w:sz w:val="20"/>
                <w:lang w:eastAsia="fr-FR"/>
              </w:rPr>
              <w:t xml:space="preserve"> </w:t>
            </w:r>
          </w:p>
          <w:p w:rsidR="00CB7E68" w:rsidRPr="00C151B6" w:rsidRDefault="00411587" w:rsidP="00411587">
            <w:pPr>
              <w:jc w:val="both"/>
              <w:rPr>
                <w:b/>
                <w:sz w:val="20"/>
                <w:lang w:eastAsia="fr-FR"/>
              </w:rPr>
            </w:pPr>
            <w:r w:rsidRPr="00C151B6">
              <w:rPr>
                <w:b/>
                <w:sz w:val="20"/>
                <w:lang w:eastAsia="fr-FR"/>
              </w:rPr>
              <w:t>Offre public d'achat initié par l'émetteur</w:t>
            </w:r>
          </w:p>
          <w:p w:rsidR="00411587" w:rsidRPr="00C151B6" w:rsidRDefault="00411587" w:rsidP="00411587">
            <w:pPr>
              <w:jc w:val="both"/>
              <w:rPr>
                <w:b/>
                <w:sz w:val="20"/>
                <w:lang w:eastAsia="fr-FR"/>
              </w:rPr>
            </w:pPr>
            <w:r w:rsidRPr="00C151B6">
              <w:rPr>
                <w:b/>
                <w:sz w:val="20"/>
                <w:lang w:eastAsia="fr-FR"/>
              </w:rPr>
              <w:t xml:space="preserve">TEND </w:t>
            </w:r>
          </w:p>
          <w:p w:rsidR="00CB7E68" w:rsidRPr="00CB7E68" w:rsidRDefault="00411587" w:rsidP="00411587">
            <w:pPr>
              <w:jc w:val="both"/>
              <w:rPr>
                <w:b/>
                <w:sz w:val="20"/>
                <w:lang w:eastAsia="fr-FR"/>
              </w:rPr>
            </w:pPr>
            <w:r w:rsidRPr="00C151B6">
              <w:rPr>
                <w:b/>
                <w:sz w:val="20"/>
                <w:lang w:eastAsia="fr-FR"/>
              </w:rPr>
              <w:t>Offre public d'achat initié par une tierce partie</w:t>
            </w:r>
          </w:p>
        </w:tc>
        <w:tc>
          <w:tcPr>
            <w:tcW w:w="1842" w:type="dxa"/>
            <w:tcBorders>
              <w:top w:val="nil"/>
              <w:left w:val="nil"/>
              <w:bottom w:val="nil"/>
              <w:right w:val="single" w:sz="6" w:space="0" w:color="00000A"/>
            </w:tcBorders>
            <w:shd w:val="clear" w:color="auto" w:fill="FFFFFF"/>
            <w:tcMar>
              <w:top w:w="0" w:type="dxa"/>
              <w:left w:w="0" w:type="dxa"/>
              <w:bottom w:w="58" w:type="dxa"/>
              <w:right w:w="72" w:type="dxa"/>
            </w:tcMar>
            <w:hideMark/>
          </w:tcPr>
          <w:p w:rsidR="00411587" w:rsidRDefault="00922F01" w:rsidP="00411587">
            <w:pPr>
              <w:ind w:left="141"/>
              <w:jc w:val="both"/>
              <w:rPr>
                <w:sz w:val="20"/>
                <w:lang w:eastAsia="fr-FR"/>
              </w:rPr>
            </w:pPr>
            <w:r w:rsidRPr="00411587">
              <w:rPr>
                <w:sz w:val="20"/>
                <w:lang w:eastAsia="fr-FR"/>
              </w:rPr>
              <w:t>CASH</w:t>
            </w:r>
          </w:p>
          <w:p w:rsidR="00411587" w:rsidRPr="00411587" w:rsidRDefault="00411587" w:rsidP="00411587">
            <w:pPr>
              <w:rPr>
                <w:sz w:val="20"/>
                <w:lang w:eastAsia="fr-FR"/>
              </w:rPr>
            </w:pPr>
          </w:p>
          <w:p w:rsidR="00411587" w:rsidRPr="00411587" w:rsidRDefault="00411587" w:rsidP="00411587">
            <w:pPr>
              <w:rPr>
                <w:sz w:val="20"/>
                <w:lang w:eastAsia="fr-FR"/>
              </w:rPr>
            </w:pPr>
          </w:p>
          <w:p w:rsidR="00411587" w:rsidRDefault="00411587" w:rsidP="00411587">
            <w:pPr>
              <w:rPr>
                <w:sz w:val="20"/>
                <w:lang w:eastAsia="fr-FR"/>
              </w:rPr>
            </w:pPr>
          </w:p>
          <w:p w:rsidR="00BE1EB3" w:rsidRPr="00411587" w:rsidRDefault="00BE1EB3" w:rsidP="00411587">
            <w:pPr>
              <w:jc w:val="right"/>
              <w:rPr>
                <w:sz w:val="20"/>
                <w:lang w:eastAsia="fr-FR"/>
              </w:rPr>
            </w:pPr>
          </w:p>
        </w:tc>
        <w:tc>
          <w:tcPr>
            <w:tcW w:w="4887" w:type="dxa"/>
            <w:tcBorders>
              <w:top w:val="nil"/>
              <w:left w:val="nil"/>
              <w:bottom w:val="nil"/>
              <w:right w:val="single" w:sz="6" w:space="0" w:color="00000A"/>
            </w:tcBorders>
            <w:shd w:val="clear" w:color="auto" w:fill="FFFFFF"/>
            <w:tcMar>
              <w:top w:w="0" w:type="dxa"/>
              <w:left w:w="0" w:type="dxa"/>
              <w:bottom w:w="58" w:type="dxa"/>
              <w:right w:w="72" w:type="dxa"/>
            </w:tcMar>
            <w:hideMark/>
          </w:tcPr>
          <w:p w:rsidR="00CB7E68" w:rsidRPr="00CB7E68" w:rsidRDefault="00411587" w:rsidP="00411587">
            <w:pPr>
              <w:ind w:left="141"/>
              <w:jc w:val="both"/>
              <w:rPr>
                <w:sz w:val="20"/>
                <w:lang w:eastAsia="fr-FR"/>
              </w:rPr>
            </w:pPr>
            <w:r w:rsidRPr="00411587">
              <w:rPr>
                <w:sz w:val="20"/>
                <w:lang w:eastAsia="fr-FR"/>
              </w:rPr>
              <w:t xml:space="preserve">L’utilisateur doit vérifier la quantité instruite </w:t>
            </w:r>
            <w:r>
              <w:rPr>
                <w:sz w:val="20"/>
                <w:lang w:eastAsia="fr-FR"/>
              </w:rPr>
              <w:t>par rapport à</w:t>
            </w:r>
            <w:r w:rsidRPr="00411587">
              <w:rPr>
                <w:sz w:val="20"/>
                <w:lang w:eastAsia="fr-FR"/>
              </w:rPr>
              <w:t xml:space="preserve"> la  quantité minimale à exercer</w:t>
            </w:r>
            <w:r>
              <w:rPr>
                <w:sz w:val="20"/>
                <w:lang w:eastAsia="fr-FR"/>
              </w:rPr>
              <w:t xml:space="preserve"> exigé par l’initiateur de l’offre</w:t>
            </w:r>
            <w:r w:rsidR="0009136C">
              <w:rPr>
                <w:sz w:val="20"/>
                <w:lang w:eastAsia="fr-FR"/>
              </w:rPr>
              <w:t>.</w:t>
            </w:r>
          </w:p>
        </w:tc>
      </w:tr>
      <w:tr w:rsidR="00922F01" w:rsidRPr="00411587" w:rsidTr="00AB5F38">
        <w:trPr>
          <w:trHeight w:val="45"/>
          <w:tblCellSpacing w:w="0" w:type="dxa"/>
        </w:trPr>
        <w:tc>
          <w:tcPr>
            <w:tcW w:w="2781" w:type="dxa"/>
            <w:tcBorders>
              <w:top w:val="single" w:sz="4" w:space="0" w:color="000000"/>
              <w:left w:val="single" w:sz="6" w:space="0" w:color="00000A"/>
              <w:bottom w:val="single" w:sz="4" w:space="0" w:color="000000"/>
              <w:right w:val="single" w:sz="6" w:space="0" w:color="00000A"/>
            </w:tcBorders>
            <w:shd w:val="clear" w:color="auto" w:fill="FFFFFF"/>
            <w:tcMar>
              <w:top w:w="0" w:type="dxa"/>
              <w:left w:w="72" w:type="dxa"/>
              <w:bottom w:w="58" w:type="dxa"/>
              <w:right w:w="72" w:type="dxa"/>
            </w:tcMar>
            <w:hideMark/>
          </w:tcPr>
          <w:p w:rsidR="00AB5F38" w:rsidRPr="00C151B6" w:rsidRDefault="00411587" w:rsidP="00411587">
            <w:pPr>
              <w:jc w:val="both"/>
              <w:rPr>
                <w:b/>
                <w:sz w:val="20"/>
                <w:lang w:eastAsia="fr-FR"/>
              </w:rPr>
            </w:pPr>
            <w:r w:rsidRPr="00C151B6">
              <w:rPr>
                <w:b/>
                <w:sz w:val="20"/>
                <w:lang w:eastAsia="fr-FR"/>
              </w:rPr>
              <w:t xml:space="preserve">DVOP </w:t>
            </w:r>
          </w:p>
          <w:p w:rsidR="00922F01" w:rsidRPr="00C151B6" w:rsidRDefault="00AB5F38" w:rsidP="00411587">
            <w:pPr>
              <w:jc w:val="both"/>
              <w:rPr>
                <w:b/>
                <w:sz w:val="20"/>
                <w:lang w:eastAsia="fr-FR"/>
              </w:rPr>
            </w:pPr>
            <w:r w:rsidRPr="00C151B6">
              <w:rPr>
                <w:b/>
                <w:sz w:val="20"/>
                <w:lang w:eastAsia="fr-FR"/>
              </w:rPr>
              <w:t>Dividende optionnel</w:t>
            </w:r>
          </w:p>
        </w:tc>
        <w:tc>
          <w:tcPr>
            <w:tcW w:w="1842" w:type="dxa"/>
            <w:tcBorders>
              <w:top w:val="single" w:sz="4" w:space="0" w:color="000000"/>
              <w:left w:val="nil"/>
              <w:bottom w:val="single" w:sz="4" w:space="0" w:color="000000"/>
              <w:right w:val="single" w:sz="6" w:space="0" w:color="00000A"/>
            </w:tcBorders>
            <w:shd w:val="clear" w:color="auto" w:fill="FFFFFF"/>
            <w:tcMar>
              <w:top w:w="0" w:type="dxa"/>
              <w:left w:w="0" w:type="dxa"/>
              <w:bottom w:w="58" w:type="dxa"/>
              <w:right w:w="72" w:type="dxa"/>
            </w:tcMar>
            <w:hideMark/>
          </w:tcPr>
          <w:p w:rsidR="00922F01" w:rsidRPr="00411587" w:rsidRDefault="00922F01" w:rsidP="00411587">
            <w:pPr>
              <w:ind w:left="141"/>
              <w:jc w:val="both"/>
              <w:rPr>
                <w:sz w:val="20"/>
                <w:lang w:eastAsia="fr-FR"/>
              </w:rPr>
            </w:pPr>
            <w:r w:rsidRPr="00411587">
              <w:rPr>
                <w:sz w:val="20"/>
                <w:lang w:eastAsia="fr-FR"/>
              </w:rPr>
              <w:t>CAS</w:t>
            </w:r>
            <w:r w:rsidR="00411587" w:rsidRPr="00411587">
              <w:rPr>
                <w:sz w:val="20"/>
                <w:lang w:eastAsia="fr-FR"/>
              </w:rPr>
              <w:t>E</w:t>
            </w:r>
          </w:p>
        </w:tc>
        <w:tc>
          <w:tcPr>
            <w:tcW w:w="4887" w:type="dxa"/>
            <w:tcBorders>
              <w:top w:val="single" w:sz="4" w:space="0" w:color="000000"/>
              <w:left w:val="nil"/>
              <w:bottom w:val="single" w:sz="4" w:space="0" w:color="000000"/>
              <w:right w:val="single" w:sz="6" w:space="0" w:color="00000A"/>
            </w:tcBorders>
            <w:shd w:val="clear" w:color="auto" w:fill="FFFFFF"/>
            <w:tcMar>
              <w:top w:w="0" w:type="dxa"/>
              <w:left w:w="0" w:type="dxa"/>
              <w:bottom w:w="58" w:type="dxa"/>
              <w:right w:w="72" w:type="dxa"/>
            </w:tcMar>
            <w:hideMark/>
          </w:tcPr>
          <w:p w:rsidR="00922F01" w:rsidRPr="00411587" w:rsidRDefault="0009136C" w:rsidP="00C17820">
            <w:pPr>
              <w:ind w:left="141"/>
              <w:jc w:val="both"/>
              <w:rPr>
                <w:sz w:val="20"/>
                <w:lang w:eastAsia="fr-FR"/>
              </w:rPr>
            </w:pPr>
            <w:r w:rsidRPr="00411587">
              <w:rPr>
                <w:sz w:val="20"/>
                <w:lang w:eastAsia="fr-FR"/>
              </w:rPr>
              <w:t xml:space="preserve">L’utilisateur doit vérifier la quantité instruite </w:t>
            </w:r>
            <w:r>
              <w:rPr>
                <w:sz w:val="20"/>
                <w:lang w:eastAsia="fr-FR"/>
              </w:rPr>
              <w:t>par rapport à</w:t>
            </w:r>
            <w:r w:rsidR="00AB5F38">
              <w:rPr>
                <w:sz w:val="20"/>
                <w:lang w:eastAsia="fr-FR"/>
              </w:rPr>
              <w:t xml:space="preserve"> la</w:t>
            </w:r>
            <w:r w:rsidRPr="00411587">
              <w:rPr>
                <w:sz w:val="20"/>
                <w:lang w:eastAsia="fr-FR"/>
              </w:rPr>
              <w:t xml:space="preserve"> quantité </w:t>
            </w:r>
            <w:r>
              <w:rPr>
                <w:sz w:val="20"/>
                <w:lang w:eastAsia="fr-FR"/>
              </w:rPr>
              <w:t>maximale</w:t>
            </w:r>
            <w:r w:rsidR="00C17820">
              <w:rPr>
                <w:sz w:val="20"/>
                <w:lang w:eastAsia="fr-FR"/>
              </w:rPr>
              <w:t xml:space="preserve"> permise pour la distribution des titres</w:t>
            </w:r>
            <w:r>
              <w:rPr>
                <w:sz w:val="20"/>
                <w:lang w:eastAsia="fr-FR"/>
              </w:rPr>
              <w:t>.</w:t>
            </w:r>
          </w:p>
        </w:tc>
      </w:tr>
      <w:tr w:rsidR="00AB5F38" w:rsidRPr="00411587" w:rsidTr="00AB5F38">
        <w:trPr>
          <w:trHeight w:val="45"/>
          <w:tblCellSpacing w:w="0" w:type="dxa"/>
        </w:trPr>
        <w:tc>
          <w:tcPr>
            <w:tcW w:w="2781" w:type="dxa"/>
            <w:tcBorders>
              <w:left w:val="single" w:sz="6" w:space="0" w:color="00000A"/>
              <w:bottom w:val="single" w:sz="4" w:space="0" w:color="000000"/>
              <w:right w:val="single" w:sz="6" w:space="0" w:color="00000A"/>
            </w:tcBorders>
            <w:shd w:val="clear" w:color="auto" w:fill="FFFFFF"/>
            <w:tcMar>
              <w:top w:w="0" w:type="dxa"/>
              <w:left w:w="72" w:type="dxa"/>
              <w:bottom w:w="58" w:type="dxa"/>
              <w:right w:w="72" w:type="dxa"/>
            </w:tcMar>
            <w:hideMark/>
          </w:tcPr>
          <w:p w:rsidR="00AB5F38" w:rsidRPr="00C151B6" w:rsidRDefault="00AB5F38" w:rsidP="00411587">
            <w:pPr>
              <w:jc w:val="both"/>
              <w:rPr>
                <w:b/>
                <w:sz w:val="20"/>
                <w:lang w:eastAsia="fr-FR"/>
              </w:rPr>
            </w:pPr>
            <w:r w:rsidRPr="00C151B6">
              <w:rPr>
                <w:b/>
                <w:sz w:val="20"/>
                <w:lang w:eastAsia="fr-FR"/>
              </w:rPr>
              <w:t>EXOF</w:t>
            </w:r>
          </w:p>
          <w:p w:rsidR="00AB5F38" w:rsidRPr="00C151B6" w:rsidRDefault="00AB5F38" w:rsidP="00411587">
            <w:pPr>
              <w:jc w:val="both"/>
              <w:rPr>
                <w:b/>
                <w:sz w:val="20"/>
                <w:lang w:eastAsia="fr-FR"/>
              </w:rPr>
            </w:pPr>
            <w:r w:rsidRPr="00C151B6">
              <w:rPr>
                <w:b/>
                <w:sz w:val="20"/>
                <w:lang w:eastAsia="fr-FR"/>
              </w:rPr>
              <w:t>Echange</w:t>
            </w:r>
          </w:p>
        </w:tc>
        <w:tc>
          <w:tcPr>
            <w:tcW w:w="1842" w:type="dxa"/>
            <w:tcBorders>
              <w:left w:val="nil"/>
              <w:bottom w:val="single" w:sz="4" w:space="0" w:color="000000"/>
              <w:right w:val="single" w:sz="6" w:space="0" w:color="00000A"/>
            </w:tcBorders>
            <w:shd w:val="clear" w:color="auto" w:fill="FFFFFF"/>
            <w:tcMar>
              <w:top w:w="0" w:type="dxa"/>
              <w:left w:w="0" w:type="dxa"/>
              <w:bottom w:w="58" w:type="dxa"/>
              <w:right w:w="72" w:type="dxa"/>
            </w:tcMar>
            <w:hideMark/>
          </w:tcPr>
          <w:p w:rsidR="00AB5F38" w:rsidRPr="00411587" w:rsidRDefault="00AB5F38" w:rsidP="00411587">
            <w:pPr>
              <w:ind w:left="141"/>
              <w:jc w:val="both"/>
              <w:rPr>
                <w:sz w:val="20"/>
                <w:lang w:eastAsia="fr-FR"/>
              </w:rPr>
            </w:pPr>
            <w:r>
              <w:rPr>
                <w:sz w:val="20"/>
                <w:lang w:eastAsia="fr-FR"/>
              </w:rPr>
              <w:t>Toutes les options</w:t>
            </w:r>
          </w:p>
        </w:tc>
        <w:tc>
          <w:tcPr>
            <w:tcW w:w="4887" w:type="dxa"/>
            <w:tcBorders>
              <w:left w:val="nil"/>
              <w:bottom w:val="single" w:sz="4" w:space="0" w:color="000000"/>
              <w:right w:val="single" w:sz="6" w:space="0" w:color="00000A"/>
            </w:tcBorders>
            <w:shd w:val="clear" w:color="auto" w:fill="FFFFFF"/>
            <w:tcMar>
              <w:top w:w="0" w:type="dxa"/>
              <w:left w:w="0" w:type="dxa"/>
              <w:bottom w:w="58" w:type="dxa"/>
              <w:right w:w="72" w:type="dxa"/>
            </w:tcMar>
            <w:hideMark/>
          </w:tcPr>
          <w:p w:rsidR="00AB5F38" w:rsidRPr="00411587" w:rsidRDefault="00AB5F38" w:rsidP="00C17820">
            <w:pPr>
              <w:ind w:left="141"/>
              <w:jc w:val="both"/>
              <w:rPr>
                <w:sz w:val="20"/>
                <w:lang w:eastAsia="fr-FR"/>
              </w:rPr>
            </w:pPr>
          </w:p>
        </w:tc>
      </w:tr>
    </w:tbl>
    <w:p w:rsidR="007F118D" w:rsidRPr="00450A1F" w:rsidRDefault="001F6B4A" w:rsidP="007F118D">
      <w:pPr>
        <w:pStyle w:val="Style3"/>
        <w:jc w:val="both"/>
      </w:pPr>
      <w:bookmarkStart w:id="101" w:name="_Toc358735490"/>
      <w:bookmarkStart w:id="102" w:name="_Toc405772204"/>
      <w:bookmarkStart w:id="103" w:name="_Toc409450750"/>
      <w:r>
        <w:t>Annulation d’instructions</w:t>
      </w:r>
      <w:bookmarkEnd w:id="101"/>
      <w:bookmarkEnd w:id="102"/>
      <w:bookmarkEnd w:id="103"/>
    </w:p>
    <w:p w:rsidR="007F118D" w:rsidRDefault="007F118D" w:rsidP="00B35BFF">
      <w:pPr>
        <w:rPr>
          <w:color w:val="0070C0"/>
        </w:rPr>
      </w:pPr>
    </w:p>
    <w:p w:rsidR="001F6B4A" w:rsidRPr="001F6B4A" w:rsidRDefault="001F6B4A" w:rsidP="001F6B4A">
      <w:pPr>
        <w:jc w:val="both"/>
      </w:pPr>
      <w:r>
        <w:t>Une d</w:t>
      </w:r>
      <w:r w:rsidRPr="001F6B4A">
        <w:t>emande d'annulation pourrait être lancé</w:t>
      </w:r>
      <w:r>
        <w:t>e</w:t>
      </w:r>
      <w:r w:rsidRPr="001F6B4A">
        <w:t xml:space="preserve"> </w:t>
      </w:r>
      <w:r>
        <w:t>de</w:t>
      </w:r>
      <w:r w:rsidRPr="001F6B4A">
        <w:t xml:space="preserve"> deux manières:</w:t>
      </w:r>
    </w:p>
    <w:p w:rsidR="001F6B4A" w:rsidRPr="001F6B4A" w:rsidRDefault="001F6B4A" w:rsidP="00FB1421">
      <w:pPr>
        <w:pStyle w:val="ListParagraph"/>
        <w:numPr>
          <w:ilvl w:val="0"/>
          <w:numId w:val="31"/>
        </w:numPr>
        <w:jc w:val="both"/>
      </w:pPr>
      <w:r w:rsidRPr="001F6B4A">
        <w:t>Manuellement: déclenchée par l'utilisateur</w:t>
      </w:r>
    </w:p>
    <w:p w:rsidR="001F6B4A" w:rsidRPr="001F6B4A" w:rsidRDefault="001F6B4A" w:rsidP="00FB1421">
      <w:pPr>
        <w:pStyle w:val="ListParagraph"/>
        <w:numPr>
          <w:ilvl w:val="0"/>
          <w:numId w:val="31"/>
        </w:numPr>
        <w:jc w:val="both"/>
      </w:pPr>
      <w:r w:rsidRPr="001F6B4A">
        <w:t>Lors de la réception d'un MT565 CANC valable</w:t>
      </w:r>
    </w:p>
    <w:p w:rsidR="001F6B4A" w:rsidRPr="001F6B4A" w:rsidRDefault="001F6B4A" w:rsidP="001F6B4A">
      <w:pPr>
        <w:jc w:val="both"/>
      </w:pPr>
    </w:p>
    <w:p w:rsidR="001F6B4A" w:rsidRPr="001F6B4A" w:rsidRDefault="001F6B4A" w:rsidP="001F6B4A">
      <w:pPr>
        <w:jc w:val="both"/>
      </w:pPr>
      <w:r w:rsidRPr="001F6B4A">
        <w:t>A la réception d'une demande d'annulation MegaCor effectuera l</w:t>
      </w:r>
      <w:r w:rsidR="00D80C8B">
        <w:t>es contrôles suivants :</w:t>
      </w:r>
    </w:p>
    <w:p w:rsidR="001F6B4A" w:rsidRPr="001F6B4A" w:rsidRDefault="001F6B4A" w:rsidP="00FB1421">
      <w:pPr>
        <w:pStyle w:val="ListParagraph"/>
        <w:numPr>
          <w:ilvl w:val="0"/>
          <w:numId w:val="32"/>
        </w:numPr>
        <w:jc w:val="both"/>
      </w:pPr>
      <w:r w:rsidRPr="001F6B4A">
        <w:t>Existence d'une instruction valide correspondant à la référence dans le RELA</w:t>
      </w:r>
      <w:r>
        <w:t xml:space="preserve"> du MT565</w:t>
      </w:r>
    </w:p>
    <w:p w:rsidR="001F6B4A" w:rsidRPr="001F6B4A" w:rsidRDefault="001F6B4A" w:rsidP="00FB1421">
      <w:pPr>
        <w:pStyle w:val="ListParagraph"/>
        <w:numPr>
          <w:ilvl w:val="0"/>
          <w:numId w:val="32"/>
        </w:numPr>
        <w:jc w:val="both"/>
      </w:pPr>
      <w:r w:rsidRPr="001F6B4A">
        <w:t>La fin d</w:t>
      </w:r>
      <w:r>
        <w:t>e la période de révocabilité n’</w:t>
      </w:r>
      <w:r w:rsidRPr="001F6B4A">
        <w:t>est pas atteint</w:t>
      </w:r>
      <w:r>
        <w:t>e</w:t>
      </w:r>
    </w:p>
    <w:p w:rsidR="001F6B4A" w:rsidRPr="001F6B4A" w:rsidRDefault="001F6B4A" w:rsidP="00FB1421">
      <w:pPr>
        <w:pStyle w:val="ListParagraph"/>
        <w:numPr>
          <w:ilvl w:val="0"/>
          <w:numId w:val="32"/>
        </w:numPr>
        <w:jc w:val="both"/>
      </w:pPr>
      <w:r>
        <w:t>La date limite d’instruction client n’</w:t>
      </w:r>
      <w:r w:rsidRPr="001F6B4A">
        <w:t>est pas atteint</w:t>
      </w:r>
      <w:r>
        <w:t>e</w:t>
      </w:r>
    </w:p>
    <w:p w:rsidR="001F6B4A" w:rsidRPr="001F6B4A" w:rsidRDefault="001F6B4A" w:rsidP="001F6B4A">
      <w:pPr>
        <w:jc w:val="both"/>
      </w:pPr>
      <w:r w:rsidRPr="001F6B4A">
        <w:t>Si une de ces conditions a échoué la demande d'annulation sera rejetée</w:t>
      </w:r>
      <w:r>
        <w:t>.</w:t>
      </w:r>
    </w:p>
    <w:p w:rsidR="00D80C8B" w:rsidRDefault="00D80C8B" w:rsidP="001F6B4A">
      <w:pPr>
        <w:jc w:val="both"/>
      </w:pPr>
    </w:p>
    <w:p w:rsidR="001F6B4A" w:rsidRDefault="001F6B4A" w:rsidP="001F6B4A">
      <w:pPr>
        <w:jc w:val="both"/>
      </w:pPr>
      <w:r>
        <w:t>L’annulation d’une instruct</w:t>
      </w:r>
      <w:r w:rsidR="00D80C8B">
        <w:t>ion est sujette à validation par l’utilisateur, une fois validée un MT567/rapport sera envoyé au client.</w:t>
      </w:r>
    </w:p>
    <w:p w:rsidR="001F6B4A" w:rsidRPr="001F6B4A" w:rsidRDefault="001F6B4A" w:rsidP="001F6B4A">
      <w:pPr>
        <w:jc w:val="both"/>
      </w:pPr>
    </w:p>
    <w:p w:rsidR="001F6B4A" w:rsidRDefault="001F6B4A" w:rsidP="001F6B4A">
      <w:pPr>
        <w:jc w:val="both"/>
      </w:pPr>
      <w:r w:rsidRPr="001F6B4A">
        <w:t xml:space="preserve">Lorsque l'instruction du client a déjà été consolidée et envoyée au dépositaire, une demande d'annulation doit être envoyée au </w:t>
      </w:r>
      <w:r>
        <w:t>dépositaire</w:t>
      </w:r>
      <w:r w:rsidR="00E5516E">
        <w:t>.</w:t>
      </w:r>
    </w:p>
    <w:p w:rsidR="00E5516E" w:rsidRDefault="00E5516E" w:rsidP="001F6B4A">
      <w:pPr>
        <w:jc w:val="both"/>
      </w:pPr>
    </w:p>
    <w:p w:rsidR="007A098C" w:rsidRDefault="007A098C" w:rsidP="001F6B4A">
      <w:pPr>
        <w:jc w:val="both"/>
      </w:pPr>
    </w:p>
    <w:p w:rsidR="007A098C" w:rsidRDefault="007A098C" w:rsidP="001F6B4A">
      <w:pPr>
        <w:jc w:val="both"/>
      </w:pPr>
    </w:p>
    <w:p w:rsidR="001F6B4A" w:rsidRPr="00450A1F" w:rsidRDefault="001F6B4A" w:rsidP="001F6B4A">
      <w:pPr>
        <w:pStyle w:val="Style3"/>
        <w:jc w:val="both"/>
      </w:pPr>
      <w:bookmarkStart w:id="104" w:name="_Toc409450751"/>
      <w:r>
        <w:lastRenderedPageBreak/>
        <w:t>Génération automatique des options par défaut</w:t>
      </w:r>
      <w:bookmarkEnd w:id="104"/>
    </w:p>
    <w:p w:rsidR="001F6B4A" w:rsidRDefault="001F6B4A" w:rsidP="007F118D">
      <w:pPr>
        <w:rPr>
          <w:lang w:eastAsia="ar-SA"/>
        </w:rPr>
      </w:pPr>
    </w:p>
    <w:p w:rsidR="007F118D" w:rsidRPr="0054545D" w:rsidRDefault="007F118D" w:rsidP="009A7CD8">
      <w:pPr>
        <w:jc w:val="both"/>
        <w:rPr>
          <w:lang w:eastAsia="ar-SA"/>
        </w:rPr>
      </w:pPr>
      <w:r w:rsidRPr="0054545D">
        <w:rPr>
          <w:lang w:eastAsia="ar-SA"/>
        </w:rPr>
        <w:t>Pour les opérations sur titres optionnelles avec choix, l’annonce précise une option par défaut qui doit être générée dans le cas o</w:t>
      </w:r>
      <w:r>
        <w:rPr>
          <w:lang w:eastAsia="ar-SA"/>
        </w:rPr>
        <w:t>ù</w:t>
      </w:r>
      <w:r w:rsidRPr="0054545D">
        <w:rPr>
          <w:lang w:eastAsia="ar-SA"/>
        </w:rPr>
        <w:t xml:space="preserve"> le client ne se prononce pas.</w:t>
      </w:r>
    </w:p>
    <w:p w:rsidR="007F118D" w:rsidRPr="0054545D" w:rsidRDefault="007F118D" w:rsidP="009A7CD8">
      <w:pPr>
        <w:jc w:val="both"/>
        <w:rPr>
          <w:lang w:eastAsia="ar-SA"/>
        </w:rPr>
      </w:pPr>
    </w:p>
    <w:p w:rsidR="007F118D" w:rsidRPr="0054545D" w:rsidRDefault="007F118D" w:rsidP="009A7CD8">
      <w:pPr>
        <w:jc w:val="both"/>
        <w:rPr>
          <w:lang w:eastAsia="ar-SA"/>
        </w:rPr>
      </w:pPr>
      <w:r w:rsidRPr="0054545D">
        <w:rPr>
          <w:lang w:eastAsia="ar-SA"/>
        </w:rPr>
        <w:t>Toutefois, le client peut convenir avec sa banque sur une option par défaut selon des règles bien particulières définies au niveau du SLA instruction par défaut :</w:t>
      </w:r>
    </w:p>
    <w:p w:rsidR="007F118D" w:rsidRPr="0054545D" w:rsidRDefault="007F118D" w:rsidP="007F118D">
      <w:pPr>
        <w:rPr>
          <w:lang w:eastAsia="ar-SA"/>
        </w:rPr>
      </w:pPr>
    </w:p>
    <w:tbl>
      <w:tblPr>
        <w:tblW w:w="8904"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6237"/>
      </w:tblGrid>
      <w:tr w:rsidR="007F118D" w:rsidRPr="0054545D" w:rsidTr="00367B0E">
        <w:trPr>
          <w:trHeight w:val="360"/>
        </w:trPr>
        <w:tc>
          <w:tcPr>
            <w:tcW w:w="8904" w:type="dxa"/>
            <w:gridSpan w:val="2"/>
            <w:shd w:val="pct30" w:color="auto" w:fill="auto"/>
          </w:tcPr>
          <w:p w:rsidR="007F118D" w:rsidRPr="0054545D" w:rsidRDefault="007F118D" w:rsidP="007F769E">
            <w:pPr>
              <w:ind w:left="-27"/>
              <w:jc w:val="center"/>
              <w:rPr>
                <w:b/>
                <w:lang w:eastAsia="ar-SA"/>
              </w:rPr>
            </w:pPr>
            <w:r w:rsidRPr="0054545D">
              <w:rPr>
                <w:b/>
                <w:lang w:eastAsia="ar-SA"/>
              </w:rPr>
              <w:t>SLA instructions par défaut</w:t>
            </w:r>
          </w:p>
        </w:tc>
      </w:tr>
      <w:tr w:rsidR="007F118D" w:rsidRPr="0054545D" w:rsidTr="00367B0E">
        <w:trPr>
          <w:trHeight w:val="810"/>
        </w:trPr>
        <w:tc>
          <w:tcPr>
            <w:tcW w:w="2667" w:type="dxa"/>
          </w:tcPr>
          <w:p w:rsidR="007F118D" w:rsidRPr="009A7CD8" w:rsidRDefault="007F118D" w:rsidP="007F769E">
            <w:pPr>
              <w:rPr>
                <w:b/>
                <w:sz w:val="20"/>
                <w:lang w:eastAsia="ar-SA"/>
              </w:rPr>
            </w:pPr>
            <w:r w:rsidRPr="009A7CD8">
              <w:rPr>
                <w:b/>
                <w:sz w:val="20"/>
                <w:lang w:eastAsia="ar-SA"/>
              </w:rPr>
              <w:t>Contexte</w:t>
            </w:r>
          </w:p>
        </w:tc>
        <w:tc>
          <w:tcPr>
            <w:tcW w:w="6237" w:type="dxa"/>
          </w:tcPr>
          <w:p w:rsidR="007F118D" w:rsidRPr="009A7CD8" w:rsidRDefault="007F118D" w:rsidP="009A7CD8">
            <w:pPr>
              <w:rPr>
                <w:sz w:val="20"/>
                <w:szCs w:val="20"/>
                <w:lang w:eastAsia="ar-SA"/>
              </w:rPr>
            </w:pPr>
            <w:r w:rsidRPr="009A7CD8">
              <w:rPr>
                <w:sz w:val="20"/>
                <w:szCs w:val="20"/>
                <w:lang w:eastAsia="ar-SA"/>
              </w:rPr>
              <w:t>Type de l’annonce</w:t>
            </w:r>
          </w:p>
          <w:p w:rsidR="007F118D" w:rsidRPr="009A7CD8" w:rsidRDefault="007F118D" w:rsidP="009A7CD8">
            <w:pPr>
              <w:rPr>
                <w:sz w:val="20"/>
                <w:szCs w:val="20"/>
                <w:lang w:eastAsia="ar-SA"/>
              </w:rPr>
            </w:pPr>
            <w:r w:rsidRPr="009A7CD8">
              <w:rPr>
                <w:sz w:val="20"/>
                <w:szCs w:val="20"/>
                <w:lang w:eastAsia="ar-SA"/>
              </w:rPr>
              <w:t>Structure Commerciale (Compte titre client, Client, Groupe de client)</w:t>
            </w:r>
          </w:p>
          <w:p w:rsidR="007F118D" w:rsidRPr="009A7CD8" w:rsidRDefault="005B6C6D" w:rsidP="009A7CD8">
            <w:pPr>
              <w:rPr>
                <w:sz w:val="20"/>
                <w:szCs w:val="20"/>
                <w:lang w:eastAsia="ar-SA"/>
              </w:rPr>
            </w:pPr>
            <w:r>
              <w:rPr>
                <w:sz w:val="20"/>
                <w:szCs w:val="20"/>
                <w:lang w:eastAsia="ar-SA"/>
              </w:rPr>
              <w:t xml:space="preserve">Marché </w:t>
            </w:r>
            <w:r w:rsidR="00FE04DA">
              <w:rPr>
                <w:sz w:val="20"/>
                <w:szCs w:val="20"/>
                <w:lang w:eastAsia="ar-SA"/>
              </w:rPr>
              <w:t xml:space="preserve"> </w:t>
            </w:r>
          </w:p>
        </w:tc>
      </w:tr>
      <w:tr w:rsidR="007F118D" w:rsidRPr="0054545D" w:rsidTr="00193634">
        <w:trPr>
          <w:trHeight w:val="230"/>
        </w:trPr>
        <w:tc>
          <w:tcPr>
            <w:tcW w:w="2667" w:type="dxa"/>
          </w:tcPr>
          <w:p w:rsidR="007F118D" w:rsidRPr="009A7CD8" w:rsidRDefault="007F118D" w:rsidP="007F769E">
            <w:pPr>
              <w:rPr>
                <w:b/>
                <w:sz w:val="20"/>
                <w:lang w:eastAsia="ar-SA"/>
              </w:rPr>
            </w:pPr>
            <w:r w:rsidRPr="009A7CD8">
              <w:rPr>
                <w:b/>
                <w:sz w:val="20"/>
                <w:lang w:eastAsia="ar-SA"/>
              </w:rPr>
              <w:t>Résultat</w:t>
            </w:r>
          </w:p>
        </w:tc>
        <w:tc>
          <w:tcPr>
            <w:tcW w:w="6237" w:type="dxa"/>
          </w:tcPr>
          <w:p w:rsidR="007F118D" w:rsidRPr="009A7CD8" w:rsidRDefault="007F118D" w:rsidP="009A7CD8">
            <w:pPr>
              <w:rPr>
                <w:sz w:val="20"/>
                <w:szCs w:val="20"/>
                <w:lang w:eastAsia="ar-SA"/>
              </w:rPr>
            </w:pPr>
            <w:r w:rsidRPr="009A7CD8">
              <w:rPr>
                <w:sz w:val="20"/>
                <w:szCs w:val="20"/>
                <w:lang w:eastAsia="ar-SA"/>
              </w:rPr>
              <w:t>Option</w:t>
            </w:r>
          </w:p>
        </w:tc>
      </w:tr>
    </w:tbl>
    <w:p w:rsidR="009A7CD8" w:rsidRDefault="009A7CD8" w:rsidP="007F118D">
      <w:pPr>
        <w:rPr>
          <w:lang w:eastAsia="ar-SA"/>
        </w:rPr>
      </w:pPr>
    </w:p>
    <w:p w:rsidR="007F118D" w:rsidRPr="0054545D" w:rsidRDefault="007F118D" w:rsidP="00367B0E">
      <w:pPr>
        <w:jc w:val="both"/>
        <w:rPr>
          <w:lang w:eastAsia="ar-SA"/>
        </w:rPr>
      </w:pPr>
      <w:r w:rsidRPr="0054545D">
        <w:rPr>
          <w:lang w:eastAsia="ar-SA"/>
        </w:rPr>
        <w:t>Pour les clients n’ayant pas répondu, l’utilisateur dispose d’un écran spécifique lui permettant</w:t>
      </w:r>
      <w:r>
        <w:rPr>
          <w:lang w:eastAsia="ar-SA"/>
        </w:rPr>
        <w:t xml:space="preserve"> de sélectionner tous les clients ou seulement quelques uns et de générer l</w:t>
      </w:r>
      <w:r w:rsidRPr="0054545D">
        <w:rPr>
          <w:lang w:eastAsia="ar-SA"/>
        </w:rPr>
        <w:t xml:space="preserve">es instructions </w:t>
      </w:r>
      <w:r>
        <w:rPr>
          <w:lang w:eastAsia="ar-SA"/>
        </w:rPr>
        <w:t>sur l’</w:t>
      </w:r>
      <w:r w:rsidRPr="0054545D">
        <w:rPr>
          <w:lang w:eastAsia="ar-SA"/>
        </w:rPr>
        <w:t>option par défaut tel que définies au niveau de l’opération sur titre ou au niveau de la configuration.</w:t>
      </w:r>
    </w:p>
    <w:p w:rsidR="00FE04DA" w:rsidRDefault="007F118D" w:rsidP="00367B0E">
      <w:pPr>
        <w:jc w:val="both"/>
        <w:rPr>
          <w:lang w:eastAsia="ar-SA"/>
        </w:rPr>
      </w:pPr>
      <w:r w:rsidRPr="0054545D">
        <w:rPr>
          <w:lang w:eastAsia="ar-SA"/>
        </w:rPr>
        <w:t>Toutefois, le système doit prévoir la génération automatique de cette instruction à la fin de la date d’opération</w:t>
      </w:r>
      <w:r>
        <w:rPr>
          <w:lang w:eastAsia="ar-SA"/>
        </w:rPr>
        <w:t xml:space="preserve"> ou à partir d’une date à renseigner dans l’annonce</w:t>
      </w:r>
      <w:r w:rsidRPr="0054545D">
        <w:rPr>
          <w:lang w:eastAsia="ar-SA"/>
        </w:rPr>
        <w:t>, via le lancement d’un processus</w:t>
      </w:r>
    </w:p>
    <w:p w:rsidR="00FE04DA" w:rsidRDefault="00FE04DA" w:rsidP="00367B0E">
      <w:pPr>
        <w:jc w:val="both"/>
      </w:pPr>
      <w:r>
        <w:t>U</w:t>
      </w:r>
      <w:r w:rsidRPr="00FE04DA">
        <w:t xml:space="preserve">n </w:t>
      </w:r>
      <w:r>
        <w:t xml:space="preserve">batch </w:t>
      </w:r>
      <w:r w:rsidRPr="00FE04DA">
        <w:t xml:space="preserve">sera </w:t>
      </w:r>
      <w:r>
        <w:t xml:space="preserve">exécuté </w:t>
      </w:r>
      <w:r w:rsidRPr="00FE04DA">
        <w:t xml:space="preserve"> pour </w:t>
      </w:r>
      <w:r>
        <w:t>l’application des opti</w:t>
      </w:r>
      <w:r w:rsidR="00914225">
        <w:t>ons par défaut configurées à AWB</w:t>
      </w:r>
      <w:r>
        <w:t xml:space="preserve"> date limite d’instruction à 11:30</w:t>
      </w:r>
      <w:r w:rsidRPr="00FE04DA">
        <w:t>.</w:t>
      </w:r>
    </w:p>
    <w:p w:rsidR="00FE04DA" w:rsidRDefault="00FE04DA" w:rsidP="00367B0E">
      <w:pPr>
        <w:jc w:val="both"/>
      </w:pPr>
      <w:r>
        <w:t>U</w:t>
      </w:r>
      <w:r w:rsidRPr="00FE04DA">
        <w:t xml:space="preserve">n </w:t>
      </w:r>
      <w:r>
        <w:t xml:space="preserve">batch </w:t>
      </w:r>
      <w:r w:rsidRPr="00FE04DA">
        <w:t xml:space="preserve">sera </w:t>
      </w:r>
      <w:r>
        <w:t xml:space="preserve">exécuté </w:t>
      </w:r>
      <w:r w:rsidRPr="00FE04DA">
        <w:t xml:space="preserve"> pour </w:t>
      </w:r>
      <w:r>
        <w:t>l’application des options par défaut de l’émetteur à AW</w:t>
      </w:r>
      <w:r w:rsidR="00914225">
        <w:t>B</w:t>
      </w:r>
      <w:r>
        <w:t xml:space="preserve"> date limite d’instruction à 12:00</w:t>
      </w:r>
      <w:r w:rsidRPr="00FE04DA">
        <w:t>.</w:t>
      </w:r>
    </w:p>
    <w:p w:rsidR="00FE04DA" w:rsidRDefault="00FE04DA" w:rsidP="00367B0E">
      <w:pPr>
        <w:jc w:val="both"/>
        <w:rPr>
          <w:color w:val="0070C0"/>
          <w:lang w:eastAsia="ar-SA"/>
        </w:rPr>
      </w:pPr>
      <w:r w:rsidRPr="00FE04DA">
        <w:rPr>
          <w:color w:val="0070C0"/>
          <w:lang w:eastAsia="ar-SA"/>
        </w:rPr>
        <w:t>L</w:t>
      </w:r>
      <w:r w:rsidR="00DA4B20" w:rsidRPr="00FE04DA">
        <w:rPr>
          <w:color w:val="0070C0"/>
          <w:lang w:eastAsia="ar-SA"/>
        </w:rPr>
        <w:t>es</w:t>
      </w:r>
      <w:r w:rsidR="00DA4B20" w:rsidRPr="00DA4B20">
        <w:rPr>
          <w:color w:val="0070C0"/>
          <w:lang w:eastAsia="ar-SA"/>
        </w:rPr>
        <w:t xml:space="preserve"> date et heures des batch sont définies dans la section batch</w:t>
      </w:r>
      <w:r w:rsidR="00A61B46">
        <w:rPr>
          <w:color w:val="0070C0"/>
          <w:lang w:eastAsia="ar-SA"/>
        </w:rPr>
        <w:t>.</w:t>
      </w:r>
    </w:p>
    <w:p w:rsidR="005B6C6D" w:rsidRPr="0054545D" w:rsidRDefault="005B6C6D" w:rsidP="00E53F59">
      <w:pPr>
        <w:jc w:val="both"/>
        <w:rPr>
          <w:lang w:eastAsia="ar-SA"/>
        </w:rPr>
      </w:pPr>
    </w:p>
    <w:p w:rsidR="007F118D" w:rsidRPr="0054545D" w:rsidRDefault="007F118D" w:rsidP="00E53F59">
      <w:pPr>
        <w:jc w:val="both"/>
        <w:rPr>
          <w:lang w:eastAsia="ar-SA"/>
        </w:rPr>
      </w:pPr>
      <w:r w:rsidRPr="0054545D">
        <w:rPr>
          <w:lang w:eastAsia="ar-SA"/>
        </w:rPr>
        <w:t xml:space="preserve">Exemple : </w:t>
      </w:r>
      <w:r w:rsidR="00E9665F">
        <w:rPr>
          <w:lang w:eastAsia="ar-SA"/>
        </w:rPr>
        <w:t xml:space="preserve">Pour </w:t>
      </w:r>
      <w:r w:rsidRPr="0054545D">
        <w:rPr>
          <w:lang w:eastAsia="ar-SA"/>
        </w:rPr>
        <w:t xml:space="preserve">une distribution de dividendes </w:t>
      </w:r>
      <w:r w:rsidR="00E9665F">
        <w:rPr>
          <w:lang w:eastAsia="ar-SA"/>
        </w:rPr>
        <w:t>optionnelle</w:t>
      </w:r>
      <w:r w:rsidRPr="0054545D">
        <w:rPr>
          <w:lang w:eastAsia="ar-SA"/>
        </w:rPr>
        <w:t>, le teneur de compte génère automatiquement une instruction sur l’option espèce</w:t>
      </w:r>
      <w:r w:rsidR="00E9665F">
        <w:rPr>
          <w:lang w:eastAsia="ar-SA"/>
        </w:rPr>
        <w:t xml:space="preserve"> (option par défaut)</w:t>
      </w:r>
      <w:r w:rsidRPr="0054545D">
        <w:rPr>
          <w:lang w:eastAsia="ar-SA"/>
        </w:rPr>
        <w:t xml:space="preserve"> pour les clients silencieux.</w:t>
      </w:r>
    </w:p>
    <w:p w:rsidR="00323E98" w:rsidRDefault="00323E98" w:rsidP="00F0032C">
      <w:pPr>
        <w:rPr>
          <w:b/>
        </w:rPr>
      </w:pPr>
    </w:p>
    <w:p w:rsidR="009A7CD8" w:rsidRDefault="002E7721" w:rsidP="00F0032C">
      <w:pPr>
        <w:rPr>
          <w:b/>
        </w:rPr>
      </w:pPr>
      <w:r>
        <w:rPr>
          <w:b/>
        </w:rPr>
        <w:t xml:space="preserve">AWB </w:t>
      </w:r>
      <w:r w:rsidR="009A7CD8" w:rsidRPr="00F0032C">
        <w:rPr>
          <w:b/>
        </w:rPr>
        <w:t>Date limite de réception des instructions</w:t>
      </w:r>
      <w:r w:rsidR="00881D3D">
        <w:rPr>
          <w:b/>
        </w:rPr>
        <w:t> </w:t>
      </w:r>
      <w:r w:rsidR="00F0032C">
        <w:rPr>
          <w:b/>
        </w:rPr>
        <w:t xml:space="preserve">= </w:t>
      </w:r>
      <w:r w:rsidR="009A7CD8" w:rsidRPr="00F0032C">
        <w:rPr>
          <w:b/>
        </w:rPr>
        <w:t xml:space="preserve">Date limite du dépositaire -1 à 11h </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9A7CD8" w:rsidRPr="0054545D" w:rsidTr="007F769E">
        <w:trPr>
          <w:trHeight w:val="360"/>
        </w:trPr>
        <w:tc>
          <w:tcPr>
            <w:tcW w:w="9720" w:type="dxa"/>
            <w:gridSpan w:val="2"/>
            <w:shd w:val="pct30" w:color="auto" w:fill="auto"/>
          </w:tcPr>
          <w:p w:rsidR="009A7CD8" w:rsidRPr="0054545D" w:rsidRDefault="009A7CD8" w:rsidP="009F5881">
            <w:pPr>
              <w:ind w:left="-27"/>
              <w:jc w:val="center"/>
              <w:rPr>
                <w:b/>
                <w:lang w:eastAsia="ar-SA"/>
              </w:rPr>
            </w:pPr>
            <w:r w:rsidRPr="0054545D">
              <w:rPr>
                <w:b/>
                <w:lang w:eastAsia="ar-SA"/>
              </w:rPr>
              <w:t xml:space="preserve">SLA </w:t>
            </w:r>
            <w:r>
              <w:rPr>
                <w:b/>
                <w:lang w:eastAsia="ar-SA"/>
              </w:rPr>
              <w:t xml:space="preserve">date limite </w:t>
            </w:r>
            <w:r w:rsidR="009F5881">
              <w:rPr>
                <w:b/>
                <w:lang w:eastAsia="ar-SA"/>
              </w:rPr>
              <w:t xml:space="preserve">Interne </w:t>
            </w:r>
            <w:r>
              <w:rPr>
                <w:b/>
                <w:lang w:eastAsia="ar-SA"/>
              </w:rPr>
              <w:t>d’instruction</w:t>
            </w:r>
            <w:r w:rsidR="009F5881">
              <w:rPr>
                <w:b/>
                <w:lang w:eastAsia="ar-SA"/>
              </w:rPr>
              <w:t xml:space="preserve"> </w:t>
            </w:r>
            <w:r>
              <w:rPr>
                <w:b/>
                <w:lang w:eastAsia="ar-SA"/>
              </w:rPr>
              <w:t xml:space="preserve"> </w:t>
            </w:r>
            <w:r w:rsidR="009F5881">
              <w:rPr>
                <w:b/>
                <w:lang w:eastAsia="ar-SA"/>
              </w:rPr>
              <w:t>client</w:t>
            </w:r>
          </w:p>
        </w:tc>
      </w:tr>
      <w:tr w:rsidR="009A7CD8" w:rsidRPr="0054545D" w:rsidTr="009A7CD8">
        <w:trPr>
          <w:trHeight w:val="580"/>
        </w:trPr>
        <w:tc>
          <w:tcPr>
            <w:tcW w:w="2667" w:type="dxa"/>
          </w:tcPr>
          <w:p w:rsidR="009A7CD8" w:rsidRPr="009A7CD8" w:rsidRDefault="009A7CD8" w:rsidP="007F769E">
            <w:pPr>
              <w:rPr>
                <w:b/>
                <w:sz w:val="20"/>
                <w:lang w:eastAsia="ar-SA"/>
              </w:rPr>
            </w:pPr>
            <w:r w:rsidRPr="009A7CD8">
              <w:rPr>
                <w:b/>
                <w:sz w:val="20"/>
                <w:lang w:eastAsia="ar-SA"/>
              </w:rPr>
              <w:t>Contexte</w:t>
            </w:r>
          </w:p>
        </w:tc>
        <w:tc>
          <w:tcPr>
            <w:tcW w:w="7053" w:type="dxa"/>
          </w:tcPr>
          <w:p w:rsidR="009A7CD8" w:rsidRPr="009A7CD8" w:rsidRDefault="009A7CD8" w:rsidP="007F769E">
            <w:pPr>
              <w:rPr>
                <w:sz w:val="20"/>
                <w:szCs w:val="20"/>
                <w:lang w:eastAsia="ar-SA"/>
              </w:rPr>
            </w:pPr>
            <w:r w:rsidRPr="009A7CD8">
              <w:rPr>
                <w:sz w:val="20"/>
                <w:szCs w:val="20"/>
                <w:lang w:eastAsia="ar-SA"/>
              </w:rPr>
              <w:t>Type de l’annonce</w:t>
            </w:r>
          </w:p>
          <w:p w:rsidR="009A7CD8" w:rsidRPr="009A7CD8" w:rsidRDefault="009A7CD8" w:rsidP="009A7CD8">
            <w:pPr>
              <w:rPr>
                <w:sz w:val="20"/>
                <w:szCs w:val="20"/>
                <w:lang w:eastAsia="ar-SA"/>
              </w:rPr>
            </w:pPr>
            <w:r w:rsidRPr="009A7CD8">
              <w:rPr>
                <w:sz w:val="20"/>
                <w:szCs w:val="20"/>
                <w:lang w:eastAsia="ar-SA"/>
              </w:rPr>
              <w:t>Structure Commerciale (Compte titre client, Client, Groupe de client)</w:t>
            </w:r>
          </w:p>
        </w:tc>
      </w:tr>
      <w:tr w:rsidR="009A7CD8" w:rsidRPr="0054545D" w:rsidTr="007F769E">
        <w:trPr>
          <w:trHeight w:val="458"/>
        </w:trPr>
        <w:tc>
          <w:tcPr>
            <w:tcW w:w="2667" w:type="dxa"/>
          </w:tcPr>
          <w:p w:rsidR="009A7CD8" w:rsidRPr="009A7CD8" w:rsidRDefault="009A7CD8" w:rsidP="007F769E">
            <w:pPr>
              <w:rPr>
                <w:b/>
                <w:sz w:val="20"/>
                <w:lang w:eastAsia="ar-SA"/>
              </w:rPr>
            </w:pPr>
            <w:r w:rsidRPr="009A7CD8">
              <w:rPr>
                <w:b/>
                <w:sz w:val="20"/>
                <w:lang w:eastAsia="ar-SA"/>
              </w:rPr>
              <w:t>Résultat</w:t>
            </w:r>
          </w:p>
        </w:tc>
        <w:tc>
          <w:tcPr>
            <w:tcW w:w="7053" w:type="dxa"/>
          </w:tcPr>
          <w:p w:rsidR="009A7CD8" w:rsidRDefault="009A7CD8" w:rsidP="007F769E">
            <w:pPr>
              <w:rPr>
                <w:sz w:val="20"/>
                <w:szCs w:val="20"/>
                <w:lang w:eastAsia="ar-SA"/>
              </w:rPr>
            </w:pPr>
            <w:r>
              <w:rPr>
                <w:sz w:val="20"/>
                <w:szCs w:val="20"/>
                <w:lang w:eastAsia="ar-SA"/>
              </w:rPr>
              <w:t>Date de référence = date limite dépositaire (Custodian deadline)</w:t>
            </w:r>
          </w:p>
          <w:p w:rsidR="009A7CD8" w:rsidRDefault="0045285E" w:rsidP="007F769E">
            <w:pPr>
              <w:rPr>
                <w:sz w:val="20"/>
                <w:szCs w:val="20"/>
                <w:lang w:eastAsia="ar-SA"/>
              </w:rPr>
            </w:pPr>
            <w:r>
              <w:rPr>
                <w:sz w:val="20"/>
                <w:szCs w:val="20"/>
                <w:lang w:eastAsia="ar-SA"/>
              </w:rPr>
              <w:t>Nombre de jours de décalage (D</w:t>
            </w:r>
            <w:r w:rsidR="009A7CD8">
              <w:rPr>
                <w:sz w:val="20"/>
                <w:szCs w:val="20"/>
                <w:lang w:eastAsia="ar-SA"/>
              </w:rPr>
              <w:t>ay shift) = -1</w:t>
            </w:r>
          </w:p>
          <w:p w:rsidR="009A7CD8" w:rsidRPr="009A7CD8" w:rsidRDefault="009A7CD8" w:rsidP="007F769E">
            <w:pPr>
              <w:rPr>
                <w:sz w:val="20"/>
                <w:szCs w:val="20"/>
                <w:lang w:eastAsia="ar-SA"/>
              </w:rPr>
            </w:pPr>
            <w:r>
              <w:rPr>
                <w:sz w:val="20"/>
                <w:szCs w:val="20"/>
                <w:lang w:eastAsia="ar-SA"/>
              </w:rPr>
              <w:t xml:space="preserve">Heure = 11h </w:t>
            </w:r>
          </w:p>
        </w:tc>
      </w:tr>
    </w:tbl>
    <w:p w:rsidR="009A7CD8" w:rsidRDefault="009A7CD8" w:rsidP="00B35BFF">
      <w:pPr>
        <w:rPr>
          <w:color w:val="0070C0"/>
        </w:rPr>
      </w:pPr>
    </w:p>
    <w:p w:rsidR="005C4E40" w:rsidRDefault="005C4E40" w:rsidP="005C4E40">
      <w:pPr>
        <w:pStyle w:val="Heading3"/>
      </w:pPr>
      <w:bookmarkStart w:id="105" w:name="_Toc409450752"/>
      <w:r>
        <w:t>Blocage de position pour les OST d’assemblée.</w:t>
      </w:r>
      <w:bookmarkEnd w:id="105"/>
    </w:p>
    <w:p w:rsidR="005C4E40" w:rsidRDefault="005C4E40" w:rsidP="005C4E40"/>
    <w:p w:rsidR="001E7FA0" w:rsidRPr="009C5AE2" w:rsidRDefault="00E6445E" w:rsidP="009C5AE2">
      <w:pPr>
        <w:jc w:val="both"/>
        <w:rPr>
          <w:bCs/>
        </w:rPr>
      </w:pPr>
      <w:r>
        <w:t>Pour les OST de meeting, l</w:t>
      </w:r>
      <w:r w:rsidR="005C4E40">
        <w:t>ors</w:t>
      </w:r>
      <w:r>
        <w:t xml:space="preserve">qu’une instruction est acceptée, la quantité instruite doit être bloquée </w:t>
      </w:r>
      <w:r w:rsidR="001E7FA0">
        <w:t xml:space="preserve">puis débloquée </w:t>
      </w:r>
      <w:r w:rsidR="009C5AE2">
        <w:t xml:space="preserve"> manuellement, </w:t>
      </w:r>
      <w:r w:rsidR="009C5AE2" w:rsidRPr="009C5AE2">
        <w:t>l</w:t>
      </w:r>
      <w:r w:rsidR="002C7E90" w:rsidRPr="009C5AE2">
        <w:rPr>
          <w:bCs/>
        </w:rPr>
        <w:t>e déblocage peut être soit à la date de l’assemblée soit date d’enregistrement soit à une date ultérieure.</w:t>
      </w:r>
    </w:p>
    <w:p w:rsidR="009C5AE2" w:rsidRDefault="009C5AE2" w:rsidP="009C5AE2">
      <w:pPr>
        <w:rPr>
          <w:b/>
          <w:bCs/>
          <w:color w:val="339966"/>
        </w:rPr>
      </w:pPr>
    </w:p>
    <w:p w:rsidR="009C5AE2" w:rsidRPr="002C7E90" w:rsidRDefault="009C5AE2" w:rsidP="009C5AE2">
      <w:pPr>
        <w:rPr>
          <w:b/>
          <w:color w:val="FF0000"/>
          <w:shd w:val="clear" w:color="auto" w:fill="A6A6A6" w:themeFill="background1" w:themeFillShade="A6"/>
        </w:rPr>
      </w:pPr>
    </w:p>
    <w:p w:rsidR="00323E98" w:rsidRDefault="00323E98" w:rsidP="005C4E40">
      <w:pPr>
        <w:rPr>
          <w:shd w:val="clear" w:color="auto" w:fill="A6A6A6" w:themeFill="background1" w:themeFillShade="A6"/>
        </w:rPr>
      </w:pPr>
    </w:p>
    <w:tbl>
      <w:tblPr>
        <w:tblStyle w:val="TableGrid"/>
        <w:tblW w:w="9747" w:type="dxa"/>
        <w:tblLook w:val="04A0"/>
      </w:tblPr>
      <w:tblGrid>
        <w:gridCol w:w="4928"/>
        <w:gridCol w:w="4819"/>
      </w:tblGrid>
      <w:tr w:rsidR="001E7FA0" w:rsidTr="001E7FA0">
        <w:tc>
          <w:tcPr>
            <w:tcW w:w="4928" w:type="dxa"/>
            <w:shd w:val="clear" w:color="auto" w:fill="A6A6A6" w:themeFill="background1" w:themeFillShade="A6"/>
          </w:tcPr>
          <w:p w:rsidR="001E7FA0" w:rsidRPr="001E7FA0" w:rsidRDefault="001E7FA0" w:rsidP="001E7FA0">
            <w:pPr>
              <w:jc w:val="center"/>
              <w:rPr>
                <w:b/>
              </w:rPr>
            </w:pPr>
            <w:r w:rsidRPr="001E7FA0">
              <w:rPr>
                <w:b/>
              </w:rPr>
              <w:lastRenderedPageBreak/>
              <w:t>Blocage</w:t>
            </w:r>
            <w:r w:rsidR="002C7E90">
              <w:rPr>
                <w:b/>
              </w:rPr>
              <w:t xml:space="preserve"> automatique</w:t>
            </w:r>
          </w:p>
          <w:p w:rsidR="001E7FA0" w:rsidRPr="001E7FA0" w:rsidRDefault="001E7FA0" w:rsidP="001E7FA0">
            <w:pPr>
              <w:jc w:val="center"/>
              <w:rPr>
                <w:b/>
              </w:rPr>
            </w:pPr>
            <w:r w:rsidRPr="001E7FA0">
              <w:rPr>
                <w:b/>
              </w:rPr>
              <w:t xml:space="preserve">à la date de </w:t>
            </w:r>
            <w:r>
              <w:rPr>
                <w:b/>
              </w:rPr>
              <w:t xml:space="preserve">la </w:t>
            </w:r>
            <w:r w:rsidRPr="001E7FA0">
              <w:rPr>
                <w:b/>
              </w:rPr>
              <w:t xml:space="preserve">réception de l’instruction  </w:t>
            </w:r>
          </w:p>
        </w:tc>
        <w:tc>
          <w:tcPr>
            <w:tcW w:w="4819" w:type="dxa"/>
            <w:shd w:val="clear" w:color="auto" w:fill="A6A6A6" w:themeFill="background1" w:themeFillShade="A6"/>
          </w:tcPr>
          <w:p w:rsidR="001E7FA0" w:rsidRDefault="001E7FA0" w:rsidP="001E7FA0">
            <w:pPr>
              <w:jc w:val="center"/>
              <w:rPr>
                <w:b/>
              </w:rPr>
            </w:pPr>
            <w:r w:rsidRPr="001E7FA0">
              <w:rPr>
                <w:b/>
              </w:rPr>
              <w:t>Déblocage</w:t>
            </w:r>
          </w:p>
          <w:p w:rsidR="001E7FA0" w:rsidRPr="001E7FA0" w:rsidRDefault="002C7E90" w:rsidP="001E7FA0">
            <w:pPr>
              <w:jc w:val="center"/>
              <w:rPr>
                <w:b/>
              </w:rPr>
            </w:pPr>
            <w:r>
              <w:rPr>
                <w:b/>
              </w:rPr>
              <w:t xml:space="preserve">Manuelle </w:t>
            </w:r>
          </w:p>
        </w:tc>
      </w:tr>
      <w:tr w:rsidR="001E7FA0" w:rsidTr="001E7FA0">
        <w:tc>
          <w:tcPr>
            <w:tcW w:w="4928" w:type="dxa"/>
          </w:tcPr>
          <w:p w:rsidR="001E7FA0" w:rsidRDefault="001E7FA0" w:rsidP="005C4E40">
            <w:r>
              <w:t>Débit dénouée</w:t>
            </w:r>
          </w:p>
          <w:p w:rsidR="001E7FA0" w:rsidRDefault="001E7FA0" w:rsidP="005C4E40">
            <w:r>
              <w:t xml:space="preserve">Crédit bloquée </w:t>
            </w:r>
            <w:r w:rsidRPr="001E7FA0">
              <w:rPr>
                <w:sz w:val="20"/>
              </w:rPr>
              <w:t>(avec origine  dénouée)</w:t>
            </w:r>
          </w:p>
        </w:tc>
        <w:tc>
          <w:tcPr>
            <w:tcW w:w="4819" w:type="dxa"/>
          </w:tcPr>
          <w:p w:rsidR="001E7FA0" w:rsidRDefault="001E7FA0" w:rsidP="001E7FA0">
            <w:r>
              <w:t>Crédit dénouée</w:t>
            </w:r>
          </w:p>
          <w:p w:rsidR="001E7FA0" w:rsidRDefault="001E7FA0" w:rsidP="001E7FA0">
            <w:r>
              <w:t xml:space="preserve">Débit  bloquée </w:t>
            </w:r>
            <w:r w:rsidRPr="001E7FA0">
              <w:rPr>
                <w:sz w:val="20"/>
              </w:rPr>
              <w:t>(avec origine  dénouée)</w:t>
            </w:r>
          </w:p>
        </w:tc>
      </w:tr>
      <w:tr w:rsidR="001E7FA0" w:rsidTr="001E7FA0">
        <w:tc>
          <w:tcPr>
            <w:tcW w:w="4928" w:type="dxa"/>
          </w:tcPr>
          <w:p w:rsidR="001E7FA0" w:rsidRDefault="001E7FA0" w:rsidP="001E7FA0">
            <w:r>
              <w:t>Débit Nantie</w:t>
            </w:r>
          </w:p>
          <w:p w:rsidR="001E7FA0" w:rsidRDefault="001E7FA0" w:rsidP="001E7FA0">
            <w:r>
              <w:t xml:space="preserve">Crédit bloquée </w:t>
            </w:r>
            <w:r w:rsidRPr="001E7FA0">
              <w:rPr>
                <w:sz w:val="20"/>
              </w:rPr>
              <w:t xml:space="preserve">(avec origine  </w:t>
            </w:r>
            <w:r>
              <w:rPr>
                <w:sz w:val="20"/>
              </w:rPr>
              <w:t>Nantie</w:t>
            </w:r>
            <w:r w:rsidRPr="001E7FA0">
              <w:rPr>
                <w:sz w:val="20"/>
              </w:rPr>
              <w:t>)</w:t>
            </w:r>
          </w:p>
        </w:tc>
        <w:tc>
          <w:tcPr>
            <w:tcW w:w="4819" w:type="dxa"/>
          </w:tcPr>
          <w:p w:rsidR="001E7FA0" w:rsidRDefault="001E7FA0" w:rsidP="001E7FA0">
            <w:r>
              <w:t>Crédit Nantie</w:t>
            </w:r>
          </w:p>
          <w:p w:rsidR="001E7FA0" w:rsidRDefault="001E7FA0" w:rsidP="001E7FA0">
            <w:r>
              <w:t xml:space="preserve">Débit bloquée </w:t>
            </w:r>
            <w:r w:rsidRPr="001E7FA0">
              <w:rPr>
                <w:sz w:val="20"/>
              </w:rPr>
              <w:t xml:space="preserve">(avec origine  </w:t>
            </w:r>
            <w:r>
              <w:rPr>
                <w:sz w:val="20"/>
              </w:rPr>
              <w:t>Nantie</w:t>
            </w:r>
            <w:r w:rsidRPr="001E7FA0">
              <w:rPr>
                <w:sz w:val="20"/>
              </w:rPr>
              <w:t>)</w:t>
            </w:r>
          </w:p>
        </w:tc>
      </w:tr>
    </w:tbl>
    <w:p w:rsidR="001E7FA0" w:rsidRDefault="001E7FA0" w:rsidP="005C4E40"/>
    <w:p w:rsidR="00783202" w:rsidRDefault="00783202" w:rsidP="00CD1121">
      <w:pPr>
        <w:jc w:val="both"/>
      </w:pPr>
      <w:r>
        <w:t>Le déblocage des positions peut se faire manuellement via un écran dédié.</w:t>
      </w:r>
    </w:p>
    <w:p w:rsidR="00783202" w:rsidRDefault="00783202" w:rsidP="00CD1121">
      <w:pPr>
        <w:jc w:val="both"/>
        <w:rPr>
          <w:color w:val="FF0000"/>
        </w:rPr>
      </w:pPr>
      <w:r>
        <w:t>L</w:t>
      </w:r>
      <w:r w:rsidR="00CD1121">
        <w:t xml:space="preserve">e MT535 reçu du dépositaire contient le détail de la position dénouée et la position bloquée, </w:t>
      </w:r>
      <w:r w:rsidR="00C126F0">
        <w:t>il serait possible de réconcilier</w:t>
      </w:r>
      <w:r w:rsidR="00CD1121">
        <w:t xml:space="preserve"> la position bloquée reçu</w:t>
      </w:r>
      <w:r w:rsidR="00C126F0">
        <w:t>e</w:t>
      </w:r>
      <w:r w:rsidR="00CD1121">
        <w:t xml:space="preserve"> versus la somme des positions bloquée</w:t>
      </w:r>
      <w:r w:rsidR="00C126F0">
        <w:t>s</w:t>
      </w:r>
      <w:r w:rsidR="00CD1121">
        <w:t xml:space="preserve"> dans Megara</w:t>
      </w:r>
      <w:r w:rsidR="006B014F">
        <w:t xml:space="preserve"> </w:t>
      </w:r>
      <w:r w:rsidR="006B014F" w:rsidRPr="001B2BAD">
        <w:rPr>
          <w:b/>
        </w:rPr>
        <w:t>sur le compte Nostro</w:t>
      </w:r>
      <w:r w:rsidR="00CD1121" w:rsidRPr="001B2BAD">
        <w:rPr>
          <w:b/>
        </w:rPr>
        <w:t>.</w:t>
      </w:r>
      <w:r w:rsidR="006B014F" w:rsidRPr="001B2BAD">
        <w:rPr>
          <w:b/>
        </w:rPr>
        <w:t xml:space="preserve"> (</w:t>
      </w:r>
      <w:r w:rsidR="00750C56" w:rsidRPr="001B2BAD">
        <w:rPr>
          <w:b/>
        </w:rPr>
        <w:t>Le</w:t>
      </w:r>
      <w:r w:rsidR="006B014F" w:rsidRPr="001B2BAD">
        <w:rPr>
          <w:b/>
        </w:rPr>
        <w:t xml:space="preserve"> blocage et déblocage doivent se faire aussi sur le compte Nostro)</w:t>
      </w:r>
    </w:p>
    <w:p w:rsidR="006B014F" w:rsidRPr="005C4E40" w:rsidRDefault="006B014F" w:rsidP="00CD1121">
      <w:pPr>
        <w:jc w:val="both"/>
      </w:pPr>
    </w:p>
    <w:p w:rsidR="007D034D" w:rsidRPr="00450A1F" w:rsidRDefault="007D034D" w:rsidP="007D034D">
      <w:pPr>
        <w:pStyle w:val="Style3"/>
        <w:jc w:val="both"/>
      </w:pPr>
      <w:bookmarkStart w:id="106" w:name="_Toc409450753"/>
      <w:r>
        <w:t xml:space="preserve">Instruction </w:t>
      </w:r>
      <w:r w:rsidR="005B6C6D">
        <w:t>Marché</w:t>
      </w:r>
      <w:bookmarkEnd w:id="106"/>
      <w:r w:rsidR="005B6C6D">
        <w:t xml:space="preserve"> </w:t>
      </w:r>
      <w:r w:rsidR="00FE04DA">
        <w:t xml:space="preserve"> </w:t>
      </w:r>
    </w:p>
    <w:p w:rsidR="00FE04DA" w:rsidRDefault="00FE04DA" w:rsidP="00FE04DA">
      <w:pPr>
        <w:jc w:val="both"/>
      </w:pPr>
    </w:p>
    <w:p w:rsidR="00FE04DA" w:rsidRPr="00FE04DA" w:rsidRDefault="00FE04DA" w:rsidP="00367B0E">
      <w:pPr>
        <w:jc w:val="both"/>
      </w:pPr>
      <w:r>
        <w:t>Les i</w:t>
      </w:r>
      <w:r w:rsidRPr="00FE04DA">
        <w:t>nstruction</w:t>
      </w:r>
      <w:r>
        <w:t xml:space="preserve">s </w:t>
      </w:r>
      <w:r w:rsidR="005B6C6D">
        <w:t xml:space="preserve">Marché </w:t>
      </w:r>
      <w:r>
        <w:t>sont</w:t>
      </w:r>
      <w:r w:rsidRPr="00FE04DA">
        <w:t xml:space="preserve"> créé</w:t>
      </w:r>
      <w:r>
        <w:t>es</w:t>
      </w:r>
      <w:r w:rsidRPr="00FE04DA">
        <w:t xml:space="preserve"> par la consolidation de</w:t>
      </w:r>
      <w:r>
        <w:t xml:space="preserve">s </w:t>
      </w:r>
      <w:r w:rsidRPr="00FE04DA">
        <w:t>instruction</w:t>
      </w:r>
      <w:r>
        <w:t>s des</w:t>
      </w:r>
      <w:r w:rsidRPr="00FE04DA">
        <w:t xml:space="preserve"> client</w:t>
      </w:r>
      <w:r>
        <w:t>s</w:t>
      </w:r>
      <w:r w:rsidR="003D144B">
        <w:t>, l</w:t>
      </w:r>
      <w:r w:rsidRPr="00FE04DA">
        <w:t xml:space="preserve">a consolidation se fait par type d'option et </w:t>
      </w:r>
      <w:r>
        <w:t>par c</w:t>
      </w:r>
      <w:r w:rsidRPr="00FE04DA">
        <w:t xml:space="preserve">ompte </w:t>
      </w:r>
      <w:r>
        <w:t>Nostro.</w:t>
      </w:r>
    </w:p>
    <w:p w:rsidR="00FE04DA" w:rsidRPr="00FE04DA" w:rsidRDefault="00FE04DA" w:rsidP="00367B0E">
      <w:pPr>
        <w:jc w:val="both"/>
      </w:pPr>
      <w:r>
        <w:t>U</w:t>
      </w:r>
      <w:r w:rsidRPr="00FE04DA">
        <w:t xml:space="preserve">n </w:t>
      </w:r>
      <w:r>
        <w:t xml:space="preserve">batch </w:t>
      </w:r>
      <w:r w:rsidRPr="00FE04DA">
        <w:t xml:space="preserve">sera </w:t>
      </w:r>
      <w:r>
        <w:t xml:space="preserve">exécuté </w:t>
      </w:r>
      <w:r w:rsidRPr="00FE04DA">
        <w:t xml:space="preserve"> pour </w:t>
      </w:r>
      <w:r>
        <w:t>la consolidation des instructions à AW</w:t>
      </w:r>
      <w:r w:rsidR="00F34BA2">
        <w:t>B date limite d’instruction à 13</w:t>
      </w:r>
      <w:r>
        <w:t>:00</w:t>
      </w:r>
      <w:r w:rsidRPr="00FE04DA">
        <w:t>.</w:t>
      </w:r>
    </w:p>
    <w:p w:rsidR="00FE04DA" w:rsidRPr="00FE04DA" w:rsidRDefault="00FE04DA" w:rsidP="00367B0E">
      <w:pPr>
        <w:jc w:val="both"/>
      </w:pPr>
    </w:p>
    <w:p w:rsidR="00FE04DA" w:rsidRPr="00FE04DA" w:rsidRDefault="00E53F59" w:rsidP="00367B0E">
      <w:pPr>
        <w:jc w:val="both"/>
      </w:pPr>
      <w:r>
        <w:t xml:space="preserve">Pour certaines options définies comme </w:t>
      </w:r>
      <w:r w:rsidRPr="00D0540E">
        <w:t>« </w:t>
      </w:r>
      <w:r w:rsidRPr="003D144B">
        <w:rPr>
          <w:b/>
        </w:rPr>
        <w:t>Process</w:t>
      </w:r>
      <w:r w:rsidR="001D4ED9">
        <w:rPr>
          <w:b/>
        </w:rPr>
        <w:t>us</w:t>
      </w:r>
      <w:r w:rsidRPr="003D144B">
        <w:rPr>
          <w:b/>
        </w:rPr>
        <w:t xml:space="preserve"> individuel d’instruction</w:t>
      </w:r>
      <w:r w:rsidRPr="00D0540E">
        <w:t> » au niveau de la configuration annonce</w:t>
      </w:r>
      <w:r w:rsidR="003D144B">
        <w:t xml:space="preserve"> (se référer à la section 3.1.4. champs nécessaires par type d’annonce)</w:t>
      </w:r>
      <w:r>
        <w:t xml:space="preserve">, pour toute instruction client reçue une instruction </w:t>
      </w:r>
      <w:r w:rsidR="005B6C6D">
        <w:t xml:space="preserve">Marché </w:t>
      </w:r>
      <w:r>
        <w:t xml:space="preserve"> est automatiquement créée sans attendre la consolidation en fin de période.</w:t>
      </w:r>
    </w:p>
    <w:p w:rsidR="00FE04DA" w:rsidRDefault="00FE04DA" w:rsidP="00367B0E">
      <w:pPr>
        <w:jc w:val="both"/>
      </w:pPr>
    </w:p>
    <w:p w:rsidR="003D144B" w:rsidRDefault="003D144B" w:rsidP="00FB1421">
      <w:pPr>
        <w:pStyle w:val="ListParagraph"/>
        <w:numPr>
          <w:ilvl w:val="0"/>
          <w:numId w:val="49"/>
        </w:numPr>
        <w:jc w:val="both"/>
      </w:pPr>
      <w:r>
        <w:t>Toutes les instructions Marché seront créées dans un statut « en attente d’envoi» c’est à l’utilisateur  d’envoyer manuellement les instructions au dépositaire via MT565.</w:t>
      </w:r>
    </w:p>
    <w:p w:rsidR="003D144B" w:rsidRDefault="003D144B" w:rsidP="00FB1421">
      <w:pPr>
        <w:pStyle w:val="ListParagraph"/>
        <w:numPr>
          <w:ilvl w:val="0"/>
          <w:numId w:val="49"/>
        </w:numPr>
        <w:jc w:val="both"/>
      </w:pPr>
      <w:r>
        <w:t xml:space="preserve">Il doit </w:t>
      </w:r>
      <w:r w:rsidR="00CF0707">
        <w:t>être</w:t>
      </w:r>
      <w:r>
        <w:t xml:space="preserve"> </w:t>
      </w:r>
      <w:r w:rsidR="00CF0707">
        <w:t>possible</w:t>
      </w:r>
      <w:r>
        <w:t xml:space="preserve"> lors de la validation, d’insérer des commentaires manuellement avant l’envoi.</w:t>
      </w:r>
    </w:p>
    <w:p w:rsidR="0081398A" w:rsidRDefault="0081398A" w:rsidP="00FB1421">
      <w:pPr>
        <w:pStyle w:val="ListParagraph"/>
        <w:numPr>
          <w:ilvl w:val="0"/>
          <w:numId w:val="49"/>
        </w:numPr>
        <w:jc w:val="both"/>
      </w:pPr>
      <w:r>
        <w:t xml:space="preserve">Il doit été possible lors de la validation d’insérer manuellement le nom, l’adresse, le numéro de téléphone de la personne à contacter. Le contact saisi doit être généré dans le MT565 sous le tag  </w:t>
      </w:r>
      <w:r w:rsidRPr="0081398A">
        <w:rPr>
          <w:b/>
          <w:bdr w:val="single" w:sz="4" w:space="0" w:color="auto"/>
        </w:rPr>
        <w:t>95Q:MEOR//4*35x</w:t>
      </w:r>
    </w:p>
    <w:p w:rsidR="003D144B" w:rsidRDefault="003D144B" w:rsidP="00FB1421">
      <w:pPr>
        <w:pStyle w:val="ListParagraph"/>
        <w:numPr>
          <w:ilvl w:val="0"/>
          <w:numId w:val="48"/>
        </w:numPr>
        <w:jc w:val="both"/>
      </w:pPr>
      <w:r>
        <w:t xml:space="preserve">Pour l’OST, Certification (CERT), un </w:t>
      </w:r>
      <w:r w:rsidR="00CF0707">
        <w:t>commentaire</w:t>
      </w:r>
      <w:r>
        <w:t xml:space="preserve"> fixe doit </w:t>
      </w:r>
      <w:r w:rsidR="00CF0707">
        <w:t>être</w:t>
      </w:r>
      <w:r>
        <w:t xml:space="preserve"> généré automatiquement lors de l’envoi comme suit </w:t>
      </w:r>
      <w:r w:rsidR="00F00D84">
        <w:t xml:space="preserve"> </w:t>
      </w:r>
      <w:r w:rsidR="00F00D84" w:rsidRPr="00F00D84">
        <w:rPr>
          <w:b/>
          <w:bdr w:val="single" w:sz="2" w:space="0" w:color="000000"/>
        </w:rPr>
        <w:t>70E:</w:t>
      </w:r>
      <w:r w:rsidRPr="00F00D84">
        <w:rPr>
          <w:b/>
          <w:bdr w:val="single" w:sz="2" w:space="0" w:color="000000"/>
        </w:rPr>
        <w:t>:</w:t>
      </w:r>
      <w:r w:rsidR="00F00D84" w:rsidRPr="00F00D84">
        <w:rPr>
          <w:b/>
          <w:bdr w:val="single" w:sz="2" w:space="0" w:color="000000"/>
        </w:rPr>
        <w:t xml:space="preserve"> </w:t>
      </w:r>
      <w:r w:rsidRPr="00F00D84">
        <w:rPr>
          <w:b/>
          <w:bdr w:val="single" w:sz="2" w:space="0" w:color="000000"/>
        </w:rPr>
        <w:t>COMP/CERT/ 'A'</w:t>
      </w:r>
    </w:p>
    <w:p w:rsidR="003D144B" w:rsidRPr="00FE04DA" w:rsidRDefault="003D144B" w:rsidP="00367B0E">
      <w:pPr>
        <w:jc w:val="both"/>
      </w:pPr>
    </w:p>
    <w:p w:rsidR="007F769E" w:rsidRDefault="007F769E" w:rsidP="00367B0E">
      <w:pPr>
        <w:jc w:val="both"/>
      </w:pPr>
      <w:r>
        <w:t>L</w:t>
      </w:r>
      <w:r w:rsidR="00FE04DA" w:rsidRPr="00FE04DA">
        <w:t xml:space="preserve">a réception d'un MT567 du dépositaire </w:t>
      </w:r>
      <w:r>
        <w:t>impactera le statut</w:t>
      </w:r>
      <w:r w:rsidR="00F34BA2">
        <w:t xml:space="preserve"> de l'instruction</w:t>
      </w:r>
      <w:r w:rsidR="00FE04DA" w:rsidRPr="00FE04DA">
        <w:t xml:space="preserve"> </w:t>
      </w:r>
      <w:r w:rsidR="004F74F0">
        <w:t xml:space="preserve">Marché. </w:t>
      </w:r>
    </w:p>
    <w:p w:rsidR="007F769E" w:rsidRDefault="007F769E" w:rsidP="00367B0E">
      <w:pPr>
        <w:jc w:val="both"/>
      </w:pPr>
      <w:r w:rsidRPr="00FE04DA">
        <w:t>Seulement PACK et REJT sont gérés pour le m</w:t>
      </w:r>
      <w:r>
        <w:t>oment.</w:t>
      </w:r>
    </w:p>
    <w:p w:rsidR="007F769E" w:rsidRDefault="007F769E" w:rsidP="00FB1421">
      <w:pPr>
        <w:pStyle w:val="ListParagraph"/>
        <w:numPr>
          <w:ilvl w:val="0"/>
          <w:numId w:val="34"/>
        </w:numPr>
        <w:jc w:val="both"/>
      </w:pPr>
      <w:r w:rsidRPr="00FE04DA">
        <w:t xml:space="preserve">En cas de </w:t>
      </w:r>
      <w:r w:rsidRPr="007F769E">
        <w:rPr>
          <w:b/>
        </w:rPr>
        <w:t>PACK</w:t>
      </w:r>
      <w:r w:rsidRPr="00FE04DA">
        <w:t xml:space="preserve"> l'instruction </w:t>
      </w:r>
      <w:r w:rsidR="005B6C6D">
        <w:t xml:space="preserve">Marché </w:t>
      </w:r>
      <w:r>
        <w:t xml:space="preserve"> </w:t>
      </w:r>
      <w:r w:rsidRPr="00FE04DA">
        <w:t xml:space="preserve"> </w:t>
      </w:r>
      <w:r>
        <w:t>passe au statut « «</w:t>
      </w:r>
      <w:r w:rsidR="00881D3D" w:rsidRPr="00881D3D">
        <w:t>acquitté</w:t>
      </w:r>
      <w:r>
        <w:t> »</w:t>
      </w:r>
    </w:p>
    <w:p w:rsidR="007F769E" w:rsidRPr="00FE04DA" w:rsidRDefault="007F769E" w:rsidP="00367B0E">
      <w:pPr>
        <w:pStyle w:val="ListParagraph"/>
        <w:jc w:val="both"/>
      </w:pPr>
    </w:p>
    <w:p w:rsidR="00FE04DA" w:rsidRDefault="007F769E" w:rsidP="00FB1421">
      <w:pPr>
        <w:pStyle w:val="ListParagraph"/>
        <w:numPr>
          <w:ilvl w:val="0"/>
          <w:numId w:val="33"/>
        </w:numPr>
        <w:jc w:val="both"/>
      </w:pPr>
      <w:r>
        <w:t xml:space="preserve">En cas de </w:t>
      </w:r>
      <w:r w:rsidRPr="00210106">
        <w:rPr>
          <w:b/>
        </w:rPr>
        <w:t>REJT</w:t>
      </w:r>
      <w:r w:rsidRPr="00FE04DA">
        <w:t xml:space="preserve"> l'instruction </w:t>
      </w:r>
      <w:r w:rsidR="005B6C6D">
        <w:t xml:space="preserve">Marché </w:t>
      </w:r>
      <w:r>
        <w:t xml:space="preserve"> passe au statut  </w:t>
      </w:r>
      <w:r w:rsidRPr="00FE04DA">
        <w:t>"Potentiellement rejeté</w:t>
      </w:r>
      <w:r>
        <w:t xml:space="preserve">e", une </w:t>
      </w:r>
      <w:r w:rsidRPr="00FE04DA">
        <w:t>alerte</w:t>
      </w:r>
      <w:r>
        <w:t xml:space="preserve"> sera générée dans le tableau de bord</w:t>
      </w:r>
      <w:r w:rsidRPr="00FE04DA">
        <w:t xml:space="preserve">. </w:t>
      </w:r>
      <w:r w:rsidR="00210106">
        <w:t xml:space="preserve">Lorsque </w:t>
      </w:r>
      <w:r w:rsidRPr="00FE04DA">
        <w:t xml:space="preserve">l'utilisateur </w:t>
      </w:r>
      <w:r w:rsidR="00210106">
        <w:t>confirme le rejet, c</w:t>
      </w:r>
      <w:r w:rsidR="00FE04DA" w:rsidRPr="00FE04DA">
        <w:t xml:space="preserve">ela déclenchera l'annulation de l'instruction </w:t>
      </w:r>
      <w:r w:rsidR="004E1A4B">
        <w:t>Marché,</w:t>
      </w:r>
      <w:r w:rsidR="00FE04DA" w:rsidRPr="00FE04DA">
        <w:t xml:space="preserve"> mais pas l'annulation des instructions des clients lié</w:t>
      </w:r>
      <w:r w:rsidR="00210106">
        <w:t>e</w:t>
      </w:r>
      <w:r w:rsidR="00FE04DA" w:rsidRPr="00FE04DA">
        <w:t xml:space="preserve">s. L'utilisateur </w:t>
      </w:r>
      <w:r>
        <w:t xml:space="preserve">décidera quelle instruction client à réparer ou annuler, puis il pourra effectuer une nouvelle consolidation et envoyer une nouvelle instruction </w:t>
      </w:r>
      <w:r w:rsidR="005B6C6D">
        <w:t xml:space="preserve">Marché </w:t>
      </w:r>
      <w:r>
        <w:t xml:space="preserve"> au dépositaire.</w:t>
      </w:r>
    </w:p>
    <w:p w:rsidR="004F3712" w:rsidRPr="00FE04DA" w:rsidRDefault="004F3712" w:rsidP="004F3712">
      <w:pPr>
        <w:pStyle w:val="ListParagraph"/>
        <w:jc w:val="both"/>
      </w:pPr>
    </w:p>
    <w:p w:rsidR="00B25744" w:rsidRDefault="00B25744" w:rsidP="00367B0E">
      <w:pPr>
        <w:jc w:val="both"/>
      </w:pPr>
      <w:r>
        <w:t xml:space="preserve">Toutes les instructions </w:t>
      </w:r>
      <w:r w:rsidR="00F34BA2">
        <w:t>Marché</w:t>
      </w:r>
      <w:r>
        <w:t xml:space="preserve"> ne seront pas </w:t>
      </w:r>
      <w:r w:rsidR="001974E8">
        <w:t>envoyées</w:t>
      </w:r>
      <w:r>
        <w:t xml:space="preserve"> au dépositaire automatiquement, l’utilisateur souhaite vérifier et envoyer manuellement les instructions au dépositaire via MT565.</w:t>
      </w:r>
    </w:p>
    <w:p w:rsidR="00B25744" w:rsidRPr="00450A1F" w:rsidRDefault="00B25744" w:rsidP="00367B0E">
      <w:pPr>
        <w:pStyle w:val="Style3"/>
        <w:jc w:val="both"/>
      </w:pPr>
      <w:bookmarkStart w:id="107" w:name="_Toc409450754"/>
      <w:r>
        <w:lastRenderedPageBreak/>
        <w:t>Alertes et Notifications</w:t>
      </w:r>
      <w:bookmarkEnd w:id="107"/>
      <w:r>
        <w:t xml:space="preserve"> </w:t>
      </w:r>
    </w:p>
    <w:p w:rsidR="00B25744" w:rsidRPr="00450A1F" w:rsidRDefault="00ED50E5" w:rsidP="00367B0E">
      <w:pPr>
        <w:spacing w:before="240" w:after="240" w:line="240" w:lineRule="auto"/>
        <w:ind w:right="142"/>
        <w:jc w:val="both"/>
      </w:pPr>
      <w:r>
        <w:t>Ce paragraphe décrit les alertes qui doivent être générées dans le tableau de bord:</w:t>
      </w:r>
    </w:p>
    <w:p w:rsidR="00B25744" w:rsidRDefault="00B25744" w:rsidP="00FB1421">
      <w:pPr>
        <w:pStyle w:val="ListParagraph"/>
        <w:numPr>
          <w:ilvl w:val="0"/>
          <w:numId w:val="35"/>
        </w:numPr>
        <w:jc w:val="both"/>
      </w:pPr>
      <w:r>
        <w:t>Instruction client  « rejetée »</w:t>
      </w:r>
    </w:p>
    <w:p w:rsidR="00B25744" w:rsidRDefault="00B25744" w:rsidP="00FB1421">
      <w:pPr>
        <w:pStyle w:val="ListParagraph"/>
        <w:numPr>
          <w:ilvl w:val="0"/>
          <w:numId w:val="35"/>
        </w:numPr>
        <w:jc w:val="both"/>
      </w:pPr>
      <w:r>
        <w:t>Instruction client : « rejet</w:t>
      </w:r>
      <w:r w:rsidR="0045285E">
        <w:t>ée en attente de</w:t>
      </w:r>
      <w:r>
        <w:t xml:space="preserve"> validation »</w:t>
      </w:r>
    </w:p>
    <w:p w:rsidR="00AA49B2" w:rsidRDefault="00AA49B2" w:rsidP="00FB1421">
      <w:pPr>
        <w:pStyle w:val="ListParagraph"/>
        <w:numPr>
          <w:ilvl w:val="0"/>
          <w:numId w:val="35"/>
        </w:numPr>
        <w:jc w:val="both"/>
      </w:pPr>
      <w:r>
        <w:t>Instruction client « Invalide»</w:t>
      </w:r>
    </w:p>
    <w:p w:rsidR="00B25744" w:rsidRDefault="00B25744" w:rsidP="00FB1421">
      <w:pPr>
        <w:pStyle w:val="ListParagraph"/>
        <w:numPr>
          <w:ilvl w:val="0"/>
          <w:numId w:val="35"/>
        </w:numPr>
        <w:jc w:val="both"/>
      </w:pPr>
      <w:r>
        <w:t>Instruction client nécessitant le contrôle et la validation de l’utilisateur</w:t>
      </w:r>
    </w:p>
    <w:p w:rsidR="00B25744" w:rsidRDefault="00B25744" w:rsidP="00FB1421">
      <w:pPr>
        <w:pStyle w:val="ListParagraph"/>
        <w:numPr>
          <w:ilvl w:val="0"/>
          <w:numId w:val="35"/>
        </w:numPr>
        <w:jc w:val="both"/>
      </w:pPr>
      <w:r>
        <w:t>Instruction client nécessitant la validation de l’annulation</w:t>
      </w:r>
    </w:p>
    <w:p w:rsidR="00B25744" w:rsidRDefault="00B25744" w:rsidP="00FB1421">
      <w:pPr>
        <w:pStyle w:val="ListParagraph"/>
        <w:numPr>
          <w:ilvl w:val="0"/>
          <w:numId w:val="35"/>
        </w:numPr>
        <w:jc w:val="both"/>
      </w:pPr>
      <w:r>
        <w:t xml:space="preserve">Instruction </w:t>
      </w:r>
      <w:r w:rsidR="005B6C6D">
        <w:t xml:space="preserve">Marché </w:t>
      </w:r>
      <w:r>
        <w:t xml:space="preserve"> nécessitant la validation d’envoi au dépositaire</w:t>
      </w:r>
    </w:p>
    <w:p w:rsidR="00B25744" w:rsidRDefault="009B52F8" w:rsidP="00FB1421">
      <w:pPr>
        <w:pStyle w:val="ListParagraph"/>
        <w:numPr>
          <w:ilvl w:val="0"/>
          <w:numId w:val="35"/>
        </w:numPr>
      </w:pPr>
      <w:r>
        <w:t xml:space="preserve">Instruction </w:t>
      </w:r>
      <w:r w:rsidR="005B6C6D">
        <w:t xml:space="preserve">Marché </w:t>
      </w:r>
      <w:r w:rsidR="003B46FB">
        <w:t xml:space="preserve"> dans le statut «</w:t>
      </w:r>
      <w:r w:rsidR="00B25744">
        <w:t>rejetée</w:t>
      </w:r>
      <w:r w:rsidR="003B46FB">
        <w:t xml:space="preserve"> en attente de validation</w:t>
      </w:r>
      <w:r w:rsidR="00B25744">
        <w:t> »</w:t>
      </w:r>
    </w:p>
    <w:p w:rsidR="004F3712" w:rsidRPr="004F3712" w:rsidRDefault="004F3712" w:rsidP="00FB1421">
      <w:pPr>
        <w:pStyle w:val="ListParagraph"/>
        <w:numPr>
          <w:ilvl w:val="0"/>
          <w:numId w:val="35"/>
        </w:numPr>
        <w:rPr>
          <w:b/>
          <w:color w:val="FF0000"/>
        </w:rPr>
      </w:pPr>
      <w:r w:rsidRPr="001B2BAD">
        <w:rPr>
          <w:b/>
        </w:rPr>
        <w:t>Alerte à la date d’enregistrement pour les OST d’assemblée pour que l’utilisateur débloque manuellement les positions bloquées</w:t>
      </w:r>
      <w:r w:rsidRPr="004F3712">
        <w:rPr>
          <w:b/>
          <w:color w:val="FF0000"/>
        </w:rPr>
        <w:t>.</w:t>
      </w:r>
    </w:p>
    <w:p w:rsidR="00B25744" w:rsidRPr="00AC1857" w:rsidRDefault="00B25744" w:rsidP="00B35BFF">
      <w:pPr>
        <w:rPr>
          <w:color w:val="0070C0"/>
        </w:rPr>
      </w:pPr>
    </w:p>
    <w:p w:rsidR="00015735" w:rsidRDefault="00015735" w:rsidP="00015735">
      <w:pPr>
        <w:pStyle w:val="Style2"/>
      </w:pPr>
      <w:bookmarkStart w:id="108" w:name="_Toc409450755"/>
      <w:r>
        <w:t>Gestion des Paiements</w:t>
      </w:r>
      <w:bookmarkEnd w:id="108"/>
    </w:p>
    <w:p w:rsidR="00CD5697" w:rsidRPr="00450A1F" w:rsidRDefault="00CD5697" w:rsidP="00CD5697">
      <w:pPr>
        <w:pStyle w:val="Style3"/>
        <w:jc w:val="both"/>
      </w:pPr>
      <w:bookmarkStart w:id="109" w:name="_Toc409450756"/>
      <w:r>
        <w:t>Description générale</w:t>
      </w:r>
      <w:bookmarkEnd w:id="109"/>
    </w:p>
    <w:p w:rsidR="00CD5697" w:rsidRDefault="00CD5697" w:rsidP="00B35BFF"/>
    <w:p w:rsidR="00D8783D" w:rsidRDefault="00D8783D" w:rsidP="00D8783D">
      <w:pPr>
        <w:rPr>
          <w:lang w:eastAsia="ar-SA"/>
        </w:rPr>
      </w:pPr>
      <w:r w:rsidRPr="00F412BE">
        <w:rPr>
          <w:lang w:eastAsia="ar-SA"/>
        </w:rPr>
        <w:t>Le paiement peut être</w:t>
      </w:r>
      <w:r>
        <w:rPr>
          <w:lang w:eastAsia="ar-SA"/>
        </w:rPr>
        <w:t xml:space="preserve"> créé dans l’application : </w:t>
      </w:r>
    </w:p>
    <w:p w:rsidR="0071388E" w:rsidRDefault="0071388E" w:rsidP="00D8783D">
      <w:pPr>
        <w:rPr>
          <w:lang w:eastAsia="ar-SA"/>
        </w:rPr>
      </w:pPr>
    </w:p>
    <w:p w:rsidR="00D8783D" w:rsidRPr="0071388E" w:rsidRDefault="00D8783D" w:rsidP="00FB1421">
      <w:pPr>
        <w:pStyle w:val="ListParagraph"/>
        <w:numPr>
          <w:ilvl w:val="0"/>
          <w:numId w:val="37"/>
        </w:numPr>
        <w:rPr>
          <w:u w:val="single"/>
          <w:lang w:eastAsia="ar-SA"/>
        </w:rPr>
      </w:pPr>
      <w:r w:rsidRPr="0071388E">
        <w:rPr>
          <w:u w:val="single"/>
          <w:lang w:eastAsia="ar-SA"/>
        </w:rPr>
        <w:t xml:space="preserve">Automatiquement à la réception d’un MT566 </w:t>
      </w:r>
    </w:p>
    <w:p w:rsidR="00D8783D" w:rsidRDefault="00D8783D" w:rsidP="0071388E">
      <w:pPr>
        <w:rPr>
          <w:lang w:eastAsia="ar-SA"/>
        </w:rPr>
      </w:pPr>
      <w:r>
        <w:rPr>
          <w:lang w:eastAsia="ar-SA"/>
        </w:rPr>
        <w:t>L</w:t>
      </w:r>
      <w:r w:rsidR="0071388E">
        <w:rPr>
          <w:lang w:eastAsia="ar-SA"/>
        </w:rPr>
        <w:t xml:space="preserve">e message reçu est automatiquement lié à l’annonce en utilisant : </w:t>
      </w:r>
    </w:p>
    <w:p w:rsidR="0071388E" w:rsidRDefault="0071388E" w:rsidP="00FB1421">
      <w:pPr>
        <w:pStyle w:val="ListParagraph"/>
        <w:numPr>
          <w:ilvl w:val="0"/>
          <w:numId w:val="39"/>
        </w:numPr>
        <w:ind w:left="1418"/>
        <w:rPr>
          <w:lang w:eastAsia="ar-SA"/>
        </w:rPr>
      </w:pPr>
      <w:r>
        <w:rPr>
          <w:lang w:eastAsia="ar-SA"/>
        </w:rPr>
        <w:t>La</w:t>
      </w:r>
      <w:r w:rsidR="005B6C6D">
        <w:rPr>
          <w:lang w:eastAsia="ar-SA"/>
        </w:rPr>
        <w:t xml:space="preserve"> référence Marché  reçu dans 20C</w:t>
      </w:r>
      <w:r>
        <w:rPr>
          <w:lang w:eastAsia="ar-SA"/>
        </w:rPr>
        <w:t> </w:t>
      </w:r>
      <w:r w:rsidR="005B6C6D">
        <w:rPr>
          <w:lang w:eastAsia="ar-SA"/>
        </w:rPr>
        <w:t>: CORP</w:t>
      </w:r>
    </w:p>
    <w:p w:rsidR="0071388E" w:rsidRDefault="0071388E" w:rsidP="00FB1421">
      <w:pPr>
        <w:pStyle w:val="ListParagraph"/>
        <w:numPr>
          <w:ilvl w:val="0"/>
          <w:numId w:val="39"/>
        </w:numPr>
        <w:ind w:left="1418"/>
        <w:rPr>
          <w:lang w:eastAsia="ar-SA"/>
        </w:rPr>
      </w:pPr>
      <w:r>
        <w:rPr>
          <w:lang w:eastAsia="ar-SA"/>
        </w:rPr>
        <w:t>Le code de l’annonce (</w:t>
      </w:r>
      <w:r w:rsidR="00A44403">
        <w:rPr>
          <w:lang w:eastAsia="ar-SA"/>
        </w:rPr>
        <w:t xml:space="preserve">ex. </w:t>
      </w:r>
      <w:r>
        <w:rPr>
          <w:lang w:eastAsia="ar-SA"/>
        </w:rPr>
        <w:t xml:space="preserve"> DVCA)</w:t>
      </w:r>
    </w:p>
    <w:p w:rsidR="0071388E" w:rsidRPr="0054545D" w:rsidRDefault="0071388E" w:rsidP="00FB1421">
      <w:pPr>
        <w:pStyle w:val="ListParagraph"/>
        <w:numPr>
          <w:ilvl w:val="0"/>
          <w:numId w:val="39"/>
        </w:numPr>
        <w:spacing w:line="240" w:lineRule="auto"/>
        <w:ind w:left="1418"/>
        <w:jc w:val="both"/>
        <w:rPr>
          <w:lang w:eastAsia="ar-SA"/>
        </w:rPr>
      </w:pPr>
      <w:r w:rsidRPr="0054545D">
        <w:rPr>
          <w:lang w:eastAsia="ar-SA"/>
        </w:rPr>
        <w:t>code ISIN concerné par l’annonce</w:t>
      </w:r>
    </w:p>
    <w:p w:rsidR="0071388E" w:rsidRDefault="0071388E" w:rsidP="00FB1421">
      <w:pPr>
        <w:pStyle w:val="ListParagraph"/>
        <w:numPr>
          <w:ilvl w:val="0"/>
          <w:numId w:val="39"/>
        </w:numPr>
        <w:ind w:left="1418"/>
        <w:rPr>
          <w:lang w:eastAsia="ar-SA"/>
        </w:rPr>
      </w:pPr>
      <w:r>
        <w:rPr>
          <w:lang w:eastAsia="ar-SA"/>
        </w:rPr>
        <w:t>Le code de l’option (</w:t>
      </w:r>
      <w:r w:rsidR="00A44403">
        <w:rPr>
          <w:lang w:eastAsia="ar-SA"/>
        </w:rPr>
        <w:t xml:space="preserve">ex. </w:t>
      </w:r>
      <w:r>
        <w:rPr>
          <w:lang w:eastAsia="ar-SA"/>
        </w:rPr>
        <w:t>CASH)</w:t>
      </w:r>
    </w:p>
    <w:p w:rsidR="0071388E" w:rsidRDefault="0071388E" w:rsidP="00FB1421">
      <w:pPr>
        <w:pStyle w:val="ListParagraph"/>
        <w:numPr>
          <w:ilvl w:val="0"/>
          <w:numId w:val="39"/>
        </w:numPr>
        <w:ind w:left="1418"/>
        <w:rPr>
          <w:lang w:eastAsia="ar-SA"/>
        </w:rPr>
      </w:pPr>
      <w:r>
        <w:rPr>
          <w:lang w:eastAsia="ar-SA"/>
        </w:rPr>
        <w:t xml:space="preserve">Le compte Nostro du dépositaire </w:t>
      </w:r>
    </w:p>
    <w:p w:rsidR="0071388E" w:rsidRDefault="0071388E" w:rsidP="0071388E">
      <w:pPr>
        <w:jc w:val="both"/>
        <w:rPr>
          <w:lang w:eastAsia="ar-SA"/>
        </w:rPr>
      </w:pPr>
      <w:r>
        <w:rPr>
          <w:lang w:eastAsia="ar-SA"/>
        </w:rPr>
        <w:t>Si l’une de ces informations n’a pas concordé avec les données existantes dans Megacor, le message sera créé avec erreur, et une alerte sera générée dans le tableau de bord.</w:t>
      </w:r>
    </w:p>
    <w:p w:rsidR="0071388E" w:rsidRDefault="0071388E" w:rsidP="0071388E">
      <w:pPr>
        <w:jc w:val="both"/>
        <w:rPr>
          <w:lang w:eastAsia="ar-SA"/>
        </w:rPr>
      </w:pPr>
      <w:r>
        <w:rPr>
          <w:lang w:eastAsia="ar-SA"/>
        </w:rPr>
        <w:t>L’utilisateur doit avoir la main de corriger/modifier le message et le re</w:t>
      </w:r>
      <w:r w:rsidR="004A60B3">
        <w:rPr>
          <w:lang w:eastAsia="ar-SA"/>
        </w:rPr>
        <w:t xml:space="preserve">traiter pour créer le paiement </w:t>
      </w:r>
      <w:r w:rsidR="005B6C6D">
        <w:rPr>
          <w:lang w:eastAsia="ar-SA"/>
        </w:rPr>
        <w:t>Marché</w:t>
      </w:r>
      <w:r w:rsidR="004A60B3">
        <w:rPr>
          <w:lang w:eastAsia="ar-SA"/>
        </w:rPr>
        <w:t>.</w:t>
      </w:r>
    </w:p>
    <w:p w:rsidR="0071388E" w:rsidRDefault="0071388E" w:rsidP="0071388E">
      <w:pPr>
        <w:ind w:left="360"/>
        <w:jc w:val="both"/>
        <w:rPr>
          <w:lang w:eastAsia="ar-SA"/>
        </w:rPr>
      </w:pPr>
    </w:p>
    <w:p w:rsidR="004A60B3" w:rsidRPr="004A60B3" w:rsidRDefault="00D229C2" w:rsidP="00FB1421">
      <w:pPr>
        <w:pStyle w:val="ListParagraph"/>
        <w:numPr>
          <w:ilvl w:val="0"/>
          <w:numId w:val="37"/>
        </w:numPr>
        <w:jc w:val="both"/>
        <w:rPr>
          <w:u w:val="single"/>
          <w:lang w:eastAsia="ar-SA"/>
        </w:rPr>
      </w:pPr>
      <w:r>
        <w:rPr>
          <w:u w:val="single"/>
          <w:lang w:eastAsia="ar-SA"/>
        </w:rPr>
        <w:t>Saisie manuelle</w:t>
      </w:r>
      <w:r w:rsidR="00D8783D" w:rsidRPr="004A60B3">
        <w:rPr>
          <w:u w:val="single"/>
          <w:lang w:eastAsia="ar-SA"/>
        </w:rPr>
        <w:t xml:space="preserve"> par l’utilisateur à partir d’un écran dédié.</w:t>
      </w:r>
    </w:p>
    <w:p w:rsidR="00D8783D" w:rsidRDefault="00CD46B1" w:rsidP="004A60B3">
      <w:pPr>
        <w:jc w:val="both"/>
        <w:rPr>
          <w:lang w:eastAsia="ar-SA"/>
        </w:rPr>
      </w:pPr>
      <w:hyperlink w:anchor="_Maquette_de_l’écran_2" w:history="1">
        <w:r w:rsidR="004A60B3" w:rsidRPr="00D229C2">
          <w:rPr>
            <w:rStyle w:val="Hyperlink"/>
            <w:lang w:eastAsia="ar-SA"/>
          </w:rPr>
          <w:t>L’</w:t>
        </w:r>
        <w:r w:rsidR="00D8783D" w:rsidRPr="00D229C2">
          <w:rPr>
            <w:rStyle w:val="Hyperlink"/>
            <w:lang w:eastAsia="ar-SA"/>
          </w:rPr>
          <w:t xml:space="preserve">écran </w:t>
        </w:r>
        <w:r w:rsidR="004A60B3" w:rsidRPr="00D229C2">
          <w:rPr>
            <w:rStyle w:val="Hyperlink"/>
            <w:lang w:eastAsia="ar-SA"/>
          </w:rPr>
          <w:t xml:space="preserve">est </w:t>
        </w:r>
        <w:r w:rsidR="00D8783D" w:rsidRPr="00D229C2">
          <w:rPr>
            <w:rStyle w:val="Hyperlink"/>
            <w:lang w:eastAsia="ar-SA"/>
          </w:rPr>
          <w:t>décrit dans la section cas d’</w:t>
        </w:r>
        <w:r w:rsidR="004A60B3" w:rsidRPr="00D229C2">
          <w:rPr>
            <w:rStyle w:val="Hyperlink"/>
            <w:lang w:eastAsia="ar-SA"/>
          </w:rPr>
          <w:t>utilisation.</w:t>
        </w:r>
      </w:hyperlink>
    </w:p>
    <w:p w:rsidR="00D8783D" w:rsidRDefault="00D8783D" w:rsidP="0071388E">
      <w:pPr>
        <w:jc w:val="both"/>
        <w:rPr>
          <w:lang w:eastAsia="ar-SA"/>
        </w:rPr>
      </w:pPr>
    </w:p>
    <w:p w:rsidR="00D8783D" w:rsidRDefault="00C126C2" w:rsidP="0071388E">
      <w:pPr>
        <w:jc w:val="both"/>
        <w:rPr>
          <w:lang w:eastAsia="ar-SA"/>
        </w:rPr>
      </w:pPr>
      <w:r w:rsidRPr="0054545D">
        <w:rPr>
          <w:lang w:eastAsia="ar-SA"/>
        </w:rPr>
        <w:t>Le paiement</w:t>
      </w:r>
      <w:r w:rsidR="00CD27E7">
        <w:rPr>
          <w:lang w:eastAsia="ar-SA"/>
        </w:rPr>
        <w:t xml:space="preserve"> reçu ou </w:t>
      </w:r>
      <w:r w:rsidR="00D8783D">
        <w:rPr>
          <w:lang w:eastAsia="ar-SA"/>
        </w:rPr>
        <w:t>saisi manuellement</w:t>
      </w:r>
      <w:r w:rsidR="00CD27E7">
        <w:rPr>
          <w:lang w:eastAsia="ar-SA"/>
        </w:rPr>
        <w:t xml:space="preserve"> </w:t>
      </w:r>
      <w:r w:rsidR="00D8783D">
        <w:rPr>
          <w:lang w:eastAsia="ar-SA"/>
        </w:rPr>
        <w:t>est</w:t>
      </w:r>
      <w:r w:rsidRPr="00F412BE">
        <w:rPr>
          <w:lang w:eastAsia="ar-SA"/>
        </w:rPr>
        <w:t xml:space="preserve"> </w:t>
      </w:r>
      <w:r w:rsidR="00CD27E7">
        <w:rPr>
          <w:lang w:eastAsia="ar-SA"/>
        </w:rPr>
        <w:t>créé par</w:t>
      </w:r>
      <w:r w:rsidR="00D8783D">
        <w:rPr>
          <w:lang w:eastAsia="ar-SA"/>
        </w:rPr>
        <w:t> :</w:t>
      </w:r>
    </w:p>
    <w:p w:rsidR="00D8783D" w:rsidRDefault="00D8783D" w:rsidP="00FB1421">
      <w:pPr>
        <w:pStyle w:val="ListParagraph"/>
        <w:numPr>
          <w:ilvl w:val="0"/>
          <w:numId w:val="38"/>
        </w:numPr>
        <w:jc w:val="both"/>
        <w:rPr>
          <w:lang w:eastAsia="ar-SA"/>
        </w:rPr>
      </w:pPr>
      <w:r>
        <w:rPr>
          <w:lang w:eastAsia="ar-SA"/>
        </w:rPr>
        <w:t>C</w:t>
      </w:r>
      <w:r w:rsidR="00CD27E7">
        <w:rPr>
          <w:lang w:eastAsia="ar-SA"/>
        </w:rPr>
        <w:t xml:space="preserve">ompte Nostro </w:t>
      </w:r>
      <w:r>
        <w:rPr>
          <w:lang w:eastAsia="ar-SA"/>
        </w:rPr>
        <w:t>du dépositaire</w:t>
      </w:r>
    </w:p>
    <w:p w:rsidR="00D8783D" w:rsidRDefault="00D8783D" w:rsidP="00FB1421">
      <w:pPr>
        <w:pStyle w:val="ListParagraph"/>
        <w:numPr>
          <w:ilvl w:val="0"/>
          <w:numId w:val="38"/>
        </w:numPr>
        <w:jc w:val="both"/>
        <w:rPr>
          <w:lang w:eastAsia="ar-SA"/>
        </w:rPr>
      </w:pPr>
      <w:r>
        <w:rPr>
          <w:lang w:eastAsia="ar-SA"/>
        </w:rPr>
        <w:t xml:space="preserve">OST </w:t>
      </w:r>
    </w:p>
    <w:p w:rsidR="00D8783D" w:rsidRDefault="00D8783D" w:rsidP="00FB1421">
      <w:pPr>
        <w:pStyle w:val="ListParagraph"/>
        <w:numPr>
          <w:ilvl w:val="0"/>
          <w:numId w:val="38"/>
        </w:numPr>
        <w:jc w:val="both"/>
        <w:rPr>
          <w:lang w:eastAsia="ar-SA"/>
        </w:rPr>
      </w:pPr>
      <w:r>
        <w:rPr>
          <w:lang w:eastAsia="ar-SA"/>
        </w:rPr>
        <w:t>Option</w:t>
      </w:r>
    </w:p>
    <w:p w:rsidR="00C126C2" w:rsidRDefault="00D8783D" w:rsidP="00B92EF0">
      <w:pPr>
        <w:jc w:val="both"/>
        <w:rPr>
          <w:lang w:eastAsia="ar-SA"/>
        </w:rPr>
      </w:pPr>
      <w:r>
        <w:rPr>
          <w:lang w:eastAsia="ar-SA"/>
        </w:rPr>
        <w:t xml:space="preserve">Un seul  paiement peut contenir des paiements titres et/ou espèces, chaque paiement (titre / espèces) est réconcilié séparément </w:t>
      </w:r>
      <w:r w:rsidR="00CD27E7">
        <w:rPr>
          <w:lang w:eastAsia="ar-SA"/>
        </w:rPr>
        <w:t xml:space="preserve"> avec les paiements prévisionnels calculés puis</w:t>
      </w:r>
      <w:r w:rsidR="00C126C2" w:rsidRPr="0054545D">
        <w:rPr>
          <w:lang w:eastAsia="ar-SA"/>
        </w:rPr>
        <w:t xml:space="preserve"> alloué</w:t>
      </w:r>
      <w:r w:rsidR="00CD27E7">
        <w:rPr>
          <w:lang w:eastAsia="ar-SA"/>
        </w:rPr>
        <w:t>s</w:t>
      </w:r>
      <w:r w:rsidR="00C126C2" w:rsidRPr="0054545D">
        <w:rPr>
          <w:lang w:eastAsia="ar-SA"/>
        </w:rPr>
        <w:t xml:space="preserve"> </w:t>
      </w:r>
      <w:r w:rsidR="00CD27E7">
        <w:rPr>
          <w:lang w:eastAsia="ar-SA"/>
        </w:rPr>
        <w:t>aux clients</w:t>
      </w:r>
      <w:r>
        <w:rPr>
          <w:lang w:eastAsia="ar-SA"/>
        </w:rPr>
        <w:t xml:space="preserve"> manuellement par l’utilisateur.</w:t>
      </w:r>
    </w:p>
    <w:p w:rsidR="00D8783D" w:rsidRDefault="00D8783D" w:rsidP="00B92EF0">
      <w:pPr>
        <w:jc w:val="both"/>
        <w:rPr>
          <w:lang w:eastAsia="ar-SA"/>
        </w:rPr>
      </w:pPr>
    </w:p>
    <w:p w:rsidR="00C126C2" w:rsidRPr="0054545D" w:rsidRDefault="00C126C2" w:rsidP="00B92EF0">
      <w:pPr>
        <w:jc w:val="both"/>
        <w:rPr>
          <w:lang w:eastAsia="ar-SA"/>
        </w:rPr>
      </w:pPr>
      <w:r w:rsidRPr="0054545D">
        <w:rPr>
          <w:lang w:eastAsia="ar-SA"/>
        </w:rPr>
        <w:t>Si des écarts sont constatés lors de la réconciliation entre les titres</w:t>
      </w:r>
      <w:r w:rsidR="00CD27E7">
        <w:rPr>
          <w:lang w:eastAsia="ar-SA"/>
        </w:rPr>
        <w:t>/espèces</w:t>
      </w:r>
      <w:r w:rsidRPr="0054545D">
        <w:rPr>
          <w:lang w:eastAsia="ar-SA"/>
        </w:rPr>
        <w:t xml:space="preserve"> </w:t>
      </w:r>
      <w:r w:rsidR="00066F4B">
        <w:rPr>
          <w:lang w:eastAsia="ar-SA"/>
        </w:rPr>
        <w:t>prévisionnels</w:t>
      </w:r>
      <w:r w:rsidRPr="0054545D">
        <w:rPr>
          <w:lang w:eastAsia="ar-SA"/>
        </w:rPr>
        <w:t xml:space="preserve"> et ceux reçus, </w:t>
      </w:r>
      <w:r w:rsidR="0075387A">
        <w:rPr>
          <w:lang w:eastAsia="ar-SA"/>
        </w:rPr>
        <w:t xml:space="preserve">une alerte sera générée dans le tableau de bord, </w:t>
      </w:r>
      <w:r w:rsidRPr="0054545D">
        <w:rPr>
          <w:lang w:eastAsia="ar-SA"/>
        </w:rPr>
        <w:t>l’utilisateur pour</w:t>
      </w:r>
      <w:r w:rsidR="0075387A">
        <w:rPr>
          <w:lang w:eastAsia="ar-SA"/>
        </w:rPr>
        <w:t xml:space="preserve">ra vérifier l’origine des écarts </w:t>
      </w:r>
      <w:r w:rsidR="0075387A">
        <w:rPr>
          <w:lang w:eastAsia="ar-SA"/>
        </w:rPr>
        <w:lastRenderedPageBreak/>
        <w:t>et aura la main d’accepter la réconciliation</w:t>
      </w:r>
      <w:r w:rsidRPr="0054545D">
        <w:rPr>
          <w:lang w:eastAsia="ar-SA"/>
        </w:rPr>
        <w:t xml:space="preserve"> compte tenu par exemple des </w:t>
      </w:r>
      <w:hyperlink w:anchor="_Réclamations_sur_transaction" w:history="1">
        <w:r w:rsidR="0075387A" w:rsidRPr="0075387A">
          <w:rPr>
            <w:rStyle w:val="Hyperlink"/>
            <w:lang w:eastAsia="ar-SA"/>
          </w:rPr>
          <w:t>transactions tardi</w:t>
        </w:r>
        <w:r w:rsidR="00484BF2">
          <w:rPr>
            <w:rStyle w:val="Hyperlink"/>
            <w:lang w:eastAsia="ar-SA"/>
          </w:rPr>
          <w:t>ve</w:t>
        </w:r>
        <w:r w:rsidR="0075387A" w:rsidRPr="0075387A">
          <w:rPr>
            <w:rStyle w:val="Hyperlink"/>
            <w:lang w:eastAsia="ar-SA"/>
          </w:rPr>
          <w:t>s</w:t>
        </w:r>
      </w:hyperlink>
      <w:r w:rsidR="0075387A">
        <w:rPr>
          <w:lang w:eastAsia="ar-SA"/>
        </w:rPr>
        <w:t xml:space="preserve"> ou des </w:t>
      </w:r>
      <w:hyperlink w:anchor="_Réclamations_sur_transaction_1" w:history="1">
        <w:r w:rsidR="0075387A" w:rsidRPr="0075387A">
          <w:rPr>
            <w:rStyle w:val="Hyperlink"/>
            <w:lang w:eastAsia="ar-SA"/>
          </w:rPr>
          <w:t>suspens</w:t>
        </w:r>
      </w:hyperlink>
      <w:r w:rsidR="0075387A">
        <w:rPr>
          <w:lang w:eastAsia="ar-SA"/>
        </w:rPr>
        <w:t>.</w:t>
      </w:r>
    </w:p>
    <w:p w:rsidR="00D8783D" w:rsidRDefault="00D8783D" w:rsidP="00D8783D">
      <w:pPr>
        <w:rPr>
          <w:lang w:eastAsia="ar-SA"/>
        </w:rPr>
      </w:pPr>
    </w:p>
    <w:p w:rsidR="00CD5697" w:rsidRPr="00450A1F" w:rsidRDefault="00CD5697" w:rsidP="00CD5697">
      <w:pPr>
        <w:pStyle w:val="Style3"/>
        <w:jc w:val="both"/>
      </w:pPr>
      <w:bookmarkStart w:id="110" w:name="_Toc409450757"/>
      <w:r>
        <w:t xml:space="preserve">Paiement </w:t>
      </w:r>
      <w:r w:rsidR="00D8783D">
        <w:t>Titre</w:t>
      </w:r>
      <w:bookmarkEnd w:id="110"/>
      <w:r w:rsidR="00D8783D">
        <w:t xml:space="preserve"> </w:t>
      </w:r>
      <w:r>
        <w:t xml:space="preserve"> </w:t>
      </w:r>
    </w:p>
    <w:p w:rsidR="00534AB6" w:rsidRPr="0077322B" w:rsidRDefault="00534AB6" w:rsidP="00630466">
      <w:pPr>
        <w:rPr>
          <w:lang w:eastAsia="ar-SA"/>
        </w:rPr>
      </w:pPr>
    </w:p>
    <w:p w:rsidR="00630466" w:rsidRDefault="004A60B3" w:rsidP="004A60B3">
      <w:pPr>
        <w:jc w:val="both"/>
        <w:rPr>
          <w:lang w:eastAsia="ar-SA"/>
        </w:rPr>
      </w:pPr>
      <w:r>
        <w:rPr>
          <w:lang w:eastAsia="ar-SA"/>
        </w:rPr>
        <w:t>Dés la création du paiement titre (manuellement ou automatiquement), un processus de réconciliation est déclenché.</w:t>
      </w:r>
    </w:p>
    <w:p w:rsidR="004A60B3" w:rsidRDefault="004A60B3" w:rsidP="00FB1421">
      <w:pPr>
        <w:pStyle w:val="ListParagraph"/>
        <w:numPr>
          <w:ilvl w:val="0"/>
          <w:numId w:val="45"/>
        </w:numPr>
        <w:ind w:left="284" w:hanging="284"/>
        <w:jc w:val="both"/>
        <w:rPr>
          <w:lang w:eastAsia="ar-SA"/>
        </w:rPr>
      </w:pPr>
      <w:r>
        <w:rPr>
          <w:lang w:eastAsia="ar-SA"/>
        </w:rPr>
        <w:t xml:space="preserve">Si la réconciliation est totale, c.à.d. la quantité de titres reçue correspond exactement à la quantité de titres prévisionnelle calculée dans les exécutions </w:t>
      </w:r>
      <w:r w:rsidR="004146FF">
        <w:rPr>
          <w:lang w:eastAsia="ar-SA"/>
        </w:rPr>
        <w:t>Marché,</w:t>
      </w:r>
      <w:r>
        <w:rPr>
          <w:lang w:eastAsia="ar-SA"/>
        </w:rPr>
        <w:t xml:space="preserve"> un processus d’allocation sera déclenché mais </w:t>
      </w:r>
      <w:r w:rsidR="00B130D5">
        <w:rPr>
          <w:lang w:eastAsia="ar-SA"/>
        </w:rPr>
        <w:t>e</w:t>
      </w:r>
      <w:r w:rsidR="005C3FC0">
        <w:rPr>
          <w:lang w:eastAsia="ar-SA"/>
        </w:rPr>
        <w:t>n attente</w:t>
      </w:r>
      <w:r>
        <w:rPr>
          <w:lang w:eastAsia="ar-SA"/>
        </w:rPr>
        <w:t xml:space="preserve"> de validation </w:t>
      </w:r>
      <w:r w:rsidR="00B130D5">
        <w:rPr>
          <w:lang w:eastAsia="ar-SA"/>
        </w:rPr>
        <w:t>par</w:t>
      </w:r>
      <w:r>
        <w:rPr>
          <w:lang w:eastAsia="ar-SA"/>
        </w:rPr>
        <w:t xml:space="preserve"> l’utilisateur.</w:t>
      </w:r>
    </w:p>
    <w:p w:rsidR="00A32560" w:rsidRDefault="00A32560" w:rsidP="00FB1421">
      <w:pPr>
        <w:pStyle w:val="ListParagraph"/>
        <w:numPr>
          <w:ilvl w:val="0"/>
          <w:numId w:val="45"/>
        </w:numPr>
        <w:ind w:left="284" w:hanging="284"/>
        <w:jc w:val="both"/>
        <w:rPr>
          <w:lang w:eastAsia="ar-SA"/>
        </w:rPr>
      </w:pPr>
      <w:r>
        <w:rPr>
          <w:lang w:eastAsia="ar-SA"/>
        </w:rPr>
        <w:t>Les suspens sur le compte Nostro postés ultérieurement lors du calcul des exécutions Marché seront impactés.</w:t>
      </w:r>
    </w:p>
    <w:p w:rsidR="004A4E76" w:rsidRDefault="004A60B3" w:rsidP="00FB1421">
      <w:pPr>
        <w:pStyle w:val="ListParagraph"/>
        <w:numPr>
          <w:ilvl w:val="0"/>
          <w:numId w:val="45"/>
        </w:numPr>
        <w:ind w:left="284" w:hanging="284"/>
        <w:jc w:val="both"/>
        <w:rPr>
          <w:lang w:eastAsia="ar-SA"/>
        </w:rPr>
      </w:pPr>
      <w:r>
        <w:rPr>
          <w:lang w:eastAsia="ar-SA"/>
        </w:rPr>
        <w:t>L’utilisateur aura la main d’allouer le paiement réconcilié aux clients éligibles soit au prorata de leur position soit par un choix prioritaire pour certain clients.</w:t>
      </w:r>
    </w:p>
    <w:p w:rsidR="00596701" w:rsidRDefault="00125AAA" w:rsidP="00FB1421">
      <w:pPr>
        <w:pStyle w:val="ListParagraph"/>
        <w:numPr>
          <w:ilvl w:val="0"/>
          <w:numId w:val="45"/>
        </w:numPr>
        <w:ind w:left="284" w:hanging="284"/>
        <w:jc w:val="both"/>
        <w:rPr>
          <w:lang w:eastAsia="ar-SA"/>
        </w:rPr>
      </w:pPr>
      <w:r>
        <w:rPr>
          <w:lang w:eastAsia="ar-SA"/>
        </w:rPr>
        <w:t>Une f</w:t>
      </w:r>
      <w:r w:rsidR="00DD6CE5">
        <w:rPr>
          <w:lang w:eastAsia="ar-SA"/>
        </w:rPr>
        <w:t xml:space="preserve">ois l’allocation est </w:t>
      </w:r>
      <w:r w:rsidR="00596701">
        <w:rPr>
          <w:lang w:eastAsia="ar-SA"/>
        </w:rPr>
        <w:t>validée</w:t>
      </w:r>
      <w:r w:rsidR="00DD6CE5">
        <w:rPr>
          <w:lang w:eastAsia="ar-SA"/>
        </w:rPr>
        <w:t xml:space="preserve">, un paiement client sera </w:t>
      </w:r>
      <w:r w:rsidR="00596701">
        <w:rPr>
          <w:lang w:eastAsia="ar-SA"/>
        </w:rPr>
        <w:t>créé et les positions seront impactées</w:t>
      </w:r>
      <w:r w:rsidR="00F85CB8">
        <w:rPr>
          <w:lang w:eastAsia="ar-SA"/>
        </w:rPr>
        <w:t> : entrée ou sortie de titre : I</w:t>
      </w:r>
      <w:r w:rsidR="00596701">
        <w:rPr>
          <w:lang w:eastAsia="ar-SA"/>
        </w:rPr>
        <w:t xml:space="preserve">mpacter les </w:t>
      </w:r>
      <w:r w:rsidR="00F85CB8">
        <w:rPr>
          <w:lang w:eastAsia="ar-SA"/>
        </w:rPr>
        <w:t>suspens</w:t>
      </w:r>
      <w:r w:rsidR="00596701">
        <w:rPr>
          <w:lang w:eastAsia="ar-SA"/>
        </w:rPr>
        <w:t xml:space="preserve"> </w:t>
      </w:r>
      <w:r w:rsidR="005432C5">
        <w:rPr>
          <w:lang w:eastAsia="ar-SA"/>
        </w:rPr>
        <w:t>ultérieurement</w:t>
      </w:r>
      <w:r w:rsidR="00596701">
        <w:rPr>
          <w:lang w:eastAsia="ar-SA"/>
        </w:rPr>
        <w:t xml:space="preserve"> postés lors du calcul des exécutions.</w:t>
      </w:r>
    </w:p>
    <w:p w:rsidR="009A4FED" w:rsidRDefault="00596701" w:rsidP="00FB1421">
      <w:pPr>
        <w:pStyle w:val="ListParagraph"/>
        <w:numPr>
          <w:ilvl w:val="0"/>
          <w:numId w:val="45"/>
        </w:numPr>
        <w:ind w:left="284" w:hanging="284"/>
        <w:jc w:val="both"/>
        <w:rPr>
          <w:lang w:eastAsia="ar-SA"/>
        </w:rPr>
      </w:pPr>
      <w:r>
        <w:rPr>
          <w:lang w:eastAsia="ar-SA"/>
        </w:rPr>
        <w:t>L’envoi de la confirmation des paiements</w:t>
      </w:r>
      <w:r w:rsidR="00DD6CE5">
        <w:rPr>
          <w:lang w:eastAsia="ar-SA"/>
        </w:rPr>
        <w:t xml:space="preserve"> aux clients </w:t>
      </w:r>
      <w:r w:rsidR="00A32560">
        <w:rPr>
          <w:lang w:eastAsia="ar-SA"/>
        </w:rPr>
        <w:t>peut se faire</w:t>
      </w:r>
      <w:r>
        <w:rPr>
          <w:lang w:eastAsia="ar-SA"/>
        </w:rPr>
        <w:t xml:space="preserve"> </w:t>
      </w:r>
      <w:r w:rsidR="00DD6CE5">
        <w:rPr>
          <w:lang w:eastAsia="ar-SA"/>
        </w:rPr>
        <w:t xml:space="preserve">automatiquement </w:t>
      </w:r>
      <w:r w:rsidR="00C33808">
        <w:rPr>
          <w:lang w:eastAsia="ar-SA"/>
        </w:rPr>
        <w:t>(batch de confirmation de paiement)</w:t>
      </w:r>
      <w:r>
        <w:rPr>
          <w:lang w:eastAsia="ar-SA"/>
        </w:rPr>
        <w:t xml:space="preserve"> ou manuellement, u</w:t>
      </w:r>
      <w:r w:rsidR="00C33808">
        <w:rPr>
          <w:lang w:eastAsia="ar-SA"/>
        </w:rPr>
        <w:t xml:space="preserve">n MT566 ou un rapport sera généré selon le </w:t>
      </w:r>
      <w:r w:rsidR="00484BF2">
        <w:rPr>
          <w:lang w:eastAsia="ar-SA"/>
        </w:rPr>
        <w:t>profil</w:t>
      </w:r>
      <w:r w:rsidR="00C33808">
        <w:rPr>
          <w:lang w:eastAsia="ar-SA"/>
        </w:rPr>
        <w:t xml:space="preserve"> de Reporting du client.</w:t>
      </w:r>
    </w:p>
    <w:p w:rsidR="009A4FED" w:rsidRDefault="009A4FED" w:rsidP="004A60B3">
      <w:pPr>
        <w:jc w:val="both"/>
        <w:rPr>
          <w:lang w:eastAsia="ar-SA"/>
        </w:rPr>
      </w:pPr>
      <w:r>
        <w:rPr>
          <w:lang w:eastAsia="ar-SA"/>
        </w:rPr>
        <w:t xml:space="preserve">Pour le </w:t>
      </w:r>
      <w:r w:rsidR="005B6C6D">
        <w:rPr>
          <w:lang w:eastAsia="ar-SA"/>
        </w:rPr>
        <w:t xml:space="preserve">Marché </w:t>
      </w:r>
      <w:r>
        <w:rPr>
          <w:lang w:eastAsia="ar-SA"/>
        </w:rPr>
        <w:t xml:space="preserve"> étranger, il n’y a pas de comptabilité titre.</w:t>
      </w:r>
    </w:p>
    <w:p w:rsidR="00F86FC3" w:rsidRDefault="00F86FC3" w:rsidP="004A60B3">
      <w:pPr>
        <w:jc w:val="both"/>
        <w:rPr>
          <w:lang w:eastAsia="ar-SA"/>
        </w:rPr>
      </w:pPr>
    </w:p>
    <w:p w:rsidR="00FD4172" w:rsidRDefault="00FD4172" w:rsidP="00FD4172">
      <w:pPr>
        <w:pStyle w:val="Heading4"/>
        <w:rPr>
          <w:lang w:eastAsia="ar-SA"/>
        </w:rPr>
      </w:pPr>
      <w:r>
        <w:rPr>
          <w:lang w:eastAsia="ar-SA"/>
        </w:rPr>
        <w:t>Cycle de vie de traitement des paiements titre</w:t>
      </w:r>
    </w:p>
    <w:p w:rsidR="00FD4172" w:rsidRDefault="00FD4172" w:rsidP="004A60B3">
      <w:pPr>
        <w:jc w:val="both"/>
        <w:rPr>
          <w:lang w:eastAsia="ar-SA"/>
        </w:rPr>
      </w:pPr>
    </w:p>
    <w:p w:rsidR="00010B3B" w:rsidRDefault="00010B3B" w:rsidP="004A60B3">
      <w:pPr>
        <w:jc w:val="both"/>
        <w:rPr>
          <w:lang w:eastAsia="ar-SA"/>
        </w:rPr>
      </w:pPr>
    </w:p>
    <w:p w:rsidR="001B45EA" w:rsidRDefault="001B45EA" w:rsidP="004A60B3">
      <w:pPr>
        <w:jc w:val="both"/>
        <w:rPr>
          <w:lang w:eastAsia="ar-SA"/>
        </w:rPr>
      </w:pPr>
      <w:r>
        <w:rPr>
          <w:lang w:eastAsia="ar-SA"/>
        </w:rPr>
        <w:t xml:space="preserve">Le cycle de vie de traitement des </w:t>
      </w:r>
      <w:r w:rsidR="00F17713">
        <w:rPr>
          <w:lang w:eastAsia="ar-SA"/>
        </w:rPr>
        <w:t>paiements</w:t>
      </w:r>
      <w:r>
        <w:rPr>
          <w:lang w:eastAsia="ar-SA"/>
        </w:rPr>
        <w:t xml:space="preserve"> titre se résume dans le schéma ci-dessous.</w:t>
      </w:r>
    </w:p>
    <w:p w:rsidR="001B45EA" w:rsidRDefault="004A60B3" w:rsidP="004A60B3">
      <w:pPr>
        <w:jc w:val="both"/>
        <w:rPr>
          <w:lang w:eastAsia="ar-SA"/>
        </w:rPr>
      </w:pPr>
      <w:r>
        <w:rPr>
          <w:lang w:eastAsia="ar-SA"/>
        </w:rPr>
        <w:lastRenderedPageBreak/>
        <w:t xml:space="preserve"> </w:t>
      </w:r>
      <w:r w:rsidR="00D629B6">
        <w:rPr>
          <w:noProof/>
          <w:lang w:eastAsia="fr-FR"/>
        </w:rPr>
        <w:drawing>
          <wp:inline distT="0" distB="0" distL="0" distR="0">
            <wp:extent cx="5754429" cy="8462261"/>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srcRect/>
                    <a:stretch>
                      <a:fillRect/>
                    </a:stretch>
                  </pic:blipFill>
                  <pic:spPr bwMode="auto">
                    <a:xfrm>
                      <a:off x="0" y="0"/>
                      <a:ext cx="5752801" cy="8459867"/>
                    </a:xfrm>
                    <a:prstGeom prst="rect">
                      <a:avLst/>
                    </a:prstGeom>
                    <a:noFill/>
                    <a:ln w="9525">
                      <a:noFill/>
                      <a:miter lim="800000"/>
                      <a:headEnd/>
                      <a:tailEnd/>
                    </a:ln>
                  </pic:spPr>
                </pic:pic>
              </a:graphicData>
            </a:graphic>
          </wp:inline>
        </w:drawing>
      </w:r>
    </w:p>
    <w:p w:rsidR="00D8783D" w:rsidRDefault="00513DE3" w:rsidP="00D8783D">
      <w:pPr>
        <w:pStyle w:val="Heading4"/>
        <w:rPr>
          <w:lang w:eastAsia="ar-SA"/>
        </w:rPr>
      </w:pPr>
      <w:r>
        <w:rPr>
          <w:lang w:eastAsia="ar-SA"/>
        </w:rPr>
        <w:lastRenderedPageBreak/>
        <w:t>Réconciliation partielle</w:t>
      </w:r>
      <w:r w:rsidR="00D8783D">
        <w:rPr>
          <w:lang w:eastAsia="ar-SA"/>
        </w:rPr>
        <w:t xml:space="preserve"> : </w:t>
      </w:r>
    </w:p>
    <w:p w:rsidR="00D8783D" w:rsidRDefault="00D8783D" w:rsidP="00630466">
      <w:pPr>
        <w:rPr>
          <w:lang w:eastAsia="ar-SA"/>
        </w:rPr>
      </w:pPr>
    </w:p>
    <w:p w:rsidR="00513DE3" w:rsidRDefault="00513DE3" w:rsidP="00630466">
      <w:pPr>
        <w:rPr>
          <w:lang w:eastAsia="ar-SA"/>
        </w:rPr>
      </w:pPr>
      <w:r>
        <w:rPr>
          <w:lang w:eastAsia="ar-SA"/>
        </w:rPr>
        <w:t>Un écart de réconciliation peut résulter :</w:t>
      </w:r>
    </w:p>
    <w:p w:rsidR="00C131E7" w:rsidRDefault="00C131E7" w:rsidP="00630466">
      <w:pPr>
        <w:rPr>
          <w:lang w:eastAsia="ar-SA"/>
        </w:rPr>
      </w:pPr>
    </w:p>
    <w:p w:rsidR="00513DE3" w:rsidRDefault="00513DE3" w:rsidP="00FB1421">
      <w:pPr>
        <w:pStyle w:val="ListParagraph"/>
        <w:numPr>
          <w:ilvl w:val="0"/>
          <w:numId w:val="40"/>
        </w:numPr>
        <w:rPr>
          <w:lang w:eastAsia="ar-SA"/>
        </w:rPr>
      </w:pPr>
      <w:r w:rsidRPr="00C131E7">
        <w:rPr>
          <w:b/>
          <w:u w:val="single"/>
          <w:lang w:eastAsia="ar-SA"/>
        </w:rPr>
        <w:t>D’un paiement partiel </w:t>
      </w:r>
      <w:r>
        <w:rPr>
          <w:lang w:eastAsia="ar-SA"/>
        </w:rPr>
        <w:t xml:space="preserve">: le dépositaire s’engage à envoyer un deuxième 566 pour la quantité non payé. L’utilisateur peut forcer la réconciliation partielle et allouer un paiement partiel aux clients en attendant le deuxième paiement ou ne pas déclencher l’allocation jusqu’à </w:t>
      </w:r>
      <w:r w:rsidR="00130B0B">
        <w:rPr>
          <w:lang w:eastAsia="ar-SA"/>
        </w:rPr>
        <w:t>réception</w:t>
      </w:r>
      <w:r>
        <w:rPr>
          <w:lang w:eastAsia="ar-SA"/>
        </w:rPr>
        <w:t xml:space="preserve"> du reliquat du paiement.</w:t>
      </w:r>
    </w:p>
    <w:p w:rsidR="00F86FC3" w:rsidRDefault="00F86FC3" w:rsidP="00513DE3">
      <w:pPr>
        <w:pStyle w:val="ListParagraph"/>
        <w:rPr>
          <w:lang w:eastAsia="ar-SA"/>
        </w:rPr>
      </w:pPr>
    </w:p>
    <w:p w:rsidR="00A1659A" w:rsidRDefault="00513DE3" w:rsidP="00FB1421">
      <w:pPr>
        <w:pStyle w:val="ListParagraph"/>
        <w:numPr>
          <w:ilvl w:val="0"/>
          <w:numId w:val="40"/>
        </w:numPr>
        <w:rPr>
          <w:lang w:eastAsia="ar-SA"/>
        </w:rPr>
      </w:pPr>
      <w:r w:rsidRPr="00C131E7">
        <w:rPr>
          <w:b/>
          <w:u w:val="single"/>
          <w:lang w:eastAsia="ar-SA"/>
        </w:rPr>
        <w:t xml:space="preserve">D’un suspens non </w:t>
      </w:r>
      <w:r w:rsidR="00A1659A" w:rsidRPr="00C131E7">
        <w:rPr>
          <w:b/>
          <w:u w:val="single"/>
          <w:lang w:eastAsia="ar-SA"/>
        </w:rPr>
        <w:t>dénoué</w:t>
      </w:r>
      <w:r w:rsidR="00A1659A">
        <w:rPr>
          <w:lang w:eastAsia="ar-SA"/>
        </w:rPr>
        <w:t xml:space="preserve">. </w:t>
      </w:r>
    </w:p>
    <w:p w:rsidR="00C54FE7" w:rsidRDefault="00C54FE7" w:rsidP="00375E2E">
      <w:pPr>
        <w:rPr>
          <w:b/>
          <w:color w:val="808080" w:themeColor="background1" w:themeShade="80"/>
          <w:lang w:eastAsia="ar-SA"/>
        </w:rPr>
      </w:pPr>
    </w:p>
    <w:p w:rsidR="00375E2E" w:rsidRDefault="00A1659A" w:rsidP="00375E2E">
      <w:pPr>
        <w:rPr>
          <w:b/>
          <w:color w:val="808080" w:themeColor="background1" w:themeShade="80"/>
          <w:lang w:eastAsia="ar-SA"/>
        </w:rPr>
      </w:pPr>
      <w:r w:rsidRPr="00A1659A">
        <w:rPr>
          <w:b/>
          <w:color w:val="808080" w:themeColor="background1" w:themeShade="80"/>
          <w:lang w:eastAsia="ar-SA"/>
        </w:rPr>
        <w:t>Exemple</w:t>
      </w:r>
      <w:r>
        <w:rPr>
          <w:b/>
          <w:color w:val="808080" w:themeColor="background1" w:themeShade="80"/>
          <w:lang w:eastAsia="ar-SA"/>
        </w:rPr>
        <w:t xml:space="preserve"> : </w:t>
      </w:r>
    </w:p>
    <w:p w:rsidR="000F1935" w:rsidRDefault="001F55F9" w:rsidP="00375E2E">
      <w:pPr>
        <w:jc w:val="center"/>
        <w:rPr>
          <w:b/>
          <w:color w:val="808080" w:themeColor="background1" w:themeShade="80"/>
          <w:lang w:eastAsia="ar-SA"/>
        </w:rPr>
      </w:pPr>
      <w:r>
        <w:rPr>
          <w:b/>
          <w:noProof/>
          <w:color w:val="808080" w:themeColor="background1" w:themeShade="80"/>
          <w:lang w:eastAsia="fr-FR"/>
        </w:rPr>
        <w:drawing>
          <wp:inline distT="0" distB="0" distL="0" distR="0">
            <wp:extent cx="5248275" cy="267652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5248275" cy="2676525"/>
                    </a:xfrm>
                    <a:prstGeom prst="rect">
                      <a:avLst/>
                    </a:prstGeom>
                    <a:noFill/>
                    <a:ln w="9525">
                      <a:noFill/>
                      <a:miter lim="800000"/>
                      <a:headEnd/>
                      <a:tailEnd/>
                    </a:ln>
                  </pic:spPr>
                </pic:pic>
              </a:graphicData>
            </a:graphic>
          </wp:inline>
        </w:drawing>
      </w:r>
    </w:p>
    <w:p w:rsidR="00FA36A8" w:rsidRDefault="00FA36A8" w:rsidP="00A1659A">
      <w:pPr>
        <w:rPr>
          <w:b/>
          <w:color w:val="808080" w:themeColor="background1" w:themeShade="80"/>
          <w:lang w:eastAsia="ar-SA"/>
        </w:rPr>
      </w:pPr>
    </w:p>
    <w:p w:rsidR="001F55F9" w:rsidRPr="00C131E7" w:rsidRDefault="00337C05" w:rsidP="00FB1421">
      <w:pPr>
        <w:pStyle w:val="ListParagraph"/>
        <w:numPr>
          <w:ilvl w:val="0"/>
          <w:numId w:val="40"/>
        </w:numPr>
        <w:rPr>
          <w:b/>
          <w:u w:val="single"/>
          <w:lang w:eastAsia="ar-SA"/>
        </w:rPr>
      </w:pPr>
      <w:r w:rsidRPr="00C131E7">
        <w:rPr>
          <w:b/>
          <w:u w:val="single"/>
          <w:lang w:eastAsia="ar-SA"/>
        </w:rPr>
        <w:t>D’une transaction entrée dans le système tardivement</w:t>
      </w:r>
    </w:p>
    <w:p w:rsidR="008234F5" w:rsidRPr="008234F5" w:rsidRDefault="00337C05" w:rsidP="008234F5">
      <w:pPr>
        <w:rPr>
          <w:b/>
          <w:color w:val="808080" w:themeColor="background1" w:themeShade="80"/>
        </w:rPr>
      </w:pPr>
      <w:bookmarkStart w:id="111" w:name="_Espèces_:"/>
      <w:bookmarkEnd w:id="111"/>
      <w:r w:rsidRPr="00337C05">
        <w:rPr>
          <w:b/>
          <w:color w:val="808080" w:themeColor="background1" w:themeShade="80"/>
        </w:rPr>
        <w:t xml:space="preserve">Exemple </w:t>
      </w:r>
    </w:p>
    <w:p w:rsidR="00375E2E" w:rsidRDefault="007D6D03" w:rsidP="00C54FE7">
      <w:pPr>
        <w:pStyle w:val="ListParagraph"/>
        <w:ind w:left="0"/>
        <w:jc w:val="both"/>
      </w:pPr>
      <w:r>
        <w:rPr>
          <w:noProof/>
          <w:lang w:eastAsia="fr-FR"/>
        </w:rPr>
        <w:drawing>
          <wp:inline distT="0" distB="0" distL="0" distR="0">
            <wp:extent cx="5562600" cy="307657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srcRect/>
                    <a:stretch>
                      <a:fillRect/>
                    </a:stretch>
                  </pic:blipFill>
                  <pic:spPr bwMode="auto">
                    <a:xfrm>
                      <a:off x="0" y="0"/>
                      <a:ext cx="5562600" cy="3076575"/>
                    </a:xfrm>
                    <a:prstGeom prst="rect">
                      <a:avLst/>
                    </a:prstGeom>
                    <a:noFill/>
                    <a:ln w="9525">
                      <a:noFill/>
                      <a:miter lim="800000"/>
                      <a:headEnd/>
                      <a:tailEnd/>
                    </a:ln>
                  </pic:spPr>
                </pic:pic>
              </a:graphicData>
            </a:graphic>
          </wp:inline>
        </w:drawing>
      </w:r>
    </w:p>
    <w:p w:rsidR="00A93C04" w:rsidRPr="00C131E7" w:rsidRDefault="004737B3" w:rsidP="00FB1421">
      <w:pPr>
        <w:pStyle w:val="ListParagraph"/>
        <w:numPr>
          <w:ilvl w:val="0"/>
          <w:numId w:val="41"/>
        </w:numPr>
        <w:rPr>
          <w:b/>
          <w:u w:val="single"/>
        </w:rPr>
      </w:pPr>
      <w:r>
        <w:rPr>
          <w:b/>
          <w:u w:val="single"/>
        </w:rPr>
        <w:lastRenderedPageBreak/>
        <w:t>De l’arrondi</w:t>
      </w:r>
      <w:r w:rsidR="00A93C04" w:rsidRPr="00C131E7">
        <w:rPr>
          <w:b/>
          <w:u w:val="single"/>
        </w:rPr>
        <w:t xml:space="preserve"> des rompus </w:t>
      </w:r>
    </w:p>
    <w:p w:rsidR="00A93C04" w:rsidRDefault="00A93C04" w:rsidP="00A93C04">
      <w:pPr>
        <w:rPr>
          <w:b/>
          <w:color w:val="808080" w:themeColor="background1" w:themeShade="80"/>
        </w:rPr>
      </w:pPr>
      <w:r w:rsidRPr="00A93C04">
        <w:rPr>
          <w:b/>
          <w:color w:val="808080" w:themeColor="background1" w:themeShade="80"/>
        </w:rPr>
        <w:t>Exemple</w:t>
      </w:r>
    </w:p>
    <w:p w:rsidR="004A4E76" w:rsidRDefault="00487F59" w:rsidP="00A93C04">
      <w:pPr>
        <w:rPr>
          <w:b/>
          <w:color w:val="808080" w:themeColor="background1" w:themeShade="80"/>
        </w:rPr>
      </w:pPr>
      <w:r>
        <w:rPr>
          <w:b/>
          <w:color w:val="808080" w:themeColor="background1" w:themeShade="80"/>
        </w:rPr>
        <w:t xml:space="preserve">OST avec parité de 1 pour chaque 3 </w:t>
      </w:r>
      <w:r w:rsidR="00633F1B">
        <w:rPr>
          <w:b/>
          <w:color w:val="808080" w:themeColor="background1" w:themeShade="80"/>
        </w:rPr>
        <w:t>titre détenu</w:t>
      </w:r>
      <w:r>
        <w:rPr>
          <w:b/>
          <w:color w:val="808080" w:themeColor="background1" w:themeShade="80"/>
        </w:rPr>
        <w:t>.</w:t>
      </w:r>
    </w:p>
    <w:p w:rsidR="004F74F0" w:rsidRDefault="004F74F0" w:rsidP="00A93C04">
      <w:pPr>
        <w:rPr>
          <w:b/>
          <w:color w:val="808080" w:themeColor="background1" w:themeShade="80"/>
        </w:rPr>
      </w:pPr>
    </w:p>
    <w:tbl>
      <w:tblPr>
        <w:tblStyle w:val="TableGrid"/>
        <w:tblW w:w="0" w:type="auto"/>
        <w:tblInd w:w="250" w:type="dxa"/>
        <w:tblLook w:val="04A0"/>
      </w:tblPr>
      <w:tblGrid>
        <w:gridCol w:w="851"/>
        <w:gridCol w:w="992"/>
        <w:gridCol w:w="2162"/>
        <w:gridCol w:w="1474"/>
        <w:gridCol w:w="1207"/>
        <w:gridCol w:w="2352"/>
      </w:tblGrid>
      <w:tr w:rsidR="008234F5" w:rsidRPr="00382C1A" w:rsidTr="002E0EDC">
        <w:trPr>
          <w:trHeight w:val="192"/>
        </w:trPr>
        <w:tc>
          <w:tcPr>
            <w:tcW w:w="851" w:type="dxa"/>
            <w:shd w:val="clear" w:color="auto" w:fill="A6A6A6" w:themeFill="background1" w:themeFillShade="A6"/>
          </w:tcPr>
          <w:p w:rsidR="008234F5" w:rsidRDefault="008234F5" w:rsidP="002E0EDC">
            <w:pPr>
              <w:pStyle w:val="ListParagraph"/>
              <w:ind w:left="0"/>
              <w:jc w:val="center"/>
              <w:rPr>
                <w:b/>
                <w:sz w:val="18"/>
              </w:rPr>
            </w:pPr>
            <w:r>
              <w:rPr>
                <w:b/>
                <w:sz w:val="18"/>
              </w:rPr>
              <w:t>Clients</w:t>
            </w:r>
          </w:p>
        </w:tc>
        <w:tc>
          <w:tcPr>
            <w:tcW w:w="992" w:type="dxa"/>
            <w:shd w:val="clear" w:color="auto" w:fill="A6A6A6" w:themeFill="background1" w:themeFillShade="A6"/>
          </w:tcPr>
          <w:p w:rsidR="008234F5" w:rsidRPr="00382C1A" w:rsidRDefault="008234F5" w:rsidP="002E0EDC">
            <w:pPr>
              <w:pStyle w:val="ListParagraph"/>
              <w:ind w:left="0"/>
              <w:jc w:val="center"/>
              <w:rPr>
                <w:b/>
                <w:sz w:val="18"/>
              </w:rPr>
            </w:pPr>
            <w:r>
              <w:rPr>
                <w:b/>
                <w:sz w:val="18"/>
              </w:rPr>
              <w:t>Position</w:t>
            </w:r>
          </w:p>
        </w:tc>
        <w:tc>
          <w:tcPr>
            <w:tcW w:w="2162" w:type="dxa"/>
            <w:shd w:val="clear" w:color="auto" w:fill="A6A6A6" w:themeFill="background1" w:themeFillShade="A6"/>
          </w:tcPr>
          <w:p w:rsidR="008234F5" w:rsidRPr="00382C1A" w:rsidRDefault="008234F5" w:rsidP="002E0EDC">
            <w:pPr>
              <w:pStyle w:val="ListParagraph"/>
              <w:spacing w:after="200"/>
              <w:ind w:left="0"/>
              <w:jc w:val="center"/>
              <w:rPr>
                <w:b/>
                <w:sz w:val="18"/>
              </w:rPr>
            </w:pPr>
            <w:r w:rsidRPr="00382C1A">
              <w:rPr>
                <w:b/>
                <w:sz w:val="18"/>
              </w:rPr>
              <w:t xml:space="preserve">Exécution </w:t>
            </w:r>
            <w:r>
              <w:rPr>
                <w:b/>
                <w:sz w:val="18"/>
              </w:rPr>
              <w:t>C</w:t>
            </w:r>
            <w:r w:rsidRPr="00382C1A">
              <w:rPr>
                <w:b/>
                <w:sz w:val="18"/>
              </w:rPr>
              <w:t xml:space="preserve">lient  </w:t>
            </w:r>
          </w:p>
        </w:tc>
        <w:tc>
          <w:tcPr>
            <w:tcW w:w="1474" w:type="dxa"/>
            <w:shd w:val="clear" w:color="auto" w:fill="A6A6A6" w:themeFill="background1" w:themeFillShade="A6"/>
          </w:tcPr>
          <w:p w:rsidR="008234F5" w:rsidRDefault="008234F5" w:rsidP="002E0EDC">
            <w:pPr>
              <w:pStyle w:val="ListParagraph"/>
              <w:ind w:left="0"/>
              <w:jc w:val="center"/>
              <w:rPr>
                <w:b/>
                <w:sz w:val="18"/>
              </w:rPr>
            </w:pPr>
            <w:r>
              <w:rPr>
                <w:b/>
                <w:sz w:val="18"/>
              </w:rPr>
              <w:t xml:space="preserve">Exécution </w:t>
            </w:r>
            <w:r w:rsidR="005B6C6D">
              <w:rPr>
                <w:b/>
                <w:sz w:val="18"/>
              </w:rPr>
              <w:t xml:space="preserve">Marché </w:t>
            </w:r>
          </w:p>
        </w:tc>
        <w:tc>
          <w:tcPr>
            <w:tcW w:w="1207" w:type="dxa"/>
            <w:shd w:val="clear" w:color="auto" w:fill="A6A6A6" w:themeFill="background1" w:themeFillShade="A6"/>
          </w:tcPr>
          <w:p w:rsidR="008234F5" w:rsidRPr="00382C1A" w:rsidRDefault="008234F5" w:rsidP="002E0EDC">
            <w:pPr>
              <w:pStyle w:val="ListParagraph"/>
              <w:spacing w:after="200"/>
              <w:ind w:left="0"/>
              <w:jc w:val="center"/>
              <w:rPr>
                <w:b/>
                <w:sz w:val="18"/>
              </w:rPr>
            </w:pPr>
            <w:r>
              <w:rPr>
                <w:b/>
                <w:sz w:val="18"/>
              </w:rPr>
              <w:t xml:space="preserve">Paiement </w:t>
            </w:r>
            <w:r w:rsidR="005B6C6D">
              <w:rPr>
                <w:b/>
                <w:sz w:val="18"/>
              </w:rPr>
              <w:t xml:space="preserve">Marché </w:t>
            </w:r>
          </w:p>
        </w:tc>
        <w:tc>
          <w:tcPr>
            <w:tcW w:w="2352" w:type="dxa"/>
            <w:shd w:val="clear" w:color="auto" w:fill="A6A6A6" w:themeFill="background1" w:themeFillShade="A6"/>
          </w:tcPr>
          <w:p w:rsidR="008234F5" w:rsidRPr="00382C1A" w:rsidRDefault="008234F5" w:rsidP="002E0EDC">
            <w:pPr>
              <w:pStyle w:val="ListParagraph"/>
              <w:spacing w:after="200"/>
              <w:ind w:left="0"/>
              <w:jc w:val="center"/>
              <w:rPr>
                <w:b/>
                <w:sz w:val="18"/>
              </w:rPr>
            </w:pPr>
            <w:r>
              <w:rPr>
                <w:b/>
                <w:sz w:val="18"/>
              </w:rPr>
              <w:t>Réconciliation et Action</w:t>
            </w:r>
          </w:p>
        </w:tc>
      </w:tr>
      <w:tr w:rsidR="008234F5" w:rsidRPr="000C02B7" w:rsidTr="002E0EDC">
        <w:trPr>
          <w:trHeight w:val="595"/>
        </w:trPr>
        <w:tc>
          <w:tcPr>
            <w:tcW w:w="851" w:type="dxa"/>
          </w:tcPr>
          <w:p w:rsidR="008234F5" w:rsidRDefault="008234F5" w:rsidP="002E0EDC">
            <w:pPr>
              <w:pStyle w:val="ListParagraph"/>
              <w:ind w:left="0"/>
              <w:jc w:val="center"/>
              <w:rPr>
                <w:sz w:val="18"/>
              </w:rPr>
            </w:pPr>
          </w:p>
          <w:p w:rsidR="008234F5" w:rsidRDefault="008234F5" w:rsidP="002E0EDC">
            <w:pPr>
              <w:pStyle w:val="ListParagraph"/>
              <w:ind w:left="0"/>
              <w:jc w:val="center"/>
              <w:rPr>
                <w:sz w:val="18"/>
              </w:rPr>
            </w:pPr>
            <w:r>
              <w:rPr>
                <w:sz w:val="18"/>
              </w:rPr>
              <w:t>Client 1</w:t>
            </w:r>
          </w:p>
        </w:tc>
        <w:tc>
          <w:tcPr>
            <w:tcW w:w="992" w:type="dxa"/>
          </w:tcPr>
          <w:p w:rsidR="008234F5" w:rsidRDefault="008234F5" w:rsidP="002E0EDC">
            <w:pPr>
              <w:pStyle w:val="ListParagraph"/>
              <w:ind w:left="0"/>
              <w:jc w:val="center"/>
              <w:rPr>
                <w:sz w:val="18"/>
              </w:rPr>
            </w:pPr>
          </w:p>
          <w:p w:rsidR="008234F5" w:rsidRDefault="008234F5" w:rsidP="002E0EDC">
            <w:pPr>
              <w:pStyle w:val="ListParagraph"/>
              <w:ind w:left="0"/>
              <w:jc w:val="center"/>
              <w:rPr>
                <w:sz w:val="18"/>
              </w:rPr>
            </w:pPr>
            <w:r>
              <w:rPr>
                <w:sz w:val="18"/>
              </w:rPr>
              <w:t>100</w:t>
            </w:r>
          </w:p>
        </w:tc>
        <w:tc>
          <w:tcPr>
            <w:tcW w:w="2162" w:type="dxa"/>
          </w:tcPr>
          <w:p w:rsidR="008234F5" w:rsidRDefault="008234F5" w:rsidP="002E0EDC">
            <w:pPr>
              <w:pStyle w:val="ListParagraph"/>
              <w:spacing w:after="200"/>
              <w:ind w:left="0"/>
              <w:jc w:val="center"/>
              <w:rPr>
                <w:sz w:val="18"/>
              </w:rPr>
            </w:pPr>
            <w:r>
              <w:rPr>
                <w:sz w:val="18"/>
              </w:rPr>
              <w:t>33.334 arrondi à</w:t>
            </w:r>
          </w:p>
          <w:p w:rsidR="008234F5" w:rsidRDefault="008234F5" w:rsidP="002E0EDC">
            <w:pPr>
              <w:pStyle w:val="ListParagraph"/>
              <w:spacing w:after="200"/>
              <w:ind w:left="0"/>
              <w:jc w:val="center"/>
              <w:rPr>
                <w:b/>
                <w:sz w:val="18"/>
              </w:rPr>
            </w:pPr>
            <w:r w:rsidRPr="00885B3A">
              <w:rPr>
                <w:b/>
                <w:sz w:val="18"/>
              </w:rPr>
              <w:t>33</w:t>
            </w:r>
          </w:p>
          <w:p w:rsidR="008234F5" w:rsidRPr="00885B3A" w:rsidRDefault="008234F5" w:rsidP="002E0EDC">
            <w:pPr>
              <w:pStyle w:val="ListParagraph"/>
              <w:spacing w:after="200"/>
              <w:ind w:left="0"/>
              <w:jc w:val="center"/>
              <w:rPr>
                <w:b/>
                <w:sz w:val="18"/>
              </w:rPr>
            </w:pPr>
          </w:p>
        </w:tc>
        <w:tc>
          <w:tcPr>
            <w:tcW w:w="1474" w:type="dxa"/>
            <w:vMerge w:val="restart"/>
          </w:tcPr>
          <w:p w:rsidR="006C69F6" w:rsidRDefault="006C69F6" w:rsidP="002E0EDC">
            <w:pPr>
              <w:pStyle w:val="ListParagraph"/>
              <w:ind w:left="0"/>
              <w:jc w:val="center"/>
              <w:rPr>
                <w:sz w:val="18"/>
              </w:rPr>
            </w:pPr>
          </w:p>
          <w:p w:rsidR="008234F5" w:rsidRDefault="008234F5" w:rsidP="002E0EDC">
            <w:pPr>
              <w:pStyle w:val="ListParagraph"/>
              <w:ind w:left="0"/>
              <w:jc w:val="center"/>
              <w:rPr>
                <w:sz w:val="18"/>
              </w:rPr>
            </w:pPr>
          </w:p>
          <w:p w:rsidR="006C69F6" w:rsidRDefault="006C69F6" w:rsidP="002E0EDC">
            <w:pPr>
              <w:pStyle w:val="ListParagraph"/>
              <w:ind w:left="0"/>
              <w:jc w:val="center"/>
              <w:rPr>
                <w:sz w:val="18"/>
              </w:rPr>
            </w:pPr>
          </w:p>
          <w:p w:rsidR="008234F5" w:rsidRPr="00885B3A" w:rsidRDefault="006C69F6" w:rsidP="002E0EDC">
            <w:pPr>
              <w:pStyle w:val="ListParagraph"/>
              <w:ind w:left="0"/>
              <w:jc w:val="center"/>
              <w:rPr>
                <w:b/>
                <w:sz w:val="18"/>
              </w:rPr>
            </w:pPr>
            <w:r>
              <w:rPr>
                <w:b/>
                <w:sz w:val="18"/>
              </w:rPr>
              <w:t>50</w:t>
            </w:r>
          </w:p>
        </w:tc>
        <w:tc>
          <w:tcPr>
            <w:tcW w:w="1207" w:type="dxa"/>
            <w:vMerge w:val="restart"/>
          </w:tcPr>
          <w:p w:rsidR="008234F5" w:rsidRDefault="008234F5" w:rsidP="002E0EDC">
            <w:pPr>
              <w:pStyle w:val="ListParagraph"/>
              <w:ind w:left="0"/>
              <w:jc w:val="center"/>
              <w:rPr>
                <w:sz w:val="18"/>
              </w:rPr>
            </w:pPr>
          </w:p>
          <w:p w:rsidR="008234F5" w:rsidRDefault="008234F5" w:rsidP="002E0EDC">
            <w:pPr>
              <w:pStyle w:val="ListParagraph"/>
              <w:ind w:left="0"/>
              <w:jc w:val="center"/>
              <w:rPr>
                <w:sz w:val="18"/>
              </w:rPr>
            </w:pPr>
          </w:p>
          <w:p w:rsidR="008234F5" w:rsidRDefault="008234F5" w:rsidP="002E0EDC">
            <w:pPr>
              <w:pStyle w:val="ListParagraph"/>
              <w:ind w:left="0"/>
              <w:jc w:val="center"/>
              <w:rPr>
                <w:sz w:val="18"/>
              </w:rPr>
            </w:pPr>
          </w:p>
          <w:p w:rsidR="008234F5" w:rsidRPr="00885B3A" w:rsidRDefault="008234F5" w:rsidP="002E0EDC">
            <w:pPr>
              <w:pStyle w:val="ListParagraph"/>
              <w:ind w:left="0"/>
              <w:jc w:val="center"/>
              <w:rPr>
                <w:b/>
                <w:sz w:val="18"/>
              </w:rPr>
            </w:pPr>
            <w:r w:rsidRPr="00885B3A">
              <w:rPr>
                <w:b/>
                <w:sz w:val="18"/>
              </w:rPr>
              <w:t>50</w:t>
            </w:r>
          </w:p>
        </w:tc>
        <w:tc>
          <w:tcPr>
            <w:tcW w:w="2352" w:type="dxa"/>
            <w:vMerge w:val="restart"/>
          </w:tcPr>
          <w:p w:rsidR="008234F5" w:rsidRDefault="008234F5" w:rsidP="002E0EDC">
            <w:pPr>
              <w:pStyle w:val="ListParagraph"/>
              <w:spacing w:after="200"/>
              <w:ind w:left="20"/>
              <w:rPr>
                <w:sz w:val="18"/>
              </w:rPr>
            </w:pPr>
            <w:r>
              <w:rPr>
                <w:sz w:val="18"/>
              </w:rPr>
              <w:t xml:space="preserve">Réconciliation </w:t>
            </w:r>
            <w:r w:rsidR="00BA4C84">
              <w:rPr>
                <w:sz w:val="18"/>
              </w:rPr>
              <w:t>Totale</w:t>
            </w:r>
            <w:r>
              <w:rPr>
                <w:sz w:val="18"/>
              </w:rPr>
              <w:t xml:space="preserve"> </w:t>
            </w:r>
          </w:p>
          <w:p w:rsidR="008234F5" w:rsidRDefault="008234F5" w:rsidP="002E0EDC">
            <w:pPr>
              <w:pStyle w:val="ListParagraph"/>
              <w:spacing w:after="200"/>
              <w:ind w:left="20"/>
              <w:rPr>
                <w:sz w:val="18"/>
              </w:rPr>
            </w:pPr>
            <w:r>
              <w:rPr>
                <w:sz w:val="18"/>
              </w:rPr>
              <w:t>Allouer manuellement le paiement comme suit :</w:t>
            </w:r>
          </w:p>
          <w:p w:rsidR="008234F5" w:rsidRPr="00BA4C84" w:rsidRDefault="008234F5" w:rsidP="002E0EDC">
            <w:pPr>
              <w:pStyle w:val="ListParagraph"/>
              <w:spacing w:after="200"/>
              <w:ind w:left="20"/>
              <w:rPr>
                <w:sz w:val="18"/>
                <w:highlight w:val="lightGray"/>
              </w:rPr>
            </w:pPr>
            <w:r w:rsidRPr="00BA4C84">
              <w:rPr>
                <w:sz w:val="18"/>
                <w:highlight w:val="lightGray"/>
              </w:rPr>
              <w:t>33 au client 1</w:t>
            </w:r>
          </w:p>
          <w:p w:rsidR="008234F5" w:rsidRPr="000C02B7" w:rsidRDefault="008234F5" w:rsidP="002E0EDC">
            <w:pPr>
              <w:pStyle w:val="ListParagraph"/>
              <w:spacing w:after="200"/>
              <w:ind w:left="20"/>
              <w:rPr>
                <w:sz w:val="18"/>
              </w:rPr>
            </w:pPr>
            <w:r w:rsidRPr="00BA4C84">
              <w:rPr>
                <w:sz w:val="18"/>
                <w:highlight w:val="lightGray"/>
              </w:rPr>
              <w:t>17 au client 2</w:t>
            </w:r>
          </w:p>
        </w:tc>
      </w:tr>
      <w:tr w:rsidR="008234F5" w:rsidRPr="000C02B7" w:rsidTr="002E0EDC">
        <w:trPr>
          <w:trHeight w:val="631"/>
        </w:trPr>
        <w:tc>
          <w:tcPr>
            <w:tcW w:w="851" w:type="dxa"/>
          </w:tcPr>
          <w:p w:rsidR="008234F5" w:rsidRDefault="008234F5" w:rsidP="002E0EDC">
            <w:pPr>
              <w:pStyle w:val="ListParagraph"/>
              <w:ind w:left="0"/>
              <w:jc w:val="center"/>
              <w:rPr>
                <w:sz w:val="18"/>
              </w:rPr>
            </w:pPr>
          </w:p>
          <w:p w:rsidR="008234F5" w:rsidRDefault="008234F5" w:rsidP="002E0EDC">
            <w:pPr>
              <w:pStyle w:val="ListParagraph"/>
              <w:ind w:left="0"/>
              <w:jc w:val="center"/>
              <w:rPr>
                <w:sz w:val="18"/>
              </w:rPr>
            </w:pPr>
            <w:r>
              <w:rPr>
                <w:sz w:val="18"/>
              </w:rPr>
              <w:t>Client 2</w:t>
            </w:r>
          </w:p>
        </w:tc>
        <w:tc>
          <w:tcPr>
            <w:tcW w:w="992" w:type="dxa"/>
          </w:tcPr>
          <w:p w:rsidR="008234F5" w:rsidRDefault="008234F5" w:rsidP="002E0EDC">
            <w:pPr>
              <w:pStyle w:val="ListParagraph"/>
              <w:ind w:left="0"/>
              <w:jc w:val="center"/>
              <w:rPr>
                <w:sz w:val="18"/>
              </w:rPr>
            </w:pPr>
          </w:p>
          <w:p w:rsidR="008234F5" w:rsidRPr="000C02B7" w:rsidRDefault="008234F5" w:rsidP="002E0EDC">
            <w:pPr>
              <w:pStyle w:val="ListParagraph"/>
              <w:ind w:left="0"/>
              <w:jc w:val="center"/>
              <w:rPr>
                <w:sz w:val="18"/>
              </w:rPr>
            </w:pPr>
            <w:r>
              <w:rPr>
                <w:sz w:val="18"/>
              </w:rPr>
              <w:t>50</w:t>
            </w:r>
          </w:p>
        </w:tc>
        <w:tc>
          <w:tcPr>
            <w:tcW w:w="2162" w:type="dxa"/>
          </w:tcPr>
          <w:p w:rsidR="008234F5" w:rsidRDefault="008234F5" w:rsidP="002E0EDC">
            <w:pPr>
              <w:pStyle w:val="ListParagraph"/>
              <w:spacing w:after="200"/>
              <w:ind w:left="0"/>
              <w:jc w:val="center"/>
              <w:rPr>
                <w:sz w:val="18"/>
              </w:rPr>
            </w:pPr>
            <w:r>
              <w:rPr>
                <w:sz w:val="18"/>
              </w:rPr>
              <w:t>16.667 arrondi à</w:t>
            </w:r>
          </w:p>
          <w:p w:rsidR="008234F5" w:rsidRPr="00885B3A" w:rsidRDefault="008234F5" w:rsidP="002E0EDC">
            <w:pPr>
              <w:pStyle w:val="ListParagraph"/>
              <w:spacing w:after="200"/>
              <w:ind w:left="0"/>
              <w:jc w:val="center"/>
              <w:rPr>
                <w:b/>
                <w:sz w:val="18"/>
              </w:rPr>
            </w:pPr>
            <w:r w:rsidRPr="00885B3A">
              <w:rPr>
                <w:b/>
                <w:sz w:val="18"/>
              </w:rPr>
              <w:t>16</w:t>
            </w:r>
          </w:p>
          <w:p w:rsidR="008234F5" w:rsidRPr="000C02B7" w:rsidRDefault="008234F5" w:rsidP="002E0EDC">
            <w:pPr>
              <w:pStyle w:val="ListParagraph"/>
              <w:spacing w:after="200"/>
              <w:ind w:left="0"/>
              <w:rPr>
                <w:sz w:val="18"/>
              </w:rPr>
            </w:pPr>
          </w:p>
        </w:tc>
        <w:tc>
          <w:tcPr>
            <w:tcW w:w="1474" w:type="dxa"/>
            <w:vMerge/>
          </w:tcPr>
          <w:p w:rsidR="008234F5" w:rsidRDefault="008234F5" w:rsidP="002E0EDC">
            <w:pPr>
              <w:pStyle w:val="ListParagraph"/>
              <w:ind w:left="0"/>
              <w:jc w:val="center"/>
              <w:rPr>
                <w:sz w:val="18"/>
              </w:rPr>
            </w:pPr>
          </w:p>
        </w:tc>
        <w:tc>
          <w:tcPr>
            <w:tcW w:w="1207" w:type="dxa"/>
            <w:vMerge/>
          </w:tcPr>
          <w:p w:rsidR="008234F5" w:rsidRPr="000C02B7" w:rsidRDefault="008234F5" w:rsidP="002E0EDC">
            <w:pPr>
              <w:pStyle w:val="ListParagraph"/>
              <w:spacing w:after="200"/>
              <w:ind w:left="0"/>
              <w:jc w:val="center"/>
              <w:rPr>
                <w:sz w:val="18"/>
              </w:rPr>
            </w:pPr>
          </w:p>
        </w:tc>
        <w:tc>
          <w:tcPr>
            <w:tcW w:w="2352" w:type="dxa"/>
            <w:vMerge/>
          </w:tcPr>
          <w:p w:rsidR="008234F5" w:rsidRPr="000C02B7" w:rsidRDefault="008234F5" w:rsidP="002E0EDC">
            <w:pPr>
              <w:pStyle w:val="ListParagraph"/>
              <w:spacing w:after="200"/>
              <w:ind w:left="0"/>
              <w:jc w:val="center"/>
              <w:rPr>
                <w:sz w:val="18"/>
              </w:rPr>
            </w:pPr>
          </w:p>
        </w:tc>
      </w:tr>
    </w:tbl>
    <w:p w:rsidR="00A166F1" w:rsidRDefault="00A166F1" w:rsidP="00A166F1"/>
    <w:p w:rsidR="00A166F1" w:rsidRPr="00BC5F39" w:rsidRDefault="00A166F1" w:rsidP="00A166F1">
      <w:pPr>
        <w:rPr>
          <w:b/>
        </w:rPr>
      </w:pPr>
      <w:r w:rsidRPr="00BC5F39">
        <w:rPr>
          <w:b/>
        </w:rPr>
        <w:t xml:space="preserve">Sur-allocation : </w:t>
      </w:r>
    </w:p>
    <w:p w:rsidR="004F5C35" w:rsidRPr="001B2BAD" w:rsidRDefault="004F5C35" w:rsidP="007A1F48">
      <w:pPr>
        <w:jc w:val="both"/>
        <w:rPr>
          <w:b/>
        </w:rPr>
      </w:pPr>
      <w:r w:rsidRPr="001B2BAD">
        <w:rPr>
          <w:b/>
        </w:rPr>
        <w:t xml:space="preserve">Il sera possible de sur-allouer à un client donné, à condition que l'utilisateur </w:t>
      </w:r>
      <w:r w:rsidR="007A1F48" w:rsidRPr="001B2BAD">
        <w:rPr>
          <w:b/>
        </w:rPr>
        <w:t>mette à jour d'abord</w:t>
      </w:r>
      <w:r w:rsidRPr="001B2BAD">
        <w:rPr>
          <w:b/>
        </w:rPr>
        <w:t xml:space="preserve"> la quantité calculée au niveau des exécutions clients avec le supplément de titre à allouer puis procéder à l'allocation manuelle.</w:t>
      </w:r>
    </w:p>
    <w:p w:rsidR="004F5C35" w:rsidRPr="001B2BAD" w:rsidRDefault="004F5C35" w:rsidP="007A1F48">
      <w:pPr>
        <w:jc w:val="both"/>
        <w:rPr>
          <w:b/>
        </w:rPr>
      </w:pPr>
      <w:r w:rsidRPr="001B2BAD">
        <w:rPr>
          <w:b/>
        </w:rPr>
        <w:t>Exemple décrit ci-dessus : Voici les étapes à faire :</w:t>
      </w:r>
    </w:p>
    <w:p w:rsidR="004F5C35" w:rsidRPr="001B2BAD" w:rsidRDefault="004F5C35" w:rsidP="007A1F48">
      <w:pPr>
        <w:jc w:val="both"/>
        <w:rPr>
          <w:b/>
        </w:rPr>
      </w:pPr>
      <w:r w:rsidRPr="001B2BAD">
        <w:rPr>
          <w:b/>
        </w:rPr>
        <w:t>Étape 1: L'utilisateur doit mettre à jour les exécutions calculées: 17 titres au lieu de 16=&gt; le suspens posté lors du calcul des exécutions sera mis à jour.</w:t>
      </w:r>
    </w:p>
    <w:p w:rsidR="004F5C35" w:rsidRPr="001B2BAD" w:rsidRDefault="004F5C35" w:rsidP="007A1F48">
      <w:pPr>
        <w:jc w:val="both"/>
        <w:rPr>
          <w:b/>
        </w:rPr>
      </w:pPr>
      <w:r w:rsidRPr="001B2BAD">
        <w:rPr>
          <w:b/>
        </w:rPr>
        <w:t>Étape 2 : allouer manuellement au client  17 titres. =&gt; Impact du suspens de 17 : la position sera mise à jour : entrée de 17 titres</w:t>
      </w:r>
    </w:p>
    <w:p w:rsidR="004F5C35" w:rsidRDefault="004F5C35" w:rsidP="007A1F48">
      <w:pPr>
        <w:jc w:val="both"/>
      </w:pPr>
    </w:p>
    <w:p w:rsidR="00630466" w:rsidRDefault="00272615" w:rsidP="00272615">
      <w:pPr>
        <w:pStyle w:val="Heading3"/>
      </w:pPr>
      <w:bookmarkStart w:id="112" w:name="_Toc409450758"/>
      <w:r>
        <w:t>Paiement Espèces</w:t>
      </w:r>
      <w:bookmarkEnd w:id="112"/>
    </w:p>
    <w:p w:rsidR="00630466" w:rsidRDefault="00630466" w:rsidP="00630466"/>
    <w:p w:rsidR="00272615" w:rsidRDefault="00272615" w:rsidP="00272615">
      <w:pPr>
        <w:jc w:val="both"/>
        <w:rPr>
          <w:lang w:eastAsia="ar-SA"/>
        </w:rPr>
      </w:pPr>
      <w:r>
        <w:rPr>
          <w:lang w:eastAsia="ar-SA"/>
        </w:rPr>
        <w:t>Dés la création du paiement espèces (manuellement ou automatiquement), un processus de réconciliation est déclenché.</w:t>
      </w:r>
    </w:p>
    <w:p w:rsidR="00272615" w:rsidRDefault="00272615" w:rsidP="00272615">
      <w:pPr>
        <w:jc w:val="both"/>
        <w:rPr>
          <w:lang w:eastAsia="ar-SA"/>
        </w:rPr>
      </w:pPr>
      <w:r>
        <w:rPr>
          <w:lang w:eastAsia="ar-SA"/>
        </w:rPr>
        <w:t>Si la réconciliation est totale, c.à.d.</w:t>
      </w:r>
      <w:r w:rsidR="00503D67">
        <w:rPr>
          <w:lang w:eastAsia="ar-SA"/>
        </w:rPr>
        <w:t xml:space="preserve"> le montant</w:t>
      </w:r>
      <w:r w:rsidR="00C131E7">
        <w:rPr>
          <w:lang w:eastAsia="ar-SA"/>
        </w:rPr>
        <w:t xml:space="preserve"> reçu</w:t>
      </w:r>
      <w:r>
        <w:rPr>
          <w:lang w:eastAsia="ar-SA"/>
        </w:rPr>
        <w:t xml:space="preserve"> correspond exactement </w:t>
      </w:r>
      <w:r w:rsidR="00503D67">
        <w:rPr>
          <w:lang w:eastAsia="ar-SA"/>
        </w:rPr>
        <w:t>au montant prévisionnel</w:t>
      </w:r>
      <w:r>
        <w:rPr>
          <w:lang w:eastAsia="ar-SA"/>
        </w:rPr>
        <w:t xml:space="preserve"> calcul</w:t>
      </w:r>
      <w:r w:rsidR="00C131E7">
        <w:rPr>
          <w:lang w:eastAsia="ar-SA"/>
        </w:rPr>
        <w:t>é</w:t>
      </w:r>
      <w:r>
        <w:rPr>
          <w:lang w:eastAsia="ar-SA"/>
        </w:rPr>
        <w:t xml:space="preserve"> dans les exécutions </w:t>
      </w:r>
      <w:r w:rsidR="00633F1B">
        <w:rPr>
          <w:lang w:eastAsia="ar-SA"/>
        </w:rPr>
        <w:t>Marché,</w:t>
      </w:r>
      <w:r>
        <w:rPr>
          <w:lang w:eastAsia="ar-SA"/>
        </w:rPr>
        <w:t xml:space="preserve"> un processus d’allocation sera déclenché mais </w:t>
      </w:r>
      <w:r w:rsidR="005C3FC0">
        <w:rPr>
          <w:lang w:eastAsia="ar-SA"/>
        </w:rPr>
        <w:t>En attente</w:t>
      </w:r>
      <w:r w:rsidR="002E0C72">
        <w:rPr>
          <w:lang w:eastAsia="ar-SA"/>
        </w:rPr>
        <w:t xml:space="preserve"> de validation par</w:t>
      </w:r>
      <w:r>
        <w:rPr>
          <w:lang w:eastAsia="ar-SA"/>
        </w:rPr>
        <w:t xml:space="preserve"> l’utilisateur.</w:t>
      </w:r>
    </w:p>
    <w:p w:rsidR="00272615" w:rsidRDefault="00272615" w:rsidP="00272615">
      <w:pPr>
        <w:jc w:val="both"/>
        <w:rPr>
          <w:lang w:eastAsia="ar-SA"/>
        </w:rPr>
      </w:pPr>
    </w:p>
    <w:p w:rsidR="00272615" w:rsidRDefault="00272615" w:rsidP="004F74F0">
      <w:pPr>
        <w:jc w:val="both"/>
        <w:rPr>
          <w:lang w:eastAsia="ar-SA"/>
        </w:rPr>
      </w:pPr>
      <w:r>
        <w:rPr>
          <w:lang w:eastAsia="ar-SA"/>
        </w:rPr>
        <w:t>L’utilisateur aura la main d’allouer le paiement réconcilié aux clients éligibles soit au prorata de leur position soit par un choix prioritaire pour certain clients.</w:t>
      </w:r>
    </w:p>
    <w:p w:rsidR="00946423" w:rsidRDefault="00946423" w:rsidP="004F74F0">
      <w:pPr>
        <w:jc w:val="both"/>
        <w:rPr>
          <w:lang w:eastAsia="ar-SA"/>
        </w:rPr>
      </w:pPr>
    </w:p>
    <w:p w:rsidR="00870B10" w:rsidRPr="00870B10" w:rsidRDefault="00E679A0" w:rsidP="004F74F0">
      <w:pPr>
        <w:jc w:val="both"/>
        <w:rPr>
          <w:b/>
          <w:u w:val="single"/>
          <w:lang w:eastAsia="ar-SA"/>
        </w:rPr>
      </w:pPr>
      <w:r>
        <w:rPr>
          <w:b/>
          <w:u w:val="single"/>
          <w:lang w:eastAsia="ar-SA"/>
        </w:rPr>
        <w:t>N.B.</w:t>
      </w:r>
    </w:p>
    <w:p w:rsidR="00870B10" w:rsidRDefault="00870B10" w:rsidP="004F74F0">
      <w:pPr>
        <w:jc w:val="both"/>
        <w:rPr>
          <w:lang w:eastAsia="ar-SA"/>
        </w:rPr>
      </w:pPr>
      <w:r>
        <w:rPr>
          <w:lang w:eastAsia="ar-SA"/>
        </w:rPr>
        <w:t>Chaque client doit avoir un compte espèce dans la devise de l’annonce.</w:t>
      </w:r>
      <w:r w:rsidR="00E4169D">
        <w:rPr>
          <w:lang w:eastAsia="ar-SA"/>
        </w:rPr>
        <w:t xml:space="preserve"> </w:t>
      </w:r>
      <w:r w:rsidR="004C493F">
        <w:rPr>
          <w:lang w:eastAsia="ar-SA"/>
        </w:rPr>
        <w:t xml:space="preserve"> Dans le cas où le client n’a pas de compte espèce dans la devise du paiement, une opération de FX sera créée sur son compte en MAD, le paiement du client sera bloqué jusqu’à mise à jour manuelle du taux de change.</w:t>
      </w:r>
    </w:p>
    <w:p w:rsidR="00870B10" w:rsidRDefault="00870B10" w:rsidP="004F74F0">
      <w:pPr>
        <w:jc w:val="both"/>
        <w:rPr>
          <w:lang w:eastAsia="ar-SA"/>
        </w:rPr>
      </w:pPr>
      <w:r>
        <w:rPr>
          <w:lang w:eastAsia="ar-SA"/>
        </w:rPr>
        <w:t>Le paiement reçu du dépositaire doit être dans la devise de l’annonce.</w:t>
      </w:r>
    </w:p>
    <w:p w:rsidR="0039601F" w:rsidRDefault="0039601F" w:rsidP="004F74F0">
      <w:pPr>
        <w:jc w:val="both"/>
        <w:rPr>
          <w:lang w:eastAsia="ar-SA"/>
        </w:rPr>
      </w:pPr>
    </w:p>
    <w:p w:rsidR="001D0A5A" w:rsidRDefault="001D0A5A" w:rsidP="001D0A5A">
      <w:pPr>
        <w:pStyle w:val="Heading4"/>
        <w:rPr>
          <w:lang w:eastAsia="ar-SA"/>
        </w:rPr>
      </w:pPr>
      <w:r>
        <w:rPr>
          <w:lang w:eastAsia="ar-SA"/>
        </w:rPr>
        <w:t>Cycle de vie de traitement des paiements espèces</w:t>
      </w:r>
    </w:p>
    <w:p w:rsidR="00946423" w:rsidRPr="00946423" w:rsidRDefault="00946423" w:rsidP="00946423">
      <w:pPr>
        <w:rPr>
          <w:lang w:eastAsia="ar-SA"/>
        </w:rPr>
      </w:pPr>
    </w:p>
    <w:p w:rsidR="001D0A5A" w:rsidRDefault="00F42B70" w:rsidP="00630466">
      <w:r>
        <w:rPr>
          <w:noProof/>
          <w:lang w:eastAsia="fr-FR"/>
        </w:rPr>
        <w:lastRenderedPageBreak/>
        <w:drawing>
          <wp:inline distT="0" distB="0" distL="0" distR="0">
            <wp:extent cx="5786327" cy="6868633"/>
            <wp:effectExtent l="19050" t="0" r="4873"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792194" cy="6875597"/>
                    </a:xfrm>
                    <a:prstGeom prst="rect">
                      <a:avLst/>
                    </a:prstGeom>
                    <a:noFill/>
                    <a:ln w="9525">
                      <a:noFill/>
                      <a:miter lim="800000"/>
                      <a:headEnd/>
                      <a:tailEnd/>
                    </a:ln>
                  </pic:spPr>
                </pic:pic>
              </a:graphicData>
            </a:graphic>
          </wp:inline>
        </w:drawing>
      </w:r>
    </w:p>
    <w:p w:rsidR="00C131E7" w:rsidRDefault="00C131E7" w:rsidP="00C131E7">
      <w:pPr>
        <w:pStyle w:val="Heading4"/>
      </w:pPr>
      <w:r>
        <w:t xml:space="preserve">Paiement </w:t>
      </w:r>
      <w:r w:rsidR="00E72CA0">
        <w:t xml:space="preserve">espèces </w:t>
      </w:r>
      <w:r>
        <w:t>en Net</w:t>
      </w:r>
    </w:p>
    <w:p w:rsidR="00C131E7" w:rsidRPr="00630466" w:rsidRDefault="00C131E7" w:rsidP="00630466"/>
    <w:p w:rsidR="00C131E7" w:rsidRDefault="00C131E7" w:rsidP="00C131E7">
      <w:pPr>
        <w:jc w:val="both"/>
        <w:rPr>
          <w:lang w:eastAsia="ar-SA"/>
        </w:rPr>
      </w:pPr>
      <w:r>
        <w:rPr>
          <w:lang w:eastAsia="ar-SA"/>
        </w:rPr>
        <w:t xml:space="preserve">Pour le </w:t>
      </w:r>
      <w:r w:rsidR="005B6C6D">
        <w:rPr>
          <w:lang w:eastAsia="ar-SA"/>
        </w:rPr>
        <w:t xml:space="preserve">Marché </w:t>
      </w:r>
      <w:r>
        <w:rPr>
          <w:lang w:eastAsia="ar-SA"/>
        </w:rPr>
        <w:t xml:space="preserve"> étranger,  les </w:t>
      </w:r>
      <w:r w:rsidRPr="0054545D">
        <w:rPr>
          <w:lang w:eastAsia="ar-SA"/>
        </w:rPr>
        <w:t>paiements</w:t>
      </w:r>
      <w:r w:rsidR="00630466" w:rsidRPr="0054545D">
        <w:rPr>
          <w:lang w:eastAsia="ar-SA"/>
        </w:rPr>
        <w:t xml:space="preserve"> </w:t>
      </w:r>
      <w:r w:rsidR="0080671D">
        <w:rPr>
          <w:lang w:eastAsia="ar-SA"/>
        </w:rPr>
        <w:t xml:space="preserve">en </w:t>
      </w:r>
      <w:r w:rsidR="00630466" w:rsidRPr="0054545D">
        <w:rPr>
          <w:lang w:eastAsia="ar-SA"/>
        </w:rPr>
        <w:t>espèce</w:t>
      </w:r>
      <w:r w:rsidR="00630466">
        <w:rPr>
          <w:lang w:eastAsia="ar-SA"/>
        </w:rPr>
        <w:t>s</w:t>
      </w:r>
      <w:r w:rsidR="00630466" w:rsidRPr="0054545D">
        <w:rPr>
          <w:lang w:eastAsia="ar-SA"/>
        </w:rPr>
        <w:t xml:space="preserve"> </w:t>
      </w:r>
      <w:r>
        <w:rPr>
          <w:lang w:eastAsia="ar-SA"/>
        </w:rPr>
        <w:t>sont</w:t>
      </w:r>
      <w:r w:rsidR="00630466">
        <w:rPr>
          <w:lang w:eastAsia="ar-SA"/>
        </w:rPr>
        <w:t xml:space="preserve"> reçus </w:t>
      </w:r>
      <w:r>
        <w:rPr>
          <w:lang w:eastAsia="ar-SA"/>
        </w:rPr>
        <w:t xml:space="preserve">en </w:t>
      </w:r>
      <w:r w:rsidRPr="00C131E7">
        <w:rPr>
          <w:b/>
          <w:lang w:eastAsia="ar-SA"/>
        </w:rPr>
        <w:t>Net</w:t>
      </w:r>
      <w:r>
        <w:rPr>
          <w:lang w:eastAsia="ar-SA"/>
        </w:rPr>
        <w:t>, la taxe est retenue chez le dépositaire.</w:t>
      </w:r>
    </w:p>
    <w:p w:rsidR="00C131E7" w:rsidRDefault="00C131E7" w:rsidP="00C131E7">
      <w:pPr>
        <w:jc w:val="both"/>
        <w:rPr>
          <w:lang w:eastAsia="ar-SA"/>
        </w:rPr>
      </w:pPr>
    </w:p>
    <w:p w:rsidR="00C131E7" w:rsidRDefault="00C131E7" w:rsidP="00C131E7">
      <w:pPr>
        <w:jc w:val="both"/>
        <w:rPr>
          <w:lang w:eastAsia="ar-SA"/>
        </w:rPr>
      </w:pPr>
      <w:r>
        <w:rPr>
          <w:lang w:eastAsia="ar-SA"/>
        </w:rPr>
        <w:t xml:space="preserve">La taxe ne sera pas </w:t>
      </w:r>
      <w:r w:rsidR="0080671D">
        <w:rPr>
          <w:lang w:eastAsia="ar-SA"/>
        </w:rPr>
        <w:t>calculée</w:t>
      </w:r>
      <w:r>
        <w:rPr>
          <w:lang w:eastAsia="ar-SA"/>
        </w:rPr>
        <w:t xml:space="preserve"> pour les</w:t>
      </w:r>
      <w:r w:rsidR="0080671D">
        <w:rPr>
          <w:lang w:eastAsia="ar-SA"/>
        </w:rPr>
        <w:t xml:space="preserve"> paiements sur</w:t>
      </w:r>
      <w:r>
        <w:rPr>
          <w:lang w:eastAsia="ar-SA"/>
        </w:rPr>
        <w:t xml:space="preserve"> titres étrangers, les montants calculés dans </w:t>
      </w:r>
      <w:r w:rsidR="0080671D">
        <w:rPr>
          <w:lang w:eastAsia="ar-SA"/>
        </w:rPr>
        <w:t>les paiements prévisionnels</w:t>
      </w:r>
      <w:r>
        <w:rPr>
          <w:lang w:eastAsia="ar-SA"/>
        </w:rPr>
        <w:t xml:space="preserve"> dans Megacor sont en Brut.</w:t>
      </w:r>
    </w:p>
    <w:p w:rsidR="00C131E7" w:rsidRDefault="00C131E7" w:rsidP="00C131E7">
      <w:pPr>
        <w:jc w:val="both"/>
        <w:rPr>
          <w:lang w:eastAsia="ar-SA"/>
        </w:rPr>
      </w:pPr>
    </w:p>
    <w:p w:rsidR="0080671D" w:rsidRDefault="00C131E7" w:rsidP="00FB1421">
      <w:pPr>
        <w:pStyle w:val="ListParagraph"/>
        <w:numPr>
          <w:ilvl w:val="0"/>
          <w:numId w:val="42"/>
        </w:numPr>
        <w:jc w:val="both"/>
        <w:rPr>
          <w:lang w:eastAsia="ar-SA"/>
        </w:rPr>
      </w:pPr>
      <w:r>
        <w:rPr>
          <w:lang w:eastAsia="ar-SA"/>
        </w:rPr>
        <w:t>Une alerte</w:t>
      </w:r>
      <w:r w:rsidR="00D2393A">
        <w:rPr>
          <w:lang w:eastAsia="ar-SA"/>
        </w:rPr>
        <w:t xml:space="preserve"> pour non </w:t>
      </w:r>
      <w:r w:rsidR="0080671D">
        <w:rPr>
          <w:lang w:eastAsia="ar-SA"/>
        </w:rPr>
        <w:t>réconciliation</w:t>
      </w:r>
      <w:r>
        <w:rPr>
          <w:lang w:eastAsia="ar-SA"/>
        </w:rPr>
        <w:t xml:space="preserve"> sera gé</w:t>
      </w:r>
      <w:r w:rsidR="00D2393A">
        <w:rPr>
          <w:lang w:eastAsia="ar-SA"/>
        </w:rPr>
        <w:t xml:space="preserve">nérée pour les paiements en </w:t>
      </w:r>
      <w:r w:rsidR="0080671D">
        <w:rPr>
          <w:lang w:eastAsia="ar-SA"/>
        </w:rPr>
        <w:t>espèces</w:t>
      </w:r>
      <w:r w:rsidR="00D2393A">
        <w:rPr>
          <w:lang w:eastAsia="ar-SA"/>
        </w:rPr>
        <w:t xml:space="preserve"> </w:t>
      </w:r>
      <w:r w:rsidR="0080671D">
        <w:rPr>
          <w:lang w:eastAsia="ar-SA"/>
        </w:rPr>
        <w:t>reçu en Net.</w:t>
      </w:r>
    </w:p>
    <w:p w:rsidR="0080671D" w:rsidRDefault="0080671D" w:rsidP="00C131E7">
      <w:pPr>
        <w:jc w:val="both"/>
        <w:rPr>
          <w:lang w:eastAsia="ar-SA"/>
        </w:rPr>
      </w:pPr>
      <w:r>
        <w:rPr>
          <w:lang w:eastAsia="ar-SA"/>
        </w:rPr>
        <w:lastRenderedPageBreak/>
        <w:t>L’utilisateur après vérification de l’écart et du taux de la taxe qui a été appliqué, aura la main de forcer la réconciliation et procéder à l’allocation manuelle.</w:t>
      </w:r>
    </w:p>
    <w:p w:rsidR="00B60608" w:rsidRDefault="00E72CA0" w:rsidP="00B60608">
      <w:pPr>
        <w:pStyle w:val="Heading4"/>
      </w:pPr>
      <w:r>
        <w:t>Validation des paiements espèces</w:t>
      </w:r>
      <w:r w:rsidR="00B60608">
        <w:t xml:space="preserve"> </w:t>
      </w:r>
    </w:p>
    <w:p w:rsidR="00B60608" w:rsidRDefault="00B60608" w:rsidP="006865B6">
      <w:pPr>
        <w:jc w:val="both"/>
        <w:rPr>
          <w:lang w:eastAsia="ar-SA"/>
        </w:rPr>
      </w:pPr>
    </w:p>
    <w:p w:rsidR="00BC5F39" w:rsidRDefault="00E72CA0" w:rsidP="00E72CA0">
      <w:pPr>
        <w:jc w:val="both"/>
        <w:rPr>
          <w:lang w:eastAsia="ar-SA"/>
        </w:rPr>
      </w:pPr>
      <w:r>
        <w:rPr>
          <w:lang w:eastAsia="ar-SA"/>
        </w:rPr>
        <w:t>L’impact du compte client espèce est sujet à validation</w:t>
      </w:r>
      <w:r w:rsidR="00BC5F39">
        <w:rPr>
          <w:lang w:eastAsia="ar-SA"/>
        </w:rPr>
        <w:t xml:space="preserve"> (débit ou crédit).</w:t>
      </w:r>
    </w:p>
    <w:p w:rsidR="00BC5F39" w:rsidRDefault="00BC5F39" w:rsidP="00E72CA0">
      <w:pPr>
        <w:jc w:val="both"/>
        <w:rPr>
          <w:lang w:eastAsia="ar-SA"/>
        </w:rPr>
      </w:pPr>
    </w:p>
    <w:p w:rsidR="00BC5F39" w:rsidRDefault="00BC5F39" w:rsidP="00E72CA0">
      <w:pPr>
        <w:jc w:val="both"/>
        <w:rPr>
          <w:lang w:eastAsia="ar-SA"/>
        </w:rPr>
      </w:pPr>
      <w:r>
        <w:rPr>
          <w:lang w:eastAsia="ar-SA"/>
        </w:rPr>
        <w:t xml:space="preserve">La validation concerne le postage ou le non postage de CRO, pour optimiser le STP, un SLA va </w:t>
      </w:r>
      <w:r w:rsidR="00370D76">
        <w:rPr>
          <w:lang w:eastAsia="ar-SA"/>
        </w:rPr>
        <w:t>être</w:t>
      </w:r>
      <w:r>
        <w:rPr>
          <w:lang w:eastAsia="ar-SA"/>
        </w:rPr>
        <w:t xml:space="preserve"> </w:t>
      </w:r>
      <w:r w:rsidR="009158C5">
        <w:rPr>
          <w:lang w:eastAsia="ar-SA"/>
        </w:rPr>
        <w:t>ajouté</w:t>
      </w:r>
      <w:r>
        <w:rPr>
          <w:lang w:eastAsia="ar-SA"/>
        </w:rPr>
        <w:t xml:space="preserve"> pour décider de poster ou pas de CRO.</w:t>
      </w:r>
    </w:p>
    <w:p w:rsidR="00BC5F39" w:rsidRDefault="00BC5F39" w:rsidP="00E72CA0">
      <w:pPr>
        <w:jc w:val="both"/>
        <w:rPr>
          <w:lang w:eastAsia="ar-SA"/>
        </w:rPr>
      </w:pP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BC5F39" w:rsidRPr="0054545D" w:rsidTr="00B91691">
        <w:trPr>
          <w:trHeight w:val="360"/>
        </w:trPr>
        <w:tc>
          <w:tcPr>
            <w:tcW w:w="9720" w:type="dxa"/>
            <w:gridSpan w:val="2"/>
            <w:shd w:val="pct30" w:color="auto" w:fill="auto"/>
          </w:tcPr>
          <w:p w:rsidR="00BC5F39" w:rsidRPr="0017122B" w:rsidRDefault="00BC5F39" w:rsidP="00BC5F39">
            <w:pPr>
              <w:ind w:left="-27"/>
              <w:jc w:val="center"/>
              <w:rPr>
                <w:b/>
                <w:szCs w:val="20"/>
                <w:lang w:eastAsia="ar-SA"/>
              </w:rPr>
            </w:pPr>
            <w:r>
              <w:rPr>
                <w:b/>
                <w:szCs w:val="20"/>
                <w:lang w:eastAsia="ar-SA"/>
              </w:rPr>
              <w:t>SLA Postage CRO</w:t>
            </w:r>
          </w:p>
        </w:tc>
      </w:tr>
      <w:tr w:rsidR="00BC5F39" w:rsidRPr="0054545D" w:rsidTr="00B91691">
        <w:trPr>
          <w:trHeight w:val="609"/>
        </w:trPr>
        <w:tc>
          <w:tcPr>
            <w:tcW w:w="2667" w:type="dxa"/>
          </w:tcPr>
          <w:p w:rsidR="00BC5F39" w:rsidRPr="0017122B" w:rsidRDefault="00BC5F39" w:rsidP="00B91691">
            <w:pPr>
              <w:rPr>
                <w:b/>
                <w:sz w:val="20"/>
                <w:szCs w:val="20"/>
                <w:lang w:eastAsia="ar-SA"/>
              </w:rPr>
            </w:pPr>
            <w:r w:rsidRPr="0017122B">
              <w:rPr>
                <w:b/>
                <w:sz w:val="20"/>
                <w:szCs w:val="20"/>
                <w:lang w:eastAsia="ar-SA"/>
              </w:rPr>
              <w:t>Contexte</w:t>
            </w:r>
          </w:p>
        </w:tc>
        <w:tc>
          <w:tcPr>
            <w:tcW w:w="7053" w:type="dxa"/>
          </w:tcPr>
          <w:p w:rsidR="00BC5F39" w:rsidRPr="0017122B" w:rsidRDefault="00BC5F39" w:rsidP="00B91691">
            <w:pPr>
              <w:rPr>
                <w:sz w:val="20"/>
                <w:szCs w:val="20"/>
                <w:lang w:eastAsia="ar-SA"/>
              </w:rPr>
            </w:pPr>
            <w:r>
              <w:rPr>
                <w:sz w:val="20"/>
                <w:szCs w:val="20"/>
                <w:lang w:eastAsia="ar-SA"/>
              </w:rPr>
              <w:t>Structure commerciale (compte titre client, client, groupe de client)</w:t>
            </w:r>
          </w:p>
          <w:p w:rsidR="00BC5F39" w:rsidRPr="0017122B" w:rsidRDefault="00BC5F39" w:rsidP="00B91691">
            <w:pPr>
              <w:rPr>
                <w:sz w:val="20"/>
                <w:szCs w:val="20"/>
                <w:lang w:eastAsia="ar-SA"/>
              </w:rPr>
            </w:pPr>
          </w:p>
        </w:tc>
      </w:tr>
      <w:tr w:rsidR="00BC5F39" w:rsidRPr="0054545D" w:rsidTr="00B91691">
        <w:trPr>
          <w:trHeight w:val="405"/>
        </w:trPr>
        <w:tc>
          <w:tcPr>
            <w:tcW w:w="2667" w:type="dxa"/>
          </w:tcPr>
          <w:p w:rsidR="00BC5F39" w:rsidRPr="0017122B" w:rsidRDefault="00BC5F39" w:rsidP="00B91691">
            <w:pPr>
              <w:rPr>
                <w:b/>
                <w:sz w:val="20"/>
                <w:szCs w:val="20"/>
                <w:lang w:eastAsia="ar-SA"/>
              </w:rPr>
            </w:pPr>
            <w:r w:rsidRPr="0017122B">
              <w:rPr>
                <w:b/>
                <w:sz w:val="20"/>
                <w:szCs w:val="20"/>
                <w:lang w:eastAsia="ar-SA"/>
              </w:rPr>
              <w:t>Résultat</w:t>
            </w:r>
          </w:p>
        </w:tc>
        <w:tc>
          <w:tcPr>
            <w:tcW w:w="7053" w:type="dxa"/>
          </w:tcPr>
          <w:p w:rsidR="00BC5F39" w:rsidRDefault="009158C5" w:rsidP="00B91691">
            <w:pPr>
              <w:rPr>
                <w:sz w:val="20"/>
                <w:szCs w:val="20"/>
                <w:lang w:eastAsia="ar-SA"/>
              </w:rPr>
            </w:pPr>
            <w:r>
              <w:rPr>
                <w:sz w:val="20"/>
                <w:szCs w:val="20"/>
                <w:lang w:eastAsia="ar-SA"/>
              </w:rPr>
              <w:t>Décision :</w:t>
            </w:r>
          </w:p>
          <w:p w:rsidR="00BC5F39" w:rsidRDefault="00BC5F39" w:rsidP="00FB1421">
            <w:pPr>
              <w:pStyle w:val="ListParagraph"/>
              <w:numPr>
                <w:ilvl w:val="0"/>
                <w:numId w:val="50"/>
              </w:numPr>
              <w:rPr>
                <w:sz w:val="20"/>
                <w:szCs w:val="20"/>
                <w:lang w:eastAsia="ar-SA"/>
              </w:rPr>
            </w:pPr>
            <w:r>
              <w:rPr>
                <w:sz w:val="20"/>
                <w:szCs w:val="20"/>
                <w:lang w:eastAsia="ar-SA"/>
              </w:rPr>
              <w:t>Poster des</w:t>
            </w:r>
            <w:r w:rsidRPr="00BC5F39">
              <w:rPr>
                <w:sz w:val="20"/>
                <w:szCs w:val="20"/>
                <w:lang w:eastAsia="ar-SA"/>
              </w:rPr>
              <w:t xml:space="preserve"> CRO sans validation</w:t>
            </w:r>
          </w:p>
          <w:p w:rsidR="00370D76" w:rsidRPr="00BC5F39" w:rsidRDefault="00370D76" w:rsidP="00FB1421">
            <w:pPr>
              <w:pStyle w:val="ListParagraph"/>
              <w:numPr>
                <w:ilvl w:val="0"/>
                <w:numId w:val="50"/>
              </w:numPr>
              <w:rPr>
                <w:sz w:val="20"/>
                <w:szCs w:val="20"/>
                <w:lang w:eastAsia="ar-SA"/>
              </w:rPr>
            </w:pPr>
            <w:r>
              <w:rPr>
                <w:sz w:val="20"/>
                <w:szCs w:val="20"/>
                <w:lang w:eastAsia="ar-SA"/>
              </w:rPr>
              <w:t>Ne pas poster de</w:t>
            </w:r>
            <w:r w:rsidR="009158C5">
              <w:rPr>
                <w:sz w:val="20"/>
                <w:szCs w:val="20"/>
                <w:lang w:eastAsia="ar-SA"/>
              </w:rPr>
              <w:t>s</w:t>
            </w:r>
            <w:r>
              <w:rPr>
                <w:sz w:val="20"/>
                <w:szCs w:val="20"/>
                <w:lang w:eastAsia="ar-SA"/>
              </w:rPr>
              <w:t xml:space="preserve"> CRO</w:t>
            </w:r>
          </w:p>
          <w:p w:rsidR="00BC5F39" w:rsidRPr="00370D76" w:rsidRDefault="00BC5F39" w:rsidP="00FB1421">
            <w:pPr>
              <w:pStyle w:val="ListParagraph"/>
              <w:numPr>
                <w:ilvl w:val="0"/>
                <w:numId w:val="50"/>
              </w:numPr>
              <w:rPr>
                <w:sz w:val="20"/>
                <w:szCs w:val="20"/>
                <w:lang w:eastAsia="ar-SA"/>
              </w:rPr>
            </w:pPr>
            <w:r>
              <w:rPr>
                <w:sz w:val="20"/>
                <w:szCs w:val="20"/>
                <w:lang w:eastAsia="ar-SA"/>
              </w:rPr>
              <w:t>Validation requise pour poster des CRO</w:t>
            </w:r>
          </w:p>
        </w:tc>
      </w:tr>
    </w:tbl>
    <w:p w:rsidR="00370D76" w:rsidRDefault="00370D76" w:rsidP="00E72CA0">
      <w:pPr>
        <w:jc w:val="both"/>
        <w:rPr>
          <w:lang w:eastAsia="ar-SA"/>
        </w:rPr>
      </w:pPr>
    </w:p>
    <w:p w:rsidR="00370D76" w:rsidRPr="00370D76" w:rsidRDefault="00370D76" w:rsidP="00FB1421">
      <w:pPr>
        <w:pStyle w:val="ListParagraph"/>
        <w:numPr>
          <w:ilvl w:val="0"/>
          <w:numId w:val="51"/>
        </w:numPr>
        <w:ind w:left="426"/>
        <w:jc w:val="both"/>
        <w:rPr>
          <w:b/>
          <w:lang w:eastAsia="ar-SA"/>
        </w:rPr>
      </w:pPr>
      <w:r w:rsidRPr="00370D76">
        <w:rPr>
          <w:b/>
          <w:lang w:eastAsia="ar-SA"/>
        </w:rPr>
        <w:t>Si le résultat du SLA est</w:t>
      </w:r>
      <w:r>
        <w:rPr>
          <w:b/>
          <w:lang w:eastAsia="ar-SA"/>
        </w:rPr>
        <w:t xml:space="preserve"> « </w:t>
      </w:r>
      <w:r w:rsidRPr="00370D76">
        <w:rPr>
          <w:b/>
          <w:lang w:eastAsia="ar-SA"/>
        </w:rPr>
        <w:t>Poster des CRO sans Validation</w:t>
      </w:r>
      <w:r>
        <w:rPr>
          <w:b/>
          <w:lang w:eastAsia="ar-SA"/>
        </w:rPr>
        <w:t> »</w:t>
      </w:r>
      <w:r w:rsidRPr="00370D76">
        <w:rPr>
          <w:b/>
          <w:lang w:eastAsia="ar-SA"/>
        </w:rPr>
        <w:t xml:space="preserve"> : </w:t>
      </w:r>
    </w:p>
    <w:p w:rsidR="00370D76" w:rsidRDefault="00370D76" w:rsidP="00FB1421">
      <w:pPr>
        <w:pStyle w:val="ListParagraph"/>
        <w:numPr>
          <w:ilvl w:val="0"/>
          <w:numId w:val="42"/>
        </w:numPr>
        <w:jc w:val="both"/>
        <w:rPr>
          <w:lang w:eastAsia="ar-SA"/>
        </w:rPr>
      </w:pPr>
      <w:r>
        <w:rPr>
          <w:lang w:eastAsia="ar-SA"/>
        </w:rPr>
        <w:t xml:space="preserve">Le paiement espèces </w:t>
      </w:r>
      <w:r w:rsidR="004D57F9">
        <w:rPr>
          <w:lang w:eastAsia="ar-SA"/>
        </w:rPr>
        <w:t>sera</w:t>
      </w:r>
      <w:r>
        <w:rPr>
          <w:lang w:eastAsia="ar-SA"/>
        </w:rPr>
        <w:t xml:space="preserve"> créé directement après l’allocation sans aucune validation manuelle.</w:t>
      </w:r>
    </w:p>
    <w:p w:rsidR="00370D76" w:rsidRDefault="00370D76" w:rsidP="00FB1421">
      <w:pPr>
        <w:pStyle w:val="ListParagraph"/>
        <w:numPr>
          <w:ilvl w:val="0"/>
          <w:numId w:val="42"/>
        </w:numPr>
        <w:spacing w:after="200"/>
      </w:pPr>
      <w:r>
        <w:t>CRO doit être générés au système Cash externe (système bancaire) : interface par web service</w:t>
      </w:r>
    </w:p>
    <w:p w:rsidR="00370D76" w:rsidRDefault="00370D76" w:rsidP="00FB1421">
      <w:pPr>
        <w:pStyle w:val="ListParagraph"/>
        <w:numPr>
          <w:ilvl w:val="0"/>
          <w:numId w:val="42"/>
        </w:numPr>
        <w:spacing w:after="200"/>
      </w:pPr>
      <w:r>
        <w:t xml:space="preserve">Schémas comptables doit être générés à  MegaAccouting </w:t>
      </w:r>
    </w:p>
    <w:p w:rsidR="00370D76" w:rsidRDefault="00370D76" w:rsidP="00FB1421">
      <w:pPr>
        <w:pStyle w:val="ListParagraph"/>
        <w:numPr>
          <w:ilvl w:val="0"/>
          <w:numId w:val="42"/>
        </w:numPr>
        <w:spacing w:after="200"/>
      </w:pPr>
      <w:r>
        <w:t>Confirmation de paiement doit être  envoyée au client  via 566 ou rap</w:t>
      </w:r>
      <w:r w:rsidR="00BD2F1C">
        <w:t>p</w:t>
      </w:r>
      <w:r>
        <w:t xml:space="preserve">ort </w:t>
      </w:r>
    </w:p>
    <w:p w:rsidR="00370D76" w:rsidRDefault="00370D76" w:rsidP="00370D76">
      <w:pPr>
        <w:pStyle w:val="ListParagraph"/>
        <w:spacing w:after="200"/>
      </w:pPr>
    </w:p>
    <w:p w:rsidR="00370D76" w:rsidRPr="00370D76" w:rsidRDefault="00370D76" w:rsidP="00FB1421">
      <w:pPr>
        <w:pStyle w:val="ListParagraph"/>
        <w:numPr>
          <w:ilvl w:val="0"/>
          <w:numId w:val="51"/>
        </w:numPr>
        <w:ind w:left="426"/>
        <w:jc w:val="both"/>
        <w:rPr>
          <w:b/>
          <w:lang w:eastAsia="ar-SA"/>
        </w:rPr>
      </w:pPr>
      <w:r w:rsidRPr="00370D76">
        <w:rPr>
          <w:b/>
          <w:lang w:eastAsia="ar-SA"/>
        </w:rPr>
        <w:t>Si le résultat du SLA est</w:t>
      </w:r>
      <w:r>
        <w:rPr>
          <w:b/>
          <w:lang w:eastAsia="ar-SA"/>
        </w:rPr>
        <w:t xml:space="preserve"> « Ne pas poster des CRO»</w:t>
      </w:r>
      <w:r w:rsidRPr="00370D76">
        <w:rPr>
          <w:b/>
          <w:lang w:eastAsia="ar-SA"/>
        </w:rPr>
        <w:t xml:space="preserve"> : </w:t>
      </w:r>
    </w:p>
    <w:p w:rsidR="00370D76" w:rsidRDefault="00370D76" w:rsidP="00FB1421">
      <w:pPr>
        <w:pStyle w:val="ListParagraph"/>
        <w:numPr>
          <w:ilvl w:val="0"/>
          <w:numId w:val="42"/>
        </w:numPr>
        <w:jc w:val="both"/>
        <w:rPr>
          <w:lang w:eastAsia="ar-SA"/>
        </w:rPr>
      </w:pPr>
      <w:r>
        <w:rPr>
          <w:lang w:eastAsia="ar-SA"/>
        </w:rPr>
        <w:t xml:space="preserve">Le paiement espèces </w:t>
      </w:r>
      <w:r w:rsidR="004D57F9">
        <w:rPr>
          <w:lang w:eastAsia="ar-SA"/>
        </w:rPr>
        <w:t>sera</w:t>
      </w:r>
      <w:r>
        <w:rPr>
          <w:lang w:eastAsia="ar-SA"/>
        </w:rPr>
        <w:t xml:space="preserve"> créé</w:t>
      </w:r>
      <w:r w:rsidR="00967BBC">
        <w:rPr>
          <w:lang w:eastAsia="ar-SA"/>
        </w:rPr>
        <w:t xml:space="preserve"> directement</w:t>
      </w:r>
      <w:r>
        <w:rPr>
          <w:lang w:eastAsia="ar-SA"/>
        </w:rPr>
        <w:t xml:space="preserve"> après l’allocation sans aucune validation manuelle.</w:t>
      </w:r>
    </w:p>
    <w:p w:rsidR="00370D76" w:rsidRDefault="00967BBC" w:rsidP="00FB1421">
      <w:pPr>
        <w:pStyle w:val="ListParagraph"/>
        <w:numPr>
          <w:ilvl w:val="0"/>
          <w:numId w:val="42"/>
        </w:numPr>
        <w:jc w:val="both"/>
      </w:pPr>
      <w:r>
        <w:t xml:space="preserve">Il n’y aura pas postage de </w:t>
      </w:r>
      <w:r w:rsidR="00370D76">
        <w:t xml:space="preserve">CRO </w:t>
      </w:r>
      <w:r>
        <w:t>ni d’écriture comptable.</w:t>
      </w:r>
    </w:p>
    <w:p w:rsidR="00370D76" w:rsidRDefault="00370D76" w:rsidP="00FB1421">
      <w:pPr>
        <w:pStyle w:val="ListParagraph"/>
        <w:numPr>
          <w:ilvl w:val="0"/>
          <w:numId w:val="42"/>
        </w:numPr>
        <w:jc w:val="both"/>
      </w:pPr>
      <w:r>
        <w:t>Confirmation de paiement doit être  envoyée au client  via 566 ou rap</w:t>
      </w:r>
      <w:r w:rsidR="00BD2F1C">
        <w:t>p</w:t>
      </w:r>
      <w:r>
        <w:t xml:space="preserve">ort </w:t>
      </w:r>
    </w:p>
    <w:p w:rsidR="00370D76" w:rsidRDefault="00370D76" w:rsidP="00370D76">
      <w:pPr>
        <w:pStyle w:val="ListParagraph"/>
        <w:jc w:val="both"/>
        <w:rPr>
          <w:lang w:eastAsia="ar-SA"/>
        </w:rPr>
      </w:pPr>
    </w:p>
    <w:p w:rsidR="00370D76" w:rsidRPr="00370D76" w:rsidRDefault="00370D76" w:rsidP="00FB1421">
      <w:pPr>
        <w:pStyle w:val="ListParagraph"/>
        <w:numPr>
          <w:ilvl w:val="0"/>
          <w:numId w:val="51"/>
        </w:numPr>
        <w:ind w:left="426"/>
        <w:jc w:val="both"/>
        <w:rPr>
          <w:b/>
          <w:lang w:eastAsia="ar-SA"/>
        </w:rPr>
      </w:pPr>
      <w:r w:rsidRPr="00370D76">
        <w:rPr>
          <w:b/>
          <w:lang w:eastAsia="ar-SA"/>
        </w:rPr>
        <w:t>Si le résultat du SLA est</w:t>
      </w:r>
      <w:r>
        <w:rPr>
          <w:b/>
          <w:lang w:eastAsia="ar-SA"/>
        </w:rPr>
        <w:t xml:space="preserve"> « </w:t>
      </w:r>
      <w:r w:rsidRPr="00370D76">
        <w:rPr>
          <w:b/>
          <w:lang w:eastAsia="ar-SA"/>
        </w:rPr>
        <w:t>Validation</w:t>
      </w:r>
      <w:r>
        <w:rPr>
          <w:b/>
          <w:lang w:eastAsia="ar-SA"/>
        </w:rPr>
        <w:t xml:space="preserve"> requise pour poster des CRO»</w:t>
      </w:r>
      <w:r w:rsidRPr="00370D76">
        <w:rPr>
          <w:b/>
          <w:lang w:eastAsia="ar-SA"/>
        </w:rPr>
        <w:t xml:space="preserve"> : </w:t>
      </w:r>
    </w:p>
    <w:p w:rsidR="00370D76" w:rsidRDefault="00370D76" w:rsidP="00FB1421">
      <w:pPr>
        <w:pStyle w:val="ListParagraph"/>
        <w:numPr>
          <w:ilvl w:val="0"/>
          <w:numId w:val="42"/>
        </w:numPr>
        <w:jc w:val="both"/>
        <w:rPr>
          <w:lang w:eastAsia="ar-SA"/>
        </w:rPr>
      </w:pPr>
      <w:r>
        <w:rPr>
          <w:lang w:eastAsia="ar-SA"/>
        </w:rPr>
        <w:t xml:space="preserve">Le paiement espèces </w:t>
      </w:r>
      <w:r w:rsidR="004D57F9">
        <w:rPr>
          <w:lang w:eastAsia="ar-SA"/>
        </w:rPr>
        <w:t>sera</w:t>
      </w:r>
      <w:r>
        <w:rPr>
          <w:lang w:eastAsia="ar-SA"/>
        </w:rPr>
        <w:t xml:space="preserve"> créé après l’allocation </w:t>
      </w:r>
      <w:r w:rsidR="004D57F9">
        <w:rPr>
          <w:lang w:eastAsia="ar-SA"/>
        </w:rPr>
        <w:t>dans</w:t>
      </w:r>
      <w:r>
        <w:rPr>
          <w:lang w:eastAsia="ar-SA"/>
        </w:rPr>
        <w:t xml:space="preserve"> un statut «en attente de validatio</w:t>
      </w:r>
      <w:r w:rsidR="004D57F9">
        <w:rPr>
          <w:lang w:eastAsia="ar-SA"/>
        </w:rPr>
        <w:t>n</w:t>
      </w:r>
      <w:r>
        <w:rPr>
          <w:lang w:eastAsia="ar-SA"/>
        </w:rPr>
        <w:t>»</w:t>
      </w:r>
    </w:p>
    <w:p w:rsidR="00370D76" w:rsidRDefault="00370D76" w:rsidP="00FB1421">
      <w:pPr>
        <w:pStyle w:val="ListParagraph"/>
        <w:numPr>
          <w:ilvl w:val="0"/>
          <w:numId w:val="42"/>
        </w:numPr>
        <w:jc w:val="both"/>
        <w:rPr>
          <w:lang w:eastAsia="ar-SA"/>
        </w:rPr>
      </w:pPr>
      <w:r>
        <w:rPr>
          <w:lang w:eastAsia="ar-SA"/>
        </w:rPr>
        <w:t>L’</w:t>
      </w:r>
      <w:r w:rsidR="004D57F9">
        <w:rPr>
          <w:lang w:eastAsia="ar-SA"/>
        </w:rPr>
        <w:t>utilisateur</w:t>
      </w:r>
      <w:r>
        <w:rPr>
          <w:lang w:eastAsia="ar-SA"/>
        </w:rPr>
        <w:t xml:space="preserve"> aura le choix entre</w:t>
      </w:r>
      <w:r w:rsidR="004D57F9">
        <w:rPr>
          <w:lang w:eastAsia="ar-SA"/>
        </w:rPr>
        <w:t> : v</w:t>
      </w:r>
      <w:r>
        <w:rPr>
          <w:lang w:eastAsia="ar-SA"/>
        </w:rPr>
        <w:t xml:space="preserve">alider </w:t>
      </w:r>
      <w:r w:rsidR="004D57F9">
        <w:rPr>
          <w:lang w:eastAsia="ar-SA"/>
        </w:rPr>
        <w:t xml:space="preserve">le paiement </w:t>
      </w:r>
      <w:r>
        <w:rPr>
          <w:lang w:eastAsia="ar-SA"/>
        </w:rPr>
        <w:t>sans poster des CRO</w:t>
      </w:r>
      <w:r w:rsidR="004D57F9">
        <w:rPr>
          <w:lang w:eastAsia="ar-SA"/>
        </w:rPr>
        <w:t xml:space="preserve"> (traitement 2)</w:t>
      </w:r>
      <w:r>
        <w:rPr>
          <w:lang w:eastAsia="ar-SA"/>
        </w:rPr>
        <w:t xml:space="preserve"> ou valider </w:t>
      </w:r>
      <w:r w:rsidR="004D57F9">
        <w:rPr>
          <w:lang w:eastAsia="ar-SA"/>
        </w:rPr>
        <w:t xml:space="preserve">le paiement </w:t>
      </w:r>
      <w:r>
        <w:rPr>
          <w:lang w:eastAsia="ar-SA"/>
        </w:rPr>
        <w:t>et Poster des CRO</w:t>
      </w:r>
      <w:r w:rsidR="004D57F9">
        <w:rPr>
          <w:lang w:eastAsia="ar-SA"/>
        </w:rPr>
        <w:t xml:space="preserve"> (traitement 1)</w:t>
      </w:r>
      <w:r>
        <w:rPr>
          <w:lang w:eastAsia="ar-SA"/>
        </w:rPr>
        <w:t>.</w:t>
      </w:r>
    </w:p>
    <w:p w:rsidR="00C842B7" w:rsidRPr="00A63510" w:rsidRDefault="00C842B7" w:rsidP="00C842B7">
      <w:pPr>
        <w:spacing w:before="240" w:after="240" w:line="240" w:lineRule="auto"/>
        <w:ind w:right="142"/>
        <w:jc w:val="both"/>
        <w:rPr>
          <w:b/>
        </w:rPr>
      </w:pPr>
      <w:r>
        <w:rPr>
          <w:b/>
        </w:rPr>
        <w:t xml:space="preserve">C’est à l’utilisateur du back-office de valider les paiements sur les comptes espèces, il n’y aura pas d’intervention de l’agence, </w:t>
      </w:r>
      <w:r w:rsidRPr="00A63510">
        <w:rPr>
          <w:b/>
        </w:rPr>
        <w:t>l’activité des OST pour le marché étranger est centralisée.</w:t>
      </w:r>
    </w:p>
    <w:p w:rsidR="001F4623" w:rsidRDefault="001F4623" w:rsidP="00244A90">
      <w:pPr>
        <w:spacing w:after="200"/>
      </w:pPr>
      <w:r w:rsidRPr="001F4623">
        <w:rPr>
          <w:b/>
        </w:rPr>
        <w:t>N.B</w:t>
      </w:r>
      <w:r>
        <w:t>. Les schémas comptables seront définis dans un document à part.</w:t>
      </w:r>
    </w:p>
    <w:p w:rsidR="00B91691" w:rsidRDefault="00B91691" w:rsidP="00B91691">
      <w:pPr>
        <w:pStyle w:val="Heading4"/>
      </w:pPr>
      <w:r>
        <w:t>Opération de FX.</w:t>
      </w:r>
    </w:p>
    <w:p w:rsidR="00B91691" w:rsidRDefault="00B91691" w:rsidP="00B91691"/>
    <w:p w:rsidR="00B91691" w:rsidRDefault="00B91691" w:rsidP="00B91691">
      <w:r>
        <w:t>Dans le cas où le client n’a pas de compte dans la devise du paiement,  une opération de FX sera créée sur son compte en MAD et le paiement client sera bloqué en attente du taux de change.</w:t>
      </w:r>
    </w:p>
    <w:p w:rsidR="00B91691" w:rsidRPr="00B91691" w:rsidRDefault="00B91691" w:rsidP="00B91691">
      <w:r>
        <w:lastRenderedPageBreak/>
        <w:t xml:space="preserve">Une fois l’utilisateur renseigne  le taux de change manuellement au niveau du paiement bloqué, les montants seront </w:t>
      </w:r>
      <w:r w:rsidR="00E94C6A">
        <w:t>calculés</w:t>
      </w:r>
      <w:r>
        <w:t xml:space="preserve"> et </w:t>
      </w:r>
      <w:r w:rsidR="00B37816">
        <w:t>le statut du paiement passe à la validation de la génération de CRO.</w:t>
      </w:r>
    </w:p>
    <w:p w:rsidR="00CD5697" w:rsidRDefault="004A4E76" w:rsidP="00CD5697">
      <w:pPr>
        <w:pStyle w:val="Style3"/>
        <w:jc w:val="both"/>
      </w:pPr>
      <w:bookmarkStart w:id="113" w:name="_Toc409450759"/>
      <w:r>
        <w:t>Règles de réconciliation</w:t>
      </w:r>
      <w:bookmarkEnd w:id="113"/>
    </w:p>
    <w:p w:rsidR="00CD5697" w:rsidRDefault="00CD5697" w:rsidP="00CD5697">
      <w:pPr>
        <w:pStyle w:val="ListParagraph"/>
      </w:pPr>
    </w:p>
    <w:p w:rsidR="00755A80" w:rsidRPr="0054545D" w:rsidRDefault="00755A80" w:rsidP="004A4E76">
      <w:pPr>
        <w:jc w:val="both"/>
        <w:rPr>
          <w:lang w:eastAsia="ar-SA"/>
        </w:rPr>
      </w:pPr>
      <w:r>
        <w:rPr>
          <w:lang w:eastAsia="ar-SA"/>
        </w:rPr>
        <w:t xml:space="preserve">Pour la réconciliation de la position </w:t>
      </w:r>
      <w:r w:rsidR="005F351D">
        <w:rPr>
          <w:lang w:eastAsia="ar-SA"/>
        </w:rPr>
        <w:t>Marché</w:t>
      </w:r>
      <w:r>
        <w:rPr>
          <w:lang w:eastAsia="ar-SA"/>
        </w:rPr>
        <w:t>, l</w:t>
      </w:r>
      <w:r w:rsidRPr="0054545D">
        <w:rPr>
          <w:lang w:eastAsia="ar-SA"/>
        </w:rPr>
        <w:t>e système rapproche automatiquement les exécutions liées à une même OST, se basant sur les règles suivantes :</w:t>
      </w:r>
    </w:p>
    <w:p w:rsidR="00755A80" w:rsidRPr="0054545D" w:rsidRDefault="00755A80" w:rsidP="00FB1421">
      <w:pPr>
        <w:numPr>
          <w:ilvl w:val="0"/>
          <w:numId w:val="36"/>
        </w:numPr>
        <w:spacing w:before="60" w:line="240" w:lineRule="auto"/>
        <w:jc w:val="both"/>
        <w:rPr>
          <w:lang w:eastAsia="ar-SA"/>
        </w:rPr>
      </w:pPr>
      <w:r w:rsidRPr="0054545D">
        <w:rPr>
          <w:lang w:eastAsia="ar-SA"/>
        </w:rPr>
        <w:t>Compte Nostro</w:t>
      </w:r>
    </w:p>
    <w:p w:rsidR="00755A80" w:rsidRPr="0054545D" w:rsidRDefault="00755A80" w:rsidP="00FB1421">
      <w:pPr>
        <w:numPr>
          <w:ilvl w:val="0"/>
          <w:numId w:val="36"/>
        </w:numPr>
        <w:spacing w:before="60" w:line="240" w:lineRule="auto"/>
        <w:jc w:val="both"/>
        <w:rPr>
          <w:lang w:eastAsia="ar-SA"/>
        </w:rPr>
      </w:pPr>
      <w:r w:rsidRPr="0054545D">
        <w:rPr>
          <w:lang w:eastAsia="ar-SA"/>
        </w:rPr>
        <w:t>Le sens de l’opération</w:t>
      </w:r>
    </w:p>
    <w:p w:rsidR="00755A80" w:rsidRPr="0054545D" w:rsidRDefault="00755A80" w:rsidP="00FB1421">
      <w:pPr>
        <w:numPr>
          <w:ilvl w:val="0"/>
          <w:numId w:val="36"/>
        </w:numPr>
        <w:spacing w:before="60" w:line="240" w:lineRule="auto"/>
        <w:jc w:val="both"/>
        <w:rPr>
          <w:lang w:eastAsia="ar-SA"/>
        </w:rPr>
      </w:pPr>
      <w:r w:rsidRPr="0054545D">
        <w:rPr>
          <w:lang w:eastAsia="ar-SA"/>
        </w:rPr>
        <w:t>Titre en entrée ou en sortie selon le cas</w:t>
      </w:r>
    </w:p>
    <w:p w:rsidR="00755A80" w:rsidRPr="0054545D" w:rsidRDefault="00755A80" w:rsidP="00FB1421">
      <w:pPr>
        <w:numPr>
          <w:ilvl w:val="0"/>
          <w:numId w:val="36"/>
        </w:numPr>
        <w:spacing w:before="60" w:line="240" w:lineRule="auto"/>
        <w:jc w:val="both"/>
        <w:rPr>
          <w:lang w:eastAsia="ar-SA"/>
        </w:rPr>
      </w:pPr>
      <w:r w:rsidRPr="0054545D">
        <w:rPr>
          <w:lang w:eastAsia="ar-SA"/>
        </w:rPr>
        <w:t>La devise pour les paiements en espèce</w:t>
      </w:r>
    </w:p>
    <w:p w:rsidR="00755A80" w:rsidRDefault="00755A80" w:rsidP="00FB1421">
      <w:pPr>
        <w:numPr>
          <w:ilvl w:val="0"/>
          <w:numId w:val="36"/>
        </w:numPr>
        <w:spacing w:before="60" w:line="240" w:lineRule="auto"/>
        <w:jc w:val="both"/>
        <w:rPr>
          <w:lang w:eastAsia="ar-SA"/>
        </w:rPr>
      </w:pPr>
      <w:r w:rsidRPr="0054545D">
        <w:rPr>
          <w:lang w:eastAsia="ar-SA"/>
        </w:rPr>
        <w:t>Nature de la position</w:t>
      </w:r>
    </w:p>
    <w:p w:rsidR="004A4E76" w:rsidRDefault="004A4E76" w:rsidP="004A4E76">
      <w:pPr>
        <w:spacing w:before="60" w:line="240" w:lineRule="auto"/>
        <w:ind w:left="720"/>
        <w:jc w:val="both"/>
        <w:rPr>
          <w:lang w:eastAsia="ar-SA"/>
        </w:rPr>
      </w:pPr>
    </w:p>
    <w:p w:rsidR="005F351D" w:rsidRDefault="005F351D" w:rsidP="005F351D">
      <w:pPr>
        <w:spacing w:line="240" w:lineRule="auto"/>
        <w:rPr>
          <w:b/>
        </w:rPr>
      </w:pPr>
      <w:r w:rsidRPr="005F351D">
        <w:rPr>
          <w:b/>
          <w:lang w:eastAsia="ar-SA"/>
        </w:rPr>
        <w:t>N.B. L</w:t>
      </w:r>
      <w:r>
        <w:rPr>
          <w:b/>
        </w:rPr>
        <w:t>a Réconciliation manuelle</w:t>
      </w:r>
      <w:r w:rsidRPr="005F351D">
        <w:rPr>
          <w:b/>
        </w:rPr>
        <w:t xml:space="preserve"> se fait séparément pour les paiements en titre et les paiements en espèce.</w:t>
      </w:r>
    </w:p>
    <w:p w:rsidR="001B2BAD" w:rsidRDefault="001B2BAD" w:rsidP="005F351D">
      <w:pPr>
        <w:spacing w:line="240" w:lineRule="auto"/>
        <w:rPr>
          <w:b/>
        </w:rPr>
      </w:pPr>
    </w:p>
    <w:p w:rsidR="003B5000" w:rsidRDefault="003B5000" w:rsidP="005F351D">
      <w:pPr>
        <w:spacing w:line="240" w:lineRule="auto"/>
        <w:rPr>
          <w:b/>
        </w:rPr>
      </w:pPr>
      <w:r>
        <w:rPr>
          <w:b/>
        </w:rPr>
        <w:t>Le critère origine = claim doit être pris en compte lors de la réconciliation et l’allocation :</w:t>
      </w:r>
    </w:p>
    <w:p w:rsidR="00323499" w:rsidRPr="003B5000" w:rsidRDefault="00323499" w:rsidP="001B2BAD">
      <w:pPr>
        <w:jc w:val="both"/>
        <w:rPr>
          <w:color w:val="FF0000"/>
          <w:lang w:eastAsia="ar-SA"/>
        </w:rPr>
      </w:pPr>
      <w:r w:rsidRPr="001B2BAD">
        <w:rPr>
          <w:bCs/>
        </w:rPr>
        <w:t>Euroclear précise</w:t>
      </w:r>
      <w:r w:rsidR="003B5000">
        <w:rPr>
          <w:bCs/>
        </w:rPr>
        <w:t xml:space="preserve"> </w:t>
      </w:r>
      <w:r w:rsidRPr="001B2BAD">
        <w:rPr>
          <w:bCs/>
        </w:rPr>
        <w:t xml:space="preserve"> le tag : ADDB/CLAI</w:t>
      </w:r>
      <w:r w:rsidR="003B5000">
        <w:rPr>
          <w:bCs/>
        </w:rPr>
        <w:t xml:space="preserve"> dans les swift de paiement de market claim, v</w:t>
      </w:r>
      <w:r w:rsidR="00980489" w:rsidRPr="001B2BAD">
        <w:rPr>
          <w:lang w:eastAsia="ar-SA"/>
        </w:rPr>
        <w:t xml:space="preserve">oir ANNEXES </w:t>
      </w:r>
      <w:r w:rsidR="00980489" w:rsidRPr="003B5000">
        <w:rPr>
          <w:lang w:eastAsia="ar-SA"/>
        </w:rPr>
        <w:t>pour</w:t>
      </w:r>
      <w:r w:rsidR="00980489" w:rsidRPr="003B5000">
        <w:rPr>
          <w:color w:val="FF0000"/>
          <w:lang w:eastAsia="ar-SA"/>
        </w:rPr>
        <w:t xml:space="preserve"> </w:t>
      </w:r>
      <w:hyperlink w:anchor="_Exemple_de_SWIFT" w:history="1">
        <w:r w:rsidR="00980489" w:rsidRPr="003B5000">
          <w:rPr>
            <w:rStyle w:val="Hyperlink"/>
            <w:lang w:eastAsia="ar-SA"/>
          </w:rPr>
          <w:t>l’exemple de MT566 Market Claim.</w:t>
        </w:r>
      </w:hyperlink>
    </w:p>
    <w:p w:rsidR="00980489" w:rsidRDefault="003B5000" w:rsidP="000C5C0A">
      <w:pPr>
        <w:spacing w:before="60" w:line="240" w:lineRule="auto"/>
        <w:jc w:val="both"/>
        <w:rPr>
          <w:lang w:eastAsia="ar-SA"/>
        </w:rPr>
      </w:pPr>
      <w:r>
        <w:rPr>
          <w:lang w:eastAsia="ar-SA"/>
        </w:rPr>
        <w:t>I</w:t>
      </w:r>
    </w:p>
    <w:p w:rsidR="00755A80" w:rsidRDefault="00755A80" w:rsidP="00755A80">
      <w:pPr>
        <w:rPr>
          <w:lang w:eastAsia="ar-SA"/>
        </w:rPr>
      </w:pPr>
      <w:r>
        <w:rPr>
          <w:lang w:eastAsia="ar-SA"/>
        </w:rPr>
        <w:t xml:space="preserve">Pour la réconciliation du paiement </w:t>
      </w:r>
      <w:r w:rsidR="005B6C6D">
        <w:rPr>
          <w:lang w:eastAsia="ar-SA"/>
        </w:rPr>
        <w:t xml:space="preserve">Marché </w:t>
      </w:r>
      <w:r>
        <w:rPr>
          <w:lang w:eastAsia="ar-SA"/>
        </w:rPr>
        <w:t xml:space="preserve"> avec les exécutions clients, le système se base sur les règles suivantes :</w:t>
      </w:r>
    </w:p>
    <w:p w:rsidR="00755A80" w:rsidRPr="0054545D" w:rsidRDefault="00755A80" w:rsidP="00FB1421">
      <w:pPr>
        <w:numPr>
          <w:ilvl w:val="0"/>
          <w:numId w:val="36"/>
        </w:numPr>
        <w:spacing w:before="60" w:line="240" w:lineRule="auto"/>
        <w:jc w:val="both"/>
        <w:rPr>
          <w:lang w:eastAsia="ar-SA"/>
        </w:rPr>
      </w:pPr>
      <w:r w:rsidRPr="0054545D">
        <w:rPr>
          <w:lang w:eastAsia="ar-SA"/>
        </w:rPr>
        <w:t>Le sens de l’opération</w:t>
      </w:r>
    </w:p>
    <w:p w:rsidR="00755A80" w:rsidRPr="0054545D" w:rsidRDefault="00755A80" w:rsidP="00FB1421">
      <w:pPr>
        <w:numPr>
          <w:ilvl w:val="0"/>
          <w:numId w:val="36"/>
        </w:numPr>
        <w:spacing w:before="60" w:line="240" w:lineRule="auto"/>
        <w:jc w:val="both"/>
        <w:rPr>
          <w:lang w:eastAsia="ar-SA"/>
        </w:rPr>
      </w:pPr>
      <w:r w:rsidRPr="0054545D">
        <w:rPr>
          <w:lang w:eastAsia="ar-SA"/>
        </w:rPr>
        <w:t>Titre en entrée ou en sortie selon le cas</w:t>
      </w:r>
    </w:p>
    <w:p w:rsidR="00755A80" w:rsidRPr="0054545D" w:rsidRDefault="00755A80" w:rsidP="00FB1421">
      <w:pPr>
        <w:numPr>
          <w:ilvl w:val="0"/>
          <w:numId w:val="36"/>
        </w:numPr>
        <w:spacing w:before="60" w:line="240" w:lineRule="auto"/>
        <w:jc w:val="both"/>
        <w:rPr>
          <w:lang w:eastAsia="ar-SA"/>
        </w:rPr>
      </w:pPr>
      <w:r w:rsidRPr="0054545D">
        <w:rPr>
          <w:lang w:eastAsia="ar-SA"/>
        </w:rPr>
        <w:t>La devise pour les paiements en espèce</w:t>
      </w:r>
    </w:p>
    <w:p w:rsidR="00755A80" w:rsidRDefault="00755A80" w:rsidP="00FB1421">
      <w:pPr>
        <w:numPr>
          <w:ilvl w:val="0"/>
          <w:numId w:val="36"/>
        </w:numPr>
        <w:spacing w:before="60" w:line="240" w:lineRule="auto"/>
        <w:jc w:val="both"/>
        <w:rPr>
          <w:lang w:eastAsia="ar-SA"/>
        </w:rPr>
      </w:pPr>
      <w:r w:rsidRPr="0054545D">
        <w:rPr>
          <w:lang w:eastAsia="ar-SA"/>
        </w:rPr>
        <w:t>Nature de la position</w:t>
      </w:r>
    </w:p>
    <w:p w:rsidR="00755A80" w:rsidRDefault="00755A80" w:rsidP="004709FB">
      <w:pPr>
        <w:ind w:left="360"/>
      </w:pPr>
    </w:p>
    <w:p w:rsidR="00BB737F" w:rsidRDefault="00BB737F" w:rsidP="004709FB">
      <w:pPr>
        <w:ind w:left="360"/>
      </w:pPr>
    </w:p>
    <w:p w:rsidR="00755A80" w:rsidRDefault="004A4E76" w:rsidP="004A4E76">
      <w:pPr>
        <w:pStyle w:val="Heading3"/>
      </w:pPr>
      <w:bookmarkStart w:id="114" w:name="_Toc409450760"/>
      <w:r>
        <w:t>Règles d’allocation</w:t>
      </w:r>
      <w:bookmarkEnd w:id="114"/>
      <w:r>
        <w:t xml:space="preserve"> </w:t>
      </w:r>
    </w:p>
    <w:p w:rsidR="004A4E76" w:rsidRDefault="004A4E76" w:rsidP="00CD5697">
      <w:pPr>
        <w:pStyle w:val="ListParagraph"/>
      </w:pPr>
      <w:r>
        <w:t xml:space="preserve">  </w:t>
      </w:r>
    </w:p>
    <w:p w:rsidR="00755A80" w:rsidRDefault="00755A80" w:rsidP="00755A80">
      <w:pPr>
        <w:rPr>
          <w:lang w:eastAsia="ar-SA"/>
        </w:rPr>
      </w:pPr>
      <w:r w:rsidRPr="0054545D">
        <w:rPr>
          <w:lang w:eastAsia="ar-SA"/>
        </w:rPr>
        <w:t xml:space="preserve">Le paiement </w:t>
      </w:r>
      <w:r w:rsidR="005B6C6D">
        <w:rPr>
          <w:lang w:eastAsia="ar-SA"/>
        </w:rPr>
        <w:t xml:space="preserve">Marché </w:t>
      </w:r>
      <w:r w:rsidRPr="0054545D">
        <w:rPr>
          <w:lang w:eastAsia="ar-SA"/>
        </w:rPr>
        <w:t xml:space="preserve"> reçu doit être alloué vers les clients en prenant en considération les critères suivants :</w:t>
      </w:r>
    </w:p>
    <w:p w:rsidR="00755A80" w:rsidRPr="0054545D" w:rsidRDefault="00755A80" w:rsidP="00FB1421">
      <w:pPr>
        <w:numPr>
          <w:ilvl w:val="0"/>
          <w:numId w:val="36"/>
        </w:numPr>
        <w:spacing w:before="60" w:line="240" w:lineRule="auto"/>
        <w:jc w:val="both"/>
        <w:rPr>
          <w:lang w:eastAsia="ar-SA"/>
        </w:rPr>
      </w:pPr>
      <w:r w:rsidRPr="0054545D">
        <w:rPr>
          <w:lang w:eastAsia="ar-SA"/>
        </w:rPr>
        <w:t>Le sens de l’opération</w:t>
      </w:r>
    </w:p>
    <w:p w:rsidR="00755A80" w:rsidRPr="0054545D" w:rsidRDefault="00755A80" w:rsidP="00FB1421">
      <w:pPr>
        <w:numPr>
          <w:ilvl w:val="0"/>
          <w:numId w:val="36"/>
        </w:numPr>
        <w:spacing w:before="60" w:line="240" w:lineRule="auto"/>
        <w:jc w:val="both"/>
        <w:rPr>
          <w:lang w:eastAsia="ar-SA"/>
        </w:rPr>
      </w:pPr>
      <w:r w:rsidRPr="0054545D">
        <w:rPr>
          <w:lang w:eastAsia="ar-SA"/>
        </w:rPr>
        <w:t>Titre en entrée ou en sortie selon le cas</w:t>
      </w:r>
    </w:p>
    <w:p w:rsidR="00755A80" w:rsidRPr="0054545D" w:rsidRDefault="00755A80" w:rsidP="00FB1421">
      <w:pPr>
        <w:numPr>
          <w:ilvl w:val="0"/>
          <w:numId w:val="36"/>
        </w:numPr>
        <w:spacing w:before="60" w:line="240" w:lineRule="auto"/>
        <w:jc w:val="both"/>
        <w:rPr>
          <w:lang w:eastAsia="ar-SA"/>
        </w:rPr>
      </w:pPr>
      <w:r w:rsidRPr="0054545D">
        <w:rPr>
          <w:lang w:eastAsia="ar-SA"/>
        </w:rPr>
        <w:t>La devise pour les paiements en espèce</w:t>
      </w:r>
    </w:p>
    <w:p w:rsidR="004A4E76" w:rsidRDefault="00755A80" w:rsidP="00FB1421">
      <w:pPr>
        <w:numPr>
          <w:ilvl w:val="0"/>
          <w:numId w:val="36"/>
        </w:numPr>
        <w:spacing w:before="60" w:line="240" w:lineRule="auto"/>
        <w:jc w:val="both"/>
        <w:rPr>
          <w:lang w:eastAsia="ar-SA"/>
        </w:rPr>
      </w:pPr>
      <w:r w:rsidRPr="0054545D">
        <w:rPr>
          <w:lang w:eastAsia="ar-SA"/>
        </w:rPr>
        <w:t>Nature de la position</w:t>
      </w:r>
    </w:p>
    <w:p w:rsidR="00755A80" w:rsidRDefault="00755A80" w:rsidP="00FB1421">
      <w:pPr>
        <w:numPr>
          <w:ilvl w:val="0"/>
          <w:numId w:val="36"/>
        </w:numPr>
        <w:spacing w:before="60" w:line="240" w:lineRule="auto"/>
        <w:jc w:val="both"/>
        <w:rPr>
          <w:lang w:eastAsia="ar-SA"/>
        </w:rPr>
      </w:pPr>
      <w:r>
        <w:rPr>
          <w:lang w:eastAsia="ar-SA"/>
        </w:rPr>
        <w:t>La position éligible</w:t>
      </w:r>
    </w:p>
    <w:p w:rsidR="00BF0AA0" w:rsidRDefault="00BF0AA0" w:rsidP="00FB1421">
      <w:pPr>
        <w:numPr>
          <w:ilvl w:val="0"/>
          <w:numId w:val="36"/>
        </w:numPr>
        <w:spacing w:before="60" w:line="240" w:lineRule="auto"/>
        <w:jc w:val="both"/>
        <w:rPr>
          <w:lang w:eastAsia="ar-SA"/>
        </w:rPr>
      </w:pPr>
      <w:r>
        <w:rPr>
          <w:lang w:eastAsia="ar-SA"/>
        </w:rPr>
        <w:t>Compte Nostro</w:t>
      </w:r>
    </w:p>
    <w:p w:rsidR="00A71496" w:rsidRDefault="00A71496" w:rsidP="00A71496">
      <w:pPr>
        <w:spacing w:before="60" w:line="240" w:lineRule="auto"/>
        <w:ind w:left="720"/>
        <w:jc w:val="both"/>
        <w:rPr>
          <w:lang w:eastAsia="ar-SA"/>
        </w:rPr>
      </w:pPr>
    </w:p>
    <w:p w:rsidR="00A71496" w:rsidRPr="005F351D" w:rsidRDefault="00A71496" w:rsidP="00BB737F">
      <w:pPr>
        <w:spacing w:line="240" w:lineRule="auto"/>
        <w:jc w:val="both"/>
        <w:rPr>
          <w:b/>
        </w:rPr>
      </w:pPr>
      <w:r w:rsidRPr="005F351D">
        <w:rPr>
          <w:b/>
          <w:lang w:eastAsia="ar-SA"/>
        </w:rPr>
        <w:t>N.B.</w:t>
      </w:r>
      <w:r w:rsidR="005F351D" w:rsidRPr="005F351D">
        <w:rPr>
          <w:b/>
          <w:lang w:eastAsia="ar-SA"/>
        </w:rPr>
        <w:t xml:space="preserve"> L</w:t>
      </w:r>
      <w:r w:rsidRPr="005F351D">
        <w:rPr>
          <w:b/>
        </w:rPr>
        <w:t>‘allocation</w:t>
      </w:r>
      <w:r w:rsidR="005F351D">
        <w:rPr>
          <w:b/>
        </w:rPr>
        <w:t xml:space="preserve"> manuelle</w:t>
      </w:r>
      <w:r w:rsidRPr="005F351D">
        <w:rPr>
          <w:b/>
        </w:rPr>
        <w:t xml:space="preserve"> se fait séparément pour les paiements en titre et les paiements en espèce.</w:t>
      </w:r>
    </w:p>
    <w:p w:rsidR="00A71496" w:rsidRDefault="00A71496" w:rsidP="00A71496">
      <w:pPr>
        <w:spacing w:before="60" w:line="240" w:lineRule="auto"/>
        <w:jc w:val="both"/>
        <w:rPr>
          <w:lang w:eastAsia="ar-SA"/>
        </w:rPr>
      </w:pPr>
    </w:p>
    <w:p w:rsidR="00CD5697" w:rsidRPr="00450A1F" w:rsidRDefault="00CD5697" w:rsidP="00CD5697">
      <w:pPr>
        <w:pStyle w:val="Style3"/>
        <w:jc w:val="both"/>
      </w:pPr>
      <w:bookmarkStart w:id="115" w:name="_Toc409450761"/>
      <w:r>
        <w:lastRenderedPageBreak/>
        <w:t>Alertes et Notifications</w:t>
      </w:r>
      <w:bookmarkEnd w:id="115"/>
    </w:p>
    <w:p w:rsidR="00015735" w:rsidRDefault="00015735" w:rsidP="00B35BFF"/>
    <w:p w:rsidR="00755A80" w:rsidRPr="00244A90" w:rsidRDefault="00755A80" w:rsidP="00FB1421">
      <w:pPr>
        <w:pStyle w:val="ListParagraph"/>
        <w:numPr>
          <w:ilvl w:val="0"/>
          <w:numId w:val="43"/>
        </w:numPr>
        <w:jc w:val="both"/>
        <w:rPr>
          <w:rFonts w:cs="Arial"/>
        </w:rPr>
      </w:pPr>
      <w:r w:rsidRPr="00244A90">
        <w:rPr>
          <w:rFonts w:cs="Arial"/>
        </w:rPr>
        <w:t>Au cas où les rapprochements effectués automatiquement feraient l’objet d’un</w:t>
      </w:r>
      <w:r w:rsidR="00244A90" w:rsidRPr="00244A90">
        <w:rPr>
          <w:rFonts w:cs="Arial"/>
        </w:rPr>
        <w:t xml:space="preserve"> écart (quantité ou montant</w:t>
      </w:r>
      <w:r w:rsidRPr="00244A90">
        <w:rPr>
          <w:rFonts w:cs="Arial"/>
        </w:rPr>
        <w:t xml:space="preserve">) entre l’exécution </w:t>
      </w:r>
      <w:r w:rsidR="005B6C6D">
        <w:rPr>
          <w:rFonts w:cs="Arial"/>
        </w:rPr>
        <w:t xml:space="preserve">Marché </w:t>
      </w:r>
      <w:r w:rsidRPr="00244A90">
        <w:rPr>
          <w:rFonts w:cs="Arial"/>
        </w:rPr>
        <w:t>/clients et les paiements reçus, une alerte est générée à l’attention de l’utilisateur qui devra étudier l’écart et éventue</w:t>
      </w:r>
      <w:r w:rsidR="00244A90">
        <w:rPr>
          <w:rFonts w:cs="Arial"/>
        </w:rPr>
        <w:t>llement intervenir manuellement.</w:t>
      </w:r>
    </w:p>
    <w:p w:rsidR="00755A80" w:rsidRDefault="00244A90" w:rsidP="00FB1421">
      <w:pPr>
        <w:pStyle w:val="ListParagraph"/>
        <w:numPr>
          <w:ilvl w:val="0"/>
          <w:numId w:val="43"/>
        </w:numPr>
        <w:jc w:val="both"/>
      </w:pPr>
      <w:r>
        <w:t>Tous les paiements titre et espèces en attente d’allocation manuelle par l’utilisateur.</w:t>
      </w:r>
    </w:p>
    <w:p w:rsidR="00244A90" w:rsidRDefault="00244A90" w:rsidP="00FB1421">
      <w:pPr>
        <w:pStyle w:val="ListParagraph"/>
        <w:numPr>
          <w:ilvl w:val="0"/>
          <w:numId w:val="43"/>
        </w:numPr>
        <w:jc w:val="both"/>
      </w:pPr>
      <w:r>
        <w:t>Tous les paiements espèces e</w:t>
      </w:r>
      <w:r w:rsidR="00484BF2">
        <w:t>n attente de</w:t>
      </w:r>
      <w:r>
        <w:t xml:space="preserve"> validation par l’utilisateur.</w:t>
      </w:r>
    </w:p>
    <w:p w:rsidR="005561D5" w:rsidRDefault="005561D5" w:rsidP="00FB1421">
      <w:pPr>
        <w:pStyle w:val="ListParagraph"/>
        <w:numPr>
          <w:ilvl w:val="0"/>
          <w:numId w:val="43"/>
        </w:numPr>
        <w:jc w:val="both"/>
      </w:pPr>
      <w:r>
        <w:t>Tous les paiements espèces en attente d</w:t>
      </w:r>
      <w:r w:rsidR="00F812B2">
        <w:t>u taux de ch</w:t>
      </w:r>
      <w:r>
        <w:t>ange.</w:t>
      </w:r>
    </w:p>
    <w:p w:rsidR="00755A80" w:rsidRDefault="00244A90" w:rsidP="00FB1421">
      <w:pPr>
        <w:pStyle w:val="ListParagraph"/>
        <w:numPr>
          <w:ilvl w:val="0"/>
          <w:numId w:val="43"/>
        </w:numPr>
        <w:jc w:val="both"/>
      </w:pPr>
      <w:r>
        <w:t>Tous les paiements prévisionnels calculés dans le système et arrivant à la date de paiement et qui n’ont pas été payés.</w:t>
      </w:r>
    </w:p>
    <w:p w:rsidR="002A7D84" w:rsidRPr="002C4D43" w:rsidRDefault="00F81489" w:rsidP="002A7D84">
      <w:pPr>
        <w:pStyle w:val="Style1"/>
      </w:pPr>
      <w:bookmarkStart w:id="116" w:name="_Toc409450762"/>
      <w:r>
        <w:t>Description des Operations sur Titre</w:t>
      </w:r>
      <w:bookmarkEnd w:id="116"/>
    </w:p>
    <w:p w:rsidR="00F81489" w:rsidRDefault="00F81489" w:rsidP="002A7D84"/>
    <w:p w:rsidR="004C5376" w:rsidRDefault="004C5376" w:rsidP="002A7D84"/>
    <w:p w:rsidR="00F81489" w:rsidRDefault="00F81489" w:rsidP="002A7D84">
      <w:r>
        <w:t>Cette section décrit le déroulement d’une opération sur titre et les différentes  étapes dy cycle d’une OST depuis le préavis jusqu’au paiement.</w:t>
      </w:r>
    </w:p>
    <w:p w:rsidR="004C5376" w:rsidRDefault="004C5376" w:rsidP="002A7D84"/>
    <w:p w:rsidR="00F81489" w:rsidRDefault="00F81489" w:rsidP="002A7D84">
      <w:r>
        <w:t xml:space="preserve">Les OST sont </w:t>
      </w:r>
      <w:r w:rsidR="004638CD">
        <w:t>classifiées</w:t>
      </w:r>
      <w:r>
        <w:t xml:space="preserve"> comme suit</w:t>
      </w:r>
      <w:r w:rsidR="00DA0EFA">
        <w:t> :</w:t>
      </w:r>
    </w:p>
    <w:tbl>
      <w:tblPr>
        <w:tblStyle w:val="TableGrid"/>
        <w:tblW w:w="0" w:type="auto"/>
        <w:tblLook w:val="04A0"/>
      </w:tblPr>
      <w:tblGrid>
        <w:gridCol w:w="5070"/>
        <w:gridCol w:w="4142"/>
      </w:tblGrid>
      <w:tr w:rsidR="00291B90" w:rsidRPr="00291B90" w:rsidTr="004C5376">
        <w:trPr>
          <w:trHeight w:val="555"/>
        </w:trPr>
        <w:tc>
          <w:tcPr>
            <w:tcW w:w="5070" w:type="dxa"/>
            <w:shd w:val="clear" w:color="auto" w:fill="A6A6A6" w:themeFill="background1" w:themeFillShade="A6"/>
          </w:tcPr>
          <w:p w:rsidR="00291B90" w:rsidRPr="00291B90" w:rsidRDefault="00291B90" w:rsidP="00291B90">
            <w:pPr>
              <w:jc w:val="center"/>
              <w:rPr>
                <w:b/>
              </w:rPr>
            </w:pPr>
            <w:r w:rsidRPr="00291B90">
              <w:rPr>
                <w:b/>
              </w:rPr>
              <w:t>Groupe</w:t>
            </w:r>
          </w:p>
        </w:tc>
        <w:tc>
          <w:tcPr>
            <w:tcW w:w="4142" w:type="dxa"/>
            <w:shd w:val="clear" w:color="auto" w:fill="A6A6A6" w:themeFill="background1" w:themeFillShade="A6"/>
          </w:tcPr>
          <w:p w:rsidR="00291B90" w:rsidRPr="00291B90" w:rsidRDefault="00291B90" w:rsidP="00291B90">
            <w:pPr>
              <w:jc w:val="center"/>
              <w:rPr>
                <w:b/>
              </w:rPr>
            </w:pPr>
            <w:r w:rsidRPr="00291B90">
              <w:rPr>
                <w:b/>
              </w:rPr>
              <w:t>OST</w:t>
            </w:r>
          </w:p>
        </w:tc>
      </w:tr>
      <w:tr w:rsidR="00291B90" w:rsidTr="00B81866">
        <w:tc>
          <w:tcPr>
            <w:tcW w:w="5070" w:type="dxa"/>
          </w:tcPr>
          <w:p w:rsidR="00291B90" w:rsidRPr="004638CD" w:rsidRDefault="00943BEC" w:rsidP="002A7D84">
            <w:pPr>
              <w:rPr>
                <w:sz w:val="20"/>
              </w:rPr>
            </w:pPr>
            <w:r w:rsidRPr="004638CD">
              <w:rPr>
                <w:sz w:val="20"/>
              </w:rPr>
              <w:t>OST obligatoires avec distribution d’espèces</w:t>
            </w:r>
          </w:p>
        </w:tc>
        <w:tc>
          <w:tcPr>
            <w:tcW w:w="4142" w:type="dxa"/>
          </w:tcPr>
          <w:p w:rsidR="004638CD" w:rsidRPr="004638CD" w:rsidRDefault="00943BEC" w:rsidP="002A7D84">
            <w:pPr>
              <w:rPr>
                <w:sz w:val="20"/>
              </w:rPr>
            </w:pPr>
            <w:r w:rsidRPr="004638CD">
              <w:rPr>
                <w:sz w:val="20"/>
              </w:rPr>
              <w:t>DVCA</w:t>
            </w:r>
          </w:p>
          <w:p w:rsidR="00291B90" w:rsidRPr="004638CD" w:rsidRDefault="00943BEC" w:rsidP="002A7D84">
            <w:pPr>
              <w:rPr>
                <w:sz w:val="20"/>
              </w:rPr>
            </w:pPr>
            <w:r w:rsidRPr="004638CD">
              <w:rPr>
                <w:sz w:val="20"/>
              </w:rPr>
              <w:t xml:space="preserve"> INTR</w:t>
            </w:r>
          </w:p>
        </w:tc>
      </w:tr>
      <w:tr w:rsidR="00291B90" w:rsidTr="00B81866">
        <w:tc>
          <w:tcPr>
            <w:tcW w:w="5070" w:type="dxa"/>
          </w:tcPr>
          <w:p w:rsidR="00291B90" w:rsidRPr="004638CD" w:rsidRDefault="00943BEC" w:rsidP="002A7D84">
            <w:pPr>
              <w:rPr>
                <w:sz w:val="20"/>
              </w:rPr>
            </w:pPr>
            <w:r w:rsidRPr="004638CD">
              <w:rPr>
                <w:sz w:val="20"/>
              </w:rPr>
              <w:t>OST obligatoires avec distribution de titres</w:t>
            </w:r>
          </w:p>
        </w:tc>
        <w:tc>
          <w:tcPr>
            <w:tcW w:w="4142" w:type="dxa"/>
          </w:tcPr>
          <w:p w:rsidR="004638CD" w:rsidRPr="004638CD" w:rsidRDefault="00943BEC" w:rsidP="002A7D84">
            <w:pPr>
              <w:rPr>
                <w:sz w:val="20"/>
              </w:rPr>
            </w:pPr>
            <w:r w:rsidRPr="004638CD">
              <w:rPr>
                <w:sz w:val="20"/>
              </w:rPr>
              <w:t>RHDI</w:t>
            </w:r>
          </w:p>
          <w:p w:rsidR="00291B90" w:rsidRPr="004638CD" w:rsidRDefault="00943BEC" w:rsidP="002A7D84">
            <w:pPr>
              <w:rPr>
                <w:sz w:val="20"/>
              </w:rPr>
            </w:pPr>
            <w:r w:rsidRPr="004638CD">
              <w:rPr>
                <w:sz w:val="20"/>
              </w:rPr>
              <w:t>SOFF</w:t>
            </w:r>
          </w:p>
        </w:tc>
      </w:tr>
      <w:tr w:rsidR="00870944" w:rsidTr="00B81866">
        <w:tc>
          <w:tcPr>
            <w:tcW w:w="5070" w:type="dxa"/>
          </w:tcPr>
          <w:p w:rsidR="00870944" w:rsidRPr="004638CD" w:rsidRDefault="00870944" w:rsidP="00870944">
            <w:pPr>
              <w:rPr>
                <w:sz w:val="20"/>
              </w:rPr>
            </w:pPr>
            <w:r w:rsidRPr="004638CD">
              <w:rPr>
                <w:sz w:val="20"/>
              </w:rPr>
              <w:t xml:space="preserve">OST obligatoires avec </w:t>
            </w:r>
            <w:r>
              <w:rPr>
                <w:sz w:val="20"/>
              </w:rPr>
              <w:t>sortie de titre crédit espèce</w:t>
            </w:r>
          </w:p>
        </w:tc>
        <w:tc>
          <w:tcPr>
            <w:tcW w:w="4142" w:type="dxa"/>
          </w:tcPr>
          <w:p w:rsidR="00870944" w:rsidRDefault="00870944" w:rsidP="002A7D84">
            <w:pPr>
              <w:rPr>
                <w:sz w:val="20"/>
              </w:rPr>
            </w:pPr>
            <w:r>
              <w:rPr>
                <w:sz w:val="20"/>
              </w:rPr>
              <w:t>LIQU</w:t>
            </w:r>
          </w:p>
          <w:p w:rsidR="004C5376" w:rsidRPr="004638CD" w:rsidRDefault="004C5376" w:rsidP="002A7D84">
            <w:pPr>
              <w:rPr>
                <w:sz w:val="20"/>
              </w:rPr>
            </w:pPr>
          </w:p>
        </w:tc>
      </w:tr>
      <w:tr w:rsidR="00291B90" w:rsidTr="00B81866">
        <w:tc>
          <w:tcPr>
            <w:tcW w:w="5070" w:type="dxa"/>
          </w:tcPr>
          <w:p w:rsidR="00291B90" w:rsidRPr="004638CD" w:rsidRDefault="00943BEC" w:rsidP="00BE70F6">
            <w:pPr>
              <w:rPr>
                <w:sz w:val="20"/>
              </w:rPr>
            </w:pPr>
            <w:r w:rsidRPr="004638CD">
              <w:rPr>
                <w:sz w:val="20"/>
              </w:rPr>
              <w:t>OST obligatoires </w:t>
            </w:r>
            <w:r w:rsidR="00BE70F6">
              <w:rPr>
                <w:sz w:val="20"/>
              </w:rPr>
              <w:t xml:space="preserve">de </w:t>
            </w:r>
            <w:r w:rsidR="000E7E20">
              <w:rPr>
                <w:sz w:val="20"/>
              </w:rPr>
              <w:t>rédemption</w:t>
            </w:r>
          </w:p>
        </w:tc>
        <w:tc>
          <w:tcPr>
            <w:tcW w:w="4142" w:type="dxa"/>
          </w:tcPr>
          <w:p w:rsidR="004638CD" w:rsidRPr="004638CD" w:rsidRDefault="00943BEC" w:rsidP="002A7D84">
            <w:pPr>
              <w:rPr>
                <w:sz w:val="20"/>
              </w:rPr>
            </w:pPr>
            <w:r w:rsidRPr="004638CD">
              <w:rPr>
                <w:sz w:val="20"/>
              </w:rPr>
              <w:t>MCAL</w:t>
            </w:r>
          </w:p>
          <w:p w:rsidR="00291B90" w:rsidRPr="004638CD" w:rsidRDefault="00943BEC" w:rsidP="002A7D84">
            <w:pPr>
              <w:rPr>
                <w:sz w:val="20"/>
              </w:rPr>
            </w:pPr>
            <w:r w:rsidRPr="004638CD">
              <w:rPr>
                <w:sz w:val="20"/>
              </w:rPr>
              <w:t>REDM</w:t>
            </w:r>
          </w:p>
        </w:tc>
      </w:tr>
      <w:tr w:rsidR="00291B90" w:rsidTr="00B81866">
        <w:tc>
          <w:tcPr>
            <w:tcW w:w="5070" w:type="dxa"/>
          </w:tcPr>
          <w:p w:rsidR="00291B90" w:rsidRPr="004638CD" w:rsidRDefault="00943BEC" w:rsidP="002A7D84">
            <w:pPr>
              <w:rPr>
                <w:sz w:val="20"/>
              </w:rPr>
            </w:pPr>
            <w:r w:rsidRPr="004638CD">
              <w:rPr>
                <w:sz w:val="20"/>
              </w:rPr>
              <w:t>OST obligatoires avec échange de titre sans rompus</w:t>
            </w:r>
          </w:p>
        </w:tc>
        <w:tc>
          <w:tcPr>
            <w:tcW w:w="4142" w:type="dxa"/>
          </w:tcPr>
          <w:p w:rsidR="004638CD" w:rsidRPr="004638CD" w:rsidRDefault="00943BEC" w:rsidP="00943BEC">
            <w:pPr>
              <w:rPr>
                <w:sz w:val="20"/>
              </w:rPr>
            </w:pPr>
            <w:r w:rsidRPr="004638CD">
              <w:rPr>
                <w:sz w:val="20"/>
              </w:rPr>
              <w:t>CHAN</w:t>
            </w:r>
          </w:p>
          <w:p w:rsidR="00291B90" w:rsidRPr="004638CD" w:rsidRDefault="00943BEC" w:rsidP="002A7D84">
            <w:pPr>
              <w:rPr>
                <w:sz w:val="20"/>
              </w:rPr>
            </w:pPr>
            <w:r w:rsidRPr="004638CD">
              <w:rPr>
                <w:sz w:val="20"/>
              </w:rPr>
              <w:t>SPLF</w:t>
            </w:r>
          </w:p>
        </w:tc>
      </w:tr>
      <w:tr w:rsidR="00291B90" w:rsidTr="00B81866">
        <w:tc>
          <w:tcPr>
            <w:tcW w:w="5070" w:type="dxa"/>
          </w:tcPr>
          <w:p w:rsidR="00291B90" w:rsidRPr="004638CD" w:rsidRDefault="00943BEC" w:rsidP="002A7D84">
            <w:pPr>
              <w:rPr>
                <w:sz w:val="20"/>
              </w:rPr>
            </w:pPr>
            <w:r w:rsidRPr="004638CD">
              <w:rPr>
                <w:sz w:val="20"/>
              </w:rPr>
              <w:t>OST obligatoires avec échange de titre avec rompus</w:t>
            </w:r>
          </w:p>
        </w:tc>
        <w:tc>
          <w:tcPr>
            <w:tcW w:w="4142" w:type="dxa"/>
          </w:tcPr>
          <w:p w:rsidR="00291B90" w:rsidRDefault="00943BEC" w:rsidP="002A7D84">
            <w:pPr>
              <w:rPr>
                <w:sz w:val="20"/>
              </w:rPr>
            </w:pPr>
            <w:r w:rsidRPr="004638CD">
              <w:rPr>
                <w:sz w:val="20"/>
              </w:rPr>
              <w:t>SPLR</w:t>
            </w:r>
          </w:p>
          <w:p w:rsidR="004C5376" w:rsidRPr="004638CD" w:rsidRDefault="004C5376" w:rsidP="002A7D84">
            <w:pPr>
              <w:rPr>
                <w:sz w:val="20"/>
              </w:rPr>
            </w:pPr>
          </w:p>
        </w:tc>
      </w:tr>
      <w:tr w:rsidR="00291B90" w:rsidTr="00B81866">
        <w:tc>
          <w:tcPr>
            <w:tcW w:w="5070" w:type="dxa"/>
          </w:tcPr>
          <w:p w:rsidR="00291B90" w:rsidRPr="004638CD" w:rsidRDefault="00943BEC" w:rsidP="00943BEC">
            <w:pPr>
              <w:rPr>
                <w:sz w:val="20"/>
              </w:rPr>
            </w:pPr>
            <w:r w:rsidRPr="004638CD">
              <w:rPr>
                <w:sz w:val="20"/>
              </w:rPr>
              <w:t>OST optionnelles</w:t>
            </w:r>
          </w:p>
        </w:tc>
        <w:tc>
          <w:tcPr>
            <w:tcW w:w="4142" w:type="dxa"/>
          </w:tcPr>
          <w:p w:rsidR="00943BEC" w:rsidRPr="004638CD" w:rsidRDefault="00943BEC" w:rsidP="00943BEC">
            <w:pPr>
              <w:rPr>
                <w:sz w:val="20"/>
              </w:rPr>
            </w:pPr>
            <w:r w:rsidRPr="004638CD">
              <w:rPr>
                <w:sz w:val="20"/>
              </w:rPr>
              <w:t>BONU CHOS AVEC DROIT</w:t>
            </w:r>
          </w:p>
          <w:p w:rsidR="00943BEC" w:rsidRPr="004638CD" w:rsidRDefault="00943BEC" w:rsidP="00943BEC">
            <w:pPr>
              <w:rPr>
                <w:sz w:val="20"/>
              </w:rPr>
            </w:pPr>
            <w:r w:rsidRPr="004638CD">
              <w:rPr>
                <w:sz w:val="20"/>
              </w:rPr>
              <w:t>DVOP CHOS AVEC DROIT</w:t>
            </w:r>
          </w:p>
          <w:p w:rsidR="00943BEC" w:rsidRPr="004638CD" w:rsidRDefault="00943BEC" w:rsidP="00943BEC">
            <w:pPr>
              <w:rPr>
                <w:sz w:val="20"/>
              </w:rPr>
            </w:pPr>
            <w:r w:rsidRPr="004638CD">
              <w:rPr>
                <w:sz w:val="20"/>
              </w:rPr>
              <w:t>DVOP CHOS SANS DROIT</w:t>
            </w:r>
          </w:p>
          <w:p w:rsidR="00943BEC" w:rsidRPr="004638CD" w:rsidRDefault="00943BEC" w:rsidP="00943BEC">
            <w:pPr>
              <w:rPr>
                <w:sz w:val="20"/>
              </w:rPr>
            </w:pPr>
            <w:r w:rsidRPr="004638CD">
              <w:rPr>
                <w:sz w:val="20"/>
              </w:rPr>
              <w:t xml:space="preserve">BIDS </w:t>
            </w:r>
          </w:p>
          <w:p w:rsidR="00943BEC" w:rsidRPr="004638CD" w:rsidRDefault="00943BEC" w:rsidP="00943BEC">
            <w:pPr>
              <w:rPr>
                <w:sz w:val="20"/>
              </w:rPr>
            </w:pPr>
            <w:r w:rsidRPr="004638CD">
              <w:rPr>
                <w:sz w:val="20"/>
              </w:rPr>
              <w:t>TEND</w:t>
            </w:r>
          </w:p>
          <w:p w:rsidR="00943BEC" w:rsidRPr="004638CD" w:rsidRDefault="00943BEC" w:rsidP="00943BEC">
            <w:pPr>
              <w:rPr>
                <w:sz w:val="20"/>
              </w:rPr>
            </w:pPr>
            <w:r w:rsidRPr="004638CD">
              <w:rPr>
                <w:sz w:val="20"/>
              </w:rPr>
              <w:t>EXOF</w:t>
            </w:r>
          </w:p>
          <w:p w:rsidR="00291B90" w:rsidRPr="004638CD" w:rsidRDefault="00943BEC" w:rsidP="00943BEC">
            <w:pPr>
              <w:rPr>
                <w:sz w:val="20"/>
              </w:rPr>
            </w:pPr>
            <w:r w:rsidRPr="004638CD">
              <w:rPr>
                <w:sz w:val="20"/>
              </w:rPr>
              <w:t>EXWA</w:t>
            </w:r>
          </w:p>
        </w:tc>
      </w:tr>
      <w:tr w:rsidR="00291B90" w:rsidTr="00B81866">
        <w:tc>
          <w:tcPr>
            <w:tcW w:w="5070" w:type="dxa"/>
          </w:tcPr>
          <w:p w:rsidR="00291B90" w:rsidRPr="004638CD" w:rsidRDefault="00943BEC" w:rsidP="002A7D84">
            <w:pPr>
              <w:rPr>
                <w:sz w:val="20"/>
              </w:rPr>
            </w:pPr>
            <w:r w:rsidRPr="004638CD">
              <w:rPr>
                <w:sz w:val="20"/>
              </w:rPr>
              <w:t>OST de Meeting</w:t>
            </w:r>
          </w:p>
        </w:tc>
        <w:tc>
          <w:tcPr>
            <w:tcW w:w="4142" w:type="dxa"/>
          </w:tcPr>
          <w:p w:rsidR="004638CD" w:rsidRPr="004638CD" w:rsidRDefault="00870944" w:rsidP="002A7D84">
            <w:pPr>
              <w:rPr>
                <w:sz w:val="20"/>
              </w:rPr>
            </w:pPr>
            <w:r>
              <w:rPr>
                <w:sz w:val="20"/>
              </w:rPr>
              <w:t>MEE</w:t>
            </w:r>
            <w:r w:rsidR="004638CD" w:rsidRPr="004638CD">
              <w:rPr>
                <w:sz w:val="20"/>
              </w:rPr>
              <w:t>T</w:t>
            </w:r>
          </w:p>
          <w:p w:rsidR="004638CD" w:rsidRPr="004638CD" w:rsidRDefault="004638CD" w:rsidP="004638CD">
            <w:pPr>
              <w:rPr>
                <w:sz w:val="20"/>
              </w:rPr>
            </w:pPr>
            <w:r w:rsidRPr="004638CD">
              <w:rPr>
                <w:sz w:val="20"/>
              </w:rPr>
              <w:t>OMET</w:t>
            </w:r>
          </w:p>
          <w:p w:rsidR="00291B90" w:rsidRPr="004638CD" w:rsidRDefault="004638CD" w:rsidP="004638CD">
            <w:pPr>
              <w:rPr>
                <w:sz w:val="20"/>
              </w:rPr>
            </w:pPr>
            <w:r w:rsidRPr="004638CD">
              <w:rPr>
                <w:sz w:val="20"/>
              </w:rPr>
              <w:t>XMET</w:t>
            </w:r>
          </w:p>
        </w:tc>
      </w:tr>
      <w:tr w:rsidR="00943BEC" w:rsidTr="00B81866">
        <w:tc>
          <w:tcPr>
            <w:tcW w:w="5070" w:type="dxa"/>
          </w:tcPr>
          <w:p w:rsidR="00943BEC" w:rsidRPr="004638CD" w:rsidRDefault="00943BEC" w:rsidP="002A7D84">
            <w:pPr>
              <w:rPr>
                <w:sz w:val="20"/>
              </w:rPr>
            </w:pPr>
            <w:r w:rsidRPr="004638CD">
              <w:rPr>
                <w:sz w:val="20"/>
              </w:rPr>
              <w:t>OST d’information</w:t>
            </w:r>
          </w:p>
        </w:tc>
        <w:tc>
          <w:tcPr>
            <w:tcW w:w="4142" w:type="dxa"/>
          </w:tcPr>
          <w:p w:rsidR="004638CD" w:rsidRDefault="004638CD" w:rsidP="002A7D84">
            <w:pPr>
              <w:rPr>
                <w:sz w:val="20"/>
              </w:rPr>
            </w:pPr>
            <w:r>
              <w:rPr>
                <w:sz w:val="20"/>
              </w:rPr>
              <w:t>ACTV</w:t>
            </w:r>
          </w:p>
          <w:p w:rsidR="00943BEC" w:rsidRDefault="004638CD" w:rsidP="002A7D84">
            <w:pPr>
              <w:rPr>
                <w:sz w:val="20"/>
              </w:rPr>
            </w:pPr>
            <w:r w:rsidRPr="004638CD">
              <w:rPr>
                <w:sz w:val="20"/>
              </w:rPr>
              <w:t>SUSP</w:t>
            </w:r>
          </w:p>
          <w:p w:rsidR="00870944" w:rsidRPr="004638CD" w:rsidRDefault="00870944" w:rsidP="002A7D84">
            <w:pPr>
              <w:rPr>
                <w:sz w:val="20"/>
              </w:rPr>
            </w:pPr>
            <w:r>
              <w:rPr>
                <w:sz w:val="20"/>
              </w:rPr>
              <w:t>CHAN sans option</w:t>
            </w:r>
          </w:p>
        </w:tc>
      </w:tr>
      <w:tr w:rsidR="00943BEC" w:rsidTr="00B81866">
        <w:tc>
          <w:tcPr>
            <w:tcW w:w="5070" w:type="dxa"/>
          </w:tcPr>
          <w:p w:rsidR="00943BEC" w:rsidRPr="004638CD" w:rsidRDefault="00943BEC" w:rsidP="002A7D84">
            <w:pPr>
              <w:rPr>
                <w:sz w:val="20"/>
              </w:rPr>
            </w:pPr>
            <w:r w:rsidRPr="004638CD">
              <w:rPr>
                <w:sz w:val="20"/>
              </w:rPr>
              <w:t>Nouvelles OST non gérées par MegaCor</w:t>
            </w:r>
          </w:p>
        </w:tc>
        <w:tc>
          <w:tcPr>
            <w:tcW w:w="4142" w:type="dxa"/>
          </w:tcPr>
          <w:p w:rsidR="004638CD" w:rsidRDefault="004638CD" w:rsidP="002A7D84">
            <w:pPr>
              <w:rPr>
                <w:sz w:val="20"/>
              </w:rPr>
            </w:pPr>
            <w:r>
              <w:rPr>
                <w:sz w:val="20"/>
              </w:rPr>
              <w:t>TREC</w:t>
            </w:r>
          </w:p>
          <w:p w:rsidR="004638CD" w:rsidRDefault="004638CD" w:rsidP="004638CD">
            <w:pPr>
              <w:rPr>
                <w:sz w:val="20"/>
              </w:rPr>
            </w:pPr>
            <w:r w:rsidRPr="004638CD">
              <w:rPr>
                <w:sz w:val="20"/>
              </w:rPr>
              <w:t xml:space="preserve"> CERT</w:t>
            </w:r>
          </w:p>
          <w:p w:rsidR="00943BEC" w:rsidRPr="004638CD" w:rsidRDefault="004638CD" w:rsidP="004638CD">
            <w:pPr>
              <w:rPr>
                <w:sz w:val="20"/>
              </w:rPr>
            </w:pPr>
            <w:r w:rsidRPr="004638CD">
              <w:rPr>
                <w:sz w:val="20"/>
              </w:rPr>
              <w:t xml:space="preserve"> WTRC</w:t>
            </w:r>
          </w:p>
        </w:tc>
      </w:tr>
    </w:tbl>
    <w:p w:rsidR="00AF3CB0" w:rsidRDefault="00A52F30" w:rsidP="00AF3CB0">
      <w:pPr>
        <w:pStyle w:val="Style2"/>
      </w:pPr>
      <w:bookmarkStart w:id="117" w:name="_Toc409450763"/>
      <w:r>
        <w:lastRenderedPageBreak/>
        <w:t>Description du traitement des</w:t>
      </w:r>
      <w:r w:rsidR="00AF3CB0">
        <w:t xml:space="preserve"> </w:t>
      </w:r>
      <w:r w:rsidR="00B81866">
        <w:t xml:space="preserve"> OST obligatoire</w:t>
      </w:r>
      <w:r>
        <w:t>s</w:t>
      </w:r>
      <w:r w:rsidR="00B81866">
        <w:t xml:space="preserve"> sans choix</w:t>
      </w:r>
      <w:r w:rsidR="00AF3CB0">
        <w:t> avec distribution d’espèces</w:t>
      </w:r>
      <w:bookmarkEnd w:id="117"/>
    </w:p>
    <w:p w:rsidR="00AF3CB0" w:rsidRDefault="00AF3CB0" w:rsidP="002A7D84"/>
    <w:p w:rsidR="002A7D84" w:rsidRDefault="004638CD" w:rsidP="000E7E20">
      <w:pPr>
        <w:spacing w:line="240" w:lineRule="auto"/>
        <w:jc w:val="both"/>
      </w:pPr>
      <w:r>
        <w:t>Ce paragraphe décrit le traitement d’</w:t>
      </w:r>
      <w:r w:rsidR="003334A5">
        <w:t xml:space="preserve">un paiement </w:t>
      </w:r>
      <w:r>
        <w:t xml:space="preserve">de dividende </w:t>
      </w:r>
      <w:r w:rsidR="003334A5">
        <w:t xml:space="preserve">en espèce </w:t>
      </w:r>
      <w:r>
        <w:t>obligatoire, le traitement est le même pour le paiement des intérêts</w:t>
      </w:r>
      <w:r w:rsidR="000E7E20">
        <w:t xml:space="preserve"> sauf que la date d’arrêt de position est date d’enregistrement</w:t>
      </w:r>
      <w:r>
        <w:t>.</w:t>
      </w:r>
    </w:p>
    <w:p w:rsidR="003334A5" w:rsidRDefault="003334A5" w:rsidP="00A459FD">
      <w:pPr>
        <w:spacing w:line="240" w:lineRule="auto"/>
      </w:pPr>
    </w:p>
    <w:p w:rsidR="00AF3CB0" w:rsidRDefault="00592E29" w:rsidP="00FB1421">
      <w:pPr>
        <w:pStyle w:val="ListParagraph"/>
        <w:numPr>
          <w:ilvl w:val="0"/>
          <w:numId w:val="46"/>
        </w:numPr>
        <w:spacing w:line="240" w:lineRule="auto"/>
        <w:ind w:left="284"/>
      </w:pPr>
      <w:r>
        <w:t>Réception d’un préavis d’annonce via MT564 de BPSS ou Euroclear</w:t>
      </w:r>
    </w:p>
    <w:p w:rsidR="00592E29" w:rsidRDefault="00592E29" w:rsidP="00FB1421">
      <w:pPr>
        <w:pStyle w:val="ListParagraph"/>
        <w:numPr>
          <w:ilvl w:val="0"/>
          <w:numId w:val="12"/>
        </w:numPr>
        <w:spacing w:line="240" w:lineRule="auto"/>
      </w:pPr>
      <w:r>
        <w:t>Une annonce est automatiquement créée dans MegaCor reflétant des données reçues dans le Swift.</w:t>
      </w:r>
    </w:p>
    <w:p w:rsidR="004C5376" w:rsidRDefault="004C5376" w:rsidP="004C5376">
      <w:pPr>
        <w:pStyle w:val="ListParagraph"/>
        <w:spacing w:line="240" w:lineRule="auto"/>
      </w:pPr>
    </w:p>
    <w:tbl>
      <w:tblPr>
        <w:tblStyle w:val="TableGrid"/>
        <w:tblW w:w="0" w:type="auto"/>
        <w:tblInd w:w="392" w:type="dxa"/>
        <w:tblLook w:val="04A0"/>
      </w:tblPr>
      <w:tblGrid>
        <w:gridCol w:w="4291"/>
        <w:gridCol w:w="4277"/>
      </w:tblGrid>
      <w:tr w:rsidR="00140BB4" w:rsidTr="000F5BDC">
        <w:tc>
          <w:tcPr>
            <w:tcW w:w="4291" w:type="dxa"/>
            <w:shd w:val="clear" w:color="auto" w:fill="A6A6A6" w:themeFill="background1" w:themeFillShade="A6"/>
          </w:tcPr>
          <w:p w:rsidR="00140BB4" w:rsidRPr="00403734" w:rsidRDefault="00140BB4" w:rsidP="00A459FD">
            <w:pPr>
              <w:pStyle w:val="ListParagraph"/>
              <w:ind w:left="0"/>
              <w:rPr>
                <w:b/>
              </w:rPr>
            </w:pPr>
            <w:r w:rsidRPr="00403734">
              <w:rPr>
                <w:b/>
              </w:rPr>
              <w:t xml:space="preserve">Données </w:t>
            </w:r>
          </w:p>
        </w:tc>
        <w:tc>
          <w:tcPr>
            <w:tcW w:w="4277" w:type="dxa"/>
            <w:shd w:val="clear" w:color="auto" w:fill="A6A6A6" w:themeFill="background1" w:themeFillShade="A6"/>
          </w:tcPr>
          <w:p w:rsidR="00140BB4" w:rsidRPr="00403734" w:rsidRDefault="00140BB4" w:rsidP="00A459FD">
            <w:pPr>
              <w:pStyle w:val="ListParagraph"/>
              <w:ind w:left="0"/>
              <w:rPr>
                <w:b/>
              </w:rPr>
            </w:pPr>
            <w:r w:rsidRPr="00403734">
              <w:rPr>
                <w:b/>
              </w:rPr>
              <w:t>Valeur</w:t>
            </w:r>
          </w:p>
        </w:tc>
      </w:tr>
      <w:tr w:rsidR="00140BB4" w:rsidTr="000F5BDC">
        <w:tc>
          <w:tcPr>
            <w:tcW w:w="4291" w:type="dxa"/>
          </w:tcPr>
          <w:p w:rsidR="00140BB4" w:rsidRPr="00403734" w:rsidRDefault="00140BB4" w:rsidP="00A459FD">
            <w:pPr>
              <w:pStyle w:val="ListParagraph"/>
              <w:ind w:left="0"/>
              <w:rPr>
                <w:sz w:val="20"/>
              </w:rPr>
            </w:pPr>
            <w:r w:rsidRPr="00403734">
              <w:rPr>
                <w:sz w:val="20"/>
              </w:rPr>
              <w:t>Titre concerné</w:t>
            </w:r>
          </w:p>
        </w:tc>
        <w:tc>
          <w:tcPr>
            <w:tcW w:w="4277" w:type="dxa"/>
          </w:tcPr>
          <w:p w:rsidR="00140BB4" w:rsidRPr="00403734" w:rsidRDefault="00384734" w:rsidP="00A459FD">
            <w:pPr>
              <w:pStyle w:val="ListParagraph"/>
              <w:ind w:left="0"/>
              <w:rPr>
                <w:sz w:val="20"/>
              </w:rPr>
            </w:pPr>
            <w:r>
              <w:rPr>
                <w:sz w:val="20"/>
              </w:rPr>
              <w:t>Titre A</w:t>
            </w:r>
          </w:p>
        </w:tc>
      </w:tr>
      <w:tr w:rsidR="00140BB4" w:rsidTr="000F5BDC">
        <w:tc>
          <w:tcPr>
            <w:tcW w:w="4291" w:type="dxa"/>
          </w:tcPr>
          <w:p w:rsidR="00140BB4" w:rsidRPr="00403734" w:rsidRDefault="00E43A18" w:rsidP="00A459FD">
            <w:pPr>
              <w:pStyle w:val="ListParagraph"/>
              <w:ind w:left="0"/>
              <w:rPr>
                <w:sz w:val="20"/>
              </w:rPr>
            </w:pPr>
            <w:r>
              <w:rPr>
                <w:sz w:val="20"/>
              </w:rPr>
              <w:t>Ex-date</w:t>
            </w:r>
          </w:p>
        </w:tc>
        <w:tc>
          <w:tcPr>
            <w:tcW w:w="4277" w:type="dxa"/>
          </w:tcPr>
          <w:p w:rsidR="00140BB4" w:rsidRPr="00403734" w:rsidRDefault="00140BB4" w:rsidP="00A459FD">
            <w:pPr>
              <w:pStyle w:val="ListParagraph"/>
              <w:ind w:left="0"/>
              <w:rPr>
                <w:sz w:val="20"/>
              </w:rPr>
            </w:pPr>
            <w:r w:rsidRPr="00403734">
              <w:rPr>
                <w:sz w:val="20"/>
              </w:rPr>
              <w:t>15/12/2014</w:t>
            </w:r>
          </w:p>
        </w:tc>
      </w:tr>
      <w:tr w:rsidR="00140BB4" w:rsidTr="000F5BDC">
        <w:tc>
          <w:tcPr>
            <w:tcW w:w="4291" w:type="dxa"/>
          </w:tcPr>
          <w:p w:rsidR="00140BB4" w:rsidRPr="00403734" w:rsidRDefault="00140BB4" w:rsidP="00A459FD">
            <w:pPr>
              <w:pStyle w:val="ListParagraph"/>
              <w:ind w:left="0"/>
              <w:rPr>
                <w:sz w:val="20"/>
              </w:rPr>
            </w:pPr>
            <w:r w:rsidRPr="00403734">
              <w:rPr>
                <w:sz w:val="20"/>
              </w:rPr>
              <w:t>Date de d’enregistrement</w:t>
            </w:r>
          </w:p>
        </w:tc>
        <w:tc>
          <w:tcPr>
            <w:tcW w:w="4277" w:type="dxa"/>
          </w:tcPr>
          <w:p w:rsidR="00140BB4" w:rsidRPr="00403734" w:rsidRDefault="00140BB4" w:rsidP="00A459FD">
            <w:pPr>
              <w:pStyle w:val="ListParagraph"/>
              <w:ind w:left="0"/>
              <w:rPr>
                <w:sz w:val="20"/>
              </w:rPr>
            </w:pPr>
            <w:r w:rsidRPr="00403734">
              <w:rPr>
                <w:sz w:val="20"/>
              </w:rPr>
              <w:t>16/12/2014</w:t>
            </w:r>
          </w:p>
        </w:tc>
      </w:tr>
      <w:tr w:rsidR="00140BB4" w:rsidTr="000F5BDC">
        <w:tc>
          <w:tcPr>
            <w:tcW w:w="4291" w:type="dxa"/>
          </w:tcPr>
          <w:p w:rsidR="00140BB4" w:rsidRPr="00403734" w:rsidRDefault="00140BB4" w:rsidP="00A459FD">
            <w:pPr>
              <w:pStyle w:val="ListParagraph"/>
              <w:ind w:left="0"/>
              <w:rPr>
                <w:sz w:val="20"/>
              </w:rPr>
            </w:pPr>
            <w:r w:rsidRPr="00403734">
              <w:rPr>
                <w:sz w:val="20"/>
              </w:rPr>
              <w:t xml:space="preserve">Date de paiement </w:t>
            </w:r>
          </w:p>
        </w:tc>
        <w:tc>
          <w:tcPr>
            <w:tcW w:w="4277" w:type="dxa"/>
          </w:tcPr>
          <w:p w:rsidR="00140BB4" w:rsidRPr="00403734" w:rsidRDefault="00140BB4" w:rsidP="00A459FD">
            <w:pPr>
              <w:pStyle w:val="ListParagraph"/>
              <w:ind w:left="0"/>
              <w:rPr>
                <w:sz w:val="20"/>
              </w:rPr>
            </w:pPr>
            <w:r w:rsidRPr="00403734">
              <w:rPr>
                <w:sz w:val="20"/>
              </w:rPr>
              <w:t>17/12/2014</w:t>
            </w:r>
          </w:p>
        </w:tc>
      </w:tr>
      <w:tr w:rsidR="00140BB4" w:rsidTr="000F5BDC">
        <w:tc>
          <w:tcPr>
            <w:tcW w:w="4291" w:type="dxa"/>
          </w:tcPr>
          <w:p w:rsidR="00140BB4" w:rsidRPr="00403734" w:rsidRDefault="00140BB4" w:rsidP="00A459FD">
            <w:pPr>
              <w:pStyle w:val="ListParagraph"/>
              <w:ind w:left="0"/>
              <w:rPr>
                <w:sz w:val="20"/>
              </w:rPr>
            </w:pPr>
            <w:r w:rsidRPr="00403734">
              <w:rPr>
                <w:sz w:val="20"/>
              </w:rPr>
              <w:t>Prix</w:t>
            </w:r>
          </w:p>
        </w:tc>
        <w:tc>
          <w:tcPr>
            <w:tcW w:w="4277" w:type="dxa"/>
          </w:tcPr>
          <w:p w:rsidR="00140BB4" w:rsidRPr="00403734" w:rsidRDefault="00140BB4" w:rsidP="00A459FD">
            <w:pPr>
              <w:pStyle w:val="ListParagraph"/>
              <w:ind w:left="0"/>
              <w:rPr>
                <w:sz w:val="20"/>
              </w:rPr>
            </w:pPr>
            <w:r w:rsidRPr="00403734">
              <w:rPr>
                <w:sz w:val="20"/>
              </w:rPr>
              <w:t>10 EUR</w:t>
            </w:r>
          </w:p>
        </w:tc>
      </w:tr>
    </w:tbl>
    <w:p w:rsidR="003C6497" w:rsidRDefault="003C6497" w:rsidP="00A459FD">
      <w:pPr>
        <w:pStyle w:val="ListParagraph"/>
        <w:spacing w:line="240" w:lineRule="auto"/>
      </w:pPr>
    </w:p>
    <w:p w:rsidR="0087393B" w:rsidRDefault="0087393B" w:rsidP="00FB1421">
      <w:pPr>
        <w:pStyle w:val="ListParagraph"/>
        <w:numPr>
          <w:ilvl w:val="0"/>
          <w:numId w:val="46"/>
        </w:numPr>
        <w:spacing w:line="240" w:lineRule="auto"/>
        <w:ind w:left="284"/>
      </w:pPr>
      <w:r>
        <w:t>Calcul des Positions éligibles en se basant sur la date de détachement (ex-date) et les positions fermes + suspens éligibles.</w:t>
      </w:r>
    </w:p>
    <w:p w:rsidR="00A459FD" w:rsidRDefault="00A459FD" w:rsidP="00A459FD">
      <w:pPr>
        <w:spacing w:line="240" w:lineRule="auto"/>
        <w:jc w:val="both"/>
        <w:rPr>
          <w:lang w:eastAsia="ar-SA"/>
        </w:rPr>
      </w:pPr>
    </w:p>
    <w:p w:rsidR="000F5BDC" w:rsidRDefault="00782868" w:rsidP="00A459FD">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A459FD" w:rsidRDefault="00A459FD" w:rsidP="00A459FD">
      <w:pPr>
        <w:spacing w:line="240" w:lineRule="auto"/>
        <w:jc w:val="both"/>
        <w:rPr>
          <w:lang w:eastAsia="ar-SA"/>
        </w:rPr>
      </w:pPr>
    </w:p>
    <w:p w:rsidR="0087393B" w:rsidRDefault="0033127F" w:rsidP="00A459FD">
      <w:pPr>
        <w:spacing w:line="240" w:lineRule="auto"/>
        <w:rPr>
          <w:b/>
        </w:rPr>
      </w:pPr>
      <w:r>
        <w:rPr>
          <w:b/>
        </w:rPr>
        <w:t xml:space="preserve">Position </w:t>
      </w:r>
      <w:r w:rsidR="00403734" w:rsidRPr="00426C76">
        <w:rPr>
          <w:b/>
        </w:rPr>
        <w:t xml:space="preserve">Clients </w:t>
      </w:r>
    </w:p>
    <w:p w:rsidR="004C5376" w:rsidRPr="00426C76" w:rsidRDefault="004C5376" w:rsidP="00A459FD">
      <w:pPr>
        <w:spacing w:line="240" w:lineRule="auto"/>
        <w:rPr>
          <w:b/>
        </w:rPr>
      </w:pPr>
    </w:p>
    <w:tbl>
      <w:tblPr>
        <w:tblStyle w:val="TableGrid"/>
        <w:tblW w:w="0" w:type="auto"/>
        <w:tblInd w:w="284" w:type="dxa"/>
        <w:tblLook w:val="04A0"/>
      </w:tblPr>
      <w:tblGrid>
        <w:gridCol w:w="1845"/>
        <w:gridCol w:w="1645"/>
        <w:gridCol w:w="1880"/>
        <w:gridCol w:w="1917"/>
        <w:gridCol w:w="1717"/>
      </w:tblGrid>
      <w:tr w:rsidR="00403734" w:rsidRPr="00403734" w:rsidTr="00403734">
        <w:tc>
          <w:tcPr>
            <w:tcW w:w="1845" w:type="dxa"/>
            <w:shd w:val="clear" w:color="auto" w:fill="A6A6A6" w:themeFill="background1" w:themeFillShade="A6"/>
          </w:tcPr>
          <w:p w:rsidR="00403734" w:rsidRPr="00403734" w:rsidRDefault="00403734" w:rsidP="00A459FD">
            <w:pPr>
              <w:pStyle w:val="ListParagraph"/>
              <w:ind w:left="0"/>
              <w:jc w:val="center"/>
              <w:rPr>
                <w:b/>
              </w:rPr>
            </w:pPr>
            <w:r>
              <w:rPr>
                <w:b/>
              </w:rPr>
              <w:t>Compte client</w:t>
            </w:r>
          </w:p>
        </w:tc>
        <w:tc>
          <w:tcPr>
            <w:tcW w:w="1645" w:type="dxa"/>
            <w:shd w:val="clear" w:color="auto" w:fill="A6A6A6" w:themeFill="background1" w:themeFillShade="A6"/>
          </w:tcPr>
          <w:p w:rsidR="00403734" w:rsidRPr="00403734" w:rsidRDefault="00403734" w:rsidP="00A459FD">
            <w:pPr>
              <w:pStyle w:val="ListParagraph"/>
              <w:ind w:left="0"/>
              <w:jc w:val="center"/>
              <w:rPr>
                <w:b/>
              </w:rPr>
            </w:pPr>
            <w:r>
              <w:rPr>
                <w:b/>
              </w:rPr>
              <w:t>Compte Nostro</w:t>
            </w:r>
          </w:p>
        </w:tc>
        <w:tc>
          <w:tcPr>
            <w:tcW w:w="1880" w:type="dxa"/>
            <w:shd w:val="clear" w:color="auto" w:fill="A6A6A6" w:themeFill="background1" w:themeFillShade="A6"/>
          </w:tcPr>
          <w:p w:rsidR="00403734" w:rsidRPr="00403734" w:rsidRDefault="00403734" w:rsidP="00A459FD">
            <w:pPr>
              <w:pStyle w:val="ListParagraph"/>
              <w:ind w:left="0"/>
              <w:jc w:val="center"/>
              <w:rPr>
                <w:b/>
              </w:rPr>
            </w:pPr>
            <w:r w:rsidRPr="00403734">
              <w:rPr>
                <w:b/>
              </w:rPr>
              <w:t>Position ferme</w:t>
            </w:r>
          </w:p>
        </w:tc>
        <w:tc>
          <w:tcPr>
            <w:tcW w:w="1917" w:type="dxa"/>
            <w:shd w:val="clear" w:color="auto" w:fill="A6A6A6" w:themeFill="background1" w:themeFillShade="A6"/>
          </w:tcPr>
          <w:p w:rsidR="00403734" w:rsidRPr="000F5BDC" w:rsidRDefault="00403734" w:rsidP="00A459FD">
            <w:pPr>
              <w:pStyle w:val="ListParagraph"/>
              <w:ind w:left="0"/>
              <w:jc w:val="center"/>
            </w:pPr>
            <w:r w:rsidRPr="000F5BDC">
              <w:t>Suspens*</w:t>
            </w:r>
          </w:p>
        </w:tc>
        <w:tc>
          <w:tcPr>
            <w:tcW w:w="1717" w:type="dxa"/>
            <w:shd w:val="clear" w:color="auto" w:fill="A6A6A6" w:themeFill="background1" w:themeFillShade="A6"/>
          </w:tcPr>
          <w:p w:rsidR="00403734" w:rsidRPr="00403734" w:rsidRDefault="00403734" w:rsidP="00A459FD">
            <w:pPr>
              <w:pStyle w:val="ListParagraph"/>
              <w:ind w:left="0"/>
              <w:jc w:val="center"/>
              <w:rPr>
                <w:b/>
              </w:rPr>
            </w:pPr>
            <w:r w:rsidRPr="00403734">
              <w:rPr>
                <w:b/>
              </w:rPr>
              <w:t>Position éligible</w:t>
            </w:r>
          </w:p>
        </w:tc>
      </w:tr>
      <w:tr w:rsidR="00403734" w:rsidTr="00403734">
        <w:tc>
          <w:tcPr>
            <w:tcW w:w="1845" w:type="dxa"/>
          </w:tcPr>
          <w:p w:rsidR="00403734" w:rsidRPr="00403734" w:rsidRDefault="00403734"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403734" w:rsidRPr="00403734" w:rsidRDefault="00403734"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03734" w:rsidRPr="00403734" w:rsidRDefault="00403734" w:rsidP="00A459FD">
            <w:pPr>
              <w:pStyle w:val="ListParagraph"/>
              <w:ind w:left="0"/>
              <w:jc w:val="center"/>
              <w:rPr>
                <w:sz w:val="20"/>
              </w:rPr>
            </w:pPr>
            <w:r w:rsidRPr="00403734">
              <w:rPr>
                <w:sz w:val="20"/>
              </w:rPr>
              <w:t>100</w:t>
            </w:r>
          </w:p>
        </w:tc>
        <w:tc>
          <w:tcPr>
            <w:tcW w:w="1917" w:type="dxa"/>
          </w:tcPr>
          <w:p w:rsidR="00403734" w:rsidRPr="000F5BDC" w:rsidRDefault="004F4703" w:rsidP="00A459FD">
            <w:pPr>
              <w:pStyle w:val="ListParagraph"/>
              <w:ind w:left="0"/>
              <w:jc w:val="center"/>
              <w:rPr>
                <w:sz w:val="20"/>
              </w:rPr>
            </w:pPr>
            <w:r>
              <w:rPr>
                <w:sz w:val="20"/>
              </w:rPr>
              <w:t>0</w:t>
            </w:r>
          </w:p>
        </w:tc>
        <w:tc>
          <w:tcPr>
            <w:tcW w:w="1717" w:type="dxa"/>
          </w:tcPr>
          <w:p w:rsidR="00403734" w:rsidRPr="00403734" w:rsidRDefault="00403734" w:rsidP="004F4703">
            <w:pPr>
              <w:pStyle w:val="ListParagraph"/>
              <w:ind w:left="0"/>
              <w:jc w:val="center"/>
              <w:rPr>
                <w:sz w:val="20"/>
              </w:rPr>
            </w:pPr>
            <w:r w:rsidRPr="00403734">
              <w:rPr>
                <w:sz w:val="20"/>
              </w:rPr>
              <w:t>1</w:t>
            </w:r>
            <w:r w:rsidR="004F4703">
              <w:rPr>
                <w:sz w:val="20"/>
              </w:rPr>
              <w:t>0</w:t>
            </w:r>
            <w:r w:rsidRPr="00403734">
              <w:rPr>
                <w:sz w:val="20"/>
              </w:rPr>
              <w:t>0</w:t>
            </w:r>
          </w:p>
        </w:tc>
      </w:tr>
      <w:tr w:rsidR="00403734" w:rsidTr="00403734">
        <w:tc>
          <w:tcPr>
            <w:tcW w:w="1845" w:type="dxa"/>
          </w:tcPr>
          <w:p w:rsidR="00403734" w:rsidRPr="00403734" w:rsidRDefault="00403734"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403734" w:rsidRPr="00403734" w:rsidRDefault="00403734"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03734" w:rsidRPr="00403734" w:rsidRDefault="00403734" w:rsidP="00A459FD">
            <w:pPr>
              <w:pStyle w:val="ListParagraph"/>
              <w:ind w:left="0"/>
              <w:jc w:val="center"/>
              <w:rPr>
                <w:sz w:val="20"/>
              </w:rPr>
            </w:pPr>
            <w:r w:rsidRPr="00403734">
              <w:rPr>
                <w:sz w:val="20"/>
              </w:rPr>
              <w:t>200</w:t>
            </w:r>
          </w:p>
        </w:tc>
        <w:tc>
          <w:tcPr>
            <w:tcW w:w="1917" w:type="dxa"/>
          </w:tcPr>
          <w:p w:rsidR="00403734" w:rsidRPr="000F5BDC" w:rsidRDefault="00403734" w:rsidP="00A459FD">
            <w:pPr>
              <w:jc w:val="center"/>
              <w:rPr>
                <w:sz w:val="20"/>
              </w:rPr>
            </w:pPr>
            <w:r w:rsidRPr="000F5BDC">
              <w:rPr>
                <w:sz w:val="20"/>
              </w:rPr>
              <w:t>-50</w:t>
            </w:r>
          </w:p>
        </w:tc>
        <w:tc>
          <w:tcPr>
            <w:tcW w:w="1717" w:type="dxa"/>
          </w:tcPr>
          <w:p w:rsidR="00403734" w:rsidRPr="00403734" w:rsidRDefault="00403734" w:rsidP="00A459FD">
            <w:pPr>
              <w:pStyle w:val="ListParagraph"/>
              <w:ind w:left="0"/>
              <w:jc w:val="center"/>
              <w:rPr>
                <w:sz w:val="20"/>
              </w:rPr>
            </w:pPr>
            <w:r w:rsidRPr="00403734">
              <w:rPr>
                <w:sz w:val="20"/>
              </w:rPr>
              <w:t>150</w:t>
            </w:r>
          </w:p>
        </w:tc>
      </w:tr>
      <w:tr w:rsidR="00403734" w:rsidTr="00403734">
        <w:tc>
          <w:tcPr>
            <w:tcW w:w="1845" w:type="dxa"/>
          </w:tcPr>
          <w:p w:rsidR="00403734" w:rsidRPr="00403734" w:rsidRDefault="00403734"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403734" w:rsidRDefault="00403734"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403734" w:rsidRPr="00403734" w:rsidRDefault="00403734" w:rsidP="00A459FD">
            <w:pPr>
              <w:pStyle w:val="ListParagraph"/>
              <w:ind w:left="0"/>
              <w:jc w:val="center"/>
              <w:rPr>
                <w:sz w:val="20"/>
              </w:rPr>
            </w:pPr>
            <w:r>
              <w:rPr>
                <w:sz w:val="20"/>
              </w:rPr>
              <w:t>50</w:t>
            </w:r>
          </w:p>
        </w:tc>
        <w:tc>
          <w:tcPr>
            <w:tcW w:w="1917" w:type="dxa"/>
          </w:tcPr>
          <w:p w:rsidR="00403734" w:rsidRPr="000F5BDC" w:rsidRDefault="00403734" w:rsidP="00A459FD">
            <w:pPr>
              <w:pStyle w:val="ListParagraph"/>
              <w:ind w:left="0"/>
              <w:jc w:val="center"/>
              <w:rPr>
                <w:sz w:val="20"/>
              </w:rPr>
            </w:pPr>
            <w:r w:rsidRPr="000F5BDC">
              <w:rPr>
                <w:sz w:val="20"/>
              </w:rPr>
              <w:t>0</w:t>
            </w:r>
          </w:p>
        </w:tc>
        <w:tc>
          <w:tcPr>
            <w:tcW w:w="1717" w:type="dxa"/>
          </w:tcPr>
          <w:p w:rsidR="00403734" w:rsidRPr="00403734" w:rsidRDefault="00403734" w:rsidP="00A459FD">
            <w:pPr>
              <w:pStyle w:val="ListParagraph"/>
              <w:ind w:left="0"/>
              <w:jc w:val="center"/>
              <w:rPr>
                <w:sz w:val="20"/>
              </w:rPr>
            </w:pPr>
            <w:r>
              <w:rPr>
                <w:sz w:val="20"/>
              </w:rPr>
              <w:t>50</w:t>
            </w:r>
          </w:p>
        </w:tc>
      </w:tr>
    </w:tbl>
    <w:p w:rsidR="00403734" w:rsidRPr="00403734" w:rsidRDefault="00403734" w:rsidP="00A459FD">
      <w:pPr>
        <w:pStyle w:val="ListParagraph"/>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403734" w:rsidRDefault="0033127F" w:rsidP="00A459FD">
      <w:pPr>
        <w:spacing w:line="240" w:lineRule="auto"/>
        <w:rPr>
          <w:b/>
        </w:rPr>
      </w:pPr>
      <w:r>
        <w:rPr>
          <w:b/>
        </w:rPr>
        <w:t xml:space="preserve">Position </w:t>
      </w:r>
      <w:r w:rsidR="00403734" w:rsidRPr="00426C76">
        <w:rPr>
          <w:b/>
        </w:rPr>
        <w:t xml:space="preserve">Marché </w:t>
      </w:r>
    </w:p>
    <w:p w:rsidR="004C5376" w:rsidRPr="00426C76" w:rsidRDefault="004C5376" w:rsidP="00A459FD">
      <w:pPr>
        <w:spacing w:line="240" w:lineRule="auto"/>
        <w:rPr>
          <w:b/>
        </w:rPr>
      </w:pPr>
    </w:p>
    <w:tbl>
      <w:tblPr>
        <w:tblStyle w:val="TableGrid"/>
        <w:tblW w:w="0" w:type="auto"/>
        <w:tblInd w:w="284" w:type="dxa"/>
        <w:tblLook w:val="04A0"/>
      </w:tblPr>
      <w:tblGrid>
        <w:gridCol w:w="1645"/>
        <w:gridCol w:w="1880"/>
        <w:gridCol w:w="1917"/>
        <w:gridCol w:w="1717"/>
      </w:tblGrid>
      <w:tr w:rsidR="000E5ADA" w:rsidRPr="00403734" w:rsidTr="00153DE7">
        <w:tc>
          <w:tcPr>
            <w:tcW w:w="1645" w:type="dxa"/>
            <w:shd w:val="clear" w:color="auto" w:fill="A6A6A6" w:themeFill="background1" w:themeFillShade="A6"/>
          </w:tcPr>
          <w:p w:rsidR="000E5ADA" w:rsidRPr="00403734" w:rsidRDefault="000E5ADA" w:rsidP="00A459FD">
            <w:pPr>
              <w:pStyle w:val="ListParagraph"/>
              <w:ind w:left="0"/>
              <w:jc w:val="center"/>
              <w:rPr>
                <w:b/>
              </w:rPr>
            </w:pPr>
            <w:r>
              <w:rPr>
                <w:b/>
              </w:rPr>
              <w:t>Compte Nostro</w:t>
            </w:r>
          </w:p>
        </w:tc>
        <w:tc>
          <w:tcPr>
            <w:tcW w:w="1880" w:type="dxa"/>
            <w:shd w:val="clear" w:color="auto" w:fill="A6A6A6" w:themeFill="background1" w:themeFillShade="A6"/>
          </w:tcPr>
          <w:p w:rsidR="000E5ADA" w:rsidRPr="00403734" w:rsidRDefault="000E5ADA" w:rsidP="00A459FD">
            <w:pPr>
              <w:pStyle w:val="ListParagraph"/>
              <w:ind w:left="0"/>
              <w:jc w:val="center"/>
              <w:rPr>
                <w:b/>
              </w:rPr>
            </w:pPr>
            <w:r w:rsidRPr="00403734">
              <w:rPr>
                <w:b/>
              </w:rPr>
              <w:t>Position ferme</w:t>
            </w:r>
          </w:p>
        </w:tc>
        <w:tc>
          <w:tcPr>
            <w:tcW w:w="1917" w:type="dxa"/>
            <w:shd w:val="clear" w:color="auto" w:fill="A6A6A6" w:themeFill="background1" w:themeFillShade="A6"/>
          </w:tcPr>
          <w:p w:rsidR="000E5ADA" w:rsidRPr="00403734" w:rsidRDefault="000E5ADA" w:rsidP="00A459FD">
            <w:pPr>
              <w:pStyle w:val="ListParagraph"/>
              <w:ind w:left="0"/>
              <w:jc w:val="center"/>
              <w:rPr>
                <w:b/>
              </w:rPr>
            </w:pPr>
            <w:r w:rsidRPr="00403734">
              <w:rPr>
                <w:b/>
              </w:rPr>
              <w:t>Suspens</w:t>
            </w:r>
            <w:r>
              <w:rPr>
                <w:b/>
              </w:rPr>
              <w:t>*</w:t>
            </w:r>
          </w:p>
        </w:tc>
        <w:tc>
          <w:tcPr>
            <w:tcW w:w="1717" w:type="dxa"/>
            <w:shd w:val="clear" w:color="auto" w:fill="A6A6A6" w:themeFill="background1" w:themeFillShade="A6"/>
          </w:tcPr>
          <w:p w:rsidR="000E5ADA" w:rsidRPr="00403734" w:rsidRDefault="000E5ADA" w:rsidP="00A459FD">
            <w:pPr>
              <w:pStyle w:val="ListParagraph"/>
              <w:ind w:left="0"/>
              <w:jc w:val="center"/>
              <w:rPr>
                <w:b/>
              </w:rPr>
            </w:pPr>
            <w:r w:rsidRPr="00403734">
              <w:rPr>
                <w:b/>
              </w:rPr>
              <w:t>Position éligible</w:t>
            </w:r>
          </w:p>
        </w:tc>
      </w:tr>
      <w:tr w:rsidR="000E5ADA" w:rsidTr="00153DE7">
        <w:tc>
          <w:tcPr>
            <w:tcW w:w="1645" w:type="dxa"/>
          </w:tcPr>
          <w:p w:rsidR="000E5ADA" w:rsidRPr="00403734" w:rsidRDefault="000E5ADA"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0E5ADA" w:rsidRPr="00403734" w:rsidRDefault="00683455" w:rsidP="00A459FD">
            <w:pPr>
              <w:pStyle w:val="ListParagraph"/>
              <w:ind w:left="0"/>
              <w:jc w:val="center"/>
              <w:rPr>
                <w:sz w:val="20"/>
              </w:rPr>
            </w:pPr>
            <w:r>
              <w:rPr>
                <w:sz w:val="20"/>
              </w:rPr>
              <w:t>300</w:t>
            </w:r>
          </w:p>
        </w:tc>
        <w:tc>
          <w:tcPr>
            <w:tcW w:w="1917" w:type="dxa"/>
          </w:tcPr>
          <w:p w:rsidR="000E5ADA" w:rsidRPr="00403734" w:rsidRDefault="004F4703" w:rsidP="00A459FD">
            <w:pPr>
              <w:pStyle w:val="ListParagraph"/>
              <w:ind w:left="0"/>
              <w:jc w:val="center"/>
              <w:rPr>
                <w:sz w:val="20"/>
              </w:rPr>
            </w:pPr>
            <w:r>
              <w:rPr>
                <w:sz w:val="20"/>
              </w:rPr>
              <w:t>-5</w:t>
            </w:r>
            <w:r w:rsidR="000E5ADA" w:rsidRPr="00403734">
              <w:rPr>
                <w:sz w:val="20"/>
              </w:rPr>
              <w:t>0</w:t>
            </w:r>
          </w:p>
        </w:tc>
        <w:tc>
          <w:tcPr>
            <w:tcW w:w="1717" w:type="dxa"/>
          </w:tcPr>
          <w:p w:rsidR="000E5ADA" w:rsidRPr="00403734" w:rsidRDefault="004F4703" w:rsidP="00A459FD">
            <w:pPr>
              <w:pStyle w:val="ListParagraph"/>
              <w:ind w:left="0"/>
              <w:jc w:val="center"/>
              <w:rPr>
                <w:sz w:val="20"/>
              </w:rPr>
            </w:pPr>
            <w:r>
              <w:rPr>
                <w:sz w:val="20"/>
              </w:rPr>
              <w:t>25</w:t>
            </w:r>
            <w:r w:rsidR="000E5ADA">
              <w:rPr>
                <w:sz w:val="20"/>
              </w:rPr>
              <w:t>0</w:t>
            </w:r>
          </w:p>
        </w:tc>
      </w:tr>
      <w:tr w:rsidR="000E5ADA" w:rsidTr="00153DE7">
        <w:tc>
          <w:tcPr>
            <w:tcW w:w="1645" w:type="dxa"/>
          </w:tcPr>
          <w:p w:rsidR="000E5ADA" w:rsidRDefault="000E5ADA"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0E5ADA" w:rsidRPr="00403734" w:rsidRDefault="000E5ADA" w:rsidP="00A459FD">
            <w:pPr>
              <w:pStyle w:val="ListParagraph"/>
              <w:ind w:left="0"/>
              <w:jc w:val="center"/>
              <w:rPr>
                <w:sz w:val="20"/>
              </w:rPr>
            </w:pPr>
            <w:r>
              <w:rPr>
                <w:sz w:val="20"/>
              </w:rPr>
              <w:t>50</w:t>
            </w:r>
          </w:p>
        </w:tc>
        <w:tc>
          <w:tcPr>
            <w:tcW w:w="1917" w:type="dxa"/>
          </w:tcPr>
          <w:p w:rsidR="000E5ADA" w:rsidRPr="00403734" w:rsidRDefault="000E5ADA" w:rsidP="00A459FD">
            <w:pPr>
              <w:pStyle w:val="ListParagraph"/>
              <w:ind w:left="0"/>
              <w:jc w:val="center"/>
              <w:rPr>
                <w:sz w:val="20"/>
              </w:rPr>
            </w:pPr>
            <w:r>
              <w:rPr>
                <w:sz w:val="20"/>
              </w:rPr>
              <w:t>0</w:t>
            </w:r>
          </w:p>
        </w:tc>
        <w:tc>
          <w:tcPr>
            <w:tcW w:w="1717" w:type="dxa"/>
          </w:tcPr>
          <w:p w:rsidR="000E5ADA" w:rsidRPr="00403734" w:rsidRDefault="000E5ADA" w:rsidP="00A459FD">
            <w:pPr>
              <w:pStyle w:val="ListParagraph"/>
              <w:ind w:left="0"/>
              <w:jc w:val="center"/>
              <w:rPr>
                <w:sz w:val="20"/>
              </w:rPr>
            </w:pPr>
            <w:r>
              <w:rPr>
                <w:sz w:val="20"/>
              </w:rPr>
              <w:t>50</w:t>
            </w:r>
          </w:p>
        </w:tc>
      </w:tr>
    </w:tbl>
    <w:p w:rsidR="000F5BDC" w:rsidRDefault="000F5BDC" w:rsidP="00A459FD">
      <w:pPr>
        <w:pStyle w:val="ListParagraph"/>
        <w:spacing w:line="240" w:lineRule="auto"/>
        <w:ind w:left="0"/>
      </w:pPr>
    </w:p>
    <w:p w:rsidR="00592E29" w:rsidRDefault="00592E29" w:rsidP="00FB1421">
      <w:pPr>
        <w:pStyle w:val="ListParagraph"/>
        <w:numPr>
          <w:ilvl w:val="0"/>
          <w:numId w:val="46"/>
        </w:numPr>
        <w:spacing w:line="240" w:lineRule="auto"/>
        <w:ind w:left="284"/>
      </w:pPr>
      <w:r>
        <w:t>Génération automatique de notifications aux clients éligible dés que l’OST passe au statut « </w:t>
      </w:r>
      <w:r w:rsidR="0087393B">
        <w:t>Validée</w:t>
      </w:r>
      <w:r>
        <w:t>».</w:t>
      </w:r>
    </w:p>
    <w:p w:rsidR="00592E29" w:rsidRDefault="00592E29" w:rsidP="00FB1421">
      <w:pPr>
        <w:pStyle w:val="ListParagraph"/>
        <w:numPr>
          <w:ilvl w:val="0"/>
          <w:numId w:val="12"/>
        </w:numPr>
        <w:spacing w:line="240" w:lineRule="auto"/>
      </w:pPr>
      <w:r>
        <w:t xml:space="preserve">Un Swift MT564 </w:t>
      </w:r>
      <w:r w:rsidR="003C6497">
        <w:t>ou</w:t>
      </w:r>
      <w:r>
        <w:t xml:space="preserve"> rapport sera envoyé selon le profil de Reporting des clients.</w:t>
      </w:r>
    </w:p>
    <w:p w:rsidR="003C6497" w:rsidRDefault="003C6497" w:rsidP="00A459FD">
      <w:pPr>
        <w:pStyle w:val="ListParagraph"/>
        <w:spacing w:line="240" w:lineRule="auto"/>
      </w:pPr>
    </w:p>
    <w:p w:rsidR="003D3C11" w:rsidRDefault="003D3C11" w:rsidP="00FB1421">
      <w:pPr>
        <w:pStyle w:val="ListParagraph"/>
        <w:numPr>
          <w:ilvl w:val="0"/>
          <w:numId w:val="46"/>
        </w:numPr>
        <w:spacing w:line="240" w:lineRule="auto"/>
        <w:ind w:left="284"/>
        <w:jc w:val="both"/>
      </w:pPr>
      <w:r>
        <w:t xml:space="preserve">Activation automatique de l’OST à la date d’arrêt de position= </w:t>
      </w:r>
      <w:r w:rsidR="00BE2CB0">
        <w:t xml:space="preserve">date de détachement= </w:t>
      </w:r>
      <w:r>
        <w:t>15/12/2014</w:t>
      </w:r>
    </w:p>
    <w:p w:rsidR="003D3C11" w:rsidRDefault="003D3C11" w:rsidP="00A459FD">
      <w:pPr>
        <w:pStyle w:val="ListParagraph"/>
        <w:spacing w:line="240" w:lineRule="auto"/>
      </w:pPr>
    </w:p>
    <w:p w:rsidR="003C6497" w:rsidRDefault="003C6497" w:rsidP="00FB1421">
      <w:pPr>
        <w:pStyle w:val="ListParagraph"/>
        <w:numPr>
          <w:ilvl w:val="0"/>
          <w:numId w:val="46"/>
        </w:numPr>
        <w:spacing w:line="240" w:lineRule="auto"/>
        <w:ind w:left="284"/>
      </w:pPr>
      <w:r>
        <w:t>Calcul automatiques des exécutions clients et Marché.</w:t>
      </w:r>
    </w:p>
    <w:p w:rsidR="00A459FD" w:rsidRDefault="00A459FD" w:rsidP="00A459FD">
      <w:pPr>
        <w:spacing w:line="240" w:lineRule="auto"/>
      </w:pPr>
    </w:p>
    <w:p w:rsidR="00426C76" w:rsidRPr="00426C76" w:rsidRDefault="0033127F" w:rsidP="00A459FD">
      <w:pPr>
        <w:spacing w:line="240" w:lineRule="auto"/>
        <w:rPr>
          <w:b/>
        </w:rPr>
      </w:pPr>
      <w:r>
        <w:rPr>
          <w:b/>
        </w:rPr>
        <w:t xml:space="preserve">Exécution </w:t>
      </w:r>
      <w:r w:rsidR="00426C76"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426C76" w:rsidRPr="00403734" w:rsidTr="00153DE7">
        <w:tc>
          <w:tcPr>
            <w:tcW w:w="1845" w:type="dxa"/>
            <w:shd w:val="clear" w:color="auto" w:fill="A6A6A6" w:themeFill="background1" w:themeFillShade="A6"/>
          </w:tcPr>
          <w:p w:rsidR="00426C76" w:rsidRPr="00403734" w:rsidRDefault="00426C76" w:rsidP="00A459FD">
            <w:pPr>
              <w:pStyle w:val="ListParagraph"/>
              <w:ind w:left="0"/>
              <w:jc w:val="center"/>
              <w:rPr>
                <w:b/>
              </w:rPr>
            </w:pPr>
            <w:r>
              <w:rPr>
                <w:b/>
              </w:rPr>
              <w:t>Compte client</w:t>
            </w:r>
          </w:p>
        </w:tc>
        <w:tc>
          <w:tcPr>
            <w:tcW w:w="1645" w:type="dxa"/>
            <w:shd w:val="clear" w:color="auto" w:fill="A6A6A6" w:themeFill="background1" w:themeFillShade="A6"/>
          </w:tcPr>
          <w:p w:rsidR="00426C76" w:rsidRPr="00403734" w:rsidRDefault="00426C76" w:rsidP="00A459FD">
            <w:pPr>
              <w:pStyle w:val="ListParagraph"/>
              <w:ind w:left="0"/>
              <w:jc w:val="center"/>
              <w:rPr>
                <w:b/>
              </w:rPr>
            </w:pPr>
            <w:r>
              <w:rPr>
                <w:b/>
              </w:rPr>
              <w:t>Compte Nostro</w:t>
            </w:r>
          </w:p>
        </w:tc>
        <w:tc>
          <w:tcPr>
            <w:tcW w:w="1880" w:type="dxa"/>
            <w:shd w:val="clear" w:color="auto" w:fill="A6A6A6" w:themeFill="background1" w:themeFillShade="A6"/>
          </w:tcPr>
          <w:p w:rsidR="00426C76" w:rsidRPr="00403734" w:rsidRDefault="00426C76" w:rsidP="00A459FD">
            <w:pPr>
              <w:pStyle w:val="ListParagraph"/>
              <w:ind w:left="0"/>
              <w:jc w:val="center"/>
              <w:rPr>
                <w:b/>
              </w:rPr>
            </w:pPr>
            <w:r w:rsidRPr="00403734">
              <w:rPr>
                <w:b/>
              </w:rPr>
              <w:t>Position</w:t>
            </w:r>
            <w:r w:rsidR="00683455">
              <w:rPr>
                <w:b/>
              </w:rPr>
              <w:t xml:space="preserve"> éligible</w:t>
            </w:r>
          </w:p>
        </w:tc>
        <w:tc>
          <w:tcPr>
            <w:tcW w:w="1917" w:type="dxa"/>
            <w:shd w:val="clear" w:color="auto" w:fill="A6A6A6" w:themeFill="background1" w:themeFillShade="A6"/>
          </w:tcPr>
          <w:p w:rsidR="00426C76" w:rsidRPr="00403734" w:rsidRDefault="00557899" w:rsidP="00A459FD">
            <w:pPr>
              <w:pStyle w:val="ListParagraph"/>
              <w:ind w:left="0"/>
              <w:jc w:val="center"/>
              <w:rPr>
                <w:b/>
              </w:rPr>
            </w:pPr>
            <w:r>
              <w:rPr>
                <w:b/>
              </w:rPr>
              <w:t xml:space="preserve">Crédit </w:t>
            </w:r>
            <w:r w:rsidR="00426C76">
              <w:rPr>
                <w:b/>
              </w:rPr>
              <w:t>Espèce</w:t>
            </w:r>
          </w:p>
        </w:tc>
        <w:tc>
          <w:tcPr>
            <w:tcW w:w="1717" w:type="dxa"/>
            <w:shd w:val="clear" w:color="auto" w:fill="A6A6A6" w:themeFill="background1" w:themeFillShade="A6"/>
          </w:tcPr>
          <w:p w:rsidR="00426C76" w:rsidRPr="00403734" w:rsidRDefault="00426C76" w:rsidP="00A459FD">
            <w:pPr>
              <w:pStyle w:val="ListParagraph"/>
              <w:ind w:left="0"/>
              <w:jc w:val="center"/>
              <w:rPr>
                <w:b/>
              </w:rPr>
            </w:pPr>
            <w:r>
              <w:rPr>
                <w:b/>
              </w:rPr>
              <w:t>réclamations</w:t>
            </w:r>
          </w:p>
        </w:tc>
      </w:tr>
      <w:tr w:rsidR="00426C76" w:rsidTr="00153DE7">
        <w:tc>
          <w:tcPr>
            <w:tcW w:w="1845" w:type="dxa"/>
          </w:tcPr>
          <w:p w:rsidR="00426C76" w:rsidRPr="00403734" w:rsidRDefault="00426C76"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426C76" w:rsidRPr="00403734" w:rsidRDefault="00426C76"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26C76" w:rsidRPr="00403734" w:rsidRDefault="004F4703" w:rsidP="00A459FD">
            <w:pPr>
              <w:pStyle w:val="ListParagraph"/>
              <w:ind w:left="0"/>
              <w:jc w:val="center"/>
              <w:rPr>
                <w:sz w:val="20"/>
              </w:rPr>
            </w:pPr>
            <w:r>
              <w:rPr>
                <w:sz w:val="20"/>
              </w:rPr>
              <w:t>10</w:t>
            </w:r>
            <w:r w:rsidR="00426C76">
              <w:rPr>
                <w:sz w:val="20"/>
              </w:rPr>
              <w:t>0</w:t>
            </w:r>
          </w:p>
        </w:tc>
        <w:tc>
          <w:tcPr>
            <w:tcW w:w="1917" w:type="dxa"/>
          </w:tcPr>
          <w:p w:rsidR="00426C76" w:rsidRPr="00403734" w:rsidRDefault="004F4703" w:rsidP="00A459FD">
            <w:pPr>
              <w:pStyle w:val="ListParagraph"/>
              <w:ind w:left="0"/>
              <w:jc w:val="center"/>
              <w:rPr>
                <w:sz w:val="20"/>
              </w:rPr>
            </w:pPr>
            <w:r>
              <w:rPr>
                <w:sz w:val="20"/>
              </w:rPr>
              <w:t>10</w:t>
            </w:r>
            <w:r w:rsidR="00426C76">
              <w:rPr>
                <w:sz w:val="20"/>
              </w:rPr>
              <w:t>00 EUR</w:t>
            </w:r>
          </w:p>
        </w:tc>
        <w:tc>
          <w:tcPr>
            <w:tcW w:w="1717" w:type="dxa"/>
          </w:tcPr>
          <w:p w:rsidR="00426C76" w:rsidRPr="00403734" w:rsidRDefault="00426C76" w:rsidP="00A459FD">
            <w:pPr>
              <w:pStyle w:val="ListParagraph"/>
              <w:ind w:left="0"/>
              <w:jc w:val="center"/>
              <w:rPr>
                <w:sz w:val="20"/>
              </w:rPr>
            </w:pPr>
            <w:r>
              <w:rPr>
                <w:sz w:val="20"/>
              </w:rPr>
              <w:t>Non</w:t>
            </w:r>
          </w:p>
        </w:tc>
      </w:tr>
      <w:tr w:rsidR="00426C76" w:rsidTr="00153DE7">
        <w:tc>
          <w:tcPr>
            <w:tcW w:w="1845" w:type="dxa"/>
          </w:tcPr>
          <w:p w:rsidR="00426C76" w:rsidRPr="00403734" w:rsidRDefault="00426C76"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426C76" w:rsidRPr="00403734" w:rsidRDefault="00426C76"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26C76" w:rsidRPr="00403734" w:rsidRDefault="00426C76" w:rsidP="00A459FD">
            <w:pPr>
              <w:pStyle w:val="ListParagraph"/>
              <w:ind w:left="0"/>
              <w:jc w:val="center"/>
              <w:rPr>
                <w:sz w:val="20"/>
              </w:rPr>
            </w:pPr>
            <w:r>
              <w:rPr>
                <w:sz w:val="20"/>
              </w:rPr>
              <w:t>150</w:t>
            </w:r>
          </w:p>
        </w:tc>
        <w:tc>
          <w:tcPr>
            <w:tcW w:w="1917" w:type="dxa"/>
          </w:tcPr>
          <w:p w:rsidR="00426C76" w:rsidRPr="00403734" w:rsidRDefault="00426C76" w:rsidP="00A459FD">
            <w:pPr>
              <w:jc w:val="center"/>
              <w:rPr>
                <w:sz w:val="20"/>
              </w:rPr>
            </w:pPr>
            <w:r>
              <w:rPr>
                <w:sz w:val="20"/>
              </w:rPr>
              <w:t>1500 EUR</w:t>
            </w:r>
          </w:p>
        </w:tc>
        <w:tc>
          <w:tcPr>
            <w:tcW w:w="1717" w:type="dxa"/>
          </w:tcPr>
          <w:p w:rsidR="00426C76" w:rsidRPr="00403734" w:rsidRDefault="00426C76" w:rsidP="00A459FD">
            <w:pPr>
              <w:pStyle w:val="ListParagraph"/>
              <w:ind w:left="0"/>
              <w:jc w:val="center"/>
              <w:rPr>
                <w:sz w:val="20"/>
              </w:rPr>
            </w:pPr>
            <w:r>
              <w:rPr>
                <w:sz w:val="20"/>
              </w:rPr>
              <w:t>Non</w:t>
            </w:r>
          </w:p>
        </w:tc>
      </w:tr>
      <w:tr w:rsidR="00426C76" w:rsidTr="00153DE7">
        <w:tc>
          <w:tcPr>
            <w:tcW w:w="1845" w:type="dxa"/>
          </w:tcPr>
          <w:p w:rsidR="00426C76" w:rsidRPr="00403734" w:rsidRDefault="00426C76"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426C76" w:rsidRDefault="00426C76"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426C76" w:rsidRPr="00403734" w:rsidRDefault="00426C76" w:rsidP="00A459FD">
            <w:pPr>
              <w:pStyle w:val="ListParagraph"/>
              <w:ind w:left="0"/>
              <w:jc w:val="center"/>
              <w:rPr>
                <w:sz w:val="20"/>
              </w:rPr>
            </w:pPr>
            <w:r>
              <w:rPr>
                <w:sz w:val="20"/>
              </w:rPr>
              <w:t>50</w:t>
            </w:r>
          </w:p>
        </w:tc>
        <w:tc>
          <w:tcPr>
            <w:tcW w:w="1917" w:type="dxa"/>
          </w:tcPr>
          <w:p w:rsidR="00426C76" w:rsidRPr="00403734" w:rsidRDefault="00557899" w:rsidP="00A459FD">
            <w:pPr>
              <w:pStyle w:val="ListParagraph"/>
              <w:ind w:left="0"/>
              <w:jc w:val="center"/>
              <w:rPr>
                <w:sz w:val="20"/>
              </w:rPr>
            </w:pPr>
            <w:r>
              <w:rPr>
                <w:sz w:val="20"/>
              </w:rPr>
              <w:t>50</w:t>
            </w:r>
            <w:r w:rsidR="00426C76">
              <w:rPr>
                <w:sz w:val="20"/>
              </w:rPr>
              <w:t>0</w:t>
            </w:r>
            <w:r>
              <w:rPr>
                <w:sz w:val="20"/>
              </w:rPr>
              <w:t xml:space="preserve"> EUR</w:t>
            </w:r>
          </w:p>
        </w:tc>
        <w:tc>
          <w:tcPr>
            <w:tcW w:w="1717" w:type="dxa"/>
          </w:tcPr>
          <w:p w:rsidR="00426C76" w:rsidRPr="00403734" w:rsidRDefault="00A459FD" w:rsidP="00A459FD">
            <w:pPr>
              <w:pStyle w:val="ListParagraph"/>
              <w:ind w:left="0"/>
              <w:jc w:val="center"/>
              <w:rPr>
                <w:sz w:val="20"/>
              </w:rPr>
            </w:pPr>
            <w:r>
              <w:rPr>
                <w:sz w:val="20"/>
              </w:rPr>
              <w:t>Non</w:t>
            </w:r>
          </w:p>
        </w:tc>
      </w:tr>
    </w:tbl>
    <w:p w:rsidR="004C5376" w:rsidRDefault="004C5376" w:rsidP="00A459FD">
      <w:pPr>
        <w:spacing w:line="240" w:lineRule="auto"/>
        <w:rPr>
          <w:b/>
        </w:rPr>
      </w:pPr>
    </w:p>
    <w:p w:rsidR="003C6497" w:rsidRDefault="0033127F" w:rsidP="00A459FD">
      <w:pPr>
        <w:spacing w:line="240" w:lineRule="auto"/>
      </w:pPr>
      <w:r>
        <w:rPr>
          <w:b/>
        </w:rPr>
        <w:lastRenderedPageBreak/>
        <w:t xml:space="preserve">Exécution </w:t>
      </w:r>
      <w:r w:rsidR="008035EE" w:rsidRPr="008035EE">
        <w:rPr>
          <w:b/>
        </w:rPr>
        <w:t>Marché</w:t>
      </w:r>
    </w:p>
    <w:tbl>
      <w:tblPr>
        <w:tblStyle w:val="TableGrid"/>
        <w:tblW w:w="0" w:type="auto"/>
        <w:tblInd w:w="284" w:type="dxa"/>
        <w:tblLook w:val="04A0"/>
      </w:tblPr>
      <w:tblGrid>
        <w:gridCol w:w="1645"/>
        <w:gridCol w:w="1880"/>
        <w:gridCol w:w="1917"/>
        <w:gridCol w:w="1717"/>
      </w:tblGrid>
      <w:tr w:rsidR="00426C76" w:rsidRPr="00403734" w:rsidTr="00153DE7">
        <w:tc>
          <w:tcPr>
            <w:tcW w:w="1645" w:type="dxa"/>
            <w:shd w:val="clear" w:color="auto" w:fill="A6A6A6" w:themeFill="background1" w:themeFillShade="A6"/>
          </w:tcPr>
          <w:p w:rsidR="00426C76" w:rsidRPr="00403734" w:rsidRDefault="00426C76" w:rsidP="00A459FD">
            <w:pPr>
              <w:pStyle w:val="ListParagraph"/>
              <w:ind w:left="0"/>
              <w:jc w:val="center"/>
              <w:rPr>
                <w:b/>
              </w:rPr>
            </w:pPr>
            <w:r>
              <w:rPr>
                <w:b/>
              </w:rPr>
              <w:t>Compte Nostro</w:t>
            </w:r>
          </w:p>
        </w:tc>
        <w:tc>
          <w:tcPr>
            <w:tcW w:w="1880" w:type="dxa"/>
            <w:shd w:val="clear" w:color="auto" w:fill="A6A6A6" w:themeFill="background1" w:themeFillShade="A6"/>
          </w:tcPr>
          <w:p w:rsidR="00426C76" w:rsidRPr="00403734" w:rsidRDefault="00426C76" w:rsidP="00A459FD">
            <w:pPr>
              <w:pStyle w:val="ListParagraph"/>
              <w:ind w:left="0"/>
              <w:jc w:val="center"/>
              <w:rPr>
                <w:b/>
              </w:rPr>
            </w:pPr>
            <w:r w:rsidRPr="00403734">
              <w:rPr>
                <w:b/>
              </w:rPr>
              <w:t xml:space="preserve">Position </w:t>
            </w:r>
            <w:r w:rsidR="00683455">
              <w:rPr>
                <w:b/>
              </w:rPr>
              <w:t>éligible</w:t>
            </w:r>
          </w:p>
        </w:tc>
        <w:tc>
          <w:tcPr>
            <w:tcW w:w="1917" w:type="dxa"/>
            <w:shd w:val="clear" w:color="auto" w:fill="A6A6A6" w:themeFill="background1" w:themeFillShade="A6"/>
          </w:tcPr>
          <w:p w:rsidR="00426C76" w:rsidRPr="00403734" w:rsidRDefault="00557899" w:rsidP="00A459FD">
            <w:pPr>
              <w:pStyle w:val="ListParagraph"/>
              <w:ind w:left="0"/>
              <w:jc w:val="center"/>
              <w:rPr>
                <w:b/>
              </w:rPr>
            </w:pPr>
            <w:r>
              <w:rPr>
                <w:b/>
              </w:rPr>
              <w:t xml:space="preserve">Crédit </w:t>
            </w:r>
            <w:r w:rsidR="00426C76">
              <w:rPr>
                <w:b/>
              </w:rPr>
              <w:t>Espèce</w:t>
            </w:r>
          </w:p>
        </w:tc>
        <w:tc>
          <w:tcPr>
            <w:tcW w:w="1717" w:type="dxa"/>
            <w:shd w:val="clear" w:color="auto" w:fill="A6A6A6" w:themeFill="background1" w:themeFillShade="A6"/>
          </w:tcPr>
          <w:p w:rsidR="00426C76" w:rsidRPr="00403734" w:rsidRDefault="00426C76" w:rsidP="00A459FD">
            <w:pPr>
              <w:pStyle w:val="ListParagraph"/>
              <w:ind w:left="0"/>
              <w:jc w:val="center"/>
              <w:rPr>
                <w:b/>
              </w:rPr>
            </w:pPr>
            <w:r>
              <w:rPr>
                <w:b/>
              </w:rPr>
              <w:t>réclamations</w:t>
            </w:r>
          </w:p>
        </w:tc>
      </w:tr>
      <w:tr w:rsidR="00426C76" w:rsidTr="00153DE7">
        <w:tc>
          <w:tcPr>
            <w:tcW w:w="1645" w:type="dxa"/>
          </w:tcPr>
          <w:p w:rsidR="00426C76" w:rsidRPr="00403734" w:rsidRDefault="00426C76"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26C76" w:rsidRPr="00403734" w:rsidRDefault="00426C76" w:rsidP="00A459FD">
            <w:pPr>
              <w:pStyle w:val="ListParagraph"/>
              <w:ind w:left="0"/>
              <w:jc w:val="center"/>
              <w:rPr>
                <w:sz w:val="20"/>
              </w:rPr>
            </w:pPr>
            <w:r>
              <w:rPr>
                <w:sz w:val="20"/>
              </w:rPr>
              <w:t>2</w:t>
            </w:r>
            <w:r w:rsidR="004F4703">
              <w:rPr>
                <w:sz w:val="20"/>
              </w:rPr>
              <w:t>5</w:t>
            </w:r>
            <w:r>
              <w:rPr>
                <w:sz w:val="20"/>
              </w:rPr>
              <w:t>0</w:t>
            </w:r>
          </w:p>
        </w:tc>
        <w:tc>
          <w:tcPr>
            <w:tcW w:w="1917" w:type="dxa"/>
          </w:tcPr>
          <w:p w:rsidR="00426C76" w:rsidRPr="00403734" w:rsidRDefault="00426C76" w:rsidP="00A459FD">
            <w:pPr>
              <w:pStyle w:val="ListParagraph"/>
              <w:ind w:left="0"/>
              <w:jc w:val="center"/>
              <w:rPr>
                <w:sz w:val="20"/>
              </w:rPr>
            </w:pPr>
            <w:r>
              <w:rPr>
                <w:sz w:val="20"/>
              </w:rPr>
              <w:t>2</w:t>
            </w:r>
            <w:r w:rsidR="004F4703">
              <w:rPr>
                <w:sz w:val="20"/>
              </w:rPr>
              <w:t>5</w:t>
            </w:r>
            <w:r>
              <w:rPr>
                <w:sz w:val="20"/>
              </w:rPr>
              <w:t>00 EUR</w:t>
            </w:r>
          </w:p>
        </w:tc>
        <w:tc>
          <w:tcPr>
            <w:tcW w:w="1717" w:type="dxa"/>
          </w:tcPr>
          <w:p w:rsidR="00426C76" w:rsidRPr="00403734" w:rsidRDefault="00A50FBB" w:rsidP="00A459FD">
            <w:pPr>
              <w:pStyle w:val="ListParagraph"/>
              <w:ind w:left="0"/>
              <w:jc w:val="center"/>
              <w:rPr>
                <w:sz w:val="20"/>
              </w:rPr>
            </w:pPr>
            <w:r>
              <w:rPr>
                <w:sz w:val="20"/>
              </w:rPr>
              <w:t>Non</w:t>
            </w:r>
          </w:p>
        </w:tc>
      </w:tr>
      <w:tr w:rsidR="00426C76" w:rsidTr="00153DE7">
        <w:tc>
          <w:tcPr>
            <w:tcW w:w="1645" w:type="dxa"/>
          </w:tcPr>
          <w:p w:rsidR="00426C76" w:rsidRDefault="00426C76"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426C76" w:rsidRPr="00403734" w:rsidRDefault="00426C76" w:rsidP="00A459FD">
            <w:pPr>
              <w:pStyle w:val="ListParagraph"/>
              <w:ind w:left="0"/>
              <w:jc w:val="center"/>
              <w:rPr>
                <w:sz w:val="20"/>
              </w:rPr>
            </w:pPr>
            <w:r>
              <w:rPr>
                <w:sz w:val="20"/>
              </w:rPr>
              <w:t>50</w:t>
            </w:r>
          </w:p>
        </w:tc>
        <w:tc>
          <w:tcPr>
            <w:tcW w:w="1917" w:type="dxa"/>
          </w:tcPr>
          <w:p w:rsidR="00426C76" w:rsidRPr="00403734" w:rsidRDefault="00A50FBB" w:rsidP="00A459FD">
            <w:pPr>
              <w:pStyle w:val="ListParagraph"/>
              <w:ind w:left="0"/>
              <w:jc w:val="center"/>
              <w:rPr>
                <w:sz w:val="20"/>
              </w:rPr>
            </w:pPr>
            <w:r>
              <w:rPr>
                <w:sz w:val="20"/>
              </w:rPr>
              <w:t>500 EUR</w:t>
            </w:r>
          </w:p>
        </w:tc>
        <w:tc>
          <w:tcPr>
            <w:tcW w:w="1717" w:type="dxa"/>
          </w:tcPr>
          <w:p w:rsidR="00426C76" w:rsidRPr="00403734" w:rsidRDefault="00A50FBB" w:rsidP="00A459FD">
            <w:pPr>
              <w:pStyle w:val="ListParagraph"/>
              <w:ind w:left="0"/>
              <w:jc w:val="center"/>
              <w:rPr>
                <w:sz w:val="20"/>
              </w:rPr>
            </w:pPr>
            <w:r>
              <w:rPr>
                <w:sz w:val="20"/>
              </w:rPr>
              <w:t>Non</w:t>
            </w:r>
          </w:p>
        </w:tc>
      </w:tr>
    </w:tbl>
    <w:p w:rsidR="004C5376" w:rsidRDefault="004C5376" w:rsidP="004C5376">
      <w:pPr>
        <w:pStyle w:val="ListParagraph"/>
        <w:spacing w:line="240" w:lineRule="auto"/>
        <w:ind w:left="284"/>
      </w:pPr>
    </w:p>
    <w:p w:rsidR="000F5BDC" w:rsidRDefault="000F5BDC" w:rsidP="00FB1421">
      <w:pPr>
        <w:pStyle w:val="ListParagraph"/>
        <w:numPr>
          <w:ilvl w:val="0"/>
          <w:numId w:val="46"/>
        </w:numPr>
        <w:spacing w:line="240" w:lineRule="auto"/>
        <w:ind w:left="284"/>
      </w:pPr>
      <w:r>
        <w:t>Génération automatique de notifications avec les paiements prévisionnels calculés  aux clients éligible.</w:t>
      </w:r>
    </w:p>
    <w:p w:rsidR="000F5BDC" w:rsidRDefault="000F5BDC" w:rsidP="00FB1421">
      <w:pPr>
        <w:pStyle w:val="ListParagraph"/>
        <w:numPr>
          <w:ilvl w:val="0"/>
          <w:numId w:val="12"/>
        </w:numPr>
        <w:spacing w:line="240" w:lineRule="auto"/>
      </w:pPr>
      <w:r>
        <w:t>Un Swift MT564 REPE ou rapport sera envoyé selon le profil de Reporting des clients.</w:t>
      </w:r>
    </w:p>
    <w:p w:rsidR="000F5BDC" w:rsidRDefault="000F5BDC" w:rsidP="00A459FD">
      <w:pPr>
        <w:spacing w:line="240" w:lineRule="auto"/>
      </w:pPr>
    </w:p>
    <w:p w:rsidR="00E43A18" w:rsidRDefault="00E43A18" w:rsidP="00FB1421">
      <w:pPr>
        <w:pStyle w:val="ListParagraph"/>
        <w:numPr>
          <w:ilvl w:val="0"/>
          <w:numId w:val="46"/>
        </w:numPr>
        <w:spacing w:line="240" w:lineRule="auto"/>
      </w:pPr>
      <w:r>
        <w:t xml:space="preserve">Le 15/12/2014 : Transaction entrée dans le système tardivement : </w:t>
      </w:r>
    </w:p>
    <w:p w:rsidR="00E43A18" w:rsidRDefault="00E43A18" w:rsidP="00A459FD">
      <w:pPr>
        <w:spacing w:line="240" w:lineRule="auto"/>
      </w:pPr>
      <w:r>
        <w:t>Achat de 20 titre A avec date de négociation = 14/12/2014</w:t>
      </w:r>
    </w:p>
    <w:p w:rsidR="00E43A18" w:rsidRDefault="00E43A18" w:rsidP="00A459FD">
      <w:pPr>
        <w:spacing w:line="240" w:lineRule="auto"/>
      </w:pPr>
    </w:p>
    <w:p w:rsidR="000F5BDC" w:rsidRDefault="000F5BDC" w:rsidP="00FB1421">
      <w:pPr>
        <w:pStyle w:val="ListParagraph"/>
        <w:numPr>
          <w:ilvl w:val="0"/>
          <w:numId w:val="47"/>
        </w:numPr>
        <w:spacing w:line="240" w:lineRule="auto"/>
        <w:ind w:left="284"/>
      </w:pPr>
      <w:r>
        <w:t xml:space="preserve">Réception d’un paiement marché via </w:t>
      </w:r>
      <w:r w:rsidR="00683455">
        <w:t xml:space="preserve">un </w:t>
      </w:r>
      <w:r>
        <w:t>MT566 sur le Nostro 1</w:t>
      </w:r>
      <w:r w:rsidR="00683455">
        <w:t xml:space="preserve"> et un MT566 pour le Nostro2</w:t>
      </w:r>
    </w:p>
    <w:p w:rsidR="00C16450" w:rsidRDefault="00C16450" w:rsidP="00A459FD">
      <w:pPr>
        <w:pStyle w:val="ListParagraph"/>
        <w:spacing w:line="240" w:lineRule="auto"/>
        <w:ind w:left="284"/>
      </w:pPr>
    </w:p>
    <w:p w:rsidR="00C16450" w:rsidRDefault="00C16450" w:rsidP="00A459FD">
      <w:pPr>
        <w:pStyle w:val="ListParagraph"/>
        <w:spacing w:line="240" w:lineRule="auto"/>
        <w:ind w:left="284"/>
      </w:pPr>
    </w:p>
    <w:tbl>
      <w:tblPr>
        <w:tblStyle w:val="TableGrid"/>
        <w:tblW w:w="0" w:type="auto"/>
        <w:tblInd w:w="284" w:type="dxa"/>
        <w:tblLook w:val="04A0"/>
      </w:tblPr>
      <w:tblGrid>
        <w:gridCol w:w="1633"/>
        <w:gridCol w:w="1867"/>
        <w:gridCol w:w="1888"/>
        <w:gridCol w:w="1903"/>
        <w:gridCol w:w="1713"/>
      </w:tblGrid>
      <w:tr w:rsidR="004D430F" w:rsidRPr="00403734" w:rsidTr="004D430F">
        <w:tc>
          <w:tcPr>
            <w:tcW w:w="1633" w:type="dxa"/>
            <w:shd w:val="clear" w:color="auto" w:fill="A6A6A6" w:themeFill="background1" w:themeFillShade="A6"/>
          </w:tcPr>
          <w:p w:rsidR="004D430F" w:rsidRPr="00403734" w:rsidRDefault="004D430F" w:rsidP="00A459FD">
            <w:pPr>
              <w:pStyle w:val="ListParagraph"/>
              <w:ind w:left="0"/>
              <w:jc w:val="center"/>
              <w:rPr>
                <w:b/>
              </w:rPr>
            </w:pPr>
            <w:r>
              <w:rPr>
                <w:b/>
              </w:rPr>
              <w:t>Compte Nostro</w:t>
            </w:r>
          </w:p>
        </w:tc>
        <w:tc>
          <w:tcPr>
            <w:tcW w:w="1867" w:type="dxa"/>
            <w:shd w:val="clear" w:color="auto" w:fill="A6A6A6" w:themeFill="background1" w:themeFillShade="A6"/>
          </w:tcPr>
          <w:p w:rsidR="004D430F" w:rsidRPr="00403734" w:rsidRDefault="004D430F" w:rsidP="00A459FD">
            <w:pPr>
              <w:pStyle w:val="ListParagraph"/>
              <w:ind w:left="0"/>
              <w:jc w:val="center"/>
              <w:rPr>
                <w:b/>
              </w:rPr>
            </w:pPr>
            <w:r>
              <w:rPr>
                <w:b/>
              </w:rPr>
              <w:t xml:space="preserve">Paiement </w:t>
            </w:r>
            <w:r w:rsidR="004520BD">
              <w:rPr>
                <w:b/>
              </w:rPr>
              <w:t xml:space="preserve">brut </w:t>
            </w:r>
            <w:r>
              <w:rPr>
                <w:b/>
              </w:rPr>
              <w:t>reçu</w:t>
            </w:r>
          </w:p>
        </w:tc>
        <w:tc>
          <w:tcPr>
            <w:tcW w:w="1888" w:type="dxa"/>
            <w:shd w:val="clear" w:color="auto" w:fill="A6A6A6" w:themeFill="background1" w:themeFillShade="A6"/>
          </w:tcPr>
          <w:p w:rsidR="004D430F" w:rsidRDefault="004D430F" w:rsidP="00A459FD">
            <w:pPr>
              <w:pStyle w:val="ListParagraph"/>
              <w:ind w:left="0"/>
              <w:jc w:val="center"/>
              <w:rPr>
                <w:b/>
              </w:rPr>
            </w:pPr>
            <w:r>
              <w:rPr>
                <w:b/>
              </w:rPr>
              <w:t xml:space="preserve">Paiement </w:t>
            </w:r>
            <w:r w:rsidR="004520BD">
              <w:rPr>
                <w:b/>
              </w:rPr>
              <w:t>net</w:t>
            </w:r>
            <w:r>
              <w:rPr>
                <w:b/>
              </w:rPr>
              <w:t xml:space="preserve"> reçu</w:t>
            </w:r>
          </w:p>
        </w:tc>
        <w:tc>
          <w:tcPr>
            <w:tcW w:w="1903" w:type="dxa"/>
            <w:shd w:val="clear" w:color="auto" w:fill="A6A6A6" w:themeFill="background1" w:themeFillShade="A6"/>
          </w:tcPr>
          <w:p w:rsidR="004D430F" w:rsidRPr="00403734" w:rsidRDefault="004D430F" w:rsidP="00A459FD">
            <w:pPr>
              <w:pStyle w:val="ListParagraph"/>
              <w:ind w:left="0"/>
              <w:jc w:val="center"/>
              <w:rPr>
                <w:b/>
              </w:rPr>
            </w:pPr>
            <w:r>
              <w:rPr>
                <w:b/>
              </w:rPr>
              <w:t xml:space="preserve">Paiement </w:t>
            </w:r>
            <w:r w:rsidR="004520BD">
              <w:rPr>
                <w:b/>
              </w:rPr>
              <w:t xml:space="preserve">brut </w:t>
            </w:r>
            <w:r>
              <w:rPr>
                <w:b/>
              </w:rPr>
              <w:t>calculé</w:t>
            </w:r>
          </w:p>
        </w:tc>
        <w:tc>
          <w:tcPr>
            <w:tcW w:w="1713" w:type="dxa"/>
            <w:shd w:val="clear" w:color="auto" w:fill="A6A6A6" w:themeFill="background1" w:themeFillShade="A6"/>
          </w:tcPr>
          <w:p w:rsidR="004D430F" w:rsidRPr="00403734" w:rsidRDefault="004520BD" w:rsidP="00A459FD">
            <w:pPr>
              <w:pStyle w:val="ListParagraph"/>
              <w:ind w:left="0"/>
              <w:jc w:val="center"/>
              <w:rPr>
                <w:b/>
              </w:rPr>
            </w:pPr>
            <w:r>
              <w:rPr>
                <w:b/>
              </w:rPr>
              <w:t>R</w:t>
            </w:r>
            <w:r w:rsidR="004D430F">
              <w:rPr>
                <w:b/>
              </w:rPr>
              <w:t>éconciliation</w:t>
            </w:r>
          </w:p>
        </w:tc>
      </w:tr>
      <w:tr w:rsidR="004520BD" w:rsidTr="004D430F">
        <w:tc>
          <w:tcPr>
            <w:tcW w:w="1633" w:type="dxa"/>
          </w:tcPr>
          <w:p w:rsidR="004520BD" w:rsidRPr="00403734" w:rsidRDefault="004520BD"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67" w:type="dxa"/>
          </w:tcPr>
          <w:p w:rsidR="004520BD" w:rsidRPr="00403734" w:rsidRDefault="00246B4B" w:rsidP="00A459FD">
            <w:pPr>
              <w:pStyle w:val="ListParagraph"/>
              <w:ind w:left="0"/>
              <w:jc w:val="center"/>
              <w:rPr>
                <w:sz w:val="20"/>
              </w:rPr>
            </w:pPr>
            <w:r>
              <w:rPr>
                <w:sz w:val="20"/>
              </w:rPr>
              <w:t>27</w:t>
            </w:r>
            <w:r w:rsidR="004520BD">
              <w:rPr>
                <w:sz w:val="20"/>
              </w:rPr>
              <w:t>00 EUR</w:t>
            </w:r>
          </w:p>
        </w:tc>
        <w:tc>
          <w:tcPr>
            <w:tcW w:w="1888" w:type="dxa"/>
          </w:tcPr>
          <w:p w:rsidR="004520BD" w:rsidRPr="004520BD" w:rsidRDefault="00246B4B" w:rsidP="00A459FD">
            <w:pPr>
              <w:pStyle w:val="ListParagraph"/>
              <w:ind w:left="0"/>
              <w:jc w:val="center"/>
              <w:rPr>
                <w:b/>
                <w:sz w:val="20"/>
              </w:rPr>
            </w:pPr>
            <w:r>
              <w:rPr>
                <w:b/>
                <w:sz w:val="20"/>
              </w:rPr>
              <w:t>2430</w:t>
            </w:r>
            <w:r w:rsidR="004520BD" w:rsidRPr="004520BD">
              <w:rPr>
                <w:b/>
                <w:sz w:val="20"/>
              </w:rPr>
              <w:t xml:space="preserve"> EUR</w:t>
            </w:r>
          </w:p>
        </w:tc>
        <w:tc>
          <w:tcPr>
            <w:tcW w:w="1903" w:type="dxa"/>
          </w:tcPr>
          <w:p w:rsidR="004520BD" w:rsidRPr="004520BD" w:rsidRDefault="00246B4B" w:rsidP="00246B4B">
            <w:pPr>
              <w:pStyle w:val="ListParagraph"/>
              <w:ind w:left="0"/>
              <w:jc w:val="center"/>
              <w:rPr>
                <w:b/>
                <w:sz w:val="20"/>
              </w:rPr>
            </w:pPr>
            <w:r>
              <w:rPr>
                <w:b/>
                <w:sz w:val="20"/>
              </w:rPr>
              <w:t>2250</w:t>
            </w:r>
            <w:r w:rsidR="004520BD" w:rsidRPr="004520BD">
              <w:rPr>
                <w:b/>
                <w:sz w:val="20"/>
              </w:rPr>
              <w:t xml:space="preserve"> EUR</w:t>
            </w:r>
          </w:p>
        </w:tc>
        <w:tc>
          <w:tcPr>
            <w:tcW w:w="1713" w:type="dxa"/>
          </w:tcPr>
          <w:p w:rsidR="004520BD" w:rsidRPr="004520BD" w:rsidRDefault="004520BD" w:rsidP="00A459FD">
            <w:pPr>
              <w:pStyle w:val="ListParagraph"/>
              <w:ind w:left="0"/>
              <w:jc w:val="center"/>
              <w:rPr>
                <w:b/>
                <w:color w:val="FF0000"/>
                <w:sz w:val="20"/>
              </w:rPr>
            </w:pPr>
            <w:r w:rsidRPr="004520BD">
              <w:rPr>
                <w:b/>
                <w:color w:val="FF0000"/>
                <w:sz w:val="20"/>
              </w:rPr>
              <w:t xml:space="preserve">Alerte </w:t>
            </w:r>
          </w:p>
        </w:tc>
      </w:tr>
      <w:tr w:rsidR="004520BD" w:rsidTr="004D430F">
        <w:tc>
          <w:tcPr>
            <w:tcW w:w="1633" w:type="dxa"/>
          </w:tcPr>
          <w:p w:rsidR="004520BD" w:rsidRDefault="004520BD"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67" w:type="dxa"/>
          </w:tcPr>
          <w:p w:rsidR="004520BD" w:rsidRPr="00403734" w:rsidRDefault="004520BD" w:rsidP="00A459FD">
            <w:pPr>
              <w:pStyle w:val="ListParagraph"/>
              <w:ind w:left="0"/>
              <w:jc w:val="center"/>
              <w:rPr>
                <w:sz w:val="20"/>
              </w:rPr>
            </w:pPr>
            <w:r>
              <w:rPr>
                <w:sz w:val="20"/>
              </w:rPr>
              <w:t>500 EUR</w:t>
            </w:r>
          </w:p>
        </w:tc>
        <w:tc>
          <w:tcPr>
            <w:tcW w:w="1888" w:type="dxa"/>
          </w:tcPr>
          <w:p w:rsidR="004520BD" w:rsidRPr="004520BD" w:rsidRDefault="004520BD" w:rsidP="00A459FD">
            <w:pPr>
              <w:pStyle w:val="ListParagraph"/>
              <w:ind w:left="0"/>
              <w:jc w:val="center"/>
              <w:rPr>
                <w:b/>
                <w:sz w:val="20"/>
              </w:rPr>
            </w:pPr>
            <w:r w:rsidRPr="004520BD">
              <w:rPr>
                <w:b/>
                <w:sz w:val="20"/>
              </w:rPr>
              <w:t>400 EUR</w:t>
            </w:r>
          </w:p>
        </w:tc>
        <w:tc>
          <w:tcPr>
            <w:tcW w:w="1903" w:type="dxa"/>
          </w:tcPr>
          <w:p w:rsidR="004520BD" w:rsidRPr="004520BD" w:rsidRDefault="004520BD" w:rsidP="00A459FD">
            <w:pPr>
              <w:pStyle w:val="ListParagraph"/>
              <w:ind w:left="0"/>
              <w:jc w:val="center"/>
              <w:rPr>
                <w:b/>
                <w:sz w:val="20"/>
              </w:rPr>
            </w:pPr>
            <w:r w:rsidRPr="004520BD">
              <w:rPr>
                <w:b/>
                <w:sz w:val="20"/>
              </w:rPr>
              <w:t>500 EUR</w:t>
            </w:r>
          </w:p>
        </w:tc>
        <w:tc>
          <w:tcPr>
            <w:tcW w:w="1713" w:type="dxa"/>
          </w:tcPr>
          <w:p w:rsidR="004520BD" w:rsidRPr="004520BD" w:rsidRDefault="004520BD" w:rsidP="00A459FD">
            <w:pPr>
              <w:pStyle w:val="ListParagraph"/>
              <w:ind w:left="0"/>
              <w:jc w:val="center"/>
              <w:rPr>
                <w:b/>
                <w:color w:val="FF0000"/>
                <w:sz w:val="20"/>
              </w:rPr>
            </w:pPr>
            <w:r w:rsidRPr="004520BD">
              <w:rPr>
                <w:b/>
                <w:color w:val="FF0000"/>
                <w:sz w:val="20"/>
              </w:rPr>
              <w:t xml:space="preserve">Alerte </w:t>
            </w:r>
          </w:p>
        </w:tc>
      </w:tr>
    </w:tbl>
    <w:p w:rsidR="00683455" w:rsidRDefault="00683455" w:rsidP="00A459FD">
      <w:pPr>
        <w:pStyle w:val="ListParagraph"/>
        <w:spacing w:line="240" w:lineRule="auto"/>
        <w:ind w:left="284"/>
      </w:pPr>
    </w:p>
    <w:p w:rsidR="00721D42" w:rsidRDefault="004520BD" w:rsidP="00FB1421">
      <w:pPr>
        <w:pStyle w:val="ListParagraph"/>
        <w:numPr>
          <w:ilvl w:val="0"/>
          <w:numId w:val="47"/>
        </w:numPr>
        <w:spacing w:line="240" w:lineRule="auto"/>
        <w:ind w:left="284"/>
      </w:pPr>
      <w:r>
        <w:t>La réconciliation</w:t>
      </w:r>
      <w:r w:rsidR="004E574F">
        <w:t xml:space="preserve"> est déclenchée automatiquement et </w:t>
      </w:r>
      <w:r w:rsidR="00721D42">
        <w:t xml:space="preserve"> se fait sur la base des</w:t>
      </w:r>
      <w:r>
        <w:t xml:space="preserve"> </w:t>
      </w:r>
      <w:r w:rsidRPr="004520BD">
        <w:rPr>
          <w:b/>
        </w:rPr>
        <w:t>montant posté</w:t>
      </w:r>
      <w:r w:rsidR="00721D42">
        <w:rPr>
          <w:b/>
        </w:rPr>
        <w:t>s</w:t>
      </w:r>
      <w:r>
        <w:t xml:space="preserve"> (POST : posting amount) </w:t>
      </w:r>
      <w:r w:rsidR="00E80498">
        <w:t xml:space="preserve">par rapport </w:t>
      </w:r>
      <w:r w:rsidR="00563698">
        <w:t>aux montants</w:t>
      </w:r>
      <w:r>
        <w:t xml:space="preserve"> brut calculé</w:t>
      </w:r>
      <w:r w:rsidR="00721D42">
        <w:t>s</w:t>
      </w:r>
      <w:r>
        <w:t xml:space="preserve"> dans les exécutions </w:t>
      </w:r>
    </w:p>
    <w:p w:rsidR="004C5376" w:rsidRDefault="004C5376" w:rsidP="004C5376">
      <w:pPr>
        <w:pStyle w:val="ListParagraph"/>
        <w:spacing w:line="240" w:lineRule="auto"/>
        <w:ind w:left="284"/>
      </w:pPr>
    </w:p>
    <w:p w:rsidR="000F5BDC" w:rsidRDefault="004520BD" w:rsidP="00FB1421">
      <w:pPr>
        <w:pStyle w:val="ListParagraph"/>
        <w:numPr>
          <w:ilvl w:val="0"/>
          <w:numId w:val="12"/>
        </w:numPr>
        <w:spacing w:line="240" w:lineRule="auto"/>
        <w:jc w:val="both"/>
      </w:pPr>
      <w:r>
        <w:t>une alerte pour réconciliation partielle est générée dans le tableau de bord avec le détail des montants non réconciliés.</w:t>
      </w:r>
    </w:p>
    <w:p w:rsidR="004E574F" w:rsidRDefault="004E574F" w:rsidP="00FB1421">
      <w:pPr>
        <w:pStyle w:val="ListParagraph"/>
        <w:numPr>
          <w:ilvl w:val="0"/>
          <w:numId w:val="12"/>
        </w:numPr>
        <w:spacing w:line="240" w:lineRule="auto"/>
      </w:pPr>
      <w:r>
        <w:t>L’utilisateur vérifie manuellement les montan</w:t>
      </w:r>
      <w:r w:rsidR="0038596D">
        <w:t xml:space="preserve">ts reçus, </w:t>
      </w:r>
      <w:r>
        <w:t xml:space="preserve">la taxe prélevée pour chaque Nostro </w:t>
      </w:r>
      <w:r w:rsidR="0038596D">
        <w:t>et la quantité confirmé par le client = 2</w:t>
      </w:r>
      <w:r w:rsidR="00246B4B">
        <w:t>7</w:t>
      </w:r>
      <w:r w:rsidR="0038596D">
        <w:t>0 (COMB : confirmed balance)</w:t>
      </w:r>
    </w:p>
    <w:p w:rsidR="00E43A18" w:rsidRDefault="00E43A18" w:rsidP="00FB1421">
      <w:pPr>
        <w:pStyle w:val="ListParagraph"/>
        <w:numPr>
          <w:ilvl w:val="0"/>
          <w:numId w:val="12"/>
        </w:numPr>
        <w:spacing w:line="240" w:lineRule="auto"/>
      </w:pPr>
      <w:r>
        <w:t>La quantité confirmé 270  correspond à la position arrêtée le jour de ex-date = 250, plus l’opération entrée dans le système tardivement achat de 20 actions.</w:t>
      </w:r>
    </w:p>
    <w:p w:rsidR="004C5376" w:rsidRDefault="004C5376" w:rsidP="004C5376">
      <w:pPr>
        <w:spacing w:line="240" w:lineRule="auto"/>
      </w:pPr>
    </w:p>
    <w:p w:rsidR="004C5376" w:rsidRDefault="004C5376" w:rsidP="004C5376">
      <w:pPr>
        <w:spacing w:line="240" w:lineRule="auto"/>
      </w:pPr>
    </w:p>
    <w:p w:rsidR="004C5376" w:rsidRDefault="004C5376" w:rsidP="004C5376">
      <w:pPr>
        <w:spacing w:line="240" w:lineRule="auto"/>
      </w:pPr>
    </w:p>
    <w:tbl>
      <w:tblPr>
        <w:tblStyle w:val="TableGrid"/>
        <w:tblW w:w="0" w:type="auto"/>
        <w:tblInd w:w="284" w:type="dxa"/>
        <w:tblLook w:val="04A0"/>
      </w:tblPr>
      <w:tblGrid>
        <w:gridCol w:w="1612"/>
        <w:gridCol w:w="1818"/>
        <w:gridCol w:w="1844"/>
        <w:gridCol w:w="1864"/>
        <w:gridCol w:w="1866"/>
      </w:tblGrid>
      <w:tr w:rsidR="00585C7C" w:rsidRPr="00403734" w:rsidTr="00B91691">
        <w:tc>
          <w:tcPr>
            <w:tcW w:w="1612" w:type="dxa"/>
            <w:shd w:val="clear" w:color="auto" w:fill="A6A6A6" w:themeFill="background1" w:themeFillShade="A6"/>
          </w:tcPr>
          <w:p w:rsidR="00585C7C" w:rsidRPr="00403734" w:rsidRDefault="00585C7C" w:rsidP="00B91691">
            <w:pPr>
              <w:pStyle w:val="ListParagraph"/>
              <w:ind w:left="0"/>
              <w:jc w:val="center"/>
              <w:rPr>
                <w:b/>
              </w:rPr>
            </w:pPr>
            <w:r>
              <w:rPr>
                <w:b/>
              </w:rPr>
              <w:t>Compte Nostro</w:t>
            </w:r>
          </w:p>
        </w:tc>
        <w:tc>
          <w:tcPr>
            <w:tcW w:w="1818" w:type="dxa"/>
            <w:shd w:val="clear" w:color="auto" w:fill="A6A6A6" w:themeFill="background1" w:themeFillShade="A6"/>
          </w:tcPr>
          <w:p w:rsidR="00585C7C" w:rsidRDefault="00585C7C" w:rsidP="00B91691">
            <w:pPr>
              <w:pStyle w:val="ListParagraph"/>
              <w:ind w:left="0"/>
              <w:jc w:val="center"/>
              <w:rPr>
                <w:b/>
              </w:rPr>
            </w:pPr>
            <w:r>
              <w:rPr>
                <w:b/>
              </w:rPr>
              <w:t>Balance  confirmé</w:t>
            </w:r>
          </w:p>
        </w:tc>
        <w:tc>
          <w:tcPr>
            <w:tcW w:w="1844" w:type="dxa"/>
            <w:shd w:val="clear" w:color="auto" w:fill="A6A6A6" w:themeFill="background1" w:themeFillShade="A6"/>
          </w:tcPr>
          <w:p w:rsidR="00585C7C" w:rsidRPr="00403734" w:rsidRDefault="00585C7C" w:rsidP="00B91691">
            <w:pPr>
              <w:pStyle w:val="ListParagraph"/>
              <w:ind w:left="0"/>
              <w:jc w:val="center"/>
              <w:rPr>
                <w:b/>
              </w:rPr>
            </w:pPr>
            <w:r>
              <w:rPr>
                <w:b/>
              </w:rPr>
              <w:t>Paiement brut reçu</w:t>
            </w:r>
          </w:p>
        </w:tc>
        <w:tc>
          <w:tcPr>
            <w:tcW w:w="1864" w:type="dxa"/>
            <w:shd w:val="clear" w:color="auto" w:fill="A6A6A6" w:themeFill="background1" w:themeFillShade="A6"/>
          </w:tcPr>
          <w:p w:rsidR="00585C7C" w:rsidRDefault="00585C7C" w:rsidP="00B91691">
            <w:pPr>
              <w:pStyle w:val="ListParagraph"/>
              <w:ind w:left="0"/>
              <w:jc w:val="center"/>
              <w:rPr>
                <w:b/>
              </w:rPr>
            </w:pPr>
            <w:r>
              <w:rPr>
                <w:b/>
              </w:rPr>
              <w:t>Paiement net reçu</w:t>
            </w:r>
          </w:p>
        </w:tc>
        <w:tc>
          <w:tcPr>
            <w:tcW w:w="1866" w:type="dxa"/>
            <w:shd w:val="clear" w:color="auto" w:fill="A6A6A6" w:themeFill="background1" w:themeFillShade="A6"/>
          </w:tcPr>
          <w:p w:rsidR="00585C7C" w:rsidRPr="00403734" w:rsidRDefault="00585C7C" w:rsidP="00B91691">
            <w:pPr>
              <w:pStyle w:val="ListParagraph"/>
              <w:ind w:left="0"/>
              <w:jc w:val="center"/>
              <w:rPr>
                <w:b/>
              </w:rPr>
            </w:pPr>
            <w:r>
              <w:rPr>
                <w:b/>
              </w:rPr>
              <w:t xml:space="preserve">Taux de  taxe </w:t>
            </w:r>
          </w:p>
        </w:tc>
      </w:tr>
      <w:tr w:rsidR="00585C7C" w:rsidRPr="004520BD" w:rsidTr="00B91691">
        <w:tc>
          <w:tcPr>
            <w:tcW w:w="1612" w:type="dxa"/>
          </w:tcPr>
          <w:p w:rsidR="00585C7C" w:rsidRPr="00403734" w:rsidRDefault="00585C7C" w:rsidP="00B91691">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18" w:type="dxa"/>
          </w:tcPr>
          <w:p w:rsidR="00585C7C" w:rsidRPr="00585C7C" w:rsidRDefault="00585C7C" w:rsidP="00B91691">
            <w:pPr>
              <w:pStyle w:val="ListParagraph"/>
              <w:ind w:left="0"/>
              <w:jc w:val="center"/>
              <w:rPr>
                <w:b/>
                <w:color w:val="FF0000"/>
                <w:sz w:val="20"/>
              </w:rPr>
            </w:pPr>
            <w:r w:rsidRPr="00585C7C">
              <w:rPr>
                <w:b/>
                <w:color w:val="FF0000"/>
                <w:sz w:val="20"/>
              </w:rPr>
              <w:t>270</w:t>
            </w:r>
          </w:p>
        </w:tc>
        <w:tc>
          <w:tcPr>
            <w:tcW w:w="1844" w:type="dxa"/>
          </w:tcPr>
          <w:p w:rsidR="00585C7C" w:rsidRPr="00403734" w:rsidRDefault="00585C7C" w:rsidP="00B91691">
            <w:pPr>
              <w:pStyle w:val="ListParagraph"/>
              <w:ind w:left="0"/>
              <w:jc w:val="center"/>
              <w:rPr>
                <w:sz w:val="20"/>
              </w:rPr>
            </w:pPr>
            <w:r>
              <w:rPr>
                <w:sz w:val="20"/>
              </w:rPr>
              <w:t>2700 EUR</w:t>
            </w:r>
          </w:p>
        </w:tc>
        <w:tc>
          <w:tcPr>
            <w:tcW w:w="1864" w:type="dxa"/>
          </w:tcPr>
          <w:p w:rsidR="00585C7C" w:rsidRPr="004520BD" w:rsidRDefault="00585C7C" w:rsidP="00B91691">
            <w:pPr>
              <w:pStyle w:val="ListParagraph"/>
              <w:ind w:left="0"/>
              <w:jc w:val="center"/>
              <w:rPr>
                <w:b/>
                <w:sz w:val="20"/>
              </w:rPr>
            </w:pPr>
            <w:r>
              <w:rPr>
                <w:b/>
                <w:sz w:val="20"/>
              </w:rPr>
              <w:t>2430</w:t>
            </w:r>
            <w:r w:rsidRPr="004520BD">
              <w:rPr>
                <w:b/>
                <w:sz w:val="20"/>
              </w:rPr>
              <w:t xml:space="preserve"> EUR</w:t>
            </w:r>
          </w:p>
        </w:tc>
        <w:tc>
          <w:tcPr>
            <w:tcW w:w="1866" w:type="dxa"/>
          </w:tcPr>
          <w:p w:rsidR="00585C7C" w:rsidRPr="004520BD" w:rsidRDefault="00585C7C" w:rsidP="00B91691">
            <w:pPr>
              <w:pStyle w:val="ListParagraph"/>
              <w:ind w:left="0"/>
              <w:jc w:val="center"/>
              <w:rPr>
                <w:b/>
                <w:sz w:val="20"/>
              </w:rPr>
            </w:pPr>
            <w:r>
              <w:rPr>
                <w:b/>
                <w:sz w:val="20"/>
              </w:rPr>
              <w:t>10%</w:t>
            </w:r>
          </w:p>
        </w:tc>
      </w:tr>
      <w:tr w:rsidR="00585C7C" w:rsidRPr="004520BD" w:rsidTr="00B91691">
        <w:tc>
          <w:tcPr>
            <w:tcW w:w="1612" w:type="dxa"/>
          </w:tcPr>
          <w:p w:rsidR="00585C7C" w:rsidRDefault="00585C7C" w:rsidP="00B91691">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18" w:type="dxa"/>
          </w:tcPr>
          <w:p w:rsidR="00585C7C" w:rsidRDefault="00585C7C" w:rsidP="00B91691">
            <w:pPr>
              <w:pStyle w:val="ListParagraph"/>
              <w:ind w:left="0"/>
              <w:jc w:val="center"/>
              <w:rPr>
                <w:sz w:val="20"/>
              </w:rPr>
            </w:pPr>
            <w:r>
              <w:rPr>
                <w:sz w:val="20"/>
              </w:rPr>
              <w:t>50</w:t>
            </w:r>
          </w:p>
        </w:tc>
        <w:tc>
          <w:tcPr>
            <w:tcW w:w="1844" w:type="dxa"/>
          </w:tcPr>
          <w:p w:rsidR="00585C7C" w:rsidRPr="00403734" w:rsidRDefault="00585C7C" w:rsidP="00B91691">
            <w:pPr>
              <w:pStyle w:val="ListParagraph"/>
              <w:ind w:left="0"/>
              <w:jc w:val="center"/>
              <w:rPr>
                <w:sz w:val="20"/>
              </w:rPr>
            </w:pPr>
            <w:r>
              <w:rPr>
                <w:sz w:val="20"/>
              </w:rPr>
              <w:t>500 EUR</w:t>
            </w:r>
          </w:p>
        </w:tc>
        <w:tc>
          <w:tcPr>
            <w:tcW w:w="1864" w:type="dxa"/>
          </w:tcPr>
          <w:p w:rsidR="00585C7C" w:rsidRPr="004520BD" w:rsidRDefault="00585C7C" w:rsidP="00B91691">
            <w:pPr>
              <w:pStyle w:val="ListParagraph"/>
              <w:ind w:left="0"/>
              <w:jc w:val="center"/>
              <w:rPr>
                <w:b/>
                <w:sz w:val="20"/>
              </w:rPr>
            </w:pPr>
            <w:r w:rsidRPr="004520BD">
              <w:rPr>
                <w:b/>
                <w:sz w:val="20"/>
              </w:rPr>
              <w:t>400 EUR</w:t>
            </w:r>
          </w:p>
        </w:tc>
        <w:tc>
          <w:tcPr>
            <w:tcW w:w="1866" w:type="dxa"/>
          </w:tcPr>
          <w:p w:rsidR="00585C7C" w:rsidRPr="004520BD" w:rsidRDefault="00585C7C" w:rsidP="00B91691">
            <w:pPr>
              <w:pStyle w:val="ListParagraph"/>
              <w:ind w:left="0"/>
              <w:jc w:val="center"/>
              <w:rPr>
                <w:b/>
                <w:sz w:val="20"/>
              </w:rPr>
            </w:pPr>
            <w:r>
              <w:rPr>
                <w:b/>
                <w:sz w:val="20"/>
              </w:rPr>
              <w:t>20%</w:t>
            </w:r>
          </w:p>
        </w:tc>
      </w:tr>
    </w:tbl>
    <w:p w:rsidR="00E43A18" w:rsidRDefault="00E43A18" w:rsidP="00E43A18">
      <w:pPr>
        <w:pStyle w:val="ListParagraph"/>
        <w:spacing w:line="240" w:lineRule="auto"/>
      </w:pPr>
    </w:p>
    <w:p w:rsidR="00E43A18" w:rsidRDefault="00E43A18" w:rsidP="00FB1421">
      <w:pPr>
        <w:pStyle w:val="ListParagraph"/>
        <w:numPr>
          <w:ilvl w:val="0"/>
          <w:numId w:val="47"/>
        </w:numPr>
        <w:spacing w:line="240" w:lineRule="auto"/>
        <w:ind w:left="284"/>
      </w:pPr>
      <w:r>
        <w:t>L’utilisateur doit générer une réclamation pour les 20 achats pour pouvoir réconcilier la totalité du paiement, la réclamation ne sera pas envoyée</w:t>
      </w:r>
      <w:r w:rsidR="00EE4CE2">
        <w:t xml:space="preserve"> à la contrepartie</w:t>
      </w:r>
      <w:r>
        <w:t>.</w:t>
      </w:r>
    </w:p>
    <w:p w:rsidR="00A459FD" w:rsidRDefault="00A459FD" w:rsidP="00A459FD">
      <w:pPr>
        <w:pStyle w:val="ListParagraph"/>
        <w:spacing w:line="240" w:lineRule="auto"/>
      </w:pPr>
    </w:p>
    <w:tbl>
      <w:tblPr>
        <w:tblStyle w:val="TableGrid"/>
        <w:tblW w:w="0" w:type="auto"/>
        <w:tblInd w:w="284" w:type="dxa"/>
        <w:tblLook w:val="04A0"/>
      </w:tblPr>
      <w:tblGrid>
        <w:gridCol w:w="1845"/>
        <w:gridCol w:w="1645"/>
        <w:gridCol w:w="1880"/>
        <w:gridCol w:w="1917"/>
        <w:gridCol w:w="1717"/>
      </w:tblGrid>
      <w:tr w:rsidR="00585C7C" w:rsidRPr="00403734" w:rsidTr="00B91691">
        <w:tc>
          <w:tcPr>
            <w:tcW w:w="1845" w:type="dxa"/>
            <w:shd w:val="clear" w:color="auto" w:fill="A6A6A6" w:themeFill="background1" w:themeFillShade="A6"/>
          </w:tcPr>
          <w:p w:rsidR="00585C7C" w:rsidRPr="00403734" w:rsidRDefault="00585C7C" w:rsidP="00B91691">
            <w:pPr>
              <w:pStyle w:val="ListParagraph"/>
              <w:ind w:left="0"/>
              <w:jc w:val="center"/>
              <w:rPr>
                <w:b/>
              </w:rPr>
            </w:pPr>
            <w:r>
              <w:rPr>
                <w:b/>
              </w:rPr>
              <w:t>Compte client</w:t>
            </w:r>
          </w:p>
        </w:tc>
        <w:tc>
          <w:tcPr>
            <w:tcW w:w="1645" w:type="dxa"/>
            <w:shd w:val="clear" w:color="auto" w:fill="A6A6A6" w:themeFill="background1" w:themeFillShade="A6"/>
          </w:tcPr>
          <w:p w:rsidR="00585C7C" w:rsidRPr="00403734" w:rsidRDefault="00585C7C" w:rsidP="00B91691">
            <w:pPr>
              <w:pStyle w:val="ListParagraph"/>
              <w:ind w:left="0"/>
              <w:jc w:val="center"/>
              <w:rPr>
                <w:b/>
              </w:rPr>
            </w:pPr>
            <w:r>
              <w:rPr>
                <w:b/>
              </w:rPr>
              <w:t>Compte Nostro</w:t>
            </w:r>
          </w:p>
        </w:tc>
        <w:tc>
          <w:tcPr>
            <w:tcW w:w="1880" w:type="dxa"/>
            <w:shd w:val="clear" w:color="auto" w:fill="A6A6A6" w:themeFill="background1" w:themeFillShade="A6"/>
          </w:tcPr>
          <w:p w:rsidR="00585C7C" w:rsidRPr="00403734" w:rsidRDefault="00585C7C" w:rsidP="00B91691">
            <w:pPr>
              <w:pStyle w:val="ListParagraph"/>
              <w:ind w:left="0"/>
              <w:jc w:val="center"/>
              <w:rPr>
                <w:b/>
              </w:rPr>
            </w:pPr>
            <w:r w:rsidRPr="00403734">
              <w:rPr>
                <w:b/>
              </w:rPr>
              <w:t>Position</w:t>
            </w:r>
            <w:r>
              <w:rPr>
                <w:b/>
              </w:rPr>
              <w:t xml:space="preserve"> éligible</w:t>
            </w:r>
          </w:p>
        </w:tc>
        <w:tc>
          <w:tcPr>
            <w:tcW w:w="1917" w:type="dxa"/>
            <w:shd w:val="clear" w:color="auto" w:fill="A6A6A6" w:themeFill="background1" w:themeFillShade="A6"/>
          </w:tcPr>
          <w:p w:rsidR="00585C7C" w:rsidRPr="00403734" w:rsidRDefault="00585C7C" w:rsidP="00B91691">
            <w:pPr>
              <w:pStyle w:val="ListParagraph"/>
              <w:ind w:left="0"/>
              <w:jc w:val="center"/>
              <w:rPr>
                <w:b/>
              </w:rPr>
            </w:pPr>
            <w:r>
              <w:rPr>
                <w:b/>
              </w:rPr>
              <w:t>Crédit Espèce</w:t>
            </w:r>
          </w:p>
        </w:tc>
        <w:tc>
          <w:tcPr>
            <w:tcW w:w="1717" w:type="dxa"/>
            <w:shd w:val="clear" w:color="auto" w:fill="A6A6A6" w:themeFill="background1" w:themeFillShade="A6"/>
          </w:tcPr>
          <w:p w:rsidR="00585C7C" w:rsidRPr="00403734" w:rsidRDefault="00585C7C" w:rsidP="00B91691">
            <w:pPr>
              <w:pStyle w:val="ListParagraph"/>
              <w:ind w:left="0"/>
              <w:jc w:val="center"/>
              <w:rPr>
                <w:b/>
              </w:rPr>
            </w:pPr>
            <w:r>
              <w:rPr>
                <w:b/>
              </w:rPr>
              <w:t>réclamations</w:t>
            </w:r>
          </w:p>
        </w:tc>
      </w:tr>
      <w:tr w:rsidR="00585C7C" w:rsidRPr="00403734" w:rsidTr="00B91691">
        <w:tc>
          <w:tcPr>
            <w:tcW w:w="1845" w:type="dxa"/>
          </w:tcPr>
          <w:p w:rsidR="00585C7C" w:rsidRPr="00403734" w:rsidRDefault="00585C7C" w:rsidP="00B91691">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585C7C" w:rsidRPr="00403734" w:rsidRDefault="00585C7C" w:rsidP="00B91691">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85C7C" w:rsidRPr="00403734" w:rsidRDefault="00585C7C" w:rsidP="00B91691">
            <w:pPr>
              <w:pStyle w:val="ListParagraph"/>
              <w:ind w:left="0"/>
              <w:jc w:val="center"/>
              <w:rPr>
                <w:sz w:val="20"/>
              </w:rPr>
            </w:pPr>
            <w:r>
              <w:rPr>
                <w:sz w:val="20"/>
              </w:rPr>
              <w:t>20</w:t>
            </w:r>
          </w:p>
        </w:tc>
        <w:tc>
          <w:tcPr>
            <w:tcW w:w="1917" w:type="dxa"/>
          </w:tcPr>
          <w:p w:rsidR="00585C7C" w:rsidRPr="00403734" w:rsidRDefault="00585C7C" w:rsidP="00B91691">
            <w:pPr>
              <w:pStyle w:val="ListParagraph"/>
              <w:ind w:left="0"/>
              <w:jc w:val="center"/>
              <w:rPr>
                <w:sz w:val="20"/>
              </w:rPr>
            </w:pPr>
            <w:r>
              <w:rPr>
                <w:sz w:val="20"/>
              </w:rPr>
              <w:t>200 EUR</w:t>
            </w:r>
          </w:p>
        </w:tc>
        <w:tc>
          <w:tcPr>
            <w:tcW w:w="1717" w:type="dxa"/>
          </w:tcPr>
          <w:p w:rsidR="00585C7C" w:rsidRPr="00403734" w:rsidRDefault="00585C7C" w:rsidP="00B91691">
            <w:pPr>
              <w:pStyle w:val="ListParagraph"/>
              <w:ind w:left="0"/>
              <w:jc w:val="center"/>
              <w:rPr>
                <w:sz w:val="20"/>
              </w:rPr>
            </w:pPr>
            <w:r>
              <w:rPr>
                <w:sz w:val="20"/>
              </w:rPr>
              <w:t>Oui</w:t>
            </w:r>
          </w:p>
        </w:tc>
      </w:tr>
    </w:tbl>
    <w:p w:rsidR="004E574F" w:rsidRDefault="004E574F" w:rsidP="00585C7C">
      <w:pPr>
        <w:spacing w:line="240" w:lineRule="auto"/>
      </w:pPr>
    </w:p>
    <w:p w:rsidR="00597C9A" w:rsidRDefault="00585C7C" w:rsidP="00FB1421">
      <w:pPr>
        <w:pStyle w:val="ListParagraph"/>
        <w:numPr>
          <w:ilvl w:val="0"/>
          <w:numId w:val="47"/>
        </w:numPr>
        <w:spacing w:line="240" w:lineRule="auto"/>
        <w:ind w:left="284"/>
      </w:pPr>
      <w:r>
        <w:t>Réconciliation manuelle puis a</w:t>
      </w:r>
      <w:r w:rsidR="00721D42">
        <w:t xml:space="preserve">llocation manuelle aux clients : une fois la réconciliation est traitée, </w:t>
      </w:r>
      <w:r w:rsidR="00597C9A">
        <w:t>le processus d</w:t>
      </w:r>
      <w:r w:rsidR="00721D42">
        <w:t>’</w:t>
      </w:r>
      <w:r w:rsidR="00597C9A">
        <w:t>allocation se déclenche, l’</w:t>
      </w:r>
      <w:r w:rsidR="00107A11">
        <w:t>utilisateur</w:t>
      </w:r>
      <w:r w:rsidR="00597C9A">
        <w:t xml:space="preserve"> doit allouer manuellement aux clients les montants </w:t>
      </w:r>
      <w:r w:rsidR="00107A11">
        <w:t>réconciliés</w:t>
      </w:r>
      <w:r w:rsidR="00597C9A">
        <w:t>.</w:t>
      </w:r>
    </w:p>
    <w:p w:rsidR="00721D42" w:rsidRDefault="00597C9A" w:rsidP="00FB1421">
      <w:pPr>
        <w:pStyle w:val="ListParagraph"/>
        <w:numPr>
          <w:ilvl w:val="0"/>
          <w:numId w:val="12"/>
        </w:numPr>
        <w:spacing w:line="240" w:lineRule="auto"/>
      </w:pPr>
      <w:r>
        <w:t>Allocation manuelle du paiement Nostro 1 puis Nostro 2.</w:t>
      </w:r>
    </w:p>
    <w:tbl>
      <w:tblPr>
        <w:tblStyle w:val="TableGrid"/>
        <w:tblW w:w="0" w:type="auto"/>
        <w:tblInd w:w="284" w:type="dxa"/>
        <w:tblLook w:val="04A0"/>
      </w:tblPr>
      <w:tblGrid>
        <w:gridCol w:w="1667"/>
        <w:gridCol w:w="1843"/>
        <w:gridCol w:w="1843"/>
        <w:gridCol w:w="1984"/>
      </w:tblGrid>
      <w:tr w:rsidR="00721D42" w:rsidRPr="00403734" w:rsidTr="00597C9A">
        <w:tc>
          <w:tcPr>
            <w:tcW w:w="1667" w:type="dxa"/>
            <w:shd w:val="clear" w:color="auto" w:fill="A6A6A6" w:themeFill="background1" w:themeFillShade="A6"/>
          </w:tcPr>
          <w:p w:rsidR="00721D42" w:rsidRPr="00403734" w:rsidRDefault="00721D42" w:rsidP="00A459FD">
            <w:pPr>
              <w:pStyle w:val="ListParagraph"/>
              <w:ind w:left="0"/>
              <w:jc w:val="center"/>
              <w:rPr>
                <w:b/>
              </w:rPr>
            </w:pPr>
            <w:r>
              <w:rPr>
                <w:b/>
              </w:rPr>
              <w:t>Compte Nostro</w:t>
            </w:r>
          </w:p>
        </w:tc>
        <w:tc>
          <w:tcPr>
            <w:tcW w:w="1843" w:type="dxa"/>
            <w:shd w:val="clear" w:color="auto" w:fill="A6A6A6" w:themeFill="background1" w:themeFillShade="A6"/>
          </w:tcPr>
          <w:p w:rsidR="00721D42" w:rsidRPr="00403734" w:rsidRDefault="00721D42" w:rsidP="00A459FD">
            <w:pPr>
              <w:pStyle w:val="ListParagraph"/>
              <w:ind w:left="0"/>
              <w:jc w:val="center"/>
              <w:rPr>
                <w:b/>
              </w:rPr>
            </w:pPr>
            <w:r>
              <w:rPr>
                <w:b/>
              </w:rPr>
              <w:t>Montant réconcilié</w:t>
            </w:r>
          </w:p>
        </w:tc>
        <w:tc>
          <w:tcPr>
            <w:tcW w:w="1843" w:type="dxa"/>
            <w:shd w:val="clear" w:color="auto" w:fill="A6A6A6" w:themeFill="background1" w:themeFillShade="A6"/>
          </w:tcPr>
          <w:p w:rsidR="00721D42" w:rsidRPr="00403734" w:rsidRDefault="00721D42" w:rsidP="00A459FD">
            <w:pPr>
              <w:pStyle w:val="ListParagraph"/>
              <w:ind w:left="0"/>
              <w:jc w:val="center"/>
              <w:rPr>
                <w:b/>
              </w:rPr>
            </w:pPr>
            <w:r>
              <w:rPr>
                <w:b/>
              </w:rPr>
              <w:t>Compte client</w:t>
            </w:r>
          </w:p>
        </w:tc>
        <w:tc>
          <w:tcPr>
            <w:tcW w:w="1984" w:type="dxa"/>
            <w:shd w:val="clear" w:color="auto" w:fill="A6A6A6" w:themeFill="background1" w:themeFillShade="A6"/>
          </w:tcPr>
          <w:p w:rsidR="00721D42" w:rsidRPr="00403734" w:rsidRDefault="00721D42" w:rsidP="00A459FD">
            <w:pPr>
              <w:pStyle w:val="ListParagraph"/>
              <w:ind w:left="0"/>
              <w:jc w:val="center"/>
              <w:rPr>
                <w:b/>
              </w:rPr>
            </w:pPr>
            <w:r>
              <w:rPr>
                <w:b/>
              </w:rPr>
              <w:t xml:space="preserve">Montant </w:t>
            </w:r>
            <w:r w:rsidR="00597C9A">
              <w:rPr>
                <w:b/>
              </w:rPr>
              <w:t>alloué</w:t>
            </w:r>
            <w:r>
              <w:rPr>
                <w:b/>
              </w:rPr>
              <w:t xml:space="preserve"> </w:t>
            </w:r>
          </w:p>
        </w:tc>
      </w:tr>
      <w:tr w:rsidR="00721D42" w:rsidTr="00597C9A">
        <w:tc>
          <w:tcPr>
            <w:tcW w:w="1667" w:type="dxa"/>
            <w:vMerge w:val="restart"/>
          </w:tcPr>
          <w:p w:rsidR="00721D42" w:rsidRPr="00403734" w:rsidRDefault="00721D42"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43" w:type="dxa"/>
            <w:vMerge w:val="restart"/>
          </w:tcPr>
          <w:p w:rsidR="00721D42" w:rsidRPr="00403734" w:rsidRDefault="00721D42" w:rsidP="00A459FD">
            <w:pPr>
              <w:pStyle w:val="ListParagraph"/>
              <w:ind w:left="0"/>
              <w:jc w:val="center"/>
              <w:rPr>
                <w:sz w:val="20"/>
              </w:rPr>
            </w:pPr>
            <w:r>
              <w:rPr>
                <w:sz w:val="20"/>
              </w:rPr>
              <w:t>2430</w:t>
            </w:r>
          </w:p>
        </w:tc>
        <w:tc>
          <w:tcPr>
            <w:tcW w:w="1843" w:type="dxa"/>
          </w:tcPr>
          <w:p w:rsidR="00721D42" w:rsidRPr="00403734" w:rsidRDefault="00721D42"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984" w:type="dxa"/>
          </w:tcPr>
          <w:p w:rsidR="00721D42" w:rsidRPr="00403734" w:rsidRDefault="00721D42" w:rsidP="00A459FD">
            <w:pPr>
              <w:pStyle w:val="ListParagraph"/>
              <w:ind w:left="0"/>
              <w:jc w:val="center"/>
              <w:rPr>
                <w:sz w:val="20"/>
              </w:rPr>
            </w:pPr>
            <w:r>
              <w:rPr>
                <w:sz w:val="20"/>
              </w:rPr>
              <w:t>1080 EUR</w:t>
            </w:r>
          </w:p>
        </w:tc>
      </w:tr>
      <w:tr w:rsidR="00721D42" w:rsidTr="00597C9A">
        <w:tc>
          <w:tcPr>
            <w:tcW w:w="1667" w:type="dxa"/>
            <w:vMerge/>
          </w:tcPr>
          <w:p w:rsidR="00721D42" w:rsidRPr="00403734" w:rsidRDefault="00721D42" w:rsidP="00A459FD">
            <w:pPr>
              <w:pStyle w:val="ListParagraph"/>
              <w:ind w:left="0"/>
              <w:jc w:val="center"/>
              <w:rPr>
                <w:sz w:val="20"/>
              </w:rPr>
            </w:pPr>
          </w:p>
        </w:tc>
        <w:tc>
          <w:tcPr>
            <w:tcW w:w="1843" w:type="dxa"/>
            <w:vMerge/>
          </w:tcPr>
          <w:p w:rsidR="00721D42" w:rsidRPr="00403734" w:rsidRDefault="00721D42" w:rsidP="00A459FD">
            <w:pPr>
              <w:pStyle w:val="ListParagraph"/>
              <w:ind w:left="0"/>
              <w:jc w:val="center"/>
              <w:rPr>
                <w:sz w:val="20"/>
              </w:rPr>
            </w:pPr>
          </w:p>
        </w:tc>
        <w:tc>
          <w:tcPr>
            <w:tcW w:w="1843" w:type="dxa"/>
          </w:tcPr>
          <w:p w:rsidR="00721D42" w:rsidRPr="00403734" w:rsidRDefault="00721D42"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984" w:type="dxa"/>
          </w:tcPr>
          <w:p w:rsidR="00721D42" w:rsidRPr="00403734" w:rsidRDefault="00721D42" w:rsidP="00A459FD">
            <w:pPr>
              <w:jc w:val="center"/>
              <w:rPr>
                <w:sz w:val="20"/>
              </w:rPr>
            </w:pPr>
            <w:r>
              <w:rPr>
                <w:sz w:val="20"/>
              </w:rPr>
              <w:t>1350 EUR</w:t>
            </w:r>
          </w:p>
        </w:tc>
      </w:tr>
      <w:tr w:rsidR="00721D42" w:rsidTr="00597C9A">
        <w:tc>
          <w:tcPr>
            <w:tcW w:w="1667" w:type="dxa"/>
          </w:tcPr>
          <w:p w:rsidR="00721D42" w:rsidRDefault="00721D42"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721D42" w:rsidRPr="00403734" w:rsidRDefault="00721D42" w:rsidP="00A459FD">
            <w:pPr>
              <w:pStyle w:val="ListParagraph"/>
              <w:ind w:left="0"/>
              <w:jc w:val="center"/>
              <w:rPr>
                <w:sz w:val="20"/>
              </w:rPr>
            </w:pPr>
            <w:r>
              <w:rPr>
                <w:sz w:val="20"/>
              </w:rPr>
              <w:t>400</w:t>
            </w:r>
          </w:p>
        </w:tc>
        <w:tc>
          <w:tcPr>
            <w:tcW w:w="1843" w:type="dxa"/>
          </w:tcPr>
          <w:p w:rsidR="00721D42" w:rsidRPr="00403734" w:rsidRDefault="00721D42"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84" w:type="dxa"/>
          </w:tcPr>
          <w:p w:rsidR="00721D42" w:rsidRPr="00403734" w:rsidRDefault="00721D42" w:rsidP="00A459FD">
            <w:pPr>
              <w:pStyle w:val="ListParagraph"/>
              <w:tabs>
                <w:tab w:val="left" w:pos="693"/>
                <w:tab w:val="center" w:pos="850"/>
              </w:tabs>
              <w:ind w:left="0"/>
              <w:jc w:val="center"/>
              <w:rPr>
                <w:sz w:val="20"/>
              </w:rPr>
            </w:pPr>
            <w:r>
              <w:rPr>
                <w:sz w:val="20"/>
              </w:rPr>
              <w:t>400 EUR</w:t>
            </w:r>
          </w:p>
        </w:tc>
      </w:tr>
    </w:tbl>
    <w:p w:rsidR="003B5059" w:rsidRDefault="003B5059" w:rsidP="00FB1421">
      <w:pPr>
        <w:pStyle w:val="ListParagraph"/>
        <w:numPr>
          <w:ilvl w:val="0"/>
          <w:numId w:val="47"/>
        </w:numPr>
        <w:spacing w:line="240" w:lineRule="auto"/>
        <w:ind w:left="284"/>
      </w:pPr>
      <w:r>
        <w:lastRenderedPageBreak/>
        <w:t>Création des paiements client et calcul des commissions.</w:t>
      </w:r>
      <w:r w:rsidR="0000297A">
        <w:t xml:space="preserve"> (</w:t>
      </w:r>
      <w:r w:rsidR="003A6B34">
        <w:t>Montant fixe</w:t>
      </w:r>
      <w:r w:rsidR="00650702">
        <w:t>: 20</w:t>
      </w:r>
      <w:r w:rsidR="0000297A">
        <w:t xml:space="preserve"> </w:t>
      </w:r>
      <w:r w:rsidR="00650702">
        <w:t>EUR)</w:t>
      </w:r>
    </w:p>
    <w:p w:rsidR="00C16450" w:rsidRDefault="00C16450" w:rsidP="00A459FD">
      <w:pPr>
        <w:spacing w:line="240" w:lineRule="auto"/>
        <w:ind w:left="-76"/>
      </w:pPr>
    </w:p>
    <w:p w:rsidR="00C16450" w:rsidRDefault="00A5431E" w:rsidP="00A459FD">
      <w:pPr>
        <w:spacing w:line="240" w:lineRule="auto"/>
        <w:ind w:left="-76"/>
      </w:pPr>
      <w:r>
        <w:t>Les paiements espèces  sont calculés et créés en attente de validation</w:t>
      </w:r>
    </w:p>
    <w:tbl>
      <w:tblPr>
        <w:tblStyle w:val="TableGrid"/>
        <w:tblW w:w="0" w:type="auto"/>
        <w:tblInd w:w="284" w:type="dxa"/>
        <w:tblLook w:val="04A0"/>
      </w:tblPr>
      <w:tblGrid>
        <w:gridCol w:w="1787"/>
        <w:gridCol w:w="1723"/>
        <w:gridCol w:w="1731"/>
        <w:gridCol w:w="1907"/>
        <w:gridCol w:w="1856"/>
      </w:tblGrid>
      <w:tr w:rsidR="00D36757" w:rsidRPr="00403734" w:rsidTr="00CC4B0C">
        <w:tc>
          <w:tcPr>
            <w:tcW w:w="1787" w:type="dxa"/>
            <w:shd w:val="clear" w:color="auto" w:fill="A6A6A6" w:themeFill="background1" w:themeFillShade="A6"/>
          </w:tcPr>
          <w:p w:rsidR="00D36757" w:rsidRPr="00403734" w:rsidRDefault="00D36757" w:rsidP="00A459FD">
            <w:pPr>
              <w:pStyle w:val="ListParagraph"/>
              <w:ind w:left="0"/>
              <w:jc w:val="center"/>
              <w:rPr>
                <w:b/>
              </w:rPr>
            </w:pPr>
            <w:r>
              <w:rPr>
                <w:b/>
              </w:rPr>
              <w:t>Compte client</w:t>
            </w:r>
          </w:p>
        </w:tc>
        <w:tc>
          <w:tcPr>
            <w:tcW w:w="1723" w:type="dxa"/>
            <w:shd w:val="clear" w:color="auto" w:fill="A6A6A6" w:themeFill="background1" w:themeFillShade="A6"/>
          </w:tcPr>
          <w:p w:rsidR="00D36757" w:rsidRPr="00403734" w:rsidRDefault="00D36757" w:rsidP="00CC4B0C">
            <w:pPr>
              <w:pStyle w:val="ListParagraph"/>
              <w:ind w:left="0"/>
              <w:jc w:val="center"/>
              <w:rPr>
                <w:b/>
              </w:rPr>
            </w:pPr>
            <w:r>
              <w:rPr>
                <w:b/>
              </w:rPr>
              <w:t xml:space="preserve">Montant </w:t>
            </w:r>
            <w:r w:rsidR="00CC4B0C">
              <w:rPr>
                <w:b/>
              </w:rPr>
              <w:t>alloué</w:t>
            </w:r>
          </w:p>
        </w:tc>
        <w:tc>
          <w:tcPr>
            <w:tcW w:w="1731" w:type="dxa"/>
            <w:shd w:val="clear" w:color="auto" w:fill="A6A6A6" w:themeFill="background1" w:themeFillShade="A6"/>
          </w:tcPr>
          <w:p w:rsidR="00D36757" w:rsidRPr="00403734" w:rsidRDefault="00D36757" w:rsidP="00A459FD">
            <w:pPr>
              <w:pStyle w:val="ListParagraph"/>
              <w:ind w:left="0"/>
              <w:jc w:val="center"/>
              <w:rPr>
                <w:b/>
              </w:rPr>
            </w:pPr>
            <w:r>
              <w:rPr>
                <w:b/>
              </w:rPr>
              <w:t>commissions</w:t>
            </w:r>
          </w:p>
        </w:tc>
        <w:tc>
          <w:tcPr>
            <w:tcW w:w="1907" w:type="dxa"/>
            <w:shd w:val="clear" w:color="auto" w:fill="A6A6A6" w:themeFill="background1" w:themeFillShade="A6"/>
          </w:tcPr>
          <w:p w:rsidR="00D36757" w:rsidRPr="00403734" w:rsidRDefault="00D36757" w:rsidP="00A459FD">
            <w:pPr>
              <w:pStyle w:val="ListParagraph"/>
              <w:ind w:left="0"/>
              <w:jc w:val="center"/>
              <w:rPr>
                <w:b/>
              </w:rPr>
            </w:pPr>
            <w:r>
              <w:rPr>
                <w:b/>
              </w:rPr>
              <w:t>Montant Net</w:t>
            </w:r>
          </w:p>
        </w:tc>
        <w:tc>
          <w:tcPr>
            <w:tcW w:w="1856" w:type="dxa"/>
            <w:shd w:val="clear" w:color="auto" w:fill="A6A6A6" w:themeFill="background1" w:themeFillShade="A6"/>
          </w:tcPr>
          <w:p w:rsidR="00D36757" w:rsidRDefault="00D36757" w:rsidP="00A459FD">
            <w:pPr>
              <w:pStyle w:val="ListParagraph"/>
              <w:ind w:left="0"/>
              <w:jc w:val="center"/>
              <w:rPr>
                <w:b/>
              </w:rPr>
            </w:pPr>
            <w:r>
              <w:rPr>
                <w:b/>
              </w:rPr>
              <w:t>Statut</w:t>
            </w:r>
          </w:p>
        </w:tc>
      </w:tr>
      <w:tr w:rsidR="00CC4B0C" w:rsidTr="00CC4B0C">
        <w:tc>
          <w:tcPr>
            <w:tcW w:w="1787" w:type="dxa"/>
          </w:tcPr>
          <w:p w:rsidR="00CC4B0C" w:rsidRPr="00403734" w:rsidRDefault="00CC4B0C"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723" w:type="dxa"/>
          </w:tcPr>
          <w:p w:rsidR="00CC4B0C" w:rsidRPr="00403734" w:rsidRDefault="00CC4B0C" w:rsidP="00284B59">
            <w:pPr>
              <w:pStyle w:val="ListParagraph"/>
              <w:ind w:left="0"/>
              <w:jc w:val="center"/>
              <w:rPr>
                <w:sz w:val="20"/>
              </w:rPr>
            </w:pPr>
            <w:r>
              <w:rPr>
                <w:sz w:val="20"/>
              </w:rPr>
              <w:t>1080 EUR</w:t>
            </w:r>
          </w:p>
        </w:tc>
        <w:tc>
          <w:tcPr>
            <w:tcW w:w="1731" w:type="dxa"/>
          </w:tcPr>
          <w:p w:rsidR="00CC4B0C" w:rsidRPr="00403734" w:rsidRDefault="00CC4B0C" w:rsidP="00A459FD">
            <w:pPr>
              <w:pStyle w:val="ListParagraph"/>
              <w:ind w:left="0"/>
              <w:jc w:val="center"/>
              <w:rPr>
                <w:sz w:val="20"/>
              </w:rPr>
            </w:pPr>
            <w:r>
              <w:rPr>
                <w:sz w:val="20"/>
              </w:rPr>
              <w:t>20 EUR</w:t>
            </w:r>
          </w:p>
        </w:tc>
        <w:tc>
          <w:tcPr>
            <w:tcW w:w="1907" w:type="dxa"/>
          </w:tcPr>
          <w:p w:rsidR="00CC4B0C" w:rsidRPr="00403734" w:rsidRDefault="00CC4B0C" w:rsidP="00A459FD">
            <w:pPr>
              <w:pStyle w:val="ListParagraph"/>
              <w:ind w:left="0"/>
              <w:jc w:val="center"/>
              <w:rPr>
                <w:sz w:val="20"/>
              </w:rPr>
            </w:pPr>
            <w:r>
              <w:rPr>
                <w:sz w:val="20"/>
              </w:rPr>
              <w:t>1060 EUR</w:t>
            </w:r>
          </w:p>
        </w:tc>
        <w:tc>
          <w:tcPr>
            <w:tcW w:w="1856" w:type="dxa"/>
          </w:tcPr>
          <w:p w:rsidR="00CC4B0C" w:rsidRDefault="00CC4B0C" w:rsidP="00A459FD">
            <w:pPr>
              <w:pStyle w:val="ListParagraph"/>
              <w:ind w:left="0"/>
              <w:jc w:val="center"/>
              <w:rPr>
                <w:sz w:val="20"/>
              </w:rPr>
            </w:pPr>
            <w:r>
              <w:rPr>
                <w:sz w:val="20"/>
              </w:rPr>
              <w:t>En attente</w:t>
            </w:r>
          </w:p>
        </w:tc>
      </w:tr>
      <w:tr w:rsidR="00CC4B0C" w:rsidTr="00CC4B0C">
        <w:tc>
          <w:tcPr>
            <w:tcW w:w="1787" w:type="dxa"/>
          </w:tcPr>
          <w:p w:rsidR="00CC4B0C" w:rsidRPr="00403734" w:rsidRDefault="00CC4B0C"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723" w:type="dxa"/>
          </w:tcPr>
          <w:p w:rsidR="00CC4B0C" w:rsidRPr="00403734" w:rsidRDefault="00CC4B0C" w:rsidP="00284B59">
            <w:pPr>
              <w:jc w:val="center"/>
              <w:rPr>
                <w:sz w:val="20"/>
              </w:rPr>
            </w:pPr>
            <w:r>
              <w:rPr>
                <w:sz w:val="20"/>
              </w:rPr>
              <w:t>1350 EUR</w:t>
            </w:r>
          </w:p>
        </w:tc>
        <w:tc>
          <w:tcPr>
            <w:tcW w:w="1731" w:type="dxa"/>
          </w:tcPr>
          <w:p w:rsidR="00CC4B0C" w:rsidRPr="00403734" w:rsidRDefault="00CC4B0C" w:rsidP="00A459FD">
            <w:pPr>
              <w:pStyle w:val="ListParagraph"/>
              <w:ind w:left="0"/>
              <w:jc w:val="center"/>
              <w:rPr>
                <w:sz w:val="20"/>
              </w:rPr>
            </w:pPr>
            <w:r>
              <w:rPr>
                <w:sz w:val="20"/>
              </w:rPr>
              <w:t>20 EUR</w:t>
            </w:r>
          </w:p>
        </w:tc>
        <w:tc>
          <w:tcPr>
            <w:tcW w:w="1907" w:type="dxa"/>
          </w:tcPr>
          <w:p w:rsidR="00CC4B0C" w:rsidRPr="00403734" w:rsidRDefault="00CC4B0C" w:rsidP="00CC4B0C">
            <w:pPr>
              <w:jc w:val="center"/>
              <w:rPr>
                <w:sz w:val="20"/>
              </w:rPr>
            </w:pPr>
            <w:r>
              <w:rPr>
                <w:sz w:val="20"/>
              </w:rPr>
              <w:t>1330 EUR</w:t>
            </w:r>
          </w:p>
        </w:tc>
        <w:tc>
          <w:tcPr>
            <w:tcW w:w="1856" w:type="dxa"/>
          </w:tcPr>
          <w:p w:rsidR="00CC4B0C" w:rsidRDefault="00CC4B0C" w:rsidP="00A459FD">
            <w:pPr>
              <w:jc w:val="center"/>
              <w:rPr>
                <w:sz w:val="20"/>
              </w:rPr>
            </w:pPr>
            <w:r>
              <w:rPr>
                <w:sz w:val="20"/>
              </w:rPr>
              <w:t>En attente</w:t>
            </w:r>
          </w:p>
        </w:tc>
      </w:tr>
      <w:tr w:rsidR="00CC4B0C" w:rsidTr="00CC4B0C">
        <w:tc>
          <w:tcPr>
            <w:tcW w:w="1787" w:type="dxa"/>
          </w:tcPr>
          <w:p w:rsidR="00CC4B0C" w:rsidRPr="00403734" w:rsidRDefault="00CC4B0C"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723" w:type="dxa"/>
          </w:tcPr>
          <w:p w:rsidR="00CC4B0C" w:rsidRPr="00403734" w:rsidRDefault="00CC4B0C" w:rsidP="00284B59">
            <w:pPr>
              <w:pStyle w:val="ListParagraph"/>
              <w:tabs>
                <w:tab w:val="left" w:pos="693"/>
                <w:tab w:val="center" w:pos="850"/>
              </w:tabs>
              <w:ind w:left="0"/>
              <w:jc w:val="center"/>
              <w:rPr>
                <w:sz w:val="20"/>
              </w:rPr>
            </w:pPr>
            <w:r>
              <w:rPr>
                <w:sz w:val="20"/>
              </w:rPr>
              <w:t>400 EUR</w:t>
            </w:r>
          </w:p>
        </w:tc>
        <w:tc>
          <w:tcPr>
            <w:tcW w:w="1731" w:type="dxa"/>
          </w:tcPr>
          <w:p w:rsidR="00CC4B0C" w:rsidRPr="00403734" w:rsidRDefault="00CC4B0C" w:rsidP="00A459FD">
            <w:pPr>
              <w:pStyle w:val="ListParagraph"/>
              <w:ind w:left="0"/>
              <w:jc w:val="center"/>
              <w:rPr>
                <w:sz w:val="20"/>
              </w:rPr>
            </w:pPr>
            <w:r>
              <w:rPr>
                <w:sz w:val="20"/>
              </w:rPr>
              <w:t>20 EUR</w:t>
            </w:r>
          </w:p>
        </w:tc>
        <w:tc>
          <w:tcPr>
            <w:tcW w:w="1907" w:type="dxa"/>
          </w:tcPr>
          <w:p w:rsidR="00CC4B0C" w:rsidRPr="00403734" w:rsidRDefault="00CC4B0C" w:rsidP="00A459FD">
            <w:pPr>
              <w:pStyle w:val="ListParagraph"/>
              <w:ind w:left="0"/>
              <w:jc w:val="center"/>
              <w:rPr>
                <w:sz w:val="20"/>
              </w:rPr>
            </w:pPr>
            <w:r>
              <w:rPr>
                <w:sz w:val="20"/>
              </w:rPr>
              <w:t>380 EUR</w:t>
            </w:r>
          </w:p>
        </w:tc>
        <w:tc>
          <w:tcPr>
            <w:tcW w:w="1856" w:type="dxa"/>
          </w:tcPr>
          <w:p w:rsidR="00CC4B0C" w:rsidRDefault="00CC4B0C" w:rsidP="00A459FD">
            <w:pPr>
              <w:pStyle w:val="ListParagraph"/>
              <w:ind w:left="0"/>
              <w:jc w:val="center"/>
              <w:rPr>
                <w:sz w:val="20"/>
              </w:rPr>
            </w:pPr>
            <w:r>
              <w:rPr>
                <w:sz w:val="20"/>
              </w:rPr>
              <w:t>En attente</w:t>
            </w:r>
          </w:p>
        </w:tc>
      </w:tr>
    </w:tbl>
    <w:p w:rsidR="003A05DA" w:rsidRDefault="003A05DA" w:rsidP="00A459FD">
      <w:pPr>
        <w:pStyle w:val="ListParagraph"/>
        <w:spacing w:line="240" w:lineRule="auto"/>
        <w:ind w:left="284"/>
      </w:pPr>
    </w:p>
    <w:p w:rsidR="00650702" w:rsidRDefault="00A5431E" w:rsidP="00FB1421">
      <w:pPr>
        <w:pStyle w:val="ListParagraph"/>
        <w:numPr>
          <w:ilvl w:val="0"/>
          <w:numId w:val="47"/>
        </w:numPr>
        <w:spacing w:line="240" w:lineRule="auto"/>
        <w:ind w:left="284"/>
      </w:pPr>
      <w:r w:rsidRPr="00A358A4">
        <w:t>Validatio</w:t>
      </w:r>
      <w:r w:rsidR="00A358A4" w:rsidRPr="00A358A4">
        <w:t>n des paiements espèces</w:t>
      </w:r>
      <w:r w:rsidR="0018580D" w:rsidRPr="00A358A4">
        <w:t> :</w:t>
      </w:r>
    </w:p>
    <w:p w:rsidR="00A358A4" w:rsidRPr="00A358A4" w:rsidRDefault="00A358A4" w:rsidP="00A358A4">
      <w:pPr>
        <w:pStyle w:val="ListParagraph"/>
        <w:spacing w:line="240" w:lineRule="auto"/>
        <w:ind w:left="284"/>
        <w:rPr>
          <w:u w:val="single"/>
        </w:rPr>
      </w:pPr>
      <w:r w:rsidRPr="00A358A4">
        <w:rPr>
          <w:u w:val="single"/>
        </w:rPr>
        <w:t xml:space="preserve">Si l’utilisateur choisit de poster des CRO: </w:t>
      </w:r>
    </w:p>
    <w:p w:rsidR="0018580D" w:rsidRPr="00A358A4" w:rsidRDefault="0018580D"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18580D" w:rsidRPr="00A358A4" w:rsidRDefault="0018580D" w:rsidP="00FB1421">
      <w:pPr>
        <w:pStyle w:val="ListParagraph"/>
        <w:numPr>
          <w:ilvl w:val="0"/>
          <w:numId w:val="12"/>
        </w:numPr>
        <w:spacing w:line="240" w:lineRule="auto"/>
        <w:rPr>
          <w:lang w:eastAsia="ar-SA"/>
        </w:rPr>
      </w:pPr>
      <w:r w:rsidRPr="00A358A4">
        <w:rPr>
          <w:lang w:eastAsia="ar-SA"/>
        </w:rPr>
        <w:t>Un message comptable espèce doit être généré vers MegaAccouting</w:t>
      </w:r>
    </w:p>
    <w:p w:rsidR="00A358A4" w:rsidRPr="00A358A4" w:rsidRDefault="00A358A4"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A358A4" w:rsidRPr="00A358A4" w:rsidRDefault="00A358A4" w:rsidP="00A358A4">
      <w:pPr>
        <w:pStyle w:val="ListParagraph"/>
        <w:spacing w:line="240" w:lineRule="auto"/>
        <w:ind w:left="284"/>
        <w:rPr>
          <w:u w:val="single"/>
        </w:rPr>
      </w:pPr>
      <w:r w:rsidRPr="00A358A4">
        <w:rPr>
          <w:u w:val="single"/>
        </w:rPr>
        <w:t xml:space="preserve">Si l’utilisateur choisit de ne pas poster des CRO: </w:t>
      </w:r>
    </w:p>
    <w:p w:rsidR="00A358A4" w:rsidRDefault="00A358A4" w:rsidP="00FB1421">
      <w:pPr>
        <w:pStyle w:val="ListParagraph"/>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A358A4" w:rsidRDefault="00A358A4" w:rsidP="00A358A4">
      <w:pPr>
        <w:pStyle w:val="ListParagraph"/>
        <w:spacing w:line="240" w:lineRule="auto"/>
        <w:ind w:left="284"/>
        <w:rPr>
          <w:lang w:eastAsia="ar-SA"/>
        </w:rPr>
      </w:pPr>
    </w:p>
    <w:p w:rsidR="0018580D" w:rsidRPr="00A358A4" w:rsidRDefault="0018580D" w:rsidP="00FB1421">
      <w:pPr>
        <w:pStyle w:val="ListParagraph"/>
        <w:numPr>
          <w:ilvl w:val="0"/>
          <w:numId w:val="47"/>
        </w:numPr>
        <w:spacing w:line="240" w:lineRule="auto"/>
        <w:ind w:left="284"/>
        <w:rPr>
          <w:lang w:eastAsia="ar-SA"/>
        </w:rPr>
      </w:pPr>
      <w:r w:rsidRPr="00A358A4">
        <w:rPr>
          <w:lang w:eastAsia="ar-SA"/>
        </w:rPr>
        <w:t>Envoi automatique des confirmations de paiements aux clients.</w:t>
      </w:r>
    </w:p>
    <w:p w:rsidR="00721D42" w:rsidRDefault="00602F56" w:rsidP="00FB1421">
      <w:pPr>
        <w:pStyle w:val="ListParagraph"/>
        <w:numPr>
          <w:ilvl w:val="0"/>
          <w:numId w:val="12"/>
        </w:numPr>
        <w:spacing w:line="240" w:lineRule="auto"/>
      </w:pPr>
      <w:r w:rsidRPr="00A358A4">
        <w:t>Un</w:t>
      </w:r>
      <w:r w:rsidR="00095F3B" w:rsidRPr="00A358A4">
        <w:t xml:space="preserve"> Swift MT566</w:t>
      </w:r>
      <w:r w:rsidR="00107A11" w:rsidRPr="00A358A4">
        <w:t xml:space="preserve"> ou rapport sera envoyé selon le profil de Reporting des clients</w:t>
      </w:r>
    </w:p>
    <w:p w:rsidR="00AA3473" w:rsidRDefault="00AA3473"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4C5376" w:rsidRDefault="004C5376"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D577FF" w:rsidRDefault="00D577FF" w:rsidP="00AA3473">
      <w:pPr>
        <w:pStyle w:val="ListParagraph"/>
        <w:spacing w:line="240" w:lineRule="auto"/>
      </w:pPr>
    </w:p>
    <w:p w:rsidR="004C5376" w:rsidRPr="00A358A4" w:rsidRDefault="004C5376" w:rsidP="00AA3473">
      <w:pPr>
        <w:pStyle w:val="ListParagraph"/>
        <w:spacing w:line="240" w:lineRule="auto"/>
      </w:pPr>
    </w:p>
    <w:p w:rsidR="00430112" w:rsidRDefault="00453E7C" w:rsidP="00A459FD">
      <w:pPr>
        <w:pStyle w:val="Style2"/>
        <w:spacing w:line="240" w:lineRule="auto"/>
      </w:pPr>
      <w:bookmarkStart w:id="118" w:name="_Toc409450764"/>
      <w:r>
        <w:lastRenderedPageBreak/>
        <w:t>Description du traitement d</w:t>
      </w:r>
      <w:r w:rsidR="00B60DF0">
        <w:t>es</w:t>
      </w:r>
      <w:r w:rsidR="00A52F30">
        <w:t xml:space="preserve"> </w:t>
      </w:r>
      <w:r w:rsidR="00B81866">
        <w:t>OST obligatoire</w:t>
      </w:r>
      <w:r w:rsidR="00A52F30">
        <w:t>s</w:t>
      </w:r>
      <w:r>
        <w:t> </w:t>
      </w:r>
      <w:r w:rsidR="00153DE7">
        <w:t xml:space="preserve">sans choix </w:t>
      </w:r>
      <w:r>
        <w:t xml:space="preserve">avec </w:t>
      </w:r>
      <w:r w:rsidR="00430112">
        <w:t>distribution de titres</w:t>
      </w:r>
      <w:bookmarkEnd w:id="118"/>
    </w:p>
    <w:p w:rsidR="00430112" w:rsidRDefault="00430112" w:rsidP="00A459FD">
      <w:pPr>
        <w:spacing w:line="240" w:lineRule="auto"/>
      </w:pPr>
    </w:p>
    <w:p w:rsidR="00153DE7" w:rsidRDefault="00153DE7" w:rsidP="00A459FD">
      <w:pPr>
        <w:spacing w:line="240" w:lineRule="auto"/>
        <w:jc w:val="both"/>
      </w:pPr>
      <w:r>
        <w:t xml:space="preserve">Ce paragraphe décrit le traitement d’une distribution obligatoire </w:t>
      </w:r>
      <w:r w:rsidRPr="00153DE7">
        <w:t>de droit</w:t>
      </w:r>
      <w:r w:rsidR="008208E7">
        <w:t xml:space="preserve"> (RHDI)</w:t>
      </w:r>
      <w:r>
        <w:t>.</w:t>
      </w:r>
    </w:p>
    <w:p w:rsidR="00153DE7" w:rsidRDefault="00153DE7" w:rsidP="00A459FD">
      <w:pPr>
        <w:spacing w:line="240" w:lineRule="auto"/>
        <w:jc w:val="both"/>
      </w:pPr>
      <w:r>
        <w:t xml:space="preserve">Le traitement sera le même pour Spin-Off. </w:t>
      </w:r>
    </w:p>
    <w:p w:rsidR="00153DE7" w:rsidRPr="00153DE7" w:rsidRDefault="00153DE7" w:rsidP="00A459FD">
      <w:pPr>
        <w:spacing w:line="240" w:lineRule="auto"/>
        <w:jc w:val="both"/>
        <w:rPr>
          <w:i/>
        </w:rPr>
      </w:pPr>
      <w:r w:rsidRPr="00153DE7">
        <w:rPr>
          <w:b/>
          <w:i/>
          <w:color w:val="808080" w:themeColor="background1" w:themeShade="80"/>
        </w:rPr>
        <w:t>Spin-Off</w:t>
      </w:r>
      <w:r w:rsidRPr="00153DE7">
        <w:rPr>
          <w:i/>
        </w:rPr>
        <w:t> : Une distribution d</w:t>
      </w:r>
      <w:r w:rsidR="00D14666">
        <w:rPr>
          <w:i/>
        </w:rPr>
        <w:t>es actions d’une nouvelle filiale</w:t>
      </w:r>
      <w:r w:rsidRPr="00153DE7">
        <w:rPr>
          <w:i/>
        </w:rPr>
        <w:t xml:space="preserve"> aux actionnaires de la société mère sans cession d'actions. Spin-off représente une forme de cession résultant en une société indépendante</w:t>
      </w:r>
    </w:p>
    <w:p w:rsidR="00153DE7" w:rsidRDefault="00153DE7" w:rsidP="00A459FD">
      <w:pPr>
        <w:spacing w:line="240" w:lineRule="auto"/>
        <w:jc w:val="both"/>
      </w:pPr>
    </w:p>
    <w:p w:rsidR="00153DE7" w:rsidRDefault="00153DE7" w:rsidP="00FB1421">
      <w:pPr>
        <w:pStyle w:val="ListParagraph"/>
        <w:numPr>
          <w:ilvl w:val="0"/>
          <w:numId w:val="46"/>
        </w:numPr>
        <w:spacing w:line="240" w:lineRule="auto"/>
        <w:ind w:left="284"/>
        <w:jc w:val="both"/>
      </w:pPr>
      <w:r>
        <w:t>Réception d’un préavis d’annonce via MT564 de BPSS ou Euroclear</w:t>
      </w:r>
    </w:p>
    <w:p w:rsidR="00153DE7" w:rsidRDefault="00153DE7" w:rsidP="00FB1421">
      <w:pPr>
        <w:pStyle w:val="ListParagraph"/>
        <w:numPr>
          <w:ilvl w:val="0"/>
          <w:numId w:val="12"/>
        </w:numPr>
        <w:spacing w:line="240" w:lineRule="auto"/>
        <w:jc w:val="both"/>
      </w:pPr>
      <w:r>
        <w:t>Une annonce est automatiquement créée dans MegaCor reflétant des données reçues dans le Swift.</w:t>
      </w:r>
    </w:p>
    <w:tbl>
      <w:tblPr>
        <w:tblStyle w:val="TableGrid"/>
        <w:tblW w:w="0" w:type="auto"/>
        <w:tblInd w:w="392" w:type="dxa"/>
        <w:tblLook w:val="04A0"/>
      </w:tblPr>
      <w:tblGrid>
        <w:gridCol w:w="4291"/>
        <w:gridCol w:w="4277"/>
      </w:tblGrid>
      <w:tr w:rsidR="00153DE7" w:rsidTr="00153DE7">
        <w:tc>
          <w:tcPr>
            <w:tcW w:w="4291" w:type="dxa"/>
            <w:shd w:val="clear" w:color="auto" w:fill="A6A6A6" w:themeFill="background1" w:themeFillShade="A6"/>
          </w:tcPr>
          <w:p w:rsidR="00153DE7" w:rsidRPr="00403734" w:rsidRDefault="00153DE7" w:rsidP="00A459FD">
            <w:pPr>
              <w:pStyle w:val="ListParagraph"/>
              <w:ind w:left="0"/>
              <w:rPr>
                <w:b/>
              </w:rPr>
            </w:pPr>
            <w:r w:rsidRPr="00403734">
              <w:rPr>
                <w:b/>
              </w:rPr>
              <w:t xml:space="preserve">Données </w:t>
            </w:r>
          </w:p>
        </w:tc>
        <w:tc>
          <w:tcPr>
            <w:tcW w:w="4277" w:type="dxa"/>
            <w:shd w:val="clear" w:color="auto" w:fill="A6A6A6" w:themeFill="background1" w:themeFillShade="A6"/>
          </w:tcPr>
          <w:p w:rsidR="00153DE7" w:rsidRPr="00403734" w:rsidRDefault="00153DE7" w:rsidP="00A459FD">
            <w:pPr>
              <w:pStyle w:val="ListParagraph"/>
              <w:ind w:left="0"/>
              <w:rPr>
                <w:b/>
              </w:rPr>
            </w:pPr>
            <w:r w:rsidRPr="00403734">
              <w:rPr>
                <w:b/>
              </w:rPr>
              <w:t>Valeur</w:t>
            </w:r>
          </w:p>
        </w:tc>
      </w:tr>
      <w:tr w:rsidR="00153DE7" w:rsidTr="00153DE7">
        <w:tc>
          <w:tcPr>
            <w:tcW w:w="4291" w:type="dxa"/>
          </w:tcPr>
          <w:p w:rsidR="00153DE7" w:rsidRPr="00403734" w:rsidRDefault="00153DE7" w:rsidP="00A459FD">
            <w:pPr>
              <w:pStyle w:val="ListParagraph"/>
              <w:ind w:left="0"/>
              <w:rPr>
                <w:sz w:val="20"/>
              </w:rPr>
            </w:pPr>
            <w:r w:rsidRPr="00403734">
              <w:rPr>
                <w:sz w:val="20"/>
              </w:rPr>
              <w:t>Titre concerné</w:t>
            </w:r>
          </w:p>
        </w:tc>
        <w:tc>
          <w:tcPr>
            <w:tcW w:w="4277" w:type="dxa"/>
          </w:tcPr>
          <w:p w:rsidR="00153DE7" w:rsidRPr="00403734" w:rsidRDefault="00384734" w:rsidP="00A459FD">
            <w:pPr>
              <w:pStyle w:val="ListParagraph"/>
              <w:ind w:left="0"/>
              <w:rPr>
                <w:sz w:val="20"/>
              </w:rPr>
            </w:pPr>
            <w:r>
              <w:rPr>
                <w:sz w:val="20"/>
              </w:rPr>
              <w:t>Titre A</w:t>
            </w:r>
          </w:p>
        </w:tc>
      </w:tr>
      <w:tr w:rsidR="00153DE7" w:rsidTr="00153DE7">
        <w:tc>
          <w:tcPr>
            <w:tcW w:w="4291" w:type="dxa"/>
          </w:tcPr>
          <w:p w:rsidR="00153DE7" w:rsidRPr="00403734" w:rsidRDefault="00153DE7" w:rsidP="00A459FD">
            <w:pPr>
              <w:pStyle w:val="ListParagraph"/>
              <w:ind w:left="0"/>
              <w:rPr>
                <w:sz w:val="20"/>
              </w:rPr>
            </w:pPr>
            <w:r w:rsidRPr="00403734">
              <w:rPr>
                <w:sz w:val="20"/>
              </w:rPr>
              <w:t>Date de détachement</w:t>
            </w:r>
          </w:p>
        </w:tc>
        <w:tc>
          <w:tcPr>
            <w:tcW w:w="4277" w:type="dxa"/>
          </w:tcPr>
          <w:p w:rsidR="00153DE7" w:rsidRPr="00403734" w:rsidRDefault="00153DE7" w:rsidP="00A459FD">
            <w:pPr>
              <w:pStyle w:val="ListParagraph"/>
              <w:ind w:left="0"/>
              <w:rPr>
                <w:sz w:val="20"/>
              </w:rPr>
            </w:pPr>
            <w:r w:rsidRPr="00403734">
              <w:rPr>
                <w:sz w:val="20"/>
              </w:rPr>
              <w:t>15/12/2014</w:t>
            </w:r>
          </w:p>
        </w:tc>
      </w:tr>
      <w:tr w:rsidR="00153DE7" w:rsidTr="00153DE7">
        <w:tc>
          <w:tcPr>
            <w:tcW w:w="4291" w:type="dxa"/>
          </w:tcPr>
          <w:p w:rsidR="00153DE7" w:rsidRPr="00403734" w:rsidRDefault="00153DE7" w:rsidP="00A459FD">
            <w:pPr>
              <w:pStyle w:val="ListParagraph"/>
              <w:ind w:left="0"/>
              <w:rPr>
                <w:sz w:val="20"/>
              </w:rPr>
            </w:pPr>
            <w:r w:rsidRPr="00403734">
              <w:rPr>
                <w:sz w:val="20"/>
              </w:rPr>
              <w:t>Date de d’enregistrement</w:t>
            </w:r>
          </w:p>
        </w:tc>
        <w:tc>
          <w:tcPr>
            <w:tcW w:w="4277" w:type="dxa"/>
          </w:tcPr>
          <w:p w:rsidR="00153DE7" w:rsidRPr="00403734" w:rsidRDefault="00153DE7" w:rsidP="00A459FD">
            <w:pPr>
              <w:pStyle w:val="ListParagraph"/>
              <w:ind w:left="0"/>
              <w:rPr>
                <w:sz w:val="20"/>
              </w:rPr>
            </w:pPr>
            <w:r w:rsidRPr="00403734">
              <w:rPr>
                <w:sz w:val="20"/>
              </w:rPr>
              <w:t>16/12/2014</w:t>
            </w:r>
          </w:p>
        </w:tc>
      </w:tr>
      <w:tr w:rsidR="00153DE7" w:rsidTr="00153DE7">
        <w:tc>
          <w:tcPr>
            <w:tcW w:w="4291" w:type="dxa"/>
          </w:tcPr>
          <w:p w:rsidR="00153DE7" w:rsidRPr="00403734" w:rsidRDefault="00153DE7" w:rsidP="00A459FD">
            <w:pPr>
              <w:pStyle w:val="ListParagraph"/>
              <w:ind w:left="0"/>
              <w:rPr>
                <w:sz w:val="20"/>
              </w:rPr>
            </w:pPr>
            <w:r w:rsidRPr="00403734">
              <w:rPr>
                <w:sz w:val="20"/>
              </w:rPr>
              <w:t xml:space="preserve">Date de paiement </w:t>
            </w:r>
          </w:p>
        </w:tc>
        <w:tc>
          <w:tcPr>
            <w:tcW w:w="4277" w:type="dxa"/>
          </w:tcPr>
          <w:p w:rsidR="00153DE7" w:rsidRPr="00403734" w:rsidRDefault="00153DE7" w:rsidP="00A459FD">
            <w:pPr>
              <w:pStyle w:val="ListParagraph"/>
              <w:ind w:left="0"/>
              <w:rPr>
                <w:sz w:val="20"/>
              </w:rPr>
            </w:pPr>
            <w:r w:rsidRPr="00403734">
              <w:rPr>
                <w:sz w:val="20"/>
              </w:rPr>
              <w:t>17/12/2014</w:t>
            </w:r>
          </w:p>
        </w:tc>
      </w:tr>
      <w:tr w:rsidR="00153DE7" w:rsidTr="00153DE7">
        <w:tc>
          <w:tcPr>
            <w:tcW w:w="4291" w:type="dxa"/>
          </w:tcPr>
          <w:p w:rsidR="00153DE7" w:rsidRPr="00403734" w:rsidRDefault="00384734" w:rsidP="00A459FD">
            <w:pPr>
              <w:pStyle w:val="ListParagraph"/>
              <w:ind w:left="0"/>
              <w:rPr>
                <w:sz w:val="20"/>
              </w:rPr>
            </w:pPr>
            <w:r>
              <w:rPr>
                <w:sz w:val="20"/>
              </w:rPr>
              <w:t>Entrée de droit</w:t>
            </w:r>
          </w:p>
        </w:tc>
        <w:tc>
          <w:tcPr>
            <w:tcW w:w="4277" w:type="dxa"/>
          </w:tcPr>
          <w:p w:rsidR="00153DE7" w:rsidRPr="00403734" w:rsidRDefault="00384734" w:rsidP="00A459FD">
            <w:pPr>
              <w:pStyle w:val="ListParagraph"/>
              <w:ind w:left="0"/>
              <w:rPr>
                <w:sz w:val="20"/>
              </w:rPr>
            </w:pPr>
            <w:r>
              <w:rPr>
                <w:sz w:val="20"/>
              </w:rPr>
              <w:t>Droit B</w:t>
            </w:r>
          </w:p>
        </w:tc>
      </w:tr>
      <w:tr w:rsidR="00384734" w:rsidTr="00153DE7">
        <w:tc>
          <w:tcPr>
            <w:tcW w:w="4291" w:type="dxa"/>
          </w:tcPr>
          <w:p w:rsidR="00384734" w:rsidRDefault="00384734" w:rsidP="00A459FD">
            <w:pPr>
              <w:pStyle w:val="ListParagraph"/>
              <w:ind w:left="0"/>
              <w:rPr>
                <w:sz w:val="20"/>
              </w:rPr>
            </w:pPr>
            <w:r>
              <w:rPr>
                <w:sz w:val="20"/>
              </w:rPr>
              <w:t>Parité sortante</w:t>
            </w:r>
          </w:p>
        </w:tc>
        <w:tc>
          <w:tcPr>
            <w:tcW w:w="4277" w:type="dxa"/>
          </w:tcPr>
          <w:p w:rsidR="00384734" w:rsidRDefault="00384734" w:rsidP="00A459FD">
            <w:pPr>
              <w:pStyle w:val="ListParagraph"/>
              <w:ind w:left="0"/>
              <w:rPr>
                <w:sz w:val="20"/>
              </w:rPr>
            </w:pPr>
            <w:r>
              <w:rPr>
                <w:sz w:val="20"/>
              </w:rPr>
              <w:t>1</w:t>
            </w:r>
          </w:p>
        </w:tc>
      </w:tr>
      <w:tr w:rsidR="00384734" w:rsidTr="00153DE7">
        <w:tc>
          <w:tcPr>
            <w:tcW w:w="4291" w:type="dxa"/>
          </w:tcPr>
          <w:p w:rsidR="00384734" w:rsidRDefault="00384734" w:rsidP="00A459FD">
            <w:pPr>
              <w:pStyle w:val="ListParagraph"/>
              <w:ind w:left="0"/>
              <w:rPr>
                <w:sz w:val="20"/>
              </w:rPr>
            </w:pPr>
            <w:r>
              <w:rPr>
                <w:sz w:val="20"/>
              </w:rPr>
              <w:t>Parité entrante</w:t>
            </w:r>
          </w:p>
        </w:tc>
        <w:tc>
          <w:tcPr>
            <w:tcW w:w="4277" w:type="dxa"/>
          </w:tcPr>
          <w:p w:rsidR="00384734" w:rsidRDefault="00384734" w:rsidP="00A459FD">
            <w:pPr>
              <w:pStyle w:val="ListParagraph"/>
              <w:ind w:left="0"/>
              <w:rPr>
                <w:sz w:val="20"/>
              </w:rPr>
            </w:pPr>
            <w:r>
              <w:rPr>
                <w:sz w:val="20"/>
              </w:rPr>
              <w:t>1</w:t>
            </w:r>
          </w:p>
        </w:tc>
      </w:tr>
    </w:tbl>
    <w:p w:rsidR="00153DE7" w:rsidRDefault="00153DE7" w:rsidP="00A459FD">
      <w:pPr>
        <w:pStyle w:val="ListParagraph"/>
        <w:spacing w:line="240" w:lineRule="auto"/>
      </w:pPr>
    </w:p>
    <w:p w:rsidR="00153DE7" w:rsidRDefault="00153DE7" w:rsidP="00FB1421">
      <w:pPr>
        <w:pStyle w:val="ListParagraph"/>
        <w:numPr>
          <w:ilvl w:val="0"/>
          <w:numId w:val="46"/>
        </w:numPr>
        <w:spacing w:line="240" w:lineRule="auto"/>
        <w:ind w:left="284"/>
        <w:jc w:val="both"/>
      </w:pPr>
      <w:r>
        <w:t>Calcul des Positions éligibles en se basant sur la date de détachement (ex-date) et les positions fermes + suspens éligibles.</w:t>
      </w:r>
    </w:p>
    <w:p w:rsidR="00153DE7" w:rsidRDefault="00153DE7" w:rsidP="00A459FD">
      <w:pPr>
        <w:spacing w:line="240" w:lineRule="auto"/>
        <w:jc w:val="both"/>
        <w:rPr>
          <w:lang w:eastAsia="ar-SA"/>
        </w:rPr>
      </w:pPr>
      <w:r w:rsidRPr="0054545D">
        <w:rPr>
          <w:lang w:eastAsia="ar-SA"/>
        </w:rPr>
        <w:t xml:space="preserve">L’utilisateur a la possibilité de consulter les positions éligibles </w:t>
      </w:r>
      <w:r w:rsidR="003D3C11">
        <w:rPr>
          <w:lang w:eastAsia="ar-SA"/>
        </w:rPr>
        <w:t>à</w:t>
      </w:r>
      <w:r>
        <w:rPr>
          <w:lang w:eastAsia="ar-SA"/>
        </w:rPr>
        <w:t xml:space="preserve"> tout moment du cycle vie de </w:t>
      </w:r>
      <w:r w:rsidRPr="0054545D">
        <w:rPr>
          <w:lang w:eastAsia="ar-SA"/>
        </w:rPr>
        <w:t>l’opération, afin de voir l’évolution des mouvements en cours.</w:t>
      </w:r>
    </w:p>
    <w:p w:rsidR="00A459FD" w:rsidRDefault="00A459FD" w:rsidP="00A459FD">
      <w:pPr>
        <w:spacing w:line="240" w:lineRule="auto"/>
        <w:jc w:val="both"/>
        <w:rPr>
          <w:lang w:eastAsia="ar-SA"/>
        </w:rPr>
      </w:pPr>
    </w:p>
    <w:p w:rsidR="00153DE7" w:rsidRPr="00426C76" w:rsidRDefault="0038293F" w:rsidP="00A459FD">
      <w:pPr>
        <w:spacing w:line="240" w:lineRule="auto"/>
        <w:rPr>
          <w:b/>
        </w:rPr>
      </w:pPr>
      <w:r>
        <w:rPr>
          <w:b/>
        </w:rPr>
        <w:t xml:space="preserve">Position </w:t>
      </w:r>
      <w:r w:rsidR="00153DE7"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153DE7" w:rsidRPr="00403734" w:rsidTr="00153DE7">
        <w:tc>
          <w:tcPr>
            <w:tcW w:w="1845" w:type="dxa"/>
            <w:shd w:val="clear" w:color="auto" w:fill="A6A6A6" w:themeFill="background1" w:themeFillShade="A6"/>
          </w:tcPr>
          <w:p w:rsidR="00153DE7" w:rsidRPr="00403734" w:rsidRDefault="00153DE7" w:rsidP="00A459FD">
            <w:pPr>
              <w:pStyle w:val="ListParagraph"/>
              <w:ind w:left="0"/>
              <w:jc w:val="center"/>
              <w:rPr>
                <w:b/>
              </w:rPr>
            </w:pPr>
            <w:r>
              <w:rPr>
                <w:b/>
              </w:rPr>
              <w:t>Compte client</w:t>
            </w:r>
          </w:p>
        </w:tc>
        <w:tc>
          <w:tcPr>
            <w:tcW w:w="1645" w:type="dxa"/>
            <w:shd w:val="clear" w:color="auto" w:fill="A6A6A6" w:themeFill="background1" w:themeFillShade="A6"/>
          </w:tcPr>
          <w:p w:rsidR="00153DE7" w:rsidRPr="00403734" w:rsidRDefault="00153DE7" w:rsidP="00A459FD">
            <w:pPr>
              <w:pStyle w:val="ListParagraph"/>
              <w:ind w:left="0"/>
              <w:jc w:val="center"/>
              <w:rPr>
                <w:b/>
              </w:rPr>
            </w:pPr>
            <w:r>
              <w:rPr>
                <w:b/>
              </w:rPr>
              <w:t>Compte Nostro</w:t>
            </w:r>
          </w:p>
        </w:tc>
        <w:tc>
          <w:tcPr>
            <w:tcW w:w="1880" w:type="dxa"/>
            <w:shd w:val="clear" w:color="auto" w:fill="A6A6A6" w:themeFill="background1" w:themeFillShade="A6"/>
          </w:tcPr>
          <w:p w:rsidR="00153DE7" w:rsidRPr="00403734" w:rsidRDefault="00153DE7" w:rsidP="00A459FD">
            <w:pPr>
              <w:pStyle w:val="ListParagraph"/>
              <w:ind w:left="0"/>
              <w:jc w:val="center"/>
              <w:rPr>
                <w:b/>
              </w:rPr>
            </w:pPr>
            <w:r w:rsidRPr="00403734">
              <w:rPr>
                <w:b/>
              </w:rPr>
              <w:t>Position ferme</w:t>
            </w:r>
          </w:p>
        </w:tc>
        <w:tc>
          <w:tcPr>
            <w:tcW w:w="1917" w:type="dxa"/>
            <w:shd w:val="clear" w:color="auto" w:fill="A6A6A6" w:themeFill="background1" w:themeFillShade="A6"/>
          </w:tcPr>
          <w:p w:rsidR="00153DE7" w:rsidRPr="000F5BDC" w:rsidRDefault="00153DE7" w:rsidP="00A459FD">
            <w:pPr>
              <w:pStyle w:val="ListParagraph"/>
              <w:ind w:left="0"/>
              <w:jc w:val="center"/>
            </w:pPr>
            <w:r w:rsidRPr="000F5BDC">
              <w:t>Suspens*</w:t>
            </w:r>
          </w:p>
        </w:tc>
        <w:tc>
          <w:tcPr>
            <w:tcW w:w="1717" w:type="dxa"/>
            <w:shd w:val="clear" w:color="auto" w:fill="A6A6A6" w:themeFill="background1" w:themeFillShade="A6"/>
          </w:tcPr>
          <w:p w:rsidR="00153DE7" w:rsidRPr="00403734" w:rsidRDefault="00153DE7" w:rsidP="00A459FD">
            <w:pPr>
              <w:pStyle w:val="ListParagraph"/>
              <w:ind w:left="0"/>
              <w:jc w:val="center"/>
              <w:rPr>
                <w:b/>
              </w:rPr>
            </w:pPr>
            <w:r w:rsidRPr="00403734">
              <w:rPr>
                <w:b/>
              </w:rPr>
              <w:t>Position éligible</w:t>
            </w:r>
          </w:p>
        </w:tc>
      </w:tr>
      <w:tr w:rsidR="00153DE7" w:rsidTr="00153DE7">
        <w:tc>
          <w:tcPr>
            <w:tcW w:w="1845"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153DE7" w:rsidRPr="00403734"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ListParagraph"/>
              <w:ind w:left="0"/>
              <w:jc w:val="center"/>
              <w:rPr>
                <w:sz w:val="20"/>
              </w:rPr>
            </w:pPr>
            <w:r w:rsidRPr="00403734">
              <w:rPr>
                <w:sz w:val="20"/>
              </w:rPr>
              <w:t>100</w:t>
            </w:r>
          </w:p>
        </w:tc>
        <w:tc>
          <w:tcPr>
            <w:tcW w:w="1917" w:type="dxa"/>
          </w:tcPr>
          <w:p w:rsidR="00153DE7" w:rsidRPr="000F5BDC" w:rsidRDefault="00153DE7" w:rsidP="00A459FD">
            <w:pPr>
              <w:pStyle w:val="ListParagraph"/>
              <w:ind w:left="0"/>
              <w:jc w:val="center"/>
              <w:rPr>
                <w:sz w:val="20"/>
              </w:rPr>
            </w:pPr>
            <w:r w:rsidRPr="000F5BDC">
              <w:rPr>
                <w:sz w:val="20"/>
              </w:rPr>
              <w:t>+20</w:t>
            </w:r>
          </w:p>
        </w:tc>
        <w:tc>
          <w:tcPr>
            <w:tcW w:w="1717" w:type="dxa"/>
          </w:tcPr>
          <w:p w:rsidR="00153DE7" w:rsidRPr="00403734" w:rsidRDefault="00153DE7" w:rsidP="00A459FD">
            <w:pPr>
              <w:pStyle w:val="ListParagraph"/>
              <w:ind w:left="0"/>
              <w:jc w:val="center"/>
              <w:rPr>
                <w:sz w:val="20"/>
              </w:rPr>
            </w:pPr>
            <w:r w:rsidRPr="00403734">
              <w:rPr>
                <w:sz w:val="20"/>
              </w:rPr>
              <w:t>120</w:t>
            </w:r>
          </w:p>
        </w:tc>
      </w:tr>
      <w:tr w:rsidR="00153DE7" w:rsidTr="00153DE7">
        <w:tc>
          <w:tcPr>
            <w:tcW w:w="1845"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153DE7" w:rsidRPr="00403734"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ListParagraph"/>
              <w:ind w:left="0"/>
              <w:jc w:val="center"/>
              <w:rPr>
                <w:sz w:val="20"/>
              </w:rPr>
            </w:pPr>
            <w:r w:rsidRPr="00403734">
              <w:rPr>
                <w:sz w:val="20"/>
              </w:rPr>
              <w:t>200</w:t>
            </w:r>
          </w:p>
        </w:tc>
        <w:tc>
          <w:tcPr>
            <w:tcW w:w="1917" w:type="dxa"/>
          </w:tcPr>
          <w:p w:rsidR="00153DE7" w:rsidRPr="000F5BDC" w:rsidRDefault="00153DE7" w:rsidP="00A459FD">
            <w:pPr>
              <w:jc w:val="center"/>
              <w:rPr>
                <w:sz w:val="20"/>
              </w:rPr>
            </w:pPr>
            <w:r w:rsidRPr="000F5BDC">
              <w:rPr>
                <w:sz w:val="20"/>
              </w:rPr>
              <w:t>-50</w:t>
            </w:r>
          </w:p>
        </w:tc>
        <w:tc>
          <w:tcPr>
            <w:tcW w:w="1717" w:type="dxa"/>
          </w:tcPr>
          <w:p w:rsidR="00153DE7" w:rsidRPr="00403734" w:rsidRDefault="00153DE7" w:rsidP="00A459FD">
            <w:pPr>
              <w:pStyle w:val="ListParagraph"/>
              <w:ind w:left="0"/>
              <w:jc w:val="center"/>
              <w:rPr>
                <w:sz w:val="20"/>
              </w:rPr>
            </w:pPr>
            <w:r w:rsidRPr="00403734">
              <w:rPr>
                <w:sz w:val="20"/>
              </w:rPr>
              <w:t>150</w:t>
            </w:r>
          </w:p>
        </w:tc>
      </w:tr>
      <w:tr w:rsidR="00153DE7" w:rsidTr="00153DE7">
        <w:tc>
          <w:tcPr>
            <w:tcW w:w="1845"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153DE7"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153DE7" w:rsidRPr="00403734" w:rsidRDefault="00153DE7" w:rsidP="00A459FD">
            <w:pPr>
              <w:pStyle w:val="ListParagraph"/>
              <w:ind w:left="0"/>
              <w:jc w:val="center"/>
              <w:rPr>
                <w:sz w:val="20"/>
              </w:rPr>
            </w:pPr>
            <w:r>
              <w:rPr>
                <w:sz w:val="20"/>
              </w:rPr>
              <w:t>50</w:t>
            </w:r>
          </w:p>
        </w:tc>
        <w:tc>
          <w:tcPr>
            <w:tcW w:w="1917" w:type="dxa"/>
          </w:tcPr>
          <w:p w:rsidR="00153DE7" w:rsidRPr="000F5BDC" w:rsidRDefault="00153DE7" w:rsidP="00A459FD">
            <w:pPr>
              <w:pStyle w:val="ListParagraph"/>
              <w:ind w:left="0"/>
              <w:jc w:val="center"/>
              <w:rPr>
                <w:sz w:val="20"/>
              </w:rPr>
            </w:pPr>
            <w:r w:rsidRPr="000F5BDC">
              <w:rPr>
                <w:sz w:val="20"/>
              </w:rPr>
              <w:t>0</w:t>
            </w:r>
          </w:p>
        </w:tc>
        <w:tc>
          <w:tcPr>
            <w:tcW w:w="1717" w:type="dxa"/>
          </w:tcPr>
          <w:p w:rsidR="00153DE7" w:rsidRPr="00403734" w:rsidRDefault="00153DE7" w:rsidP="00A459FD">
            <w:pPr>
              <w:pStyle w:val="ListParagraph"/>
              <w:ind w:left="0"/>
              <w:jc w:val="center"/>
              <w:rPr>
                <w:sz w:val="20"/>
              </w:rPr>
            </w:pPr>
            <w:r>
              <w:rPr>
                <w:sz w:val="20"/>
              </w:rPr>
              <w:t>50</w:t>
            </w:r>
          </w:p>
        </w:tc>
      </w:tr>
    </w:tbl>
    <w:p w:rsidR="00153DE7" w:rsidRPr="00403734" w:rsidRDefault="00153DE7" w:rsidP="00A459FD">
      <w:pPr>
        <w:pStyle w:val="ListParagraph"/>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153DE7" w:rsidRPr="00426C76" w:rsidRDefault="0038293F" w:rsidP="00A459FD">
      <w:pPr>
        <w:spacing w:line="240" w:lineRule="auto"/>
        <w:rPr>
          <w:b/>
        </w:rPr>
      </w:pPr>
      <w:r>
        <w:rPr>
          <w:b/>
        </w:rPr>
        <w:t xml:space="preserve">Position </w:t>
      </w:r>
      <w:r w:rsidR="00153DE7" w:rsidRPr="00426C76">
        <w:rPr>
          <w:b/>
        </w:rPr>
        <w:t xml:space="preserve">Marché </w:t>
      </w:r>
    </w:p>
    <w:tbl>
      <w:tblPr>
        <w:tblStyle w:val="TableGrid"/>
        <w:tblW w:w="0" w:type="auto"/>
        <w:tblInd w:w="284" w:type="dxa"/>
        <w:tblLook w:val="04A0"/>
      </w:tblPr>
      <w:tblGrid>
        <w:gridCol w:w="1645"/>
        <w:gridCol w:w="1880"/>
        <w:gridCol w:w="1917"/>
        <w:gridCol w:w="1717"/>
      </w:tblGrid>
      <w:tr w:rsidR="00153DE7" w:rsidRPr="00403734" w:rsidTr="00153DE7">
        <w:tc>
          <w:tcPr>
            <w:tcW w:w="1645" w:type="dxa"/>
            <w:shd w:val="clear" w:color="auto" w:fill="A6A6A6" w:themeFill="background1" w:themeFillShade="A6"/>
          </w:tcPr>
          <w:p w:rsidR="00153DE7" w:rsidRPr="00403734" w:rsidRDefault="00153DE7" w:rsidP="00A459FD">
            <w:pPr>
              <w:pStyle w:val="ListParagraph"/>
              <w:ind w:left="0"/>
              <w:jc w:val="center"/>
              <w:rPr>
                <w:b/>
              </w:rPr>
            </w:pPr>
            <w:r>
              <w:rPr>
                <w:b/>
              </w:rPr>
              <w:t>Compte Nostro</w:t>
            </w:r>
          </w:p>
        </w:tc>
        <w:tc>
          <w:tcPr>
            <w:tcW w:w="1880" w:type="dxa"/>
            <w:shd w:val="clear" w:color="auto" w:fill="A6A6A6" w:themeFill="background1" w:themeFillShade="A6"/>
          </w:tcPr>
          <w:p w:rsidR="00153DE7" w:rsidRPr="00403734" w:rsidRDefault="00153DE7" w:rsidP="00A459FD">
            <w:pPr>
              <w:pStyle w:val="ListParagraph"/>
              <w:ind w:left="0"/>
              <w:jc w:val="center"/>
              <w:rPr>
                <w:b/>
              </w:rPr>
            </w:pPr>
            <w:r w:rsidRPr="00403734">
              <w:rPr>
                <w:b/>
              </w:rPr>
              <w:t>Position ferme</w:t>
            </w:r>
          </w:p>
        </w:tc>
        <w:tc>
          <w:tcPr>
            <w:tcW w:w="1917" w:type="dxa"/>
            <w:shd w:val="clear" w:color="auto" w:fill="A6A6A6" w:themeFill="background1" w:themeFillShade="A6"/>
          </w:tcPr>
          <w:p w:rsidR="00153DE7" w:rsidRPr="00403734" w:rsidRDefault="00153DE7" w:rsidP="00A459FD">
            <w:pPr>
              <w:pStyle w:val="ListParagraph"/>
              <w:ind w:left="0"/>
              <w:jc w:val="center"/>
              <w:rPr>
                <w:b/>
              </w:rPr>
            </w:pPr>
            <w:r w:rsidRPr="00403734">
              <w:rPr>
                <w:b/>
              </w:rPr>
              <w:t>Suspens</w:t>
            </w:r>
            <w:r>
              <w:rPr>
                <w:b/>
              </w:rPr>
              <w:t>*</w:t>
            </w:r>
          </w:p>
        </w:tc>
        <w:tc>
          <w:tcPr>
            <w:tcW w:w="1717" w:type="dxa"/>
            <w:shd w:val="clear" w:color="auto" w:fill="A6A6A6" w:themeFill="background1" w:themeFillShade="A6"/>
          </w:tcPr>
          <w:p w:rsidR="00153DE7" w:rsidRPr="00403734" w:rsidRDefault="00153DE7" w:rsidP="00A459FD">
            <w:pPr>
              <w:pStyle w:val="ListParagraph"/>
              <w:ind w:left="0"/>
              <w:jc w:val="center"/>
              <w:rPr>
                <w:b/>
              </w:rPr>
            </w:pPr>
            <w:r w:rsidRPr="00403734">
              <w:rPr>
                <w:b/>
              </w:rPr>
              <w:t>Position éligible</w:t>
            </w:r>
          </w:p>
        </w:tc>
      </w:tr>
      <w:tr w:rsidR="00153DE7" w:rsidTr="00153DE7">
        <w:tc>
          <w:tcPr>
            <w:tcW w:w="1645" w:type="dxa"/>
          </w:tcPr>
          <w:p w:rsidR="00153DE7" w:rsidRPr="00403734"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ListParagraph"/>
              <w:ind w:left="0"/>
              <w:jc w:val="center"/>
              <w:rPr>
                <w:sz w:val="20"/>
              </w:rPr>
            </w:pPr>
            <w:r>
              <w:rPr>
                <w:sz w:val="20"/>
              </w:rPr>
              <w:t>300</w:t>
            </w:r>
          </w:p>
        </w:tc>
        <w:tc>
          <w:tcPr>
            <w:tcW w:w="1917" w:type="dxa"/>
          </w:tcPr>
          <w:p w:rsidR="00153DE7" w:rsidRPr="00403734" w:rsidRDefault="00153DE7" w:rsidP="00A459FD">
            <w:pPr>
              <w:pStyle w:val="ListParagraph"/>
              <w:ind w:left="0"/>
              <w:jc w:val="center"/>
              <w:rPr>
                <w:sz w:val="20"/>
              </w:rPr>
            </w:pPr>
            <w:r>
              <w:rPr>
                <w:sz w:val="20"/>
              </w:rPr>
              <w:t>-3</w:t>
            </w:r>
            <w:r w:rsidRPr="00403734">
              <w:rPr>
                <w:sz w:val="20"/>
              </w:rPr>
              <w:t>0</w:t>
            </w:r>
          </w:p>
        </w:tc>
        <w:tc>
          <w:tcPr>
            <w:tcW w:w="1717" w:type="dxa"/>
          </w:tcPr>
          <w:p w:rsidR="00153DE7" w:rsidRPr="00403734" w:rsidRDefault="00153DE7" w:rsidP="00A459FD">
            <w:pPr>
              <w:pStyle w:val="ListParagraph"/>
              <w:ind w:left="0"/>
              <w:jc w:val="center"/>
              <w:rPr>
                <w:sz w:val="20"/>
              </w:rPr>
            </w:pPr>
            <w:r>
              <w:rPr>
                <w:sz w:val="20"/>
              </w:rPr>
              <w:t>270</w:t>
            </w:r>
          </w:p>
        </w:tc>
      </w:tr>
      <w:tr w:rsidR="00153DE7" w:rsidTr="00153DE7">
        <w:tc>
          <w:tcPr>
            <w:tcW w:w="1645" w:type="dxa"/>
          </w:tcPr>
          <w:p w:rsidR="00153DE7"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153DE7" w:rsidRPr="00403734" w:rsidRDefault="00153DE7" w:rsidP="00A459FD">
            <w:pPr>
              <w:pStyle w:val="ListParagraph"/>
              <w:ind w:left="0"/>
              <w:jc w:val="center"/>
              <w:rPr>
                <w:sz w:val="20"/>
              </w:rPr>
            </w:pPr>
            <w:r>
              <w:rPr>
                <w:sz w:val="20"/>
              </w:rPr>
              <w:t>50</w:t>
            </w:r>
          </w:p>
        </w:tc>
        <w:tc>
          <w:tcPr>
            <w:tcW w:w="1917" w:type="dxa"/>
          </w:tcPr>
          <w:p w:rsidR="00153DE7" w:rsidRPr="00403734" w:rsidRDefault="00153DE7" w:rsidP="00A459FD">
            <w:pPr>
              <w:pStyle w:val="ListParagraph"/>
              <w:ind w:left="0"/>
              <w:jc w:val="center"/>
              <w:rPr>
                <w:sz w:val="20"/>
              </w:rPr>
            </w:pPr>
            <w:r>
              <w:rPr>
                <w:sz w:val="20"/>
              </w:rPr>
              <w:t>0</w:t>
            </w:r>
          </w:p>
        </w:tc>
        <w:tc>
          <w:tcPr>
            <w:tcW w:w="1717" w:type="dxa"/>
          </w:tcPr>
          <w:p w:rsidR="00153DE7" w:rsidRPr="00403734" w:rsidRDefault="00153DE7" w:rsidP="00A459FD">
            <w:pPr>
              <w:pStyle w:val="ListParagraph"/>
              <w:ind w:left="0"/>
              <w:jc w:val="center"/>
              <w:rPr>
                <w:sz w:val="20"/>
              </w:rPr>
            </w:pPr>
            <w:r>
              <w:rPr>
                <w:sz w:val="20"/>
              </w:rPr>
              <w:t>50</w:t>
            </w:r>
          </w:p>
        </w:tc>
      </w:tr>
    </w:tbl>
    <w:p w:rsidR="00153DE7" w:rsidRDefault="00153DE7" w:rsidP="00A459FD">
      <w:pPr>
        <w:pStyle w:val="ListParagraph"/>
        <w:spacing w:line="240" w:lineRule="auto"/>
        <w:ind w:left="0"/>
      </w:pPr>
    </w:p>
    <w:p w:rsidR="00153DE7" w:rsidRDefault="00153DE7" w:rsidP="00FB1421">
      <w:pPr>
        <w:pStyle w:val="ListParagraph"/>
        <w:numPr>
          <w:ilvl w:val="0"/>
          <w:numId w:val="46"/>
        </w:numPr>
        <w:spacing w:line="240" w:lineRule="auto"/>
        <w:ind w:left="284"/>
        <w:jc w:val="both"/>
      </w:pPr>
      <w:r>
        <w:t>Génération automatique de notifications aux clients éligible dés que l’OST passe au statut « Validée».</w:t>
      </w:r>
    </w:p>
    <w:p w:rsidR="00153DE7" w:rsidRDefault="00153DE7" w:rsidP="00FB1421">
      <w:pPr>
        <w:pStyle w:val="ListParagraph"/>
        <w:numPr>
          <w:ilvl w:val="0"/>
          <w:numId w:val="12"/>
        </w:numPr>
        <w:spacing w:line="240" w:lineRule="auto"/>
        <w:jc w:val="both"/>
      </w:pPr>
      <w:r>
        <w:t>Un Swift MT564 ou rapport sera envoyé selon le profil de Reporting des clients.</w:t>
      </w:r>
    </w:p>
    <w:p w:rsidR="00384734" w:rsidRPr="00A459FD" w:rsidRDefault="00384734" w:rsidP="00A459FD">
      <w:pPr>
        <w:pStyle w:val="ListParagraph"/>
        <w:spacing w:line="240" w:lineRule="auto"/>
        <w:jc w:val="both"/>
        <w:rPr>
          <w:sz w:val="20"/>
        </w:rPr>
      </w:pPr>
    </w:p>
    <w:p w:rsidR="00384734" w:rsidRDefault="00384734" w:rsidP="00FB1421">
      <w:pPr>
        <w:pStyle w:val="ListParagraph"/>
        <w:numPr>
          <w:ilvl w:val="0"/>
          <w:numId w:val="46"/>
        </w:numPr>
        <w:spacing w:line="240" w:lineRule="auto"/>
        <w:ind w:left="284"/>
        <w:jc w:val="both"/>
      </w:pPr>
      <w:r>
        <w:t>Activation automatique de l’OST à la date d’arrêt de position = 15/12/2014</w:t>
      </w:r>
    </w:p>
    <w:p w:rsidR="00153DE7" w:rsidRPr="00A459FD" w:rsidRDefault="00153DE7" w:rsidP="00A459FD">
      <w:pPr>
        <w:pStyle w:val="ListParagraph"/>
        <w:spacing w:line="240" w:lineRule="auto"/>
        <w:jc w:val="both"/>
        <w:rPr>
          <w:sz w:val="20"/>
        </w:rPr>
      </w:pPr>
    </w:p>
    <w:p w:rsidR="00153DE7" w:rsidRDefault="00153DE7" w:rsidP="00FB1421">
      <w:pPr>
        <w:pStyle w:val="ListParagraph"/>
        <w:numPr>
          <w:ilvl w:val="0"/>
          <w:numId w:val="46"/>
        </w:numPr>
        <w:spacing w:line="240" w:lineRule="auto"/>
        <w:ind w:left="284"/>
        <w:jc w:val="both"/>
      </w:pPr>
      <w:r>
        <w:t>Calcul automatiques des exécutions clients et Marché.</w:t>
      </w:r>
    </w:p>
    <w:p w:rsidR="00153DE7" w:rsidRPr="00426C76" w:rsidRDefault="0038293F" w:rsidP="00A459FD">
      <w:pPr>
        <w:spacing w:line="240" w:lineRule="auto"/>
        <w:rPr>
          <w:b/>
        </w:rPr>
      </w:pPr>
      <w:r>
        <w:rPr>
          <w:b/>
        </w:rPr>
        <w:t xml:space="preserve">Exécution </w:t>
      </w:r>
      <w:r w:rsidR="00153DE7"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153DE7" w:rsidRPr="00403734" w:rsidTr="00153DE7">
        <w:tc>
          <w:tcPr>
            <w:tcW w:w="1845" w:type="dxa"/>
            <w:shd w:val="clear" w:color="auto" w:fill="A6A6A6" w:themeFill="background1" w:themeFillShade="A6"/>
          </w:tcPr>
          <w:p w:rsidR="00153DE7" w:rsidRPr="00403734" w:rsidRDefault="00153DE7" w:rsidP="00A459FD">
            <w:pPr>
              <w:pStyle w:val="ListParagraph"/>
              <w:ind w:left="0"/>
              <w:jc w:val="center"/>
              <w:rPr>
                <w:b/>
              </w:rPr>
            </w:pPr>
            <w:r>
              <w:rPr>
                <w:b/>
              </w:rPr>
              <w:t>Compte client</w:t>
            </w:r>
          </w:p>
        </w:tc>
        <w:tc>
          <w:tcPr>
            <w:tcW w:w="1645" w:type="dxa"/>
            <w:shd w:val="clear" w:color="auto" w:fill="A6A6A6" w:themeFill="background1" w:themeFillShade="A6"/>
          </w:tcPr>
          <w:p w:rsidR="00153DE7" w:rsidRPr="00403734" w:rsidRDefault="00153DE7" w:rsidP="00A459FD">
            <w:pPr>
              <w:pStyle w:val="ListParagraph"/>
              <w:ind w:left="0"/>
              <w:jc w:val="center"/>
              <w:rPr>
                <w:b/>
              </w:rPr>
            </w:pPr>
            <w:r>
              <w:rPr>
                <w:b/>
              </w:rPr>
              <w:t>Compte Nostro</w:t>
            </w:r>
          </w:p>
        </w:tc>
        <w:tc>
          <w:tcPr>
            <w:tcW w:w="1880" w:type="dxa"/>
            <w:shd w:val="clear" w:color="auto" w:fill="A6A6A6" w:themeFill="background1" w:themeFillShade="A6"/>
          </w:tcPr>
          <w:p w:rsidR="00153DE7" w:rsidRPr="00403734" w:rsidRDefault="00153DE7" w:rsidP="00A459FD">
            <w:pPr>
              <w:pStyle w:val="ListParagraph"/>
              <w:ind w:left="0"/>
              <w:jc w:val="center"/>
              <w:rPr>
                <w:b/>
              </w:rPr>
            </w:pPr>
            <w:r w:rsidRPr="00403734">
              <w:rPr>
                <w:b/>
              </w:rPr>
              <w:t>Position</w:t>
            </w:r>
            <w:r>
              <w:rPr>
                <w:b/>
              </w:rPr>
              <w:t xml:space="preserve"> éligible</w:t>
            </w:r>
          </w:p>
        </w:tc>
        <w:tc>
          <w:tcPr>
            <w:tcW w:w="1917" w:type="dxa"/>
            <w:shd w:val="clear" w:color="auto" w:fill="A6A6A6" w:themeFill="background1" w:themeFillShade="A6"/>
          </w:tcPr>
          <w:p w:rsidR="00153DE7" w:rsidRPr="00403734" w:rsidRDefault="00557899" w:rsidP="001B02AC">
            <w:pPr>
              <w:pStyle w:val="ListParagraph"/>
              <w:ind w:left="0"/>
              <w:jc w:val="center"/>
              <w:rPr>
                <w:b/>
              </w:rPr>
            </w:pPr>
            <w:r>
              <w:rPr>
                <w:b/>
              </w:rPr>
              <w:t xml:space="preserve">Crédit </w:t>
            </w:r>
            <w:r w:rsidR="00A459FD">
              <w:rPr>
                <w:b/>
              </w:rPr>
              <w:t>Droit</w:t>
            </w:r>
            <w:r w:rsidR="001B02AC">
              <w:rPr>
                <w:b/>
              </w:rPr>
              <w:t xml:space="preserve"> B</w:t>
            </w:r>
          </w:p>
        </w:tc>
        <w:tc>
          <w:tcPr>
            <w:tcW w:w="1717" w:type="dxa"/>
            <w:shd w:val="clear" w:color="auto" w:fill="A6A6A6" w:themeFill="background1" w:themeFillShade="A6"/>
          </w:tcPr>
          <w:p w:rsidR="00153DE7" w:rsidRPr="00403734" w:rsidRDefault="00153DE7" w:rsidP="00A459FD">
            <w:pPr>
              <w:pStyle w:val="ListParagraph"/>
              <w:ind w:left="0"/>
              <w:jc w:val="center"/>
              <w:rPr>
                <w:b/>
              </w:rPr>
            </w:pPr>
            <w:r>
              <w:rPr>
                <w:b/>
              </w:rPr>
              <w:t>réclamations</w:t>
            </w:r>
          </w:p>
        </w:tc>
      </w:tr>
      <w:tr w:rsidR="00153DE7" w:rsidTr="00153DE7">
        <w:tc>
          <w:tcPr>
            <w:tcW w:w="1845"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153DE7" w:rsidRPr="00403734"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ListParagraph"/>
              <w:ind w:left="0"/>
              <w:jc w:val="center"/>
              <w:rPr>
                <w:sz w:val="20"/>
              </w:rPr>
            </w:pPr>
            <w:r>
              <w:rPr>
                <w:sz w:val="20"/>
              </w:rPr>
              <w:t>120</w:t>
            </w:r>
          </w:p>
        </w:tc>
        <w:tc>
          <w:tcPr>
            <w:tcW w:w="1917" w:type="dxa"/>
          </w:tcPr>
          <w:p w:rsidR="00153DE7" w:rsidRPr="00403734" w:rsidRDefault="00557899" w:rsidP="00A459FD">
            <w:pPr>
              <w:pStyle w:val="ListParagraph"/>
              <w:ind w:left="0"/>
              <w:jc w:val="center"/>
              <w:rPr>
                <w:sz w:val="20"/>
              </w:rPr>
            </w:pPr>
            <w:r>
              <w:rPr>
                <w:sz w:val="20"/>
              </w:rPr>
              <w:t>120</w:t>
            </w:r>
          </w:p>
        </w:tc>
        <w:tc>
          <w:tcPr>
            <w:tcW w:w="1717" w:type="dxa"/>
          </w:tcPr>
          <w:p w:rsidR="00153DE7" w:rsidRPr="00403734" w:rsidRDefault="00153DE7" w:rsidP="00A459FD">
            <w:pPr>
              <w:pStyle w:val="ListParagraph"/>
              <w:ind w:left="0"/>
              <w:jc w:val="center"/>
              <w:rPr>
                <w:sz w:val="20"/>
              </w:rPr>
            </w:pPr>
            <w:r>
              <w:rPr>
                <w:sz w:val="20"/>
              </w:rPr>
              <w:t>Non</w:t>
            </w:r>
          </w:p>
        </w:tc>
      </w:tr>
      <w:tr w:rsidR="00153DE7" w:rsidTr="00153DE7">
        <w:tc>
          <w:tcPr>
            <w:tcW w:w="1845"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153DE7" w:rsidRPr="00403734"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ListParagraph"/>
              <w:ind w:left="0"/>
              <w:jc w:val="center"/>
              <w:rPr>
                <w:sz w:val="20"/>
              </w:rPr>
            </w:pPr>
            <w:r>
              <w:rPr>
                <w:sz w:val="20"/>
              </w:rPr>
              <w:t>150</w:t>
            </w:r>
          </w:p>
        </w:tc>
        <w:tc>
          <w:tcPr>
            <w:tcW w:w="1917" w:type="dxa"/>
          </w:tcPr>
          <w:p w:rsidR="00153DE7" w:rsidRPr="00403734" w:rsidRDefault="00557899" w:rsidP="00A459FD">
            <w:pPr>
              <w:jc w:val="center"/>
              <w:rPr>
                <w:sz w:val="20"/>
              </w:rPr>
            </w:pPr>
            <w:r>
              <w:rPr>
                <w:sz w:val="20"/>
              </w:rPr>
              <w:t>150</w:t>
            </w:r>
          </w:p>
        </w:tc>
        <w:tc>
          <w:tcPr>
            <w:tcW w:w="1717" w:type="dxa"/>
          </w:tcPr>
          <w:p w:rsidR="00153DE7" w:rsidRPr="00403734" w:rsidRDefault="00153DE7" w:rsidP="00A459FD">
            <w:pPr>
              <w:pStyle w:val="ListParagraph"/>
              <w:ind w:left="0"/>
              <w:jc w:val="center"/>
              <w:rPr>
                <w:sz w:val="20"/>
              </w:rPr>
            </w:pPr>
            <w:r>
              <w:rPr>
                <w:sz w:val="20"/>
              </w:rPr>
              <w:t>Non</w:t>
            </w:r>
          </w:p>
        </w:tc>
      </w:tr>
      <w:tr w:rsidR="00153DE7" w:rsidTr="00153DE7">
        <w:tc>
          <w:tcPr>
            <w:tcW w:w="1845"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153DE7"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153DE7" w:rsidRPr="00403734" w:rsidRDefault="00153DE7" w:rsidP="00A459FD">
            <w:pPr>
              <w:pStyle w:val="ListParagraph"/>
              <w:ind w:left="0"/>
              <w:jc w:val="center"/>
              <w:rPr>
                <w:sz w:val="20"/>
              </w:rPr>
            </w:pPr>
            <w:r>
              <w:rPr>
                <w:sz w:val="20"/>
              </w:rPr>
              <w:t>50</w:t>
            </w:r>
          </w:p>
        </w:tc>
        <w:tc>
          <w:tcPr>
            <w:tcW w:w="1917" w:type="dxa"/>
          </w:tcPr>
          <w:p w:rsidR="00153DE7" w:rsidRPr="00403734" w:rsidRDefault="00557899" w:rsidP="00A459FD">
            <w:pPr>
              <w:pStyle w:val="ListParagraph"/>
              <w:ind w:left="0"/>
              <w:jc w:val="center"/>
              <w:rPr>
                <w:sz w:val="20"/>
              </w:rPr>
            </w:pPr>
            <w:r>
              <w:rPr>
                <w:sz w:val="20"/>
              </w:rPr>
              <w:t>5</w:t>
            </w:r>
            <w:r w:rsidR="00153DE7">
              <w:rPr>
                <w:sz w:val="20"/>
              </w:rPr>
              <w:t>0</w:t>
            </w:r>
          </w:p>
        </w:tc>
        <w:tc>
          <w:tcPr>
            <w:tcW w:w="1717" w:type="dxa"/>
          </w:tcPr>
          <w:p w:rsidR="00153DE7" w:rsidRPr="00403734" w:rsidRDefault="00A459FD" w:rsidP="00A459FD">
            <w:pPr>
              <w:pStyle w:val="ListParagraph"/>
              <w:ind w:left="0"/>
              <w:jc w:val="center"/>
              <w:rPr>
                <w:sz w:val="20"/>
              </w:rPr>
            </w:pPr>
            <w:r>
              <w:rPr>
                <w:sz w:val="20"/>
              </w:rPr>
              <w:t>Non</w:t>
            </w:r>
          </w:p>
        </w:tc>
      </w:tr>
    </w:tbl>
    <w:p w:rsidR="00153DE7" w:rsidRDefault="0038293F" w:rsidP="00A459FD">
      <w:pPr>
        <w:spacing w:line="240" w:lineRule="auto"/>
      </w:pPr>
      <w:r>
        <w:rPr>
          <w:b/>
        </w:rPr>
        <w:t xml:space="preserve">Exécution </w:t>
      </w:r>
      <w:r w:rsidR="00153DE7" w:rsidRPr="008035EE">
        <w:rPr>
          <w:b/>
        </w:rPr>
        <w:t>Marché</w:t>
      </w:r>
    </w:p>
    <w:tbl>
      <w:tblPr>
        <w:tblStyle w:val="TableGrid"/>
        <w:tblW w:w="0" w:type="auto"/>
        <w:tblInd w:w="284" w:type="dxa"/>
        <w:tblLook w:val="04A0"/>
      </w:tblPr>
      <w:tblGrid>
        <w:gridCol w:w="1645"/>
        <w:gridCol w:w="1880"/>
        <w:gridCol w:w="1917"/>
        <w:gridCol w:w="1717"/>
      </w:tblGrid>
      <w:tr w:rsidR="000528B1" w:rsidRPr="00403734" w:rsidTr="00153DE7">
        <w:tc>
          <w:tcPr>
            <w:tcW w:w="1645" w:type="dxa"/>
            <w:shd w:val="clear" w:color="auto" w:fill="A6A6A6" w:themeFill="background1" w:themeFillShade="A6"/>
          </w:tcPr>
          <w:p w:rsidR="000528B1" w:rsidRPr="00403734" w:rsidRDefault="000528B1" w:rsidP="00A459FD">
            <w:pPr>
              <w:pStyle w:val="ListParagraph"/>
              <w:ind w:left="0"/>
              <w:jc w:val="center"/>
              <w:rPr>
                <w:b/>
              </w:rPr>
            </w:pPr>
            <w:r>
              <w:rPr>
                <w:b/>
              </w:rPr>
              <w:t>Compte Nostro</w:t>
            </w:r>
          </w:p>
        </w:tc>
        <w:tc>
          <w:tcPr>
            <w:tcW w:w="1880" w:type="dxa"/>
            <w:shd w:val="clear" w:color="auto" w:fill="A6A6A6" w:themeFill="background1" w:themeFillShade="A6"/>
          </w:tcPr>
          <w:p w:rsidR="000528B1" w:rsidRPr="00403734" w:rsidRDefault="000528B1" w:rsidP="00A459FD">
            <w:pPr>
              <w:pStyle w:val="ListParagraph"/>
              <w:ind w:left="0"/>
              <w:jc w:val="center"/>
              <w:rPr>
                <w:b/>
              </w:rPr>
            </w:pPr>
            <w:r w:rsidRPr="00403734">
              <w:rPr>
                <w:b/>
              </w:rPr>
              <w:t xml:space="preserve">Position </w:t>
            </w:r>
            <w:r>
              <w:rPr>
                <w:b/>
              </w:rPr>
              <w:t>éligible</w:t>
            </w:r>
          </w:p>
        </w:tc>
        <w:tc>
          <w:tcPr>
            <w:tcW w:w="1917" w:type="dxa"/>
            <w:shd w:val="clear" w:color="auto" w:fill="A6A6A6" w:themeFill="background1" w:themeFillShade="A6"/>
          </w:tcPr>
          <w:p w:rsidR="000528B1" w:rsidRPr="00403734" w:rsidRDefault="000528B1" w:rsidP="00284B59">
            <w:pPr>
              <w:pStyle w:val="ListParagraph"/>
              <w:ind w:left="0"/>
              <w:jc w:val="center"/>
              <w:rPr>
                <w:b/>
              </w:rPr>
            </w:pPr>
            <w:r>
              <w:rPr>
                <w:b/>
              </w:rPr>
              <w:t>Crédit Droit</w:t>
            </w:r>
            <w:r w:rsidR="001B02AC">
              <w:rPr>
                <w:b/>
              </w:rPr>
              <w:t xml:space="preserve"> B</w:t>
            </w:r>
          </w:p>
        </w:tc>
        <w:tc>
          <w:tcPr>
            <w:tcW w:w="1717" w:type="dxa"/>
            <w:shd w:val="clear" w:color="auto" w:fill="A6A6A6" w:themeFill="background1" w:themeFillShade="A6"/>
          </w:tcPr>
          <w:p w:rsidR="000528B1" w:rsidRPr="00403734" w:rsidRDefault="007346C4" w:rsidP="00A459FD">
            <w:pPr>
              <w:pStyle w:val="ListParagraph"/>
              <w:ind w:left="0"/>
              <w:jc w:val="center"/>
              <w:rPr>
                <w:b/>
              </w:rPr>
            </w:pPr>
            <w:r>
              <w:rPr>
                <w:b/>
              </w:rPr>
              <w:t>R</w:t>
            </w:r>
            <w:r w:rsidR="000528B1">
              <w:rPr>
                <w:b/>
              </w:rPr>
              <w:t>éclamations</w:t>
            </w:r>
          </w:p>
        </w:tc>
      </w:tr>
      <w:tr w:rsidR="000528B1" w:rsidTr="00153DE7">
        <w:tc>
          <w:tcPr>
            <w:tcW w:w="1645" w:type="dxa"/>
          </w:tcPr>
          <w:p w:rsidR="000528B1" w:rsidRPr="00403734" w:rsidRDefault="000528B1"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0528B1" w:rsidRPr="00403734" w:rsidRDefault="000528B1" w:rsidP="00A459FD">
            <w:pPr>
              <w:pStyle w:val="ListParagraph"/>
              <w:ind w:left="0"/>
              <w:jc w:val="center"/>
              <w:rPr>
                <w:sz w:val="20"/>
              </w:rPr>
            </w:pPr>
            <w:r>
              <w:rPr>
                <w:sz w:val="20"/>
              </w:rPr>
              <w:t>270</w:t>
            </w:r>
          </w:p>
        </w:tc>
        <w:tc>
          <w:tcPr>
            <w:tcW w:w="1917" w:type="dxa"/>
          </w:tcPr>
          <w:p w:rsidR="000528B1" w:rsidRPr="00403734" w:rsidRDefault="000528B1" w:rsidP="00A459FD">
            <w:pPr>
              <w:pStyle w:val="ListParagraph"/>
              <w:ind w:left="0"/>
              <w:jc w:val="center"/>
              <w:rPr>
                <w:sz w:val="20"/>
              </w:rPr>
            </w:pPr>
            <w:r>
              <w:rPr>
                <w:sz w:val="20"/>
              </w:rPr>
              <w:t>270</w:t>
            </w:r>
          </w:p>
        </w:tc>
        <w:tc>
          <w:tcPr>
            <w:tcW w:w="1717" w:type="dxa"/>
          </w:tcPr>
          <w:p w:rsidR="000528B1" w:rsidRPr="00403734" w:rsidRDefault="000528B1" w:rsidP="00A459FD">
            <w:pPr>
              <w:pStyle w:val="ListParagraph"/>
              <w:ind w:left="0"/>
              <w:jc w:val="center"/>
              <w:rPr>
                <w:sz w:val="20"/>
              </w:rPr>
            </w:pPr>
            <w:r>
              <w:rPr>
                <w:sz w:val="20"/>
              </w:rPr>
              <w:t>Non</w:t>
            </w:r>
          </w:p>
        </w:tc>
      </w:tr>
      <w:tr w:rsidR="000528B1" w:rsidTr="00153DE7">
        <w:tc>
          <w:tcPr>
            <w:tcW w:w="1645" w:type="dxa"/>
          </w:tcPr>
          <w:p w:rsidR="000528B1" w:rsidRDefault="000528B1"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0528B1" w:rsidRPr="00403734" w:rsidRDefault="000528B1" w:rsidP="00A459FD">
            <w:pPr>
              <w:pStyle w:val="ListParagraph"/>
              <w:ind w:left="0"/>
              <w:jc w:val="center"/>
              <w:rPr>
                <w:sz w:val="20"/>
              </w:rPr>
            </w:pPr>
            <w:r>
              <w:rPr>
                <w:sz w:val="20"/>
              </w:rPr>
              <w:t>50</w:t>
            </w:r>
          </w:p>
        </w:tc>
        <w:tc>
          <w:tcPr>
            <w:tcW w:w="1917" w:type="dxa"/>
          </w:tcPr>
          <w:p w:rsidR="000528B1" w:rsidRPr="00403734" w:rsidRDefault="000528B1" w:rsidP="00A459FD">
            <w:pPr>
              <w:pStyle w:val="ListParagraph"/>
              <w:ind w:left="0"/>
              <w:jc w:val="center"/>
              <w:rPr>
                <w:sz w:val="20"/>
              </w:rPr>
            </w:pPr>
            <w:r>
              <w:rPr>
                <w:sz w:val="20"/>
              </w:rPr>
              <w:t>50</w:t>
            </w:r>
          </w:p>
        </w:tc>
        <w:tc>
          <w:tcPr>
            <w:tcW w:w="1717" w:type="dxa"/>
          </w:tcPr>
          <w:p w:rsidR="000528B1" w:rsidRPr="00403734" w:rsidRDefault="000528B1" w:rsidP="00A459FD">
            <w:pPr>
              <w:pStyle w:val="ListParagraph"/>
              <w:ind w:left="0"/>
              <w:jc w:val="center"/>
              <w:rPr>
                <w:sz w:val="20"/>
              </w:rPr>
            </w:pPr>
            <w:r>
              <w:rPr>
                <w:sz w:val="20"/>
              </w:rPr>
              <w:t>Non</w:t>
            </w:r>
          </w:p>
        </w:tc>
      </w:tr>
    </w:tbl>
    <w:p w:rsidR="00153DE7" w:rsidRDefault="00153DE7" w:rsidP="00A459FD">
      <w:pPr>
        <w:pStyle w:val="ListParagraph"/>
        <w:spacing w:line="240" w:lineRule="auto"/>
        <w:ind w:left="284"/>
      </w:pPr>
    </w:p>
    <w:p w:rsidR="00153DE7" w:rsidRDefault="00153DE7" w:rsidP="00FB1421">
      <w:pPr>
        <w:pStyle w:val="ListParagraph"/>
        <w:numPr>
          <w:ilvl w:val="0"/>
          <w:numId w:val="46"/>
        </w:numPr>
        <w:spacing w:line="240" w:lineRule="auto"/>
        <w:ind w:left="284"/>
      </w:pPr>
      <w:r>
        <w:t>Génération automatique de notifications avec les paiements prévisionnels calculés  aux clients éligible.</w:t>
      </w:r>
    </w:p>
    <w:p w:rsidR="00153DE7" w:rsidRDefault="00153DE7" w:rsidP="00FB1421">
      <w:pPr>
        <w:pStyle w:val="ListParagraph"/>
        <w:numPr>
          <w:ilvl w:val="0"/>
          <w:numId w:val="12"/>
        </w:numPr>
        <w:spacing w:line="240" w:lineRule="auto"/>
      </w:pPr>
      <w:r>
        <w:t>Un Swift MT564 REPE ou rapport sera envoyé selon le profil de Reporting des clients.</w:t>
      </w:r>
    </w:p>
    <w:p w:rsidR="00153DE7" w:rsidRDefault="00153DE7" w:rsidP="00A459FD">
      <w:pPr>
        <w:spacing w:line="240" w:lineRule="auto"/>
      </w:pPr>
    </w:p>
    <w:p w:rsidR="00153DE7" w:rsidRDefault="00153DE7" w:rsidP="00FB1421">
      <w:pPr>
        <w:pStyle w:val="ListParagraph"/>
        <w:numPr>
          <w:ilvl w:val="0"/>
          <w:numId w:val="47"/>
        </w:numPr>
        <w:spacing w:line="240" w:lineRule="auto"/>
        <w:ind w:left="284"/>
      </w:pPr>
      <w:r>
        <w:t>Réception d’un paiement marché via un MT566 sur le Nostro 1 et un MT566 pour le Nostro2</w:t>
      </w:r>
    </w:p>
    <w:tbl>
      <w:tblPr>
        <w:tblStyle w:val="TableGrid"/>
        <w:tblW w:w="0" w:type="auto"/>
        <w:tblInd w:w="284" w:type="dxa"/>
        <w:tblLook w:val="04A0"/>
      </w:tblPr>
      <w:tblGrid>
        <w:gridCol w:w="1633"/>
        <w:gridCol w:w="1867"/>
        <w:gridCol w:w="1903"/>
        <w:gridCol w:w="3493"/>
      </w:tblGrid>
      <w:tr w:rsidR="00F444D5" w:rsidRPr="00403734" w:rsidTr="00F444D5">
        <w:tc>
          <w:tcPr>
            <w:tcW w:w="1633" w:type="dxa"/>
            <w:shd w:val="clear" w:color="auto" w:fill="A6A6A6" w:themeFill="background1" w:themeFillShade="A6"/>
          </w:tcPr>
          <w:p w:rsidR="00F444D5" w:rsidRPr="00403734" w:rsidRDefault="00F444D5" w:rsidP="00A459FD">
            <w:pPr>
              <w:pStyle w:val="ListParagraph"/>
              <w:ind w:left="0"/>
              <w:jc w:val="center"/>
              <w:rPr>
                <w:b/>
              </w:rPr>
            </w:pPr>
            <w:r>
              <w:rPr>
                <w:b/>
              </w:rPr>
              <w:t>Compte Nostro</w:t>
            </w:r>
          </w:p>
        </w:tc>
        <w:tc>
          <w:tcPr>
            <w:tcW w:w="1867" w:type="dxa"/>
            <w:shd w:val="clear" w:color="auto" w:fill="A6A6A6" w:themeFill="background1" w:themeFillShade="A6"/>
          </w:tcPr>
          <w:p w:rsidR="00F444D5" w:rsidRPr="00403734" w:rsidRDefault="007722EC" w:rsidP="00F444D5">
            <w:pPr>
              <w:pStyle w:val="ListParagraph"/>
              <w:ind w:left="0"/>
              <w:jc w:val="center"/>
              <w:rPr>
                <w:b/>
              </w:rPr>
            </w:pPr>
            <w:r>
              <w:rPr>
                <w:b/>
              </w:rPr>
              <w:t>Quantité de</w:t>
            </w:r>
            <w:r w:rsidR="00F444D5">
              <w:rPr>
                <w:b/>
              </w:rPr>
              <w:t xml:space="preserve"> droits reçu</w:t>
            </w:r>
            <w:r>
              <w:rPr>
                <w:b/>
              </w:rPr>
              <w:t>e</w:t>
            </w:r>
          </w:p>
        </w:tc>
        <w:tc>
          <w:tcPr>
            <w:tcW w:w="1903" w:type="dxa"/>
            <w:shd w:val="clear" w:color="auto" w:fill="A6A6A6" w:themeFill="background1" w:themeFillShade="A6"/>
          </w:tcPr>
          <w:p w:rsidR="00F444D5" w:rsidRPr="00403734" w:rsidRDefault="007722EC" w:rsidP="00F444D5">
            <w:pPr>
              <w:pStyle w:val="ListParagraph"/>
              <w:ind w:left="0"/>
              <w:jc w:val="center"/>
              <w:rPr>
                <w:b/>
              </w:rPr>
            </w:pPr>
            <w:r>
              <w:rPr>
                <w:b/>
              </w:rPr>
              <w:t xml:space="preserve">Quantité de </w:t>
            </w:r>
            <w:r w:rsidR="00F444D5">
              <w:rPr>
                <w:b/>
              </w:rPr>
              <w:t>droits calculé</w:t>
            </w:r>
            <w:r>
              <w:rPr>
                <w:b/>
              </w:rPr>
              <w:t>e</w:t>
            </w:r>
          </w:p>
        </w:tc>
        <w:tc>
          <w:tcPr>
            <w:tcW w:w="3493" w:type="dxa"/>
            <w:shd w:val="clear" w:color="auto" w:fill="A6A6A6" w:themeFill="background1" w:themeFillShade="A6"/>
          </w:tcPr>
          <w:p w:rsidR="00F444D5" w:rsidRPr="00403734" w:rsidRDefault="00F444D5" w:rsidP="00A459FD">
            <w:pPr>
              <w:pStyle w:val="ListParagraph"/>
              <w:ind w:left="0"/>
              <w:jc w:val="center"/>
              <w:rPr>
                <w:b/>
              </w:rPr>
            </w:pPr>
            <w:r>
              <w:rPr>
                <w:b/>
              </w:rPr>
              <w:t>Réconciliation</w:t>
            </w:r>
          </w:p>
        </w:tc>
      </w:tr>
      <w:tr w:rsidR="00F444D5" w:rsidTr="00F444D5">
        <w:tc>
          <w:tcPr>
            <w:tcW w:w="1633" w:type="dxa"/>
          </w:tcPr>
          <w:p w:rsidR="00F444D5" w:rsidRPr="00403734" w:rsidRDefault="00F444D5"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67" w:type="dxa"/>
          </w:tcPr>
          <w:p w:rsidR="00F444D5" w:rsidRPr="00403734" w:rsidRDefault="00F444D5" w:rsidP="00A459FD">
            <w:pPr>
              <w:pStyle w:val="ListParagraph"/>
              <w:ind w:left="0"/>
              <w:jc w:val="center"/>
              <w:rPr>
                <w:sz w:val="20"/>
              </w:rPr>
            </w:pPr>
            <w:r>
              <w:rPr>
                <w:sz w:val="20"/>
              </w:rPr>
              <w:t>270</w:t>
            </w:r>
          </w:p>
        </w:tc>
        <w:tc>
          <w:tcPr>
            <w:tcW w:w="1903" w:type="dxa"/>
          </w:tcPr>
          <w:p w:rsidR="00F444D5" w:rsidRPr="00F444D5" w:rsidRDefault="00F444D5" w:rsidP="00A459FD">
            <w:pPr>
              <w:pStyle w:val="ListParagraph"/>
              <w:ind w:left="0"/>
              <w:jc w:val="center"/>
              <w:rPr>
                <w:sz w:val="20"/>
              </w:rPr>
            </w:pPr>
            <w:r w:rsidRPr="00F444D5">
              <w:rPr>
                <w:sz w:val="20"/>
              </w:rPr>
              <w:t>270</w:t>
            </w:r>
          </w:p>
        </w:tc>
        <w:tc>
          <w:tcPr>
            <w:tcW w:w="3493" w:type="dxa"/>
          </w:tcPr>
          <w:p w:rsidR="00F444D5" w:rsidRPr="00DE40A4" w:rsidRDefault="00F444D5" w:rsidP="00A459FD">
            <w:pPr>
              <w:pStyle w:val="ListParagraph"/>
              <w:ind w:left="0"/>
              <w:jc w:val="center"/>
              <w:rPr>
                <w:sz w:val="20"/>
              </w:rPr>
            </w:pPr>
            <w:r w:rsidRPr="00DE40A4">
              <w:rPr>
                <w:sz w:val="20"/>
              </w:rPr>
              <w:t>Pas Alerte : réconciliation totale</w:t>
            </w:r>
          </w:p>
        </w:tc>
      </w:tr>
      <w:tr w:rsidR="00F444D5" w:rsidTr="00F444D5">
        <w:tc>
          <w:tcPr>
            <w:tcW w:w="1633" w:type="dxa"/>
          </w:tcPr>
          <w:p w:rsidR="00F444D5" w:rsidRDefault="00F444D5"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67" w:type="dxa"/>
          </w:tcPr>
          <w:p w:rsidR="00F444D5" w:rsidRPr="00403734" w:rsidRDefault="00F444D5" w:rsidP="00A459FD">
            <w:pPr>
              <w:pStyle w:val="ListParagraph"/>
              <w:ind w:left="0"/>
              <w:jc w:val="center"/>
              <w:rPr>
                <w:sz w:val="20"/>
              </w:rPr>
            </w:pPr>
            <w:r>
              <w:rPr>
                <w:sz w:val="20"/>
              </w:rPr>
              <w:t>50</w:t>
            </w:r>
          </w:p>
        </w:tc>
        <w:tc>
          <w:tcPr>
            <w:tcW w:w="1903" w:type="dxa"/>
          </w:tcPr>
          <w:p w:rsidR="00F444D5" w:rsidRPr="00F444D5" w:rsidRDefault="00F444D5" w:rsidP="00A459FD">
            <w:pPr>
              <w:pStyle w:val="ListParagraph"/>
              <w:ind w:left="0"/>
              <w:jc w:val="center"/>
              <w:rPr>
                <w:sz w:val="20"/>
              </w:rPr>
            </w:pPr>
            <w:r w:rsidRPr="00F444D5">
              <w:rPr>
                <w:sz w:val="20"/>
              </w:rPr>
              <w:t>50</w:t>
            </w:r>
          </w:p>
        </w:tc>
        <w:tc>
          <w:tcPr>
            <w:tcW w:w="3493" w:type="dxa"/>
          </w:tcPr>
          <w:p w:rsidR="00F444D5" w:rsidRPr="00DE40A4" w:rsidRDefault="00F444D5" w:rsidP="00A459FD">
            <w:pPr>
              <w:pStyle w:val="ListParagraph"/>
              <w:ind w:left="0"/>
              <w:jc w:val="center"/>
              <w:rPr>
                <w:sz w:val="20"/>
              </w:rPr>
            </w:pPr>
            <w:r w:rsidRPr="00DE40A4">
              <w:rPr>
                <w:sz w:val="20"/>
              </w:rPr>
              <w:t xml:space="preserve">Pas Alerte : réconciliation totale </w:t>
            </w:r>
          </w:p>
        </w:tc>
      </w:tr>
    </w:tbl>
    <w:p w:rsidR="00153DE7" w:rsidRDefault="00153DE7" w:rsidP="00A459FD">
      <w:pPr>
        <w:pStyle w:val="ListParagraph"/>
        <w:spacing w:line="240" w:lineRule="auto"/>
        <w:ind w:left="284"/>
      </w:pPr>
    </w:p>
    <w:p w:rsidR="00153DE7" w:rsidRDefault="00153DE7" w:rsidP="00A459FD">
      <w:pPr>
        <w:spacing w:line="240" w:lineRule="auto"/>
        <w:jc w:val="both"/>
      </w:pPr>
      <w:r>
        <w:t xml:space="preserve">La réconciliation est déclenchée automatiquement et  se fait sur la base des </w:t>
      </w:r>
      <w:r w:rsidR="00F444D5">
        <w:rPr>
          <w:b/>
        </w:rPr>
        <w:t>quantités reçues</w:t>
      </w:r>
      <w:r>
        <w:t xml:space="preserve"> </w:t>
      </w:r>
      <w:r w:rsidR="00E80498">
        <w:t>par rapport aux</w:t>
      </w:r>
      <w:r>
        <w:t xml:space="preserve"> </w:t>
      </w:r>
      <w:r w:rsidR="00F444D5">
        <w:t>quantités</w:t>
      </w:r>
      <w:r>
        <w:t xml:space="preserve"> calculé</w:t>
      </w:r>
      <w:r w:rsidR="00F444D5">
        <w:t>e</w:t>
      </w:r>
      <w:r w:rsidR="005013AC">
        <w:t>s dans les exécutions.</w:t>
      </w:r>
    </w:p>
    <w:p w:rsidR="00F444D5" w:rsidRDefault="00F444D5" w:rsidP="00A459FD">
      <w:pPr>
        <w:spacing w:line="240" w:lineRule="auto"/>
        <w:jc w:val="both"/>
      </w:pPr>
      <w:r>
        <w:t>Lorsque la réconciliation est totale, l’allocation est déclenchée automatiquement.</w:t>
      </w:r>
    </w:p>
    <w:p w:rsidR="00153DE7" w:rsidRDefault="00153DE7" w:rsidP="00A459FD">
      <w:pPr>
        <w:pStyle w:val="ListParagraph"/>
        <w:spacing w:line="240" w:lineRule="auto"/>
      </w:pPr>
    </w:p>
    <w:p w:rsidR="00153DE7" w:rsidRDefault="00153DE7" w:rsidP="00FB1421">
      <w:pPr>
        <w:pStyle w:val="ListParagraph"/>
        <w:numPr>
          <w:ilvl w:val="0"/>
          <w:numId w:val="47"/>
        </w:numPr>
        <w:spacing w:line="240" w:lineRule="auto"/>
        <w:ind w:left="284"/>
      </w:pPr>
      <w:r>
        <w:t xml:space="preserve">Allocation manuelle aux clients : une fois la réconciliation est traitée, le processus d’allocation se déclenche, l’utilisateur doit allouer manuellement aux clients les </w:t>
      </w:r>
      <w:r w:rsidR="00F444D5">
        <w:t>quantités</w:t>
      </w:r>
      <w:r>
        <w:t xml:space="preserve"> réconcilié</w:t>
      </w:r>
      <w:r w:rsidR="00F444D5">
        <w:t>e</w:t>
      </w:r>
      <w:r>
        <w:t>s.</w:t>
      </w:r>
    </w:p>
    <w:p w:rsidR="00153DE7" w:rsidRDefault="00153DE7" w:rsidP="00FB1421">
      <w:pPr>
        <w:pStyle w:val="ListParagraph"/>
        <w:numPr>
          <w:ilvl w:val="0"/>
          <w:numId w:val="12"/>
        </w:numPr>
        <w:spacing w:line="240" w:lineRule="auto"/>
      </w:pPr>
      <w:r>
        <w:t>Allocation manuelle du paiement Nostro 1 puis Nostro 2.</w:t>
      </w:r>
    </w:p>
    <w:tbl>
      <w:tblPr>
        <w:tblStyle w:val="TableGrid"/>
        <w:tblW w:w="0" w:type="auto"/>
        <w:tblInd w:w="284" w:type="dxa"/>
        <w:tblLook w:val="04A0"/>
      </w:tblPr>
      <w:tblGrid>
        <w:gridCol w:w="1667"/>
        <w:gridCol w:w="1843"/>
        <w:gridCol w:w="1843"/>
        <w:gridCol w:w="1984"/>
      </w:tblGrid>
      <w:tr w:rsidR="00153DE7" w:rsidRPr="00403734" w:rsidTr="00153DE7">
        <w:tc>
          <w:tcPr>
            <w:tcW w:w="1667" w:type="dxa"/>
            <w:shd w:val="clear" w:color="auto" w:fill="A6A6A6" w:themeFill="background1" w:themeFillShade="A6"/>
          </w:tcPr>
          <w:p w:rsidR="00153DE7" w:rsidRPr="00403734" w:rsidRDefault="00153DE7" w:rsidP="00A459FD">
            <w:pPr>
              <w:pStyle w:val="ListParagraph"/>
              <w:ind w:left="0"/>
              <w:jc w:val="center"/>
              <w:rPr>
                <w:b/>
              </w:rPr>
            </w:pPr>
            <w:r>
              <w:rPr>
                <w:b/>
              </w:rPr>
              <w:t>Compte Nostro</w:t>
            </w:r>
          </w:p>
        </w:tc>
        <w:tc>
          <w:tcPr>
            <w:tcW w:w="1843" w:type="dxa"/>
            <w:shd w:val="clear" w:color="auto" w:fill="A6A6A6" w:themeFill="background1" w:themeFillShade="A6"/>
          </w:tcPr>
          <w:p w:rsidR="00153DE7" w:rsidRPr="00403734" w:rsidRDefault="007722EC" w:rsidP="00A459FD">
            <w:pPr>
              <w:pStyle w:val="ListParagraph"/>
              <w:ind w:left="0"/>
              <w:jc w:val="center"/>
              <w:rPr>
                <w:b/>
              </w:rPr>
            </w:pPr>
            <w:r>
              <w:rPr>
                <w:b/>
              </w:rPr>
              <w:t>quantité</w:t>
            </w:r>
            <w:r w:rsidR="00153DE7">
              <w:rPr>
                <w:b/>
              </w:rPr>
              <w:t xml:space="preserve"> réconcilié</w:t>
            </w:r>
            <w:r>
              <w:rPr>
                <w:b/>
              </w:rPr>
              <w:t>e</w:t>
            </w:r>
          </w:p>
        </w:tc>
        <w:tc>
          <w:tcPr>
            <w:tcW w:w="1843" w:type="dxa"/>
            <w:shd w:val="clear" w:color="auto" w:fill="A6A6A6" w:themeFill="background1" w:themeFillShade="A6"/>
          </w:tcPr>
          <w:p w:rsidR="00153DE7" w:rsidRPr="00403734" w:rsidRDefault="00153DE7" w:rsidP="00A459FD">
            <w:pPr>
              <w:pStyle w:val="ListParagraph"/>
              <w:ind w:left="0"/>
              <w:jc w:val="center"/>
              <w:rPr>
                <w:b/>
              </w:rPr>
            </w:pPr>
            <w:r>
              <w:rPr>
                <w:b/>
              </w:rPr>
              <w:t>Compte client</w:t>
            </w:r>
          </w:p>
        </w:tc>
        <w:tc>
          <w:tcPr>
            <w:tcW w:w="1984" w:type="dxa"/>
            <w:shd w:val="clear" w:color="auto" w:fill="A6A6A6" w:themeFill="background1" w:themeFillShade="A6"/>
          </w:tcPr>
          <w:p w:rsidR="00153DE7" w:rsidRPr="00403734" w:rsidRDefault="00AA3FBC" w:rsidP="00A459FD">
            <w:pPr>
              <w:pStyle w:val="ListParagraph"/>
              <w:ind w:left="0"/>
              <w:jc w:val="center"/>
              <w:rPr>
                <w:b/>
              </w:rPr>
            </w:pPr>
            <w:r>
              <w:rPr>
                <w:b/>
              </w:rPr>
              <w:t>quantité</w:t>
            </w:r>
            <w:r w:rsidR="00153DE7">
              <w:rPr>
                <w:b/>
              </w:rPr>
              <w:t xml:space="preserve"> alloué</w:t>
            </w:r>
            <w:r>
              <w:rPr>
                <w:b/>
              </w:rPr>
              <w:t>e</w:t>
            </w:r>
          </w:p>
        </w:tc>
      </w:tr>
      <w:tr w:rsidR="00153DE7" w:rsidTr="00153DE7">
        <w:tc>
          <w:tcPr>
            <w:tcW w:w="1667" w:type="dxa"/>
            <w:vMerge w:val="restart"/>
          </w:tcPr>
          <w:p w:rsidR="00153DE7" w:rsidRPr="00403734"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43" w:type="dxa"/>
            <w:vMerge w:val="restart"/>
          </w:tcPr>
          <w:p w:rsidR="00153DE7" w:rsidRPr="00403734" w:rsidRDefault="007722EC" w:rsidP="00A459FD">
            <w:pPr>
              <w:pStyle w:val="ListParagraph"/>
              <w:ind w:left="0"/>
              <w:jc w:val="center"/>
              <w:rPr>
                <w:sz w:val="20"/>
              </w:rPr>
            </w:pPr>
            <w:r>
              <w:rPr>
                <w:sz w:val="20"/>
              </w:rPr>
              <w:t>270</w:t>
            </w:r>
          </w:p>
        </w:tc>
        <w:tc>
          <w:tcPr>
            <w:tcW w:w="1843"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984" w:type="dxa"/>
          </w:tcPr>
          <w:p w:rsidR="00153DE7" w:rsidRPr="00403734" w:rsidRDefault="007722EC" w:rsidP="00A459FD">
            <w:pPr>
              <w:pStyle w:val="ListParagraph"/>
              <w:ind w:left="0"/>
              <w:jc w:val="center"/>
              <w:rPr>
                <w:sz w:val="20"/>
              </w:rPr>
            </w:pPr>
            <w:r>
              <w:rPr>
                <w:sz w:val="20"/>
              </w:rPr>
              <w:t>120</w:t>
            </w:r>
          </w:p>
        </w:tc>
      </w:tr>
      <w:tr w:rsidR="00153DE7" w:rsidTr="00153DE7">
        <w:tc>
          <w:tcPr>
            <w:tcW w:w="1667" w:type="dxa"/>
            <w:vMerge/>
          </w:tcPr>
          <w:p w:rsidR="00153DE7" w:rsidRPr="00403734" w:rsidRDefault="00153DE7" w:rsidP="00A459FD">
            <w:pPr>
              <w:pStyle w:val="ListParagraph"/>
              <w:ind w:left="0"/>
              <w:jc w:val="center"/>
              <w:rPr>
                <w:sz w:val="20"/>
              </w:rPr>
            </w:pPr>
          </w:p>
        </w:tc>
        <w:tc>
          <w:tcPr>
            <w:tcW w:w="1843" w:type="dxa"/>
            <w:vMerge/>
          </w:tcPr>
          <w:p w:rsidR="00153DE7" w:rsidRPr="00403734" w:rsidRDefault="00153DE7" w:rsidP="00A459FD">
            <w:pPr>
              <w:pStyle w:val="ListParagraph"/>
              <w:ind w:left="0"/>
              <w:jc w:val="center"/>
              <w:rPr>
                <w:sz w:val="20"/>
              </w:rPr>
            </w:pPr>
          </w:p>
        </w:tc>
        <w:tc>
          <w:tcPr>
            <w:tcW w:w="1843"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984" w:type="dxa"/>
          </w:tcPr>
          <w:p w:rsidR="00153DE7" w:rsidRPr="00403734" w:rsidRDefault="007722EC" w:rsidP="00A459FD">
            <w:pPr>
              <w:jc w:val="center"/>
              <w:rPr>
                <w:sz w:val="20"/>
              </w:rPr>
            </w:pPr>
            <w:r>
              <w:rPr>
                <w:sz w:val="20"/>
              </w:rPr>
              <w:t>150</w:t>
            </w:r>
          </w:p>
        </w:tc>
      </w:tr>
      <w:tr w:rsidR="00153DE7" w:rsidTr="00153DE7">
        <w:tc>
          <w:tcPr>
            <w:tcW w:w="1667" w:type="dxa"/>
          </w:tcPr>
          <w:p w:rsidR="00153DE7" w:rsidRDefault="00153DE7" w:rsidP="00A459FD">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153DE7" w:rsidRPr="00403734" w:rsidRDefault="007722EC" w:rsidP="00A459FD">
            <w:pPr>
              <w:pStyle w:val="ListParagraph"/>
              <w:ind w:left="0"/>
              <w:jc w:val="center"/>
              <w:rPr>
                <w:sz w:val="20"/>
              </w:rPr>
            </w:pPr>
            <w:r>
              <w:rPr>
                <w:sz w:val="20"/>
              </w:rPr>
              <w:t>50</w:t>
            </w:r>
          </w:p>
        </w:tc>
        <w:tc>
          <w:tcPr>
            <w:tcW w:w="1843" w:type="dxa"/>
          </w:tcPr>
          <w:p w:rsidR="00153DE7" w:rsidRPr="00403734" w:rsidRDefault="00153DE7"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84" w:type="dxa"/>
          </w:tcPr>
          <w:p w:rsidR="00153DE7" w:rsidRPr="00403734" w:rsidRDefault="007722EC" w:rsidP="00A459FD">
            <w:pPr>
              <w:pStyle w:val="ListParagraph"/>
              <w:tabs>
                <w:tab w:val="left" w:pos="693"/>
                <w:tab w:val="center" w:pos="850"/>
              </w:tabs>
              <w:ind w:left="0"/>
              <w:jc w:val="center"/>
              <w:rPr>
                <w:sz w:val="20"/>
              </w:rPr>
            </w:pPr>
            <w:r>
              <w:rPr>
                <w:sz w:val="20"/>
              </w:rPr>
              <w:t>50</w:t>
            </w:r>
          </w:p>
        </w:tc>
      </w:tr>
    </w:tbl>
    <w:p w:rsidR="00153DE7" w:rsidRDefault="00153DE7" w:rsidP="00A459FD">
      <w:pPr>
        <w:pStyle w:val="ListParagraph"/>
        <w:spacing w:line="240" w:lineRule="auto"/>
        <w:ind w:left="284"/>
      </w:pPr>
    </w:p>
    <w:p w:rsidR="00153DE7" w:rsidRDefault="00153DE7" w:rsidP="00FB1421">
      <w:pPr>
        <w:pStyle w:val="ListParagraph"/>
        <w:numPr>
          <w:ilvl w:val="0"/>
          <w:numId w:val="47"/>
        </w:numPr>
        <w:spacing w:line="240" w:lineRule="auto"/>
        <w:ind w:left="284"/>
      </w:pPr>
      <w:r>
        <w:t>Création des paiements client et calcul des commissions. (</w:t>
      </w:r>
      <w:r w:rsidR="00E939E4">
        <w:t xml:space="preserve">ex. </w:t>
      </w:r>
      <w:r>
        <w:t>Montant fixe: 20 EUR)</w:t>
      </w:r>
    </w:p>
    <w:p w:rsidR="00D36757" w:rsidRDefault="00D36757" w:rsidP="00D36757">
      <w:pPr>
        <w:spacing w:line="240" w:lineRule="auto"/>
        <w:ind w:left="-76"/>
      </w:pPr>
    </w:p>
    <w:p w:rsidR="00D36757" w:rsidRDefault="00D36757" w:rsidP="00D36757">
      <w:pPr>
        <w:spacing w:line="240" w:lineRule="auto"/>
        <w:ind w:left="-76"/>
      </w:pPr>
      <w:r>
        <w:t>Les paiements client en titres sont automatiquement créés après l’allocation sans validation.</w:t>
      </w:r>
    </w:p>
    <w:tbl>
      <w:tblPr>
        <w:tblStyle w:val="TableGrid"/>
        <w:tblW w:w="0" w:type="auto"/>
        <w:tblInd w:w="284" w:type="dxa"/>
        <w:tblLook w:val="04A0"/>
      </w:tblPr>
      <w:tblGrid>
        <w:gridCol w:w="1787"/>
        <w:gridCol w:w="1605"/>
        <w:gridCol w:w="1849"/>
        <w:gridCol w:w="1856"/>
      </w:tblGrid>
      <w:tr w:rsidR="00D36757" w:rsidRPr="00403734" w:rsidTr="00D36757">
        <w:tc>
          <w:tcPr>
            <w:tcW w:w="1787" w:type="dxa"/>
            <w:shd w:val="clear" w:color="auto" w:fill="A6A6A6" w:themeFill="background1" w:themeFillShade="A6"/>
          </w:tcPr>
          <w:p w:rsidR="00D36757" w:rsidRPr="00403734" w:rsidRDefault="00D36757" w:rsidP="00284B59">
            <w:pPr>
              <w:pStyle w:val="ListParagraph"/>
              <w:ind w:left="0"/>
              <w:jc w:val="center"/>
              <w:rPr>
                <w:b/>
              </w:rPr>
            </w:pPr>
            <w:r>
              <w:rPr>
                <w:b/>
              </w:rPr>
              <w:t>Compte client</w:t>
            </w:r>
          </w:p>
        </w:tc>
        <w:tc>
          <w:tcPr>
            <w:tcW w:w="1605" w:type="dxa"/>
            <w:shd w:val="clear" w:color="auto" w:fill="A6A6A6" w:themeFill="background1" w:themeFillShade="A6"/>
          </w:tcPr>
          <w:p w:rsidR="00D36757" w:rsidRPr="00403734" w:rsidRDefault="00D36757" w:rsidP="00D36757">
            <w:pPr>
              <w:pStyle w:val="ListParagraph"/>
              <w:ind w:left="0"/>
              <w:jc w:val="center"/>
              <w:rPr>
                <w:b/>
              </w:rPr>
            </w:pPr>
            <w:r>
              <w:rPr>
                <w:b/>
              </w:rPr>
              <w:t xml:space="preserve">Titre </w:t>
            </w:r>
          </w:p>
        </w:tc>
        <w:tc>
          <w:tcPr>
            <w:tcW w:w="1849" w:type="dxa"/>
            <w:shd w:val="clear" w:color="auto" w:fill="A6A6A6" w:themeFill="background1" w:themeFillShade="A6"/>
          </w:tcPr>
          <w:p w:rsidR="00D36757" w:rsidRPr="00403734" w:rsidRDefault="00D36757" w:rsidP="00284B59">
            <w:pPr>
              <w:pStyle w:val="ListParagraph"/>
              <w:ind w:left="0"/>
              <w:jc w:val="center"/>
              <w:rPr>
                <w:b/>
              </w:rPr>
            </w:pPr>
            <w:r>
              <w:rPr>
                <w:b/>
              </w:rPr>
              <w:t xml:space="preserve">Quantité </w:t>
            </w:r>
          </w:p>
        </w:tc>
        <w:tc>
          <w:tcPr>
            <w:tcW w:w="1856" w:type="dxa"/>
            <w:shd w:val="clear" w:color="auto" w:fill="A6A6A6" w:themeFill="background1" w:themeFillShade="A6"/>
          </w:tcPr>
          <w:p w:rsidR="00D36757" w:rsidRDefault="00D36757" w:rsidP="00284B59">
            <w:pPr>
              <w:pStyle w:val="ListParagraph"/>
              <w:ind w:left="0"/>
              <w:jc w:val="center"/>
              <w:rPr>
                <w:b/>
              </w:rPr>
            </w:pPr>
            <w:r>
              <w:rPr>
                <w:b/>
              </w:rPr>
              <w:t>Statut</w:t>
            </w:r>
          </w:p>
        </w:tc>
      </w:tr>
      <w:tr w:rsidR="00D36757" w:rsidTr="00D36757">
        <w:tc>
          <w:tcPr>
            <w:tcW w:w="1787" w:type="dxa"/>
          </w:tcPr>
          <w:p w:rsidR="00D36757" w:rsidRPr="00403734" w:rsidRDefault="00D3675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D36757" w:rsidRPr="00403734" w:rsidRDefault="00D36757" w:rsidP="00284B59">
            <w:pPr>
              <w:pStyle w:val="ListParagraph"/>
              <w:ind w:left="0"/>
              <w:jc w:val="center"/>
              <w:rPr>
                <w:sz w:val="20"/>
              </w:rPr>
            </w:pPr>
            <w:r>
              <w:rPr>
                <w:sz w:val="20"/>
              </w:rPr>
              <w:t>Droit B</w:t>
            </w:r>
          </w:p>
        </w:tc>
        <w:tc>
          <w:tcPr>
            <w:tcW w:w="1849" w:type="dxa"/>
          </w:tcPr>
          <w:p w:rsidR="00D36757" w:rsidRPr="00403734" w:rsidRDefault="00D36757" w:rsidP="00284B59">
            <w:pPr>
              <w:pStyle w:val="ListParagraph"/>
              <w:ind w:left="0"/>
              <w:jc w:val="center"/>
              <w:rPr>
                <w:sz w:val="20"/>
              </w:rPr>
            </w:pPr>
            <w:r>
              <w:rPr>
                <w:sz w:val="20"/>
              </w:rPr>
              <w:t>120</w:t>
            </w:r>
          </w:p>
        </w:tc>
        <w:tc>
          <w:tcPr>
            <w:tcW w:w="1856" w:type="dxa"/>
          </w:tcPr>
          <w:p w:rsidR="00D36757" w:rsidRDefault="007346C4" w:rsidP="00284B59">
            <w:pPr>
              <w:pStyle w:val="ListParagraph"/>
              <w:ind w:left="0"/>
              <w:jc w:val="center"/>
              <w:rPr>
                <w:sz w:val="20"/>
              </w:rPr>
            </w:pPr>
            <w:r>
              <w:rPr>
                <w:sz w:val="20"/>
              </w:rPr>
              <w:t>C</w:t>
            </w:r>
            <w:r w:rsidR="00D36757">
              <w:rPr>
                <w:sz w:val="20"/>
              </w:rPr>
              <w:t>réé</w:t>
            </w:r>
          </w:p>
        </w:tc>
      </w:tr>
      <w:tr w:rsidR="00D36757" w:rsidTr="00D36757">
        <w:tc>
          <w:tcPr>
            <w:tcW w:w="1787" w:type="dxa"/>
          </w:tcPr>
          <w:p w:rsidR="00D36757" w:rsidRPr="00403734" w:rsidRDefault="00D3675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D36757" w:rsidRDefault="00D36757" w:rsidP="00D36757">
            <w:pPr>
              <w:jc w:val="center"/>
            </w:pPr>
            <w:r w:rsidRPr="003F747C">
              <w:rPr>
                <w:sz w:val="20"/>
              </w:rPr>
              <w:t>Droit B</w:t>
            </w:r>
          </w:p>
        </w:tc>
        <w:tc>
          <w:tcPr>
            <w:tcW w:w="1849" w:type="dxa"/>
          </w:tcPr>
          <w:p w:rsidR="00D36757" w:rsidRPr="00403734" w:rsidRDefault="00D36757" w:rsidP="00284B59">
            <w:pPr>
              <w:jc w:val="center"/>
              <w:rPr>
                <w:sz w:val="20"/>
              </w:rPr>
            </w:pPr>
            <w:r>
              <w:rPr>
                <w:sz w:val="20"/>
              </w:rPr>
              <w:t>150</w:t>
            </w:r>
          </w:p>
        </w:tc>
        <w:tc>
          <w:tcPr>
            <w:tcW w:w="1856" w:type="dxa"/>
          </w:tcPr>
          <w:p w:rsidR="00D36757" w:rsidRDefault="007346C4" w:rsidP="00284B59">
            <w:pPr>
              <w:jc w:val="center"/>
              <w:rPr>
                <w:sz w:val="20"/>
              </w:rPr>
            </w:pPr>
            <w:r>
              <w:rPr>
                <w:sz w:val="20"/>
              </w:rPr>
              <w:t>C</w:t>
            </w:r>
            <w:r w:rsidR="00D36757">
              <w:rPr>
                <w:sz w:val="20"/>
              </w:rPr>
              <w:t>réé</w:t>
            </w:r>
          </w:p>
        </w:tc>
      </w:tr>
      <w:tr w:rsidR="00D36757" w:rsidTr="00D36757">
        <w:tc>
          <w:tcPr>
            <w:tcW w:w="1787" w:type="dxa"/>
          </w:tcPr>
          <w:p w:rsidR="00D36757" w:rsidRPr="00403734" w:rsidRDefault="00D3675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D36757" w:rsidRDefault="00D36757" w:rsidP="00D36757">
            <w:pPr>
              <w:jc w:val="center"/>
            </w:pPr>
            <w:r w:rsidRPr="003F747C">
              <w:rPr>
                <w:sz w:val="20"/>
              </w:rPr>
              <w:t>Droit B</w:t>
            </w:r>
          </w:p>
        </w:tc>
        <w:tc>
          <w:tcPr>
            <w:tcW w:w="1849" w:type="dxa"/>
          </w:tcPr>
          <w:p w:rsidR="00D36757" w:rsidRPr="00403734" w:rsidRDefault="00D36757" w:rsidP="00284B59">
            <w:pPr>
              <w:pStyle w:val="ListParagraph"/>
              <w:tabs>
                <w:tab w:val="left" w:pos="693"/>
                <w:tab w:val="center" w:pos="850"/>
              </w:tabs>
              <w:ind w:left="0"/>
              <w:jc w:val="center"/>
              <w:rPr>
                <w:sz w:val="20"/>
              </w:rPr>
            </w:pPr>
            <w:r>
              <w:rPr>
                <w:sz w:val="20"/>
              </w:rPr>
              <w:t>50</w:t>
            </w:r>
          </w:p>
        </w:tc>
        <w:tc>
          <w:tcPr>
            <w:tcW w:w="1856" w:type="dxa"/>
          </w:tcPr>
          <w:p w:rsidR="00D36757" w:rsidRDefault="007346C4" w:rsidP="00284B59">
            <w:pPr>
              <w:pStyle w:val="ListParagraph"/>
              <w:ind w:left="0"/>
              <w:jc w:val="center"/>
              <w:rPr>
                <w:sz w:val="20"/>
              </w:rPr>
            </w:pPr>
            <w:r>
              <w:rPr>
                <w:sz w:val="20"/>
              </w:rPr>
              <w:t>C</w:t>
            </w:r>
            <w:r w:rsidR="00D36757">
              <w:rPr>
                <w:sz w:val="20"/>
              </w:rPr>
              <w:t>réé</w:t>
            </w:r>
          </w:p>
        </w:tc>
      </w:tr>
    </w:tbl>
    <w:p w:rsidR="00D36757" w:rsidRDefault="00D36757" w:rsidP="00D36757">
      <w:pPr>
        <w:spacing w:line="240" w:lineRule="auto"/>
        <w:ind w:left="-76"/>
      </w:pPr>
      <w:r>
        <w:t xml:space="preserve"> </w:t>
      </w:r>
    </w:p>
    <w:p w:rsidR="00FD1D51" w:rsidRDefault="007875D7" w:rsidP="00FB1421">
      <w:pPr>
        <w:pStyle w:val="ListParagraph"/>
        <w:numPr>
          <w:ilvl w:val="0"/>
          <w:numId w:val="12"/>
        </w:numPr>
        <w:spacing w:line="240" w:lineRule="auto"/>
      </w:pPr>
      <w:r>
        <w:t xml:space="preserve">un Swift MT566 </w:t>
      </w:r>
      <w:r w:rsidR="00FD1D51">
        <w:t>ou rapport sera envoyé selon le profil de Reporting des clients</w:t>
      </w:r>
    </w:p>
    <w:p w:rsidR="00FD1D51" w:rsidRDefault="00FD1D51" w:rsidP="00D36757">
      <w:pPr>
        <w:spacing w:line="240" w:lineRule="auto"/>
        <w:ind w:left="-76"/>
      </w:pPr>
    </w:p>
    <w:p w:rsidR="00153DE7" w:rsidRDefault="00153DE7" w:rsidP="00A459FD">
      <w:pPr>
        <w:spacing w:line="240" w:lineRule="auto"/>
        <w:ind w:left="-76"/>
      </w:pPr>
      <w:r>
        <w:t>Les paiements</w:t>
      </w:r>
      <w:r w:rsidR="00D36757">
        <w:t xml:space="preserve"> en</w:t>
      </w:r>
      <w:r>
        <w:t xml:space="preserve"> espèces</w:t>
      </w:r>
      <w:r w:rsidR="00D36757">
        <w:t xml:space="preserve"> de commissions</w:t>
      </w:r>
      <w:r w:rsidR="00E939E4">
        <w:t xml:space="preserve"> </w:t>
      </w:r>
      <w:r>
        <w:t>sont calculés et créés en attente de validation.</w:t>
      </w:r>
    </w:p>
    <w:tbl>
      <w:tblPr>
        <w:tblStyle w:val="TableGrid"/>
        <w:tblW w:w="0" w:type="auto"/>
        <w:tblInd w:w="284" w:type="dxa"/>
        <w:tblLook w:val="04A0"/>
      </w:tblPr>
      <w:tblGrid>
        <w:gridCol w:w="1787"/>
        <w:gridCol w:w="1581"/>
        <w:gridCol w:w="1843"/>
        <w:gridCol w:w="1843"/>
      </w:tblGrid>
      <w:tr w:rsidR="00D36757" w:rsidRPr="00403734" w:rsidTr="00D36757">
        <w:tc>
          <w:tcPr>
            <w:tcW w:w="1787" w:type="dxa"/>
            <w:shd w:val="clear" w:color="auto" w:fill="A6A6A6" w:themeFill="background1" w:themeFillShade="A6"/>
          </w:tcPr>
          <w:p w:rsidR="00D36757" w:rsidRPr="00403734" w:rsidRDefault="00D36757" w:rsidP="00A459FD">
            <w:pPr>
              <w:pStyle w:val="ListParagraph"/>
              <w:ind w:left="0"/>
              <w:jc w:val="center"/>
              <w:rPr>
                <w:b/>
              </w:rPr>
            </w:pPr>
            <w:r>
              <w:rPr>
                <w:b/>
              </w:rPr>
              <w:t>Compte client</w:t>
            </w:r>
          </w:p>
        </w:tc>
        <w:tc>
          <w:tcPr>
            <w:tcW w:w="1581" w:type="dxa"/>
            <w:shd w:val="clear" w:color="auto" w:fill="A6A6A6" w:themeFill="background1" w:themeFillShade="A6"/>
          </w:tcPr>
          <w:p w:rsidR="00D36757" w:rsidRPr="00403734" w:rsidRDefault="00D36757" w:rsidP="00A459FD">
            <w:pPr>
              <w:pStyle w:val="ListParagraph"/>
              <w:ind w:left="0"/>
              <w:jc w:val="center"/>
              <w:rPr>
                <w:b/>
              </w:rPr>
            </w:pPr>
            <w:r>
              <w:rPr>
                <w:b/>
              </w:rPr>
              <w:t>commissions</w:t>
            </w:r>
          </w:p>
        </w:tc>
        <w:tc>
          <w:tcPr>
            <w:tcW w:w="1843" w:type="dxa"/>
            <w:shd w:val="clear" w:color="auto" w:fill="A6A6A6" w:themeFill="background1" w:themeFillShade="A6"/>
          </w:tcPr>
          <w:p w:rsidR="00D36757" w:rsidRPr="00403734" w:rsidRDefault="00D36757" w:rsidP="00A459FD">
            <w:pPr>
              <w:pStyle w:val="ListParagraph"/>
              <w:ind w:left="0"/>
              <w:jc w:val="center"/>
              <w:rPr>
                <w:b/>
              </w:rPr>
            </w:pPr>
            <w:r>
              <w:rPr>
                <w:b/>
              </w:rPr>
              <w:t>Montant Net</w:t>
            </w:r>
          </w:p>
        </w:tc>
        <w:tc>
          <w:tcPr>
            <w:tcW w:w="1843" w:type="dxa"/>
            <w:shd w:val="clear" w:color="auto" w:fill="A6A6A6" w:themeFill="background1" w:themeFillShade="A6"/>
          </w:tcPr>
          <w:p w:rsidR="00D36757" w:rsidRDefault="00D36757" w:rsidP="00A459FD">
            <w:pPr>
              <w:pStyle w:val="ListParagraph"/>
              <w:ind w:left="0"/>
              <w:jc w:val="center"/>
              <w:rPr>
                <w:b/>
              </w:rPr>
            </w:pPr>
            <w:r>
              <w:rPr>
                <w:b/>
              </w:rPr>
              <w:t>Statut</w:t>
            </w:r>
          </w:p>
        </w:tc>
      </w:tr>
      <w:tr w:rsidR="00D36757" w:rsidTr="00D36757">
        <w:tc>
          <w:tcPr>
            <w:tcW w:w="1787" w:type="dxa"/>
          </w:tcPr>
          <w:p w:rsidR="00D36757" w:rsidRPr="00403734" w:rsidRDefault="00D36757" w:rsidP="00A459FD">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581" w:type="dxa"/>
          </w:tcPr>
          <w:p w:rsidR="00D36757" w:rsidRPr="00403734" w:rsidRDefault="00D36757" w:rsidP="00A459FD">
            <w:pPr>
              <w:pStyle w:val="ListParagraph"/>
              <w:ind w:left="0"/>
              <w:jc w:val="center"/>
              <w:rPr>
                <w:sz w:val="20"/>
              </w:rPr>
            </w:pPr>
            <w:r>
              <w:rPr>
                <w:sz w:val="20"/>
              </w:rPr>
              <w:t>20 EUR</w:t>
            </w:r>
          </w:p>
        </w:tc>
        <w:tc>
          <w:tcPr>
            <w:tcW w:w="1843" w:type="dxa"/>
          </w:tcPr>
          <w:p w:rsidR="00D36757" w:rsidRPr="00403734" w:rsidRDefault="00D36757" w:rsidP="00A459FD">
            <w:pPr>
              <w:pStyle w:val="ListParagraph"/>
              <w:ind w:left="0"/>
              <w:jc w:val="center"/>
              <w:rPr>
                <w:sz w:val="20"/>
              </w:rPr>
            </w:pPr>
            <w:r>
              <w:rPr>
                <w:sz w:val="20"/>
              </w:rPr>
              <w:t>20 EUR</w:t>
            </w:r>
          </w:p>
        </w:tc>
        <w:tc>
          <w:tcPr>
            <w:tcW w:w="1843" w:type="dxa"/>
          </w:tcPr>
          <w:p w:rsidR="00D36757" w:rsidRDefault="00D36757" w:rsidP="00A459FD">
            <w:pPr>
              <w:pStyle w:val="ListParagraph"/>
              <w:ind w:left="0"/>
              <w:jc w:val="center"/>
              <w:rPr>
                <w:sz w:val="20"/>
              </w:rPr>
            </w:pPr>
            <w:r>
              <w:rPr>
                <w:sz w:val="20"/>
              </w:rPr>
              <w:t>En attente</w:t>
            </w:r>
          </w:p>
        </w:tc>
      </w:tr>
      <w:tr w:rsidR="00D36757" w:rsidTr="00D36757">
        <w:tc>
          <w:tcPr>
            <w:tcW w:w="1787" w:type="dxa"/>
          </w:tcPr>
          <w:p w:rsidR="00D36757" w:rsidRPr="00403734" w:rsidRDefault="00D36757" w:rsidP="00A459FD">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581" w:type="dxa"/>
          </w:tcPr>
          <w:p w:rsidR="00D36757" w:rsidRPr="00403734" w:rsidRDefault="00D36757" w:rsidP="00A459FD">
            <w:pPr>
              <w:pStyle w:val="ListParagraph"/>
              <w:ind w:left="0"/>
              <w:jc w:val="center"/>
              <w:rPr>
                <w:sz w:val="20"/>
              </w:rPr>
            </w:pPr>
            <w:r>
              <w:rPr>
                <w:sz w:val="20"/>
              </w:rPr>
              <w:t>20 EUR</w:t>
            </w:r>
          </w:p>
        </w:tc>
        <w:tc>
          <w:tcPr>
            <w:tcW w:w="1843" w:type="dxa"/>
          </w:tcPr>
          <w:p w:rsidR="00D36757" w:rsidRPr="00403734" w:rsidRDefault="00D36757" w:rsidP="00A459FD">
            <w:pPr>
              <w:jc w:val="center"/>
              <w:rPr>
                <w:sz w:val="20"/>
              </w:rPr>
            </w:pPr>
            <w:r>
              <w:rPr>
                <w:sz w:val="20"/>
              </w:rPr>
              <w:t>20 EUR</w:t>
            </w:r>
          </w:p>
        </w:tc>
        <w:tc>
          <w:tcPr>
            <w:tcW w:w="1843" w:type="dxa"/>
          </w:tcPr>
          <w:p w:rsidR="00D36757" w:rsidRDefault="00D36757" w:rsidP="00A459FD">
            <w:pPr>
              <w:jc w:val="center"/>
              <w:rPr>
                <w:sz w:val="20"/>
              </w:rPr>
            </w:pPr>
            <w:r>
              <w:rPr>
                <w:sz w:val="20"/>
              </w:rPr>
              <w:t>En attente</w:t>
            </w:r>
          </w:p>
        </w:tc>
      </w:tr>
      <w:tr w:rsidR="00D36757" w:rsidTr="00D36757">
        <w:tc>
          <w:tcPr>
            <w:tcW w:w="1787" w:type="dxa"/>
          </w:tcPr>
          <w:p w:rsidR="00D36757" w:rsidRPr="00403734" w:rsidRDefault="00D36757" w:rsidP="00A459FD">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81" w:type="dxa"/>
          </w:tcPr>
          <w:p w:rsidR="00D36757" w:rsidRPr="00403734" w:rsidRDefault="00D36757" w:rsidP="00A459FD">
            <w:pPr>
              <w:pStyle w:val="ListParagraph"/>
              <w:ind w:left="0"/>
              <w:jc w:val="center"/>
              <w:rPr>
                <w:sz w:val="20"/>
              </w:rPr>
            </w:pPr>
            <w:r>
              <w:rPr>
                <w:sz w:val="20"/>
              </w:rPr>
              <w:t>20 EUR</w:t>
            </w:r>
          </w:p>
        </w:tc>
        <w:tc>
          <w:tcPr>
            <w:tcW w:w="1843" w:type="dxa"/>
          </w:tcPr>
          <w:p w:rsidR="00D36757" w:rsidRPr="00403734" w:rsidRDefault="00D36757" w:rsidP="00A459FD">
            <w:pPr>
              <w:pStyle w:val="ListParagraph"/>
              <w:ind w:left="0"/>
              <w:jc w:val="center"/>
              <w:rPr>
                <w:sz w:val="20"/>
              </w:rPr>
            </w:pPr>
            <w:r>
              <w:rPr>
                <w:sz w:val="20"/>
              </w:rPr>
              <w:t>20 EUR</w:t>
            </w:r>
          </w:p>
        </w:tc>
        <w:tc>
          <w:tcPr>
            <w:tcW w:w="1843" w:type="dxa"/>
          </w:tcPr>
          <w:p w:rsidR="00D36757" w:rsidRDefault="00D36757" w:rsidP="00A459FD">
            <w:pPr>
              <w:pStyle w:val="ListParagraph"/>
              <w:ind w:left="0"/>
              <w:jc w:val="center"/>
              <w:rPr>
                <w:sz w:val="20"/>
              </w:rPr>
            </w:pPr>
            <w:r>
              <w:rPr>
                <w:sz w:val="20"/>
              </w:rPr>
              <w:t>En attente</w:t>
            </w:r>
          </w:p>
        </w:tc>
      </w:tr>
    </w:tbl>
    <w:p w:rsidR="00153DE7" w:rsidRDefault="00153DE7" w:rsidP="00A459FD">
      <w:pPr>
        <w:pStyle w:val="ListParagraph"/>
        <w:spacing w:line="240" w:lineRule="auto"/>
        <w:ind w:left="284"/>
      </w:pPr>
    </w:p>
    <w:p w:rsidR="001B509F" w:rsidRDefault="001B509F" w:rsidP="00FB1421">
      <w:pPr>
        <w:pStyle w:val="ListParagraph"/>
        <w:numPr>
          <w:ilvl w:val="0"/>
          <w:numId w:val="47"/>
        </w:numPr>
        <w:spacing w:line="240" w:lineRule="auto"/>
        <w:ind w:left="284"/>
      </w:pPr>
      <w:r w:rsidRPr="00A358A4">
        <w:t>Validation des paiements espèces :</w:t>
      </w:r>
    </w:p>
    <w:p w:rsidR="001B509F" w:rsidRPr="00A358A4" w:rsidRDefault="001B509F" w:rsidP="001B509F">
      <w:pPr>
        <w:pStyle w:val="ListParagraph"/>
        <w:spacing w:line="240" w:lineRule="auto"/>
        <w:ind w:left="284"/>
        <w:rPr>
          <w:u w:val="single"/>
        </w:rPr>
      </w:pPr>
      <w:r w:rsidRPr="00A358A4">
        <w:rPr>
          <w:u w:val="single"/>
        </w:rPr>
        <w:t xml:space="preserve">Si l’utilisateur choisit de poster des CRO: </w:t>
      </w:r>
    </w:p>
    <w:p w:rsidR="001B509F" w:rsidRPr="00A358A4" w:rsidRDefault="001B509F"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1B509F" w:rsidRPr="00A358A4" w:rsidRDefault="001B509F" w:rsidP="00FB1421">
      <w:pPr>
        <w:pStyle w:val="ListParagraph"/>
        <w:numPr>
          <w:ilvl w:val="0"/>
          <w:numId w:val="12"/>
        </w:numPr>
        <w:spacing w:line="240" w:lineRule="auto"/>
        <w:rPr>
          <w:lang w:eastAsia="ar-SA"/>
        </w:rPr>
      </w:pPr>
      <w:r w:rsidRPr="00A358A4">
        <w:rPr>
          <w:lang w:eastAsia="ar-SA"/>
        </w:rPr>
        <w:t>Un message comptable espèce doit être généré vers MegaAccouting</w:t>
      </w:r>
    </w:p>
    <w:p w:rsidR="001B509F" w:rsidRPr="00A358A4" w:rsidRDefault="001B509F"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1B509F" w:rsidRPr="00A358A4" w:rsidRDefault="001B509F" w:rsidP="001B509F">
      <w:pPr>
        <w:pStyle w:val="ListParagraph"/>
        <w:spacing w:line="240" w:lineRule="auto"/>
        <w:ind w:left="284"/>
        <w:rPr>
          <w:u w:val="single"/>
        </w:rPr>
      </w:pPr>
      <w:r w:rsidRPr="00A358A4">
        <w:rPr>
          <w:u w:val="single"/>
        </w:rPr>
        <w:t xml:space="preserve">Si l’utilisateur choisit de ne pas poster des CRO: </w:t>
      </w:r>
    </w:p>
    <w:p w:rsidR="001B509F" w:rsidRDefault="001B509F" w:rsidP="00FB1421">
      <w:pPr>
        <w:pStyle w:val="ListParagraph"/>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1B509F" w:rsidRDefault="001B509F" w:rsidP="001B509F">
      <w:pPr>
        <w:pStyle w:val="ListParagraph"/>
        <w:spacing w:line="240" w:lineRule="auto"/>
        <w:ind w:left="284"/>
        <w:rPr>
          <w:lang w:eastAsia="ar-SA"/>
        </w:rPr>
      </w:pPr>
    </w:p>
    <w:p w:rsidR="001B509F" w:rsidRPr="00A358A4" w:rsidRDefault="001B509F" w:rsidP="00FB1421">
      <w:pPr>
        <w:pStyle w:val="ListParagraph"/>
        <w:numPr>
          <w:ilvl w:val="0"/>
          <w:numId w:val="47"/>
        </w:numPr>
        <w:spacing w:line="240" w:lineRule="auto"/>
        <w:ind w:left="284"/>
        <w:rPr>
          <w:lang w:eastAsia="ar-SA"/>
        </w:rPr>
      </w:pPr>
      <w:r w:rsidRPr="00A358A4">
        <w:rPr>
          <w:lang w:eastAsia="ar-SA"/>
        </w:rPr>
        <w:t>Envoi automatique des confirmations de paiements aux clients.</w:t>
      </w:r>
    </w:p>
    <w:p w:rsidR="001B509F" w:rsidRPr="00A358A4" w:rsidRDefault="001B509F" w:rsidP="00FB1421">
      <w:pPr>
        <w:pStyle w:val="ListParagraph"/>
        <w:numPr>
          <w:ilvl w:val="0"/>
          <w:numId w:val="12"/>
        </w:numPr>
        <w:spacing w:line="240" w:lineRule="auto"/>
      </w:pPr>
      <w:r w:rsidRPr="00A358A4">
        <w:t>Un Swift MT566 ou rapport sera envoyé selon le profil de Reporting des clients</w:t>
      </w:r>
    </w:p>
    <w:p w:rsidR="0018580D" w:rsidRDefault="0018580D" w:rsidP="0018580D">
      <w:pPr>
        <w:spacing w:line="240" w:lineRule="auto"/>
      </w:pPr>
    </w:p>
    <w:p w:rsidR="00B60DF0" w:rsidRDefault="00B60DF0" w:rsidP="00805681">
      <w:pPr>
        <w:pStyle w:val="Style2"/>
      </w:pPr>
      <w:bookmarkStart w:id="119" w:name="_Toc409450765"/>
      <w:r>
        <w:lastRenderedPageBreak/>
        <w:t>Description du traitement des  OST obligatoire</w:t>
      </w:r>
      <w:r w:rsidR="00A52F30">
        <w:t>s</w:t>
      </w:r>
      <w:r w:rsidR="00986740">
        <w:t xml:space="preserve"> sans choix</w:t>
      </w:r>
      <w:r w:rsidR="00C23C67">
        <w:t xml:space="preserve"> </w:t>
      </w:r>
      <w:r w:rsidR="005A1CC0">
        <w:t>de rédemption</w:t>
      </w:r>
      <w:bookmarkEnd w:id="119"/>
    </w:p>
    <w:p w:rsidR="00B60DF0" w:rsidRDefault="00B60DF0" w:rsidP="00430112"/>
    <w:p w:rsidR="00C23C67" w:rsidRDefault="00C23C67" w:rsidP="00C23C67">
      <w:pPr>
        <w:spacing w:line="240" w:lineRule="auto"/>
      </w:pPr>
      <w:r>
        <w:t>Ce paragraphe décrit le traitement d’un remboursement à la maturité</w:t>
      </w:r>
      <w:r w:rsidR="005A1CC0">
        <w:t xml:space="preserve"> (REDM)</w:t>
      </w:r>
      <w:r>
        <w:t>.</w:t>
      </w:r>
    </w:p>
    <w:p w:rsidR="00C23C67" w:rsidRDefault="00C23C67" w:rsidP="00C23C67">
      <w:pPr>
        <w:spacing w:line="240" w:lineRule="auto"/>
      </w:pPr>
      <w:r>
        <w:t xml:space="preserve">Le traitement est le même pour le </w:t>
      </w:r>
      <w:r w:rsidR="00BE70F6">
        <w:t>remboursement prématuré</w:t>
      </w:r>
      <w:r w:rsidR="005A1CC0">
        <w:t xml:space="preserve"> (MCAL).</w:t>
      </w:r>
    </w:p>
    <w:p w:rsidR="00C23C67" w:rsidRDefault="00C23C67" w:rsidP="00C23C67">
      <w:pPr>
        <w:spacing w:line="240" w:lineRule="auto"/>
      </w:pPr>
    </w:p>
    <w:p w:rsidR="00C23C67" w:rsidRDefault="00C23C67" w:rsidP="00FB1421">
      <w:pPr>
        <w:pStyle w:val="ListParagraph"/>
        <w:numPr>
          <w:ilvl w:val="0"/>
          <w:numId w:val="46"/>
        </w:numPr>
        <w:spacing w:line="240" w:lineRule="auto"/>
        <w:ind w:left="284"/>
      </w:pPr>
      <w:r>
        <w:t>Réception d’un préavis d’annonce via MT564 de BPSS ou Euroclear</w:t>
      </w:r>
    </w:p>
    <w:p w:rsidR="00C23C67" w:rsidRDefault="00C23C67" w:rsidP="00FB1421">
      <w:pPr>
        <w:pStyle w:val="ListParagraph"/>
        <w:numPr>
          <w:ilvl w:val="0"/>
          <w:numId w:val="12"/>
        </w:numPr>
        <w:spacing w:line="240" w:lineRule="auto"/>
      </w:pPr>
      <w:r>
        <w:t>Une annonce est automatiquement créée dans MegaCor reflétant des données reçues dans le Swift.</w:t>
      </w:r>
    </w:p>
    <w:tbl>
      <w:tblPr>
        <w:tblStyle w:val="TableGrid"/>
        <w:tblW w:w="0" w:type="auto"/>
        <w:tblInd w:w="392" w:type="dxa"/>
        <w:tblLook w:val="04A0"/>
      </w:tblPr>
      <w:tblGrid>
        <w:gridCol w:w="4291"/>
        <w:gridCol w:w="4277"/>
      </w:tblGrid>
      <w:tr w:rsidR="00C23C67" w:rsidTr="00284B59">
        <w:tc>
          <w:tcPr>
            <w:tcW w:w="4291" w:type="dxa"/>
            <w:shd w:val="clear" w:color="auto" w:fill="A6A6A6" w:themeFill="background1" w:themeFillShade="A6"/>
          </w:tcPr>
          <w:p w:rsidR="00C23C67" w:rsidRPr="00403734" w:rsidRDefault="00C23C67" w:rsidP="00284B59">
            <w:pPr>
              <w:pStyle w:val="ListParagraph"/>
              <w:ind w:left="0"/>
              <w:rPr>
                <w:b/>
              </w:rPr>
            </w:pPr>
            <w:r w:rsidRPr="00403734">
              <w:rPr>
                <w:b/>
              </w:rPr>
              <w:t xml:space="preserve">Données </w:t>
            </w:r>
          </w:p>
        </w:tc>
        <w:tc>
          <w:tcPr>
            <w:tcW w:w="4277" w:type="dxa"/>
            <w:shd w:val="clear" w:color="auto" w:fill="A6A6A6" w:themeFill="background1" w:themeFillShade="A6"/>
          </w:tcPr>
          <w:p w:rsidR="00C23C67" w:rsidRPr="00403734" w:rsidRDefault="00C23C67" w:rsidP="00284B59">
            <w:pPr>
              <w:pStyle w:val="ListParagraph"/>
              <w:ind w:left="0"/>
              <w:rPr>
                <w:b/>
              </w:rPr>
            </w:pPr>
            <w:r w:rsidRPr="00403734">
              <w:rPr>
                <w:b/>
              </w:rPr>
              <w:t>Valeur</w:t>
            </w:r>
          </w:p>
        </w:tc>
      </w:tr>
      <w:tr w:rsidR="00C23C67" w:rsidTr="00284B59">
        <w:tc>
          <w:tcPr>
            <w:tcW w:w="4291" w:type="dxa"/>
          </w:tcPr>
          <w:p w:rsidR="00C23C67" w:rsidRPr="00403734" w:rsidRDefault="00C23C67" w:rsidP="00284B59">
            <w:pPr>
              <w:pStyle w:val="ListParagraph"/>
              <w:ind w:left="0"/>
              <w:rPr>
                <w:sz w:val="20"/>
              </w:rPr>
            </w:pPr>
            <w:r w:rsidRPr="00403734">
              <w:rPr>
                <w:sz w:val="20"/>
              </w:rPr>
              <w:t>Titre concerné</w:t>
            </w:r>
          </w:p>
        </w:tc>
        <w:tc>
          <w:tcPr>
            <w:tcW w:w="4277" w:type="dxa"/>
          </w:tcPr>
          <w:p w:rsidR="00C23C67" w:rsidRPr="00403734" w:rsidRDefault="000E7E20" w:rsidP="00284B59">
            <w:pPr>
              <w:pStyle w:val="ListParagraph"/>
              <w:ind w:left="0"/>
              <w:rPr>
                <w:sz w:val="20"/>
              </w:rPr>
            </w:pPr>
            <w:r>
              <w:rPr>
                <w:sz w:val="20"/>
              </w:rPr>
              <w:t>Obligation</w:t>
            </w:r>
            <w:r w:rsidR="00C23C67">
              <w:rPr>
                <w:sz w:val="20"/>
              </w:rPr>
              <w:t xml:space="preserve"> A</w:t>
            </w:r>
          </w:p>
        </w:tc>
      </w:tr>
      <w:tr w:rsidR="000E7E20" w:rsidTr="00284B59">
        <w:tc>
          <w:tcPr>
            <w:tcW w:w="4291" w:type="dxa"/>
          </w:tcPr>
          <w:p w:rsidR="000E7E20" w:rsidRPr="00403734" w:rsidRDefault="000E7E20" w:rsidP="00284B59">
            <w:pPr>
              <w:pStyle w:val="ListParagraph"/>
              <w:ind w:left="0"/>
              <w:rPr>
                <w:sz w:val="20"/>
              </w:rPr>
            </w:pPr>
            <w:r w:rsidRPr="00403734">
              <w:rPr>
                <w:sz w:val="20"/>
              </w:rPr>
              <w:t>Date de d’enregistrement</w:t>
            </w:r>
          </w:p>
        </w:tc>
        <w:tc>
          <w:tcPr>
            <w:tcW w:w="4277" w:type="dxa"/>
          </w:tcPr>
          <w:p w:rsidR="000E7E20" w:rsidRPr="00403734" w:rsidRDefault="000E7E20" w:rsidP="00284B59">
            <w:pPr>
              <w:pStyle w:val="ListParagraph"/>
              <w:ind w:left="0"/>
              <w:rPr>
                <w:sz w:val="20"/>
              </w:rPr>
            </w:pPr>
            <w:r>
              <w:rPr>
                <w:sz w:val="20"/>
              </w:rPr>
              <w:t>17</w:t>
            </w:r>
            <w:r w:rsidRPr="00403734">
              <w:rPr>
                <w:sz w:val="20"/>
              </w:rPr>
              <w:t>/12/2014</w:t>
            </w:r>
          </w:p>
        </w:tc>
      </w:tr>
      <w:tr w:rsidR="000E7E20" w:rsidTr="00284B59">
        <w:tc>
          <w:tcPr>
            <w:tcW w:w="4291" w:type="dxa"/>
          </w:tcPr>
          <w:p w:rsidR="000E7E20" w:rsidRPr="00403734" w:rsidRDefault="000E7E20" w:rsidP="00284B59">
            <w:pPr>
              <w:pStyle w:val="ListParagraph"/>
              <w:ind w:left="0"/>
              <w:rPr>
                <w:sz w:val="20"/>
              </w:rPr>
            </w:pPr>
            <w:r w:rsidRPr="00403734">
              <w:rPr>
                <w:sz w:val="20"/>
              </w:rPr>
              <w:t xml:space="preserve">Date de paiement </w:t>
            </w:r>
          </w:p>
        </w:tc>
        <w:tc>
          <w:tcPr>
            <w:tcW w:w="4277" w:type="dxa"/>
          </w:tcPr>
          <w:p w:rsidR="000E7E20" w:rsidRPr="00403734" w:rsidRDefault="000E7E20" w:rsidP="00284B59">
            <w:pPr>
              <w:pStyle w:val="ListParagraph"/>
              <w:ind w:left="0"/>
              <w:rPr>
                <w:sz w:val="20"/>
              </w:rPr>
            </w:pPr>
            <w:r w:rsidRPr="00403734">
              <w:rPr>
                <w:sz w:val="20"/>
              </w:rPr>
              <w:t>17/12/2014</w:t>
            </w:r>
          </w:p>
        </w:tc>
      </w:tr>
      <w:tr w:rsidR="00C23C67" w:rsidTr="00284B59">
        <w:tc>
          <w:tcPr>
            <w:tcW w:w="4291" w:type="dxa"/>
          </w:tcPr>
          <w:p w:rsidR="00C23C67" w:rsidRPr="00403734" w:rsidRDefault="000E7E20" w:rsidP="00284B59">
            <w:pPr>
              <w:pStyle w:val="ListParagraph"/>
              <w:ind w:left="0"/>
              <w:rPr>
                <w:sz w:val="20"/>
              </w:rPr>
            </w:pPr>
            <w:r>
              <w:rPr>
                <w:sz w:val="20"/>
              </w:rPr>
              <w:t>Ratio de remboursement</w:t>
            </w:r>
            <w:r w:rsidR="00C23C67" w:rsidRPr="00403734">
              <w:rPr>
                <w:sz w:val="20"/>
              </w:rPr>
              <w:t xml:space="preserve"> </w:t>
            </w:r>
          </w:p>
        </w:tc>
        <w:tc>
          <w:tcPr>
            <w:tcW w:w="4277" w:type="dxa"/>
          </w:tcPr>
          <w:p w:rsidR="00C23C67" w:rsidRPr="00403734" w:rsidRDefault="000E7E20" w:rsidP="00284B59">
            <w:pPr>
              <w:pStyle w:val="ListParagraph"/>
              <w:ind w:left="0"/>
              <w:rPr>
                <w:sz w:val="20"/>
              </w:rPr>
            </w:pPr>
            <w:r>
              <w:rPr>
                <w:sz w:val="20"/>
              </w:rPr>
              <w:t>100%</w:t>
            </w:r>
          </w:p>
        </w:tc>
      </w:tr>
      <w:tr w:rsidR="00C23C67" w:rsidTr="00284B59">
        <w:tc>
          <w:tcPr>
            <w:tcW w:w="4291" w:type="dxa"/>
          </w:tcPr>
          <w:p w:rsidR="00C23C67" w:rsidRPr="00403734" w:rsidRDefault="00C23C67" w:rsidP="00284B59">
            <w:pPr>
              <w:pStyle w:val="ListParagraph"/>
              <w:ind w:left="0"/>
              <w:rPr>
                <w:sz w:val="20"/>
              </w:rPr>
            </w:pPr>
            <w:r w:rsidRPr="00403734">
              <w:rPr>
                <w:sz w:val="20"/>
              </w:rPr>
              <w:t>Prix</w:t>
            </w:r>
            <w:r w:rsidR="000E7E20">
              <w:rPr>
                <w:sz w:val="20"/>
              </w:rPr>
              <w:t xml:space="preserve"> de remboursement</w:t>
            </w:r>
          </w:p>
        </w:tc>
        <w:tc>
          <w:tcPr>
            <w:tcW w:w="4277" w:type="dxa"/>
          </w:tcPr>
          <w:p w:rsidR="00C23C67" w:rsidRPr="00403734" w:rsidRDefault="000E7E20" w:rsidP="00284B59">
            <w:pPr>
              <w:pStyle w:val="ListParagraph"/>
              <w:ind w:left="0"/>
              <w:rPr>
                <w:sz w:val="20"/>
              </w:rPr>
            </w:pPr>
            <w:r>
              <w:rPr>
                <w:sz w:val="20"/>
              </w:rPr>
              <w:t>100%</w:t>
            </w:r>
          </w:p>
        </w:tc>
      </w:tr>
    </w:tbl>
    <w:p w:rsidR="00C23C67" w:rsidRDefault="00C23C67" w:rsidP="00C23C67">
      <w:pPr>
        <w:pStyle w:val="ListParagraph"/>
        <w:spacing w:line="240" w:lineRule="auto"/>
      </w:pPr>
    </w:p>
    <w:p w:rsidR="00C23C67" w:rsidRDefault="00C23C67" w:rsidP="00FB1421">
      <w:pPr>
        <w:pStyle w:val="ListParagraph"/>
        <w:numPr>
          <w:ilvl w:val="0"/>
          <w:numId w:val="46"/>
        </w:numPr>
        <w:spacing w:line="240" w:lineRule="auto"/>
        <w:ind w:left="284"/>
      </w:pPr>
      <w:r>
        <w:t>Calcul des Positions éligibles en se basant sur la date de d</w:t>
      </w:r>
      <w:r w:rsidR="007F2CD5">
        <w:t xml:space="preserve">’enregistrement (Record </w:t>
      </w:r>
      <w:r>
        <w:t>date) et les positions fermes + suspens éligibles.</w:t>
      </w:r>
    </w:p>
    <w:p w:rsidR="00C23C67" w:rsidRDefault="00C23C67" w:rsidP="00C23C67">
      <w:pPr>
        <w:spacing w:line="240" w:lineRule="auto"/>
        <w:jc w:val="both"/>
        <w:rPr>
          <w:lang w:eastAsia="ar-SA"/>
        </w:rPr>
      </w:pPr>
    </w:p>
    <w:p w:rsidR="00C23C67" w:rsidRDefault="00C23C67" w:rsidP="00C23C67">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C23C67" w:rsidRDefault="00C23C67" w:rsidP="00C23C67">
      <w:pPr>
        <w:spacing w:line="240" w:lineRule="auto"/>
        <w:jc w:val="both"/>
        <w:rPr>
          <w:lang w:eastAsia="ar-SA"/>
        </w:rPr>
      </w:pPr>
    </w:p>
    <w:p w:rsidR="00C23C67" w:rsidRPr="00426C76" w:rsidRDefault="00533319" w:rsidP="00C23C67">
      <w:pPr>
        <w:spacing w:line="240" w:lineRule="auto"/>
        <w:rPr>
          <w:b/>
        </w:rPr>
      </w:pPr>
      <w:r>
        <w:rPr>
          <w:b/>
        </w:rPr>
        <w:t xml:space="preserve">Position </w:t>
      </w:r>
      <w:r w:rsidR="00C23C67"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C23C67" w:rsidRPr="00403734" w:rsidTr="00284B59">
        <w:tc>
          <w:tcPr>
            <w:tcW w:w="1845" w:type="dxa"/>
            <w:shd w:val="clear" w:color="auto" w:fill="A6A6A6" w:themeFill="background1" w:themeFillShade="A6"/>
          </w:tcPr>
          <w:p w:rsidR="00C23C67" w:rsidRPr="00403734" w:rsidRDefault="00C23C67" w:rsidP="00284B59">
            <w:pPr>
              <w:pStyle w:val="ListParagraph"/>
              <w:ind w:left="0"/>
              <w:jc w:val="center"/>
              <w:rPr>
                <w:b/>
              </w:rPr>
            </w:pPr>
            <w:r>
              <w:rPr>
                <w:b/>
              </w:rPr>
              <w:t>Compte client</w:t>
            </w:r>
          </w:p>
        </w:tc>
        <w:tc>
          <w:tcPr>
            <w:tcW w:w="1645" w:type="dxa"/>
            <w:shd w:val="clear" w:color="auto" w:fill="A6A6A6" w:themeFill="background1" w:themeFillShade="A6"/>
          </w:tcPr>
          <w:p w:rsidR="00C23C67" w:rsidRPr="00403734" w:rsidRDefault="00C23C67" w:rsidP="00284B59">
            <w:pPr>
              <w:pStyle w:val="ListParagraph"/>
              <w:ind w:left="0"/>
              <w:jc w:val="center"/>
              <w:rPr>
                <w:b/>
              </w:rPr>
            </w:pPr>
            <w:r>
              <w:rPr>
                <w:b/>
              </w:rPr>
              <w:t>Compte Nostro</w:t>
            </w:r>
          </w:p>
        </w:tc>
        <w:tc>
          <w:tcPr>
            <w:tcW w:w="1880" w:type="dxa"/>
            <w:shd w:val="clear" w:color="auto" w:fill="A6A6A6" w:themeFill="background1" w:themeFillShade="A6"/>
          </w:tcPr>
          <w:p w:rsidR="00C23C67" w:rsidRPr="00403734" w:rsidRDefault="00C23C67"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C23C67" w:rsidRPr="000F5BDC" w:rsidRDefault="00C23C67" w:rsidP="00284B59">
            <w:pPr>
              <w:pStyle w:val="ListParagraph"/>
              <w:ind w:left="0"/>
              <w:jc w:val="center"/>
            </w:pPr>
            <w:r w:rsidRPr="00D52745">
              <w:rPr>
                <w:b/>
              </w:rPr>
              <w:t>Suspens</w:t>
            </w:r>
          </w:p>
        </w:tc>
        <w:tc>
          <w:tcPr>
            <w:tcW w:w="1717" w:type="dxa"/>
            <w:shd w:val="clear" w:color="auto" w:fill="A6A6A6" w:themeFill="background1" w:themeFillShade="A6"/>
          </w:tcPr>
          <w:p w:rsidR="00C23C67" w:rsidRPr="00403734" w:rsidRDefault="00C23C67" w:rsidP="00284B59">
            <w:pPr>
              <w:pStyle w:val="ListParagraph"/>
              <w:ind w:left="0"/>
              <w:jc w:val="center"/>
              <w:rPr>
                <w:b/>
              </w:rPr>
            </w:pPr>
            <w:r w:rsidRPr="00403734">
              <w:rPr>
                <w:b/>
              </w:rPr>
              <w:t>Position éligible</w:t>
            </w:r>
          </w:p>
        </w:tc>
      </w:tr>
      <w:tr w:rsidR="00C23C67" w:rsidTr="00284B59">
        <w:tc>
          <w:tcPr>
            <w:tcW w:w="1845"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C23C67" w:rsidRPr="00403734"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9C3914" w:rsidP="00284B59">
            <w:pPr>
              <w:pStyle w:val="ListParagraph"/>
              <w:ind w:left="0"/>
              <w:jc w:val="center"/>
              <w:rPr>
                <w:sz w:val="20"/>
              </w:rPr>
            </w:pPr>
            <w:r>
              <w:rPr>
                <w:sz w:val="20"/>
              </w:rPr>
              <w:t>12</w:t>
            </w:r>
            <w:r w:rsidR="00C23C67" w:rsidRPr="00403734">
              <w:rPr>
                <w:sz w:val="20"/>
              </w:rPr>
              <w:t>0</w:t>
            </w:r>
          </w:p>
        </w:tc>
        <w:tc>
          <w:tcPr>
            <w:tcW w:w="1917" w:type="dxa"/>
          </w:tcPr>
          <w:p w:rsidR="00C23C67" w:rsidRPr="000F5BDC" w:rsidRDefault="009C3914" w:rsidP="00284B59">
            <w:pPr>
              <w:pStyle w:val="ListParagraph"/>
              <w:ind w:left="0"/>
              <w:jc w:val="center"/>
              <w:rPr>
                <w:sz w:val="20"/>
              </w:rPr>
            </w:pPr>
            <w:r>
              <w:rPr>
                <w:sz w:val="20"/>
              </w:rPr>
              <w:t>0</w:t>
            </w:r>
          </w:p>
        </w:tc>
        <w:tc>
          <w:tcPr>
            <w:tcW w:w="1717" w:type="dxa"/>
          </w:tcPr>
          <w:p w:rsidR="00C23C67" w:rsidRPr="00403734" w:rsidRDefault="00C23C67" w:rsidP="00284B59">
            <w:pPr>
              <w:pStyle w:val="ListParagraph"/>
              <w:ind w:left="0"/>
              <w:jc w:val="center"/>
              <w:rPr>
                <w:sz w:val="20"/>
              </w:rPr>
            </w:pPr>
            <w:r w:rsidRPr="00403734">
              <w:rPr>
                <w:sz w:val="20"/>
              </w:rPr>
              <w:t>120</w:t>
            </w:r>
          </w:p>
        </w:tc>
      </w:tr>
      <w:tr w:rsidR="00C23C67" w:rsidTr="00284B59">
        <w:tc>
          <w:tcPr>
            <w:tcW w:w="1845"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C23C67" w:rsidRPr="00403734"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9C3914" w:rsidP="00284B59">
            <w:pPr>
              <w:pStyle w:val="ListParagraph"/>
              <w:ind w:left="0"/>
              <w:jc w:val="center"/>
              <w:rPr>
                <w:sz w:val="20"/>
              </w:rPr>
            </w:pPr>
            <w:r>
              <w:rPr>
                <w:sz w:val="20"/>
              </w:rPr>
              <w:t>15</w:t>
            </w:r>
            <w:r w:rsidR="00C23C67" w:rsidRPr="00403734">
              <w:rPr>
                <w:sz w:val="20"/>
              </w:rPr>
              <w:t>0</w:t>
            </w:r>
          </w:p>
        </w:tc>
        <w:tc>
          <w:tcPr>
            <w:tcW w:w="1917" w:type="dxa"/>
          </w:tcPr>
          <w:p w:rsidR="00C23C67" w:rsidRPr="000F5BDC" w:rsidRDefault="009C3914" w:rsidP="00284B59">
            <w:pPr>
              <w:jc w:val="center"/>
              <w:rPr>
                <w:sz w:val="20"/>
              </w:rPr>
            </w:pPr>
            <w:r>
              <w:rPr>
                <w:sz w:val="20"/>
              </w:rPr>
              <w:t>0</w:t>
            </w:r>
          </w:p>
        </w:tc>
        <w:tc>
          <w:tcPr>
            <w:tcW w:w="1717" w:type="dxa"/>
          </w:tcPr>
          <w:p w:rsidR="00C23C67" w:rsidRPr="00403734" w:rsidRDefault="00C23C67" w:rsidP="00284B59">
            <w:pPr>
              <w:pStyle w:val="ListParagraph"/>
              <w:ind w:left="0"/>
              <w:jc w:val="center"/>
              <w:rPr>
                <w:sz w:val="20"/>
              </w:rPr>
            </w:pPr>
            <w:r w:rsidRPr="00403734">
              <w:rPr>
                <w:sz w:val="20"/>
              </w:rPr>
              <w:t>150</w:t>
            </w:r>
          </w:p>
        </w:tc>
      </w:tr>
      <w:tr w:rsidR="00C23C67" w:rsidTr="00284B59">
        <w:tc>
          <w:tcPr>
            <w:tcW w:w="1845"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C23C67"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C23C67" w:rsidRPr="00403734" w:rsidRDefault="00C23C67" w:rsidP="00284B59">
            <w:pPr>
              <w:pStyle w:val="ListParagraph"/>
              <w:ind w:left="0"/>
              <w:jc w:val="center"/>
              <w:rPr>
                <w:sz w:val="20"/>
              </w:rPr>
            </w:pPr>
            <w:r>
              <w:rPr>
                <w:sz w:val="20"/>
              </w:rPr>
              <w:t>50</w:t>
            </w:r>
          </w:p>
        </w:tc>
        <w:tc>
          <w:tcPr>
            <w:tcW w:w="1917" w:type="dxa"/>
          </w:tcPr>
          <w:p w:rsidR="00C23C67" w:rsidRPr="000F5BDC" w:rsidRDefault="00C23C67" w:rsidP="00284B59">
            <w:pPr>
              <w:pStyle w:val="ListParagraph"/>
              <w:ind w:left="0"/>
              <w:jc w:val="center"/>
              <w:rPr>
                <w:sz w:val="20"/>
              </w:rPr>
            </w:pPr>
            <w:r w:rsidRPr="000F5BDC">
              <w:rPr>
                <w:sz w:val="20"/>
              </w:rPr>
              <w:t>0</w:t>
            </w:r>
          </w:p>
        </w:tc>
        <w:tc>
          <w:tcPr>
            <w:tcW w:w="1717" w:type="dxa"/>
          </w:tcPr>
          <w:p w:rsidR="00C23C67" w:rsidRPr="00403734" w:rsidRDefault="00C23C67" w:rsidP="00284B59">
            <w:pPr>
              <w:pStyle w:val="ListParagraph"/>
              <w:ind w:left="0"/>
              <w:jc w:val="center"/>
              <w:rPr>
                <w:sz w:val="20"/>
              </w:rPr>
            </w:pPr>
            <w:r>
              <w:rPr>
                <w:sz w:val="20"/>
              </w:rPr>
              <w:t>50</w:t>
            </w:r>
          </w:p>
        </w:tc>
      </w:tr>
    </w:tbl>
    <w:p w:rsidR="009C3914" w:rsidRDefault="009C3914" w:rsidP="00C23C67">
      <w:pPr>
        <w:spacing w:line="240" w:lineRule="auto"/>
        <w:rPr>
          <w:b/>
        </w:rPr>
      </w:pPr>
    </w:p>
    <w:p w:rsidR="00C23C67" w:rsidRPr="00426C76" w:rsidRDefault="00533319" w:rsidP="00C23C67">
      <w:pPr>
        <w:spacing w:line="240" w:lineRule="auto"/>
        <w:rPr>
          <w:b/>
        </w:rPr>
      </w:pPr>
      <w:r>
        <w:rPr>
          <w:b/>
        </w:rPr>
        <w:t xml:space="preserve">Position </w:t>
      </w:r>
      <w:r w:rsidR="00C23C67" w:rsidRPr="00426C76">
        <w:rPr>
          <w:b/>
        </w:rPr>
        <w:t xml:space="preserve">Marché </w:t>
      </w:r>
    </w:p>
    <w:tbl>
      <w:tblPr>
        <w:tblStyle w:val="TableGrid"/>
        <w:tblW w:w="0" w:type="auto"/>
        <w:tblInd w:w="284" w:type="dxa"/>
        <w:tblLook w:val="04A0"/>
      </w:tblPr>
      <w:tblGrid>
        <w:gridCol w:w="1645"/>
        <w:gridCol w:w="1880"/>
        <w:gridCol w:w="1917"/>
        <w:gridCol w:w="1717"/>
      </w:tblGrid>
      <w:tr w:rsidR="00C23C67" w:rsidRPr="00403734" w:rsidTr="00284B59">
        <w:tc>
          <w:tcPr>
            <w:tcW w:w="1645" w:type="dxa"/>
            <w:shd w:val="clear" w:color="auto" w:fill="A6A6A6" w:themeFill="background1" w:themeFillShade="A6"/>
          </w:tcPr>
          <w:p w:rsidR="00C23C67" w:rsidRPr="00403734" w:rsidRDefault="00C23C67" w:rsidP="00284B59">
            <w:pPr>
              <w:pStyle w:val="ListParagraph"/>
              <w:ind w:left="0"/>
              <w:jc w:val="center"/>
              <w:rPr>
                <w:b/>
              </w:rPr>
            </w:pPr>
            <w:r>
              <w:rPr>
                <w:b/>
              </w:rPr>
              <w:t>Compte Nostro</w:t>
            </w:r>
          </w:p>
        </w:tc>
        <w:tc>
          <w:tcPr>
            <w:tcW w:w="1880" w:type="dxa"/>
            <w:shd w:val="clear" w:color="auto" w:fill="A6A6A6" w:themeFill="background1" w:themeFillShade="A6"/>
          </w:tcPr>
          <w:p w:rsidR="00C23C67" w:rsidRPr="00403734" w:rsidRDefault="00C23C67"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C23C67" w:rsidRPr="00403734" w:rsidRDefault="00C23C67" w:rsidP="00284B59">
            <w:pPr>
              <w:pStyle w:val="ListParagraph"/>
              <w:ind w:left="0"/>
              <w:jc w:val="center"/>
              <w:rPr>
                <w:b/>
              </w:rPr>
            </w:pPr>
            <w:r w:rsidRPr="00403734">
              <w:rPr>
                <w:b/>
              </w:rPr>
              <w:t>Suspens</w:t>
            </w:r>
            <w:r>
              <w:rPr>
                <w:b/>
              </w:rPr>
              <w:t>*</w:t>
            </w:r>
          </w:p>
        </w:tc>
        <w:tc>
          <w:tcPr>
            <w:tcW w:w="1717" w:type="dxa"/>
            <w:shd w:val="clear" w:color="auto" w:fill="A6A6A6" w:themeFill="background1" w:themeFillShade="A6"/>
          </w:tcPr>
          <w:p w:rsidR="00C23C67" w:rsidRPr="00403734" w:rsidRDefault="00C23C67" w:rsidP="00284B59">
            <w:pPr>
              <w:pStyle w:val="ListParagraph"/>
              <w:ind w:left="0"/>
              <w:jc w:val="center"/>
              <w:rPr>
                <w:b/>
              </w:rPr>
            </w:pPr>
            <w:r w:rsidRPr="00403734">
              <w:rPr>
                <w:b/>
              </w:rPr>
              <w:t>Position éligible</w:t>
            </w:r>
          </w:p>
        </w:tc>
      </w:tr>
      <w:tr w:rsidR="00C23C67" w:rsidTr="00284B59">
        <w:tc>
          <w:tcPr>
            <w:tcW w:w="1645" w:type="dxa"/>
          </w:tcPr>
          <w:p w:rsidR="00C23C67" w:rsidRPr="00403734"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9C3914" w:rsidP="00284B59">
            <w:pPr>
              <w:pStyle w:val="ListParagraph"/>
              <w:ind w:left="0"/>
              <w:jc w:val="center"/>
              <w:rPr>
                <w:sz w:val="20"/>
              </w:rPr>
            </w:pPr>
            <w:r>
              <w:rPr>
                <w:sz w:val="20"/>
              </w:rPr>
              <w:t>270</w:t>
            </w:r>
          </w:p>
        </w:tc>
        <w:tc>
          <w:tcPr>
            <w:tcW w:w="1917" w:type="dxa"/>
          </w:tcPr>
          <w:p w:rsidR="00C23C67" w:rsidRPr="00403734" w:rsidRDefault="00C23C67" w:rsidP="009C3914">
            <w:pPr>
              <w:pStyle w:val="ListParagraph"/>
              <w:ind w:left="0"/>
              <w:jc w:val="center"/>
              <w:rPr>
                <w:sz w:val="20"/>
              </w:rPr>
            </w:pPr>
            <w:r>
              <w:rPr>
                <w:sz w:val="20"/>
              </w:rPr>
              <w:t>-</w:t>
            </w:r>
            <w:r w:rsidR="009C3914">
              <w:rPr>
                <w:sz w:val="20"/>
              </w:rPr>
              <w:t>0</w:t>
            </w:r>
          </w:p>
        </w:tc>
        <w:tc>
          <w:tcPr>
            <w:tcW w:w="1717" w:type="dxa"/>
          </w:tcPr>
          <w:p w:rsidR="00C23C67" w:rsidRPr="00403734" w:rsidRDefault="00C23C67" w:rsidP="00284B59">
            <w:pPr>
              <w:pStyle w:val="ListParagraph"/>
              <w:ind w:left="0"/>
              <w:jc w:val="center"/>
              <w:rPr>
                <w:sz w:val="20"/>
              </w:rPr>
            </w:pPr>
            <w:r>
              <w:rPr>
                <w:sz w:val="20"/>
              </w:rPr>
              <w:t>270</w:t>
            </w:r>
          </w:p>
        </w:tc>
      </w:tr>
      <w:tr w:rsidR="00C23C67" w:rsidTr="00284B59">
        <w:tc>
          <w:tcPr>
            <w:tcW w:w="1645" w:type="dxa"/>
          </w:tcPr>
          <w:p w:rsidR="00C23C67"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C23C67" w:rsidRPr="00403734" w:rsidRDefault="00C23C67" w:rsidP="00284B59">
            <w:pPr>
              <w:pStyle w:val="ListParagraph"/>
              <w:ind w:left="0"/>
              <w:jc w:val="center"/>
              <w:rPr>
                <w:sz w:val="20"/>
              </w:rPr>
            </w:pPr>
            <w:r>
              <w:rPr>
                <w:sz w:val="20"/>
              </w:rPr>
              <w:t>50</w:t>
            </w:r>
          </w:p>
        </w:tc>
        <w:tc>
          <w:tcPr>
            <w:tcW w:w="1917" w:type="dxa"/>
          </w:tcPr>
          <w:p w:rsidR="00C23C67" w:rsidRPr="00403734" w:rsidRDefault="00C23C67" w:rsidP="00284B59">
            <w:pPr>
              <w:pStyle w:val="ListParagraph"/>
              <w:ind w:left="0"/>
              <w:jc w:val="center"/>
              <w:rPr>
                <w:sz w:val="20"/>
              </w:rPr>
            </w:pPr>
            <w:r>
              <w:rPr>
                <w:sz w:val="20"/>
              </w:rPr>
              <w:t>0</w:t>
            </w:r>
          </w:p>
        </w:tc>
        <w:tc>
          <w:tcPr>
            <w:tcW w:w="1717" w:type="dxa"/>
          </w:tcPr>
          <w:p w:rsidR="00C23C67" w:rsidRPr="00403734" w:rsidRDefault="00C23C67" w:rsidP="00284B59">
            <w:pPr>
              <w:pStyle w:val="ListParagraph"/>
              <w:ind w:left="0"/>
              <w:jc w:val="center"/>
              <w:rPr>
                <w:sz w:val="20"/>
              </w:rPr>
            </w:pPr>
            <w:r>
              <w:rPr>
                <w:sz w:val="20"/>
              </w:rPr>
              <w:t>50</w:t>
            </w:r>
          </w:p>
        </w:tc>
      </w:tr>
    </w:tbl>
    <w:p w:rsidR="00C23C67" w:rsidRDefault="00C23C67" w:rsidP="00C23C67">
      <w:pPr>
        <w:pStyle w:val="ListParagraph"/>
        <w:spacing w:line="240" w:lineRule="auto"/>
        <w:ind w:left="0"/>
      </w:pPr>
    </w:p>
    <w:p w:rsidR="00C23C67" w:rsidRDefault="00C23C67" w:rsidP="00FB1421">
      <w:pPr>
        <w:pStyle w:val="ListParagraph"/>
        <w:numPr>
          <w:ilvl w:val="0"/>
          <w:numId w:val="46"/>
        </w:numPr>
        <w:spacing w:line="240" w:lineRule="auto"/>
        <w:ind w:left="284"/>
      </w:pPr>
      <w:r>
        <w:t>Génération automatique de notifications aux clients éligible dés que l’OST passe au statut « Validée».</w:t>
      </w:r>
    </w:p>
    <w:p w:rsidR="00C23C67" w:rsidRDefault="00C23C67" w:rsidP="00FB1421">
      <w:pPr>
        <w:pStyle w:val="ListParagraph"/>
        <w:numPr>
          <w:ilvl w:val="0"/>
          <w:numId w:val="12"/>
        </w:numPr>
        <w:spacing w:line="240" w:lineRule="auto"/>
      </w:pPr>
      <w:r>
        <w:t>Un Swift MT564 ou rapport sera envoyé selon le profil de Reporting des clients.</w:t>
      </w:r>
    </w:p>
    <w:p w:rsidR="00C23C67" w:rsidRDefault="00C23C67" w:rsidP="00C23C67">
      <w:pPr>
        <w:pStyle w:val="ListParagraph"/>
        <w:spacing w:line="240" w:lineRule="auto"/>
      </w:pPr>
    </w:p>
    <w:p w:rsidR="00C23C67" w:rsidRDefault="00C23C67" w:rsidP="00FB1421">
      <w:pPr>
        <w:pStyle w:val="ListParagraph"/>
        <w:numPr>
          <w:ilvl w:val="0"/>
          <w:numId w:val="46"/>
        </w:numPr>
        <w:spacing w:line="240" w:lineRule="auto"/>
        <w:ind w:left="284"/>
        <w:jc w:val="both"/>
      </w:pPr>
      <w:r>
        <w:t xml:space="preserve">Activation automatique de l’OST à la date d’arrêt de position= </w:t>
      </w:r>
      <w:r w:rsidR="00D52745">
        <w:t xml:space="preserve">date d’enregistrement </w:t>
      </w:r>
      <w:r>
        <w:t>= 1</w:t>
      </w:r>
      <w:r w:rsidR="00D52745">
        <w:t>7</w:t>
      </w:r>
      <w:r>
        <w:t>/12/2014</w:t>
      </w:r>
    </w:p>
    <w:p w:rsidR="00C23C67" w:rsidRDefault="00C23C67" w:rsidP="00C23C67">
      <w:pPr>
        <w:pStyle w:val="ListParagraph"/>
        <w:spacing w:line="240" w:lineRule="auto"/>
      </w:pPr>
    </w:p>
    <w:p w:rsidR="00C23C67" w:rsidRDefault="00C23C67" w:rsidP="00FB1421">
      <w:pPr>
        <w:pStyle w:val="ListParagraph"/>
        <w:numPr>
          <w:ilvl w:val="0"/>
          <w:numId w:val="46"/>
        </w:numPr>
        <w:spacing w:line="240" w:lineRule="auto"/>
        <w:ind w:left="284"/>
      </w:pPr>
      <w:r>
        <w:t>Calcul automatiques des exécutions clients et Marché</w:t>
      </w:r>
      <w:r w:rsidR="00D52745">
        <w:t xml:space="preserve"> le 17/12/2014</w:t>
      </w:r>
      <w:r>
        <w:t>.</w:t>
      </w:r>
    </w:p>
    <w:p w:rsidR="00C23C67" w:rsidRDefault="00C23C67" w:rsidP="00C23C67">
      <w:pPr>
        <w:spacing w:line="240" w:lineRule="auto"/>
      </w:pPr>
    </w:p>
    <w:p w:rsidR="00C23C67" w:rsidRPr="00426C76" w:rsidRDefault="00AF61CE" w:rsidP="00C23C67">
      <w:pPr>
        <w:spacing w:line="240" w:lineRule="auto"/>
        <w:rPr>
          <w:b/>
        </w:rPr>
      </w:pPr>
      <w:r>
        <w:rPr>
          <w:b/>
        </w:rPr>
        <w:t xml:space="preserve">Exécution </w:t>
      </w:r>
      <w:r w:rsidR="00C23C67"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C23C67" w:rsidRPr="00403734" w:rsidTr="00284B59">
        <w:tc>
          <w:tcPr>
            <w:tcW w:w="1845" w:type="dxa"/>
            <w:shd w:val="clear" w:color="auto" w:fill="A6A6A6" w:themeFill="background1" w:themeFillShade="A6"/>
          </w:tcPr>
          <w:p w:rsidR="00C23C67" w:rsidRPr="00403734" w:rsidRDefault="00C23C67" w:rsidP="00284B59">
            <w:pPr>
              <w:pStyle w:val="ListParagraph"/>
              <w:ind w:left="0"/>
              <w:jc w:val="center"/>
              <w:rPr>
                <w:b/>
              </w:rPr>
            </w:pPr>
            <w:r>
              <w:rPr>
                <w:b/>
              </w:rPr>
              <w:t>Compte client</w:t>
            </w:r>
          </w:p>
        </w:tc>
        <w:tc>
          <w:tcPr>
            <w:tcW w:w="1645" w:type="dxa"/>
            <w:shd w:val="clear" w:color="auto" w:fill="A6A6A6" w:themeFill="background1" w:themeFillShade="A6"/>
          </w:tcPr>
          <w:p w:rsidR="00C23C67" w:rsidRPr="00403734" w:rsidRDefault="00C23C67" w:rsidP="00284B59">
            <w:pPr>
              <w:pStyle w:val="ListParagraph"/>
              <w:ind w:left="0"/>
              <w:jc w:val="center"/>
              <w:rPr>
                <w:b/>
              </w:rPr>
            </w:pPr>
            <w:r>
              <w:rPr>
                <w:b/>
              </w:rPr>
              <w:t>Compte Nostro</w:t>
            </w:r>
          </w:p>
        </w:tc>
        <w:tc>
          <w:tcPr>
            <w:tcW w:w="1880" w:type="dxa"/>
            <w:shd w:val="clear" w:color="auto" w:fill="A6A6A6" w:themeFill="background1" w:themeFillShade="A6"/>
          </w:tcPr>
          <w:p w:rsidR="00C23C67" w:rsidRPr="00403734" w:rsidRDefault="00C23C67" w:rsidP="00284B59">
            <w:pPr>
              <w:pStyle w:val="ListParagraph"/>
              <w:ind w:left="0"/>
              <w:jc w:val="center"/>
              <w:rPr>
                <w:b/>
              </w:rPr>
            </w:pPr>
            <w:r w:rsidRPr="00403734">
              <w:rPr>
                <w:b/>
              </w:rPr>
              <w:t>Position</w:t>
            </w:r>
            <w:r>
              <w:rPr>
                <w:b/>
              </w:rPr>
              <w:t xml:space="preserve"> éligible</w:t>
            </w:r>
          </w:p>
        </w:tc>
        <w:tc>
          <w:tcPr>
            <w:tcW w:w="1917" w:type="dxa"/>
            <w:shd w:val="clear" w:color="auto" w:fill="A6A6A6" w:themeFill="background1" w:themeFillShade="A6"/>
          </w:tcPr>
          <w:p w:rsidR="00C23C67" w:rsidRPr="00403734" w:rsidRDefault="00C23C67" w:rsidP="00284B59">
            <w:pPr>
              <w:pStyle w:val="ListParagraph"/>
              <w:ind w:left="0"/>
              <w:jc w:val="center"/>
              <w:rPr>
                <w:b/>
              </w:rPr>
            </w:pPr>
            <w:r>
              <w:rPr>
                <w:b/>
              </w:rPr>
              <w:t>Crédit Espèce</w:t>
            </w:r>
          </w:p>
        </w:tc>
        <w:tc>
          <w:tcPr>
            <w:tcW w:w="1717" w:type="dxa"/>
            <w:shd w:val="clear" w:color="auto" w:fill="A6A6A6" w:themeFill="background1" w:themeFillShade="A6"/>
          </w:tcPr>
          <w:p w:rsidR="00C23C67" w:rsidRDefault="00D52745" w:rsidP="00284B59">
            <w:pPr>
              <w:pStyle w:val="ListParagraph"/>
              <w:ind w:left="0"/>
              <w:jc w:val="center"/>
              <w:rPr>
                <w:b/>
              </w:rPr>
            </w:pPr>
            <w:r>
              <w:rPr>
                <w:b/>
              </w:rPr>
              <w:t>Sortie de titre</w:t>
            </w:r>
          </w:p>
          <w:p w:rsidR="00500481" w:rsidRPr="00403734" w:rsidRDefault="00500481" w:rsidP="00284B59">
            <w:pPr>
              <w:pStyle w:val="ListParagraph"/>
              <w:ind w:left="0"/>
              <w:jc w:val="center"/>
              <w:rPr>
                <w:b/>
              </w:rPr>
            </w:pPr>
            <w:r>
              <w:rPr>
                <w:sz w:val="20"/>
              </w:rPr>
              <w:t>Obligation A</w:t>
            </w:r>
          </w:p>
        </w:tc>
      </w:tr>
      <w:tr w:rsidR="00C23C67" w:rsidTr="00284B59">
        <w:tc>
          <w:tcPr>
            <w:tcW w:w="1845"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C23C67" w:rsidRPr="00403734"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C23C67" w:rsidP="00284B59">
            <w:pPr>
              <w:pStyle w:val="ListParagraph"/>
              <w:ind w:left="0"/>
              <w:jc w:val="center"/>
              <w:rPr>
                <w:sz w:val="20"/>
              </w:rPr>
            </w:pPr>
            <w:r>
              <w:rPr>
                <w:sz w:val="20"/>
              </w:rPr>
              <w:t>120</w:t>
            </w:r>
          </w:p>
        </w:tc>
        <w:tc>
          <w:tcPr>
            <w:tcW w:w="1917" w:type="dxa"/>
          </w:tcPr>
          <w:p w:rsidR="00C23C67" w:rsidRPr="00403734" w:rsidRDefault="00C23C67" w:rsidP="00284B59">
            <w:pPr>
              <w:pStyle w:val="ListParagraph"/>
              <w:ind w:left="0"/>
              <w:jc w:val="center"/>
              <w:rPr>
                <w:sz w:val="20"/>
              </w:rPr>
            </w:pPr>
            <w:r>
              <w:rPr>
                <w:sz w:val="20"/>
              </w:rPr>
              <w:t>1200 EUR</w:t>
            </w:r>
          </w:p>
        </w:tc>
        <w:tc>
          <w:tcPr>
            <w:tcW w:w="1717" w:type="dxa"/>
          </w:tcPr>
          <w:p w:rsidR="00C23C67" w:rsidRPr="00403734" w:rsidRDefault="00D52745" w:rsidP="00284B59">
            <w:pPr>
              <w:pStyle w:val="ListParagraph"/>
              <w:ind w:left="0"/>
              <w:jc w:val="center"/>
              <w:rPr>
                <w:sz w:val="20"/>
              </w:rPr>
            </w:pPr>
            <w:r>
              <w:rPr>
                <w:sz w:val="20"/>
              </w:rPr>
              <w:t>120</w:t>
            </w:r>
          </w:p>
        </w:tc>
      </w:tr>
      <w:tr w:rsidR="00C23C67" w:rsidTr="00284B59">
        <w:tc>
          <w:tcPr>
            <w:tcW w:w="1845"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C23C67" w:rsidRPr="00403734"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C23C67" w:rsidP="00284B59">
            <w:pPr>
              <w:pStyle w:val="ListParagraph"/>
              <w:ind w:left="0"/>
              <w:jc w:val="center"/>
              <w:rPr>
                <w:sz w:val="20"/>
              </w:rPr>
            </w:pPr>
            <w:r>
              <w:rPr>
                <w:sz w:val="20"/>
              </w:rPr>
              <w:t>150</w:t>
            </w:r>
          </w:p>
        </w:tc>
        <w:tc>
          <w:tcPr>
            <w:tcW w:w="1917" w:type="dxa"/>
          </w:tcPr>
          <w:p w:rsidR="00C23C67" w:rsidRPr="00403734" w:rsidRDefault="00C23C67" w:rsidP="00284B59">
            <w:pPr>
              <w:jc w:val="center"/>
              <w:rPr>
                <w:sz w:val="20"/>
              </w:rPr>
            </w:pPr>
            <w:r>
              <w:rPr>
                <w:sz w:val="20"/>
              </w:rPr>
              <w:t>1500 EUR</w:t>
            </w:r>
          </w:p>
        </w:tc>
        <w:tc>
          <w:tcPr>
            <w:tcW w:w="1717" w:type="dxa"/>
          </w:tcPr>
          <w:p w:rsidR="00C23C67" w:rsidRPr="00403734" w:rsidRDefault="00D52745" w:rsidP="00284B59">
            <w:pPr>
              <w:pStyle w:val="ListParagraph"/>
              <w:ind w:left="0"/>
              <w:jc w:val="center"/>
              <w:rPr>
                <w:sz w:val="20"/>
              </w:rPr>
            </w:pPr>
            <w:r>
              <w:rPr>
                <w:sz w:val="20"/>
              </w:rPr>
              <w:t>150</w:t>
            </w:r>
          </w:p>
        </w:tc>
      </w:tr>
      <w:tr w:rsidR="00C23C67" w:rsidTr="00284B59">
        <w:tc>
          <w:tcPr>
            <w:tcW w:w="1845"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C23C67" w:rsidRDefault="00C23C67"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C23C67" w:rsidRPr="00403734" w:rsidRDefault="00C23C67" w:rsidP="00284B59">
            <w:pPr>
              <w:pStyle w:val="ListParagraph"/>
              <w:ind w:left="0"/>
              <w:jc w:val="center"/>
              <w:rPr>
                <w:sz w:val="20"/>
              </w:rPr>
            </w:pPr>
            <w:r>
              <w:rPr>
                <w:sz w:val="20"/>
              </w:rPr>
              <w:t>50</w:t>
            </w:r>
          </w:p>
        </w:tc>
        <w:tc>
          <w:tcPr>
            <w:tcW w:w="1917" w:type="dxa"/>
          </w:tcPr>
          <w:p w:rsidR="00C23C67" w:rsidRPr="00403734" w:rsidRDefault="00C23C67" w:rsidP="00284B59">
            <w:pPr>
              <w:pStyle w:val="ListParagraph"/>
              <w:ind w:left="0"/>
              <w:jc w:val="center"/>
              <w:rPr>
                <w:sz w:val="20"/>
              </w:rPr>
            </w:pPr>
            <w:r>
              <w:rPr>
                <w:sz w:val="20"/>
              </w:rPr>
              <w:t>500 EUR</w:t>
            </w:r>
          </w:p>
        </w:tc>
        <w:tc>
          <w:tcPr>
            <w:tcW w:w="1717" w:type="dxa"/>
          </w:tcPr>
          <w:p w:rsidR="00C23C67" w:rsidRPr="00403734" w:rsidRDefault="00D52745" w:rsidP="00284B59">
            <w:pPr>
              <w:pStyle w:val="ListParagraph"/>
              <w:ind w:left="0"/>
              <w:jc w:val="center"/>
              <w:rPr>
                <w:sz w:val="20"/>
              </w:rPr>
            </w:pPr>
            <w:r>
              <w:rPr>
                <w:sz w:val="20"/>
              </w:rPr>
              <w:t>50</w:t>
            </w:r>
          </w:p>
        </w:tc>
      </w:tr>
    </w:tbl>
    <w:p w:rsidR="00C23C67" w:rsidRDefault="00AF61CE" w:rsidP="00C23C67">
      <w:pPr>
        <w:spacing w:line="240" w:lineRule="auto"/>
      </w:pPr>
      <w:r>
        <w:rPr>
          <w:b/>
        </w:rPr>
        <w:t xml:space="preserve">Exécution </w:t>
      </w:r>
      <w:r w:rsidR="00C23C67" w:rsidRPr="008035EE">
        <w:rPr>
          <w:b/>
        </w:rPr>
        <w:t>Marché</w:t>
      </w:r>
    </w:p>
    <w:tbl>
      <w:tblPr>
        <w:tblStyle w:val="TableGrid"/>
        <w:tblW w:w="0" w:type="auto"/>
        <w:tblInd w:w="284" w:type="dxa"/>
        <w:tblLook w:val="04A0"/>
      </w:tblPr>
      <w:tblGrid>
        <w:gridCol w:w="1645"/>
        <w:gridCol w:w="1880"/>
        <w:gridCol w:w="1917"/>
        <w:gridCol w:w="1717"/>
      </w:tblGrid>
      <w:tr w:rsidR="00D52745" w:rsidRPr="00403734" w:rsidTr="00284B59">
        <w:tc>
          <w:tcPr>
            <w:tcW w:w="1645" w:type="dxa"/>
            <w:shd w:val="clear" w:color="auto" w:fill="A6A6A6" w:themeFill="background1" w:themeFillShade="A6"/>
          </w:tcPr>
          <w:p w:rsidR="00D52745" w:rsidRPr="00403734" w:rsidRDefault="00D52745" w:rsidP="00284B59">
            <w:pPr>
              <w:pStyle w:val="ListParagraph"/>
              <w:ind w:left="0"/>
              <w:jc w:val="center"/>
              <w:rPr>
                <w:b/>
              </w:rPr>
            </w:pPr>
            <w:r>
              <w:rPr>
                <w:b/>
              </w:rPr>
              <w:t>Compte Nostro</w:t>
            </w:r>
          </w:p>
        </w:tc>
        <w:tc>
          <w:tcPr>
            <w:tcW w:w="1880" w:type="dxa"/>
            <w:shd w:val="clear" w:color="auto" w:fill="A6A6A6" w:themeFill="background1" w:themeFillShade="A6"/>
          </w:tcPr>
          <w:p w:rsidR="00D52745" w:rsidRPr="00403734" w:rsidRDefault="00D52745" w:rsidP="00284B59">
            <w:pPr>
              <w:pStyle w:val="ListParagraph"/>
              <w:ind w:left="0"/>
              <w:jc w:val="center"/>
              <w:rPr>
                <w:b/>
              </w:rPr>
            </w:pPr>
            <w:r w:rsidRPr="00403734">
              <w:rPr>
                <w:b/>
              </w:rPr>
              <w:t xml:space="preserve">Position </w:t>
            </w:r>
            <w:r>
              <w:rPr>
                <w:b/>
              </w:rPr>
              <w:t>éligible</w:t>
            </w:r>
          </w:p>
        </w:tc>
        <w:tc>
          <w:tcPr>
            <w:tcW w:w="1917" w:type="dxa"/>
            <w:shd w:val="clear" w:color="auto" w:fill="A6A6A6" w:themeFill="background1" w:themeFillShade="A6"/>
          </w:tcPr>
          <w:p w:rsidR="00D52745" w:rsidRPr="00403734" w:rsidRDefault="00D52745" w:rsidP="00284B59">
            <w:pPr>
              <w:pStyle w:val="ListParagraph"/>
              <w:ind w:left="0"/>
              <w:jc w:val="center"/>
              <w:rPr>
                <w:b/>
              </w:rPr>
            </w:pPr>
            <w:r>
              <w:rPr>
                <w:b/>
              </w:rPr>
              <w:t>Crédit Espèce</w:t>
            </w:r>
          </w:p>
        </w:tc>
        <w:tc>
          <w:tcPr>
            <w:tcW w:w="1717" w:type="dxa"/>
            <w:shd w:val="clear" w:color="auto" w:fill="A6A6A6" w:themeFill="background1" w:themeFillShade="A6"/>
          </w:tcPr>
          <w:p w:rsidR="00D52745" w:rsidRDefault="00D52745" w:rsidP="00284B59">
            <w:pPr>
              <w:pStyle w:val="ListParagraph"/>
              <w:ind w:left="0"/>
              <w:jc w:val="center"/>
              <w:rPr>
                <w:b/>
              </w:rPr>
            </w:pPr>
            <w:r>
              <w:rPr>
                <w:b/>
              </w:rPr>
              <w:t>Sortie de titre</w:t>
            </w:r>
          </w:p>
          <w:p w:rsidR="00500481" w:rsidRPr="00403734" w:rsidRDefault="00500481" w:rsidP="00284B59">
            <w:pPr>
              <w:pStyle w:val="ListParagraph"/>
              <w:ind w:left="0"/>
              <w:jc w:val="center"/>
              <w:rPr>
                <w:b/>
              </w:rPr>
            </w:pPr>
            <w:r>
              <w:rPr>
                <w:sz w:val="20"/>
              </w:rPr>
              <w:t>Obligation A</w:t>
            </w:r>
          </w:p>
        </w:tc>
      </w:tr>
      <w:tr w:rsidR="00D52745" w:rsidTr="00284B59">
        <w:tc>
          <w:tcPr>
            <w:tcW w:w="1645" w:type="dxa"/>
          </w:tcPr>
          <w:p w:rsidR="00D52745" w:rsidRPr="00403734" w:rsidRDefault="00D52745"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D52745" w:rsidRPr="00403734" w:rsidRDefault="00D52745" w:rsidP="00284B59">
            <w:pPr>
              <w:pStyle w:val="ListParagraph"/>
              <w:ind w:left="0"/>
              <w:jc w:val="center"/>
              <w:rPr>
                <w:sz w:val="20"/>
              </w:rPr>
            </w:pPr>
            <w:r>
              <w:rPr>
                <w:sz w:val="20"/>
              </w:rPr>
              <w:t>270</w:t>
            </w:r>
          </w:p>
        </w:tc>
        <w:tc>
          <w:tcPr>
            <w:tcW w:w="1917" w:type="dxa"/>
          </w:tcPr>
          <w:p w:rsidR="00D52745" w:rsidRPr="00403734" w:rsidRDefault="00D52745" w:rsidP="00284B59">
            <w:pPr>
              <w:pStyle w:val="ListParagraph"/>
              <w:ind w:left="0"/>
              <w:jc w:val="center"/>
              <w:rPr>
                <w:sz w:val="20"/>
              </w:rPr>
            </w:pPr>
            <w:r>
              <w:rPr>
                <w:sz w:val="20"/>
              </w:rPr>
              <w:t>2700 EUR</w:t>
            </w:r>
          </w:p>
        </w:tc>
        <w:tc>
          <w:tcPr>
            <w:tcW w:w="1717" w:type="dxa"/>
          </w:tcPr>
          <w:p w:rsidR="00D52745" w:rsidRPr="00403734" w:rsidRDefault="00D52745" w:rsidP="00284B59">
            <w:pPr>
              <w:pStyle w:val="ListParagraph"/>
              <w:ind w:left="0"/>
              <w:jc w:val="center"/>
              <w:rPr>
                <w:sz w:val="20"/>
              </w:rPr>
            </w:pPr>
            <w:r>
              <w:rPr>
                <w:sz w:val="20"/>
              </w:rPr>
              <w:t>270</w:t>
            </w:r>
          </w:p>
        </w:tc>
      </w:tr>
      <w:tr w:rsidR="00D52745" w:rsidTr="00284B59">
        <w:tc>
          <w:tcPr>
            <w:tcW w:w="1645" w:type="dxa"/>
          </w:tcPr>
          <w:p w:rsidR="00D52745" w:rsidRDefault="00D52745"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D52745" w:rsidRPr="00403734" w:rsidRDefault="00D52745" w:rsidP="00284B59">
            <w:pPr>
              <w:pStyle w:val="ListParagraph"/>
              <w:ind w:left="0"/>
              <w:jc w:val="center"/>
              <w:rPr>
                <w:sz w:val="20"/>
              </w:rPr>
            </w:pPr>
            <w:r>
              <w:rPr>
                <w:sz w:val="20"/>
              </w:rPr>
              <w:t>50</w:t>
            </w:r>
          </w:p>
        </w:tc>
        <w:tc>
          <w:tcPr>
            <w:tcW w:w="1917" w:type="dxa"/>
          </w:tcPr>
          <w:p w:rsidR="00D52745" w:rsidRPr="00403734" w:rsidRDefault="00D52745" w:rsidP="00284B59">
            <w:pPr>
              <w:pStyle w:val="ListParagraph"/>
              <w:ind w:left="0"/>
              <w:jc w:val="center"/>
              <w:rPr>
                <w:sz w:val="20"/>
              </w:rPr>
            </w:pPr>
            <w:r>
              <w:rPr>
                <w:sz w:val="20"/>
              </w:rPr>
              <w:t>500 EUR</w:t>
            </w:r>
          </w:p>
        </w:tc>
        <w:tc>
          <w:tcPr>
            <w:tcW w:w="1717" w:type="dxa"/>
          </w:tcPr>
          <w:p w:rsidR="00D52745" w:rsidRPr="00403734" w:rsidRDefault="00D52745" w:rsidP="00284B59">
            <w:pPr>
              <w:pStyle w:val="ListParagraph"/>
              <w:ind w:left="0"/>
              <w:jc w:val="center"/>
              <w:rPr>
                <w:sz w:val="20"/>
              </w:rPr>
            </w:pPr>
            <w:r>
              <w:rPr>
                <w:sz w:val="20"/>
              </w:rPr>
              <w:t>50</w:t>
            </w:r>
          </w:p>
        </w:tc>
      </w:tr>
    </w:tbl>
    <w:p w:rsidR="00C23C67" w:rsidRDefault="00C23C67" w:rsidP="00FB1421">
      <w:pPr>
        <w:pStyle w:val="ListParagraph"/>
        <w:numPr>
          <w:ilvl w:val="0"/>
          <w:numId w:val="46"/>
        </w:numPr>
        <w:spacing w:line="240" w:lineRule="auto"/>
        <w:ind w:left="284"/>
      </w:pPr>
      <w:r>
        <w:lastRenderedPageBreak/>
        <w:t>Génération automatique de notifications avec les paiements prévisionnels calculés  aux clients éligible.</w:t>
      </w:r>
    </w:p>
    <w:p w:rsidR="00C23C67" w:rsidRDefault="00C23C67" w:rsidP="00FB1421">
      <w:pPr>
        <w:pStyle w:val="ListParagraph"/>
        <w:numPr>
          <w:ilvl w:val="0"/>
          <w:numId w:val="12"/>
        </w:numPr>
        <w:spacing w:line="240" w:lineRule="auto"/>
      </w:pPr>
      <w:r>
        <w:t>Un Swift MT564 REPE ou rapport sera envoyé selon le profil de Reporting des clients.</w:t>
      </w:r>
    </w:p>
    <w:p w:rsidR="00C23C67" w:rsidRDefault="00C23C67" w:rsidP="00C23C67">
      <w:pPr>
        <w:spacing w:line="240" w:lineRule="auto"/>
      </w:pPr>
    </w:p>
    <w:p w:rsidR="00C23C67" w:rsidRDefault="00C23C67" w:rsidP="00FB1421">
      <w:pPr>
        <w:pStyle w:val="ListParagraph"/>
        <w:numPr>
          <w:ilvl w:val="0"/>
          <w:numId w:val="47"/>
        </w:numPr>
        <w:spacing w:line="240" w:lineRule="auto"/>
        <w:ind w:left="284"/>
      </w:pPr>
      <w:r>
        <w:t>Réception d’un paiement marché via un MT566 sur le Nostro 1 et un MT566 pour le Nostro2</w:t>
      </w:r>
    </w:p>
    <w:tbl>
      <w:tblPr>
        <w:tblStyle w:val="TableGrid"/>
        <w:tblW w:w="0" w:type="auto"/>
        <w:tblInd w:w="284" w:type="dxa"/>
        <w:tblLook w:val="04A0"/>
      </w:tblPr>
      <w:tblGrid>
        <w:gridCol w:w="1303"/>
        <w:gridCol w:w="1356"/>
        <w:gridCol w:w="1234"/>
        <w:gridCol w:w="1601"/>
        <w:gridCol w:w="1319"/>
        <w:gridCol w:w="2191"/>
      </w:tblGrid>
      <w:tr w:rsidR="0064476B" w:rsidRPr="00403734" w:rsidTr="005013AC">
        <w:tc>
          <w:tcPr>
            <w:tcW w:w="1303" w:type="dxa"/>
            <w:shd w:val="clear" w:color="auto" w:fill="A6A6A6" w:themeFill="background1" w:themeFillShade="A6"/>
          </w:tcPr>
          <w:p w:rsidR="0064476B" w:rsidRPr="00403734" w:rsidRDefault="0064476B" w:rsidP="00284B59">
            <w:pPr>
              <w:pStyle w:val="ListParagraph"/>
              <w:ind w:left="0"/>
              <w:jc w:val="center"/>
              <w:rPr>
                <w:b/>
              </w:rPr>
            </w:pPr>
            <w:r>
              <w:rPr>
                <w:b/>
              </w:rPr>
              <w:t>Compte Nostro</w:t>
            </w:r>
          </w:p>
        </w:tc>
        <w:tc>
          <w:tcPr>
            <w:tcW w:w="1356" w:type="dxa"/>
            <w:shd w:val="clear" w:color="auto" w:fill="A6A6A6" w:themeFill="background1" w:themeFillShade="A6"/>
          </w:tcPr>
          <w:p w:rsidR="0064476B" w:rsidRPr="00403734" w:rsidRDefault="0064476B" w:rsidP="0064476B">
            <w:pPr>
              <w:pStyle w:val="ListParagraph"/>
              <w:ind w:left="0"/>
              <w:jc w:val="center"/>
              <w:rPr>
                <w:b/>
              </w:rPr>
            </w:pPr>
            <w:r>
              <w:rPr>
                <w:b/>
              </w:rPr>
              <w:t>Paiement Net Marché</w:t>
            </w:r>
          </w:p>
        </w:tc>
        <w:tc>
          <w:tcPr>
            <w:tcW w:w="1234" w:type="dxa"/>
            <w:shd w:val="clear" w:color="auto" w:fill="A6A6A6" w:themeFill="background1" w:themeFillShade="A6"/>
          </w:tcPr>
          <w:p w:rsidR="0064476B" w:rsidRDefault="0064476B" w:rsidP="0064476B">
            <w:pPr>
              <w:pStyle w:val="ListParagraph"/>
              <w:ind w:left="0"/>
              <w:jc w:val="center"/>
              <w:rPr>
                <w:b/>
              </w:rPr>
            </w:pPr>
            <w:r>
              <w:rPr>
                <w:b/>
              </w:rPr>
              <w:t>Quantité Marché</w:t>
            </w:r>
          </w:p>
        </w:tc>
        <w:tc>
          <w:tcPr>
            <w:tcW w:w="1601" w:type="dxa"/>
            <w:shd w:val="clear" w:color="auto" w:fill="A6A6A6" w:themeFill="background1" w:themeFillShade="A6"/>
          </w:tcPr>
          <w:p w:rsidR="0064476B" w:rsidRPr="00403734" w:rsidRDefault="005013AC" w:rsidP="005013AC">
            <w:pPr>
              <w:pStyle w:val="ListParagraph"/>
              <w:ind w:left="0"/>
              <w:jc w:val="center"/>
              <w:rPr>
                <w:b/>
              </w:rPr>
            </w:pPr>
            <w:r>
              <w:rPr>
                <w:b/>
              </w:rPr>
              <w:t>Exécution</w:t>
            </w:r>
            <w:r w:rsidR="0064476B">
              <w:rPr>
                <w:b/>
              </w:rPr>
              <w:t xml:space="preserve"> </w:t>
            </w:r>
            <w:r>
              <w:rPr>
                <w:b/>
              </w:rPr>
              <w:t>espèce</w:t>
            </w:r>
          </w:p>
        </w:tc>
        <w:tc>
          <w:tcPr>
            <w:tcW w:w="1319" w:type="dxa"/>
            <w:shd w:val="clear" w:color="auto" w:fill="A6A6A6" w:themeFill="background1" w:themeFillShade="A6"/>
          </w:tcPr>
          <w:p w:rsidR="0064476B" w:rsidRDefault="005013AC" w:rsidP="005013AC">
            <w:pPr>
              <w:pStyle w:val="ListParagraph"/>
              <w:ind w:left="0"/>
              <w:jc w:val="center"/>
              <w:rPr>
                <w:b/>
              </w:rPr>
            </w:pPr>
            <w:r>
              <w:rPr>
                <w:b/>
              </w:rPr>
              <w:t>Exécution titre</w:t>
            </w:r>
          </w:p>
        </w:tc>
        <w:tc>
          <w:tcPr>
            <w:tcW w:w="2191" w:type="dxa"/>
            <w:shd w:val="clear" w:color="auto" w:fill="A6A6A6" w:themeFill="background1" w:themeFillShade="A6"/>
          </w:tcPr>
          <w:p w:rsidR="0064476B" w:rsidRPr="00403734" w:rsidRDefault="0064476B" w:rsidP="00284B59">
            <w:pPr>
              <w:pStyle w:val="ListParagraph"/>
              <w:ind w:left="0"/>
              <w:jc w:val="center"/>
              <w:rPr>
                <w:b/>
              </w:rPr>
            </w:pPr>
            <w:r>
              <w:rPr>
                <w:b/>
              </w:rPr>
              <w:t>Réconciliation</w:t>
            </w:r>
          </w:p>
        </w:tc>
      </w:tr>
      <w:tr w:rsidR="0064476B" w:rsidTr="005013AC">
        <w:tc>
          <w:tcPr>
            <w:tcW w:w="1303" w:type="dxa"/>
          </w:tcPr>
          <w:p w:rsidR="0064476B" w:rsidRPr="00403734" w:rsidRDefault="0064476B"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356" w:type="dxa"/>
          </w:tcPr>
          <w:p w:rsidR="0064476B" w:rsidRPr="00403734" w:rsidRDefault="00815E9C" w:rsidP="00284B59">
            <w:pPr>
              <w:pStyle w:val="ListParagraph"/>
              <w:ind w:left="0"/>
              <w:jc w:val="center"/>
              <w:rPr>
                <w:sz w:val="20"/>
              </w:rPr>
            </w:pPr>
            <w:r>
              <w:rPr>
                <w:sz w:val="20"/>
              </w:rPr>
              <w:t>27</w:t>
            </w:r>
            <w:r w:rsidR="0064476B">
              <w:rPr>
                <w:sz w:val="20"/>
              </w:rPr>
              <w:t>00 EUR</w:t>
            </w:r>
          </w:p>
        </w:tc>
        <w:tc>
          <w:tcPr>
            <w:tcW w:w="1234" w:type="dxa"/>
          </w:tcPr>
          <w:p w:rsidR="0064476B" w:rsidRPr="004520BD" w:rsidRDefault="00815E9C" w:rsidP="00284B59">
            <w:pPr>
              <w:pStyle w:val="ListParagraph"/>
              <w:ind w:left="0"/>
              <w:jc w:val="center"/>
              <w:rPr>
                <w:b/>
                <w:sz w:val="20"/>
              </w:rPr>
            </w:pPr>
            <w:r>
              <w:rPr>
                <w:b/>
                <w:sz w:val="20"/>
              </w:rPr>
              <w:t>27</w:t>
            </w:r>
            <w:r w:rsidR="0064476B">
              <w:rPr>
                <w:b/>
                <w:sz w:val="20"/>
              </w:rPr>
              <w:t>0</w:t>
            </w:r>
          </w:p>
        </w:tc>
        <w:tc>
          <w:tcPr>
            <w:tcW w:w="1601" w:type="dxa"/>
          </w:tcPr>
          <w:p w:rsidR="0064476B" w:rsidRPr="004520BD" w:rsidRDefault="0064476B" w:rsidP="00284B59">
            <w:pPr>
              <w:pStyle w:val="ListParagraph"/>
              <w:ind w:left="0"/>
              <w:jc w:val="center"/>
              <w:rPr>
                <w:b/>
                <w:sz w:val="20"/>
              </w:rPr>
            </w:pPr>
            <w:r w:rsidRPr="004520BD">
              <w:rPr>
                <w:b/>
                <w:sz w:val="20"/>
              </w:rPr>
              <w:t>2700 EUR</w:t>
            </w:r>
          </w:p>
        </w:tc>
        <w:tc>
          <w:tcPr>
            <w:tcW w:w="1319" w:type="dxa"/>
          </w:tcPr>
          <w:p w:rsidR="0064476B" w:rsidRPr="005013AC" w:rsidRDefault="005013AC" w:rsidP="00284B59">
            <w:pPr>
              <w:pStyle w:val="ListParagraph"/>
              <w:ind w:left="0"/>
              <w:jc w:val="center"/>
              <w:rPr>
                <w:sz w:val="20"/>
              </w:rPr>
            </w:pPr>
            <w:r>
              <w:rPr>
                <w:sz w:val="20"/>
              </w:rPr>
              <w:t>270</w:t>
            </w:r>
          </w:p>
        </w:tc>
        <w:tc>
          <w:tcPr>
            <w:tcW w:w="2191" w:type="dxa"/>
          </w:tcPr>
          <w:p w:rsidR="0064476B" w:rsidRPr="004520BD" w:rsidRDefault="00815E9C" w:rsidP="00284B59">
            <w:pPr>
              <w:pStyle w:val="ListParagraph"/>
              <w:ind w:left="0"/>
              <w:jc w:val="center"/>
              <w:rPr>
                <w:b/>
                <w:color w:val="FF0000"/>
                <w:sz w:val="20"/>
              </w:rPr>
            </w:pPr>
            <w:r w:rsidRPr="005013AC">
              <w:rPr>
                <w:b/>
                <w:sz w:val="20"/>
              </w:rPr>
              <w:t>Pas d’alerte</w:t>
            </w:r>
          </w:p>
        </w:tc>
      </w:tr>
      <w:tr w:rsidR="0064476B" w:rsidTr="005013AC">
        <w:tc>
          <w:tcPr>
            <w:tcW w:w="1303" w:type="dxa"/>
          </w:tcPr>
          <w:p w:rsidR="0064476B" w:rsidRDefault="0064476B"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356" w:type="dxa"/>
          </w:tcPr>
          <w:p w:rsidR="0064476B" w:rsidRPr="00403734" w:rsidRDefault="0064476B" w:rsidP="00284B59">
            <w:pPr>
              <w:pStyle w:val="ListParagraph"/>
              <w:ind w:left="0"/>
              <w:jc w:val="center"/>
              <w:rPr>
                <w:sz w:val="20"/>
              </w:rPr>
            </w:pPr>
            <w:r>
              <w:rPr>
                <w:sz w:val="20"/>
              </w:rPr>
              <w:t>500 EUR</w:t>
            </w:r>
          </w:p>
        </w:tc>
        <w:tc>
          <w:tcPr>
            <w:tcW w:w="1234" w:type="dxa"/>
          </w:tcPr>
          <w:p w:rsidR="0064476B" w:rsidRPr="004520BD" w:rsidRDefault="0064476B" w:rsidP="00284B59">
            <w:pPr>
              <w:pStyle w:val="ListParagraph"/>
              <w:ind w:left="0"/>
              <w:jc w:val="center"/>
              <w:rPr>
                <w:b/>
                <w:sz w:val="20"/>
              </w:rPr>
            </w:pPr>
            <w:r>
              <w:rPr>
                <w:b/>
                <w:sz w:val="20"/>
              </w:rPr>
              <w:t>50</w:t>
            </w:r>
          </w:p>
        </w:tc>
        <w:tc>
          <w:tcPr>
            <w:tcW w:w="1601" w:type="dxa"/>
          </w:tcPr>
          <w:p w:rsidR="0064476B" w:rsidRPr="004520BD" w:rsidRDefault="0064476B" w:rsidP="00284B59">
            <w:pPr>
              <w:pStyle w:val="ListParagraph"/>
              <w:ind w:left="0"/>
              <w:jc w:val="center"/>
              <w:rPr>
                <w:b/>
                <w:sz w:val="20"/>
              </w:rPr>
            </w:pPr>
            <w:r w:rsidRPr="004520BD">
              <w:rPr>
                <w:b/>
                <w:sz w:val="20"/>
              </w:rPr>
              <w:t>500 EUR</w:t>
            </w:r>
          </w:p>
        </w:tc>
        <w:tc>
          <w:tcPr>
            <w:tcW w:w="1319" w:type="dxa"/>
          </w:tcPr>
          <w:p w:rsidR="0064476B" w:rsidRPr="005013AC" w:rsidRDefault="005013AC" w:rsidP="00284B59">
            <w:pPr>
              <w:pStyle w:val="ListParagraph"/>
              <w:ind w:left="0"/>
              <w:jc w:val="center"/>
              <w:rPr>
                <w:sz w:val="20"/>
              </w:rPr>
            </w:pPr>
            <w:r w:rsidRPr="005013AC">
              <w:rPr>
                <w:sz w:val="20"/>
              </w:rPr>
              <w:t>50</w:t>
            </w:r>
          </w:p>
        </w:tc>
        <w:tc>
          <w:tcPr>
            <w:tcW w:w="2191" w:type="dxa"/>
          </w:tcPr>
          <w:p w:rsidR="0064476B" w:rsidRPr="005013AC" w:rsidRDefault="005013AC" w:rsidP="005013AC">
            <w:pPr>
              <w:pStyle w:val="ListParagraph"/>
              <w:ind w:left="0"/>
              <w:jc w:val="center"/>
              <w:rPr>
                <w:b/>
                <w:sz w:val="20"/>
              </w:rPr>
            </w:pPr>
            <w:r w:rsidRPr="005013AC">
              <w:rPr>
                <w:b/>
                <w:sz w:val="20"/>
              </w:rPr>
              <w:t>Pas d’a</w:t>
            </w:r>
            <w:r w:rsidR="0064476B" w:rsidRPr="005013AC">
              <w:rPr>
                <w:b/>
                <w:sz w:val="20"/>
              </w:rPr>
              <w:t xml:space="preserve">lerte </w:t>
            </w:r>
          </w:p>
        </w:tc>
      </w:tr>
    </w:tbl>
    <w:p w:rsidR="00C23C67" w:rsidRDefault="00C23C67" w:rsidP="00C23C67">
      <w:pPr>
        <w:pStyle w:val="ListParagraph"/>
        <w:spacing w:line="240" w:lineRule="auto"/>
        <w:ind w:left="284"/>
      </w:pPr>
    </w:p>
    <w:p w:rsidR="00C23C67" w:rsidRDefault="00C23C67" w:rsidP="005013AC">
      <w:pPr>
        <w:spacing w:line="240" w:lineRule="auto"/>
        <w:jc w:val="both"/>
      </w:pPr>
      <w:r>
        <w:t xml:space="preserve">La réconciliation est déclenchée automatiquement et  se fait sur la base des </w:t>
      </w:r>
      <w:r w:rsidRPr="004520BD">
        <w:rPr>
          <w:b/>
        </w:rPr>
        <w:t>montant posté</w:t>
      </w:r>
      <w:r>
        <w:rPr>
          <w:b/>
        </w:rPr>
        <w:t>s</w:t>
      </w:r>
      <w:r w:rsidR="0064476B">
        <w:t xml:space="preserve"> (POST : Posting A</w:t>
      </w:r>
      <w:r>
        <w:t xml:space="preserve">mount) </w:t>
      </w:r>
      <w:r w:rsidR="00E80498">
        <w:t xml:space="preserve">par rapport </w:t>
      </w:r>
      <w:r w:rsidR="00563698">
        <w:t>aux montants</w:t>
      </w:r>
      <w:r>
        <w:t xml:space="preserve"> brut calculés dans les exécutions </w:t>
      </w:r>
      <w:r w:rsidR="005013AC">
        <w:t xml:space="preserve">et des </w:t>
      </w:r>
      <w:r w:rsidR="005013AC">
        <w:rPr>
          <w:b/>
        </w:rPr>
        <w:t>quantités Marché reçues</w:t>
      </w:r>
      <w:r w:rsidR="005013AC">
        <w:t xml:space="preserve"> </w:t>
      </w:r>
      <w:r w:rsidR="00E80498">
        <w:t>par rapport aux</w:t>
      </w:r>
      <w:r w:rsidR="005013AC">
        <w:t xml:space="preserve"> quantités calculées dans les exécutions.</w:t>
      </w:r>
    </w:p>
    <w:p w:rsidR="005013AC" w:rsidRDefault="005013AC" w:rsidP="005013AC">
      <w:pPr>
        <w:pStyle w:val="ListParagraph"/>
        <w:spacing w:line="240" w:lineRule="auto"/>
        <w:jc w:val="both"/>
      </w:pPr>
    </w:p>
    <w:p w:rsidR="00C23C67" w:rsidRDefault="00C23C67" w:rsidP="00FB1421">
      <w:pPr>
        <w:pStyle w:val="ListParagraph"/>
        <w:numPr>
          <w:ilvl w:val="0"/>
          <w:numId w:val="47"/>
        </w:numPr>
        <w:spacing w:line="240" w:lineRule="auto"/>
        <w:ind w:left="284"/>
      </w:pPr>
      <w:r>
        <w:t>Allocation manuelle aux clients : une fois la réconciliation est traitée, le processus d’allocation se déclenche, l’utilisateur doit allouer manuellement aux clients les montants réconciliés.</w:t>
      </w:r>
    </w:p>
    <w:p w:rsidR="00C23C67" w:rsidRDefault="00C23C67" w:rsidP="00FB1421">
      <w:pPr>
        <w:pStyle w:val="ListParagraph"/>
        <w:numPr>
          <w:ilvl w:val="0"/>
          <w:numId w:val="12"/>
        </w:numPr>
        <w:spacing w:line="240" w:lineRule="auto"/>
      </w:pPr>
      <w:r>
        <w:t>Allocation manuelle du paiement Nostro 1 puis Nostro 2.</w:t>
      </w:r>
    </w:p>
    <w:tbl>
      <w:tblPr>
        <w:tblStyle w:val="TableGrid"/>
        <w:tblW w:w="9321" w:type="dxa"/>
        <w:tblInd w:w="284" w:type="dxa"/>
        <w:tblLook w:val="04A0"/>
      </w:tblPr>
      <w:tblGrid>
        <w:gridCol w:w="1667"/>
        <w:gridCol w:w="1843"/>
        <w:gridCol w:w="1843"/>
        <w:gridCol w:w="1984"/>
        <w:gridCol w:w="1984"/>
      </w:tblGrid>
      <w:tr w:rsidR="00AA3FBC" w:rsidRPr="00403734" w:rsidTr="00AA3FBC">
        <w:tc>
          <w:tcPr>
            <w:tcW w:w="1667" w:type="dxa"/>
            <w:shd w:val="clear" w:color="auto" w:fill="A6A6A6" w:themeFill="background1" w:themeFillShade="A6"/>
          </w:tcPr>
          <w:p w:rsidR="00AA3FBC" w:rsidRPr="00403734" w:rsidRDefault="00AA3FBC" w:rsidP="00284B59">
            <w:pPr>
              <w:pStyle w:val="ListParagraph"/>
              <w:ind w:left="0"/>
              <w:jc w:val="center"/>
              <w:rPr>
                <w:b/>
              </w:rPr>
            </w:pPr>
            <w:r>
              <w:rPr>
                <w:b/>
              </w:rPr>
              <w:t>Compte Nostro</w:t>
            </w:r>
          </w:p>
        </w:tc>
        <w:tc>
          <w:tcPr>
            <w:tcW w:w="1843" w:type="dxa"/>
            <w:shd w:val="clear" w:color="auto" w:fill="A6A6A6" w:themeFill="background1" w:themeFillShade="A6"/>
          </w:tcPr>
          <w:p w:rsidR="00AA3FBC" w:rsidRPr="00403734" w:rsidRDefault="00AA3FBC" w:rsidP="00284B59">
            <w:pPr>
              <w:pStyle w:val="ListParagraph"/>
              <w:ind w:left="0"/>
              <w:jc w:val="center"/>
              <w:rPr>
                <w:b/>
              </w:rPr>
            </w:pPr>
            <w:r>
              <w:rPr>
                <w:b/>
              </w:rPr>
              <w:t>Montant réconcilié</w:t>
            </w:r>
          </w:p>
        </w:tc>
        <w:tc>
          <w:tcPr>
            <w:tcW w:w="1843" w:type="dxa"/>
            <w:shd w:val="clear" w:color="auto" w:fill="A6A6A6" w:themeFill="background1" w:themeFillShade="A6"/>
          </w:tcPr>
          <w:p w:rsidR="00AA3FBC" w:rsidRPr="00403734" w:rsidRDefault="00AA3FBC" w:rsidP="00284B59">
            <w:pPr>
              <w:pStyle w:val="ListParagraph"/>
              <w:ind w:left="0"/>
              <w:jc w:val="center"/>
              <w:rPr>
                <w:b/>
              </w:rPr>
            </w:pPr>
            <w:r>
              <w:rPr>
                <w:b/>
              </w:rPr>
              <w:t>Compte client</w:t>
            </w:r>
          </w:p>
        </w:tc>
        <w:tc>
          <w:tcPr>
            <w:tcW w:w="1984" w:type="dxa"/>
            <w:shd w:val="clear" w:color="auto" w:fill="A6A6A6" w:themeFill="background1" w:themeFillShade="A6"/>
          </w:tcPr>
          <w:p w:rsidR="00AA3FBC" w:rsidRPr="00403734" w:rsidRDefault="00AA3FBC" w:rsidP="00284B59">
            <w:pPr>
              <w:pStyle w:val="ListParagraph"/>
              <w:ind w:left="0"/>
              <w:jc w:val="center"/>
              <w:rPr>
                <w:b/>
              </w:rPr>
            </w:pPr>
            <w:r>
              <w:rPr>
                <w:b/>
              </w:rPr>
              <w:t xml:space="preserve">Montant alloué </w:t>
            </w:r>
          </w:p>
        </w:tc>
        <w:tc>
          <w:tcPr>
            <w:tcW w:w="1984" w:type="dxa"/>
            <w:shd w:val="clear" w:color="auto" w:fill="A6A6A6" w:themeFill="background1" w:themeFillShade="A6"/>
          </w:tcPr>
          <w:p w:rsidR="00AA3FBC" w:rsidRPr="00403734" w:rsidRDefault="00AA3FBC" w:rsidP="00284B59">
            <w:pPr>
              <w:pStyle w:val="ListParagraph"/>
              <w:ind w:left="0"/>
              <w:jc w:val="center"/>
              <w:rPr>
                <w:b/>
              </w:rPr>
            </w:pPr>
            <w:r>
              <w:rPr>
                <w:b/>
              </w:rPr>
              <w:t>quantité allouée</w:t>
            </w:r>
          </w:p>
        </w:tc>
      </w:tr>
      <w:tr w:rsidR="00AA3FBC" w:rsidTr="00AA3FBC">
        <w:tc>
          <w:tcPr>
            <w:tcW w:w="1667" w:type="dxa"/>
            <w:vMerge w:val="restart"/>
          </w:tcPr>
          <w:p w:rsidR="00AA3FBC" w:rsidRPr="00403734" w:rsidRDefault="00AA3FBC"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43" w:type="dxa"/>
            <w:vMerge w:val="restart"/>
          </w:tcPr>
          <w:p w:rsidR="00AA3FBC" w:rsidRPr="00403734" w:rsidRDefault="00815E9C" w:rsidP="00284B59">
            <w:pPr>
              <w:pStyle w:val="ListParagraph"/>
              <w:ind w:left="0"/>
              <w:jc w:val="center"/>
              <w:rPr>
                <w:sz w:val="20"/>
              </w:rPr>
            </w:pPr>
            <w:r>
              <w:rPr>
                <w:sz w:val="20"/>
              </w:rPr>
              <w:t>27</w:t>
            </w:r>
            <w:r w:rsidR="00AA3FBC">
              <w:rPr>
                <w:sz w:val="20"/>
              </w:rPr>
              <w:t>00</w:t>
            </w:r>
          </w:p>
        </w:tc>
        <w:tc>
          <w:tcPr>
            <w:tcW w:w="1843" w:type="dxa"/>
          </w:tcPr>
          <w:p w:rsidR="00AA3FBC" w:rsidRPr="00403734" w:rsidRDefault="00AA3FBC"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984" w:type="dxa"/>
          </w:tcPr>
          <w:p w:rsidR="00AA3FBC" w:rsidRPr="00403734" w:rsidRDefault="00815E9C" w:rsidP="00284B59">
            <w:pPr>
              <w:pStyle w:val="ListParagraph"/>
              <w:ind w:left="0"/>
              <w:jc w:val="center"/>
              <w:rPr>
                <w:sz w:val="20"/>
              </w:rPr>
            </w:pPr>
            <w:r>
              <w:rPr>
                <w:sz w:val="20"/>
              </w:rPr>
              <w:t>12</w:t>
            </w:r>
            <w:r w:rsidR="00AA3FBC">
              <w:rPr>
                <w:sz w:val="20"/>
              </w:rPr>
              <w:t>00 EUR</w:t>
            </w:r>
          </w:p>
        </w:tc>
        <w:tc>
          <w:tcPr>
            <w:tcW w:w="1984" w:type="dxa"/>
          </w:tcPr>
          <w:p w:rsidR="00AA3FBC" w:rsidRPr="00403734" w:rsidRDefault="00AA3FBC" w:rsidP="00815E9C">
            <w:pPr>
              <w:pStyle w:val="ListParagraph"/>
              <w:ind w:left="0"/>
              <w:jc w:val="center"/>
              <w:rPr>
                <w:sz w:val="20"/>
              </w:rPr>
            </w:pPr>
            <w:r>
              <w:rPr>
                <w:sz w:val="20"/>
              </w:rPr>
              <w:t>1</w:t>
            </w:r>
            <w:r w:rsidR="00815E9C">
              <w:rPr>
                <w:sz w:val="20"/>
              </w:rPr>
              <w:t>2</w:t>
            </w:r>
            <w:r>
              <w:rPr>
                <w:sz w:val="20"/>
              </w:rPr>
              <w:t>0</w:t>
            </w:r>
          </w:p>
        </w:tc>
      </w:tr>
      <w:tr w:rsidR="00AA3FBC" w:rsidTr="00AA3FBC">
        <w:tc>
          <w:tcPr>
            <w:tcW w:w="1667" w:type="dxa"/>
            <w:vMerge/>
          </w:tcPr>
          <w:p w:rsidR="00AA3FBC" w:rsidRPr="00403734" w:rsidRDefault="00AA3FBC" w:rsidP="00284B59">
            <w:pPr>
              <w:pStyle w:val="ListParagraph"/>
              <w:ind w:left="0"/>
              <w:jc w:val="center"/>
              <w:rPr>
                <w:sz w:val="20"/>
              </w:rPr>
            </w:pPr>
          </w:p>
        </w:tc>
        <w:tc>
          <w:tcPr>
            <w:tcW w:w="1843" w:type="dxa"/>
            <w:vMerge/>
          </w:tcPr>
          <w:p w:rsidR="00AA3FBC" w:rsidRPr="00403734" w:rsidRDefault="00AA3FBC" w:rsidP="00284B59">
            <w:pPr>
              <w:pStyle w:val="ListParagraph"/>
              <w:ind w:left="0"/>
              <w:jc w:val="center"/>
              <w:rPr>
                <w:sz w:val="20"/>
              </w:rPr>
            </w:pPr>
          </w:p>
        </w:tc>
        <w:tc>
          <w:tcPr>
            <w:tcW w:w="1843" w:type="dxa"/>
          </w:tcPr>
          <w:p w:rsidR="00AA3FBC" w:rsidRPr="00403734" w:rsidRDefault="00AA3FBC"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984" w:type="dxa"/>
          </w:tcPr>
          <w:p w:rsidR="00AA3FBC" w:rsidRPr="00403734" w:rsidRDefault="00AA3FBC" w:rsidP="00284B59">
            <w:pPr>
              <w:jc w:val="center"/>
              <w:rPr>
                <w:sz w:val="20"/>
              </w:rPr>
            </w:pPr>
            <w:r>
              <w:rPr>
                <w:sz w:val="20"/>
              </w:rPr>
              <w:t>1500 EUR</w:t>
            </w:r>
          </w:p>
        </w:tc>
        <w:tc>
          <w:tcPr>
            <w:tcW w:w="1984" w:type="dxa"/>
          </w:tcPr>
          <w:p w:rsidR="00AA3FBC" w:rsidRPr="00403734" w:rsidRDefault="00AA3FBC" w:rsidP="00284B59">
            <w:pPr>
              <w:jc w:val="center"/>
              <w:rPr>
                <w:sz w:val="20"/>
              </w:rPr>
            </w:pPr>
            <w:r>
              <w:rPr>
                <w:sz w:val="20"/>
              </w:rPr>
              <w:t>150</w:t>
            </w:r>
          </w:p>
        </w:tc>
      </w:tr>
      <w:tr w:rsidR="00AA3FBC" w:rsidTr="00AA3FBC">
        <w:tc>
          <w:tcPr>
            <w:tcW w:w="1667" w:type="dxa"/>
          </w:tcPr>
          <w:p w:rsidR="00AA3FBC" w:rsidRDefault="00AA3FBC"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AA3FBC" w:rsidRPr="00403734" w:rsidRDefault="00AA3FBC" w:rsidP="00284B59">
            <w:pPr>
              <w:pStyle w:val="ListParagraph"/>
              <w:ind w:left="0"/>
              <w:jc w:val="center"/>
              <w:rPr>
                <w:sz w:val="20"/>
              </w:rPr>
            </w:pPr>
            <w:r>
              <w:rPr>
                <w:sz w:val="20"/>
              </w:rPr>
              <w:t>500</w:t>
            </w:r>
          </w:p>
        </w:tc>
        <w:tc>
          <w:tcPr>
            <w:tcW w:w="1843" w:type="dxa"/>
          </w:tcPr>
          <w:p w:rsidR="00AA3FBC" w:rsidRPr="00403734" w:rsidRDefault="00AA3FBC"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84" w:type="dxa"/>
          </w:tcPr>
          <w:p w:rsidR="00AA3FBC" w:rsidRPr="00403734" w:rsidRDefault="00AA3FBC" w:rsidP="00284B59">
            <w:pPr>
              <w:pStyle w:val="ListParagraph"/>
              <w:tabs>
                <w:tab w:val="left" w:pos="693"/>
                <w:tab w:val="center" w:pos="850"/>
              </w:tabs>
              <w:ind w:left="0"/>
              <w:jc w:val="center"/>
              <w:rPr>
                <w:sz w:val="20"/>
              </w:rPr>
            </w:pPr>
            <w:r>
              <w:rPr>
                <w:sz w:val="20"/>
              </w:rPr>
              <w:t>500 EUR</w:t>
            </w:r>
          </w:p>
        </w:tc>
        <w:tc>
          <w:tcPr>
            <w:tcW w:w="1984" w:type="dxa"/>
          </w:tcPr>
          <w:p w:rsidR="00AA3FBC" w:rsidRPr="00403734" w:rsidRDefault="00AA3FBC" w:rsidP="00284B59">
            <w:pPr>
              <w:pStyle w:val="ListParagraph"/>
              <w:tabs>
                <w:tab w:val="left" w:pos="693"/>
                <w:tab w:val="center" w:pos="850"/>
              </w:tabs>
              <w:ind w:left="0"/>
              <w:jc w:val="center"/>
              <w:rPr>
                <w:sz w:val="20"/>
              </w:rPr>
            </w:pPr>
            <w:r>
              <w:rPr>
                <w:sz w:val="20"/>
              </w:rPr>
              <w:t>50</w:t>
            </w:r>
          </w:p>
        </w:tc>
      </w:tr>
    </w:tbl>
    <w:p w:rsidR="00C23C67" w:rsidRDefault="00C23C67" w:rsidP="00C23C67">
      <w:pPr>
        <w:pStyle w:val="ListParagraph"/>
        <w:spacing w:line="240" w:lineRule="auto"/>
        <w:ind w:left="284"/>
      </w:pPr>
    </w:p>
    <w:p w:rsidR="00C23C67" w:rsidRDefault="00C23C67" w:rsidP="00FB1421">
      <w:pPr>
        <w:pStyle w:val="ListParagraph"/>
        <w:numPr>
          <w:ilvl w:val="0"/>
          <w:numId w:val="47"/>
        </w:numPr>
        <w:spacing w:line="240" w:lineRule="auto"/>
        <w:ind w:left="284"/>
      </w:pPr>
      <w:r>
        <w:t>Création des paiements client et calcul des commissions. (Montant fixe: 20 EUR)</w:t>
      </w:r>
    </w:p>
    <w:p w:rsidR="00636C8A" w:rsidRDefault="00636C8A" w:rsidP="006D7279">
      <w:pPr>
        <w:spacing w:line="240" w:lineRule="auto"/>
        <w:ind w:left="-76"/>
      </w:pPr>
    </w:p>
    <w:p w:rsidR="006D7279" w:rsidRDefault="006D7279" w:rsidP="006D7279">
      <w:pPr>
        <w:spacing w:line="240" w:lineRule="auto"/>
        <w:ind w:left="-76"/>
      </w:pPr>
      <w:r>
        <w:t>Les paiements client en titres sont automatiquement créés après l’allocation sans validation.</w:t>
      </w:r>
    </w:p>
    <w:tbl>
      <w:tblPr>
        <w:tblStyle w:val="TableGrid"/>
        <w:tblW w:w="0" w:type="auto"/>
        <w:tblInd w:w="284" w:type="dxa"/>
        <w:tblLook w:val="04A0"/>
      </w:tblPr>
      <w:tblGrid>
        <w:gridCol w:w="1787"/>
        <w:gridCol w:w="1605"/>
        <w:gridCol w:w="1849"/>
        <w:gridCol w:w="1856"/>
      </w:tblGrid>
      <w:tr w:rsidR="006D7279" w:rsidRPr="00403734" w:rsidTr="00284B59">
        <w:tc>
          <w:tcPr>
            <w:tcW w:w="1787" w:type="dxa"/>
            <w:shd w:val="clear" w:color="auto" w:fill="A6A6A6" w:themeFill="background1" w:themeFillShade="A6"/>
          </w:tcPr>
          <w:p w:rsidR="006D7279" w:rsidRPr="00403734" w:rsidRDefault="006D7279" w:rsidP="00284B59">
            <w:pPr>
              <w:pStyle w:val="ListParagraph"/>
              <w:ind w:left="0"/>
              <w:jc w:val="center"/>
              <w:rPr>
                <w:b/>
              </w:rPr>
            </w:pPr>
            <w:r>
              <w:rPr>
                <w:b/>
              </w:rPr>
              <w:t>Compte client</w:t>
            </w:r>
          </w:p>
        </w:tc>
        <w:tc>
          <w:tcPr>
            <w:tcW w:w="1605" w:type="dxa"/>
            <w:shd w:val="clear" w:color="auto" w:fill="A6A6A6" w:themeFill="background1" w:themeFillShade="A6"/>
          </w:tcPr>
          <w:p w:rsidR="006D7279" w:rsidRPr="00403734" w:rsidRDefault="006D7279" w:rsidP="00284B59">
            <w:pPr>
              <w:pStyle w:val="ListParagraph"/>
              <w:ind w:left="0"/>
              <w:jc w:val="center"/>
              <w:rPr>
                <w:b/>
              </w:rPr>
            </w:pPr>
            <w:r>
              <w:rPr>
                <w:b/>
              </w:rPr>
              <w:t xml:space="preserve">Titre </w:t>
            </w:r>
          </w:p>
        </w:tc>
        <w:tc>
          <w:tcPr>
            <w:tcW w:w="1849" w:type="dxa"/>
            <w:shd w:val="clear" w:color="auto" w:fill="A6A6A6" w:themeFill="background1" w:themeFillShade="A6"/>
          </w:tcPr>
          <w:p w:rsidR="00500481" w:rsidRPr="00403734" w:rsidRDefault="006D7279" w:rsidP="00500481">
            <w:pPr>
              <w:pStyle w:val="ListParagraph"/>
              <w:ind w:left="0"/>
              <w:jc w:val="center"/>
              <w:rPr>
                <w:b/>
              </w:rPr>
            </w:pPr>
            <w:r>
              <w:rPr>
                <w:b/>
              </w:rPr>
              <w:t xml:space="preserve">Quantité </w:t>
            </w:r>
          </w:p>
        </w:tc>
        <w:tc>
          <w:tcPr>
            <w:tcW w:w="1856" w:type="dxa"/>
            <w:shd w:val="clear" w:color="auto" w:fill="A6A6A6" w:themeFill="background1" w:themeFillShade="A6"/>
          </w:tcPr>
          <w:p w:rsidR="006D7279" w:rsidRDefault="006D7279" w:rsidP="00284B59">
            <w:pPr>
              <w:pStyle w:val="ListParagraph"/>
              <w:ind w:left="0"/>
              <w:jc w:val="center"/>
              <w:rPr>
                <w:b/>
              </w:rPr>
            </w:pPr>
            <w:r>
              <w:rPr>
                <w:b/>
              </w:rPr>
              <w:t>Statut</w:t>
            </w:r>
          </w:p>
        </w:tc>
      </w:tr>
      <w:tr w:rsidR="00500481" w:rsidTr="00284B59">
        <w:tc>
          <w:tcPr>
            <w:tcW w:w="1787" w:type="dxa"/>
          </w:tcPr>
          <w:p w:rsidR="00500481" w:rsidRPr="00403734" w:rsidRDefault="00500481"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500481" w:rsidRDefault="00500481">
            <w:r w:rsidRPr="00041E6C">
              <w:rPr>
                <w:sz w:val="20"/>
              </w:rPr>
              <w:t>Obligation A</w:t>
            </w:r>
          </w:p>
        </w:tc>
        <w:tc>
          <w:tcPr>
            <w:tcW w:w="1849" w:type="dxa"/>
          </w:tcPr>
          <w:p w:rsidR="00500481" w:rsidRPr="00403734" w:rsidRDefault="00500481" w:rsidP="006D7279">
            <w:pPr>
              <w:pStyle w:val="ListParagraph"/>
              <w:ind w:left="0"/>
              <w:jc w:val="center"/>
              <w:rPr>
                <w:sz w:val="20"/>
              </w:rPr>
            </w:pPr>
            <w:r>
              <w:rPr>
                <w:sz w:val="20"/>
              </w:rPr>
              <w:t>100</w:t>
            </w:r>
          </w:p>
        </w:tc>
        <w:tc>
          <w:tcPr>
            <w:tcW w:w="1856" w:type="dxa"/>
          </w:tcPr>
          <w:p w:rsidR="00500481" w:rsidRDefault="00500481" w:rsidP="00284B59">
            <w:pPr>
              <w:pStyle w:val="ListParagraph"/>
              <w:ind w:left="0"/>
              <w:jc w:val="center"/>
              <w:rPr>
                <w:sz w:val="20"/>
              </w:rPr>
            </w:pPr>
            <w:r>
              <w:rPr>
                <w:sz w:val="20"/>
              </w:rPr>
              <w:t>créé</w:t>
            </w:r>
          </w:p>
        </w:tc>
      </w:tr>
      <w:tr w:rsidR="00500481" w:rsidTr="00284B59">
        <w:tc>
          <w:tcPr>
            <w:tcW w:w="1787" w:type="dxa"/>
          </w:tcPr>
          <w:p w:rsidR="00500481" w:rsidRPr="00403734" w:rsidRDefault="00500481"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500481" w:rsidRDefault="00500481">
            <w:r w:rsidRPr="00041E6C">
              <w:rPr>
                <w:sz w:val="20"/>
              </w:rPr>
              <w:t>Obligation A</w:t>
            </w:r>
          </w:p>
        </w:tc>
        <w:tc>
          <w:tcPr>
            <w:tcW w:w="1849" w:type="dxa"/>
          </w:tcPr>
          <w:p w:rsidR="00500481" w:rsidRPr="00403734" w:rsidRDefault="00500481" w:rsidP="00284B59">
            <w:pPr>
              <w:jc w:val="center"/>
              <w:rPr>
                <w:sz w:val="20"/>
              </w:rPr>
            </w:pPr>
            <w:r>
              <w:rPr>
                <w:sz w:val="20"/>
              </w:rPr>
              <w:t>150</w:t>
            </w:r>
          </w:p>
        </w:tc>
        <w:tc>
          <w:tcPr>
            <w:tcW w:w="1856" w:type="dxa"/>
          </w:tcPr>
          <w:p w:rsidR="00500481" w:rsidRDefault="00500481" w:rsidP="00284B59">
            <w:pPr>
              <w:jc w:val="center"/>
              <w:rPr>
                <w:sz w:val="20"/>
              </w:rPr>
            </w:pPr>
            <w:r>
              <w:rPr>
                <w:sz w:val="20"/>
              </w:rPr>
              <w:t>créé</w:t>
            </w:r>
          </w:p>
        </w:tc>
      </w:tr>
      <w:tr w:rsidR="00500481" w:rsidTr="00284B59">
        <w:tc>
          <w:tcPr>
            <w:tcW w:w="1787" w:type="dxa"/>
          </w:tcPr>
          <w:p w:rsidR="00500481" w:rsidRPr="00403734" w:rsidRDefault="00500481"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500481" w:rsidRDefault="00500481">
            <w:r w:rsidRPr="00041E6C">
              <w:rPr>
                <w:sz w:val="20"/>
              </w:rPr>
              <w:t>Obligation A</w:t>
            </w:r>
          </w:p>
        </w:tc>
        <w:tc>
          <w:tcPr>
            <w:tcW w:w="1849" w:type="dxa"/>
          </w:tcPr>
          <w:p w:rsidR="00500481" w:rsidRPr="00403734" w:rsidRDefault="00500481" w:rsidP="00284B59">
            <w:pPr>
              <w:pStyle w:val="ListParagraph"/>
              <w:tabs>
                <w:tab w:val="left" w:pos="693"/>
                <w:tab w:val="center" w:pos="850"/>
              </w:tabs>
              <w:ind w:left="0"/>
              <w:jc w:val="center"/>
              <w:rPr>
                <w:sz w:val="20"/>
              </w:rPr>
            </w:pPr>
            <w:r>
              <w:rPr>
                <w:sz w:val="20"/>
              </w:rPr>
              <w:t>50</w:t>
            </w:r>
          </w:p>
        </w:tc>
        <w:tc>
          <w:tcPr>
            <w:tcW w:w="1856" w:type="dxa"/>
          </w:tcPr>
          <w:p w:rsidR="00500481" w:rsidRDefault="00500481" w:rsidP="00284B59">
            <w:pPr>
              <w:pStyle w:val="ListParagraph"/>
              <w:ind w:left="0"/>
              <w:jc w:val="center"/>
              <w:rPr>
                <w:sz w:val="20"/>
              </w:rPr>
            </w:pPr>
            <w:r>
              <w:rPr>
                <w:sz w:val="20"/>
              </w:rPr>
              <w:t>créé</w:t>
            </w:r>
          </w:p>
        </w:tc>
      </w:tr>
    </w:tbl>
    <w:p w:rsidR="006D7279" w:rsidRDefault="006D7279" w:rsidP="006D7279">
      <w:pPr>
        <w:spacing w:line="240" w:lineRule="auto"/>
      </w:pPr>
    </w:p>
    <w:p w:rsidR="00FD1D51" w:rsidRDefault="007875D7" w:rsidP="00FB1421">
      <w:pPr>
        <w:pStyle w:val="ListParagraph"/>
        <w:numPr>
          <w:ilvl w:val="0"/>
          <w:numId w:val="12"/>
        </w:numPr>
        <w:spacing w:line="240" w:lineRule="auto"/>
      </w:pPr>
      <w:r>
        <w:t xml:space="preserve">un Swift MT566 </w:t>
      </w:r>
      <w:r w:rsidR="00FD1D51">
        <w:t xml:space="preserve"> ou rapport sera envoyé selon le profil de Reporting des clients</w:t>
      </w:r>
    </w:p>
    <w:p w:rsidR="00FD1D51" w:rsidRDefault="00FD1D51" w:rsidP="006D7279">
      <w:pPr>
        <w:spacing w:line="240" w:lineRule="auto"/>
      </w:pPr>
    </w:p>
    <w:p w:rsidR="00C23C67" w:rsidRDefault="00C23C67" w:rsidP="00C23C67">
      <w:pPr>
        <w:spacing w:line="240" w:lineRule="auto"/>
        <w:ind w:left="-76"/>
      </w:pPr>
      <w:r>
        <w:t>Les paiements espèces  sont calculés et créés en attente de validation.</w:t>
      </w:r>
    </w:p>
    <w:tbl>
      <w:tblPr>
        <w:tblStyle w:val="TableGrid"/>
        <w:tblW w:w="0" w:type="auto"/>
        <w:tblInd w:w="284" w:type="dxa"/>
        <w:tblLook w:val="04A0"/>
      </w:tblPr>
      <w:tblGrid>
        <w:gridCol w:w="1787"/>
        <w:gridCol w:w="1723"/>
        <w:gridCol w:w="1731"/>
        <w:gridCol w:w="1907"/>
        <w:gridCol w:w="1856"/>
      </w:tblGrid>
      <w:tr w:rsidR="00C23C67" w:rsidRPr="00403734" w:rsidTr="00CC4B0C">
        <w:tc>
          <w:tcPr>
            <w:tcW w:w="1787" w:type="dxa"/>
            <w:shd w:val="clear" w:color="auto" w:fill="A6A6A6" w:themeFill="background1" w:themeFillShade="A6"/>
          </w:tcPr>
          <w:p w:rsidR="00C23C67" w:rsidRPr="00403734" w:rsidRDefault="00C23C67" w:rsidP="00284B59">
            <w:pPr>
              <w:pStyle w:val="ListParagraph"/>
              <w:ind w:left="0"/>
              <w:jc w:val="center"/>
              <w:rPr>
                <w:b/>
              </w:rPr>
            </w:pPr>
            <w:r>
              <w:rPr>
                <w:b/>
              </w:rPr>
              <w:t>Compte client</w:t>
            </w:r>
          </w:p>
        </w:tc>
        <w:tc>
          <w:tcPr>
            <w:tcW w:w="1723" w:type="dxa"/>
            <w:shd w:val="clear" w:color="auto" w:fill="A6A6A6" w:themeFill="background1" w:themeFillShade="A6"/>
          </w:tcPr>
          <w:p w:rsidR="00C23C67" w:rsidRPr="00403734" w:rsidRDefault="00C23C67" w:rsidP="00CC4B0C">
            <w:pPr>
              <w:pStyle w:val="ListParagraph"/>
              <w:ind w:left="0"/>
              <w:jc w:val="center"/>
              <w:rPr>
                <w:b/>
              </w:rPr>
            </w:pPr>
            <w:r>
              <w:rPr>
                <w:b/>
              </w:rPr>
              <w:t xml:space="preserve">Montant </w:t>
            </w:r>
            <w:r w:rsidR="00CC4B0C">
              <w:rPr>
                <w:b/>
              </w:rPr>
              <w:t>alloué</w:t>
            </w:r>
          </w:p>
        </w:tc>
        <w:tc>
          <w:tcPr>
            <w:tcW w:w="1731" w:type="dxa"/>
            <w:shd w:val="clear" w:color="auto" w:fill="A6A6A6" w:themeFill="background1" w:themeFillShade="A6"/>
          </w:tcPr>
          <w:p w:rsidR="00C23C67" w:rsidRPr="00403734" w:rsidRDefault="00C23C67" w:rsidP="00284B59">
            <w:pPr>
              <w:pStyle w:val="ListParagraph"/>
              <w:ind w:left="0"/>
              <w:jc w:val="center"/>
              <w:rPr>
                <w:b/>
              </w:rPr>
            </w:pPr>
            <w:r>
              <w:rPr>
                <w:b/>
              </w:rPr>
              <w:t>commissions</w:t>
            </w:r>
          </w:p>
        </w:tc>
        <w:tc>
          <w:tcPr>
            <w:tcW w:w="1907" w:type="dxa"/>
            <w:shd w:val="clear" w:color="auto" w:fill="A6A6A6" w:themeFill="background1" w:themeFillShade="A6"/>
          </w:tcPr>
          <w:p w:rsidR="00C23C67" w:rsidRPr="00403734" w:rsidRDefault="00C23C67" w:rsidP="00284B59">
            <w:pPr>
              <w:pStyle w:val="ListParagraph"/>
              <w:ind w:left="0"/>
              <w:jc w:val="center"/>
              <w:rPr>
                <w:b/>
              </w:rPr>
            </w:pPr>
            <w:r>
              <w:rPr>
                <w:b/>
              </w:rPr>
              <w:t>Montant Net</w:t>
            </w:r>
          </w:p>
        </w:tc>
        <w:tc>
          <w:tcPr>
            <w:tcW w:w="1856" w:type="dxa"/>
            <w:shd w:val="clear" w:color="auto" w:fill="A6A6A6" w:themeFill="background1" w:themeFillShade="A6"/>
          </w:tcPr>
          <w:p w:rsidR="00C23C67" w:rsidRDefault="00C23C67" w:rsidP="00284B59">
            <w:pPr>
              <w:pStyle w:val="ListParagraph"/>
              <w:ind w:left="0"/>
              <w:jc w:val="center"/>
              <w:rPr>
                <w:b/>
              </w:rPr>
            </w:pPr>
            <w:r>
              <w:rPr>
                <w:b/>
              </w:rPr>
              <w:t>Statut</w:t>
            </w:r>
          </w:p>
        </w:tc>
      </w:tr>
      <w:tr w:rsidR="00C23C67" w:rsidTr="00CC4B0C">
        <w:tc>
          <w:tcPr>
            <w:tcW w:w="1787"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723" w:type="dxa"/>
          </w:tcPr>
          <w:p w:rsidR="00C23C67" w:rsidRPr="00403734" w:rsidRDefault="00AA3FBC" w:rsidP="00284B59">
            <w:pPr>
              <w:pStyle w:val="ListParagraph"/>
              <w:ind w:left="0"/>
              <w:jc w:val="center"/>
              <w:rPr>
                <w:sz w:val="20"/>
              </w:rPr>
            </w:pPr>
            <w:r>
              <w:rPr>
                <w:sz w:val="20"/>
              </w:rPr>
              <w:t>1</w:t>
            </w:r>
            <w:r w:rsidR="00C25875">
              <w:rPr>
                <w:sz w:val="20"/>
              </w:rPr>
              <w:t>2</w:t>
            </w:r>
            <w:r>
              <w:rPr>
                <w:sz w:val="20"/>
              </w:rPr>
              <w:t>0</w:t>
            </w:r>
            <w:r w:rsidR="00C23C67">
              <w:rPr>
                <w:sz w:val="20"/>
              </w:rPr>
              <w:t>0 EUR</w:t>
            </w:r>
          </w:p>
        </w:tc>
        <w:tc>
          <w:tcPr>
            <w:tcW w:w="1731" w:type="dxa"/>
          </w:tcPr>
          <w:p w:rsidR="00C23C67" w:rsidRPr="00403734" w:rsidRDefault="00C23C67" w:rsidP="00284B59">
            <w:pPr>
              <w:pStyle w:val="ListParagraph"/>
              <w:ind w:left="0"/>
              <w:jc w:val="center"/>
              <w:rPr>
                <w:sz w:val="20"/>
              </w:rPr>
            </w:pPr>
            <w:r>
              <w:rPr>
                <w:sz w:val="20"/>
              </w:rPr>
              <w:t>20 EUR</w:t>
            </w:r>
          </w:p>
        </w:tc>
        <w:tc>
          <w:tcPr>
            <w:tcW w:w="1907" w:type="dxa"/>
          </w:tcPr>
          <w:p w:rsidR="00C23C67" w:rsidRPr="00403734" w:rsidRDefault="00C25875" w:rsidP="00C25875">
            <w:pPr>
              <w:pStyle w:val="ListParagraph"/>
              <w:ind w:left="0"/>
              <w:jc w:val="center"/>
              <w:rPr>
                <w:sz w:val="20"/>
              </w:rPr>
            </w:pPr>
            <w:r>
              <w:rPr>
                <w:sz w:val="20"/>
              </w:rPr>
              <w:t>11</w:t>
            </w:r>
            <w:r w:rsidR="00CC4B0C">
              <w:rPr>
                <w:sz w:val="20"/>
              </w:rPr>
              <w:t>8</w:t>
            </w:r>
            <w:r w:rsidR="00C23C67">
              <w:rPr>
                <w:sz w:val="20"/>
              </w:rPr>
              <w:t>0 EUR</w:t>
            </w:r>
          </w:p>
        </w:tc>
        <w:tc>
          <w:tcPr>
            <w:tcW w:w="1856" w:type="dxa"/>
          </w:tcPr>
          <w:p w:rsidR="00C23C67" w:rsidRDefault="00C23C67" w:rsidP="00284B59">
            <w:pPr>
              <w:pStyle w:val="ListParagraph"/>
              <w:ind w:left="0"/>
              <w:jc w:val="center"/>
              <w:rPr>
                <w:sz w:val="20"/>
              </w:rPr>
            </w:pPr>
            <w:r>
              <w:rPr>
                <w:sz w:val="20"/>
              </w:rPr>
              <w:t>En attente</w:t>
            </w:r>
          </w:p>
        </w:tc>
      </w:tr>
      <w:tr w:rsidR="00C23C67" w:rsidTr="00CC4B0C">
        <w:tc>
          <w:tcPr>
            <w:tcW w:w="1787"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723" w:type="dxa"/>
          </w:tcPr>
          <w:p w:rsidR="00C23C67" w:rsidRPr="00403734" w:rsidRDefault="00C23C67" w:rsidP="00284B59">
            <w:pPr>
              <w:jc w:val="center"/>
              <w:rPr>
                <w:sz w:val="20"/>
              </w:rPr>
            </w:pPr>
            <w:r>
              <w:rPr>
                <w:sz w:val="20"/>
              </w:rPr>
              <w:t>1500 EUR</w:t>
            </w:r>
          </w:p>
        </w:tc>
        <w:tc>
          <w:tcPr>
            <w:tcW w:w="1731" w:type="dxa"/>
          </w:tcPr>
          <w:p w:rsidR="00C23C67" w:rsidRPr="00403734" w:rsidRDefault="00C23C67" w:rsidP="00284B59">
            <w:pPr>
              <w:pStyle w:val="ListParagraph"/>
              <w:ind w:left="0"/>
              <w:jc w:val="center"/>
              <w:rPr>
                <w:sz w:val="20"/>
              </w:rPr>
            </w:pPr>
            <w:r>
              <w:rPr>
                <w:sz w:val="20"/>
              </w:rPr>
              <w:t>20 EUR</w:t>
            </w:r>
          </w:p>
        </w:tc>
        <w:tc>
          <w:tcPr>
            <w:tcW w:w="1907" w:type="dxa"/>
          </w:tcPr>
          <w:p w:rsidR="00C23C67" w:rsidRPr="00403734" w:rsidRDefault="00CC4B0C" w:rsidP="00284B59">
            <w:pPr>
              <w:jc w:val="center"/>
              <w:rPr>
                <w:sz w:val="20"/>
              </w:rPr>
            </w:pPr>
            <w:r>
              <w:rPr>
                <w:sz w:val="20"/>
              </w:rPr>
              <w:t>148</w:t>
            </w:r>
            <w:r w:rsidR="00C23C67">
              <w:rPr>
                <w:sz w:val="20"/>
              </w:rPr>
              <w:t>0 EUR</w:t>
            </w:r>
          </w:p>
        </w:tc>
        <w:tc>
          <w:tcPr>
            <w:tcW w:w="1856" w:type="dxa"/>
          </w:tcPr>
          <w:p w:rsidR="00C23C67" w:rsidRDefault="00C23C67" w:rsidP="00284B59">
            <w:pPr>
              <w:jc w:val="center"/>
              <w:rPr>
                <w:sz w:val="20"/>
              </w:rPr>
            </w:pPr>
            <w:r>
              <w:rPr>
                <w:sz w:val="20"/>
              </w:rPr>
              <w:t>En attente</w:t>
            </w:r>
          </w:p>
        </w:tc>
      </w:tr>
      <w:tr w:rsidR="00C23C67" w:rsidTr="00CC4B0C">
        <w:tc>
          <w:tcPr>
            <w:tcW w:w="1787" w:type="dxa"/>
          </w:tcPr>
          <w:p w:rsidR="00C23C67" w:rsidRPr="00403734" w:rsidRDefault="00C23C6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723" w:type="dxa"/>
          </w:tcPr>
          <w:p w:rsidR="00C23C67" w:rsidRPr="0000297A" w:rsidRDefault="00C23C67" w:rsidP="00284B59">
            <w:pPr>
              <w:pStyle w:val="ListParagraph"/>
              <w:ind w:left="0"/>
              <w:jc w:val="center"/>
            </w:pPr>
            <w:r w:rsidRPr="00CC4B0C">
              <w:rPr>
                <w:sz w:val="20"/>
              </w:rPr>
              <w:t>500</w:t>
            </w:r>
            <w:r w:rsidRPr="0000297A">
              <w:t xml:space="preserve"> EUR</w:t>
            </w:r>
          </w:p>
        </w:tc>
        <w:tc>
          <w:tcPr>
            <w:tcW w:w="1731" w:type="dxa"/>
          </w:tcPr>
          <w:p w:rsidR="00C23C67" w:rsidRPr="00403734" w:rsidRDefault="00C23C67" w:rsidP="00284B59">
            <w:pPr>
              <w:pStyle w:val="ListParagraph"/>
              <w:ind w:left="0"/>
              <w:jc w:val="center"/>
              <w:rPr>
                <w:sz w:val="20"/>
              </w:rPr>
            </w:pPr>
            <w:r>
              <w:rPr>
                <w:sz w:val="20"/>
              </w:rPr>
              <w:t>20 EUR</w:t>
            </w:r>
          </w:p>
        </w:tc>
        <w:tc>
          <w:tcPr>
            <w:tcW w:w="1907" w:type="dxa"/>
          </w:tcPr>
          <w:p w:rsidR="00C23C67" w:rsidRPr="00403734" w:rsidRDefault="00CC4B0C" w:rsidP="00284B59">
            <w:pPr>
              <w:pStyle w:val="ListParagraph"/>
              <w:ind w:left="0"/>
              <w:jc w:val="center"/>
              <w:rPr>
                <w:sz w:val="20"/>
              </w:rPr>
            </w:pPr>
            <w:r>
              <w:rPr>
                <w:sz w:val="20"/>
              </w:rPr>
              <w:t>3</w:t>
            </w:r>
            <w:r w:rsidR="00C23C67">
              <w:rPr>
                <w:sz w:val="20"/>
              </w:rPr>
              <w:t>80 EUR</w:t>
            </w:r>
          </w:p>
        </w:tc>
        <w:tc>
          <w:tcPr>
            <w:tcW w:w="1856" w:type="dxa"/>
          </w:tcPr>
          <w:p w:rsidR="00C23C67" w:rsidRDefault="00C23C67" w:rsidP="00284B59">
            <w:pPr>
              <w:pStyle w:val="ListParagraph"/>
              <w:ind w:left="0"/>
              <w:jc w:val="center"/>
              <w:rPr>
                <w:sz w:val="20"/>
              </w:rPr>
            </w:pPr>
            <w:r>
              <w:rPr>
                <w:sz w:val="20"/>
              </w:rPr>
              <w:t>En attente</w:t>
            </w:r>
          </w:p>
        </w:tc>
      </w:tr>
    </w:tbl>
    <w:p w:rsidR="00C23C67" w:rsidRDefault="00C23C67" w:rsidP="00C23C67">
      <w:pPr>
        <w:pStyle w:val="ListParagraph"/>
        <w:spacing w:line="240" w:lineRule="auto"/>
        <w:ind w:left="284"/>
      </w:pPr>
    </w:p>
    <w:p w:rsidR="00024C86" w:rsidRDefault="00024C86" w:rsidP="00FB1421">
      <w:pPr>
        <w:pStyle w:val="ListParagraph"/>
        <w:numPr>
          <w:ilvl w:val="0"/>
          <w:numId w:val="47"/>
        </w:numPr>
        <w:spacing w:line="240" w:lineRule="auto"/>
        <w:ind w:left="284"/>
      </w:pPr>
      <w:r w:rsidRPr="00A358A4">
        <w:t>Validation des paiements espèces :</w:t>
      </w:r>
    </w:p>
    <w:p w:rsidR="00024C86" w:rsidRPr="00A358A4" w:rsidRDefault="00024C86" w:rsidP="00024C86">
      <w:pPr>
        <w:pStyle w:val="ListParagraph"/>
        <w:spacing w:line="240" w:lineRule="auto"/>
        <w:ind w:left="284"/>
        <w:rPr>
          <w:u w:val="single"/>
        </w:rPr>
      </w:pPr>
      <w:r w:rsidRPr="00A358A4">
        <w:rPr>
          <w:u w:val="single"/>
        </w:rPr>
        <w:t xml:space="preserve">Si l’utilisateur choisit de poster des CRO: </w:t>
      </w:r>
    </w:p>
    <w:p w:rsidR="00024C86" w:rsidRPr="00A358A4" w:rsidRDefault="00024C86"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ListParagraph"/>
        <w:numPr>
          <w:ilvl w:val="0"/>
          <w:numId w:val="12"/>
        </w:numPr>
        <w:spacing w:line="240" w:lineRule="auto"/>
        <w:rPr>
          <w:lang w:eastAsia="ar-SA"/>
        </w:rPr>
      </w:pPr>
      <w:r w:rsidRPr="00A358A4">
        <w:rPr>
          <w:lang w:eastAsia="ar-SA"/>
        </w:rPr>
        <w:t>Un message comptable espèce doit être généré vers MegaAccouting</w:t>
      </w:r>
    </w:p>
    <w:p w:rsidR="00024C86" w:rsidRPr="00A358A4" w:rsidRDefault="00024C86"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ListParagraph"/>
        <w:spacing w:line="240" w:lineRule="auto"/>
        <w:ind w:left="284"/>
        <w:rPr>
          <w:u w:val="single"/>
        </w:rPr>
      </w:pPr>
      <w:r w:rsidRPr="00A358A4">
        <w:rPr>
          <w:u w:val="single"/>
        </w:rPr>
        <w:t xml:space="preserve">Si l’utilisateur choisit de ne pas poster des CRO: </w:t>
      </w:r>
    </w:p>
    <w:p w:rsidR="00024C86" w:rsidRPr="00024C86" w:rsidRDefault="00024C86" w:rsidP="00FB1421">
      <w:pPr>
        <w:pStyle w:val="ListParagraph"/>
        <w:numPr>
          <w:ilvl w:val="0"/>
          <w:numId w:val="12"/>
        </w:numPr>
        <w:spacing w:line="240" w:lineRule="auto"/>
        <w:rPr>
          <w:lang w:eastAsia="ar-SA"/>
        </w:rPr>
      </w:pPr>
      <w:r w:rsidRPr="00A358A4">
        <w:rPr>
          <w:lang w:eastAsia="ar-SA"/>
        </w:rPr>
        <w:t xml:space="preserve">le paiement </w:t>
      </w:r>
      <w:r w:rsidRPr="00024C86">
        <w:rPr>
          <w:lang w:eastAsia="ar-SA"/>
        </w:rPr>
        <w:t>espèce passe au statut «créé» (prêt à être envoyé) sans postage de CRO</w:t>
      </w:r>
    </w:p>
    <w:p w:rsidR="00024C86" w:rsidRDefault="00024C86" w:rsidP="00024C86">
      <w:pPr>
        <w:pStyle w:val="ListParagraph"/>
        <w:spacing w:line="240" w:lineRule="auto"/>
        <w:ind w:left="284"/>
        <w:rPr>
          <w:lang w:eastAsia="ar-SA"/>
        </w:rPr>
      </w:pPr>
    </w:p>
    <w:p w:rsidR="00024C86" w:rsidRPr="00A358A4" w:rsidRDefault="00024C86" w:rsidP="00FB1421">
      <w:pPr>
        <w:pStyle w:val="ListParagraph"/>
        <w:numPr>
          <w:ilvl w:val="0"/>
          <w:numId w:val="47"/>
        </w:numPr>
        <w:spacing w:line="240" w:lineRule="auto"/>
        <w:ind w:left="284"/>
        <w:rPr>
          <w:lang w:eastAsia="ar-SA"/>
        </w:rPr>
      </w:pPr>
      <w:r w:rsidRPr="00A358A4">
        <w:rPr>
          <w:lang w:eastAsia="ar-SA"/>
        </w:rPr>
        <w:t>Envoi automatique des confirmations de paiements aux clients.</w:t>
      </w:r>
    </w:p>
    <w:p w:rsidR="00024C86" w:rsidRPr="00A358A4" w:rsidRDefault="00024C86" w:rsidP="00FB1421">
      <w:pPr>
        <w:pStyle w:val="ListParagraph"/>
        <w:numPr>
          <w:ilvl w:val="0"/>
          <w:numId w:val="12"/>
        </w:numPr>
        <w:spacing w:line="240" w:lineRule="auto"/>
      </w:pPr>
      <w:r w:rsidRPr="00A358A4">
        <w:t>Un Swift MT566 ou rapport sera envoyé selon le profil de Reporting des clients</w:t>
      </w:r>
    </w:p>
    <w:p w:rsidR="00620704" w:rsidRDefault="00620704" w:rsidP="00016577"/>
    <w:p w:rsidR="00453E7C" w:rsidRDefault="00453E7C" w:rsidP="00805681">
      <w:pPr>
        <w:pStyle w:val="Style2"/>
      </w:pPr>
      <w:bookmarkStart w:id="120" w:name="_Toc409450766"/>
      <w:r>
        <w:lastRenderedPageBreak/>
        <w:t>Description du traitement d</w:t>
      </w:r>
      <w:r w:rsidR="00B60DF0">
        <w:t>es</w:t>
      </w:r>
      <w:r w:rsidR="00986740">
        <w:t xml:space="preserve"> </w:t>
      </w:r>
      <w:r w:rsidR="00EF0287">
        <w:t>OST obligatoire</w:t>
      </w:r>
      <w:r w:rsidR="00986740">
        <w:t>s</w:t>
      </w:r>
      <w:r w:rsidR="00EF0287">
        <w:t xml:space="preserve"> sans choix</w:t>
      </w:r>
      <w:r w:rsidR="00986740">
        <w:t> d’</w:t>
      </w:r>
      <w:r>
        <w:t>échange de titre sans rompus</w:t>
      </w:r>
      <w:bookmarkEnd w:id="120"/>
    </w:p>
    <w:p w:rsidR="00453E7C" w:rsidRDefault="00453E7C" w:rsidP="00430112"/>
    <w:p w:rsidR="00EF0287" w:rsidRDefault="00EF0287" w:rsidP="00EF0287">
      <w:pPr>
        <w:spacing w:line="240" w:lineRule="auto"/>
        <w:jc w:val="both"/>
      </w:pPr>
      <w:r>
        <w:t>Ce paragraphe décrit le traitement d’un stock split. (SPLF).</w:t>
      </w:r>
    </w:p>
    <w:p w:rsidR="00EF0287" w:rsidRDefault="00EF0287" w:rsidP="00EF0287">
      <w:pPr>
        <w:spacing w:line="240" w:lineRule="auto"/>
        <w:jc w:val="both"/>
      </w:pPr>
      <w:r>
        <w:t xml:space="preserve">Le traitement sera le même pour l’OST changement d’ISN (CHAN). </w:t>
      </w:r>
    </w:p>
    <w:p w:rsidR="00EF0287" w:rsidRDefault="00EF0287" w:rsidP="00EF0287">
      <w:pPr>
        <w:spacing w:line="240" w:lineRule="auto"/>
        <w:jc w:val="both"/>
      </w:pPr>
      <w:r w:rsidRPr="00EF0287">
        <w:rPr>
          <w:b/>
          <w:i/>
          <w:color w:val="808080" w:themeColor="background1" w:themeShade="80"/>
          <w:sz w:val="20"/>
        </w:rPr>
        <w:t>SPLF</w:t>
      </w:r>
      <w:r w:rsidRPr="00EF0287">
        <w:rPr>
          <w:i/>
          <w:color w:val="808080" w:themeColor="background1" w:themeShade="80"/>
          <w:sz w:val="20"/>
        </w:rPr>
        <w:t xml:space="preserve"> : </w:t>
      </w:r>
      <w:r>
        <w:rPr>
          <w:i/>
          <w:color w:val="808080" w:themeColor="background1" w:themeShade="80"/>
          <w:sz w:val="20"/>
        </w:rPr>
        <w:t>"Augmentation du</w:t>
      </w:r>
      <w:r w:rsidRPr="00EF0287">
        <w:rPr>
          <w:i/>
          <w:color w:val="808080" w:themeColor="background1" w:themeShade="80"/>
          <w:sz w:val="20"/>
        </w:rPr>
        <w:t xml:space="preserve"> nombre </w:t>
      </w:r>
      <w:r>
        <w:rPr>
          <w:i/>
          <w:color w:val="808080" w:themeColor="background1" w:themeShade="80"/>
          <w:sz w:val="20"/>
        </w:rPr>
        <w:t>d’a</w:t>
      </w:r>
      <w:r w:rsidRPr="00EF0287">
        <w:rPr>
          <w:i/>
          <w:color w:val="808080" w:themeColor="background1" w:themeShade="80"/>
          <w:sz w:val="20"/>
        </w:rPr>
        <w:t xml:space="preserve">ctions en circulation </w:t>
      </w:r>
      <w:r>
        <w:rPr>
          <w:i/>
          <w:color w:val="808080" w:themeColor="background1" w:themeShade="80"/>
          <w:sz w:val="20"/>
        </w:rPr>
        <w:t xml:space="preserve">d’une société </w:t>
      </w:r>
      <w:r w:rsidRPr="00EF0287">
        <w:rPr>
          <w:i/>
          <w:color w:val="808080" w:themeColor="background1" w:themeShade="80"/>
          <w:sz w:val="20"/>
        </w:rPr>
        <w:t>sans aucun changement dans les capitaux de</w:t>
      </w:r>
      <w:r>
        <w:rPr>
          <w:i/>
          <w:color w:val="808080" w:themeColor="background1" w:themeShade="80"/>
          <w:sz w:val="20"/>
        </w:rPr>
        <w:t xml:space="preserve">s </w:t>
      </w:r>
      <w:r w:rsidRPr="00EF0287">
        <w:rPr>
          <w:i/>
          <w:color w:val="808080" w:themeColor="background1" w:themeShade="80"/>
          <w:sz w:val="20"/>
        </w:rPr>
        <w:t>actionnaire</w:t>
      </w:r>
      <w:r>
        <w:rPr>
          <w:i/>
          <w:color w:val="808080" w:themeColor="background1" w:themeShade="80"/>
          <w:sz w:val="20"/>
        </w:rPr>
        <w:t>s</w:t>
      </w:r>
      <w:r w:rsidRPr="00EF0287">
        <w:rPr>
          <w:i/>
          <w:color w:val="808080" w:themeColor="background1" w:themeShade="80"/>
          <w:sz w:val="20"/>
        </w:rPr>
        <w:t xml:space="preserve"> ou de la valeur marchande totale au moment de la scission.</w:t>
      </w:r>
      <w:r>
        <w:rPr>
          <w:i/>
          <w:color w:val="808080" w:themeColor="background1" w:themeShade="80"/>
          <w:sz w:val="20"/>
        </w:rPr>
        <w:t xml:space="preserve"> Le p</w:t>
      </w:r>
      <w:r w:rsidRPr="00EF0287">
        <w:rPr>
          <w:i/>
          <w:color w:val="808080" w:themeColor="background1" w:themeShade="80"/>
          <w:sz w:val="20"/>
        </w:rPr>
        <w:t>rix des actions et la valeur nominale est réduite en conséquence</w:t>
      </w:r>
      <w:r w:rsidRPr="00EF0287">
        <w:t>.</w:t>
      </w:r>
    </w:p>
    <w:p w:rsidR="00EF0287" w:rsidRDefault="00EF0287" w:rsidP="00EF0287">
      <w:pPr>
        <w:spacing w:line="240" w:lineRule="auto"/>
        <w:jc w:val="both"/>
      </w:pPr>
    </w:p>
    <w:p w:rsidR="00EF0287" w:rsidRDefault="00EF0287" w:rsidP="00FB1421">
      <w:pPr>
        <w:pStyle w:val="ListParagraph"/>
        <w:numPr>
          <w:ilvl w:val="0"/>
          <w:numId w:val="46"/>
        </w:numPr>
        <w:spacing w:line="240" w:lineRule="auto"/>
        <w:ind w:left="284"/>
        <w:jc w:val="both"/>
      </w:pPr>
      <w:r>
        <w:t>Réception d’un préavis d’annonce via MT564 de BPSS ou Euroclear</w:t>
      </w:r>
    </w:p>
    <w:p w:rsidR="00EF0287" w:rsidRDefault="00EF0287" w:rsidP="00FB1421">
      <w:pPr>
        <w:pStyle w:val="ListParagraph"/>
        <w:numPr>
          <w:ilvl w:val="0"/>
          <w:numId w:val="12"/>
        </w:numPr>
        <w:spacing w:line="240" w:lineRule="auto"/>
        <w:jc w:val="both"/>
      </w:pPr>
      <w:r>
        <w:t>Une annonce est automatiquement créée dans MegaCor reflétant des données reçues dans le Swift.</w:t>
      </w:r>
    </w:p>
    <w:tbl>
      <w:tblPr>
        <w:tblStyle w:val="TableGrid"/>
        <w:tblW w:w="0" w:type="auto"/>
        <w:tblInd w:w="392" w:type="dxa"/>
        <w:tblLook w:val="04A0"/>
      </w:tblPr>
      <w:tblGrid>
        <w:gridCol w:w="4291"/>
        <w:gridCol w:w="4277"/>
      </w:tblGrid>
      <w:tr w:rsidR="00EF0287" w:rsidTr="00284B59">
        <w:tc>
          <w:tcPr>
            <w:tcW w:w="4291" w:type="dxa"/>
            <w:shd w:val="clear" w:color="auto" w:fill="A6A6A6" w:themeFill="background1" w:themeFillShade="A6"/>
          </w:tcPr>
          <w:p w:rsidR="00EF0287" w:rsidRPr="00403734" w:rsidRDefault="00EF0287" w:rsidP="00284B59">
            <w:pPr>
              <w:pStyle w:val="ListParagraph"/>
              <w:ind w:left="0"/>
              <w:rPr>
                <w:b/>
              </w:rPr>
            </w:pPr>
            <w:r w:rsidRPr="00403734">
              <w:rPr>
                <w:b/>
              </w:rPr>
              <w:t xml:space="preserve">Données </w:t>
            </w:r>
          </w:p>
        </w:tc>
        <w:tc>
          <w:tcPr>
            <w:tcW w:w="4277" w:type="dxa"/>
            <w:shd w:val="clear" w:color="auto" w:fill="A6A6A6" w:themeFill="background1" w:themeFillShade="A6"/>
          </w:tcPr>
          <w:p w:rsidR="00EF0287" w:rsidRPr="00403734" w:rsidRDefault="00EF0287" w:rsidP="00284B59">
            <w:pPr>
              <w:pStyle w:val="ListParagraph"/>
              <w:ind w:left="0"/>
              <w:rPr>
                <w:b/>
              </w:rPr>
            </w:pPr>
            <w:r w:rsidRPr="00403734">
              <w:rPr>
                <w:b/>
              </w:rPr>
              <w:t>Valeur</w:t>
            </w:r>
          </w:p>
        </w:tc>
      </w:tr>
      <w:tr w:rsidR="00EF0287" w:rsidTr="00284B59">
        <w:tc>
          <w:tcPr>
            <w:tcW w:w="4291" w:type="dxa"/>
          </w:tcPr>
          <w:p w:rsidR="00EF0287" w:rsidRPr="00403734" w:rsidRDefault="00EF0287" w:rsidP="00284B59">
            <w:pPr>
              <w:pStyle w:val="ListParagraph"/>
              <w:ind w:left="0"/>
              <w:rPr>
                <w:sz w:val="20"/>
              </w:rPr>
            </w:pPr>
            <w:r w:rsidRPr="00403734">
              <w:rPr>
                <w:sz w:val="20"/>
              </w:rPr>
              <w:t>Titre concerné</w:t>
            </w:r>
          </w:p>
        </w:tc>
        <w:tc>
          <w:tcPr>
            <w:tcW w:w="4277" w:type="dxa"/>
          </w:tcPr>
          <w:p w:rsidR="00EF0287" w:rsidRPr="00403734" w:rsidRDefault="00EF0287" w:rsidP="00284B59">
            <w:pPr>
              <w:pStyle w:val="ListParagraph"/>
              <w:ind w:left="0"/>
              <w:rPr>
                <w:sz w:val="20"/>
              </w:rPr>
            </w:pPr>
            <w:r>
              <w:rPr>
                <w:sz w:val="20"/>
              </w:rPr>
              <w:t>Titre A</w:t>
            </w:r>
          </w:p>
        </w:tc>
      </w:tr>
      <w:tr w:rsidR="00EF0287" w:rsidTr="00284B59">
        <w:tc>
          <w:tcPr>
            <w:tcW w:w="4291" w:type="dxa"/>
          </w:tcPr>
          <w:p w:rsidR="00EF0287" w:rsidRPr="00403734" w:rsidRDefault="00EF0287" w:rsidP="00284B59">
            <w:pPr>
              <w:pStyle w:val="ListParagraph"/>
              <w:ind w:left="0"/>
              <w:rPr>
                <w:sz w:val="20"/>
              </w:rPr>
            </w:pPr>
            <w:r w:rsidRPr="00403734">
              <w:rPr>
                <w:sz w:val="20"/>
              </w:rPr>
              <w:t>Date de détachement</w:t>
            </w:r>
          </w:p>
        </w:tc>
        <w:tc>
          <w:tcPr>
            <w:tcW w:w="4277" w:type="dxa"/>
          </w:tcPr>
          <w:p w:rsidR="00EF0287" w:rsidRPr="00403734" w:rsidRDefault="00EF0287" w:rsidP="00284B59">
            <w:pPr>
              <w:pStyle w:val="ListParagraph"/>
              <w:ind w:left="0"/>
              <w:rPr>
                <w:sz w:val="20"/>
              </w:rPr>
            </w:pPr>
            <w:r w:rsidRPr="00403734">
              <w:rPr>
                <w:sz w:val="20"/>
              </w:rPr>
              <w:t>15/12/2014</w:t>
            </w:r>
          </w:p>
        </w:tc>
      </w:tr>
      <w:tr w:rsidR="00EF0287" w:rsidTr="00284B59">
        <w:tc>
          <w:tcPr>
            <w:tcW w:w="4291" w:type="dxa"/>
          </w:tcPr>
          <w:p w:rsidR="00EF0287" w:rsidRPr="00403734" w:rsidRDefault="00EF0287" w:rsidP="00284B59">
            <w:pPr>
              <w:pStyle w:val="ListParagraph"/>
              <w:ind w:left="0"/>
              <w:rPr>
                <w:sz w:val="20"/>
              </w:rPr>
            </w:pPr>
            <w:r w:rsidRPr="00403734">
              <w:rPr>
                <w:sz w:val="20"/>
              </w:rPr>
              <w:t>Date de d’enregistrement</w:t>
            </w:r>
          </w:p>
        </w:tc>
        <w:tc>
          <w:tcPr>
            <w:tcW w:w="4277" w:type="dxa"/>
          </w:tcPr>
          <w:p w:rsidR="00EF0287" w:rsidRPr="00403734" w:rsidRDefault="00EF0287" w:rsidP="00284B59">
            <w:pPr>
              <w:pStyle w:val="ListParagraph"/>
              <w:ind w:left="0"/>
              <w:rPr>
                <w:sz w:val="20"/>
              </w:rPr>
            </w:pPr>
            <w:r w:rsidRPr="00403734">
              <w:rPr>
                <w:sz w:val="20"/>
              </w:rPr>
              <w:t>16/12/2014</w:t>
            </w:r>
          </w:p>
        </w:tc>
      </w:tr>
      <w:tr w:rsidR="00EF0287" w:rsidTr="00284B59">
        <w:tc>
          <w:tcPr>
            <w:tcW w:w="4291" w:type="dxa"/>
          </w:tcPr>
          <w:p w:rsidR="00EF0287" w:rsidRPr="00403734" w:rsidRDefault="00EF0287" w:rsidP="00284B59">
            <w:pPr>
              <w:pStyle w:val="ListParagraph"/>
              <w:ind w:left="0"/>
              <w:rPr>
                <w:sz w:val="20"/>
              </w:rPr>
            </w:pPr>
            <w:r w:rsidRPr="00403734">
              <w:rPr>
                <w:sz w:val="20"/>
              </w:rPr>
              <w:t xml:space="preserve">Date de paiement </w:t>
            </w:r>
          </w:p>
        </w:tc>
        <w:tc>
          <w:tcPr>
            <w:tcW w:w="4277" w:type="dxa"/>
          </w:tcPr>
          <w:p w:rsidR="00EF0287" w:rsidRPr="00403734" w:rsidRDefault="00EF0287" w:rsidP="00284B59">
            <w:pPr>
              <w:pStyle w:val="ListParagraph"/>
              <w:ind w:left="0"/>
              <w:rPr>
                <w:sz w:val="20"/>
              </w:rPr>
            </w:pPr>
            <w:r w:rsidRPr="00403734">
              <w:rPr>
                <w:sz w:val="20"/>
              </w:rPr>
              <w:t>17/12/2014</w:t>
            </w:r>
          </w:p>
        </w:tc>
      </w:tr>
      <w:tr w:rsidR="00EF0287" w:rsidTr="00284B59">
        <w:tc>
          <w:tcPr>
            <w:tcW w:w="4291" w:type="dxa"/>
          </w:tcPr>
          <w:p w:rsidR="00EF0287" w:rsidRPr="00403734" w:rsidRDefault="00EF0287" w:rsidP="00284B59">
            <w:pPr>
              <w:pStyle w:val="ListParagraph"/>
              <w:ind w:left="0"/>
              <w:rPr>
                <w:sz w:val="20"/>
              </w:rPr>
            </w:pPr>
            <w:r>
              <w:rPr>
                <w:sz w:val="20"/>
              </w:rPr>
              <w:t>Entrée de droit</w:t>
            </w:r>
          </w:p>
        </w:tc>
        <w:tc>
          <w:tcPr>
            <w:tcW w:w="4277" w:type="dxa"/>
          </w:tcPr>
          <w:p w:rsidR="00EF0287" w:rsidRPr="00403734" w:rsidRDefault="007117F7" w:rsidP="00284B59">
            <w:pPr>
              <w:pStyle w:val="ListParagraph"/>
              <w:ind w:left="0"/>
              <w:rPr>
                <w:sz w:val="20"/>
              </w:rPr>
            </w:pPr>
            <w:r>
              <w:rPr>
                <w:sz w:val="20"/>
              </w:rPr>
              <w:t xml:space="preserve">Titre </w:t>
            </w:r>
            <w:r w:rsidR="00500481">
              <w:rPr>
                <w:sz w:val="20"/>
              </w:rPr>
              <w:t>B</w:t>
            </w:r>
          </w:p>
        </w:tc>
      </w:tr>
      <w:tr w:rsidR="00EF0287" w:rsidTr="00284B59">
        <w:tc>
          <w:tcPr>
            <w:tcW w:w="4291" w:type="dxa"/>
          </w:tcPr>
          <w:p w:rsidR="00EF0287" w:rsidRDefault="00EF0287" w:rsidP="00284B59">
            <w:pPr>
              <w:pStyle w:val="ListParagraph"/>
              <w:ind w:left="0"/>
              <w:rPr>
                <w:sz w:val="20"/>
              </w:rPr>
            </w:pPr>
            <w:r>
              <w:rPr>
                <w:sz w:val="20"/>
              </w:rPr>
              <w:t>Parité sortante</w:t>
            </w:r>
          </w:p>
        </w:tc>
        <w:tc>
          <w:tcPr>
            <w:tcW w:w="4277" w:type="dxa"/>
          </w:tcPr>
          <w:p w:rsidR="00EF0287" w:rsidRDefault="00EF0287" w:rsidP="00284B59">
            <w:pPr>
              <w:pStyle w:val="ListParagraph"/>
              <w:ind w:left="0"/>
              <w:rPr>
                <w:sz w:val="20"/>
              </w:rPr>
            </w:pPr>
            <w:r>
              <w:rPr>
                <w:sz w:val="20"/>
              </w:rPr>
              <w:t>1</w:t>
            </w:r>
          </w:p>
        </w:tc>
      </w:tr>
      <w:tr w:rsidR="00EF0287" w:rsidTr="00284B59">
        <w:tc>
          <w:tcPr>
            <w:tcW w:w="4291" w:type="dxa"/>
          </w:tcPr>
          <w:p w:rsidR="00EF0287" w:rsidRDefault="00EF0287" w:rsidP="00284B59">
            <w:pPr>
              <w:pStyle w:val="ListParagraph"/>
              <w:ind w:left="0"/>
              <w:rPr>
                <w:sz w:val="20"/>
              </w:rPr>
            </w:pPr>
            <w:r>
              <w:rPr>
                <w:sz w:val="20"/>
              </w:rPr>
              <w:t>Parité entrante</w:t>
            </w:r>
          </w:p>
        </w:tc>
        <w:tc>
          <w:tcPr>
            <w:tcW w:w="4277" w:type="dxa"/>
          </w:tcPr>
          <w:p w:rsidR="00EF0287" w:rsidRDefault="007117F7" w:rsidP="00284B59">
            <w:pPr>
              <w:pStyle w:val="ListParagraph"/>
              <w:ind w:left="0"/>
              <w:rPr>
                <w:sz w:val="20"/>
              </w:rPr>
            </w:pPr>
            <w:r>
              <w:rPr>
                <w:sz w:val="20"/>
              </w:rPr>
              <w:t>3</w:t>
            </w:r>
          </w:p>
        </w:tc>
      </w:tr>
      <w:tr w:rsidR="0037499D" w:rsidTr="00284B59">
        <w:tc>
          <w:tcPr>
            <w:tcW w:w="4291" w:type="dxa"/>
          </w:tcPr>
          <w:p w:rsidR="0037499D" w:rsidRDefault="0037499D" w:rsidP="00284B59">
            <w:pPr>
              <w:pStyle w:val="ListParagraph"/>
              <w:ind w:left="0"/>
              <w:rPr>
                <w:sz w:val="20"/>
              </w:rPr>
            </w:pPr>
            <w:r>
              <w:rPr>
                <w:sz w:val="20"/>
              </w:rPr>
              <w:t>Arrondissement quantité entrante</w:t>
            </w:r>
          </w:p>
        </w:tc>
        <w:tc>
          <w:tcPr>
            <w:tcW w:w="4277" w:type="dxa"/>
          </w:tcPr>
          <w:p w:rsidR="0037499D" w:rsidRDefault="00A30219" w:rsidP="00284B59">
            <w:pPr>
              <w:pStyle w:val="ListParagraph"/>
              <w:ind w:left="0"/>
              <w:rPr>
                <w:sz w:val="20"/>
              </w:rPr>
            </w:pPr>
            <w:r>
              <w:rPr>
                <w:sz w:val="20"/>
              </w:rPr>
              <w:t>I</w:t>
            </w:r>
            <w:r w:rsidR="0037499D">
              <w:rPr>
                <w:sz w:val="20"/>
              </w:rPr>
              <w:t>nférieur</w:t>
            </w:r>
          </w:p>
        </w:tc>
      </w:tr>
    </w:tbl>
    <w:p w:rsidR="00EF0287" w:rsidRDefault="00EF0287" w:rsidP="00EF0287">
      <w:pPr>
        <w:pStyle w:val="ListParagraph"/>
        <w:spacing w:line="240" w:lineRule="auto"/>
      </w:pPr>
    </w:p>
    <w:p w:rsidR="00EF0287" w:rsidRDefault="00EF0287" w:rsidP="00FB1421">
      <w:pPr>
        <w:pStyle w:val="ListParagraph"/>
        <w:numPr>
          <w:ilvl w:val="0"/>
          <w:numId w:val="46"/>
        </w:numPr>
        <w:spacing w:line="240" w:lineRule="auto"/>
        <w:ind w:left="284"/>
        <w:jc w:val="both"/>
      </w:pPr>
      <w:r>
        <w:t>Calcul des Positions éligibles en se basant sur la date de détachement (ex-date) et les positions fermes + suspens éligibles.</w:t>
      </w:r>
    </w:p>
    <w:p w:rsidR="00500481" w:rsidRDefault="00EF0287" w:rsidP="00EF0287">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à tout moment du cycle vie de </w:t>
      </w:r>
      <w:r w:rsidRPr="0054545D">
        <w:rPr>
          <w:lang w:eastAsia="ar-SA"/>
        </w:rPr>
        <w:t>l’opération, afin de voir l’évolution des mouvements en cours.</w:t>
      </w:r>
    </w:p>
    <w:p w:rsidR="00B04691" w:rsidRDefault="00B04691" w:rsidP="00EF0287">
      <w:pPr>
        <w:spacing w:line="240" w:lineRule="auto"/>
        <w:jc w:val="both"/>
        <w:rPr>
          <w:lang w:eastAsia="ar-SA"/>
        </w:rPr>
      </w:pPr>
    </w:p>
    <w:p w:rsidR="00EF0287" w:rsidRPr="00426C76" w:rsidRDefault="00F81FE3" w:rsidP="00EF0287">
      <w:pPr>
        <w:spacing w:line="240" w:lineRule="auto"/>
        <w:rPr>
          <w:b/>
        </w:rPr>
      </w:pPr>
      <w:r>
        <w:rPr>
          <w:b/>
        </w:rPr>
        <w:t xml:space="preserve">Position </w:t>
      </w:r>
      <w:r w:rsidR="00EF0287"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EF0287" w:rsidRPr="00403734" w:rsidTr="00284B59">
        <w:tc>
          <w:tcPr>
            <w:tcW w:w="1845" w:type="dxa"/>
            <w:shd w:val="clear" w:color="auto" w:fill="A6A6A6" w:themeFill="background1" w:themeFillShade="A6"/>
          </w:tcPr>
          <w:p w:rsidR="00EF0287" w:rsidRPr="00403734" w:rsidRDefault="00EF0287" w:rsidP="00284B59">
            <w:pPr>
              <w:pStyle w:val="ListParagraph"/>
              <w:ind w:left="0"/>
              <w:jc w:val="center"/>
              <w:rPr>
                <w:b/>
              </w:rPr>
            </w:pPr>
            <w:r>
              <w:rPr>
                <w:b/>
              </w:rPr>
              <w:t>Compte client</w:t>
            </w:r>
          </w:p>
        </w:tc>
        <w:tc>
          <w:tcPr>
            <w:tcW w:w="1645" w:type="dxa"/>
            <w:shd w:val="clear" w:color="auto" w:fill="A6A6A6" w:themeFill="background1" w:themeFillShade="A6"/>
          </w:tcPr>
          <w:p w:rsidR="00EF0287" w:rsidRPr="00403734" w:rsidRDefault="00EF0287" w:rsidP="00284B59">
            <w:pPr>
              <w:pStyle w:val="ListParagraph"/>
              <w:ind w:left="0"/>
              <w:jc w:val="center"/>
              <w:rPr>
                <w:b/>
              </w:rPr>
            </w:pPr>
            <w:r>
              <w:rPr>
                <w:b/>
              </w:rPr>
              <w:t>Compte Nostro</w:t>
            </w:r>
          </w:p>
        </w:tc>
        <w:tc>
          <w:tcPr>
            <w:tcW w:w="1880" w:type="dxa"/>
            <w:shd w:val="clear" w:color="auto" w:fill="A6A6A6" w:themeFill="background1" w:themeFillShade="A6"/>
          </w:tcPr>
          <w:p w:rsidR="00EF0287" w:rsidRPr="00403734" w:rsidRDefault="00EF0287"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EF0287" w:rsidRPr="000F5BDC" w:rsidRDefault="00EF0287" w:rsidP="00284B59">
            <w:pPr>
              <w:pStyle w:val="ListParagraph"/>
              <w:ind w:left="0"/>
              <w:jc w:val="center"/>
            </w:pPr>
            <w:r w:rsidRPr="00500481">
              <w:rPr>
                <w:b/>
              </w:rPr>
              <w:t>Suspens</w:t>
            </w:r>
            <w:r w:rsidRPr="000F5BDC">
              <w:t>*</w:t>
            </w:r>
          </w:p>
        </w:tc>
        <w:tc>
          <w:tcPr>
            <w:tcW w:w="1717" w:type="dxa"/>
            <w:shd w:val="clear" w:color="auto" w:fill="A6A6A6" w:themeFill="background1" w:themeFillShade="A6"/>
          </w:tcPr>
          <w:p w:rsidR="00EF0287" w:rsidRPr="00403734" w:rsidRDefault="00EF0287" w:rsidP="00284B59">
            <w:pPr>
              <w:pStyle w:val="ListParagraph"/>
              <w:ind w:left="0"/>
              <w:jc w:val="center"/>
              <w:rPr>
                <w:b/>
              </w:rPr>
            </w:pPr>
            <w:r w:rsidRPr="00403734">
              <w:rPr>
                <w:b/>
              </w:rPr>
              <w:t>Position éligible</w:t>
            </w:r>
          </w:p>
        </w:tc>
      </w:tr>
      <w:tr w:rsidR="00EF0287" w:rsidTr="00284B59">
        <w:tc>
          <w:tcPr>
            <w:tcW w:w="1845"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EF0287" w:rsidRPr="00403734"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EF0287" w:rsidP="00284B59">
            <w:pPr>
              <w:pStyle w:val="ListParagraph"/>
              <w:ind w:left="0"/>
              <w:jc w:val="center"/>
              <w:rPr>
                <w:sz w:val="20"/>
              </w:rPr>
            </w:pPr>
            <w:r w:rsidRPr="00403734">
              <w:rPr>
                <w:sz w:val="20"/>
              </w:rPr>
              <w:t>100</w:t>
            </w:r>
          </w:p>
        </w:tc>
        <w:tc>
          <w:tcPr>
            <w:tcW w:w="1917" w:type="dxa"/>
          </w:tcPr>
          <w:p w:rsidR="00EF0287" w:rsidRPr="000F5BDC" w:rsidRDefault="00774B00" w:rsidP="00284B59">
            <w:pPr>
              <w:pStyle w:val="ListParagraph"/>
              <w:ind w:left="0"/>
              <w:jc w:val="center"/>
              <w:rPr>
                <w:sz w:val="20"/>
              </w:rPr>
            </w:pPr>
            <w:r>
              <w:rPr>
                <w:sz w:val="20"/>
              </w:rPr>
              <w:t>0</w:t>
            </w:r>
          </w:p>
        </w:tc>
        <w:tc>
          <w:tcPr>
            <w:tcW w:w="1717" w:type="dxa"/>
          </w:tcPr>
          <w:p w:rsidR="00EF0287" w:rsidRPr="00403734" w:rsidRDefault="00EF0287" w:rsidP="00774B00">
            <w:pPr>
              <w:pStyle w:val="ListParagraph"/>
              <w:ind w:left="0"/>
              <w:jc w:val="center"/>
              <w:rPr>
                <w:sz w:val="20"/>
              </w:rPr>
            </w:pPr>
            <w:r w:rsidRPr="00403734">
              <w:rPr>
                <w:sz w:val="20"/>
              </w:rPr>
              <w:t>1</w:t>
            </w:r>
            <w:r w:rsidR="00774B00">
              <w:rPr>
                <w:sz w:val="20"/>
              </w:rPr>
              <w:t>0</w:t>
            </w:r>
            <w:r w:rsidRPr="00403734">
              <w:rPr>
                <w:sz w:val="20"/>
              </w:rPr>
              <w:t>0</w:t>
            </w:r>
          </w:p>
        </w:tc>
      </w:tr>
      <w:tr w:rsidR="00EF0287" w:rsidTr="00284B59">
        <w:tc>
          <w:tcPr>
            <w:tcW w:w="1845"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EF0287" w:rsidRPr="00403734"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EF0287" w:rsidP="00284B59">
            <w:pPr>
              <w:pStyle w:val="ListParagraph"/>
              <w:ind w:left="0"/>
              <w:jc w:val="center"/>
              <w:rPr>
                <w:sz w:val="20"/>
              </w:rPr>
            </w:pPr>
            <w:r w:rsidRPr="00403734">
              <w:rPr>
                <w:sz w:val="20"/>
              </w:rPr>
              <w:t>200</w:t>
            </w:r>
          </w:p>
        </w:tc>
        <w:tc>
          <w:tcPr>
            <w:tcW w:w="1917" w:type="dxa"/>
          </w:tcPr>
          <w:p w:rsidR="00EF0287" w:rsidRPr="000F5BDC" w:rsidRDefault="00774B00" w:rsidP="00774B00">
            <w:pPr>
              <w:jc w:val="center"/>
              <w:rPr>
                <w:sz w:val="20"/>
              </w:rPr>
            </w:pPr>
            <w:r>
              <w:rPr>
                <w:sz w:val="20"/>
              </w:rPr>
              <w:t>0</w:t>
            </w:r>
          </w:p>
        </w:tc>
        <w:tc>
          <w:tcPr>
            <w:tcW w:w="1717" w:type="dxa"/>
          </w:tcPr>
          <w:p w:rsidR="00EF0287" w:rsidRPr="00403734" w:rsidRDefault="00774B00" w:rsidP="00774B00">
            <w:pPr>
              <w:pStyle w:val="ListParagraph"/>
              <w:ind w:left="0"/>
              <w:jc w:val="center"/>
              <w:rPr>
                <w:sz w:val="20"/>
              </w:rPr>
            </w:pPr>
            <w:r>
              <w:rPr>
                <w:sz w:val="20"/>
              </w:rPr>
              <w:t>200</w:t>
            </w:r>
          </w:p>
        </w:tc>
      </w:tr>
      <w:tr w:rsidR="00EF0287" w:rsidTr="00284B59">
        <w:tc>
          <w:tcPr>
            <w:tcW w:w="1845"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EF0287"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EF0287" w:rsidRPr="00403734" w:rsidRDefault="00EF0287" w:rsidP="00284B59">
            <w:pPr>
              <w:pStyle w:val="ListParagraph"/>
              <w:ind w:left="0"/>
              <w:jc w:val="center"/>
              <w:rPr>
                <w:sz w:val="20"/>
              </w:rPr>
            </w:pPr>
            <w:r>
              <w:rPr>
                <w:sz w:val="20"/>
              </w:rPr>
              <w:t>50</w:t>
            </w:r>
          </w:p>
        </w:tc>
        <w:tc>
          <w:tcPr>
            <w:tcW w:w="1917" w:type="dxa"/>
          </w:tcPr>
          <w:p w:rsidR="00EF0287" w:rsidRPr="000F5BDC" w:rsidRDefault="00EF0287" w:rsidP="00284B59">
            <w:pPr>
              <w:pStyle w:val="ListParagraph"/>
              <w:ind w:left="0"/>
              <w:jc w:val="center"/>
              <w:rPr>
                <w:sz w:val="20"/>
              </w:rPr>
            </w:pPr>
            <w:r w:rsidRPr="000F5BDC">
              <w:rPr>
                <w:sz w:val="20"/>
              </w:rPr>
              <w:t>0</w:t>
            </w:r>
          </w:p>
        </w:tc>
        <w:tc>
          <w:tcPr>
            <w:tcW w:w="1717" w:type="dxa"/>
          </w:tcPr>
          <w:p w:rsidR="00EF0287" w:rsidRPr="00403734" w:rsidRDefault="00EF0287" w:rsidP="00284B59">
            <w:pPr>
              <w:pStyle w:val="ListParagraph"/>
              <w:ind w:left="0"/>
              <w:jc w:val="center"/>
              <w:rPr>
                <w:sz w:val="20"/>
              </w:rPr>
            </w:pPr>
            <w:r>
              <w:rPr>
                <w:sz w:val="20"/>
              </w:rPr>
              <w:t>50</w:t>
            </w:r>
          </w:p>
        </w:tc>
      </w:tr>
    </w:tbl>
    <w:p w:rsidR="00EF0287" w:rsidRPr="00403734" w:rsidRDefault="00EF0287" w:rsidP="00EF0287">
      <w:pPr>
        <w:pStyle w:val="ListParagraph"/>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EF0287" w:rsidRPr="00426C76" w:rsidRDefault="00F81FE3" w:rsidP="00EF0287">
      <w:pPr>
        <w:spacing w:line="240" w:lineRule="auto"/>
        <w:rPr>
          <w:b/>
        </w:rPr>
      </w:pPr>
      <w:r>
        <w:rPr>
          <w:b/>
        </w:rPr>
        <w:t xml:space="preserve">Position </w:t>
      </w:r>
      <w:r w:rsidR="00EF0287" w:rsidRPr="00426C76">
        <w:rPr>
          <w:b/>
        </w:rPr>
        <w:t xml:space="preserve">Marché </w:t>
      </w:r>
    </w:p>
    <w:tbl>
      <w:tblPr>
        <w:tblStyle w:val="TableGrid"/>
        <w:tblW w:w="0" w:type="auto"/>
        <w:tblInd w:w="284" w:type="dxa"/>
        <w:tblLook w:val="04A0"/>
      </w:tblPr>
      <w:tblGrid>
        <w:gridCol w:w="1645"/>
        <w:gridCol w:w="1880"/>
        <w:gridCol w:w="1917"/>
        <w:gridCol w:w="1717"/>
      </w:tblGrid>
      <w:tr w:rsidR="00EF0287" w:rsidRPr="00403734" w:rsidTr="00284B59">
        <w:tc>
          <w:tcPr>
            <w:tcW w:w="1645" w:type="dxa"/>
            <w:shd w:val="clear" w:color="auto" w:fill="A6A6A6" w:themeFill="background1" w:themeFillShade="A6"/>
          </w:tcPr>
          <w:p w:rsidR="00EF0287" w:rsidRPr="00403734" w:rsidRDefault="00EF0287" w:rsidP="00284B59">
            <w:pPr>
              <w:pStyle w:val="ListParagraph"/>
              <w:ind w:left="0"/>
              <w:jc w:val="center"/>
              <w:rPr>
                <w:b/>
              </w:rPr>
            </w:pPr>
            <w:r>
              <w:rPr>
                <w:b/>
              </w:rPr>
              <w:t>Compte Nostro</w:t>
            </w:r>
          </w:p>
        </w:tc>
        <w:tc>
          <w:tcPr>
            <w:tcW w:w="1880" w:type="dxa"/>
            <w:shd w:val="clear" w:color="auto" w:fill="A6A6A6" w:themeFill="background1" w:themeFillShade="A6"/>
          </w:tcPr>
          <w:p w:rsidR="00EF0287" w:rsidRPr="00403734" w:rsidRDefault="00EF0287"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EF0287" w:rsidRPr="00403734" w:rsidRDefault="00EF0287" w:rsidP="00284B59">
            <w:pPr>
              <w:pStyle w:val="ListParagraph"/>
              <w:ind w:left="0"/>
              <w:jc w:val="center"/>
              <w:rPr>
                <w:b/>
              </w:rPr>
            </w:pPr>
            <w:r w:rsidRPr="00403734">
              <w:rPr>
                <w:b/>
              </w:rPr>
              <w:t>Suspens</w:t>
            </w:r>
            <w:r>
              <w:rPr>
                <w:b/>
              </w:rPr>
              <w:t>*</w:t>
            </w:r>
          </w:p>
        </w:tc>
        <w:tc>
          <w:tcPr>
            <w:tcW w:w="1717" w:type="dxa"/>
            <w:shd w:val="clear" w:color="auto" w:fill="A6A6A6" w:themeFill="background1" w:themeFillShade="A6"/>
          </w:tcPr>
          <w:p w:rsidR="00EF0287" w:rsidRPr="00403734" w:rsidRDefault="00EF0287" w:rsidP="00284B59">
            <w:pPr>
              <w:pStyle w:val="ListParagraph"/>
              <w:ind w:left="0"/>
              <w:jc w:val="center"/>
              <w:rPr>
                <w:b/>
              </w:rPr>
            </w:pPr>
            <w:r w:rsidRPr="00403734">
              <w:rPr>
                <w:b/>
              </w:rPr>
              <w:t>Position éligible</w:t>
            </w:r>
          </w:p>
        </w:tc>
      </w:tr>
      <w:tr w:rsidR="00EF0287" w:rsidTr="00284B59">
        <w:tc>
          <w:tcPr>
            <w:tcW w:w="1645" w:type="dxa"/>
          </w:tcPr>
          <w:p w:rsidR="00EF0287" w:rsidRPr="00403734"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EF0287" w:rsidP="00284B59">
            <w:pPr>
              <w:pStyle w:val="ListParagraph"/>
              <w:ind w:left="0"/>
              <w:jc w:val="center"/>
              <w:rPr>
                <w:sz w:val="20"/>
              </w:rPr>
            </w:pPr>
            <w:r>
              <w:rPr>
                <w:sz w:val="20"/>
              </w:rPr>
              <w:t>300</w:t>
            </w:r>
          </w:p>
        </w:tc>
        <w:tc>
          <w:tcPr>
            <w:tcW w:w="1917" w:type="dxa"/>
          </w:tcPr>
          <w:p w:rsidR="00EF0287" w:rsidRPr="00403734" w:rsidRDefault="00774B00" w:rsidP="00284B59">
            <w:pPr>
              <w:pStyle w:val="ListParagraph"/>
              <w:ind w:left="0"/>
              <w:jc w:val="center"/>
              <w:rPr>
                <w:sz w:val="20"/>
              </w:rPr>
            </w:pPr>
            <w:r>
              <w:rPr>
                <w:sz w:val="20"/>
              </w:rPr>
              <w:t>0</w:t>
            </w:r>
          </w:p>
        </w:tc>
        <w:tc>
          <w:tcPr>
            <w:tcW w:w="1717" w:type="dxa"/>
          </w:tcPr>
          <w:p w:rsidR="00EF0287" w:rsidRPr="00403734" w:rsidRDefault="00774B00" w:rsidP="00284B59">
            <w:pPr>
              <w:pStyle w:val="ListParagraph"/>
              <w:ind w:left="0"/>
              <w:jc w:val="center"/>
              <w:rPr>
                <w:sz w:val="20"/>
              </w:rPr>
            </w:pPr>
            <w:r>
              <w:rPr>
                <w:sz w:val="20"/>
              </w:rPr>
              <w:t>300</w:t>
            </w:r>
          </w:p>
        </w:tc>
      </w:tr>
      <w:tr w:rsidR="00EF0287" w:rsidTr="00284B59">
        <w:tc>
          <w:tcPr>
            <w:tcW w:w="1645" w:type="dxa"/>
          </w:tcPr>
          <w:p w:rsidR="00EF0287"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EF0287" w:rsidRPr="00403734" w:rsidRDefault="00EF0287" w:rsidP="00284B59">
            <w:pPr>
              <w:pStyle w:val="ListParagraph"/>
              <w:ind w:left="0"/>
              <w:jc w:val="center"/>
              <w:rPr>
                <w:sz w:val="20"/>
              </w:rPr>
            </w:pPr>
            <w:r>
              <w:rPr>
                <w:sz w:val="20"/>
              </w:rPr>
              <w:t>50</w:t>
            </w:r>
          </w:p>
        </w:tc>
        <w:tc>
          <w:tcPr>
            <w:tcW w:w="1917" w:type="dxa"/>
          </w:tcPr>
          <w:p w:rsidR="00EF0287" w:rsidRPr="00403734" w:rsidRDefault="00EF0287" w:rsidP="00284B59">
            <w:pPr>
              <w:pStyle w:val="ListParagraph"/>
              <w:ind w:left="0"/>
              <w:jc w:val="center"/>
              <w:rPr>
                <w:sz w:val="20"/>
              </w:rPr>
            </w:pPr>
            <w:r>
              <w:rPr>
                <w:sz w:val="20"/>
              </w:rPr>
              <w:t>0</w:t>
            </w:r>
          </w:p>
        </w:tc>
        <w:tc>
          <w:tcPr>
            <w:tcW w:w="1717" w:type="dxa"/>
          </w:tcPr>
          <w:p w:rsidR="00EF0287" w:rsidRPr="00403734" w:rsidRDefault="00EF0287" w:rsidP="00284B59">
            <w:pPr>
              <w:pStyle w:val="ListParagraph"/>
              <w:ind w:left="0"/>
              <w:jc w:val="center"/>
              <w:rPr>
                <w:sz w:val="20"/>
              </w:rPr>
            </w:pPr>
            <w:r>
              <w:rPr>
                <w:sz w:val="20"/>
              </w:rPr>
              <w:t>50</w:t>
            </w:r>
          </w:p>
        </w:tc>
      </w:tr>
    </w:tbl>
    <w:p w:rsidR="00EF0287" w:rsidRDefault="00EF0287" w:rsidP="00EF0287">
      <w:pPr>
        <w:pStyle w:val="ListParagraph"/>
        <w:spacing w:line="240" w:lineRule="auto"/>
        <w:ind w:left="0"/>
      </w:pPr>
    </w:p>
    <w:p w:rsidR="00EF0287" w:rsidRDefault="00EF0287" w:rsidP="00FB1421">
      <w:pPr>
        <w:pStyle w:val="ListParagraph"/>
        <w:numPr>
          <w:ilvl w:val="0"/>
          <w:numId w:val="46"/>
        </w:numPr>
        <w:spacing w:line="240" w:lineRule="auto"/>
        <w:ind w:left="284"/>
        <w:jc w:val="both"/>
      </w:pPr>
      <w:r>
        <w:t>Génération automatique de notifications aux clients éligible dés que l’OST passe au statut « Validée».</w:t>
      </w:r>
    </w:p>
    <w:p w:rsidR="00EF0287" w:rsidRDefault="00EF0287" w:rsidP="00FB1421">
      <w:pPr>
        <w:pStyle w:val="ListParagraph"/>
        <w:numPr>
          <w:ilvl w:val="0"/>
          <w:numId w:val="12"/>
        </w:numPr>
        <w:spacing w:line="240" w:lineRule="auto"/>
        <w:jc w:val="both"/>
      </w:pPr>
      <w:r>
        <w:t>Un Swift MT564 ou rapport sera envoyé selon le profil de Reporting des clients.</w:t>
      </w:r>
    </w:p>
    <w:p w:rsidR="00EF0287" w:rsidRPr="00A459FD" w:rsidRDefault="00EF0287" w:rsidP="00EF0287">
      <w:pPr>
        <w:pStyle w:val="ListParagraph"/>
        <w:spacing w:line="240" w:lineRule="auto"/>
        <w:jc w:val="both"/>
        <w:rPr>
          <w:sz w:val="20"/>
        </w:rPr>
      </w:pPr>
    </w:p>
    <w:p w:rsidR="00EF0287" w:rsidRDefault="00EF0287" w:rsidP="00FB1421">
      <w:pPr>
        <w:pStyle w:val="ListParagraph"/>
        <w:numPr>
          <w:ilvl w:val="0"/>
          <w:numId w:val="46"/>
        </w:numPr>
        <w:spacing w:line="240" w:lineRule="auto"/>
        <w:ind w:left="284"/>
        <w:jc w:val="both"/>
      </w:pPr>
      <w:r>
        <w:t>Activation automatique de l’OST à la date d’arrêt de position = 15/12/2014</w:t>
      </w:r>
    </w:p>
    <w:p w:rsidR="00EF0287" w:rsidRPr="00A459FD" w:rsidRDefault="00EF0287" w:rsidP="00EF0287">
      <w:pPr>
        <w:pStyle w:val="ListParagraph"/>
        <w:spacing w:line="240" w:lineRule="auto"/>
        <w:jc w:val="both"/>
        <w:rPr>
          <w:sz w:val="20"/>
        </w:rPr>
      </w:pPr>
    </w:p>
    <w:p w:rsidR="00EF0287" w:rsidRDefault="00EF0287" w:rsidP="00FB1421">
      <w:pPr>
        <w:pStyle w:val="ListParagraph"/>
        <w:numPr>
          <w:ilvl w:val="0"/>
          <w:numId w:val="46"/>
        </w:numPr>
        <w:spacing w:line="240" w:lineRule="auto"/>
        <w:ind w:left="284"/>
        <w:jc w:val="both"/>
      </w:pPr>
      <w:r>
        <w:t>Calcul automatiques des exécutions clients et Marché.</w:t>
      </w:r>
    </w:p>
    <w:p w:rsidR="00B04691" w:rsidRDefault="00B04691" w:rsidP="00B04691">
      <w:pPr>
        <w:spacing w:line="240" w:lineRule="auto"/>
        <w:jc w:val="both"/>
      </w:pPr>
    </w:p>
    <w:p w:rsidR="00EF0287" w:rsidRPr="00426C76" w:rsidRDefault="00F81FE3" w:rsidP="00EF0287">
      <w:pPr>
        <w:spacing w:line="240" w:lineRule="auto"/>
        <w:rPr>
          <w:b/>
        </w:rPr>
      </w:pPr>
      <w:r>
        <w:rPr>
          <w:b/>
        </w:rPr>
        <w:t xml:space="preserve">Exécution </w:t>
      </w:r>
      <w:r w:rsidR="00EF0287"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EF0287" w:rsidRPr="00403734" w:rsidTr="00284B59">
        <w:tc>
          <w:tcPr>
            <w:tcW w:w="1845" w:type="dxa"/>
            <w:shd w:val="clear" w:color="auto" w:fill="A6A6A6" w:themeFill="background1" w:themeFillShade="A6"/>
          </w:tcPr>
          <w:p w:rsidR="00EF0287" w:rsidRPr="00403734" w:rsidRDefault="00EF0287" w:rsidP="00284B59">
            <w:pPr>
              <w:pStyle w:val="ListParagraph"/>
              <w:ind w:left="0"/>
              <w:jc w:val="center"/>
              <w:rPr>
                <w:b/>
              </w:rPr>
            </w:pPr>
            <w:r>
              <w:rPr>
                <w:b/>
              </w:rPr>
              <w:t>Compte client</w:t>
            </w:r>
          </w:p>
        </w:tc>
        <w:tc>
          <w:tcPr>
            <w:tcW w:w="1645" w:type="dxa"/>
            <w:shd w:val="clear" w:color="auto" w:fill="A6A6A6" w:themeFill="background1" w:themeFillShade="A6"/>
          </w:tcPr>
          <w:p w:rsidR="00EF0287" w:rsidRPr="00403734" w:rsidRDefault="00EF0287" w:rsidP="00284B59">
            <w:pPr>
              <w:pStyle w:val="ListParagraph"/>
              <w:ind w:left="0"/>
              <w:jc w:val="center"/>
              <w:rPr>
                <w:b/>
              </w:rPr>
            </w:pPr>
            <w:r>
              <w:rPr>
                <w:b/>
              </w:rPr>
              <w:t>Compte Nostro</w:t>
            </w:r>
          </w:p>
        </w:tc>
        <w:tc>
          <w:tcPr>
            <w:tcW w:w="1880" w:type="dxa"/>
            <w:shd w:val="clear" w:color="auto" w:fill="A6A6A6" w:themeFill="background1" w:themeFillShade="A6"/>
          </w:tcPr>
          <w:p w:rsidR="00EF0287" w:rsidRPr="00403734" w:rsidRDefault="00EF0287" w:rsidP="00284B59">
            <w:pPr>
              <w:pStyle w:val="ListParagraph"/>
              <w:ind w:left="0"/>
              <w:jc w:val="center"/>
              <w:rPr>
                <w:b/>
              </w:rPr>
            </w:pPr>
            <w:r w:rsidRPr="00403734">
              <w:rPr>
                <w:b/>
              </w:rPr>
              <w:t>Position</w:t>
            </w:r>
            <w:r>
              <w:rPr>
                <w:b/>
              </w:rPr>
              <w:t xml:space="preserve"> éligible</w:t>
            </w:r>
          </w:p>
        </w:tc>
        <w:tc>
          <w:tcPr>
            <w:tcW w:w="1917" w:type="dxa"/>
            <w:shd w:val="clear" w:color="auto" w:fill="A6A6A6" w:themeFill="background1" w:themeFillShade="A6"/>
          </w:tcPr>
          <w:p w:rsidR="00EF0287" w:rsidRPr="00403734" w:rsidRDefault="000C125B" w:rsidP="00774B00">
            <w:pPr>
              <w:pStyle w:val="ListParagraph"/>
              <w:ind w:left="0"/>
              <w:jc w:val="center"/>
              <w:rPr>
                <w:b/>
              </w:rPr>
            </w:pPr>
            <w:r>
              <w:rPr>
                <w:b/>
              </w:rPr>
              <w:t>Sortie</w:t>
            </w:r>
            <w:r w:rsidR="00EF0287">
              <w:rPr>
                <w:b/>
              </w:rPr>
              <w:t xml:space="preserve"> </w:t>
            </w:r>
            <w:r w:rsidR="00774B00">
              <w:rPr>
                <w:b/>
              </w:rPr>
              <w:t xml:space="preserve">titre </w:t>
            </w:r>
            <w:r>
              <w:rPr>
                <w:b/>
              </w:rPr>
              <w:t>A</w:t>
            </w:r>
          </w:p>
        </w:tc>
        <w:tc>
          <w:tcPr>
            <w:tcW w:w="1717" w:type="dxa"/>
            <w:shd w:val="clear" w:color="auto" w:fill="A6A6A6" w:themeFill="background1" w:themeFillShade="A6"/>
          </w:tcPr>
          <w:p w:rsidR="00EF0287" w:rsidRPr="00403734" w:rsidRDefault="00242701" w:rsidP="00284B59">
            <w:pPr>
              <w:pStyle w:val="ListParagraph"/>
              <w:ind w:left="0"/>
              <w:jc w:val="center"/>
              <w:rPr>
                <w:b/>
              </w:rPr>
            </w:pPr>
            <w:r>
              <w:rPr>
                <w:b/>
              </w:rPr>
              <w:t>Crédit</w:t>
            </w:r>
            <w:r w:rsidR="00774B00">
              <w:rPr>
                <w:b/>
              </w:rPr>
              <w:t xml:space="preserve"> titre </w:t>
            </w:r>
            <w:r w:rsidR="000C125B">
              <w:rPr>
                <w:b/>
              </w:rPr>
              <w:t>B</w:t>
            </w:r>
          </w:p>
        </w:tc>
      </w:tr>
      <w:tr w:rsidR="00EF0287" w:rsidTr="00284B59">
        <w:tc>
          <w:tcPr>
            <w:tcW w:w="1845"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EF0287" w:rsidRPr="00403734"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0C125B" w:rsidP="00284B59">
            <w:pPr>
              <w:pStyle w:val="ListParagraph"/>
              <w:ind w:left="0"/>
              <w:jc w:val="center"/>
              <w:rPr>
                <w:sz w:val="20"/>
              </w:rPr>
            </w:pPr>
            <w:r>
              <w:rPr>
                <w:sz w:val="20"/>
              </w:rPr>
              <w:t>100</w:t>
            </w:r>
          </w:p>
        </w:tc>
        <w:tc>
          <w:tcPr>
            <w:tcW w:w="1917" w:type="dxa"/>
          </w:tcPr>
          <w:p w:rsidR="00EF0287" w:rsidRPr="00403734" w:rsidRDefault="000C125B" w:rsidP="00284B59">
            <w:pPr>
              <w:pStyle w:val="ListParagraph"/>
              <w:ind w:left="0"/>
              <w:jc w:val="center"/>
              <w:rPr>
                <w:sz w:val="20"/>
              </w:rPr>
            </w:pPr>
            <w:r>
              <w:rPr>
                <w:sz w:val="20"/>
              </w:rPr>
              <w:t>100</w:t>
            </w:r>
          </w:p>
        </w:tc>
        <w:tc>
          <w:tcPr>
            <w:tcW w:w="1717" w:type="dxa"/>
          </w:tcPr>
          <w:p w:rsidR="00EF0287" w:rsidRPr="00403734" w:rsidRDefault="000C125B" w:rsidP="00284B59">
            <w:pPr>
              <w:pStyle w:val="ListParagraph"/>
              <w:ind w:left="0"/>
              <w:jc w:val="center"/>
              <w:rPr>
                <w:sz w:val="20"/>
              </w:rPr>
            </w:pPr>
            <w:r>
              <w:rPr>
                <w:sz w:val="20"/>
              </w:rPr>
              <w:t>300</w:t>
            </w:r>
          </w:p>
        </w:tc>
      </w:tr>
      <w:tr w:rsidR="00EF0287" w:rsidTr="00284B59">
        <w:tc>
          <w:tcPr>
            <w:tcW w:w="1845"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EF0287" w:rsidRPr="00403734"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0C125B" w:rsidP="00284B59">
            <w:pPr>
              <w:pStyle w:val="ListParagraph"/>
              <w:ind w:left="0"/>
              <w:jc w:val="center"/>
              <w:rPr>
                <w:sz w:val="20"/>
              </w:rPr>
            </w:pPr>
            <w:r>
              <w:rPr>
                <w:sz w:val="20"/>
              </w:rPr>
              <w:t>200</w:t>
            </w:r>
          </w:p>
        </w:tc>
        <w:tc>
          <w:tcPr>
            <w:tcW w:w="1917" w:type="dxa"/>
          </w:tcPr>
          <w:p w:rsidR="00EF0287" w:rsidRPr="00403734" w:rsidRDefault="000C125B" w:rsidP="00284B59">
            <w:pPr>
              <w:jc w:val="center"/>
              <w:rPr>
                <w:sz w:val="20"/>
              </w:rPr>
            </w:pPr>
            <w:r>
              <w:rPr>
                <w:sz w:val="20"/>
              </w:rPr>
              <w:t>200</w:t>
            </w:r>
          </w:p>
        </w:tc>
        <w:tc>
          <w:tcPr>
            <w:tcW w:w="1717" w:type="dxa"/>
          </w:tcPr>
          <w:p w:rsidR="00EF0287" w:rsidRPr="00403734" w:rsidRDefault="000C125B" w:rsidP="00284B59">
            <w:pPr>
              <w:pStyle w:val="ListParagraph"/>
              <w:ind w:left="0"/>
              <w:jc w:val="center"/>
              <w:rPr>
                <w:sz w:val="20"/>
              </w:rPr>
            </w:pPr>
            <w:r>
              <w:rPr>
                <w:sz w:val="20"/>
              </w:rPr>
              <w:t>600</w:t>
            </w:r>
          </w:p>
        </w:tc>
      </w:tr>
      <w:tr w:rsidR="00EF0287" w:rsidTr="00284B59">
        <w:tc>
          <w:tcPr>
            <w:tcW w:w="1845"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EF0287" w:rsidRDefault="00EF0287"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EF0287" w:rsidRPr="00403734" w:rsidRDefault="00EF0287" w:rsidP="00284B59">
            <w:pPr>
              <w:pStyle w:val="ListParagraph"/>
              <w:ind w:left="0"/>
              <w:jc w:val="center"/>
              <w:rPr>
                <w:sz w:val="20"/>
              </w:rPr>
            </w:pPr>
            <w:r>
              <w:rPr>
                <w:sz w:val="20"/>
              </w:rPr>
              <w:t>50</w:t>
            </w:r>
          </w:p>
        </w:tc>
        <w:tc>
          <w:tcPr>
            <w:tcW w:w="1917" w:type="dxa"/>
          </w:tcPr>
          <w:p w:rsidR="00EF0287" w:rsidRPr="00403734" w:rsidRDefault="00EF0287" w:rsidP="00284B59">
            <w:pPr>
              <w:pStyle w:val="ListParagraph"/>
              <w:ind w:left="0"/>
              <w:jc w:val="center"/>
              <w:rPr>
                <w:sz w:val="20"/>
              </w:rPr>
            </w:pPr>
            <w:r>
              <w:rPr>
                <w:sz w:val="20"/>
              </w:rPr>
              <w:t>50</w:t>
            </w:r>
          </w:p>
        </w:tc>
        <w:tc>
          <w:tcPr>
            <w:tcW w:w="1717" w:type="dxa"/>
          </w:tcPr>
          <w:p w:rsidR="00EF0287" w:rsidRPr="00403734" w:rsidRDefault="000C125B" w:rsidP="00774B00">
            <w:pPr>
              <w:pStyle w:val="ListParagraph"/>
              <w:ind w:left="0"/>
              <w:jc w:val="center"/>
              <w:rPr>
                <w:sz w:val="20"/>
              </w:rPr>
            </w:pPr>
            <w:r>
              <w:rPr>
                <w:sz w:val="20"/>
              </w:rPr>
              <w:t>1</w:t>
            </w:r>
            <w:r w:rsidR="00774B00">
              <w:rPr>
                <w:sz w:val="20"/>
              </w:rPr>
              <w:t>50</w:t>
            </w:r>
          </w:p>
        </w:tc>
      </w:tr>
    </w:tbl>
    <w:p w:rsidR="00B04691" w:rsidRDefault="00B04691" w:rsidP="00EF0287">
      <w:pPr>
        <w:spacing w:line="240" w:lineRule="auto"/>
        <w:rPr>
          <w:b/>
        </w:rPr>
      </w:pPr>
    </w:p>
    <w:p w:rsidR="00EF0287" w:rsidRDefault="00F81FE3" w:rsidP="00EF0287">
      <w:pPr>
        <w:spacing w:line="240" w:lineRule="auto"/>
      </w:pPr>
      <w:r>
        <w:rPr>
          <w:b/>
        </w:rPr>
        <w:lastRenderedPageBreak/>
        <w:t xml:space="preserve">Exécution </w:t>
      </w:r>
      <w:r w:rsidR="00EF0287" w:rsidRPr="008035EE">
        <w:rPr>
          <w:b/>
        </w:rPr>
        <w:t>Marché</w:t>
      </w:r>
    </w:p>
    <w:tbl>
      <w:tblPr>
        <w:tblStyle w:val="TableGrid"/>
        <w:tblW w:w="0" w:type="auto"/>
        <w:tblInd w:w="284" w:type="dxa"/>
        <w:tblLook w:val="04A0"/>
      </w:tblPr>
      <w:tblGrid>
        <w:gridCol w:w="1645"/>
        <w:gridCol w:w="1880"/>
        <w:gridCol w:w="1917"/>
        <w:gridCol w:w="1717"/>
      </w:tblGrid>
      <w:tr w:rsidR="000C125B" w:rsidRPr="00403734" w:rsidTr="00284B59">
        <w:tc>
          <w:tcPr>
            <w:tcW w:w="1645" w:type="dxa"/>
            <w:shd w:val="clear" w:color="auto" w:fill="A6A6A6" w:themeFill="background1" w:themeFillShade="A6"/>
          </w:tcPr>
          <w:p w:rsidR="000C125B" w:rsidRPr="00403734" w:rsidRDefault="000C125B" w:rsidP="00284B59">
            <w:pPr>
              <w:pStyle w:val="ListParagraph"/>
              <w:ind w:left="0"/>
              <w:jc w:val="center"/>
              <w:rPr>
                <w:b/>
              </w:rPr>
            </w:pPr>
            <w:r>
              <w:rPr>
                <w:b/>
              </w:rPr>
              <w:t>Compte Nostro</w:t>
            </w:r>
          </w:p>
        </w:tc>
        <w:tc>
          <w:tcPr>
            <w:tcW w:w="1880" w:type="dxa"/>
            <w:shd w:val="clear" w:color="auto" w:fill="A6A6A6" w:themeFill="background1" w:themeFillShade="A6"/>
          </w:tcPr>
          <w:p w:rsidR="000C125B" w:rsidRPr="00403734" w:rsidRDefault="000C125B" w:rsidP="00284B59">
            <w:pPr>
              <w:pStyle w:val="ListParagraph"/>
              <w:ind w:left="0"/>
              <w:jc w:val="center"/>
              <w:rPr>
                <w:b/>
              </w:rPr>
            </w:pPr>
            <w:r w:rsidRPr="00403734">
              <w:rPr>
                <w:b/>
              </w:rPr>
              <w:t xml:space="preserve">Position </w:t>
            </w:r>
            <w:r>
              <w:rPr>
                <w:b/>
              </w:rPr>
              <w:t>éligible</w:t>
            </w:r>
          </w:p>
        </w:tc>
        <w:tc>
          <w:tcPr>
            <w:tcW w:w="1917" w:type="dxa"/>
            <w:shd w:val="clear" w:color="auto" w:fill="A6A6A6" w:themeFill="background1" w:themeFillShade="A6"/>
          </w:tcPr>
          <w:p w:rsidR="000C125B" w:rsidRPr="00403734" w:rsidRDefault="000C125B" w:rsidP="00284B59">
            <w:pPr>
              <w:pStyle w:val="ListParagraph"/>
              <w:ind w:left="0"/>
              <w:jc w:val="center"/>
              <w:rPr>
                <w:b/>
              </w:rPr>
            </w:pPr>
            <w:r>
              <w:rPr>
                <w:b/>
              </w:rPr>
              <w:t>Sortie titre A</w:t>
            </w:r>
          </w:p>
        </w:tc>
        <w:tc>
          <w:tcPr>
            <w:tcW w:w="1717" w:type="dxa"/>
            <w:shd w:val="clear" w:color="auto" w:fill="A6A6A6" w:themeFill="background1" w:themeFillShade="A6"/>
          </w:tcPr>
          <w:p w:rsidR="000C125B" w:rsidRPr="00403734" w:rsidRDefault="00242701" w:rsidP="00284B59">
            <w:pPr>
              <w:pStyle w:val="ListParagraph"/>
              <w:ind w:left="0"/>
              <w:jc w:val="center"/>
              <w:rPr>
                <w:b/>
              </w:rPr>
            </w:pPr>
            <w:r>
              <w:rPr>
                <w:b/>
              </w:rPr>
              <w:t xml:space="preserve">Crédit </w:t>
            </w:r>
            <w:r w:rsidR="000C125B">
              <w:rPr>
                <w:b/>
              </w:rPr>
              <w:t>titre B</w:t>
            </w:r>
          </w:p>
        </w:tc>
      </w:tr>
      <w:tr w:rsidR="000C125B" w:rsidTr="00284B59">
        <w:tc>
          <w:tcPr>
            <w:tcW w:w="1645" w:type="dxa"/>
          </w:tcPr>
          <w:p w:rsidR="000C125B" w:rsidRPr="00403734" w:rsidRDefault="000C125B"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0C125B" w:rsidRPr="00403734" w:rsidRDefault="000C125B" w:rsidP="00284B59">
            <w:pPr>
              <w:pStyle w:val="ListParagraph"/>
              <w:ind w:left="0"/>
              <w:jc w:val="center"/>
              <w:rPr>
                <w:sz w:val="20"/>
              </w:rPr>
            </w:pPr>
            <w:r>
              <w:rPr>
                <w:sz w:val="20"/>
              </w:rPr>
              <w:t>300</w:t>
            </w:r>
          </w:p>
        </w:tc>
        <w:tc>
          <w:tcPr>
            <w:tcW w:w="1917" w:type="dxa"/>
          </w:tcPr>
          <w:p w:rsidR="000C125B" w:rsidRPr="00403734" w:rsidRDefault="000C125B" w:rsidP="00284B59">
            <w:pPr>
              <w:pStyle w:val="ListParagraph"/>
              <w:ind w:left="0"/>
              <w:jc w:val="center"/>
              <w:rPr>
                <w:sz w:val="20"/>
              </w:rPr>
            </w:pPr>
            <w:r>
              <w:rPr>
                <w:sz w:val="20"/>
              </w:rPr>
              <w:t>300</w:t>
            </w:r>
          </w:p>
        </w:tc>
        <w:tc>
          <w:tcPr>
            <w:tcW w:w="1717" w:type="dxa"/>
          </w:tcPr>
          <w:p w:rsidR="000C125B" w:rsidRPr="00403734" w:rsidRDefault="000C125B" w:rsidP="00284B59">
            <w:pPr>
              <w:pStyle w:val="ListParagraph"/>
              <w:ind w:left="0"/>
              <w:jc w:val="center"/>
              <w:rPr>
                <w:sz w:val="20"/>
              </w:rPr>
            </w:pPr>
            <w:r>
              <w:rPr>
                <w:sz w:val="20"/>
              </w:rPr>
              <w:t>900</w:t>
            </w:r>
          </w:p>
        </w:tc>
      </w:tr>
      <w:tr w:rsidR="000C125B" w:rsidTr="00284B59">
        <w:tc>
          <w:tcPr>
            <w:tcW w:w="1645" w:type="dxa"/>
          </w:tcPr>
          <w:p w:rsidR="000C125B" w:rsidRDefault="000C125B"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0C125B" w:rsidRPr="00403734" w:rsidRDefault="000C125B" w:rsidP="00284B59">
            <w:pPr>
              <w:pStyle w:val="ListParagraph"/>
              <w:ind w:left="0"/>
              <w:jc w:val="center"/>
              <w:rPr>
                <w:sz w:val="20"/>
              </w:rPr>
            </w:pPr>
            <w:r>
              <w:rPr>
                <w:sz w:val="20"/>
              </w:rPr>
              <w:t>50</w:t>
            </w:r>
          </w:p>
        </w:tc>
        <w:tc>
          <w:tcPr>
            <w:tcW w:w="1917" w:type="dxa"/>
          </w:tcPr>
          <w:p w:rsidR="000C125B" w:rsidRPr="00403734" w:rsidRDefault="000C125B" w:rsidP="00284B59">
            <w:pPr>
              <w:jc w:val="center"/>
              <w:rPr>
                <w:sz w:val="20"/>
              </w:rPr>
            </w:pPr>
            <w:r>
              <w:rPr>
                <w:sz w:val="20"/>
              </w:rPr>
              <w:t>50</w:t>
            </w:r>
          </w:p>
        </w:tc>
        <w:tc>
          <w:tcPr>
            <w:tcW w:w="1717" w:type="dxa"/>
          </w:tcPr>
          <w:p w:rsidR="000C125B" w:rsidRPr="00403734" w:rsidRDefault="000C125B" w:rsidP="00284B59">
            <w:pPr>
              <w:pStyle w:val="ListParagraph"/>
              <w:ind w:left="0"/>
              <w:jc w:val="center"/>
              <w:rPr>
                <w:sz w:val="20"/>
              </w:rPr>
            </w:pPr>
            <w:r>
              <w:rPr>
                <w:sz w:val="20"/>
              </w:rPr>
              <w:t>150</w:t>
            </w:r>
          </w:p>
        </w:tc>
      </w:tr>
    </w:tbl>
    <w:p w:rsidR="00EF0287" w:rsidRDefault="00EF0287" w:rsidP="00EF0287">
      <w:pPr>
        <w:pStyle w:val="ListParagraph"/>
        <w:spacing w:line="240" w:lineRule="auto"/>
        <w:ind w:left="284"/>
      </w:pPr>
    </w:p>
    <w:p w:rsidR="00EF0287" w:rsidRDefault="00EF0287" w:rsidP="00FB1421">
      <w:pPr>
        <w:pStyle w:val="ListParagraph"/>
        <w:numPr>
          <w:ilvl w:val="0"/>
          <w:numId w:val="46"/>
        </w:numPr>
        <w:spacing w:line="240" w:lineRule="auto"/>
        <w:ind w:left="284"/>
      </w:pPr>
      <w:r>
        <w:t>Génération automatique de notifications avec les paiements prévisionnels calculés  aux clients éligible.</w:t>
      </w:r>
    </w:p>
    <w:p w:rsidR="00EF0287" w:rsidRDefault="00EF0287" w:rsidP="00FB1421">
      <w:pPr>
        <w:pStyle w:val="ListParagraph"/>
        <w:numPr>
          <w:ilvl w:val="0"/>
          <w:numId w:val="12"/>
        </w:numPr>
        <w:spacing w:line="240" w:lineRule="auto"/>
      </w:pPr>
      <w:r>
        <w:t>Un Swift MT564 REPE ou rapport sera envoyé selon le profil de Reporting des clients.</w:t>
      </w:r>
    </w:p>
    <w:p w:rsidR="00EF0287" w:rsidRDefault="00EF0287" w:rsidP="00EF0287">
      <w:pPr>
        <w:spacing w:line="240" w:lineRule="auto"/>
      </w:pPr>
    </w:p>
    <w:p w:rsidR="00EF0287" w:rsidRDefault="00EF0287" w:rsidP="00FB1421">
      <w:pPr>
        <w:pStyle w:val="ListParagraph"/>
        <w:numPr>
          <w:ilvl w:val="0"/>
          <w:numId w:val="47"/>
        </w:numPr>
        <w:spacing w:line="240" w:lineRule="auto"/>
        <w:ind w:left="284"/>
      </w:pPr>
      <w:r>
        <w:t>Réception d’un paiement marché via un MT566 sur le Nostro 1 et un MT566 pour le Nostro2</w:t>
      </w:r>
    </w:p>
    <w:tbl>
      <w:tblPr>
        <w:tblStyle w:val="TableGrid"/>
        <w:tblW w:w="0" w:type="auto"/>
        <w:tblInd w:w="284" w:type="dxa"/>
        <w:tblLook w:val="04A0"/>
      </w:tblPr>
      <w:tblGrid>
        <w:gridCol w:w="1667"/>
        <w:gridCol w:w="1843"/>
        <w:gridCol w:w="1984"/>
        <w:gridCol w:w="1701"/>
      </w:tblGrid>
      <w:tr w:rsidR="00242701" w:rsidRPr="00403734" w:rsidTr="00242701">
        <w:tc>
          <w:tcPr>
            <w:tcW w:w="1667" w:type="dxa"/>
            <w:shd w:val="clear" w:color="auto" w:fill="A6A6A6" w:themeFill="background1" w:themeFillShade="A6"/>
          </w:tcPr>
          <w:p w:rsidR="00242701" w:rsidRPr="00403734" w:rsidRDefault="00242701" w:rsidP="00284B59">
            <w:pPr>
              <w:pStyle w:val="ListParagraph"/>
              <w:ind w:left="0"/>
              <w:jc w:val="center"/>
              <w:rPr>
                <w:b/>
              </w:rPr>
            </w:pPr>
            <w:r>
              <w:rPr>
                <w:b/>
              </w:rPr>
              <w:t>Compte Nostro</w:t>
            </w:r>
          </w:p>
        </w:tc>
        <w:tc>
          <w:tcPr>
            <w:tcW w:w="1843" w:type="dxa"/>
            <w:shd w:val="clear" w:color="auto" w:fill="A6A6A6" w:themeFill="background1" w:themeFillShade="A6"/>
          </w:tcPr>
          <w:p w:rsidR="00242701" w:rsidRPr="00403734" w:rsidRDefault="00242701" w:rsidP="00242701">
            <w:pPr>
              <w:pStyle w:val="ListParagraph"/>
              <w:ind w:left="0"/>
              <w:jc w:val="center"/>
              <w:rPr>
                <w:b/>
              </w:rPr>
            </w:pPr>
            <w:r>
              <w:rPr>
                <w:b/>
              </w:rPr>
              <w:t>Paiement Marché Sortie titre A</w:t>
            </w:r>
          </w:p>
        </w:tc>
        <w:tc>
          <w:tcPr>
            <w:tcW w:w="1984" w:type="dxa"/>
            <w:shd w:val="clear" w:color="auto" w:fill="A6A6A6" w:themeFill="background1" w:themeFillShade="A6"/>
          </w:tcPr>
          <w:p w:rsidR="00242701" w:rsidRPr="00403734" w:rsidRDefault="00242701" w:rsidP="00242701">
            <w:pPr>
              <w:pStyle w:val="ListParagraph"/>
              <w:ind w:left="0"/>
              <w:jc w:val="center"/>
              <w:rPr>
                <w:b/>
              </w:rPr>
            </w:pPr>
            <w:r>
              <w:rPr>
                <w:b/>
              </w:rPr>
              <w:t>Paiement Marché Crédit titre B</w:t>
            </w:r>
          </w:p>
        </w:tc>
        <w:tc>
          <w:tcPr>
            <w:tcW w:w="1701" w:type="dxa"/>
            <w:shd w:val="clear" w:color="auto" w:fill="A6A6A6" w:themeFill="background1" w:themeFillShade="A6"/>
          </w:tcPr>
          <w:p w:rsidR="00242701" w:rsidRPr="00403734" w:rsidRDefault="00242701" w:rsidP="00284B59">
            <w:pPr>
              <w:pStyle w:val="ListParagraph"/>
              <w:ind w:left="0"/>
              <w:jc w:val="center"/>
              <w:rPr>
                <w:b/>
              </w:rPr>
            </w:pPr>
            <w:r>
              <w:rPr>
                <w:b/>
              </w:rPr>
              <w:t>Réconciliation</w:t>
            </w:r>
          </w:p>
        </w:tc>
      </w:tr>
      <w:tr w:rsidR="00242701" w:rsidTr="00242701">
        <w:tc>
          <w:tcPr>
            <w:tcW w:w="1667" w:type="dxa"/>
          </w:tcPr>
          <w:p w:rsidR="00242701" w:rsidRPr="00403734" w:rsidRDefault="0024270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43" w:type="dxa"/>
          </w:tcPr>
          <w:p w:rsidR="00242701" w:rsidRPr="00403734" w:rsidRDefault="00242701" w:rsidP="00284B59">
            <w:pPr>
              <w:pStyle w:val="ListParagraph"/>
              <w:ind w:left="0"/>
              <w:jc w:val="center"/>
              <w:rPr>
                <w:sz w:val="20"/>
              </w:rPr>
            </w:pPr>
            <w:r>
              <w:rPr>
                <w:sz w:val="20"/>
              </w:rPr>
              <w:t>300</w:t>
            </w:r>
          </w:p>
        </w:tc>
        <w:tc>
          <w:tcPr>
            <w:tcW w:w="1984" w:type="dxa"/>
          </w:tcPr>
          <w:p w:rsidR="00242701" w:rsidRPr="00F444D5" w:rsidRDefault="00242701" w:rsidP="00242701">
            <w:pPr>
              <w:pStyle w:val="ListParagraph"/>
              <w:ind w:left="0"/>
              <w:jc w:val="center"/>
              <w:rPr>
                <w:sz w:val="20"/>
              </w:rPr>
            </w:pPr>
            <w:r>
              <w:rPr>
                <w:sz w:val="20"/>
              </w:rPr>
              <w:t>900</w:t>
            </w:r>
          </w:p>
        </w:tc>
        <w:tc>
          <w:tcPr>
            <w:tcW w:w="1701" w:type="dxa"/>
          </w:tcPr>
          <w:p w:rsidR="00242701" w:rsidRPr="00DE40A4" w:rsidRDefault="00242701" w:rsidP="00242701">
            <w:pPr>
              <w:pStyle w:val="ListParagraph"/>
              <w:ind w:left="0"/>
              <w:jc w:val="center"/>
              <w:rPr>
                <w:sz w:val="20"/>
              </w:rPr>
            </w:pPr>
            <w:r w:rsidRPr="00DE40A4">
              <w:rPr>
                <w:sz w:val="20"/>
              </w:rPr>
              <w:t>Pas Alerte </w:t>
            </w:r>
          </w:p>
        </w:tc>
      </w:tr>
      <w:tr w:rsidR="00242701" w:rsidTr="00242701">
        <w:tc>
          <w:tcPr>
            <w:tcW w:w="1667" w:type="dxa"/>
          </w:tcPr>
          <w:p w:rsidR="00242701" w:rsidRDefault="0024270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242701" w:rsidRPr="00403734" w:rsidRDefault="00242701" w:rsidP="00284B59">
            <w:pPr>
              <w:pStyle w:val="ListParagraph"/>
              <w:ind w:left="0"/>
              <w:jc w:val="center"/>
              <w:rPr>
                <w:sz w:val="20"/>
              </w:rPr>
            </w:pPr>
            <w:r>
              <w:rPr>
                <w:sz w:val="20"/>
              </w:rPr>
              <w:t>50</w:t>
            </w:r>
          </w:p>
        </w:tc>
        <w:tc>
          <w:tcPr>
            <w:tcW w:w="1984" w:type="dxa"/>
          </w:tcPr>
          <w:p w:rsidR="00242701" w:rsidRPr="00F444D5" w:rsidRDefault="00242701" w:rsidP="00284B59">
            <w:pPr>
              <w:pStyle w:val="ListParagraph"/>
              <w:ind w:left="0"/>
              <w:jc w:val="center"/>
              <w:rPr>
                <w:sz w:val="20"/>
              </w:rPr>
            </w:pPr>
            <w:r>
              <w:rPr>
                <w:sz w:val="20"/>
              </w:rPr>
              <w:t>1</w:t>
            </w:r>
            <w:r w:rsidRPr="00F444D5">
              <w:rPr>
                <w:sz w:val="20"/>
              </w:rPr>
              <w:t>50</w:t>
            </w:r>
          </w:p>
        </w:tc>
        <w:tc>
          <w:tcPr>
            <w:tcW w:w="1701" w:type="dxa"/>
          </w:tcPr>
          <w:p w:rsidR="00242701" w:rsidRPr="00DE40A4" w:rsidRDefault="00242701" w:rsidP="00242701">
            <w:pPr>
              <w:pStyle w:val="ListParagraph"/>
              <w:ind w:left="0"/>
              <w:jc w:val="center"/>
              <w:rPr>
                <w:sz w:val="20"/>
              </w:rPr>
            </w:pPr>
            <w:r w:rsidRPr="00DE40A4">
              <w:rPr>
                <w:sz w:val="20"/>
              </w:rPr>
              <w:t>Pas Alerte </w:t>
            </w:r>
          </w:p>
        </w:tc>
      </w:tr>
    </w:tbl>
    <w:p w:rsidR="00EF0287" w:rsidRDefault="00EF0287" w:rsidP="00EF0287">
      <w:pPr>
        <w:pStyle w:val="ListParagraph"/>
        <w:spacing w:line="240" w:lineRule="auto"/>
        <w:ind w:left="284"/>
      </w:pPr>
    </w:p>
    <w:p w:rsidR="00EF0287" w:rsidRDefault="00EF0287" w:rsidP="00EF0287">
      <w:pPr>
        <w:spacing w:line="240" w:lineRule="auto"/>
        <w:jc w:val="both"/>
      </w:pPr>
      <w:r>
        <w:t xml:space="preserve">La réconciliation est déclenchée automatiquement et  se fait sur la base des </w:t>
      </w:r>
      <w:r>
        <w:rPr>
          <w:b/>
        </w:rPr>
        <w:t>quantités reçues</w:t>
      </w:r>
      <w:r>
        <w:t xml:space="preserve"> </w:t>
      </w:r>
      <w:r w:rsidR="00E80498">
        <w:t>par rapport aux</w:t>
      </w:r>
      <w:r>
        <w:t xml:space="preserve"> quantités calculées dans les exécutions.</w:t>
      </w:r>
    </w:p>
    <w:p w:rsidR="00EF0287" w:rsidRDefault="00EF0287" w:rsidP="00EF0287">
      <w:pPr>
        <w:spacing w:line="240" w:lineRule="auto"/>
        <w:jc w:val="both"/>
      </w:pPr>
      <w:r>
        <w:t>Lorsque la réconciliation est totale, l’allocation est déclenchée automatiquement.</w:t>
      </w:r>
    </w:p>
    <w:p w:rsidR="00EF0287" w:rsidRDefault="00EF0287" w:rsidP="00EF0287">
      <w:pPr>
        <w:pStyle w:val="ListParagraph"/>
        <w:spacing w:line="240" w:lineRule="auto"/>
      </w:pPr>
    </w:p>
    <w:p w:rsidR="00EF0287" w:rsidRDefault="00EF0287" w:rsidP="00FB1421">
      <w:pPr>
        <w:pStyle w:val="ListParagraph"/>
        <w:numPr>
          <w:ilvl w:val="0"/>
          <w:numId w:val="47"/>
        </w:numPr>
        <w:spacing w:line="240" w:lineRule="auto"/>
        <w:ind w:left="284"/>
      </w:pPr>
      <w:r>
        <w:t>Allocation manuelle aux clients : une fois la réconciliation est traitée, le processus d’allocation se déclenche, l’utilisateur doit allouer manuellement aux clients les quantités réconciliées.</w:t>
      </w:r>
    </w:p>
    <w:tbl>
      <w:tblPr>
        <w:tblStyle w:val="TableGrid"/>
        <w:tblW w:w="0" w:type="auto"/>
        <w:tblInd w:w="284" w:type="dxa"/>
        <w:tblLook w:val="04A0"/>
      </w:tblPr>
      <w:tblGrid>
        <w:gridCol w:w="1620"/>
        <w:gridCol w:w="901"/>
        <w:gridCol w:w="902"/>
        <w:gridCol w:w="1786"/>
        <w:gridCol w:w="1922"/>
        <w:gridCol w:w="1873"/>
      </w:tblGrid>
      <w:tr w:rsidR="00A573D2" w:rsidRPr="00403734" w:rsidTr="00A573D2">
        <w:tc>
          <w:tcPr>
            <w:tcW w:w="1620" w:type="dxa"/>
            <w:shd w:val="clear" w:color="auto" w:fill="A6A6A6" w:themeFill="background1" w:themeFillShade="A6"/>
          </w:tcPr>
          <w:p w:rsidR="00A573D2" w:rsidRPr="00403734" w:rsidRDefault="00A573D2" w:rsidP="00284B59">
            <w:pPr>
              <w:pStyle w:val="ListParagraph"/>
              <w:ind w:left="0"/>
              <w:jc w:val="center"/>
              <w:rPr>
                <w:b/>
              </w:rPr>
            </w:pPr>
            <w:r>
              <w:rPr>
                <w:b/>
              </w:rPr>
              <w:t>Compte Nostro</w:t>
            </w:r>
          </w:p>
        </w:tc>
        <w:tc>
          <w:tcPr>
            <w:tcW w:w="1803" w:type="dxa"/>
            <w:gridSpan w:val="2"/>
            <w:shd w:val="clear" w:color="auto" w:fill="A6A6A6" w:themeFill="background1" w:themeFillShade="A6"/>
          </w:tcPr>
          <w:p w:rsidR="00A573D2" w:rsidRPr="00403734" w:rsidRDefault="00A573D2" w:rsidP="00284B59">
            <w:pPr>
              <w:pStyle w:val="ListParagraph"/>
              <w:ind w:left="0"/>
              <w:jc w:val="center"/>
              <w:rPr>
                <w:b/>
              </w:rPr>
            </w:pPr>
            <w:r>
              <w:rPr>
                <w:b/>
              </w:rPr>
              <w:t>quantité réconciliée</w:t>
            </w:r>
          </w:p>
        </w:tc>
        <w:tc>
          <w:tcPr>
            <w:tcW w:w="1786" w:type="dxa"/>
            <w:shd w:val="clear" w:color="auto" w:fill="A6A6A6" w:themeFill="background1" w:themeFillShade="A6"/>
          </w:tcPr>
          <w:p w:rsidR="00A573D2" w:rsidRPr="00403734" w:rsidRDefault="00A573D2" w:rsidP="00284B59">
            <w:pPr>
              <w:pStyle w:val="ListParagraph"/>
              <w:ind w:left="0"/>
              <w:jc w:val="center"/>
              <w:rPr>
                <w:b/>
              </w:rPr>
            </w:pPr>
            <w:r>
              <w:rPr>
                <w:b/>
              </w:rPr>
              <w:t>Compte client</w:t>
            </w:r>
          </w:p>
        </w:tc>
        <w:tc>
          <w:tcPr>
            <w:tcW w:w="1922" w:type="dxa"/>
            <w:shd w:val="clear" w:color="auto" w:fill="A6A6A6" w:themeFill="background1" w:themeFillShade="A6"/>
          </w:tcPr>
          <w:p w:rsidR="00A573D2" w:rsidRDefault="00A573D2" w:rsidP="00284B59">
            <w:pPr>
              <w:pStyle w:val="ListParagraph"/>
              <w:ind w:left="0"/>
              <w:jc w:val="center"/>
              <w:rPr>
                <w:b/>
              </w:rPr>
            </w:pPr>
            <w:r>
              <w:rPr>
                <w:b/>
              </w:rPr>
              <w:t>quantité allouée</w:t>
            </w:r>
          </w:p>
          <w:p w:rsidR="00A573D2" w:rsidRPr="00403734" w:rsidRDefault="00A573D2" w:rsidP="00284B59">
            <w:pPr>
              <w:pStyle w:val="ListParagraph"/>
              <w:ind w:left="0"/>
              <w:jc w:val="center"/>
              <w:rPr>
                <w:b/>
              </w:rPr>
            </w:pPr>
            <w:r>
              <w:rPr>
                <w:b/>
              </w:rPr>
              <w:t>titre A</w:t>
            </w:r>
          </w:p>
        </w:tc>
        <w:tc>
          <w:tcPr>
            <w:tcW w:w="1873" w:type="dxa"/>
            <w:shd w:val="clear" w:color="auto" w:fill="A6A6A6" w:themeFill="background1" w:themeFillShade="A6"/>
          </w:tcPr>
          <w:p w:rsidR="00A573D2" w:rsidRDefault="00A573D2" w:rsidP="00A573D2">
            <w:pPr>
              <w:pStyle w:val="ListParagraph"/>
              <w:ind w:left="0"/>
              <w:jc w:val="center"/>
              <w:rPr>
                <w:b/>
              </w:rPr>
            </w:pPr>
            <w:r>
              <w:rPr>
                <w:b/>
              </w:rPr>
              <w:t>quantité allouée</w:t>
            </w:r>
          </w:p>
          <w:p w:rsidR="00A573D2" w:rsidRDefault="00A573D2" w:rsidP="00A573D2">
            <w:pPr>
              <w:pStyle w:val="ListParagraph"/>
              <w:ind w:left="0"/>
              <w:jc w:val="center"/>
              <w:rPr>
                <w:b/>
              </w:rPr>
            </w:pPr>
            <w:r>
              <w:rPr>
                <w:b/>
              </w:rPr>
              <w:t>titre B</w:t>
            </w:r>
          </w:p>
        </w:tc>
      </w:tr>
      <w:tr w:rsidR="00A573D2" w:rsidTr="00284B59">
        <w:tc>
          <w:tcPr>
            <w:tcW w:w="1620" w:type="dxa"/>
            <w:vMerge w:val="restart"/>
          </w:tcPr>
          <w:p w:rsidR="00A573D2" w:rsidRPr="00403734" w:rsidRDefault="00A573D2"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901" w:type="dxa"/>
            <w:vMerge w:val="restart"/>
          </w:tcPr>
          <w:p w:rsidR="00A573D2" w:rsidRPr="00403734" w:rsidRDefault="00A573D2" w:rsidP="00284B59">
            <w:pPr>
              <w:pStyle w:val="ListParagraph"/>
              <w:ind w:left="0"/>
              <w:jc w:val="center"/>
              <w:rPr>
                <w:sz w:val="20"/>
              </w:rPr>
            </w:pPr>
            <w:r>
              <w:rPr>
                <w:sz w:val="20"/>
              </w:rPr>
              <w:t>300</w:t>
            </w:r>
          </w:p>
        </w:tc>
        <w:tc>
          <w:tcPr>
            <w:tcW w:w="902" w:type="dxa"/>
            <w:vMerge w:val="restart"/>
          </w:tcPr>
          <w:p w:rsidR="00A573D2" w:rsidRPr="00403734" w:rsidRDefault="00A573D2" w:rsidP="00284B59">
            <w:pPr>
              <w:pStyle w:val="ListParagraph"/>
              <w:ind w:left="0"/>
              <w:jc w:val="center"/>
              <w:rPr>
                <w:sz w:val="20"/>
              </w:rPr>
            </w:pPr>
            <w:r>
              <w:rPr>
                <w:sz w:val="20"/>
              </w:rPr>
              <w:t>900</w:t>
            </w:r>
          </w:p>
        </w:tc>
        <w:tc>
          <w:tcPr>
            <w:tcW w:w="1786" w:type="dxa"/>
          </w:tcPr>
          <w:p w:rsidR="00A573D2" w:rsidRPr="00403734" w:rsidRDefault="00A573D2"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922" w:type="dxa"/>
          </w:tcPr>
          <w:p w:rsidR="00A573D2" w:rsidRPr="00403734" w:rsidRDefault="00A573D2" w:rsidP="00284B59">
            <w:pPr>
              <w:pStyle w:val="ListParagraph"/>
              <w:ind w:left="0"/>
              <w:jc w:val="center"/>
              <w:rPr>
                <w:sz w:val="20"/>
              </w:rPr>
            </w:pPr>
            <w:r>
              <w:rPr>
                <w:sz w:val="20"/>
              </w:rPr>
              <w:t>100</w:t>
            </w:r>
          </w:p>
        </w:tc>
        <w:tc>
          <w:tcPr>
            <w:tcW w:w="1873" w:type="dxa"/>
          </w:tcPr>
          <w:p w:rsidR="00A573D2" w:rsidRDefault="00A573D2" w:rsidP="00284B59">
            <w:pPr>
              <w:pStyle w:val="ListParagraph"/>
              <w:ind w:left="0"/>
              <w:jc w:val="center"/>
              <w:rPr>
                <w:sz w:val="20"/>
              </w:rPr>
            </w:pPr>
            <w:r>
              <w:rPr>
                <w:sz w:val="20"/>
              </w:rPr>
              <w:t>300</w:t>
            </w:r>
          </w:p>
        </w:tc>
      </w:tr>
      <w:tr w:rsidR="00A573D2" w:rsidTr="00284B59">
        <w:tc>
          <w:tcPr>
            <w:tcW w:w="1620" w:type="dxa"/>
            <w:vMerge/>
          </w:tcPr>
          <w:p w:rsidR="00A573D2" w:rsidRPr="00403734" w:rsidRDefault="00A573D2" w:rsidP="00284B59">
            <w:pPr>
              <w:pStyle w:val="ListParagraph"/>
              <w:ind w:left="0"/>
              <w:jc w:val="center"/>
              <w:rPr>
                <w:sz w:val="20"/>
              </w:rPr>
            </w:pPr>
          </w:p>
        </w:tc>
        <w:tc>
          <w:tcPr>
            <w:tcW w:w="901" w:type="dxa"/>
            <w:vMerge/>
          </w:tcPr>
          <w:p w:rsidR="00A573D2" w:rsidRPr="00403734" w:rsidRDefault="00A573D2" w:rsidP="00284B59">
            <w:pPr>
              <w:pStyle w:val="ListParagraph"/>
              <w:ind w:left="0"/>
              <w:jc w:val="center"/>
              <w:rPr>
                <w:sz w:val="20"/>
              </w:rPr>
            </w:pPr>
          </w:p>
        </w:tc>
        <w:tc>
          <w:tcPr>
            <w:tcW w:w="902" w:type="dxa"/>
            <w:vMerge/>
          </w:tcPr>
          <w:p w:rsidR="00A573D2" w:rsidRPr="00403734" w:rsidRDefault="00A573D2" w:rsidP="00284B59">
            <w:pPr>
              <w:pStyle w:val="ListParagraph"/>
              <w:ind w:left="0"/>
              <w:jc w:val="center"/>
              <w:rPr>
                <w:sz w:val="20"/>
              </w:rPr>
            </w:pPr>
          </w:p>
        </w:tc>
        <w:tc>
          <w:tcPr>
            <w:tcW w:w="1786" w:type="dxa"/>
          </w:tcPr>
          <w:p w:rsidR="00A573D2" w:rsidRPr="00403734" w:rsidRDefault="00A573D2"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922" w:type="dxa"/>
          </w:tcPr>
          <w:p w:rsidR="00A573D2" w:rsidRPr="00403734" w:rsidRDefault="00A573D2" w:rsidP="00284B59">
            <w:pPr>
              <w:jc w:val="center"/>
              <w:rPr>
                <w:sz w:val="20"/>
              </w:rPr>
            </w:pPr>
            <w:r>
              <w:rPr>
                <w:sz w:val="20"/>
              </w:rPr>
              <w:t>200</w:t>
            </w:r>
          </w:p>
        </w:tc>
        <w:tc>
          <w:tcPr>
            <w:tcW w:w="1873" w:type="dxa"/>
          </w:tcPr>
          <w:p w:rsidR="00A573D2" w:rsidRDefault="00A573D2" w:rsidP="00284B59">
            <w:pPr>
              <w:jc w:val="center"/>
              <w:rPr>
                <w:sz w:val="20"/>
              </w:rPr>
            </w:pPr>
            <w:r>
              <w:rPr>
                <w:sz w:val="20"/>
              </w:rPr>
              <w:t>600</w:t>
            </w:r>
          </w:p>
        </w:tc>
      </w:tr>
      <w:tr w:rsidR="00A573D2" w:rsidTr="00284B59">
        <w:tc>
          <w:tcPr>
            <w:tcW w:w="1620" w:type="dxa"/>
          </w:tcPr>
          <w:p w:rsidR="00A573D2" w:rsidRDefault="00A573D2"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901" w:type="dxa"/>
          </w:tcPr>
          <w:p w:rsidR="00A573D2" w:rsidRPr="00403734" w:rsidRDefault="00A573D2" w:rsidP="00284B59">
            <w:pPr>
              <w:pStyle w:val="ListParagraph"/>
              <w:ind w:left="0"/>
              <w:jc w:val="center"/>
              <w:rPr>
                <w:sz w:val="20"/>
              </w:rPr>
            </w:pPr>
            <w:r>
              <w:rPr>
                <w:sz w:val="20"/>
              </w:rPr>
              <w:t>50</w:t>
            </w:r>
          </w:p>
        </w:tc>
        <w:tc>
          <w:tcPr>
            <w:tcW w:w="902" w:type="dxa"/>
          </w:tcPr>
          <w:p w:rsidR="00A573D2" w:rsidRPr="00403734" w:rsidRDefault="00A573D2" w:rsidP="00284B59">
            <w:pPr>
              <w:pStyle w:val="ListParagraph"/>
              <w:ind w:left="0"/>
              <w:jc w:val="center"/>
              <w:rPr>
                <w:sz w:val="20"/>
              </w:rPr>
            </w:pPr>
            <w:r>
              <w:rPr>
                <w:sz w:val="20"/>
              </w:rPr>
              <w:t>150</w:t>
            </w:r>
          </w:p>
        </w:tc>
        <w:tc>
          <w:tcPr>
            <w:tcW w:w="1786" w:type="dxa"/>
          </w:tcPr>
          <w:p w:rsidR="00A573D2" w:rsidRPr="00403734" w:rsidRDefault="00A573D2"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22" w:type="dxa"/>
          </w:tcPr>
          <w:p w:rsidR="00A573D2" w:rsidRPr="00403734" w:rsidRDefault="00A573D2" w:rsidP="00284B59">
            <w:pPr>
              <w:pStyle w:val="ListParagraph"/>
              <w:tabs>
                <w:tab w:val="left" w:pos="693"/>
                <w:tab w:val="center" w:pos="850"/>
              </w:tabs>
              <w:ind w:left="0"/>
              <w:jc w:val="center"/>
              <w:rPr>
                <w:sz w:val="20"/>
              </w:rPr>
            </w:pPr>
            <w:r>
              <w:rPr>
                <w:sz w:val="20"/>
              </w:rPr>
              <w:t>50</w:t>
            </w:r>
          </w:p>
        </w:tc>
        <w:tc>
          <w:tcPr>
            <w:tcW w:w="1873" w:type="dxa"/>
          </w:tcPr>
          <w:p w:rsidR="00A573D2" w:rsidRDefault="00A573D2" w:rsidP="00284B59">
            <w:pPr>
              <w:pStyle w:val="ListParagraph"/>
              <w:tabs>
                <w:tab w:val="left" w:pos="693"/>
                <w:tab w:val="center" w:pos="850"/>
              </w:tabs>
              <w:ind w:left="0"/>
              <w:jc w:val="center"/>
              <w:rPr>
                <w:sz w:val="20"/>
              </w:rPr>
            </w:pPr>
            <w:r>
              <w:rPr>
                <w:sz w:val="20"/>
              </w:rPr>
              <w:t>150</w:t>
            </w:r>
          </w:p>
        </w:tc>
      </w:tr>
    </w:tbl>
    <w:p w:rsidR="008D4E1D" w:rsidRDefault="008D4E1D" w:rsidP="006E278A">
      <w:pPr>
        <w:spacing w:line="240" w:lineRule="auto"/>
      </w:pPr>
    </w:p>
    <w:p w:rsidR="00EF0287" w:rsidRDefault="00EF0287" w:rsidP="00FB1421">
      <w:pPr>
        <w:pStyle w:val="ListParagraph"/>
        <w:numPr>
          <w:ilvl w:val="0"/>
          <w:numId w:val="47"/>
        </w:numPr>
        <w:spacing w:line="240" w:lineRule="auto"/>
        <w:ind w:left="284"/>
      </w:pPr>
      <w:r>
        <w:t>Création des paiements client et calcul des commissions. (ex. Montant fixe: 20 EUR)</w:t>
      </w:r>
    </w:p>
    <w:p w:rsidR="00C16450" w:rsidRDefault="00C16450" w:rsidP="00EF0287">
      <w:pPr>
        <w:spacing w:line="240" w:lineRule="auto"/>
        <w:ind w:left="-76"/>
      </w:pPr>
    </w:p>
    <w:p w:rsidR="00EF0287" w:rsidRDefault="00EF0287" w:rsidP="00EF0287">
      <w:pPr>
        <w:spacing w:line="240" w:lineRule="auto"/>
        <w:ind w:left="-76"/>
      </w:pPr>
      <w:r>
        <w:t>Les paiements client en titres sont automatiquement créés après l’allocation sans validation.</w:t>
      </w:r>
    </w:p>
    <w:tbl>
      <w:tblPr>
        <w:tblStyle w:val="TableGrid"/>
        <w:tblW w:w="0" w:type="auto"/>
        <w:tblInd w:w="284" w:type="dxa"/>
        <w:tblLook w:val="04A0"/>
      </w:tblPr>
      <w:tblGrid>
        <w:gridCol w:w="1787"/>
        <w:gridCol w:w="1605"/>
        <w:gridCol w:w="1849"/>
        <w:gridCol w:w="1856"/>
      </w:tblGrid>
      <w:tr w:rsidR="00EF0287" w:rsidRPr="00403734" w:rsidTr="00284B59">
        <w:tc>
          <w:tcPr>
            <w:tcW w:w="1787" w:type="dxa"/>
            <w:shd w:val="clear" w:color="auto" w:fill="A6A6A6" w:themeFill="background1" w:themeFillShade="A6"/>
          </w:tcPr>
          <w:p w:rsidR="00EF0287" w:rsidRPr="00403734" w:rsidRDefault="00EF0287" w:rsidP="00284B59">
            <w:pPr>
              <w:pStyle w:val="ListParagraph"/>
              <w:ind w:left="0"/>
              <w:jc w:val="center"/>
              <w:rPr>
                <w:b/>
              </w:rPr>
            </w:pPr>
            <w:r>
              <w:rPr>
                <w:b/>
              </w:rPr>
              <w:t>Compte client</w:t>
            </w:r>
          </w:p>
        </w:tc>
        <w:tc>
          <w:tcPr>
            <w:tcW w:w="1605" w:type="dxa"/>
            <w:shd w:val="clear" w:color="auto" w:fill="A6A6A6" w:themeFill="background1" w:themeFillShade="A6"/>
          </w:tcPr>
          <w:p w:rsidR="00EF0287" w:rsidRPr="00403734" w:rsidRDefault="001F3279" w:rsidP="00284B59">
            <w:pPr>
              <w:pStyle w:val="ListParagraph"/>
              <w:ind w:left="0"/>
              <w:jc w:val="center"/>
              <w:rPr>
                <w:b/>
              </w:rPr>
            </w:pPr>
            <w:r>
              <w:rPr>
                <w:b/>
              </w:rPr>
              <w:t xml:space="preserve">Sortie </w:t>
            </w:r>
            <w:r w:rsidR="00EF0287">
              <w:rPr>
                <w:b/>
              </w:rPr>
              <w:t>Titre</w:t>
            </w:r>
            <w:r>
              <w:rPr>
                <w:b/>
              </w:rPr>
              <w:t xml:space="preserve"> A</w:t>
            </w:r>
            <w:r w:rsidR="00EF0287">
              <w:rPr>
                <w:b/>
              </w:rPr>
              <w:t xml:space="preserve"> </w:t>
            </w:r>
          </w:p>
        </w:tc>
        <w:tc>
          <w:tcPr>
            <w:tcW w:w="1849" w:type="dxa"/>
            <w:shd w:val="clear" w:color="auto" w:fill="A6A6A6" w:themeFill="background1" w:themeFillShade="A6"/>
          </w:tcPr>
          <w:p w:rsidR="00EF0287" w:rsidRPr="00403734" w:rsidRDefault="001F3279" w:rsidP="00284B59">
            <w:pPr>
              <w:pStyle w:val="ListParagraph"/>
              <w:ind w:left="0"/>
              <w:jc w:val="center"/>
              <w:rPr>
                <w:b/>
              </w:rPr>
            </w:pPr>
            <w:r>
              <w:rPr>
                <w:b/>
              </w:rPr>
              <w:t>Crédit Titre B</w:t>
            </w:r>
            <w:r w:rsidR="00EF0287">
              <w:rPr>
                <w:b/>
              </w:rPr>
              <w:t xml:space="preserve"> </w:t>
            </w:r>
          </w:p>
        </w:tc>
        <w:tc>
          <w:tcPr>
            <w:tcW w:w="1856" w:type="dxa"/>
            <w:shd w:val="clear" w:color="auto" w:fill="A6A6A6" w:themeFill="background1" w:themeFillShade="A6"/>
          </w:tcPr>
          <w:p w:rsidR="00EF0287" w:rsidRDefault="00EF0287" w:rsidP="00284B59">
            <w:pPr>
              <w:pStyle w:val="ListParagraph"/>
              <w:ind w:left="0"/>
              <w:jc w:val="center"/>
              <w:rPr>
                <w:b/>
              </w:rPr>
            </w:pPr>
            <w:r>
              <w:rPr>
                <w:b/>
              </w:rPr>
              <w:t>Statut</w:t>
            </w:r>
          </w:p>
        </w:tc>
      </w:tr>
      <w:tr w:rsidR="001F3279" w:rsidTr="00284B59">
        <w:tc>
          <w:tcPr>
            <w:tcW w:w="1787" w:type="dxa"/>
          </w:tcPr>
          <w:p w:rsidR="001F3279" w:rsidRPr="00403734" w:rsidRDefault="001F3279"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1F3279" w:rsidRPr="00403734" w:rsidRDefault="001F3279" w:rsidP="00284B59">
            <w:pPr>
              <w:pStyle w:val="ListParagraph"/>
              <w:ind w:left="0"/>
              <w:jc w:val="center"/>
              <w:rPr>
                <w:sz w:val="20"/>
              </w:rPr>
            </w:pPr>
            <w:r>
              <w:rPr>
                <w:sz w:val="20"/>
              </w:rPr>
              <w:t>100</w:t>
            </w:r>
          </w:p>
        </w:tc>
        <w:tc>
          <w:tcPr>
            <w:tcW w:w="1849" w:type="dxa"/>
          </w:tcPr>
          <w:p w:rsidR="001F3279" w:rsidRDefault="001F3279" w:rsidP="00284B59">
            <w:pPr>
              <w:pStyle w:val="ListParagraph"/>
              <w:ind w:left="0"/>
              <w:jc w:val="center"/>
              <w:rPr>
                <w:sz w:val="20"/>
              </w:rPr>
            </w:pPr>
            <w:r>
              <w:rPr>
                <w:sz w:val="20"/>
              </w:rPr>
              <w:t>300</w:t>
            </w:r>
          </w:p>
        </w:tc>
        <w:tc>
          <w:tcPr>
            <w:tcW w:w="1856" w:type="dxa"/>
          </w:tcPr>
          <w:p w:rsidR="001F3279" w:rsidRDefault="001F3279" w:rsidP="00284B59">
            <w:pPr>
              <w:pStyle w:val="ListParagraph"/>
              <w:ind w:left="0"/>
              <w:jc w:val="center"/>
              <w:rPr>
                <w:sz w:val="20"/>
              </w:rPr>
            </w:pPr>
            <w:r>
              <w:rPr>
                <w:sz w:val="20"/>
              </w:rPr>
              <w:t>créé</w:t>
            </w:r>
          </w:p>
        </w:tc>
      </w:tr>
      <w:tr w:rsidR="001F3279" w:rsidTr="00284B59">
        <w:tc>
          <w:tcPr>
            <w:tcW w:w="1787" w:type="dxa"/>
          </w:tcPr>
          <w:p w:rsidR="001F3279" w:rsidRPr="00403734" w:rsidRDefault="001F3279"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1F3279" w:rsidRPr="00403734" w:rsidRDefault="001F3279" w:rsidP="00284B59">
            <w:pPr>
              <w:jc w:val="center"/>
              <w:rPr>
                <w:sz w:val="20"/>
              </w:rPr>
            </w:pPr>
            <w:r>
              <w:rPr>
                <w:sz w:val="20"/>
              </w:rPr>
              <w:t>200</w:t>
            </w:r>
          </w:p>
        </w:tc>
        <w:tc>
          <w:tcPr>
            <w:tcW w:w="1849" w:type="dxa"/>
          </w:tcPr>
          <w:p w:rsidR="001F3279" w:rsidRDefault="001F3279" w:rsidP="00284B59">
            <w:pPr>
              <w:jc w:val="center"/>
              <w:rPr>
                <w:sz w:val="20"/>
              </w:rPr>
            </w:pPr>
            <w:r>
              <w:rPr>
                <w:sz w:val="20"/>
              </w:rPr>
              <w:t>600</w:t>
            </w:r>
          </w:p>
        </w:tc>
        <w:tc>
          <w:tcPr>
            <w:tcW w:w="1856" w:type="dxa"/>
          </w:tcPr>
          <w:p w:rsidR="001F3279" w:rsidRDefault="001F3279" w:rsidP="00284B59">
            <w:pPr>
              <w:jc w:val="center"/>
              <w:rPr>
                <w:sz w:val="20"/>
              </w:rPr>
            </w:pPr>
            <w:r>
              <w:rPr>
                <w:sz w:val="20"/>
              </w:rPr>
              <w:t>créé</w:t>
            </w:r>
          </w:p>
        </w:tc>
      </w:tr>
      <w:tr w:rsidR="001F3279" w:rsidTr="00284B59">
        <w:tc>
          <w:tcPr>
            <w:tcW w:w="1787" w:type="dxa"/>
          </w:tcPr>
          <w:p w:rsidR="001F3279" w:rsidRPr="00403734" w:rsidRDefault="001F3279"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1F3279" w:rsidRPr="00403734" w:rsidRDefault="001F3279" w:rsidP="00284B59">
            <w:pPr>
              <w:pStyle w:val="ListParagraph"/>
              <w:tabs>
                <w:tab w:val="left" w:pos="693"/>
                <w:tab w:val="center" w:pos="850"/>
              </w:tabs>
              <w:ind w:left="0"/>
              <w:jc w:val="center"/>
              <w:rPr>
                <w:sz w:val="20"/>
              </w:rPr>
            </w:pPr>
            <w:r>
              <w:rPr>
                <w:sz w:val="20"/>
              </w:rPr>
              <w:t>50</w:t>
            </w:r>
          </w:p>
        </w:tc>
        <w:tc>
          <w:tcPr>
            <w:tcW w:w="1849" w:type="dxa"/>
          </w:tcPr>
          <w:p w:rsidR="001F3279" w:rsidRDefault="001F3279" w:rsidP="00284B59">
            <w:pPr>
              <w:pStyle w:val="ListParagraph"/>
              <w:tabs>
                <w:tab w:val="left" w:pos="693"/>
                <w:tab w:val="center" w:pos="850"/>
              </w:tabs>
              <w:ind w:left="0"/>
              <w:jc w:val="center"/>
              <w:rPr>
                <w:sz w:val="20"/>
              </w:rPr>
            </w:pPr>
            <w:r>
              <w:rPr>
                <w:sz w:val="20"/>
              </w:rPr>
              <w:t>150</w:t>
            </w:r>
          </w:p>
        </w:tc>
        <w:tc>
          <w:tcPr>
            <w:tcW w:w="1856" w:type="dxa"/>
          </w:tcPr>
          <w:p w:rsidR="001F3279" w:rsidRDefault="001F3279" w:rsidP="00284B59">
            <w:pPr>
              <w:pStyle w:val="ListParagraph"/>
              <w:ind w:left="0"/>
              <w:jc w:val="center"/>
              <w:rPr>
                <w:sz w:val="20"/>
              </w:rPr>
            </w:pPr>
            <w:r>
              <w:rPr>
                <w:sz w:val="20"/>
              </w:rPr>
              <w:t>créé</w:t>
            </w:r>
          </w:p>
        </w:tc>
      </w:tr>
    </w:tbl>
    <w:p w:rsidR="00A879FF" w:rsidRDefault="007875D7" w:rsidP="00FB1421">
      <w:pPr>
        <w:pStyle w:val="ListParagraph"/>
        <w:numPr>
          <w:ilvl w:val="0"/>
          <w:numId w:val="12"/>
        </w:numPr>
        <w:spacing w:line="240" w:lineRule="auto"/>
      </w:pPr>
      <w:r>
        <w:t>un Swift MT566</w:t>
      </w:r>
      <w:r w:rsidR="00A879FF">
        <w:t xml:space="preserve"> ou rapport sera envoyé selon le profil de Reporting des clients</w:t>
      </w:r>
    </w:p>
    <w:p w:rsidR="00337451" w:rsidRDefault="00337451" w:rsidP="00EF0287">
      <w:pPr>
        <w:spacing w:line="240" w:lineRule="auto"/>
        <w:ind w:left="-76"/>
      </w:pPr>
    </w:p>
    <w:p w:rsidR="00EF0287" w:rsidRDefault="00EF0287" w:rsidP="00EF0287">
      <w:pPr>
        <w:spacing w:line="240" w:lineRule="auto"/>
        <w:ind w:left="-76"/>
      </w:pPr>
      <w:r>
        <w:t>Les paiements en espèces de commissions sont calculés et créés en attente de validation.</w:t>
      </w:r>
    </w:p>
    <w:tbl>
      <w:tblPr>
        <w:tblStyle w:val="TableGrid"/>
        <w:tblW w:w="0" w:type="auto"/>
        <w:tblInd w:w="284" w:type="dxa"/>
        <w:tblLook w:val="04A0"/>
      </w:tblPr>
      <w:tblGrid>
        <w:gridCol w:w="1787"/>
        <w:gridCol w:w="1581"/>
        <w:gridCol w:w="1843"/>
        <w:gridCol w:w="1843"/>
      </w:tblGrid>
      <w:tr w:rsidR="00EF0287" w:rsidRPr="00403734" w:rsidTr="00284B59">
        <w:tc>
          <w:tcPr>
            <w:tcW w:w="1787" w:type="dxa"/>
            <w:shd w:val="clear" w:color="auto" w:fill="A6A6A6" w:themeFill="background1" w:themeFillShade="A6"/>
          </w:tcPr>
          <w:p w:rsidR="00EF0287" w:rsidRPr="00403734" w:rsidRDefault="00EF0287" w:rsidP="00284B59">
            <w:pPr>
              <w:pStyle w:val="ListParagraph"/>
              <w:ind w:left="0"/>
              <w:jc w:val="center"/>
              <w:rPr>
                <w:b/>
              </w:rPr>
            </w:pPr>
            <w:r>
              <w:rPr>
                <w:b/>
              </w:rPr>
              <w:t>Compte client</w:t>
            </w:r>
          </w:p>
        </w:tc>
        <w:tc>
          <w:tcPr>
            <w:tcW w:w="1581" w:type="dxa"/>
            <w:shd w:val="clear" w:color="auto" w:fill="A6A6A6" w:themeFill="background1" w:themeFillShade="A6"/>
          </w:tcPr>
          <w:p w:rsidR="00EF0287" w:rsidRPr="00403734" w:rsidRDefault="00EF0287" w:rsidP="00284B59">
            <w:pPr>
              <w:pStyle w:val="ListParagraph"/>
              <w:ind w:left="0"/>
              <w:jc w:val="center"/>
              <w:rPr>
                <w:b/>
              </w:rPr>
            </w:pPr>
            <w:r>
              <w:rPr>
                <w:b/>
              </w:rPr>
              <w:t>commissions</w:t>
            </w:r>
          </w:p>
        </w:tc>
        <w:tc>
          <w:tcPr>
            <w:tcW w:w="1843" w:type="dxa"/>
            <w:shd w:val="clear" w:color="auto" w:fill="A6A6A6" w:themeFill="background1" w:themeFillShade="A6"/>
          </w:tcPr>
          <w:p w:rsidR="00EF0287" w:rsidRPr="00403734" w:rsidRDefault="00EF0287" w:rsidP="00284B59">
            <w:pPr>
              <w:pStyle w:val="ListParagraph"/>
              <w:ind w:left="0"/>
              <w:jc w:val="center"/>
              <w:rPr>
                <w:b/>
              </w:rPr>
            </w:pPr>
            <w:r>
              <w:rPr>
                <w:b/>
              </w:rPr>
              <w:t>Montant Net</w:t>
            </w:r>
          </w:p>
        </w:tc>
        <w:tc>
          <w:tcPr>
            <w:tcW w:w="1843" w:type="dxa"/>
            <w:shd w:val="clear" w:color="auto" w:fill="A6A6A6" w:themeFill="background1" w:themeFillShade="A6"/>
          </w:tcPr>
          <w:p w:rsidR="00EF0287" w:rsidRDefault="00EF0287" w:rsidP="00284B59">
            <w:pPr>
              <w:pStyle w:val="ListParagraph"/>
              <w:ind w:left="0"/>
              <w:jc w:val="center"/>
              <w:rPr>
                <w:b/>
              </w:rPr>
            </w:pPr>
            <w:r>
              <w:rPr>
                <w:b/>
              </w:rPr>
              <w:t>Statut</w:t>
            </w:r>
          </w:p>
        </w:tc>
      </w:tr>
      <w:tr w:rsidR="00EF0287" w:rsidTr="00284B59">
        <w:tc>
          <w:tcPr>
            <w:tcW w:w="1787"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581" w:type="dxa"/>
          </w:tcPr>
          <w:p w:rsidR="00EF0287" w:rsidRPr="00403734" w:rsidRDefault="00EF0287" w:rsidP="00284B59">
            <w:pPr>
              <w:pStyle w:val="ListParagraph"/>
              <w:ind w:left="0"/>
              <w:jc w:val="center"/>
              <w:rPr>
                <w:sz w:val="20"/>
              </w:rPr>
            </w:pPr>
            <w:r>
              <w:rPr>
                <w:sz w:val="20"/>
              </w:rPr>
              <w:t>20 EUR</w:t>
            </w:r>
          </w:p>
        </w:tc>
        <w:tc>
          <w:tcPr>
            <w:tcW w:w="1843" w:type="dxa"/>
          </w:tcPr>
          <w:p w:rsidR="00EF0287" w:rsidRPr="00403734" w:rsidRDefault="00EF0287" w:rsidP="00284B59">
            <w:pPr>
              <w:pStyle w:val="ListParagraph"/>
              <w:ind w:left="0"/>
              <w:jc w:val="center"/>
              <w:rPr>
                <w:sz w:val="20"/>
              </w:rPr>
            </w:pPr>
            <w:r>
              <w:rPr>
                <w:sz w:val="20"/>
              </w:rPr>
              <w:t>20 EUR</w:t>
            </w:r>
          </w:p>
        </w:tc>
        <w:tc>
          <w:tcPr>
            <w:tcW w:w="1843" w:type="dxa"/>
          </w:tcPr>
          <w:p w:rsidR="00EF0287" w:rsidRDefault="00EF0287" w:rsidP="00284B59">
            <w:pPr>
              <w:pStyle w:val="ListParagraph"/>
              <w:ind w:left="0"/>
              <w:jc w:val="center"/>
              <w:rPr>
                <w:sz w:val="20"/>
              </w:rPr>
            </w:pPr>
            <w:r>
              <w:rPr>
                <w:sz w:val="20"/>
              </w:rPr>
              <w:t>En attente</w:t>
            </w:r>
          </w:p>
        </w:tc>
      </w:tr>
      <w:tr w:rsidR="00EF0287" w:rsidTr="00284B59">
        <w:tc>
          <w:tcPr>
            <w:tcW w:w="1787"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581" w:type="dxa"/>
          </w:tcPr>
          <w:p w:rsidR="00EF0287" w:rsidRPr="00403734" w:rsidRDefault="00EF0287" w:rsidP="00284B59">
            <w:pPr>
              <w:pStyle w:val="ListParagraph"/>
              <w:ind w:left="0"/>
              <w:jc w:val="center"/>
              <w:rPr>
                <w:sz w:val="20"/>
              </w:rPr>
            </w:pPr>
            <w:r>
              <w:rPr>
                <w:sz w:val="20"/>
              </w:rPr>
              <w:t>20 EUR</w:t>
            </w:r>
          </w:p>
        </w:tc>
        <w:tc>
          <w:tcPr>
            <w:tcW w:w="1843" w:type="dxa"/>
          </w:tcPr>
          <w:p w:rsidR="00EF0287" w:rsidRPr="00403734" w:rsidRDefault="00EF0287" w:rsidP="00284B59">
            <w:pPr>
              <w:jc w:val="center"/>
              <w:rPr>
                <w:sz w:val="20"/>
              </w:rPr>
            </w:pPr>
            <w:r>
              <w:rPr>
                <w:sz w:val="20"/>
              </w:rPr>
              <w:t>20 EUR</w:t>
            </w:r>
          </w:p>
        </w:tc>
        <w:tc>
          <w:tcPr>
            <w:tcW w:w="1843" w:type="dxa"/>
          </w:tcPr>
          <w:p w:rsidR="00EF0287" w:rsidRDefault="00EF0287" w:rsidP="00284B59">
            <w:pPr>
              <w:jc w:val="center"/>
              <w:rPr>
                <w:sz w:val="20"/>
              </w:rPr>
            </w:pPr>
            <w:r>
              <w:rPr>
                <w:sz w:val="20"/>
              </w:rPr>
              <w:t>En attente</w:t>
            </w:r>
          </w:p>
        </w:tc>
      </w:tr>
      <w:tr w:rsidR="00EF0287" w:rsidTr="00284B59">
        <w:tc>
          <w:tcPr>
            <w:tcW w:w="1787" w:type="dxa"/>
          </w:tcPr>
          <w:p w:rsidR="00EF0287" w:rsidRPr="00403734" w:rsidRDefault="00EF0287"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81" w:type="dxa"/>
          </w:tcPr>
          <w:p w:rsidR="00EF0287" w:rsidRPr="00403734" w:rsidRDefault="00EF0287" w:rsidP="00284B59">
            <w:pPr>
              <w:pStyle w:val="ListParagraph"/>
              <w:ind w:left="0"/>
              <w:jc w:val="center"/>
              <w:rPr>
                <w:sz w:val="20"/>
              </w:rPr>
            </w:pPr>
            <w:r>
              <w:rPr>
                <w:sz w:val="20"/>
              </w:rPr>
              <w:t>20 EUR</w:t>
            </w:r>
          </w:p>
        </w:tc>
        <w:tc>
          <w:tcPr>
            <w:tcW w:w="1843" w:type="dxa"/>
          </w:tcPr>
          <w:p w:rsidR="00EF0287" w:rsidRPr="00403734" w:rsidRDefault="00EF0287" w:rsidP="00284B59">
            <w:pPr>
              <w:pStyle w:val="ListParagraph"/>
              <w:ind w:left="0"/>
              <w:jc w:val="center"/>
              <w:rPr>
                <w:sz w:val="20"/>
              </w:rPr>
            </w:pPr>
            <w:r>
              <w:rPr>
                <w:sz w:val="20"/>
              </w:rPr>
              <w:t>20 EUR</w:t>
            </w:r>
          </w:p>
        </w:tc>
        <w:tc>
          <w:tcPr>
            <w:tcW w:w="1843" w:type="dxa"/>
          </w:tcPr>
          <w:p w:rsidR="00EF0287" w:rsidRDefault="00EF0287" w:rsidP="00284B59">
            <w:pPr>
              <w:pStyle w:val="ListParagraph"/>
              <w:ind w:left="0"/>
              <w:jc w:val="center"/>
              <w:rPr>
                <w:sz w:val="20"/>
              </w:rPr>
            </w:pPr>
            <w:r>
              <w:rPr>
                <w:sz w:val="20"/>
              </w:rPr>
              <w:t>En attente</w:t>
            </w:r>
          </w:p>
        </w:tc>
      </w:tr>
    </w:tbl>
    <w:p w:rsidR="00EF0287" w:rsidRDefault="00EF0287" w:rsidP="00EF0287">
      <w:pPr>
        <w:pStyle w:val="ListParagraph"/>
        <w:spacing w:line="240" w:lineRule="auto"/>
        <w:ind w:left="284"/>
      </w:pPr>
    </w:p>
    <w:p w:rsidR="00024C86" w:rsidRDefault="00024C86" w:rsidP="00FB1421">
      <w:pPr>
        <w:pStyle w:val="ListParagraph"/>
        <w:numPr>
          <w:ilvl w:val="0"/>
          <w:numId w:val="47"/>
        </w:numPr>
        <w:spacing w:line="240" w:lineRule="auto"/>
        <w:ind w:left="284"/>
      </w:pPr>
      <w:r w:rsidRPr="00A358A4">
        <w:t>Validation des paiements espèces :</w:t>
      </w:r>
    </w:p>
    <w:p w:rsidR="00024C86" w:rsidRPr="00A358A4" w:rsidRDefault="00024C86" w:rsidP="00024C86">
      <w:pPr>
        <w:pStyle w:val="ListParagraph"/>
        <w:spacing w:line="240" w:lineRule="auto"/>
        <w:ind w:left="284"/>
        <w:rPr>
          <w:u w:val="single"/>
        </w:rPr>
      </w:pPr>
      <w:r w:rsidRPr="00A358A4">
        <w:rPr>
          <w:u w:val="single"/>
        </w:rPr>
        <w:t xml:space="preserve">Si l’utilisateur choisit de poster des CRO: </w:t>
      </w:r>
    </w:p>
    <w:p w:rsidR="00024C86" w:rsidRPr="00A358A4" w:rsidRDefault="00024C86"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ListParagraph"/>
        <w:numPr>
          <w:ilvl w:val="0"/>
          <w:numId w:val="12"/>
        </w:numPr>
        <w:spacing w:line="240" w:lineRule="auto"/>
        <w:rPr>
          <w:lang w:eastAsia="ar-SA"/>
        </w:rPr>
      </w:pPr>
      <w:r w:rsidRPr="00A358A4">
        <w:rPr>
          <w:lang w:eastAsia="ar-SA"/>
        </w:rPr>
        <w:t>Un message comptable espèce doit être généré vers MegaAccouting</w:t>
      </w:r>
    </w:p>
    <w:p w:rsidR="00024C86" w:rsidRPr="00A358A4" w:rsidRDefault="00024C86"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ListParagraph"/>
        <w:spacing w:line="240" w:lineRule="auto"/>
        <w:ind w:left="284"/>
        <w:rPr>
          <w:u w:val="single"/>
        </w:rPr>
      </w:pPr>
      <w:r w:rsidRPr="00A358A4">
        <w:rPr>
          <w:u w:val="single"/>
        </w:rPr>
        <w:t xml:space="preserve">Si l’utilisateur choisit de ne pas poster des CRO: </w:t>
      </w:r>
    </w:p>
    <w:p w:rsidR="00024C86" w:rsidRDefault="00024C86" w:rsidP="00FB1421">
      <w:pPr>
        <w:pStyle w:val="ListParagraph"/>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024C86" w:rsidRDefault="00024C86" w:rsidP="00024C86">
      <w:pPr>
        <w:pStyle w:val="ListParagraph"/>
        <w:spacing w:line="240" w:lineRule="auto"/>
        <w:ind w:left="284"/>
        <w:rPr>
          <w:lang w:eastAsia="ar-SA"/>
        </w:rPr>
      </w:pPr>
    </w:p>
    <w:p w:rsidR="00024C86" w:rsidRPr="00A358A4" w:rsidRDefault="00024C86" w:rsidP="00FB1421">
      <w:pPr>
        <w:pStyle w:val="ListParagraph"/>
        <w:numPr>
          <w:ilvl w:val="0"/>
          <w:numId w:val="47"/>
        </w:numPr>
        <w:spacing w:line="240" w:lineRule="auto"/>
        <w:ind w:left="284"/>
        <w:rPr>
          <w:lang w:eastAsia="ar-SA"/>
        </w:rPr>
      </w:pPr>
      <w:r w:rsidRPr="00A358A4">
        <w:rPr>
          <w:lang w:eastAsia="ar-SA"/>
        </w:rPr>
        <w:t>Envoi automatique des confirmations de paiements aux clients.</w:t>
      </w:r>
    </w:p>
    <w:p w:rsidR="00024C86" w:rsidRDefault="00024C86" w:rsidP="00FB1421">
      <w:pPr>
        <w:pStyle w:val="ListParagraph"/>
        <w:numPr>
          <w:ilvl w:val="0"/>
          <w:numId w:val="12"/>
        </w:numPr>
        <w:spacing w:line="240" w:lineRule="auto"/>
      </w:pPr>
      <w:r w:rsidRPr="00A358A4">
        <w:t>Un Swift MT566 ou rapport sera envoyé selon le profil de Reporting des clients</w:t>
      </w:r>
    </w:p>
    <w:p w:rsidR="00430112" w:rsidRDefault="00453E7C" w:rsidP="00805681">
      <w:pPr>
        <w:pStyle w:val="Style2"/>
      </w:pPr>
      <w:bookmarkStart w:id="121" w:name="_Toc409450767"/>
      <w:r>
        <w:lastRenderedPageBreak/>
        <w:t>Description du traitement d</w:t>
      </w:r>
      <w:r w:rsidR="00B60DF0">
        <w:t>es</w:t>
      </w:r>
      <w:r w:rsidR="00A52F30">
        <w:t xml:space="preserve"> OST obligatoires </w:t>
      </w:r>
      <w:r w:rsidR="00B04691">
        <w:t>sans choix </w:t>
      </w:r>
      <w:r w:rsidR="00A52F30">
        <w:t>d’</w:t>
      </w:r>
      <w:r w:rsidR="00430112">
        <w:t>échange de titre</w:t>
      </w:r>
      <w:r w:rsidR="00B04691">
        <w:t>s</w:t>
      </w:r>
      <w:r>
        <w:t xml:space="preserve"> avec rompus</w:t>
      </w:r>
      <w:bookmarkEnd w:id="121"/>
    </w:p>
    <w:p w:rsidR="00453E7C" w:rsidRDefault="00453E7C" w:rsidP="00453E7C"/>
    <w:p w:rsidR="007B0361" w:rsidRDefault="007B0361" w:rsidP="007B0361">
      <w:pPr>
        <w:spacing w:line="240" w:lineRule="auto"/>
        <w:jc w:val="both"/>
      </w:pPr>
      <w:r>
        <w:t xml:space="preserve">Ce paragraphe décrit le traitement d’un </w:t>
      </w:r>
      <w:r w:rsidR="00956F60">
        <w:t xml:space="preserve">reverse </w:t>
      </w:r>
      <w:r>
        <w:t>stock split. (SPL</w:t>
      </w:r>
      <w:r w:rsidR="00956F60">
        <w:t>R</w:t>
      </w:r>
      <w:r>
        <w:t>).</w:t>
      </w:r>
    </w:p>
    <w:p w:rsidR="007B0361" w:rsidRDefault="007B0361" w:rsidP="007B0361">
      <w:pPr>
        <w:spacing w:line="240" w:lineRule="auto"/>
        <w:jc w:val="both"/>
      </w:pPr>
      <w:r w:rsidRPr="00EF0287">
        <w:rPr>
          <w:b/>
          <w:i/>
          <w:color w:val="808080" w:themeColor="background1" w:themeShade="80"/>
          <w:sz w:val="20"/>
        </w:rPr>
        <w:t>SPL</w:t>
      </w:r>
      <w:r w:rsidR="00956F60">
        <w:rPr>
          <w:b/>
          <w:i/>
          <w:color w:val="808080" w:themeColor="background1" w:themeShade="80"/>
          <w:sz w:val="20"/>
        </w:rPr>
        <w:t>R</w:t>
      </w:r>
      <w:r w:rsidRPr="00EF0287">
        <w:rPr>
          <w:i/>
          <w:color w:val="808080" w:themeColor="background1" w:themeShade="80"/>
          <w:sz w:val="20"/>
        </w:rPr>
        <w:t> :</w:t>
      </w:r>
      <w:r w:rsidR="00956F60">
        <w:rPr>
          <w:i/>
          <w:color w:val="808080" w:themeColor="background1" w:themeShade="80"/>
          <w:sz w:val="20"/>
        </w:rPr>
        <w:t xml:space="preserve"> la Diminution du nombre d’</w:t>
      </w:r>
      <w:r w:rsidR="00956F60" w:rsidRPr="00956F60">
        <w:rPr>
          <w:i/>
          <w:color w:val="808080" w:themeColor="background1" w:themeShade="80"/>
          <w:sz w:val="20"/>
        </w:rPr>
        <w:t>actions en circulation d'une société sans aucun changement dans les capitaux de</w:t>
      </w:r>
      <w:r w:rsidR="00956F60">
        <w:rPr>
          <w:i/>
          <w:color w:val="808080" w:themeColor="background1" w:themeShade="80"/>
          <w:sz w:val="20"/>
        </w:rPr>
        <w:t>s a</w:t>
      </w:r>
      <w:r w:rsidR="00956F60" w:rsidRPr="00956F60">
        <w:rPr>
          <w:i/>
          <w:color w:val="808080" w:themeColor="background1" w:themeShade="80"/>
          <w:sz w:val="20"/>
        </w:rPr>
        <w:t xml:space="preserve">ctionnaires ou de la valeur marchande totale au moment de la scission. </w:t>
      </w:r>
      <w:r w:rsidR="00956F60">
        <w:rPr>
          <w:i/>
          <w:color w:val="808080" w:themeColor="background1" w:themeShade="80"/>
          <w:sz w:val="20"/>
        </w:rPr>
        <w:t>Le p</w:t>
      </w:r>
      <w:r w:rsidR="00956F60" w:rsidRPr="00956F60">
        <w:rPr>
          <w:i/>
          <w:color w:val="808080" w:themeColor="background1" w:themeShade="80"/>
          <w:sz w:val="20"/>
        </w:rPr>
        <w:t xml:space="preserve">rix des actions et la valeur nominale sont </w:t>
      </w:r>
      <w:r w:rsidR="00956F60">
        <w:rPr>
          <w:i/>
          <w:color w:val="808080" w:themeColor="background1" w:themeShade="80"/>
          <w:sz w:val="20"/>
        </w:rPr>
        <w:t xml:space="preserve">accrus </w:t>
      </w:r>
      <w:r w:rsidR="00956F60" w:rsidRPr="00956F60">
        <w:rPr>
          <w:i/>
          <w:color w:val="808080" w:themeColor="background1" w:themeShade="80"/>
          <w:sz w:val="20"/>
        </w:rPr>
        <w:t xml:space="preserve"> en conséquence.</w:t>
      </w:r>
    </w:p>
    <w:p w:rsidR="007B0361" w:rsidRDefault="007B0361" w:rsidP="007B0361">
      <w:pPr>
        <w:spacing w:line="240" w:lineRule="auto"/>
        <w:jc w:val="both"/>
      </w:pPr>
    </w:p>
    <w:p w:rsidR="007B0361" w:rsidRDefault="007B0361" w:rsidP="00FB1421">
      <w:pPr>
        <w:pStyle w:val="ListParagraph"/>
        <w:numPr>
          <w:ilvl w:val="0"/>
          <w:numId w:val="46"/>
        </w:numPr>
        <w:spacing w:line="240" w:lineRule="auto"/>
        <w:ind w:left="284"/>
        <w:jc w:val="both"/>
      </w:pPr>
      <w:r>
        <w:t>Réception d’un préavis d’annonce via MT564 de BPSS ou Euroclear</w:t>
      </w:r>
    </w:p>
    <w:p w:rsidR="00241B46" w:rsidRDefault="007B0361" w:rsidP="00FB1421">
      <w:pPr>
        <w:pStyle w:val="ListParagraph"/>
        <w:numPr>
          <w:ilvl w:val="0"/>
          <w:numId w:val="12"/>
        </w:numPr>
        <w:spacing w:line="240" w:lineRule="auto"/>
        <w:jc w:val="both"/>
      </w:pPr>
      <w:r>
        <w:t>Une annonce est automatiquement créée dans MegaCor reflétant des données reçues</w:t>
      </w:r>
      <w:r w:rsidR="00AD3541">
        <w:t>.</w:t>
      </w:r>
    </w:p>
    <w:tbl>
      <w:tblPr>
        <w:tblStyle w:val="TableGrid"/>
        <w:tblW w:w="0" w:type="auto"/>
        <w:tblInd w:w="392" w:type="dxa"/>
        <w:tblLook w:val="04A0"/>
      </w:tblPr>
      <w:tblGrid>
        <w:gridCol w:w="4291"/>
        <w:gridCol w:w="4277"/>
      </w:tblGrid>
      <w:tr w:rsidR="007B0361" w:rsidTr="00284B59">
        <w:tc>
          <w:tcPr>
            <w:tcW w:w="4291" w:type="dxa"/>
            <w:shd w:val="clear" w:color="auto" w:fill="A6A6A6" w:themeFill="background1" w:themeFillShade="A6"/>
          </w:tcPr>
          <w:p w:rsidR="007B0361" w:rsidRPr="00403734" w:rsidRDefault="007B0361" w:rsidP="00284B59">
            <w:pPr>
              <w:pStyle w:val="ListParagraph"/>
              <w:ind w:left="0"/>
              <w:rPr>
                <w:b/>
              </w:rPr>
            </w:pPr>
            <w:r w:rsidRPr="00403734">
              <w:rPr>
                <w:b/>
              </w:rPr>
              <w:t xml:space="preserve">Données </w:t>
            </w:r>
          </w:p>
        </w:tc>
        <w:tc>
          <w:tcPr>
            <w:tcW w:w="4277" w:type="dxa"/>
            <w:shd w:val="clear" w:color="auto" w:fill="A6A6A6" w:themeFill="background1" w:themeFillShade="A6"/>
          </w:tcPr>
          <w:p w:rsidR="007B0361" w:rsidRPr="00403734" w:rsidRDefault="007B0361" w:rsidP="00284B59">
            <w:pPr>
              <w:pStyle w:val="ListParagraph"/>
              <w:ind w:left="0"/>
              <w:rPr>
                <w:b/>
              </w:rPr>
            </w:pPr>
            <w:r w:rsidRPr="00403734">
              <w:rPr>
                <w:b/>
              </w:rPr>
              <w:t>Valeur</w:t>
            </w:r>
          </w:p>
        </w:tc>
      </w:tr>
      <w:tr w:rsidR="007B0361" w:rsidTr="00284B59">
        <w:tc>
          <w:tcPr>
            <w:tcW w:w="4291" w:type="dxa"/>
          </w:tcPr>
          <w:p w:rsidR="007B0361" w:rsidRPr="00403734" w:rsidRDefault="007B0361" w:rsidP="00284B59">
            <w:pPr>
              <w:pStyle w:val="ListParagraph"/>
              <w:ind w:left="0"/>
              <w:rPr>
                <w:sz w:val="20"/>
              </w:rPr>
            </w:pPr>
            <w:r w:rsidRPr="00403734">
              <w:rPr>
                <w:sz w:val="20"/>
              </w:rPr>
              <w:t>Titre concerné</w:t>
            </w:r>
          </w:p>
        </w:tc>
        <w:tc>
          <w:tcPr>
            <w:tcW w:w="4277" w:type="dxa"/>
          </w:tcPr>
          <w:p w:rsidR="007B0361" w:rsidRPr="00403734" w:rsidRDefault="007B0361" w:rsidP="00284B59">
            <w:pPr>
              <w:pStyle w:val="ListParagraph"/>
              <w:ind w:left="0"/>
              <w:rPr>
                <w:sz w:val="20"/>
              </w:rPr>
            </w:pPr>
            <w:r>
              <w:rPr>
                <w:sz w:val="20"/>
              </w:rPr>
              <w:t>Titre A</w:t>
            </w:r>
          </w:p>
        </w:tc>
      </w:tr>
      <w:tr w:rsidR="007B0361" w:rsidTr="00284B59">
        <w:tc>
          <w:tcPr>
            <w:tcW w:w="4291" w:type="dxa"/>
          </w:tcPr>
          <w:p w:rsidR="007B0361" w:rsidRPr="00403734" w:rsidRDefault="007B0361" w:rsidP="00284B59">
            <w:pPr>
              <w:pStyle w:val="ListParagraph"/>
              <w:ind w:left="0"/>
              <w:rPr>
                <w:sz w:val="20"/>
              </w:rPr>
            </w:pPr>
            <w:r w:rsidRPr="00403734">
              <w:rPr>
                <w:sz w:val="20"/>
              </w:rPr>
              <w:t>Date de détachement</w:t>
            </w:r>
          </w:p>
        </w:tc>
        <w:tc>
          <w:tcPr>
            <w:tcW w:w="4277" w:type="dxa"/>
          </w:tcPr>
          <w:p w:rsidR="007B0361" w:rsidRPr="00403734" w:rsidRDefault="007B0361" w:rsidP="00284B59">
            <w:pPr>
              <w:pStyle w:val="ListParagraph"/>
              <w:ind w:left="0"/>
              <w:rPr>
                <w:sz w:val="20"/>
              </w:rPr>
            </w:pPr>
            <w:r w:rsidRPr="00403734">
              <w:rPr>
                <w:sz w:val="20"/>
              </w:rPr>
              <w:t>15/12/2014</w:t>
            </w:r>
          </w:p>
        </w:tc>
      </w:tr>
      <w:tr w:rsidR="007B0361" w:rsidTr="00284B59">
        <w:tc>
          <w:tcPr>
            <w:tcW w:w="4291" w:type="dxa"/>
          </w:tcPr>
          <w:p w:rsidR="007B0361" w:rsidRPr="00403734" w:rsidRDefault="007B0361" w:rsidP="00284B59">
            <w:pPr>
              <w:pStyle w:val="ListParagraph"/>
              <w:ind w:left="0"/>
              <w:rPr>
                <w:sz w:val="20"/>
              </w:rPr>
            </w:pPr>
            <w:r w:rsidRPr="00403734">
              <w:rPr>
                <w:sz w:val="20"/>
              </w:rPr>
              <w:t>Date de d’enregistrement</w:t>
            </w:r>
          </w:p>
        </w:tc>
        <w:tc>
          <w:tcPr>
            <w:tcW w:w="4277" w:type="dxa"/>
          </w:tcPr>
          <w:p w:rsidR="007B0361" w:rsidRPr="00403734" w:rsidRDefault="007B0361" w:rsidP="00284B59">
            <w:pPr>
              <w:pStyle w:val="ListParagraph"/>
              <w:ind w:left="0"/>
              <w:rPr>
                <w:sz w:val="20"/>
              </w:rPr>
            </w:pPr>
            <w:r w:rsidRPr="00403734">
              <w:rPr>
                <w:sz w:val="20"/>
              </w:rPr>
              <w:t>16/12/2014</w:t>
            </w:r>
          </w:p>
        </w:tc>
      </w:tr>
      <w:tr w:rsidR="007B0361" w:rsidTr="00284B59">
        <w:tc>
          <w:tcPr>
            <w:tcW w:w="4291" w:type="dxa"/>
          </w:tcPr>
          <w:p w:rsidR="007B0361" w:rsidRPr="00403734" w:rsidRDefault="007B0361" w:rsidP="00284B59">
            <w:pPr>
              <w:pStyle w:val="ListParagraph"/>
              <w:ind w:left="0"/>
              <w:rPr>
                <w:sz w:val="20"/>
              </w:rPr>
            </w:pPr>
            <w:r w:rsidRPr="00403734">
              <w:rPr>
                <w:sz w:val="20"/>
              </w:rPr>
              <w:t xml:space="preserve">Date de paiement </w:t>
            </w:r>
          </w:p>
        </w:tc>
        <w:tc>
          <w:tcPr>
            <w:tcW w:w="4277" w:type="dxa"/>
          </w:tcPr>
          <w:p w:rsidR="007B0361" w:rsidRPr="00403734" w:rsidRDefault="007B0361" w:rsidP="00284B59">
            <w:pPr>
              <w:pStyle w:val="ListParagraph"/>
              <w:ind w:left="0"/>
              <w:rPr>
                <w:sz w:val="20"/>
              </w:rPr>
            </w:pPr>
            <w:r w:rsidRPr="00403734">
              <w:rPr>
                <w:sz w:val="20"/>
              </w:rPr>
              <w:t>17/12/2014</w:t>
            </w:r>
          </w:p>
        </w:tc>
      </w:tr>
      <w:tr w:rsidR="007B0361" w:rsidTr="00284B59">
        <w:tc>
          <w:tcPr>
            <w:tcW w:w="4291" w:type="dxa"/>
          </w:tcPr>
          <w:p w:rsidR="007B0361" w:rsidRPr="00403734" w:rsidRDefault="007B0361" w:rsidP="00284B59">
            <w:pPr>
              <w:pStyle w:val="ListParagraph"/>
              <w:ind w:left="0"/>
              <w:rPr>
                <w:sz w:val="20"/>
              </w:rPr>
            </w:pPr>
            <w:r>
              <w:rPr>
                <w:sz w:val="20"/>
              </w:rPr>
              <w:t>Entrée de droit</w:t>
            </w:r>
          </w:p>
        </w:tc>
        <w:tc>
          <w:tcPr>
            <w:tcW w:w="4277" w:type="dxa"/>
          </w:tcPr>
          <w:p w:rsidR="007B0361" w:rsidRPr="00403734" w:rsidRDefault="007B0361" w:rsidP="00284B59">
            <w:pPr>
              <w:pStyle w:val="ListParagraph"/>
              <w:ind w:left="0"/>
              <w:rPr>
                <w:sz w:val="20"/>
              </w:rPr>
            </w:pPr>
            <w:r>
              <w:rPr>
                <w:sz w:val="20"/>
              </w:rPr>
              <w:t>Titre B</w:t>
            </w:r>
          </w:p>
        </w:tc>
      </w:tr>
      <w:tr w:rsidR="007B0361" w:rsidTr="00284B59">
        <w:tc>
          <w:tcPr>
            <w:tcW w:w="4291" w:type="dxa"/>
          </w:tcPr>
          <w:p w:rsidR="007B0361" w:rsidRDefault="007B0361" w:rsidP="00284B59">
            <w:pPr>
              <w:pStyle w:val="ListParagraph"/>
              <w:ind w:left="0"/>
              <w:rPr>
                <w:sz w:val="20"/>
              </w:rPr>
            </w:pPr>
            <w:r>
              <w:rPr>
                <w:sz w:val="20"/>
              </w:rPr>
              <w:t>Parité sortante</w:t>
            </w:r>
          </w:p>
        </w:tc>
        <w:tc>
          <w:tcPr>
            <w:tcW w:w="4277" w:type="dxa"/>
          </w:tcPr>
          <w:p w:rsidR="007B0361" w:rsidRDefault="00560E10" w:rsidP="00284B59">
            <w:pPr>
              <w:pStyle w:val="ListParagraph"/>
              <w:ind w:left="0"/>
              <w:rPr>
                <w:sz w:val="20"/>
              </w:rPr>
            </w:pPr>
            <w:r>
              <w:rPr>
                <w:sz w:val="20"/>
              </w:rPr>
              <w:t>3</w:t>
            </w:r>
          </w:p>
        </w:tc>
      </w:tr>
      <w:tr w:rsidR="007B0361" w:rsidTr="00284B59">
        <w:tc>
          <w:tcPr>
            <w:tcW w:w="4291" w:type="dxa"/>
          </w:tcPr>
          <w:p w:rsidR="007B0361" w:rsidRDefault="007B0361" w:rsidP="00284B59">
            <w:pPr>
              <w:pStyle w:val="ListParagraph"/>
              <w:ind w:left="0"/>
              <w:rPr>
                <w:sz w:val="20"/>
              </w:rPr>
            </w:pPr>
            <w:r>
              <w:rPr>
                <w:sz w:val="20"/>
              </w:rPr>
              <w:t>Parité entrante</w:t>
            </w:r>
          </w:p>
        </w:tc>
        <w:tc>
          <w:tcPr>
            <w:tcW w:w="4277" w:type="dxa"/>
          </w:tcPr>
          <w:p w:rsidR="007B0361" w:rsidRDefault="00560E10" w:rsidP="00284B59">
            <w:pPr>
              <w:pStyle w:val="ListParagraph"/>
              <w:ind w:left="0"/>
              <w:rPr>
                <w:sz w:val="20"/>
              </w:rPr>
            </w:pPr>
            <w:r>
              <w:rPr>
                <w:sz w:val="20"/>
              </w:rPr>
              <w:t>1</w:t>
            </w:r>
          </w:p>
        </w:tc>
      </w:tr>
      <w:tr w:rsidR="007B0361" w:rsidTr="00284B59">
        <w:tc>
          <w:tcPr>
            <w:tcW w:w="4291" w:type="dxa"/>
          </w:tcPr>
          <w:p w:rsidR="007B0361" w:rsidRDefault="007B0361" w:rsidP="00284B59">
            <w:pPr>
              <w:pStyle w:val="ListParagraph"/>
              <w:ind w:left="0"/>
              <w:rPr>
                <w:sz w:val="20"/>
              </w:rPr>
            </w:pPr>
            <w:r>
              <w:rPr>
                <w:sz w:val="20"/>
              </w:rPr>
              <w:t>Arrondissement quantité entrante</w:t>
            </w:r>
          </w:p>
        </w:tc>
        <w:tc>
          <w:tcPr>
            <w:tcW w:w="4277" w:type="dxa"/>
          </w:tcPr>
          <w:p w:rsidR="007B0361" w:rsidRDefault="00A30219" w:rsidP="00284B59">
            <w:pPr>
              <w:pStyle w:val="ListParagraph"/>
              <w:ind w:left="0"/>
              <w:rPr>
                <w:sz w:val="20"/>
              </w:rPr>
            </w:pPr>
            <w:r>
              <w:rPr>
                <w:sz w:val="20"/>
              </w:rPr>
              <w:t>I</w:t>
            </w:r>
            <w:r w:rsidR="007B0361">
              <w:rPr>
                <w:sz w:val="20"/>
              </w:rPr>
              <w:t>nférieur</w:t>
            </w:r>
          </w:p>
        </w:tc>
      </w:tr>
    </w:tbl>
    <w:p w:rsidR="007B0361" w:rsidRDefault="007B0361" w:rsidP="007B0361">
      <w:pPr>
        <w:pStyle w:val="ListParagraph"/>
        <w:spacing w:line="240" w:lineRule="auto"/>
      </w:pPr>
    </w:p>
    <w:p w:rsidR="007B0361" w:rsidRDefault="007B0361" w:rsidP="00FB1421">
      <w:pPr>
        <w:pStyle w:val="ListParagraph"/>
        <w:numPr>
          <w:ilvl w:val="0"/>
          <w:numId w:val="46"/>
        </w:numPr>
        <w:spacing w:line="240" w:lineRule="auto"/>
        <w:ind w:left="284"/>
        <w:jc w:val="both"/>
      </w:pPr>
      <w:r>
        <w:t>Calcul des Positions éligibles en se basant sur la date de détachement (ex-date) et les positions fermes + suspens éligibles.</w:t>
      </w:r>
    </w:p>
    <w:p w:rsidR="007B0361" w:rsidRDefault="007B0361" w:rsidP="007B0361">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à tout moment du cycle vie de </w:t>
      </w:r>
      <w:r w:rsidRPr="0054545D">
        <w:rPr>
          <w:lang w:eastAsia="ar-SA"/>
        </w:rPr>
        <w:t>l’opération, afin de voir l’évolution des mouvements en cours.</w:t>
      </w:r>
    </w:p>
    <w:p w:rsidR="007B0361" w:rsidRPr="00426C76" w:rsidRDefault="008518FB" w:rsidP="007B0361">
      <w:pPr>
        <w:spacing w:line="240" w:lineRule="auto"/>
        <w:rPr>
          <w:b/>
        </w:rPr>
      </w:pPr>
      <w:r>
        <w:rPr>
          <w:b/>
        </w:rPr>
        <w:t xml:space="preserve">Position </w:t>
      </w:r>
      <w:r w:rsidR="007B0361"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7B0361" w:rsidRPr="00403734" w:rsidTr="00284B59">
        <w:tc>
          <w:tcPr>
            <w:tcW w:w="1845" w:type="dxa"/>
            <w:shd w:val="clear" w:color="auto" w:fill="A6A6A6" w:themeFill="background1" w:themeFillShade="A6"/>
          </w:tcPr>
          <w:p w:rsidR="007B0361" w:rsidRPr="00403734" w:rsidRDefault="007B0361" w:rsidP="00284B59">
            <w:pPr>
              <w:pStyle w:val="ListParagraph"/>
              <w:ind w:left="0"/>
              <w:jc w:val="center"/>
              <w:rPr>
                <w:b/>
              </w:rPr>
            </w:pPr>
            <w:r>
              <w:rPr>
                <w:b/>
              </w:rPr>
              <w:t>Compte client</w:t>
            </w:r>
          </w:p>
        </w:tc>
        <w:tc>
          <w:tcPr>
            <w:tcW w:w="1645" w:type="dxa"/>
            <w:shd w:val="clear" w:color="auto" w:fill="A6A6A6" w:themeFill="background1" w:themeFillShade="A6"/>
          </w:tcPr>
          <w:p w:rsidR="007B0361" w:rsidRPr="00403734" w:rsidRDefault="007B0361" w:rsidP="00284B59">
            <w:pPr>
              <w:pStyle w:val="ListParagraph"/>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7B0361" w:rsidRPr="000F5BDC" w:rsidRDefault="007B0361" w:rsidP="00284B59">
            <w:pPr>
              <w:pStyle w:val="ListParagraph"/>
              <w:ind w:left="0"/>
              <w:jc w:val="center"/>
            </w:pPr>
            <w:r w:rsidRPr="00500481">
              <w:rPr>
                <w:b/>
              </w:rPr>
              <w:t>Suspens</w:t>
            </w:r>
            <w:r w:rsidRPr="000F5BDC">
              <w:t>*</w:t>
            </w:r>
          </w:p>
        </w:tc>
        <w:tc>
          <w:tcPr>
            <w:tcW w:w="1717" w:type="dxa"/>
            <w:shd w:val="clear" w:color="auto" w:fill="A6A6A6" w:themeFill="background1" w:themeFillShade="A6"/>
          </w:tcPr>
          <w:p w:rsidR="007B0361" w:rsidRPr="00403734" w:rsidRDefault="007B0361" w:rsidP="00284B59">
            <w:pPr>
              <w:pStyle w:val="ListParagraph"/>
              <w:ind w:left="0"/>
              <w:jc w:val="center"/>
              <w:rPr>
                <w:b/>
              </w:rPr>
            </w:pPr>
            <w:r w:rsidRPr="00403734">
              <w:rPr>
                <w:b/>
              </w:rPr>
              <w:t>Position éligible</w:t>
            </w:r>
          </w:p>
        </w:tc>
      </w:tr>
      <w:tr w:rsidR="007B0361" w:rsidTr="00284B59">
        <w:tc>
          <w:tcPr>
            <w:tcW w:w="1845"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ListParagraph"/>
              <w:ind w:left="0"/>
              <w:jc w:val="center"/>
              <w:rPr>
                <w:sz w:val="20"/>
              </w:rPr>
            </w:pPr>
            <w:r w:rsidRPr="00403734">
              <w:rPr>
                <w:sz w:val="20"/>
              </w:rPr>
              <w:t>100</w:t>
            </w:r>
          </w:p>
        </w:tc>
        <w:tc>
          <w:tcPr>
            <w:tcW w:w="1917" w:type="dxa"/>
          </w:tcPr>
          <w:p w:rsidR="007B0361" w:rsidRPr="000F5BDC" w:rsidRDefault="007B0361" w:rsidP="00284B59">
            <w:pPr>
              <w:pStyle w:val="ListParagraph"/>
              <w:ind w:left="0"/>
              <w:jc w:val="center"/>
              <w:rPr>
                <w:sz w:val="20"/>
              </w:rPr>
            </w:pPr>
            <w:r>
              <w:rPr>
                <w:sz w:val="20"/>
              </w:rPr>
              <w:t>0</w:t>
            </w:r>
          </w:p>
        </w:tc>
        <w:tc>
          <w:tcPr>
            <w:tcW w:w="1717" w:type="dxa"/>
          </w:tcPr>
          <w:p w:rsidR="007B0361" w:rsidRPr="00403734" w:rsidRDefault="007B0361" w:rsidP="00284B59">
            <w:pPr>
              <w:pStyle w:val="ListParagraph"/>
              <w:ind w:left="0"/>
              <w:jc w:val="center"/>
              <w:rPr>
                <w:sz w:val="20"/>
              </w:rPr>
            </w:pPr>
            <w:r w:rsidRPr="00403734">
              <w:rPr>
                <w:sz w:val="20"/>
              </w:rPr>
              <w:t>1</w:t>
            </w:r>
            <w:r>
              <w:rPr>
                <w:sz w:val="20"/>
              </w:rPr>
              <w:t>0</w:t>
            </w:r>
            <w:r w:rsidRPr="00403734">
              <w:rPr>
                <w:sz w:val="20"/>
              </w:rPr>
              <w:t>0</w:t>
            </w:r>
          </w:p>
        </w:tc>
      </w:tr>
      <w:tr w:rsidR="007B0361" w:rsidTr="00284B59">
        <w:tc>
          <w:tcPr>
            <w:tcW w:w="1845"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ListParagraph"/>
              <w:ind w:left="0"/>
              <w:jc w:val="center"/>
              <w:rPr>
                <w:sz w:val="20"/>
              </w:rPr>
            </w:pPr>
            <w:r w:rsidRPr="00403734">
              <w:rPr>
                <w:sz w:val="20"/>
              </w:rPr>
              <w:t>200</w:t>
            </w:r>
          </w:p>
        </w:tc>
        <w:tc>
          <w:tcPr>
            <w:tcW w:w="1917" w:type="dxa"/>
          </w:tcPr>
          <w:p w:rsidR="007B0361" w:rsidRPr="000F5BDC" w:rsidRDefault="007B0361" w:rsidP="00284B59">
            <w:pPr>
              <w:jc w:val="center"/>
              <w:rPr>
                <w:sz w:val="20"/>
              </w:rPr>
            </w:pPr>
            <w:r>
              <w:rPr>
                <w:sz w:val="20"/>
              </w:rPr>
              <w:t>0</w:t>
            </w:r>
          </w:p>
        </w:tc>
        <w:tc>
          <w:tcPr>
            <w:tcW w:w="1717" w:type="dxa"/>
          </w:tcPr>
          <w:p w:rsidR="007B0361" w:rsidRPr="00403734" w:rsidRDefault="007B0361" w:rsidP="00284B59">
            <w:pPr>
              <w:pStyle w:val="ListParagraph"/>
              <w:ind w:left="0"/>
              <w:jc w:val="center"/>
              <w:rPr>
                <w:sz w:val="20"/>
              </w:rPr>
            </w:pPr>
            <w:r>
              <w:rPr>
                <w:sz w:val="20"/>
              </w:rPr>
              <w:t>200</w:t>
            </w:r>
          </w:p>
        </w:tc>
      </w:tr>
      <w:tr w:rsidR="007B0361" w:rsidTr="00284B59">
        <w:tc>
          <w:tcPr>
            <w:tcW w:w="1845"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7B0361"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ListParagraph"/>
              <w:ind w:left="0"/>
              <w:jc w:val="center"/>
              <w:rPr>
                <w:sz w:val="20"/>
              </w:rPr>
            </w:pPr>
            <w:r>
              <w:rPr>
                <w:sz w:val="20"/>
              </w:rPr>
              <w:t>50</w:t>
            </w:r>
          </w:p>
        </w:tc>
        <w:tc>
          <w:tcPr>
            <w:tcW w:w="1917" w:type="dxa"/>
          </w:tcPr>
          <w:p w:rsidR="007B0361" w:rsidRPr="000F5BDC" w:rsidRDefault="007B0361" w:rsidP="00284B59">
            <w:pPr>
              <w:pStyle w:val="ListParagraph"/>
              <w:ind w:left="0"/>
              <w:jc w:val="center"/>
              <w:rPr>
                <w:sz w:val="20"/>
              </w:rPr>
            </w:pPr>
            <w:r w:rsidRPr="000F5BDC">
              <w:rPr>
                <w:sz w:val="20"/>
              </w:rPr>
              <w:t>0</w:t>
            </w:r>
          </w:p>
        </w:tc>
        <w:tc>
          <w:tcPr>
            <w:tcW w:w="1717" w:type="dxa"/>
          </w:tcPr>
          <w:p w:rsidR="007B0361" w:rsidRPr="00403734" w:rsidRDefault="007B0361" w:rsidP="00284B59">
            <w:pPr>
              <w:pStyle w:val="ListParagraph"/>
              <w:ind w:left="0"/>
              <w:jc w:val="center"/>
              <w:rPr>
                <w:sz w:val="20"/>
              </w:rPr>
            </w:pPr>
            <w:r>
              <w:rPr>
                <w:sz w:val="20"/>
              </w:rPr>
              <w:t>50</w:t>
            </w:r>
          </w:p>
        </w:tc>
      </w:tr>
    </w:tbl>
    <w:p w:rsidR="007B0361" w:rsidRPr="00403734" w:rsidRDefault="007B0361" w:rsidP="007B0361">
      <w:pPr>
        <w:pStyle w:val="ListParagraph"/>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7B0361" w:rsidRPr="00426C76" w:rsidRDefault="008518FB" w:rsidP="007B0361">
      <w:pPr>
        <w:spacing w:line="240" w:lineRule="auto"/>
        <w:rPr>
          <w:b/>
        </w:rPr>
      </w:pPr>
      <w:r>
        <w:rPr>
          <w:b/>
        </w:rPr>
        <w:t xml:space="preserve">Position </w:t>
      </w:r>
      <w:r w:rsidR="007B0361" w:rsidRPr="00426C76">
        <w:rPr>
          <w:b/>
        </w:rPr>
        <w:t xml:space="preserve">Marché </w:t>
      </w:r>
    </w:p>
    <w:tbl>
      <w:tblPr>
        <w:tblStyle w:val="TableGrid"/>
        <w:tblW w:w="0" w:type="auto"/>
        <w:tblInd w:w="284" w:type="dxa"/>
        <w:tblLook w:val="04A0"/>
      </w:tblPr>
      <w:tblGrid>
        <w:gridCol w:w="1645"/>
        <w:gridCol w:w="1880"/>
        <w:gridCol w:w="1917"/>
        <w:gridCol w:w="1717"/>
      </w:tblGrid>
      <w:tr w:rsidR="007B0361" w:rsidRPr="00403734" w:rsidTr="00284B59">
        <w:tc>
          <w:tcPr>
            <w:tcW w:w="1645" w:type="dxa"/>
            <w:shd w:val="clear" w:color="auto" w:fill="A6A6A6" w:themeFill="background1" w:themeFillShade="A6"/>
          </w:tcPr>
          <w:p w:rsidR="007B0361" w:rsidRPr="00403734" w:rsidRDefault="007B0361" w:rsidP="00284B59">
            <w:pPr>
              <w:pStyle w:val="ListParagraph"/>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7B0361" w:rsidRPr="00403734" w:rsidRDefault="007B0361" w:rsidP="00284B59">
            <w:pPr>
              <w:pStyle w:val="ListParagraph"/>
              <w:ind w:left="0"/>
              <w:jc w:val="center"/>
              <w:rPr>
                <w:b/>
              </w:rPr>
            </w:pPr>
            <w:r w:rsidRPr="00403734">
              <w:rPr>
                <w:b/>
              </w:rPr>
              <w:t>Suspens</w:t>
            </w:r>
            <w:r>
              <w:rPr>
                <w:b/>
              </w:rPr>
              <w:t>*</w:t>
            </w:r>
          </w:p>
        </w:tc>
        <w:tc>
          <w:tcPr>
            <w:tcW w:w="1717" w:type="dxa"/>
            <w:shd w:val="clear" w:color="auto" w:fill="A6A6A6" w:themeFill="background1" w:themeFillShade="A6"/>
          </w:tcPr>
          <w:p w:rsidR="007B0361" w:rsidRPr="00403734" w:rsidRDefault="007B0361" w:rsidP="00284B59">
            <w:pPr>
              <w:pStyle w:val="ListParagraph"/>
              <w:ind w:left="0"/>
              <w:jc w:val="center"/>
              <w:rPr>
                <w:b/>
              </w:rPr>
            </w:pPr>
            <w:r w:rsidRPr="00403734">
              <w:rPr>
                <w:b/>
              </w:rPr>
              <w:t>Position éligible</w:t>
            </w:r>
          </w:p>
        </w:tc>
      </w:tr>
      <w:tr w:rsidR="007B0361" w:rsidTr="00284B59">
        <w:tc>
          <w:tcPr>
            <w:tcW w:w="1645"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ListParagraph"/>
              <w:ind w:left="0"/>
              <w:jc w:val="center"/>
              <w:rPr>
                <w:sz w:val="20"/>
              </w:rPr>
            </w:pPr>
            <w:r>
              <w:rPr>
                <w:sz w:val="20"/>
              </w:rPr>
              <w:t>300</w:t>
            </w:r>
          </w:p>
        </w:tc>
        <w:tc>
          <w:tcPr>
            <w:tcW w:w="1917" w:type="dxa"/>
          </w:tcPr>
          <w:p w:rsidR="007B0361" w:rsidRPr="00403734" w:rsidRDefault="007B0361" w:rsidP="00284B59">
            <w:pPr>
              <w:pStyle w:val="ListParagraph"/>
              <w:ind w:left="0"/>
              <w:jc w:val="center"/>
              <w:rPr>
                <w:sz w:val="20"/>
              </w:rPr>
            </w:pPr>
            <w:r>
              <w:rPr>
                <w:sz w:val="20"/>
              </w:rPr>
              <w:t>0</w:t>
            </w:r>
          </w:p>
        </w:tc>
        <w:tc>
          <w:tcPr>
            <w:tcW w:w="1717" w:type="dxa"/>
          </w:tcPr>
          <w:p w:rsidR="007B0361" w:rsidRPr="00403734" w:rsidRDefault="007B0361" w:rsidP="00284B59">
            <w:pPr>
              <w:pStyle w:val="ListParagraph"/>
              <w:ind w:left="0"/>
              <w:jc w:val="center"/>
              <w:rPr>
                <w:sz w:val="20"/>
              </w:rPr>
            </w:pPr>
            <w:r>
              <w:rPr>
                <w:sz w:val="20"/>
              </w:rPr>
              <w:t>300</w:t>
            </w:r>
          </w:p>
        </w:tc>
      </w:tr>
      <w:tr w:rsidR="007B0361" w:rsidTr="00284B59">
        <w:tc>
          <w:tcPr>
            <w:tcW w:w="1645" w:type="dxa"/>
          </w:tcPr>
          <w:p w:rsidR="007B0361"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ListParagraph"/>
              <w:ind w:left="0"/>
              <w:jc w:val="center"/>
              <w:rPr>
                <w:sz w:val="20"/>
              </w:rPr>
            </w:pPr>
            <w:r>
              <w:rPr>
                <w:sz w:val="20"/>
              </w:rPr>
              <w:t>50</w:t>
            </w:r>
          </w:p>
        </w:tc>
        <w:tc>
          <w:tcPr>
            <w:tcW w:w="1917" w:type="dxa"/>
          </w:tcPr>
          <w:p w:rsidR="007B0361" w:rsidRPr="00403734" w:rsidRDefault="007B0361" w:rsidP="00284B59">
            <w:pPr>
              <w:pStyle w:val="ListParagraph"/>
              <w:ind w:left="0"/>
              <w:jc w:val="center"/>
              <w:rPr>
                <w:sz w:val="20"/>
              </w:rPr>
            </w:pPr>
            <w:r>
              <w:rPr>
                <w:sz w:val="20"/>
              </w:rPr>
              <w:t>0</w:t>
            </w:r>
          </w:p>
        </w:tc>
        <w:tc>
          <w:tcPr>
            <w:tcW w:w="1717" w:type="dxa"/>
          </w:tcPr>
          <w:p w:rsidR="007B0361" w:rsidRPr="00403734" w:rsidRDefault="007B0361" w:rsidP="00284B59">
            <w:pPr>
              <w:pStyle w:val="ListParagraph"/>
              <w:ind w:left="0"/>
              <w:jc w:val="center"/>
              <w:rPr>
                <w:sz w:val="20"/>
              </w:rPr>
            </w:pPr>
            <w:r>
              <w:rPr>
                <w:sz w:val="20"/>
              </w:rPr>
              <w:t>50</w:t>
            </w:r>
          </w:p>
        </w:tc>
      </w:tr>
    </w:tbl>
    <w:p w:rsidR="007B0361" w:rsidRDefault="007B0361" w:rsidP="007B0361">
      <w:pPr>
        <w:pStyle w:val="ListParagraph"/>
        <w:spacing w:line="240" w:lineRule="auto"/>
        <w:ind w:left="0"/>
      </w:pPr>
    </w:p>
    <w:p w:rsidR="007B0361" w:rsidRDefault="007B0361" w:rsidP="00FB1421">
      <w:pPr>
        <w:pStyle w:val="ListParagraph"/>
        <w:numPr>
          <w:ilvl w:val="0"/>
          <w:numId w:val="46"/>
        </w:numPr>
        <w:spacing w:line="240" w:lineRule="auto"/>
        <w:ind w:left="284"/>
        <w:jc w:val="both"/>
      </w:pPr>
      <w:r>
        <w:t>Génération automatique de notifications aux clients éligible</w:t>
      </w:r>
      <w:r w:rsidR="000028AA">
        <w:t>s</w:t>
      </w:r>
      <w:r>
        <w:t xml:space="preserve"> dés que l’OST passe au statut « Validée».</w:t>
      </w:r>
    </w:p>
    <w:p w:rsidR="007B0361" w:rsidRDefault="007B0361" w:rsidP="00FB1421">
      <w:pPr>
        <w:pStyle w:val="ListParagraph"/>
        <w:numPr>
          <w:ilvl w:val="0"/>
          <w:numId w:val="12"/>
        </w:numPr>
        <w:spacing w:line="240" w:lineRule="auto"/>
        <w:jc w:val="both"/>
      </w:pPr>
      <w:r>
        <w:t>Un Swift MT564 ou rapport sera envoyé selon le profil de Reporting des clients.</w:t>
      </w:r>
    </w:p>
    <w:p w:rsidR="007B0361" w:rsidRPr="00A459FD" w:rsidRDefault="007B0361" w:rsidP="007B0361">
      <w:pPr>
        <w:pStyle w:val="ListParagraph"/>
        <w:spacing w:line="240" w:lineRule="auto"/>
        <w:jc w:val="both"/>
        <w:rPr>
          <w:sz w:val="20"/>
        </w:rPr>
      </w:pPr>
    </w:p>
    <w:p w:rsidR="007B0361" w:rsidRDefault="007B0361" w:rsidP="00FB1421">
      <w:pPr>
        <w:pStyle w:val="ListParagraph"/>
        <w:numPr>
          <w:ilvl w:val="0"/>
          <w:numId w:val="46"/>
        </w:numPr>
        <w:spacing w:line="240" w:lineRule="auto"/>
        <w:ind w:left="284"/>
        <w:jc w:val="both"/>
      </w:pPr>
      <w:r>
        <w:t>Activation automatique de l’OST à la date d’arrêt de position = 15/12/2014</w:t>
      </w:r>
    </w:p>
    <w:p w:rsidR="007B0361" w:rsidRPr="00A459FD" w:rsidRDefault="007B0361" w:rsidP="007B0361">
      <w:pPr>
        <w:pStyle w:val="ListParagraph"/>
        <w:spacing w:line="240" w:lineRule="auto"/>
        <w:jc w:val="both"/>
        <w:rPr>
          <w:sz w:val="20"/>
        </w:rPr>
      </w:pPr>
    </w:p>
    <w:p w:rsidR="00AE6638" w:rsidRDefault="007B0361" w:rsidP="00FB1421">
      <w:pPr>
        <w:pStyle w:val="ListParagraph"/>
        <w:numPr>
          <w:ilvl w:val="0"/>
          <w:numId w:val="46"/>
        </w:numPr>
        <w:spacing w:line="240" w:lineRule="auto"/>
        <w:ind w:left="284"/>
        <w:jc w:val="both"/>
      </w:pPr>
      <w:r>
        <w:t>Calcul automatiques des exécutions clients et Marché.</w:t>
      </w:r>
    </w:p>
    <w:p w:rsidR="007B0361" w:rsidRPr="00426C76" w:rsidRDefault="008518FB" w:rsidP="007B0361">
      <w:pPr>
        <w:spacing w:line="240" w:lineRule="auto"/>
        <w:rPr>
          <w:b/>
        </w:rPr>
      </w:pPr>
      <w:r>
        <w:rPr>
          <w:b/>
        </w:rPr>
        <w:t xml:space="preserve">Exécution </w:t>
      </w:r>
      <w:r w:rsidR="007B0361"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7B0361" w:rsidRPr="00403734" w:rsidTr="00284B59">
        <w:tc>
          <w:tcPr>
            <w:tcW w:w="1845" w:type="dxa"/>
            <w:shd w:val="clear" w:color="auto" w:fill="A6A6A6" w:themeFill="background1" w:themeFillShade="A6"/>
          </w:tcPr>
          <w:p w:rsidR="007B0361" w:rsidRPr="00403734" w:rsidRDefault="007B0361" w:rsidP="00284B59">
            <w:pPr>
              <w:pStyle w:val="ListParagraph"/>
              <w:ind w:left="0"/>
              <w:jc w:val="center"/>
              <w:rPr>
                <w:b/>
              </w:rPr>
            </w:pPr>
            <w:r>
              <w:rPr>
                <w:b/>
              </w:rPr>
              <w:t>Compte client</w:t>
            </w:r>
          </w:p>
        </w:tc>
        <w:tc>
          <w:tcPr>
            <w:tcW w:w="1645" w:type="dxa"/>
            <w:shd w:val="clear" w:color="auto" w:fill="A6A6A6" w:themeFill="background1" w:themeFillShade="A6"/>
          </w:tcPr>
          <w:p w:rsidR="007B0361" w:rsidRPr="00403734" w:rsidRDefault="007B0361" w:rsidP="00284B59">
            <w:pPr>
              <w:pStyle w:val="ListParagraph"/>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ListParagraph"/>
              <w:ind w:left="0"/>
              <w:jc w:val="center"/>
              <w:rPr>
                <w:b/>
              </w:rPr>
            </w:pPr>
            <w:r w:rsidRPr="00403734">
              <w:rPr>
                <w:b/>
              </w:rPr>
              <w:t>Position</w:t>
            </w:r>
            <w:r>
              <w:rPr>
                <w:b/>
              </w:rPr>
              <w:t xml:space="preserve"> éligible</w:t>
            </w:r>
          </w:p>
        </w:tc>
        <w:tc>
          <w:tcPr>
            <w:tcW w:w="1917" w:type="dxa"/>
            <w:shd w:val="clear" w:color="auto" w:fill="A6A6A6" w:themeFill="background1" w:themeFillShade="A6"/>
          </w:tcPr>
          <w:p w:rsidR="007B0361" w:rsidRPr="00403734" w:rsidRDefault="007B0361" w:rsidP="00284B59">
            <w:pPr>
              <w:pStyle w:val="ListParagraph"/>
              <w:ind w:left="0"/>
              <w:jc w:val="center"/>
              <w:rPr>
                <w:b/>
              </w:rPr>
            </w:pPr>
            <w:r>
              <w:rPr>
                <w:b/>
              </w:rPr>
              <w:t>Sortie titre A</w:t>
            </w:r>
          </w:p>
        </w:tc>
        <w:tc>
          <w:tcPr>
            <w:tcW w:w="1717" w:type="dxa"/>
            <w:shd w:val="clear" w:color="auto" w:fill="A6A6A6" w:themeFill="background1" w:themeFillShade="A6"/>
          </w:tcPr>
          <w:p w:rsidR="007B0361" w:rsidRPr="00403734" w:rsidRDefault="007B0361" w:rsidP="00284B59">
            <w:pPr>
              <w:pStyle w:val="ListParagraph"/>
              <w:ind w:left="0"/>
              <w:jc w:val="center"/>
              <w:rPr>
                <w:b/>
              </w:rPr>
            </w:pPr>
            <w:r>
              <w:rPr>
                <w:b/>
              </w:rPr>
              <w:t>Crédit titre B</w:t>
            </w:r>
          </w:p>
        </w:tc>
      </w:tr>
      <w:tr w:rsidR="007B0361" w:rsidTr="00284B59">
        <w:tc>
          <w:tcPr>
            <w:tcW w:w="1845"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ListParagraph"/>
              <w:ind w:left="0"/>
              <w:jc w:val="center"/>
              <w:rPr>
                <w:sz w:val="20"/>
              </w:rPr>
            </w:pPr>
            <w:r>
              <w:rPr>
                <w:sz w:val="20"/>
              </w:rPr>
              <w:t>100</w:t>
            </w:r>
          </w:p>
        </w:tc>
        <w:tc>
          <w:tcPr>
            <w:tcW w:w="1917" w:type="dxa"/>
          </w:tcPr>
          <w:p w:rsidR="007B0361" w:rsidRPr="00403734" w:rsidRDefault="007B0361" w:rsidP="00284B59">
            <w:pPr>
              <w:pStyle w:val="ListParagraph"/>
              <w:ind w:left="0"/>
              <w:jc w:val="center"/>
              <w:rPr>
                <w:sz w:val="20"/>
              </w:rPr>
            </w:pPr>
            <w:r>
              <w:rPr>
                <w:sz w:val="20"/>
              </w:rPr>
              <w:t>100</w:t>
            </w:r>
          </w:p>
        </w:tc>
        <w:tc>
          <w:tcPr>
            <w:tcW w:w="1717" w:type="dxa"/>
          </w:tcPr>
          <w:p w:rsidR="007B0361" w:rsidRPr="00403734" w:rsidRDefault="00353B74" w:rsidP="00284B59">
            <w:pPr>
              <w:pStyle w:val="ListParagraph"/>
              <w:ind w:left="0"/>
              <w:jc w:val="center"/>
              <w:rPr>
                <w:sz w:val="20"/>
              </w:rPr>
            </w:pPr>
            <w:r>
              <w:rPr>
                <w:sz w:val="20"/>
              </w:rPr>
              <w:t>33</w:t>
            </w:r>
          </w:p>
        </w:tc>
      </w:tr>
      <w:tr w:rsidR="007B0361" w:rsidTr="00284B59">
        <w:tc>
          <w:tcPr>
            <w:tcW w:w="1845"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ListParagraph"/>
              <w:ind w:left="0"/>
              <w:jc w:val="center"/>
              <w:rPr>
                <w:sz w:val="20"/>
              </w:rPr>
            </w:pPr>
            <w:r>
              <w:rPr>
                <w:sz w:val="20"/>
              </w:rPr>
              <w:t>200</w:t>
            </w:r>
          </w:p>
        </w:tc>
        <w:tc>
          <w:tcPr>
            <w:tcW w:w="1917" w:type="dxa"/>
          </w:tcPr>
          <w:p w:rsidR="007B0361" w:rsidRPr="00403734" w:rsidRDefault="007B0361" w:rsidP="00284B59">
            <w:pPr>
              <w:jc w:val="center"/>
              <w:rPr>
                <w:sz w:val="20"/>
              </w:rPr>
            </w:pPr>
            <w:r>
              <w:rPr>
                <w:sz w:val="20"/>
              </w:rPr>
              <w:t>200</w:t>
            </w:r>
          </w:p>
        </w:tc>
        <w:tc>
          <w:tcPr>
            <w:tcW w:w="1717" w:type="dxa"/>
          </w:tcPr>
          <w:p w:rsidR="007B0361" w:rsidRPr="00403734" w:rsidRDefault="00353B74" w:rsidP="00353B74">
            <w:pPr>
              <w:pStyle w:val="ListParagraph"/>
              <w:ind w:left="0"/>
              <w:jc w:val="center"/>
              <w:rPr>
                <w:sz w:val="20"/>
              </w:rPr>
            </w:pPr>
            <w:r>
              <w:rPr>
                <w:sz w:val="20"/>
              </w:rPr>
              <w:t>66</w:t>
            </w:r>
          </w:p>
        </w:tc>
      </w:tr>
      <w:tr w:rsidR="007B0361" w:rsidTr="00284B59">
        <w:tc>
          <w:tcPr>
            <w:tcW w:w="1845"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7B0361"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ListParagraph"/>
              <w:ind w:left="0"/>
              <w:jc w:val="center"/>
              <w:rPr>
                <w:sz w:val="20"/>
              </w:rPr>
            </w:pPr>
            <w:r>
              <w:rPr>
                <w:sz w:val="20"/>
              </w:rPr>
              <w:t>50</w:t>
            </w:r>
          </w:p>
        </w:tc>
        <w:tc>
          <w:tcPr>
            <w:tcW w:w="1917" w:type="dxa"/>
          </w:tcPr>
          <w:p w:rsidR="007B0361" w:rsidRPr="00403734" w:rsidRDefault="007B0361" w:rsidP="00284B59">
            <w:pPr>
              <w:pStyle w:val="ListParagraph"/>
              <w:ind w:left="0"/>
              <w:jc w:val="center"/>
              <w:rPr>
                <w:sz w:val="20"/>
              </w:rPr>
            </w:pPr>
            <w:r>
              <w:rPr>
                <w:sz w:val="20"/>
              </w:rPr>
              <w:t>50</w:t>
            </w:r>
          </w:p>
        </w:tc>
        <w:tc>
          <w:tcPr>
            <w:tcW w:w="1717" w:type="dxa"/>
          </w:tcPr>
          <w:p w:rsidR="007B0361" w:rsidRPr="00403734" w:rsidRDefault="00353B74" w:rsidP="00284B59">
            <w:pPr>
              <w:pStyle w:val="ListParagraph"/>
              <w:ind w:left="0"/>
              <w:jc w:val="center"/>
              <w:rPr>
                <w:sz w:val="20"/>
              </w:rPr>
            </w:pPr>
            <w:r>
              <w:rPr>
                <w:sz w:val="20"/>
              </w:rPr>
              <w:t>16</w:t>
            </w:r>
          </w:p>
        </w:tc>
      </w:tr>
    </w:tbl>
    <w:p w:rsidR="00241B46" w:rsidRDefault="00241B46" w:rsidP="007B0361">
      <w:pPr>
        <w:spacing w:line="240" w:lineRule="auto"/>
        <w:rPr>
          <w:b/>
        </w:rPr>
      </w:pPr>
    </w:p>
    <w:p w:rsidR="007B0361" w:rsidRDefault="008518FB" w:rsidP="007B0361">
      <w:pPr>
        <w:spacing w:line="240" w:lineRule="auto"/>
      </w:pPr>
      <w:r>
        <w:rPr>
          <w:b/>
        </w:rPr>
        <w:t xml:space="preserve">Exécution </w:t>
      </w:r>
      <w:r w:rsidR="007B0361" w:rsidRPr="008035EE">
        <w:rPr>
          <w:b/>
        </w:rPr>
        <w:t>Marché</w:t>
      </w:r>
    </w:p>
    <w:tbl>
      <w:tblPr>
        <w:tblStyle w:val="TableGrid"/>
        <w:tblW w:w="0" w:type="auto"/>
        <w:tblInd w:w="284" w:type="dxa"/>
        <w:tblLook w:val="04A0"/>
      </w:tblPr>
      <w:tblGrid>
        <w:gridCol w:w="1645"/>
        <w:gridCol w:w="1880"/>
        <w:gridCol w:w="1917"/>
        <w:gridCol w:w="1717"/>
      </w:tblGrid>
      <w:tr w:rsidR="007B0361" w:rsidRPr="00403734" w:rsidTr="00284B59">
        <w:tc>
          <w:tcPr>
            <w:tcW w:w="1645" w:type="dxa"/>
            <w:shd w:val="clear" w:color="auto" w:fill="A6A6A6" w:themeFill="background1" w:themeFillShade="A6"/>
          </w:tcPr>
          <w:p w:rsidR="007B0361" w:rsidRPr="00403734" w:rsidRDefault="007B0361" w:rsidP="00284B59">
            <w:pPr>
              <w:pStyle w:val="ListParagraph"/>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ListParagraph"/>
              <w:ind w:left="0"/>
              <w:jc w:val="center"/>
              <w:rPr>
                <w:b/>
              </w:rPr>
            </w:pPr>
            <w:r w:rsidRPr="00403734">
              <w:rPr>
                <w:b/>
              </w:rPr>
              <w:t xml:space="preserve">Position </w:t>
            </w:r>
            <w:r>
              <w:rPr>
                <w:b/>
              </w:rPr>
              <w:t>éligible</w:t>
            </w:r>
          </w:p>
        </w:tc>
        <w:tc>
          <w:tcPr>
            <w:tcW w:w="1917" w:type="dxa"/>
            <w:shd w:val="clear" w:color="auto" w:fill="A6A6A6" w:themeFill="background1" w:themeFillShade="A6"/>
          </w:tcPr>
          <w:p w:rsidR="007B0361" w:rsidRPr="00403734" w:rsidRDefault="007B0361" w:rsidP="00284B59">
            <w:pPr>
              <w:pStyle w:val="ListParagraph"/>
              <w:ind w:left="0"/>
              <w:jc w:val="center"/>
              <w:rPr>
                <w:b/>
              </w:rPr>
            </w:pPr>
            <w:r>
              <w:rPr>
                <w:b/>
              </w:rPr>
              <w:t>Sortie titre A</w:t>
            </w:r>
          </w:p>
        </w:tc>
        <w:tc>
          <w:tcPr>
            <w:tcW w:w="1717" w:type="dxa"/>
            <w:shd w:val="clear" w:color="auto" w:fill="A6A6A6" w:themeFill="background1" w:themeFillShade="A6"/>
          </w:tcPr>
          <w:p w:rsidR="007B0361" w:rsidRPr="00403734" w:rsidRDefault="007B0361" w:rsidP="00284B59">
            <w:pPr>
              <w:pStyle w:val="ListParagraph"/>
              <w:ind w:left="0"/>
              <w:jc w:val="center"/>
              <w:rPr>
                <w:b/>
              </w:rPr>
            </w:pPr>
            <w:r>
              <w:rPr>
                <w:b/>
              </w:rPr>
              <w:t>Crédit titre B</w:t>
            </w:r>
          </w:p>
        </w:tc>
      </w:tr>
      <w:tr w:rsidR="007B0361" w:rsidTr="00284B59">
        <w:tc>
          <w:tcPr>
            <w:tcW w:w="1645"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ListParagraph"/>
              <w:ind w:left="0"/>
              <w:jc w:val="center"/>
              <w:rPr>
                <w:sz w:val="20"/>
              </w:rPr>
            </w:pPr>
            <w:r>
              <w:rPr>
                <w:sz w:val="20"/>
              </w:rPr>
              <w:t>300</w:t>
            </w:r>
          </w:p>
        </w:tc>
        <w:tc>
          <w:tcPr>
            <w:tcW w:w="1917" w:type="dxa"/>
          </w:tcPr>
          <w:p w:rsidR="007B0361" w:rsidRPr="00403734" w:rsidRDefault="007B0361" w:rsidP="00284B59">
            <w:pPr>
              <w:pStyle w:val="ListParagraph"/>
              <w:ind w:left="0"/>
              <w:jc w:val="center"/>
              <w:rPr>
                <w:sz w:val="20"/>
              </w:rPr>
            </w:pPr>
            <w:r>
              <w:rPr>
                <w:sz w:val="20"/>
              </w:rPr>
              <w:t>300</w:t>
            </w:r>
          </w:p>
        </w:tc>
        <w:tc>
          <w:tcPr>
            <w:tcW w:w="1717" w:type="dxa"/>
          </w:tcPr>
          <w:p w:rsidR="007B0361" w:rsidRPr="00403734" w:rsidRDefault="00353B74" w:rsidP="00284B59">
            <w:pPr>
              <w:pStyle w:val="ListParagraph"/>
              <w:ind w:left="0"/>
              <w:jc w:val="center"/>
              <w:rPr>
                <w:sz w:val="20"/>
              </w:rPr>
            </w:pPr>
            <w:r>
              <w:rPr>
                <w:sz w:val="20"/>
              </w:rPr>
              <w:t>100</w:t>
            </w:r>
          </w:p>
        </w:tc>
      </w:tr>
      <w:tr w:rsidR="007B0361" w:rsidTr="00284B59">
        <w:tc>
          <w:tcPr>
            <w:tcW w:w="1645" w:type="dxa"/>
          </w:tcPr>
          <w:p w:rsidR="007B0361"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ListParagraph"/>
              <w:ind w:left="0"/>
              <w:jc w:val="center"/>
              <w:rPr>
                <w:sz w:val="20"/>
              </w:rPr>
            </w:pPr>
            <w:r>
              <w:rPr>
                <w:sz w:val="20"/>
              </w:rPr>
              <w:t>50</w:t>
            </w:r>
          </w:p>
        </w:tc>
        <w:tc>
          <w:tcPr>
            <w:tcW w:w="1917" w:type="dxa"/>
          </w:tcPr>
          <w:p w:rsidR="007B0361" w:rsidRPr="00403734" w:rsidRDefault="007B0361" w:rsidP="00284B59">
            <w:pPr>
              <w:jc w:val="center"/>
              <w:rPr>
                <w:sz w:val="20"/>
              </w:rPr>
            </w:pPr>
            <w:r>
              <w:rPr>
                <w:sz w:val="20"/>
              </w:rPr>
              <w:t>50</w:t>
            </w:r>
          </w:p>
        </w:tc>
        <w:tc>
          <w:tcPr>
            <w:tcW w:w="1717" w:type="dxa"/>
          </w:tcPr>
          <w:p w:rsidR="007B0361" w:rsidRPr="00403734" w:rsidRDefault="00353B74" w:rsidP="00284B59">
            <w:pPr>
              <w:pStyle w:val="ListParagraph"/>
              <w:ind w:left="0"/>
              <w:jc w:val="center"/>
              <w:rPr>
                <w:sz w:val="20"/>
              </w:rPr>
            </w:pPr>
            <w:r>
              <w:rPr>
                <w:sz w:val="20"/>
              </w:rPr>
              <w:t>16</w:t>
            </w:r>
          </w:p>
        </w:tc>
      </w:tr>
    </w:tbl>
    <w:p w:rsidR="007B0361" w:rsidRDefault="007B0361" w:rsidP="00FB1421">
      <w:pPr>
        <w:pStyle w:val="ListParagraph"/>
        <w:numPr>
          <w:ilvl w:val="0"/>
          <w:numId w:val="46"/>
        </w:numPr>
        <w:spacing w:line="240" w:lineRule="auto"/>
        <w:ind w:left="284"/>
      </w:pPr>
      <w:r>
        <w:lastRenderedPageBreak/>
        <w:t>Génération automatique de notifications avec les paiements prévisionnels calculés  aux clients éligible.</w:t>
      </w:r>
    </w:p>
    <w:p w:rsidR="007B0361" w:rsidRDefault="007B0361" w:rsidP="00FB1421">
      <w:pPr>
        <w:pStyle w:val="ListParagraph"/>
        <w:numPr>
          <w:ilvl w:val="0"/>
          <w:numId w:val="12"/>
        </w:numPr>
        <w:spacing w:line="240" w:lineRule="auto"/>
      </w:pPr>
      <w:r>
        <w:t>Un Swift MT564 REPE ou rapport sera envoyé selon le profil de Reporting des clients.</w:t>
      </w:r>
    </w:p>
    <w:p w:rsidR="007B0361" w:rsidRDefault="007B0361" w:rsidP="007B0361">
      <w:pPr>
        <w:spacing w:line="240" w:lineRule="auto"/>
      </w:pPr>
    </w:p>
    <w:p w:rsidR="00AE6638" w:rsidRDefault="007B0361" w:rsidP="00FB1421">
      <w:pPr>
        <w:pStyle w:val="ListParagraph"/>
        <w:numPr>
          <w:ilvl w:val="0"/>
          <w:numId w:val="47"/>
        </w:numPr>
        <w:spacing w:line="240" w:lineRule="auto"/>
        <w:ind w:left="284"/>
      </w:pPr>
      <w:r>
        <w:t>Réception d’un paiement marché via un MT566 sur le Nostro 1 et un MT566 pour le Nostro2</w:t>
      </w:r>
    </w:p>
    <w:tbl>
      <w:tblPr>
        <w:tblStyle w:val="TableGrid"/>
        <w:tblW w:w="0" w:type="auto"/>
        <w:tblInd w:w="284" w:type="dxa"/>
        <w:tblLook w:val="04A0"/>
      </w:tblPr>
      <w:tblGrid>
        <w:gridCol w:w="1667"/>
        <w:gridCol w:w="1843"/>
        <w:gridCol w:w="1984"/>
        <w:gridCol w:w="1701"/>
      </w:tblGrid>
      <w:tr w:rsidR="007B0361" w:rsidRPr="00403734" w:rsidTr="00284B59">
        <w:tc>
          <w:tcPr>
            <w:tcW w:w="1667" w:type="dxa"/>
            <w:shd w:val="clear" w:color="auto" w:fill="A6A6A6" w:themeFill="background1" w:themeFillShade="A6"/>
          </w:tcPr>
          <w:p w:rsidR="007B0361" w:rsidRPr="00403734" w:rsidRDefault="007B0361" w:rsidP="00284B59">
            <w:pPr>
              <w:pStyle w:val="ListParagraph"/>
              <w:ind w:left="0"/>
              <w:jc w:val="center"/>
              <w:rPr>
                <w:b/>
              </w:rPr>
            </w:pPr>
            <w:r>
              <w:rPr>
                <w:b/>
              </w:rPr>
              <w:t>Compte Nostro</w:t>
            </w:r>
          </w:p>
        </w:tc>
        <w:tc>
          <w:tcPr>
            <w:tcW w:w="1843" w:type="dxa"/>
            <w:shd w:val="clear" w:color="auto" w:fill="A6A6A6" w:themeFill="background1" w:themeFillShade="A6"/>
          </w:tcPr>
          <w:p w:rsidR="007B0361" w:rsidRPr="00403734" w:rsidRDefault="007B0361" w:rsidP="00284B59">
            <w:pPr>
              <w:pStyle w:val="ListParagraph"/>
              <w:ind w:left="0"/>
              <w:jc w:val="center"/>
              <w:rPr>
                <w:b/>
              </w:rPr>
            </w:pPr>
            <w:r>
              <w:rPr>
                <w:b/>
              </w:rPr>
              <w:t>Paiement Marché Sortie titre A</w:t>
            </w:r>
          </w:p>
        </w:tc>
        <w:tc>
          <w:tcPr>
            <w:tcW w:w="1984" w:type="dxa"/>
            <w:shd w:val="clear" w:color="auto" w:fill="A6A6A6" w:themeFill="background1" w:themeFillShade="A6"/>
          </w:tcPr>
          <w:p w:rsidR="007B0361" w:rsidRPr="00403734" w:rsidRDefault="007B0361" w:rsidP="00284B59">
            <w:pPr>
              <w:pStyle w:val="ListParagraph"/>
              <w:ind w:left="0"/>
              <w:jc w:val="center"/>
              <w:rPr>
                <w:b/>
              </w:rPr>
            </w:pPr>
            <w:r>
              <w:rPr>
                <w:b/>
              </w:rPr>
              <w:t>Paiement Marché Crédit titre B</w:t>
            </w:r>
          </w:p>
        </w:tc>
        <w:tc>
          <w:tcPr>
            <w:tcW w:w="1701" w:type="dxa"/>
            <w:shd w:val="clear" w:color="auto" w:fill="A6A6A6" w:themeFill="background1" w:themeFillShade="A6"/>
          </w:tcPr>
          <w:p w:rsidR="007B0361" w:rsidRPr="00403734" w:rsidRDefault="007B0361" w:rsidP="00284B59">
            <w:pPr>
              <w:pStyle w:val="ListParagraph"/>
              <w:ind w:left="0"/>
              <w:jc w:val="center"/>
              <w:rPr>
                <w:b/>
              </w:rPr>
            </w:pPr>
            <w:r>
              <w:rPr>
                <w:b/>
              </w:rPr>
              <w:t>Réconciliation</w:t>
            </w:r>
          </w:p>
        </w:tc>
      </w:tr>
      <w:tr w:rsidR="007B0361" w:rsidTr="00284B59">
        <w:tc>
          <w:tcPr>
            <w:tcW w:w="1667" w:type="dxa"/>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43" w:type="dxa"/>
          </w:tcPr>
          <w:p w:rsidR="007B0361" w:rsidRPr="00403734" w:rsidRDefault="007B0361" w:rsidP="00284B59">
            <w:pPr>
              <w:pStyle w:val="ListParagraph"/>
              <w:ind w:left="0"/>
              <w:jc w:val="center"/>
              <w:rPr>
                <w:sz w:val="20"/>
              </w:rPr>
            </w:pPr>
            <w:r>
              <w:rPr>
                <w:sz w:val="20"/>
              </w:rPr>
              <w:t>300</w:t>
            </w:r>
          </w:p>
        </w:tc>
        <w:tc>
          <w:tcPr>
            <w:tcW w:w="1984" w:type="dxa"/>
          </w:tcPr>
          <w:p w:rsidR="007B0361" w:rsidRPr="00F444D5" w:rsidRDefault="00353B74" w:rsidP="00284B59">
            <w:pPr>
              <w:pStyle w:val="ListParagraph"/>
              <w:ind w:left="0"/>
              <w:jc w:val="center"/>
              <w:rPr>
                <w:sz w:val="20"/>
              </w:rPr>
            </w:pPr>
            <w:r>
              <w:rPr>
                <w:sz w:val="20"/>
              </w:rPr>
              <w:t>100</w:t>
            </w:r>
          </w:p>
        </w:tc>
        <w:tc>
          <w:tcPr>
            <w:tcW w:w="1701" w:type="dxa"/>
          </w:tcPr>
          <w:p w:rsidR="007B0361" w:rsidRPr="00DE40A4" w:rsidRDefault="007B0361" w:rsidP="00284B59">
            <w:pPr>
              <w:pStyle w:val="ListParagraph"/>
              <w:ind w:left="0"/>
              <w:jc w:val="center"/>
              <w:rPr>
                <w:sz w:val="20"/>
              </w:rPr>
            </w:pPr>
            <w:r w:rsidRPr="00DE40A4">
              <w:rPr>
                <w:sz w:val="20"/>
              </w:rPr>
              <w:t>Pas Alerte </w:t>
            </w:r>
          </w:p>
        </w:tc>
      </w:tr>
      <w:tr w:rsidR="007B0361" w:rsidTr="00284B59">
        <w:tc>
          <w:tcPr>
            <w:tcW w:w="1667" w:type="dxa"/>
          </w:tcPr>
          <w:p w:rsidR="007B0361"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7B0361" w:rsidRPr="00403734" w:rsidRDefault="007B0361" w:rsidP="00284B59">
            <w:pPr>
              <w:pStyle w:val="ListParagraph"/>
              <w:ind w:left="0"/>
              <w:jc w:val="center"/>
              <w:rPr>
                <w:sz w:val="20"/>
              </w:rPr>
            </w:pPr>
            <w:r>
              <w:rPr>
                <w:sz w:val="20"/>
              </w:rPr>
              <w:t>50</w:t>
            </w:r>
          </w:p>
        </w:tc>
        <w:tc>
          <w:tcPr>
            <w:tcW w:w="1984" w:type="dxa"/>
          </w:tcPr>
          <w:p w:rsidR="007B0361" w:rsidRPr="00F444D5" w:rsidRDefault="00353B74" w:rsidP="00284B59">
            <w:pPr>
              <w:pStyle w:val="ListParagraph"/>
              <w:ind w:left="0"/>
              <w:jc w:val="center"/>
              <w:rPr>
                <w:sz w:val="20"/>
              </w:rPr>
            </w:pPr>
            <w:r>
              <w:rPr>
                <w:sz w:val="20"/>
              </w:rPr>
              <w:t>16</w:t>
            </w:r>
          </w:p>
        </w:tc>
        <w:tc>
          <w:tcPr>
            <w:tcW w:w="1701" w:type="dxa"/>
          </w:tcPr>
          <w:p w:rsidR="007B0361" w:rsidRPr="00DE40A4" w:rsidRDefault="007B0361" w:rsidP="00284B59">
            <w:pPr>
              <w:pStyle w:val="ListParagraph"/>
              <w:ind w:left="0"/>
              <w:jc w:val="center"/>
              <w:rPr>
                <w:sz w:val="20"/>
              </w:rPr>
            </w:pPr>
            <w:r w:rsidRPr="00DE40A4">
              <w:rPr>
                <w:sz w:val="20"/>
              </w:rPr>
              <w:t>Pas Alerte </w:t>
            </w:r>
          </w:p>
        </w:tc>
      </w:tr>
    </w:tbl>
    <w:p w:rsidR="007B0361" w:rsidRDefault="007B0361" w:rsidP="007B0361">
      <w:pPr>
        <w:pStyle w:val="ListParagraph"/>
        <w:spacing w:line="240" w:lineRule="auto"/>
        <w:ind w:left="284"/>
      </w:pPr>
    </w:p>
    <w:p w:rsidR="007B0361" w:rsidRDefault="007B0361" w:rsidP="007B0361">
      <w:pPr>
        <w:spacing w:line="240" w:lineRule="auto"/>
        <w:jc w:val="both"/>
      </w:pPr>
      <w:r>
        <w:t xml:space="preserve">La réconciliation est déclenchée automatiquement et  se fait sur la base des </w:t>
      </w:r>
      <w:r>
        <w:rPr>
          <w:b/>
        </w:rPr>
        <w:t>quantités reçues</w:t>
      </w:r>
      <w:r>
        <w:t xml:space="preserve"> </w:t>
      </w:r>
      <w:r w:rsidR="00E80498">
        <w:t>par rapport aux</w:t>
      </w:r>
      <w:r>
        <w:t xml:space="preserve"> quantités calculées dans les exécutions.</w:t>
      </w:r>
    </w:p>
    <w:p w:rsidR="007B0361" w:rsidRDefault="007B0361" w:rsidP="007B0361">
      <w:pPr>
        <w:spacing w:line="240" w:lineRule="auto"/>
        <w:jc w:val="both"/>
      </w:pPr>
      <w:r>
        <w:t>Lorsque la réconciliation est totale, l’allocation est déclenchée automatiquement.</w:t>
      </w:r>
    </w:p>
    <w:p w:rsidR="001F6A91" w:rsidRDefault="001F6A91" w:rsidP="001F6A91">
      <w:pPr>
        <w:spacing w:line="240" w:lineRule="auto"/>
      </w:pPr>
    </w:p>
    <w:p w:rsidR="001F6A91" w:rsidRPr="0022105E" w:rsidRDefault="001F6A91" w:rsidP="00FB1421">
      <w:pPr>
        <w:pStyle w:val="ListParagraph"/>
        <w:numPr>
          <w:ilvl w:val="0"/>
          <w:numId w:val="47"/>
        </w:numPr>
        <w:spacing w:line="240" w:lineRule="auto"/>
        <w:ind w:left="284"/>
        <w:rPr>
          <w:color w:val="FF0000"/>
        </w:rPr>
      </w:pPr>
      <w:r w:rsidRPr="0022105E">
        <w:rPr>
          <w:b/>
          <w:color w:val="FF0000"/>
        </w:rPr>
        <w:t>Mise à jour des exécutions : Avant d’allouer le titre supplémentaire, l’utilisateur doit mettre à jour les exécutions du client 2 comme suit</w:t>
      </w:r>
      <w:r w:rsidRPr="0022105E">
        <w:rPr>
          <w:color w:val="FF0000"/>
        </w:rPr>
        <w:t xml:space="preserve"> : </w:t>
      </w:r>
    </w:p>
    <w:tbl>
      <w:tblPr>
        <w:tblStyle w:val="TableGrid"/>
        <w:tblW w:w="0" w:type="auto"/>
        <w:tblInd w:w="284" w:type="dxa"/>
        <w:tblLook w:val="04A0"/>
      </w:tblPr>
      <w:tblGrid>
        <w:gridCol w:w="1845"/>
        <w:gridCol w:w="1645"/>
        <w:gridCol w:w="1880"/>
        <w:gridCol w:w="1917"/>
        <w:gridCol w:w="1717"/>
      </w:tblGrid>
      <w:tr w:rsidR="001F6A91" w:rsidRPr="00403734" w:rsidTr="006D0A3C">
        <w:tc>
          <w:tcPr>
            <w:tcW w:w="1845" w:type="dxa"/>
            <w:shd w:val="clear" w:color="auto" w:fill="A6A6A6" w:themeFill="background1" w:themeFillShade="A6"/>
          </w:tcPr>
          <w:p w:rsidR="001F6A91" w:rsidRPr="00403734" w:rsidRDefault="001F6A91" w:rsidP="006D0A3C">
            <w:pPr>
              <w:pStyle w:val="ListParagraph"/>
              <w:ind w:left="0"/>
              <w:jc w:val="center"/>
              <w:rPr>
                <w:b/>
              </w:rPr>
            </w:pPr>
            <w:r>
              <w:rPr>
                <w:b/>
              </w:rPr>
              <w:t>Compte client</w:t>
            </w:r>
          </w:p>
        </w:tc>
        <w:tc>
          <w:tcPr>
            <w:tcW w:w="1645" w:type="dxa"/>
            <w:shd w:val="clear" w:color="auto" w:fill="A6A6A6" w:themeFill="background1" w:themeFillShade="A6"/>
          </w:tcPr>
          <w:p w:rsidR="001F6A91" w:rsidRPr="00403734" w:rsidRDefault="001F6A91" w:rsidP="006D0A3C">
            <w:pPr>
              <w:pStyle w:val="ListParagraph"/>
              <w:ind w:left="0"/>
              <w:jc w:val="center"/>
              <w:rPr>
                <w:b/>
              </w:rPr>
            </w:pPr>
            <w:r>
              <w:rPr>
                <w:b/>
              </w:rPr>
              <w:t>Compte Nostro</w:t>
            </w:r>
          </w:p>
        </w:tc>
        <w:tc>
          <w:tcPr>
            <w:tcW w:w="1880" w:type="dxa"/>
            <w:shd w:val="clear" w:color="auto" w:fill="A6A6A6" w:themeFill="background1" w:themeFillShade="A6"/>
          </w:tcPr>
          <w:p w:rsidR="001F6A91" w:rsidRPr="00403734" w:rsidRDefault="001F6A91" w:rsidP="006D0A3C">
            <w:pPr>
              <w:pStyle w:val="ListParagraph"/>
              <w:ind w:left="0"/>
              <w:jc w:val="center"/>
              <w:rPr>
                <w:b/>
              </w:rPr>
            </w:pPr>
            <w:r w:rsidRPr="00403734">
              <w:rPr>
                <w:b/>
              </w:rPr>
              <w:t>Position</w:t>
            </w:r>
            <w:r>
              <w:rPr>
                <w:b/>
              </w:rPr>
              <w:t xml:space="preserve"> éligible</w:t>
            </w:r>
          </w:p>
        </w:tc>
        <w:tc>
          <w:tcPr>
            <w:tcW w:w="1917" w:type="dxa"/>
            <w:shd w:val="clear" w:color="auto" w:fill="A6A6A6" w:themeFill="background1" w:themeFillShade="A6"/>
          </w:tcPr>
          <w:p w:rsidR="001F6A91" w:rsidRPr="00403734" w:rsidRDefault="001F6A91" w:rsidP="006D0A3C">
            <w:pPr>
              <w:pStyle w:val="ListParagraph"/>
              <w:ind w:left="0"/>
              <w:jc w:val="center"/>
              <w:rPr>
                <w:b/>
              </w:rPr>
            </w:pPr>
            <w:r>
              <w:rPr>
                <w:b/>
              </w:rPr>
              <w:t>Crédit titre B</w:t>
            </w:r>
          </w:p>
        </w:tc>
        <w:tc>
          <w:tcPr>
            <w:tcW w:w="1717" w:type="dxa"/>
            <w:shd w:val="clear" w:color="auto" w:fill="A6A6A6" w:themeFill="background1" w:themeFillShade="A6"/>
          </w:tcPr>
          <w:p w:rsidR="001F6A91" w:rsidRPr="00403734" w:rsidRDefault="001F6A91" w:rsidP="006D0A3C">
            <w:pPr>
              <w:pStyle w:val="ListParagraph"/>
              <w:ind w:left="0"/>
              <w:jc w:val="center"/>
              <w:rPr>
                <w:b/>
              </w:rPr>
            </w:pPr>
            <w:r>
              <w:rPr>
                <w:b/>
              </w:rPr>
              <w:t>Crédit titre B</w:t>
            </w:r>
          </w:p>
        </w:tc>
      </w:tr>
      <w:tr w:rsidR="001F6A91" w:rsidRPr="00403734" w:rsidTr="006D0A3C">
        <w:tc>
          <w:tcPr>
            <w:tcW w:w="1845" w:type="dxa"/>
          </w:tcPr>
          <w:p w:rsidR="001F6A91" w:rsidRPr="00403734" w:rsidRDefault="001F6A91" w:rsidP="006D0A3C">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1F6A91" w:rsidRPr="00403734" w:rsidRDefault="001F6A91" w:rsidP="006D0A3C">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F6A91" w:rsidRPr="00403734" w:rsidRDefault="001F6A91" w:rsidP="006D0A3C">
            <w:pPr>
              <w:pStyle w:val="ListParagraph"/>
              <w:ind w:left="0"/>
              <w:jc w:val="center"/>
              <w:rPr>
                <w:sz w:val="20"/>
              </w:rPr>
            </w:pPr>
            <w:r>
              <w:rPr>
                <w:sz w:val="20"/>
              </w:rPr>
              <w:t>200</w:t>
            </w:r>
          </w:p>
        </w:tc>
        <w:tc>
          <w:tcPr>
            <w:tcW w:w="1917" w:type="dxa"/>
          </w:tcPr>
          <w:p w:rsidR="001F6A91" w:rsidRPr="001F6A91" w:rsidRDefault="001F6A91" w:rsidP="006D0A3C">
            <w:pPr>
              <w:jc w:val="center"/>
              <w:rPr>
                <w:b/>
                <w:color w:val="FF0000"/>
                <w:sz w:val="20"/>
              </w:rPr>
            </w:pPr>
            <w:r w:rsidRPr="001F6A91">
              <w:rPr>
                <w:b/>
                <w:color w:val="FF0000"/>
                <w:sz w:val="20"/>
              </w:rPr>
              <w:t>66            =&gt;</w:t>
            </w:r>
          </w:p>
        </w:tc>
        <w:tc>
          <w:tcPr>
            <w:tcW w:w="1717" w:type="dxa"/>
          </w:tcPr>
          <w:p w:rsidR="001F6A91" w:rsidRPr="001F6A91" w:rsidRDefault="001F6A91" w:rsidP="006D0A3C">
            <w:pPr>
              <w:pStyle w:val="ListParagraph"/>
              <w:ind w:left="0"/>
              <w:jc w:val="center"/>
              <w:rPr>
                <w:b/>
                <w:color w:val="FF0000"/>
                <w:sz w:val="20"/>
              </w:rPr>
            </w:pPr>
            <w:r w:rsidRPr="001F6A91">
              <w:rPr>
                <w:b/>
                <w:color w:val="FF0000"/>
                <w:sz w:val="20"/>
              </w:rPr>
              <w:t xml:space="preserve">67 </w:t>
            </w:r>
          </w:p>
        </w:tc>
      </w:tr>
    </w:tbl>
    <w:p w:rsidR="001F6A91" w:rsidRDefault="001F6A91" w:rsidP="001F6A91">
      <w:pPr>
        <w:spacing w:line="240" w:lineRule="auto"/>
      </w:pPr>
    </w:p>
    <w:p w:rsidR="001F6A91" w:rsidRPr="0022105E" w:rsidRDefault="001F6A91" w:rsidP="00FB1421">
      <w:pPr>
        <w:pStyle w:val="ListParagraph"/>
        <w:numPr>
          <w:ilvl w:val="0"/>
          <w:numId w:val="47"/>
        </w:numPr>
        <w:spacing w:line="240" w:lineRule="auto"/>
        <w:ind w:left="284"/>
        <w:rPr>
          <w:b/>
          <w:color w:val="FF0000"/>
        </w:rPr>
      </w:pPr>
      <w:r w:rsidRPr="0022105E">
        <w:rPr>
          <w:b/>
          <w:color w:val="FF0000"/>
        </w:rPr>
        <w:t>Validation manuelle de la mise à jour</w:t>
      </w:r>
      <w:r w:rsidR="00784220" w:rsidRPr="0022105E">
        <w:rPr>
          <w:b/>
          <w:color w:val="FF0000"/>
        </w:rPr>
        <w:t xml:space="preserve"> des exécutions.</w:t>
      </w:r>
    </w:p>
    <w:p w:rsidR="001F6A91" w:rsidRPr="0022105E" w:rsidRDefault="001F6A91" w:rsidP="00FB1421">
      <w:pPr>
        <w:pStyle w:val="ListParagraph"/>
        <w:numPr>
          <w:ilvl w:val="0"/>
          <w:numId w:val="12"/>
        </w:numPr>
        <w:spacing w:line="240" w:lineRule="auto"/>
        <w:rPr>
          <w:b/>
          <w:color w:val="FF0000"/>
        </w:rPr>
      </w:pPr>
      <w:r w:rsidRPr="0022105E">
        <w:rPr>
          <w:b/>
          <w:color w:val="FF0000"/>
        </w:rPr>
        <w:t>Les exécutions sont  mis</w:t>
      </w:r>
      <w:r w:rsidR="00784220" w:rsidRPr="0022105E">
        <w:rPr>
          <w:b/>
          <w:color w:val="FF0000"/>
        </w:rPr>
        <w:t>es</w:t>
      </w:r>
      <w:r w:rsidRPr="0022105E">
        <w:rPr>
          <w:b/>
          <w:color w:val="FF0000"/>
        </w:rPr>
        <w:t xml:space="preserve"> à jour à 67</w:t>
      </w:r>
    </w:p>
    <w:p w:rsidR="001F6A91" w:rsidRPr="0022105E" w:rsidRDefault="001F6A91" w:rsidP="00FB1421">
      <w:pPr>
        <w:pStyle w:val="ListParagraph"/>
        <w:numPr>
          <w:ilvl w:val="0"/>
          <w:numId w:val="12"/>
        </w:numPr>
        <w:spacing w:line="240" w:lineRule="auto"/>
        <w:rPr>
          <w:b/>
          <w:color w:val="FF0000"/>
        </w:rPr>
      </w:pPr>
      <w:r w:rsidRPr="0022105E">
        <w:rPr>
          <w:b/>
          <w:color w:val="FF0000"/>
        </w:rPr>
        <w:t>Le suspens posté lors du calcul des exécutions est mis à jour à 67.</w:t>
      </w:r>
    </w:p>
    <w:p w:rsidR="001F6A91" w:rsidRDefault="001F6A91" w:rsidP="001F6A91">
      <w:pPr>
        <w:pStyle w:val="ListParagraph"/>
        <w:spacing w:line="240" w:lineRule="auto"/>
      </w:pPr>
    </w:p>
    <w:p w:rsidR="007B0361" w:rsidRDefault="007B0361" w:rsidP="00FB1421">
      <w:pPr>
        <w:pStyle w:val="ListParagraph"/>
        <w:numPr>
          <w:ilvl w:val="0"/>
          <w:numId w:val="47"/>
        </w:numPr>
        <w:spacing w:line="240" w:lineRule="auto"/>
        <w:ind w:left="284"/>
      </w:pPr>
      <w:r>
        <w:t xml:space="preserve">Allocation </w:t>
      </w:r>
      <w:r w:rsidRPr="00353B74">
        <w:rPr>
          <w:b/>
        </w:rPr>
        <w:t>manuelle</w:t>
      </w:r>
      <w:r>
        <w:t xml:space="preserve"> aux clients : une fois la réconciliation est traitée, le processus d’allocation se déclenche, l’utilisateur doit allouer manuellement aux clients les quantités réconciliées.</w:t>
      </w:r>
    </w:p>
    <w:p w:rsidR="00353B74" w:rsidRDefault="00353B74" w:rsidP="00353B74">
      <w:pPr>
        <w:pStyle w:val="ListParagraph"/>
        <w:spacing w:line="240" w:lineRule="auto"/>
        <w:ind w:left="284"/>
      </w:pPr>
    </w:p>
    <w:p w:rsidR="000028AA" w:rsidRDefault="007B0361" w:rsidP="00FB1421">
      <w:pPr>
        <w:pStyle w:val="ListParagraph"/>
        <w:numPr>
          <w:ilvl w:val="0"/>
          <w:numId w:val="12"/>
        </w:numPr>
        <w:spacing w:line="240" w:lineRule="auto"/>
      </w:pPr>
      <w:r>
        <w:t>Allocation manuelle du paiement Nostro 1 puis Nostro 2.</w:t>
      </w:r>
    </w:p>
    <w:tbl>
      <w:tblPr>
        <w:tblStyle w:val="TableGrid"/>
        <w:tblW w:w="0" w:type="auto"/>
        <w:tblInd w:w="284" w:type="dxa"/>
        <w:tblLook w:val="04A0"/>
      </w:tblPr>
      <w:tblGrid>
        <w:gridCol w:w="1620"/>
        <w:gridCol w:w="901"/>
        <w:gridCol w:w="902"/>
        <w:gridCol w:w="1786"/>
        <w:gridCol w:w="1922"/>
        <w:gridCol w:w="1873"/>
      </w:tblGrid>
      <w:tr w:rsidR="007B0361" w:rsidRPr="00403734" w:rsidTr="00284B59">
        <w:tc>
          <w:tcPr>
            <w:tcW w:w="1620" w:type="dxa"/>
            <w:shd w:val="clear" w:color="auto" w:fill="A6A6A6" w:themeFill="background1" w:themeFillShade="A6"/>
          </w:tcPr>
          <w:p w:rsidR="007B0361" w:rsidRPr="00403734" w:rsidRDefault="007B0361" w:rsidP="00284B59">
            <w:pPr>
              <w:pStyle w:val="ListParagraph"/>
              <w:ind w:left="0"/>
              <w:jc w:val="center"/>
              <w:rPr>
                <w:b/>
              </w:rPr>
            </w:pPr>
            <w:r>
              <w:rPr>
                <w:b/>
              </w:rPr>
              <w:t>Compte Nostro</w:t>
            </w:r>
          </w:p>
        </w:tc>
        <w:tc>
          <w:tcPr>
            <w:tcW w:w="1803" w:type="dxa"/>
            <w:gridSpan w:val="2"/>
            <w:shd w:val="clear" w:color="auto" w:fill="A6A6A6" w:themeFill="background1" w:themeFillShade="A6"/>
          </w:tcPr>
          <w:p w:rsidR="007B0361" w:rsidRPr="00403734" w:rsidRDefault="007B0361" w:rsidP="00284B59">
            <w:pPr>
              <w:pStyle w:val="ListParagraph"/>
              <w:ind w:left="0"/>
              <w:jc w:val="center"/>
              <w:rPr>
                <w:b/>
              </w:rPr>
            </w:pPr>
            <w:r>
              <w:rPr>
                <w:b/>
              </w:rPr>
              <w:t>quantité réconciliée</w:t>
            </w:r>
          </w:p>
        </w:tc>
        <w:tc>
          <w:tcPr>
            <w:tcW w:w="1786" w:type="dxa"/>
            <w:shd w:val="clear" w:color="auto" w:fill="A6A6A6" w:themeFill="background1" w:themeFillShade="A6"/>
          </w:tcPr>
          <w:p w:rsidR="007B0361" w:rsidRPr="00403734" w:rsidRDefault="007B0361" w:rsidP="00284B59">
            <w:pPr>
              <w:pStyle w:val="ListParagraph"/>
              <w:ind w:left="0"/>
              <w:jc w:val="center"/>
              <w:rPr>
                <w:b/>
              </w:rPr>
            </w:pPr>
            <w:r>
              <w:rPr>
                <w:b/>
              </w:rPr>
              <w:t>Compte client</w:t>
            </w:r>
          </w:p>
        </w:tc>
        <w:tc>
          <w:tcPr>
            <w:tcW w:w="1922" w:type="dxa"/>
            <w:shd w:val="clear" w:color="auto" w:fill="A6A6A6" w:themeFill="background1" w:themeFillShade="A6"/>
          </w:tcPr>
          <w:p w:rsidR="007B0361" w:rsidRDefault="007B0361" w:rsidP="00284B59">
            <w:pPr>
              <w:pStyle w:val="ListParagraph"/>
              <w:ind w:left="0"/>
              <w:jc w:val="center"/>
              <w:rPr>
                <w:b/>
              </w:rPr>
            </w:pPr>
            <w:r>
              <w:rPr>
                <w:b/>
              </w:rPr>
              <w:t>quantité allouée</w:t>
            </w:r>
          </w:p>
          <w:p w:rsidR="007B0361" w:rsidRPr="00403734" w:rsidRDefault="007B0361" w:rsidP="00284B59">
            <w:pPr>
              <w:pStyle w:val="ListParagraph"/>
              <w:ind w:left="0"/>
              <w:jc w:val="center"/>
              <w:rPr>
                <w:b/>
              </w:rPr>
            </w:pPr>
            <w:r>
              <w:rPr>
                <w:b/>
              </w:rPr>
              <w:t>titre A</w:t>
            </w:r>
          </w:p>
        </w:tc>
        <w:tc>
          <w:tcPr>
            <w:tcW w:w="1873" w:type="dxa"/>
            <w:shd w:val="clear" w:color="auto" w:fill="A6A6A6" w:themeFill="background1" w:themeFillShade="A6"/>
          </w:tcPr>
          <w:p w:rsidR="007B0361" w:rsidRDefault="007B0361" w:rsidP="00284B59">
            <w:pPr>
              <w:pStyle w:val="ListParagraph"/>
              <w:ind w:left="0"/>
              <w:jc w:val="center"/>
              <w:rPr>
                <w:b/>
              </w:rPr>
            </w:pPr>
            <w:r>
              <w:rPr>
                <w:b/>
              </w:rPr>
              <w:t>quantité allouée</w:t>
            </w:r>
          </w:p>
          <w:p w:rsidR="007B0361" w:rsidRDefault="007B0361" w:rsidP="00284B59">
            <w:pPr>
              <w:pStyle w:val="ListParagraph"/>
              <w:ind w:left="0"/>
              <w:jc w:val="center"/>
              <w:rPr>
                <w:b/>
              </w:rPr>
            </w:pPr>
            <w:r>
              <w:rPr>
                <w:b/>
              </w:rPr>
              <w:t>titre B</w:t>
            </w:r>
          </w:p>
        </w:tc>
      </w:tr>
      <w:tr w:rsidR="007B0361" w:rsidTr="00284B59">
        <w:tc>
          <w:tcPr>
            <w:tcW w:w="1620" w:type="dxa"/>
            <w:vMerge w:val="restart"/>
          </w:tcPr>
          <w:p w:rsidR="007B0361" w:rsidRPr="00403734"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901" w:type="dxa"/>
            <w:vMerge w:val="restart"/>
          </w:tcPr>
          <w:p w:rsidR="007B0361" w:rsidRPr="00403734" w:rsidRDefault="007B0361" w:rsidP="00284B59">
            <w:pPr>
              <w:pStyle w:val="ListParagraph"/>
              <w:ind w:left="0"/>
              <w:jc w:val="center"/>
              <w:rPr>
                <w:sz w:val="20"/>
              </w:rPr>
            </w:pPr>
            <w:r>
              <w:rPr>
                <w:sz w:val="20"/>
              </w:rPr>
              <w:t>300</w:t>
            </w:r>
          </w:p>
        </w:tc>
        <w:tc>
          <w:tcPr>
            <w:tcW w:w="902" w:type="dxa"/>
            <w:vMerge w:val="restart"/>
          </w:tcPr>
          <w:p w:rsidR="007B0361" w:rsidRPr="00403734" w:rsidRDefault="00353B74" w:rsidP="00284B59">
            <w:pPr>
              <w:pStyle w:val="ListParagraph"/>
              <w:ind w:left="0"/>
              <w:jc w:val="center"/>
              <w:rPr>
                <w:sz w:val="20"/>
              </w:rPr>
            </w:pPr>
            <w:r>
              <w:rPr>
                <w:sz w:val="20"/>
              </w:rPr>
              <w:t>100</w:t>
            </w:r>
          </w:p>
        </w:tc>
        <w:tc>
          <w:tcPr>
            <w:tcW w:w="1786"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922" w:type="dxa"/>
          </w:tcPr>
          <w:p w:rsidR="007B0361" w:rsidRPr="00403734" w:rsidRDefault="007B0361" w:rsidP="00284B59">
            <w:pPr>
              <w:pStyle w:val="ListParagraph"/>
              <w:ind w:left="0"/>
              <w:jc w:val="center"/>
              <w:rPr>
                <w:sz w:val="20"/>
              </w:rPr>
            </w:pPr>
            <w:r>
              <w:rPr>
                <w:sz w:val="20"/>
              </w:rPr>
              <w:t>100</w:t>
            </w:r>
          </w:p>
        </w:tc>
        <w:tc>
          <w:tcPr>
            <w:tcW w:w="1873" w:type="dxa"/>
          </w:tcPr>
          <w:p w:rsidR="007B0361" w:rsidRDefault="00353B74" w:rsidP="00284B59">
            <w:pPr>
              <w:pStyle w:val="ListParagraph"/>
              <w:ind w:left="0"/>
              <w:jc w:val="center"/>
              <w:rPr>
                <w:sz w:val="20"/>
              </w:rPr>
            </w:pPr>
            <w:r>
              <w:rPr>
                <w:sz w:val="20"/>
              </w:rPr>
              <w:t>33</w:t>
            </w:r>
          </w:p>
        </w:tc>
      </w:tr>
      <w:tr w:rsidR="007B0361" w:rsidTr="00284B59">
        <w:tc>
          <w:tcPr>
            <w:tcW w:w="1620" w:type="dxa"/>
            <w:vMerge/>
          </w:tcPr>
          <w:p w:rsidR="007B0361" w:rsidRPr="00403734" w:rsidRDefault="007B0361" w:rsidP="00284B59">
            <w:pPr>
              <w:pStyle w:val="ListParagraph"/>
              <w:ind w:left="0"/>
              <w:jc w:val="center"/>
              <w:rPr>
                <w:sz w:val="20"/>
              </w:rPr>
            </w:pPr>
          </w:p>
        </w:tc>
        <w:tc>
          <w:tcPr>
            <w:tcW w:w="901" w:type="dxa"/>
            <w:vMerge/>
          </w:tcPr>
          <w:p w:rsidR="007B0361" w:rsidRPr="00403734" w:rsidRDefault="007B0361" w:rsidP="00284B59">
            <w:pPr>
              <w:pStyle w:val="ListParagraph"/>
              <w:ind w:left="0"/>
              <w:jc w:val="center"/>
              <w:rPr>
                <w:sz w:val="20"/>
              </w:rPr>
            </w:pPr>
          </w:p>
        </w:tc>
        <w:tc>
          <w:tcPr>
            <w:tcW w:w="902" w:type="dxa"/>
            <w:vMerge/>
          </w:tcPr>
          <w:p w:rsidR="007B0361" w:rsidRPr="00403734" w:rsidRDefault="007B0361" w:rsidP="00284B59">
            <w:pPr>
              <w:pStyle w:val="ListParagraph"/>
              <w:ind w:left="0"/>
              <w:jc w:val="center"/>
              <w:rPr>
                <w:sz w:val="20"/>
              </w:rPr>
            </w:pPr>
          </w:p>
        </w:tc>
        <w:tc>
          <w:tcPr>
            <w:tcW w:w="1786"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922" w:type="dxa"/>
          </w:tcPr>
          <w:p w:rsidR="007B0361" w:rsidRPr="00403734" w:rsidRDefault="007B0361" w:rsidP="00284B59">
            <w:pPr>
              <w:jc w:val="center"/>
              <w:rPr>
                <w:sz w:val="20"/>
              </w:rPr>
            </w:pPr>
            <w:r>
              <w:rPr>
                <w:sz w:val="20"/>
              </w:rPr>
              <w:t>200</w:t>
            </w:r>
          </w:p>
        </w:tc>
        <w:tc>
          <w:tcPr>
            <w:tcW w:w="1873" w:type="dxa"/>
          </w:tcPr>
          <w:p w:rsidR="007B0361" w:rsidRPr="00613ECF" w:rsidRDefault="00353B74" w:rsidP="00284B59">
            <w:pPr>
              <w:jc w:val="center"/>
              <w:rPr>
                <w:b/>
                <w:color w:val="FF0000"/>
                <w:sz w:val="20"/>
              </w:rPr>
            </w:pPr>
            <w:r w:rsidRPr="00613ECF">
              <w:rPr>
                <w:b/>
                <w:color w:val="FF0000"/>
                <w:sz w:val="20"/>
              </w:rPr>
              <w:t>67</w:t>
            </w:r>
          </w:p>
        </w:tc>
      </w:tr>
      <w:tr w:rsidR="007B0361" w:rsidTr="00284B59">
        <w:tc>
          <w:tcPr>
            <w:tcW w:w="1620" w:type="dxa"/>
          </w:tcPr>
          <w:p w:rsidR="007B0361" w:rsidRDefault="007B0361"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901" w:type="dxa"/>
          </w:tcPr>
          <w:p w:rsidR="007B0361" w:rsidRPr="00403734" w:rsidRDefault="007B0361" w:rsidP="00284B59">
            <w:pPr>
              <w:pStyle w:val="ListParagraph"/>
              <w:ind w:left="0"/>
              <w:jc w:val="center"/>
              <w:rPr>
                <w:sz w:val="20"/>
              </w:rPr>
            </w:pPr>
            <w:r>
              <w:rPr>
                <w:sz w:val="20"/>
              </w:rPr>
              <w:t>50</w:t>
            </w:r>
          </w:p>
        </w:tc>
        <w:tc>
          <w:tcPr>
            <w:tcW w:w="902" w:type="dxa"/>
          </w:tcPr>
          <w:p w:rsidR="007B0361" w:rsidRPr="00403734" w:rsidRDefault="00353B74" w:rsidP="00284B59">
            <w:pPr>
              <w:pStyle w:val="ListParagraph"/>
              <w:ind w:left="0"/>
              <w:jc w:val="center"/>
              <w:rPr>
                <w:sz w:val="20"/>
              </w:rPr>
            </w:pPr>
            <w:r>
              <w:rPr>
                <w:sz w:val="20"/>
              </w:rPr>
              <w:t>16</w:t>
            </w:r>
          </w:p>
        </w:tc>
        <w:tc>
          <w:tcPr>
            <w:tcW w:w="1786"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22" w:type="dxa"/>
          </w:tcPr>
          <w:p w:rsidR="007B0361" w:rsidRPr="00403734" w:rsidRDefault="007B0361" w:rsidP="00284B59">
            <w:pPr>
              <w:pStyle w:val="ListParagraph"/>
              <w:tabs>
                <w:tab w:val="left" w:pos="693"/>
                <w:tab w:val="center" w:pos="850"/>
              </w:tabs>
              <w:ind w:left="0"/>
              <w:jc w:val="center"/>
              <w:rPr>
                <w:sz w:val="20"/>
              </w:rPr>
            </w:pPr>
            <w:r>
              <w:rPr>
                <w:sz w:val="20"/>
              </w:rPr>
              <w:t>50</w:t>
            </w:r>
          </w:p>
        </w:tc>
        <w:tc>
          <w:tcPr>
            <w:tcW w:w="1873" w:type="dxa"/>
          </w:tcPr>
          <w:p w:rsidR="007B0361" w:rsidRDefault="00353B74" w:rsidP="00284B59">
            <w:pPr>
              <w:pStyle w:val="ListParagraph"/>
              <w:tabs>
                <w:tab w:val="left" w:pos="693"/>
                <w:tab w:val="center" w:pos="850"/>
              </w:tabs>
              <w:ind w:left="0"/>
              <w:jc w:val="center"/>
              <w:rPr>
                <w:sz w:val="20"/>
              </w:rPr>
            </w:pPr>
            <w:r>
              <w:rPr>
                <w:sz w:val="20"/>
              </w:rPr>
              <w:t>16</w:t>
            </w:r>
          </w:p>
        </w:tc>
      </w:tr>
    </w:tbl>
    <w:p w:rsidR="007B0361" w:rsidRDefault="007B0361" w:rsidP="007B0361">
      <w:pPr>
        <w:pStyle w:val="ListParagraph"/>
        <w:spacing w:line="240" w:lineRule="auto"/>
        <w:ind w:left="284"/>
      </w:pPr>
    </w:p>
    <w:p w:rsidR="007B0361" w:rsidRDefault="007B0361" w:rsidP="00FB1421">
      <w:pPr>
        <w:pStyle w:val="ListParagraph"/>
        <w:numPr>
          <w:ilvl w:val="0"/>
          <w:numId w:val="47"/>
        </w:numPr>
        <w:spacing w:line="240" w:lineRule="auto"/>
        <w:ind w:left="284"/>
      </w:pPr>
      <w:r>
        <w:t>Création des paiements client et calcul des commissions. (ex. Montant fixe: 20 EUR)</w:t>
      </w:r>
    </w:p>
    <w:p w:rsidR="007B0361" w:rsidRDefault="007B0361" w:rsidP="007B0361">
      <w:pPr>
        <w:spacing w:line="240" w:lineRule="auto"/>
        <w:ind w:left="-76"/>
      </w:pPr>
    </w:p>
    <w:p w:rsidR="007B0361" w:rsidRDefault="007B0361" w:rsidP="007B0361">
      <w:pPr>
        <w:spacing w:line="240" w:lineRule="auto"/>
        <w:ind w:left="-76"/>
      </w:pPr>
      <w:r>
        <w:t>Les paiements client en titres sont automatiquement créés après l’allocation sans validation.</w:t>
      </w:r>
    </w:p>
    <w:tbl>
      <w:tblPr>
        <w:tblStyle w:val="TableGrid"/>
        <w:tblW w:w="0" w:type="auto"/>
        <w:tblInd w:w="284" w:type="dxa"/>
        <w:tblLook w:val="04A0"/>
      </w:tblPr>
      <w:tblGrid>
        <w:gridCol w:w="1787"/>
        <w:gridCol w:w="1605"/>
        <w:gridCol w:w="1849"/>
        <w:gridCol w:w="1856"/>
      </w:tblGrid>
      <w:tr w:rsidR="007B0361" w:rsidRPr="00403734" w:rsidTr="00284B59">
        <w:tc>
          <w:tcPr>
            <w:tcW w:w="1787" w:type="dxa"/>
            <w:shd w:val="clear" w:color="auto" w:fill="A6A6A6" w:themeFill="background1" w:themeFillShade="A6"/>
          </w:tcPr>
          <w:p w:rsidR="007B0361" w:rsidRPr="00403734" w:rsidRDefault="007B0361" w:rsidP="00284B59">
            <w:pPr>
              <w:pStyle w:val="ListParagraph"/>
              <w:ind w:left="0"/>
              <w:jc w:val="center"/>
              <w:rPr>
                <w:b/>
              </w:rPr>
            </w:pPr>
            <w:r>
              <w:rPr>
                <w:b/>
              </w:rPr>
              <w:t>Compte client</w:t>
            </w:r>
          </w:p>
        </w:tc>
        <w:tc>
          <w:tcPr>
            <w:tcW w:w="1605" w:type="dxa"/>
            <w:shd w:val="clear" w:color="auto" w:fill="A6A6A6" w:themeFill="background1" w:themeFillShade="A6"/>
          </w:tcPr>
          <w:p w:rsidR="007B0361" w:rsidRPr="00403734" w:rsidRDefault="007B0361" w:rsidP="00284B59">
            <w:pPr>
              <w:pStyle w:val="ListParagraph"/>
              <w:ind w:left="0"/>
              <w:jc w:val="center"/>
              <w:rPr>
                <w:b/>
              </w:rPr>
            </w:pPr>
            <w:r>
              <w:rPr>
                <w:b/>
              </w:rPr>
              <w:t xml:space="preserve">Sortie Titre A </w:t>
            </w:r>
          </w:p>
        </w:tc>
        <w:tc>
          <w:tcPr>
            <w:tcW w:w="1849" w:type="dxa"/>
            <w:shd w:val="clear" w:color="auto" w:fill="A6A6A6" w:themeFill="background1" w:themeFillShade="A6"/>
          </w:tcPr>
          <w:p w:rsidR="007B0361" w:rsidRPr="00403734" w:rsidRDefault="007B0361" w:rsidP="00284B59">
            <w:pPr>
              <w:pStyle w:val="ListParagraph"/>
              <w:ind w:left="0"/>
              <w:jc w:val="center"/>
              <w:rPr>
                <w:b/>
              </w:rPr>
            </w:pPr>
            <w:r>
              <w:rPr>
                <w:b/>
              </w:rPr>
              <w:t xml:space="preserve">Crédit Titre B </w:t>
            </w:r>
          </w:p>
        </w:tc>
        <w:tc>
          <w:tcPr>
            <w:tcW w:w="1856" w:type="dxa"/>
            <w:shd w:val="clear" w:color="auto" w:fill="A6A6A6" w:themeFill="background1" w:themeFillShade="A6"/>
          </w:tcPr>
          <w:p w:rsidR="007B0361" w:rsidRDefault="007B0361" w:rsidP="00284B59">
            <w:pPr>
              <w:pStyle w:val="ListParagraph"/>
              <w:ind w:left="0"/>
              <w:jc w:val="center"/>
              <w:rPr>
                <w:b/>
              </w:rPr>
            </w:pPr>
            <w:r>
              <w:rPr>
                <w:b/>
              </w:rPr>
              <w:t>Statut</w:t>
            </w:r>
          </w:p>
        </w:tc>
      </w:tr>
      <w:tr w:rsidR="00B94DF9" w:rsidTr="00284B59">
        <w:tc>
          <w:tcPr>
            <w:tcW w:w="1787" w:type="dxa"/>
          </w:tcPr>
          <w:p w:rsidR="00B94DF9" w:rsidRPr="00403734" w:rsidRDefault="00B94DF9"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B94DF9" w:rsidRPr="00403734" w:rsidRDefault="00B94DF9" w:rsidP="00284B59">
            <w:pPr>
              <w:pStyle w:val="ListParagraph"/>
              <w:ind w:left="0"/>
              <w:jc w:val="center"/>
              <w:rPr>
                <w:sz w:val="20"/>
              </w:rPr>
            </w:pPr>
            <w:r>
              <w:rPr>
                <w:sz w:val="20"/>
              </w:rPr>
              <w:t>100</w:t>
            </w:r>
          </w:p>
        </w:tc>
        <w:tc>
          <w:tcPr>
            <w:tcW w:w="1849" w:type="dxa"/>
          </w:tcPr>
          <w:p w:rsidR="00B94DF9" w:rsidRDefault="00B94DF9" w:rsidP="00284B59">
            <w:pPr>
              <w:pStyle w:val="ListParagraph"/>
              <w:ind w:left="0"/>
              <w:jc w:val="center"/>
              <w:rPr>
                <w:sz w:val="20"/>
              </w:rPr>
            </w:pPr>
            <w:r>
              <w:rPr>
                <w:sz w:val="20"/>
              </w:rPr>
              <w:t>33</w:t>
            </w:r>
          </w:p>
        </w:tc>
        <w:tc>
          <w:tcPr>
            <w:tcW w:w="1856" w:type="dxa"/>
          </w:tcPr>
          <w:p w:rsidR="00B94DF9" w:rsidRDefault="00024C86" w:rsidP="00284B59">
            <w:pPr>
              <w:pStyle w:val="ListParagraph"/>
              <w:ind w:left="0"/>
              <w:jc w:val="center"/>
              <w:rPr>
                <w:sz w:val="20"/>
              </w:rPr>
            </w:pPr>
            <w:r>
              <w:rPr>
                <w:sz w:val="20"/>
              </w:rPr>
              <w:t>C</w:t>
            </w:r>
            <w:r w:rsidR="00B94DF9">
              <w:rPr>
                <w:sz w:val="20"/>
              </w:rPr>
              <w:t>réé</w:t>
            </w:r>
          </w:p>
        </w:tc>
      </w:tr>
      <w:tr w:rsidR="00B94DF9" w:rsidTr="00284B59">
        <w:tc>
          <w:tcPr>
            <w:tcW w:w="1787" w:type="dxa"/>
          </w:tcPr>
          <w:p w:rsidR="00B94DF9" w:rsidRPr="00403734" w:rsidRDefault="00B94DF9"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B94DF9" w:rsidRPr="00403734" w:rsidRDefault="00B94DF9" w:rsidP="00284B59">
            <w:pPr>
              <w:jc w:val="center"/>
              <w:rPr>
                <w:sz w:val="20"/>
              </w:rPr>
            </w:pPr>
            <w:r>
              <w:rPr>
                <w:sz w:val="20"/>
              </w:rPr>
              <w:t>200</w:t>
            </w:r>
          </w:p>
        </w:tc>
        <w:tc>
          <w:tcPr>
            <w:tcW w:w="1849" w:type="dxa"/>
          </w:tcPr>
          <w:p w:rsidR="00B94DF9" w:rsidRPr="00B94DF9" w:rsidRDefault="00B94DF9" w:rsidP="00284B59">
            <w:pPr>
              <w:jc w:val="center"/>
              <w:rPr>
                <w:b/>
                <w:sz w:val="20"/>
              </w:rPr>
            </w:pPr>
            <w:r w:rsidRPr="00B94DF9">
              <w:rPr>
                <w:b/>
                <w:sz w:val="20"/>
              </w:rPr>
              <w:t>67</w:t>
            </w:r>
          </w:p>
        </w:tc>
        <w:tc>
          <w:tcPr>
            <w:tcW w:w="1856" w:type="dxa"/>
          </w:tcPr>
          <w:p w:rsidR="00B94DF9" w:rsidRDefault="00024C86" w:rsidP="00284B59">
            <w:pPr>
              <w:jc w:val="center"/>
              <w:rPr>
                <w:sz w:val="20"/>
              </w:rPr>
            </w:pPr>
            <w:r>
              <w:rPr>
                <w:sz w:val="20"/>
              </w:rPr>
              <w:t>C</w:t>
            </w:r>
            <w:r w:rsidR="00B94DF9">
              <w:rPr>
                <w:sz w:val="20"/>
              </w:rPr>
              <w:t>réé</w:t>
            </w:r>
          </w:p>
        </w:tc>
      </w:tr>
      <w:tr w:rsidR="00B94DF9" w:rsidTr="00284B59">
        <w:tc>
          <w:tcPr>
            <w:tcW w:w="1787" w:type="dxa"/>
          </w:tcPr>
          <w:p w:rsidR="00B94DF9" w:rsidRPr="00403734" w:rsidRDefault="00B94DF9"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B94DF9" w:rsidRPr="00403734" w:rsidRDefault="00B94DF9" w:rsidP="00284B59">
            <w:pPr>
              <w:pStyle w:val="ListParagraph"/>
              <w:tabs>
                <w:tab w:val="left" w:pos="693"/>
                <w:tab w:val="center" w:pos="850"/>
              </w:tabs>
              <w:ind w:left="0"/>
              <w:jc w:val="center"/>
              <w:rPr>
                <w:sz w:val="20"/>
              </w:rPr>
            </w:pPr>
            <w:r>
              <w:rPr>
                <w:sz w:val="20"/>
              </w:rPr>
              <w:t>50</w:t>
            </w:r>
          </w:p>
        </w:tc>
        <w:tc>
          <w:tcPr>
            <w:tcW w:w="1849" w:type="dxa"/>
          </w:tcPr>
          <w:p w:rsidR="00B94DF9" w:rsidRDefault="00B94DF9" w:rsidP="00284B59">
            <w:pPr>
              <w:pStyle w:val="ListParagraph"/>
              <w:tabs>
                <w:tab w:val="left" w:pos="693"/>
                <w:tab w:val="center" w:pos="850"/>
              </w:tabs>
              <w:ind w:left="0"/>
              <w:jc w:val="center"/>
              <w:rPr>
                <w:sz w:val="20"/>
              </w:rPr>
            </w:pPr>
            <w:r>
              <w:rPr>
                <w:sz w:val="20"/>
              </w:rPr>
              <w:t>16</w:t>
            </w:r>
          </w:p>
        </w:tc>
        <w:tc>
          <w:tcPr>
            <w:tcW w:w="1856" w:type="dxa"/>
          </w:tcPr>
          <w:p w:rsidR="00B94DF9" w:rsidRDefault="00024C86" w:rsidP="00284B59">
            <w:pPr>
              <w:pStyle w:val="ListParagraph"/>
              <w:ind w:left="0"/>
              <w:jc w:val="center"/>
              <w:rPr>
                <w:sz w:val="20"/>
              </w:rPr>
            </w:pPr>
            <w:r>
              <w:rPr>
                <w:sz w:val="20"/>
              </w:rPr>
              <w:t>C</w:t>
            </w:r>
            <w:r w:rsidR="00B94DF9">
              <w:rPr>
                <w:sz w:val="20"/>
              </w:rPr>
              <w:t>réé</w:t>
            </w:r>
          </w:p>
        </w:tc>
      </w:tr>
    </w:tbl>
    <w:p w:rsidR="007B0361" w:rsidRDefault="007B0361" w:rsidP="007B0361">
      <w:pPr>
        <w:spacing w:line="240" w:lineRule="auto"/>
        <w:ind w:left="-76"/>
      </w:pPr>
      <w:r>
        <w:t xml:space="preserve"> </w:t>
      </w:r>
    </w:p>
    <w:p w:rsidR="00A879FF" w:rsidRDefault="007875D7" w:rsidP="00FB1421">
      <w:pPr>
        <w:pStyle w:val="ListParagraph"/>
        <w:numPr>
          <w:ilvl w:val="0"/>
          <w:numId w:val="12"/>
        </w:numPr>
        <w:spacing w:line="240" w:lineRule="auto"/>
      </w:pPr>
      <w:r>
        <w:t>un Swift MT566</w:t>
      </w:r>
      <w:r w:rsidR="00A879FF">
        <w:t xml:space="preserve"> ou rapport sera envoyé selon le profil de Reporting des clients</w:t>
      </w:r>
    </w:p>
    <w:p w:rsidR="00C23B56" w:rsidRDefault="00C23B56" w:rsidP="00C23B56">
      <w:pPr>
        <w:pStyle w:val="ListParagraph"/>
        <w:spacing w:line="240" w:lineRule="auto"/>
      </w:pPr>
    </w:p>
    <w:p w:rsidR="007B0361" w:rsidRDefault="007B0361" w:rsidP="007B0361">
      <w:pPr>
        <w:spacing w:line="240" w:lineRule="auto"/>
        <w:ind w:left="-76"/>
      </w:pPr>
      <w:r>
        <w:t>Les paiements en espèces de commissions sont calculés et créés en attente de validation.</w:t>
      </w:r>
    </w:p>
    <w:tbl>
      <w:tblPr>
        <w:tblStyle w:val="TableGrid"/>
        <w:tblW w:w="0" w:type="auto"/>
        <w:tblInd w:w="284" w:type="dxa"/>
        <w:tblLook w:val="04A0"/>
      </w:tblPr>
      <w:tblGrid>
        <w:gridCol w:w="1787"/>
        <w:gridCol w:w="1581"/>
        <w:gridCol w:w="1843"/>
        <w:gridCol w:w="1843"/>
      </w:tblGrid>
      <w:tr w:rsidR="007B0361" w:rsidRPr="00403734" w:rsidTr="00284B59">
        <w:tc>
          <w:tcPr>
            <w:tcW w:w="1787" w:type="dxa"/>
            <w:shd w:val="clear" w:color="auto" w:fill="A6A6A6" w:themeFill="background1" w:themeFillShade="A6"/>
          </w:tcPr>
          <w:p w:rsidR="007B0361" w:rsidRPr="00403734" w:rsidRDefault="007B0361" w:rsidP="00284B59">
            <w:pPr>
              <w:pStyle w:val="ListParagraph"/>
              <w:ind w:left="0"/>
              <w:jc w:val="center"/>
              <w:rPr>
                <w:b/>
              </w:rPr>
            </w:pPr>
            <w:r>
              <w:rPr>
                <w:b/>
              </w:rPr>
              <w:t>Compte client</w:t>
            </w:r>
          </w:p>
        </w:tc>
        <w:tc>
          <w:tcPr>
            <w:tcW w:w="1581" w:type="dxa"/>
            <w:shd w:val="clear" w:color="auto" w:fill="A6A6A6" w:themeFill="background1" w:themeFillShade="A6"/>
          </w:tcPr>
          <w:p w:rsidR="007B0361" w:rsidRPr="00403734" w:rsidRDefault="007B0361" w:rsidP="00284B59">
            <w:pPr>
              <w:pStyle w:val="ListParagraph"/>
              <w:ind w:left="0"/>
              <w:jc w:val="center"/>
              <w:rPr>
                <w:b/>
              </w:rPr>
            </w:pPr>
            <w:r>
              <w:rPr>
                <w:b/>
              </w:rPr>
              <w:t>commissions</w:t>
            </w:r>
          </w:p>
        </w:tc>
        <w:tc>
          <w:tcPr>
            <w:tcW w:w="1843" w:type="dxa"/>
            <w:shd w:val="clear" w:color="auto" w:fill="A6A6A6" w:themeFill="background1" w:themeFillShade="A6"/>
          </w:tcPr>
          <w:p w:rsidR="007B0361" w:rsidRPr="00403734" w:rsidRDefault="007B0361" w:rsidP="00284B59">
            <w:pPr>
              <w:pStyle w:val="ListParagraph"/>
              <w:ind w:left="0"/>
              <w:jc w:val="center"/>
              <w:rPr>
                <w:b/>
              </w:rPr>
            </w:pPr>
            <w:r>
              <w:rPr>
                <w:b/>
              </w:rPr>
              <w:t>Montant Net</w:t>
            </w:r>
          </w:p>
        </w:tc>
        <w:tc>
          <w:tcPr>
            <w:tcW w:w="1843" w:type="dxa"/>
            <w:shd w:val="clear" w:color="auto" w:fill="A6A6A6" w:themeFill="background1" w:themeFillShade="A6"/>
          </w:tcPr>
          <w:p w:rsidR="007B0361" w:rsidRDefault="007B0361" w:rsidP="00284B59">
            <w:pPr>
              <w:pStyle w:val="ListParagraph"/>
              <w:ind w:left="0"/>
              <w:jc w:val="center"/>
              <w:rPr>
                <w:b/>
              </w:rPr>
            </w:pPr>
            <w:r>
              <w:rPr>
                <w:b/>
              </w:rPr>
              <w:t>Statut</w:t>
            </w:r>
          </w:p>
        </w:tc>
      </w:tr>
      <w:tr w:rsidR="007B0361" w:rsidTr="00284B59">
        <w:tc>
          <w:tcPr>
            <w:tcW w:w="1787"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581" w:type="dxa"/>
          </w:tcPr>
          <w:p w:rsidR="007B0361" w:rsidRPr="00403734" w:rsidRDefault="007B0361" w:rsidP="00284B59">
            <w:pPr>
              <w:pStyle w:val="ListParagraph"/>
              <w:ind w:left="0"/>
              <w:jc w:val="center"/>
              <w:rPr>
                <w:sz w:val="20"/>
              </w:rPr>
            </w:pPr>
            <w:r>
              <w:rPr>
                <w:sz w:val="20"/>
              </w:rPr>
              <w:t>20 EUR</w:t>
            </w:r>
          </w:p>
        </w:tc>
        <w:tc>
          <w:tcPr>
            <w:tcW w:w="1843" w:type="dxa"/>
          </w:tcPr>
          <w:p w:rsidR="007B0361" w:rsidRPr="00403734" w:rsidRDefault="007B0361" w:rsidP="00284B59">
            <w:pPr>
              <w:pStyle w:val="ListParagraph"/>
              <w:ind w:left="0"/>
              <w:jc w:val="center"/>
              <w:rPr>
                <w:sz w:val="20"/>
              </w:rPr>
            </w:pPr>
            <w:r>
              <w:rPr>
                <w:sz w:val="20"/>
              </w:rPr>
              <w:t>20 EUR</w:t>
            </w:r>
          </w:p>
        </w:tc>
        <w:tc>
          <w:tcPr>
            <w:tcW w:w="1843" w:type="dxa"/>
          </w:tcPr>
          <w:p w:rsidR="007B0361" w:rsidRDefault="007B0361" w:rsidP="00284B59">
            <w:pPr>
              <w:pStyle w:val="ListParagraph"/>
              <w:ind w:left="0"/>
              <w:jc w:val="center"/>
              <w:rPr>
                <w:sz w:val="20"/>
              </w:rPr>
            </w:pPr>
            <w:r>
              <w:rPr>
                <w:sz w:val="20"/>
              </w:rPr>
              <w:t>En attente</w:t>
            </w:r>
          </w:p>
        </w:tc>
      </w:tr>
      <w:tr w:rsidR="007B0361" w:rsidTr="00284B59">
        <w:tc>
          <w:tcPr>
            <w:tcW w:w="1787"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581" w:type="dxa"/>
          </w:tcPr>
          <w:p w:rsidR="007B0361" w:rsidRPr="00403734" w:rsidRDefault="007B0361" w:rsidP="00284B59">
            <w:pPr>
              <w:pStyle w:val="ListParagraph"/>
              <w:ind w:left="0"/>
              <w:jc w:val="center"/>
              <w:rPr>
                <w:sz w:val="20"/>
              </w:rPr>
            </w:pPr>
            <w:r>
              <w:rPr>
                <w:sz w:val="20"/>
              </w:rPr>
              <w:t>20 EUR</w:t>
            </w:r>
          </w:p>
        </w:tc>
        <w:tc>
          <w:tcPr>
            <w:tcW w:w="1843" w:type="dxa"/>
          </w:tcPr>
          <w:p w:rsidR="007B0361" w:rsidRPr="00403734" w:rsidRDefault="007B0361" w:rsidP="00284B59">
            <w:pPr>
              <w:jc w:val="center"/>
              <w:rPr>
                <w:sz w:val="20"/>
              </w:rPr>
            </w:pPr>
            <w:r>
              <w:rPr>
                <w:sz w:val="20"/>
              </w:rPr>
              <w:t>20 EUR</w:t>
            </w:r>
          </w:p>
        </w:tc>
        <w:tc>
          <w:tcPr>
            <w:tcW w:w="1843" w:type="dxa"/>
          </w:tcPr>
          <w:p w:rsidR="007B0361" w:rsidRDefault="007B0361" w:rsidP="00284B59">
            <w:pPr>
              <w:jc w:val="center"/>
              <w:rPr>
                <w:sz w:val="20"/>
              </w:rPr>
            </w:pPr>
            <w:r>
              <w:rPr>
                <w:sz w:val="20"/>
              </w:rPr>
              <w:t>En attente</w:t>
            </w:r>
          </w:p>
        </w:tc>
      </w:tr>
      <w:tr w:rsidR="007B0361" w:rsidTr="00284B59">
        <w:tc>
          <w:tcPr>
            <w:tcW w:w="1787" w:type="dxa"/>
          </w:tcPr>
          <w:p w:rsidR="007B0361" w:rsidRPr="00403734" w:rsidRDefault="007B0361"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81" w:type="dxa"/>
          </w:tcPr>
          <w:p w:rsidR="007B0361" w:rsidRPr="00403734" w:rsidRDefault="007B0361" w:rsidP="00284B59">
            <w:pPr>
              <w:pStyle w:val="ListParagraph"/>
              <w:ind w:left="0"/>
              <w:jc w:val="center"/>
              <w:rPr>
                <w:sz w:val="20"/>
              </w:rPr>
            </w:pPr>
            <w:r>
              <w:rPr>
                <w:sz w:val="20"/>
              </w:rPr>
              <w:t>20 EUR</w:t>
            </w:r>
          </w:p>
        </w:tc>
        <w:tc>
          <w:tcPr>
            <w:tcW w:w="1843" w:type="dxa"/>
          </w:tcPr>
          <w:p w:rsidR="007B0361" w:rsidRPr="00403734" w:rsidRDefault="007B0361" w:rsidP="00284B59">
            <w:pPr>
              <w:pStyle w:val="ListParagraph"/>
              <w:ind w:left="0"/>
              <w:jc w:val="center"/>
              <w:rPr>
                <w:sz w:val="20"/>
              </w:rPr>
            </w:pPr>
            <w:r>
              <w:rPr>
                <w:sz w:val="20"/>
              </w:rPr>
              <w:t>20 EUR</w:t>
            </w:r>
          </w:p>
        </w:tc>
        <w:tc>
          <w:tcPr>
            <w:tcW w:w="1843" w:type="dxa"/>
          </w:tcPr>
          <w:p w:rsidR="007B0361" w:rsidRDefault="007B0361" w:rsidP="00284B59">
            <w:pPr>
              <w:pStyle w:val="ListParagraph"/>
              <w:ind w:left="0"/>
              <w:jc w:val="center"/>
              <w:rPr>
                <w:sz w:val="20"/>
              </w:rPr>
            </w:pPr>
            <w:r>
              <w:rPr>
                <w:sz w:val="20"/>
              </w:rPr>
              <w:t>En attente</w:t>
            </w:r>
          </w:p>
        </w:tc>
      </w:tr>
    </w:tbl>
    <w:p w:rsidR="007B0361" w:rsidRDefault="007B0361" w:rsidP="007B0361">
      <w:pPr>
        <w:pStyle w:val="ListParagraph"/>
        <w:spacing w:line="240" w:lineRule="auto"/>
        <w:ind w:left="284"/>
      </w:pPr>
    </w:p>
    <w:p w:rsidR="00024C86" w:rsidRDefault="00024C86" w:rsidP="00FB1421">
      <w:pPr>
        <w:pStyle w:val="ListParagraph"/>
        <w:numPr>
          <w:ilvl w:val="0"/>
          <w:numId w:val="47"/>
        </w:numPr>
        <w:spacing w:line="240" w:lineRule="auto"/>
        <w:ind w:left="284"/>
      </w:pPr>
      <w:r w:rsidRPr="00A358A4">
        <w:t>Validation des paiements espèces :</w:t>
      </w:r>
    </w:p>
    <w:p w:rsidR="00024C86" w:rsidRPr="00A358A4" w:rsidRDefault="00024C86" w:rsidP="00024C86">
      <w:pPr>
        <w:pStyle w:val="ListParagraph"/>
        <w:spacing w:line="240" w:lineRule="auto"/>
        <w:ind w:left="284"/>
        <w:rPr>
          <w:u w:val="single"/>
        </w:rPr>
      </w:pPr>
      <w:r w:rsidRPr="00A358A4">
        <w:rPr>
          <w:u w:val="single"/>
        </w:rPr>
        <w:t xml:space="preserve">Si l’utilisateur choisit de poster des CRO: </w:t>
      </w:r>
    </w:p>
    <w:p w:rsidR="00024C86" w:rsidRPr="00A358A4" w:rsidRDefault="00024C86"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ListParagraph"/>
        <w:numPr>
          <w:ilvl w:val="0"/>
          <w:numId w:val="12"/>
        </w:numPr>
        <w:spacing w:line="240" w:lineRule="auto"/>
        <w:rPr>
          <w:lang w:eastAsia="ar-SA"/>
        </w:rPr>
      </w:pPr>
      <w:r w:rsidRPr="00A358A4">
        <w:rPr>
          <w:lang w:eastAsia="ar-SA"/>
        </w:rPr>
        <w:lastRenderedPageBreak/>
        <w:t>Un message comptable espèce doit être généré vers MegaAccouting</w:t>
      </w:r>
    </w:p>
    <w:p w:rsidR="00024C86" w:rsidRPr="00A358A4" w:rsidRDefault="00024C86"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ListParagraph"/>
        <w:spacing w:line="240" w:lineRule="auto"/>
        <w:ind w:left="284"/>
        <w:rPr>
          <w:u w:val="single"/>
        </w:rPr>
      </w:pPr>
      <w:r w:rsidRPr="00A358A4">
        <w:rPr>
          <w:u w:val="single"/>
        </w:rPr>
        <w:t xml:space="preserve">Si l’utilisateur choisit de ne pas poster des CRO: </w:t>
      </w:r>
    </w:p>
    <w:p w:rsidR="00024C86" w:rsidRDefault="00024C86" w:rsidP="00FB1421">
      <w:pPr>
        <w:pStyle w:val="ListParagraph"/>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024C86" w:rsidRDefault="00024C86" w:rsidP="00024C86">
      <w:pPr>
        <w:pStyle w:val="ListParagraph"/>
        <w:spacing w:line="240" w:lineRule="auto"/>
        <w:ind w:left="284"/>
        <w:rPr>
          <w:lang w:eastAsia="ar-SA"/>
        </w:rPr>
      </w:pPr>
    </w:p>
    <w:p w:rsidR="00024C86" w:rsidRPr="00A358A4" w:rsidRDefault="00024C86" w:rsidP="00FB1421">
      <w:pPr>
        <w:pStyle w:val="ListParagraph"/>
        <w:numPr>
          <w:ilvl w:val="0"/>
          <w:numId w:val="47"/>
        </w:numPr>
        <w:spacing w:line="240" w:lineRule="auto"/>
        <w:ind w:left="284"/>
        <w:rPr>
          <w:lang w:eastAsia="ar-SA"/>
        </w:rPr>
      </w:pPr>
      <w:r w:rsidRPr="00A358A4">
        <w:rPr>
          <w:lang w:eastAsia="ar-SA"/>
        </w:rPr>
        <w:t>Envoi automatique des confirmations de paiements aux clients.</w:t>
      </w:r>
    </w:p>
    <w:p w:rsidR="00024C86" w:rsidRDefault="00024C86" w:rsidP="00FB1421">
      <w:pPr>
        <w:pStyle w:val="ListParagraph"/>
        <w:numPr>
          <w:ilvl w:val="0"/>
          <w:numId w:val="12"/>
        </w:numPr>
        <w:spacing w:line="240" w:lineRule="auto"/>
      </w:pPr>
      <w:r w:rsidRPr="00A358A4">
        <w:t>Un Swift MT566 ou rapport sera envoyé selon le profil de Reporting des clients</w:t>
      </w:r>
      <w:r>
        <w:t>.</w:t>
      </w:r>
    </w:p>
    <w:p w:rsidR="00453E7C" w:rsidRDefault="00453E7C" w:rsidP="00805681">
      <w:pPr>
        <w:pStyle w:val="Style2"/>
      </w:pPr>
      <w:bookmarkStart w:id="122" w:name="_Toc409450768"/>
      <w:r>
        <w:t>Description du traitement d</w:t>
      </w:r>
      <w:r w:rsidR="00B60DF0">
        <w:t>es</w:t>
      </w:r>
      <w:r>
        <w:t xml:space="preserve"> OST </w:t>
      </w:r>
      <w:r w:rsidR="00B60DF0">
        <w:t>optionnelles</w:t>
      </w:r>
      <w:bookmarkEnd w:id="122"/>
    </w:p>
    <w:p w:rsidR="00B60DF0" w:rsidRDefault="00B60DF0" w:rsidP="00B60DF0">
      <w:pPr>
        <w:pStyle w:val="ListParagraph"/>
      </w:pPr>
    </w:p>
    <w:p w:rsidR="002F5C46" w:rsidRDefault="002F5C46" w:rsidP="004B4E13">
      <w:pPr>
        <w:spacing w:line="240" w:lineRule="auto"/>
        <w:jc w:val="both"/>
      </w:pPr>
      <w:r>
        <w:t>Ce paragraphe décrit le traitement d’un</w:t>
      </w:r>
      <w:r w:rsidR="00972085">
        <w:t xml:space="preserve">e distribution de dividende optionnelle (DVOP: obligatoire </w:t>
      </w:r>
      <w:r w:rsidR="00D12F32">
        <w:t>avec</w:t>
      </w:r>
      <w:r w:rsidR="00972085">
        <w:t xml:space="preserve"> choix) </w:t>
      </w:r>
      <w:r>
        <w:t xml:space="preserve"> </w:t>
      </w:r>
      <w:r w:rsidR="00972085">
        <w:t>et précédé d’une distribution de droits (RHDI)</w:t>
      </w:r>
      <w:r>
        <w:t>.</w:t>
      </w:r>
    </w:p>
    <w:p w:rsidR="002F5C46" w:rsidRDefault="002F5C46" w:rsidP="004B4E13">
      <w:pPr>
        <w:spacing w:line="240" w:lineRule="auto"/>
        <w:jc w:val="both"/>
      </w:pPr>
      <w:r>
        <w:t xml:space="preserve"> Le traitement </w:t>
      </w:r>
      <w:r w:rsidR="004B4E13">
        <w:t>pour les OST optionnelles est pratiquement le même au niveau de la création de l’annonce, des notifications, des collectes des instructions et des paiements.</w:t>
      </w:r>
    </w:p>
    <w:p w:rsidR="004B4E13" w:rsidRDefault="004B4E13" w:rsidP="004B4E13">
      <w:pPr>
        <w:spacing w:line="240" w:lineRule="auto"/>
        <w:jc w:val="both"/>
      </w:pPr>
      <w:r>
        <w:t xml:space="preserve">Les différences résident dans le fait qu’il y a parfois des contrôles spécifiques à chaque type d’annonce lors de la réception/la création de l’instruction client. Ces contrôles sont définis dans la section </w:t>
      </w:r>
      <w:hyperlink w:anchor="_Règles_de_Contrôle" w:history="1">
        <w:r w:rsidRPr="009337F6">
          <w:rPr>
            <w:rStyle w:val="Hyperlink"/>
          </w:rPr>
          <w:t>Gestion des instructions</w:t>
        </w:r>
      </w:hyperlink>
      <w:r>
        <w:t>.</w:t>
      </w:r>
    </w:p>
    <w:p w:rsidR="002F5C46" w:rsidRDefault="002F5C46" w:rsidP="002F5C46">
      <w:pPr>
        <w:spacing w:line="240" w:lineRule="auto"/>
      </w:pPr>
    </w:p>
    <w:p w:rsidR="00CE748A" w:rsidRDefault="002F5C46" w:rsidP="00FB1421">
      <w:pPr>
        <w:pStyle w:val="ListParagraph"/>
        <w:numPr>
          <w:ilvl w:val="0"/>
          <w:numId w:val="46"/>
        </w:numPr>
        <w:spacing w:line="240" w:lineRule="auto"/>
        <w:ind w:left="284"/>
      </w:pPr>
      <w:r>
        <w:t xml:space="preserve">Réception d’un préavis d’annonce via </w:t>
      </w:r>
      <w:r w:rsidR="00CE748A">
        <w:t xml:space="preserve">2 </w:t>
      </w:r>
      <w:r>
        <w:t>MT564</w:t>
      </w:r>
      <w:r w:rsidR="00CE748A">
        <w:t>:</w:t>
      </w:r>
    </w:p>
    <w:p w:rsidR="002F5C46" w:rsidRDefault="00CE748A" w:rsidP="00CE748A">
      <w:pPr>
        <w:pStyle w:val="ListParagraph"/>
        <w:spacing w:line="240" w:lineRule="auto"/>
        <w:ind w:left="284"/>
        <w:jc w:val="both"/>
      </w:pPr>
      <w:r>
        <w:t xml:space="preserve">Un MT564  concernant la distribution de droits et un MT564 concernant la distribution optionnelle de dividendes. </w:t>
      </w:r>
    </w:p>
    <w:p w:rsidR="00CE748A" w:rsidRDefault="00CE748A" w:rsidP="00CE748A">
      <w:pPr>
        <w:pStyle w:val="ListParagraph"/>
        <w:spacing w:line="240" w:lineRule="auto"/>
        <w:ind w:left="284"/>
        <w:jc w:val="both"/>
      </w:pPr>
      <w:r>
        <w:t>Deux annonces sont automatiquement créées</w:t>
      </w:r>
    </w:p>
    <w:p w:rsidR="00CE748A" w:rsidRDefault="00CE748A" w:rsidP="00FB1421">
      <w:pPr>
        <w:pStyle w:val="ListParagraph"/>
        <w:numPr>
          <w:ilvl w:val="0"/>
          <w:numId w:val="12"/>
        </w:numPr>
        <w:spacing w:line="240" w:lineRule="auto"/>
        <w:jc w:val="both"/>
      </w:pPr>
      <w:r>
        <w:t>Une annonce de distribution de droits. Pour le traitement de cette OST se référer à 4.</w:t>
      </w:r>
      <w:r w:rsidR="00983B5B">
        <w:t>2</w:t>
      </w:r>
      <w:r>
        <w:t>.</w:t>
      </w:r>
    </w:p>
    <w:p w:rsidR="002F5C46" w:rsidRDefault="002F5C46" w:rsidP="00FB1421">
      <w:pPr>
        <w:pStyle w:val="ListParagraph"/>
        <w:numPr>
          <w:ilvl w:val="0"/>
          <w:numId w:val="12"/>
        </w:numPr>
        <w:spacing w:line="240" w:lineRule="auto"/>
        <w:jc w:val="both"/>
      </w:pPr>
      <w:r>
        <w:t>Un</w:t>
      </w:r>
      <w:r w:rsidR="00CE748A">
        <w:t>e annonce de distribution optionnelle de dividendes</w:t>
      </w:r>
      <w:r>
        <w:t xml:space="preserve"> MegaCor reflétant des données reçues dans le Swift.</w:t>
      </w:r>
    </w:p>
    <w:tbl>
      <w:tblPr>
        <w:tblStyle w:val="TableGrid"/>
        <w:tblW w:w="0" w:type="auto"/>
        <w:tblInd w:w="392" w:type="dxa"/>
        <w:tblLook w:val="04A0"/>
      </w:tblPr>
      <w:tblGrid>
        <w:gridCol w:w="4284"/>
        <w:gridCol w:w="7"/>
        <w:gridCol w:w="4277"/>
      </w:tblGrid>
      <w:tr w:rsidR="002F5C46" w:rsidTr="00D05C08">
        <w:tc>
          <w:tcPr>
            <w:tcW w:w="4291" w:type="dxa"/>
            <w:gridSpan w:val="2"/>
            <w:shd w:val="clear" w:color="auto" w:fill="A6A6A6" w:themeFill="background1" w:themeFillShade="A6"/>
          </w:tcPr>
          <w:p w:rsidR="002F5C46" w:rsidRPr="00403734" w:rsidRDefault="002F5C46" w:rsidP="00284B59">
            <w:pPr>
              <w:pStyle w:val="ListParagraph"/>
              <w:ind w:left="0"/>
              <w:rPr>
                <w:b/>
              </w:rPr>
            </w:pPr>
            <w:r w:rsidRPr="00403734">
              <w:rPr>
                <w:b/>
              </w:rPr>
              <w:t xml:space="preserve">Données </w:t>
            </w:r>
          </w:p>
        </w:tc>
        <w:tc>
          <w:tcPr>
            <w:tcW w:w="4277" w:type="dxa"/>
            <w:shd w:val="clear" w:color="auto" w:fill="A6A6A6" w:themeFill="background1" w:themeFillShade="A6"/>
          </w:tcPr>
          <w:p w:rsidR="002F5C46" w:rsidRPr="00403734" w:rsidRDefault="002F5C46" w:rsidP="00284B59">
            <w:pPr>
              <w:pStyle w:val="ListParagraph"/>
              <w:ind w:left="0"/>
              <w:rPr>
                <w:b/>
              </w:rPr>
            </w:pPr>
            <w:r w:rsidRPr="00403734">
              <w:rPr>
                <w:b/>
              </w:rPr>
              <w:t>Valeur</w:t>
            </w:r>
          </w:p>
        </w:tc>
      </w:tr>
      <w:tr w:rsidR="002F5C46" w:rsidTr="00D05C08">
        <w:tc>
          <w:tcPr>
            <w:tcW w:w="4291" w:type="dxa"/>
            <w:gridSpan w:val="2"/>
          </w:tcPr>
          <w:p w:rsidR="002F5C46" w:rsidRPr="00403734" w:rsidRDefault="002F5C46" w:rsidP="00284B59">
            <w:pPr>
              <w:pStyle w:val="ListParagraph"/>
              <w:ind w:left="0"/>
              <w:rPr>
                <w:sz w:val="20"/>
              </w:rPr>
            </w:pPr>
            <w:r w:rsidRPr="00403734">
              <w:rPr>
                <w:sz w:val="20"/>
              </w:rPr>
              <w:t>Titre concerné</w:t>
            </w:r>
          </w:p>
        </w:tc>
        <w:tc>
          <w:tcPr>
            <w:tcW w:w="4277" w:type="dxa"/>
          </w:tcPr>
          <w:p w:rsidR="002F5C46" w:rsidRPr="00403734" w:rsidRDefault="00CE748A" w:rsidP="00284B59">
            <w:pPr>
              <w:pStyle w:val="ListParagraph"/>
              <w:ind w:left="0"/>
              <w:rPr>
                <w:sz w:val="20"/>
              </w:rPr>
            </w:pPr>
            <w:r>
              <w:rPr>
                <w:sz w:val="20"/>
              </w:rPr>
              <w:t>Droit</w:t>
            </w:r>
            <w:r w:rsidR="002F5C46">
              <w:rPr>
                <w:sz w:val="20"/>
              </w:rPr>
              <w:t xml:space="preserve"> A</w:t>
            </w:r>
          </w:p>
        </w:tc>
      </w:tr>
      <w:tr w:rsidR="00CE748A" w:rsidTr="00D05C08">
        <w:tc>
          <w:tcPr>
            <w:tcW w:w="4291" w:type="dxa"/>
            <w:gridSpan w:val="2"/>
          </w:tcPr>
          <w:p w:rsidR="00CE748A" w:rsidRPr="00403734" w:rsidRDefault="00CE748A" w:rsidP="00284B59">
            <w:pPr>
              <w:pStyle w:val="ListParagraph"/>
              <w:ind w:left="0"/>
              <w:rPr>
                <w:sz w:val="20"/>
              </w:rPr>
            </w:pPr>
            <w:r>
              <w:rPr>
                <w:sz w:val="20"/>
              </w:rPr>
              <w:t>Date de détachement</w:t>
            </w:r>
          </w:p>
        </w:tc>
        <w:tc>
          <w:tcPr>
            <w:tcW w:w="4277" w:type="dxa"/>
          </w:tcPr>
          <w:p w:rsidR="00CE748A" w:rsidRDefault="00CE748A" w:rsidP="00284B59">
            <w:pPr>
              <w:pStyle w:val="ListParagraph"/>
              <w:ind w:left="0"/>
              <w:rPr>
                <w:sz w:val="20"/>
              </w:rPr>
            </w:pPr>
            <w:r>
              <w:rPr>
                <w:sz w:val="20"/>
              </w:rPr>
              <w:t>15/12/2014</w:t>
            </w:r>
          </w:p>
        </w:tc>
      </w:tr>
      <w:tr w:rsidR="002F5C46" w:rsidTr="00D05C08">
        <w:tc>
          <w:tcPr>
            <w:tcW w:w="4291" w:type="dxa"/>
            <w:gridSpan w:val="2"/>
          </w:tcPr>
          <w:p w:rsidR="002F5C46" w:rsidRPr="00403734" w:rsidRDefault="002F5C46" w:rsidP="00284B59">
            <w:pPr>
              <w:pStyle w:val="ListParagraph"/>
              <w:ind w:left="0"/>
              <w:rPr>
                <w:sz w:val="20"/>
              </w:rPr>
            </w:pPr>
            <w:r w:rsidRPr="00403734">
              <w:rPr>
                <w:sz w:val="20"/>
              </w:rPr>
              <w:t>Date de d’enregistrement</w:t>
            </w:r>
          </w:p>
        </w:tc>
        <w:tc>
          <w:tcPr>
            <w:tcW w:w="4277" w:type="dxa"/>
          </w:tcPr>
          <w:p w:rsidR="002F5C46" w:rsidRPr="00403734" w:rsidRDefault="002F5C46" w:rsidP="00CE748A">
            <w:pPr>
              <w:pStyle w:val="ListParagraph"/>
              <w:ind w:left="0"/>
              <w:rPr>
                <w:sz w:val="20"/>
              </w:rPr>
            </w:pPr>
            <w:r>
              <w:rPr>
                <w:sz w:val="20"/>
              </w:rPr>
              <w:t>1</w:t>
            </w:r>
            <w:r w:rsidR="00CE748A">
              <w:rPr>
                <w:sz w:val="20"/>
              </w:rPr>
              <w:t>6</w:t>
            </w:r>
            <w:r w:rsidRPr="00403734">
              <w:rPr>
                <w:sz w:val="20"/>
              </w:rPr>
              <w:t>/12/2014</w:t>
            </w:r>
          </w:p>
        </w:tc>
      </w:tr>
      <w:tr w:rsidR="00B63522" w:rsidTr="00B63522">
        <w:tc>
          <w:tcPr>
            <w:tcW w:w="4284" w:type="dxa"/>
            <w:shd w:val="clear" w:color="auto" w:fill="auto"/>
          </w:tcPr>
          <w:p w:rsidR="00B63522" w:rsidRPr="00CE748A" w:rsidRDefault="00B63522" w:rsidP="00284B59">
            <w:pPr>
              <w:pStyle w:val="ListParagraph"/>
              <w:ind w:left="0"/>
              <w:rPr>
                <w:b/>
                <w:sz w:val="20"/>
              </w:rPr>
            </w:pPr>
            <w:r>
              <w:rPr>
                <w:b/>
                <w:sz w:val="20"/>
              </w:rPr>
              <w:t>Annonce liée</w:t>
            </w:r>
          </w:p>
        </w:tc>
        <w:tc>
          <w:tcPr>
            <w:tcW w:w="4284" w:type="dxa"/>
            <w:gridSpan w:val="2"/>
            <w:shd w:val="clear" w:color="auto" w:fill="auto"/>
          </w:tcPr>
          <w:p w:rsidR="00B63522" w:rsidRPr="00CE748A" w:rsidRDefault="00B63522" w:rsidP="00284B59">
            <w:pPr>
              <w:pStyle w:val="ListParagraph"/>
              <w:ind w:left="0"/>
              <w:rPr>
                <w:b/>
                <w:sz w:val="20"/>
              </w:rPr>
            </w:pPr>
            <w:r>
              <w:rPr>
                <w:b/>
                <w:sz w:val="20"/>
              </w:rPr>
              <w:t>RHDI000235600</w:t>
            </w:r>
          </w:p>
        </w:tc>
      </w:tr>
      <w:tr w:rsidR="00CE748A" w:rsidTr="00D05C08">
        <w:tc>
          <w:tcPr>
            <w:tcW w:w="8568" w:type="dxa"/>
            <w:gridSpan w:val="3"/>
            <w:shd w:val="clear" w:color="auto" w:fill="DBE5F1" w:themeFill="accent1" w:themeFillTint="33"/>
          </w:tcPr>
          <w:p w:rsidR="00CE748A" w:rsidRPr="00CE748A" w:rsidRDefault="00CE748A" w:rsidP="00284B59">
            <w:pPr>
              <w:pStyle w:val="ListParagraph"/>
              <w:ind w:left="0"/>
              <w:rPr>
                <w:b/>
                <w:sz w:val="20"/>
              </w:rPr>
            </w:pPr>
            <w:r w:rsidRPr="00CE748A">
              <w:rPr>
                <w:b/>
                <w:sz w:val="20"/>
              </w:rPr>
              <w:t>Option Espèce</w:t>
            </w:r>
          </w:p>
        </w:tc>
      </w:tr>
      <w:tr w:rsidR="00D05C08" w:rsidTr="00D05C08">
        <w:tc>
          <w:tcPr>
            <w:tcW w:w="4291" w:type="dxa"/>
            <w:gridSpan w:val="2"/>
          </w:tcPr>
          <w:p w:rsidR="00D05C08" w:rsidRDefault="00D05C08" w:rsidP="00D05C08">
            <w:pPr>
              <w:pStyle w:val="ListParagraph"/>
              <w:ind w:left="0"/>
              <w:rPr>
                <w:sz w:val="20"/>
              </w:rPr>
            </w:pPr>
            <w:r>
              <w:rPr>
                <w:sz w:val="20"/>
              </w:rPr>
              <w:t>Date limite Marché</w:t>
            </w:r>
          </w:p>
        </w:tc>
        <w:tc>
          <w:tcPr>
            <w:tcW w:w="4277" w:type="dxa"/>
          </w:tcPr>
          <w:p w:rsidR="00D05C08" w:rsidRDefault="00D05C08" w:rsidP="00284B59">
            <w:pPr>
              <w:pStyle w:val="ListParagraph"/>
              <w:ind w:left="0"/>
              <w:rPr>
                <w:sz w:val="20"/>
              </w:rPr>
            </w:pPr>
            <w:r>
              <w:rPr>
                <w:sz w:val="20"/>
              </w:rPr>
              <w:t>31/12/2014</w:t>
            </w:r>
          </w:p>
        </w:tc>
      </w:tr>
      <w:tr w:rsidR="002F5C46" w:rsidTr="00D05C08">
        <w:tc>
          <w:tcPr>
            <w:tcW w:w="4291" w:type="dxa"/>
            <w:gridSpan w:val="2"/>
          </w:tcPr>
          <w:p w:rsidR="002F5C46" w:rsidRPr="00403734" w:rsidRDefault="00D05C08" w:rsidP="00D05C08">
            <w:pPr>
              <w:pStyle w:val="ListParagraph"/>
              <w:ind w:left="0"/>
              <w:rPr>
                <w:sz w:val="20"/>
              </w:rPr>
            </w:pPr>
            <w:r>
              <w:rPr>
                <w:sz w:val="20"/>
              </w:rPr>
              <w:t>Date limite dépositaire</w:t>
            </w:r>
          </w:p>
        </w:tc>
        <w:tc>
          <w:tcPr>
            <w:tcW w:w="4277" w:type="dxa"/>
          </w:tcPr>
          <w:p w:rsidR="002F5C46" w:rsidRPr="00403734" w:rsidRDefault="00D05C08" w:rsidP="00284B59">
            <w:pPr>
              <w:pStyle w:val="ListParagraph"/>
              <w:ind w:left="0"/>
              <w:rPr>
                <w:sz w:val="20"/>
              </w:rPr>
            </w:pPr>
            <w:r>
              <w:rPr>
                <w:sz w:val="20"/>
              </w:rPr>
              <w:t>30/12/2014 à 11h</w:t>
            </w:r>
          </w:p>
        </w:tc>
      </w:tr>
      <w:tr w:rsidR="00D05C08" w:rsidTr="00D05C08">
        <w:tc>
          <w:tcPr>
            <w:tcW w:w="4291" w:type="dxa"/>
            <w:gridSpan w:val="2"/>
          </w:tcPr>
          <w:p w:rsidR="00D05C08" w:rsidRDefault="00A9412C" w:rsidP="00D05C08">
            <w:pPr>
              <w:pStyle w:val="ListParagraph"/>
              <w:ind w:left="0"/>
              <w:rPr>
                <w:sz w:val="20"/>
              </w:rPr>
            </w:pPr>
            <w:r>
              <w:rPr>
                <w:sz w:val="20"/>
              </w:rPr>
              <w:t>Date d’ouverture de l’opération</w:t>
            </w:r>
          </w:p>
        </w:tc>
        <w:tc>
          <w:tcPr>
            <w:tcW w:w="4277" w:type="dxa"/>
          </w:tcPr>
          <w:p w:rsidR="00D05C08" w:rsidRDefault="00D05C08" w:rsidP="00284B59">
            <w:pPr>
              <w:pStyle w:val="ListParagraph"/>
              <w:ind w:left="0"/>
              <w:rPr>
                <w:sz w:val="20"/>
              </w:rPr>
            </w:pPr>
            <w:r>
              <w:rPr>
                <w:sz w:val="20"/>
              </w:rPr>
              <w:t>15/12/2014</w:t>
            </w:r>
          </w:p>
        </w:tc>
      </w:tr>
      <w:tr w:rsidR="002F5C46" w:rsidTr="00D05C08">
        <w:tc>
          <w:tcPr>
            <w:tcW w:w="4291" w:type="dxa"/>
            <w:gridSpan w:val="2"/>
          </w:tcPr>
          <w:p w:rsidR="002F5C46" w:rsidRPr="00403734" w:rsidRDefault="00A9412C" w:rsidP="00D05C08">
            <w:pPr>
              <w:pStyle w:val="ListParagraph"/>
              <w:ind w:left="0"/>
              <w:rPr>
                <w:sz w:val="20"/>
              </w:rPr>
            </w:pPr>
            <w:r>
              <w:rPr>
                <w:sz w:val="20"/>
              </w:rPr>
              <w:t>Date de clôture de l’opération</w:t>
            </w:r>
          </w:p>
        </w:tc>
        <w:tc>
          <w:tcPr>
            <w:tcW w:w="4277" w:type="dxa"/>
          </w:tcPr>
          <w:p w:rsidR="002F5C46" w:rsidRPr="00403734" w:rsidRDefault="00D05C08" w:rsidP="00284B59">
            <w:pPr>
              <w:pStyle w:val="ListParagraph"/>
              <w:ind w:left="0"/>
              <w:rPr>
                <w:sz w:val="20"/>
              </w:rPr>
            </w:pPr>
            <w:r>
              <w:rPr>
                <w:sz w:val="20"/>
              </w:rPr>
              <w:t>31/12/2014</w:t>
            </w:r>
          </w:p>
        </w:tc>
      </w:tr>
      <w:tr w:rsidR="00F979F9" w:rsidTr="00D05C08">
        <w:tc>
          <w:tcPr>
            <w:tcW w:w="4291" w:type="dxa"/>
            <w:gridSpan w:val="2"/>
          </w:tcPr>
          <w:p w:rsidR="00F979F9" w:rsidRPr="00F979F9" w:rsidRDefault="00F979F9" w:rsidP="00F979F9">
            <w:pPr>
              <w:rPr>
                <w:b/>
                <w:sz w:val="20"/>
              </w:rPr>
            </w:pPr>
            <w:r>
              <w:rPr>
                <w:b/>
                <w:sz w:val="20"/>
              </w:rPr>
              <w:t>Option par défaut</w:t>
            </w:r>
          </w:p>
        </w:tc>
        <w:tc>
          <w:tcPr>
            <w:tcW w:w="4277" w:type="dxa"/>
          </w:tcPr>
          <w:p w:rsidR="00F979F9" w:rsidRPr="00F979F9" w:rsidRDefault="00F979F9" w:rsidP="00284B59">
            <w:pPr>
              <w:pStyle w:val="ListParagraph"/>
              <w:ind w:left="0"/>
              <w:rPr>
                <w:b/>
                <w:sz w:val="20"/>
              </w:rPr>
            </w:pPr>
            <w:r w:rsidRPr="00F979F9">
              <w:rPr>
                <w:b/>
                <w:sz w:val="20"/>
              </w:rPr>
              <w:t>Vrai</w:t>
            </w:r>
          </w:p>
        </w:tc>
      </w:tr>
      <w:tr w:rsidR="00D05C08" w:rsidTr="00D05C08">
        <w:tc>
          <w:tcPr>
            <w:tcW w:w="4291" w:type="dxa"/>
            <w:gridSpan w:val="2"/>
          </w:tcPr>
          <w:p w:rsidR="00D05C08" w:rsidRPr="00D05C08" w:rsidRDefault="00D05C08" w:rsidP="00FB1421">
            <w:pPr>
              <w:pStyle w:val="ListParagraph"/>
              <w:numPr>
                <w:ilvl w:val="0"/>
                <w:numId w:val="46"/>
              </w:numPr>
              <w:rPr>
                <w:b/>
                <w:sz w:val="20"/>
              </w:rPr>
            </w:pPr>
            <w:r w:rsidRPr="00D05C08">
              <w:rPr>
                <w:b/>
                <w:sz w:val="20"/>
              </w:rPr>
              <w:t>Sortie droit A</w:t>
            </w:r>
          </w:p>
        </w:tc>
        <w:tc>
          <w:tcPr>
            <w:tcW w:w="4277" w:type="dxa"/>
          </w:tcPr>
          <w:p w:rsidR="00D05C08" w:rsidRDefault="00D05C08" w:rsidP="00284B59">
            <w:pPr>
              <w:pStyle w:val="ListParagraph"/>
              <w:ind w:left="0"/>
              <w:rPr>
                <w:sz w:val="20"/>
              </w:rPr>
            </w:pPr>
          </w:p>
        </w:tc>
      </w:tr>
      <w:tr w:rsidR="00CE748A" w:rsidTr="00D05C08">
        <w:tc>
          <w:tcPr>
            <w:tcW w:w="4291" w:type="dxa"/>
            <w:gridSpan w:val="2"/>
          </w:tcPr>
          <w:p w:rsidR="00CE748A" w:rsidRPr="00403734" w:rsidRDefault="00CE748A" w:rsidP="00284B59">
            <w:pPr>
              <w:pStyle w:val="ListParagraph"/>
              <w:ind w:left="0"/>
              <w:rPr>
                <w:sz w:val="20"/>
              </w:rPr>
            </w:pPr>
            <w:r w:rsidRPr="00403734">
              <w:rPr>
                <w:sz w:val="20"/>
              </w:rPr>
              <w:t xml:space="preserve">Date de paiement </w:t>
            </w:r>
          </w:p>
        </w:tc>
        <w:tc>
          <w:tcPr>
            <w:tcW w:w="4277" w:type="dxa"/>
          </w:tcPr>
          <w:p w:rsidR="00CE748A" w:rsidRPr="00403734" w:rsidRDefault="00FB434B" w:rsidP="00284B59">
            <w:pPr>
              <w:pStyle w:val="ListParagraph"/>
              <w:ind w:left="0"/>
              <w:rPr>
                <w:sz w:val="20"/>
              </w:rPr>
            </w:pPr>
            <w:r>
              <w:rPr>
                <w:sz w:val="20"/>
              </w:rPr>
              <w:t>02/01/2015</w:t>
            </w:r>
          </w:p>
        </w:tc>
      </w:tr>
      <w:tr w:rsidR="00D05C08" w:rsidTr="00D05C08">
        <w:tc>
          <w:tcPr>
            <w:tcW w:w="4291" w:type="dxa"/>
            <w:gridSpan w:val="2"/>
          </w:tcPr>
          <w:p w:rsidR="00D05C08" w:rsidRPr="00D05C08" w:rsidRDefault="00D05C08" w:rsidP="00FB1421">
            <w:pPr>
              <w:pStyle w:val="ListParagraph"/>
              <w:numPr>
                <w:ilvl w:val="0"/>
                <w:numId w:val="46"/>
              </w:numPr>
              <w:rPr>
                <w:b/>
                <w:sz w:val="20"/>
              </w:rPr>
            </w:pPr>
            <w:r w:rsidRPr="00D05C08">
              <w:rPr>
                <w:b/>
                <w:sz w:val="20"/>
              </w:rPr>
              <w:t>Entrée d’espèce</w:t>
            </w:r>
          </w:p>
        </w:tc>
        <w:tc>
          <w:tcPr>
            <w:tcW w:w="4277" w:type="dxa"/>
          </w:tcPr>
          <w:p w:rsidR="00D05C08" w:rsidRDefault="00D05C08" w:rsidP="00284B59">
            <w:pPr>
              <w:pStyle w:val="ListParagraph"/>
              <w:ind w:left="0"/>
              <w:rPr>
                <w:sz w:val="20"/>
              </w:rPr>
            </w:pPr>
          </w:p>
        </w:tc>
      </w:tr>
      <w:tr w:rsidR="00D05C08" w:rsidTr="00D05C08">
        <w:tc>
          <w:tcPr>
            <w:tcW w:w="4291" w:type="dxa"/>
            <w:gridSpan w:val="2"/>
          </w:tcPr>
          <w:p w:rsidR="00D05C08" w:rsidRPr="00403734" w:rsidRDefault="00D05C08" w:rsidP="00284B59">
            <w:pPr>
              <w:pStyle w:val="ListParagraph"/>
              <w:ind w:left="0"/>
              <w:rPr>
                <w:sz w:val="20"/>
              </w:rPr>
            </w:pPr>
            <w:r>
              <w:rPr>
                <w:sz w:val="20"/>
              </w:rPr>
              <w:t>Prix</w:t>
            </w:r>
          </w:p>
        </w:tc>
        <w:tc>
          <w:tcPr>
            <w:tcW w:w="4277" w:type="dxa"/>
          </w:tcPr>
          <w:p w:rsidR="00D05C08" w:rsidRPr="00403734" w:rsidRDefault="00D05C08" w:rsidP="00284B59">
            <w:pPr>
              <w:pStyle w:val="ListParagraph"/>
              <w:ind w:left="0"/>
              <w:rPr>
                <w:sz w:val="20"/>
              </w:rPr>
            </w:pPr>
            <w:r>
              <w:rPr>
                <w:sz w:val="20"/>
              </w:rPr>
              <w:t>10 EUR</w:t>
            </w:r>
          </w:p>
        </w:tc>
      </w:tr>
      <w:tr w:rsidR="00D05C08" w:rsidRPr="00403734" w:rsidTr="00D05C08">
        <w:tc>
          <w:tcPr>
            <w:tcW w:w="4291" w:type="dxa"/>
            <w:gridSpan w:val="2"/>
          </w:tcPr>
          <w:p w:rsidR="00D05C08" w:rsidRPr="00403734" w:rsidRDefault="00D05C08" w:rsidP="00284B59">
            <w:pPr>
              <w:pStyle w:val="ListParagraph"/>
              <w:ind w:left="0"/>
              <w:rPr>
                <w:sz w:val="20"/>
              </w:rPr>
            </w:pPr>
            <w:r w:rsidRPr="00403734">
              <w:rPr>
                <w:sz w:val="20"/>
              </w:rPr>
              <w:t xml:space="preserve">Date de paiement </w:t>
            </w:r>
          </w:p>
        </w:tc>
        <w:tc>
          <w:tcPr>
            <w:tcW w:w="4277" w:type="dxa"/>
          </w:tcPr>
          <w:p w:rsidR="00D05C08" w:rsidRPr="00403734" w:rsidRDefault="00FB434B" w:rsidP="00284B59">
            <w:pPr>
              <w:pStyle w:val="ListParagraph"/>
              <w:ind w:left="0"/>
              <w:rPr>
                <w:sz w:val="20"/>
              </w:rPr>
            </w:pPr>
            <w:r>
              <w:rPr>
                <w:sz w:val="20"/>
              </w:rPr>
              <w:t>02/01/2015</w:t>
            </w:r>
          </w:p>
        </w:tc>
      </w:tr>
      <w:tr w:rsidR="00D05C08" w:rsidRPr="00CE748A" w:rsidTr="00D05C08">
        <w:tc>
          <w:tcPr>
            <w:tcW w:w="8568" w:type="dxa"/>
            <w:gridSpan w:val="3"/>
            <w:shd w:val="clear" w:color="auto" w:fill="DBE5F1" w:themeFill="accent1" w:themeFillTint="33"/>
          </w:tcPr>
          <w:p w:rsidR="00D05C08" w:rsidRPr="00CE748A" w:rsidRDefault="00D05C08" w:rsidP="00D05C08">
            <w:pPr>
              <w:pStyle w:val="ListParagraph"/>
              <w:ind w:left="0"/>
              <w:rPr>
                <w:b/>
                <w:sz w:val="20"/>
              </w:rPr>
            </w:pPr>
            <w:r w:rsidRPr="00CE748A">
              <w:rPr>
                <w:b/>
                <w:sz w:val="20"/>
              </w:rPr>
              <w:t xml:space="preserve">Option </w:t>
            </w:r>
            <w:r>
              <w:rPr>
                <w:b/>
                <w:sz w:val="20"/>
              </w:rPr>
              <w:t>Titre</w:t>
            </w:r>
          </w:p>
        </w:tc>
      </w:tr>
      <w:tr w:rsidR="00D05C08" w:rsidTr="00D05C08">
        <w:tc>
          <w:tcPr>
            <w:tcW w:w="4291" w:type="dxa"/>
            <w:gridSpan w:val="2"/>
          </w:tcPr>
          <w:p w:rsidR="00D05C08" w:rsidRDefault="00D05C08" w:rsidP="00284B59">
            <w:pPr>
              <w:pStyle w:val="ListParagraph"/>
              <w:ind w:left="0"/>
              <w:rPr>
                <w:sz w:val="20"/>
              </w:rPr>
            </w:pPr>
            <w:r>
              <w:rPr>
                <w:sz w:val="20"/>
              </w:rPr>
              <w:t>Date limite Marché</w:t>
            </w:r>
          </w:p>
        </w:tc>
        <w:tc>
          <w:tcPr>
            <w:tcW w:w="4277" w:type="dxa"/>
          </w:tcPr>
          <w:p w:rsidR="00D05C08" w:rsidRDefault="00D05C08" w:rsidP="00284B59">
            <w:pPr>
              <w:pStyle w:val="ListParagraph"/>
              <w:ind w:left="0"/>
              <w:rPr>
                <w:sz w:val="20"/>
              </w:rPr>
            </w:pPr>
            <w:r>
              <w:rPr>
                <w:sz w:val="20"/>
              </w:rPr>
              <w:t>31/12/2014</w:t>
            </w:r>
          </w:p>
        </w:tc>
      </w:tr>
      <w:tr w:rsidR="00D05C08" w:rsidRPr="00403734" w:rsidTr="00D05C08">
        <w:tc>
          <w:tcPr>
            <w:tcW w:w="4291" w:type="dxa"/>
            <w:gridSpan w:val="2"/>
          </w:tcPr>
          <w:p w:rsidR="00D05C08" w:rsidRPr="00403734" w:rsidRDefault="00D05C08" w:rsidP="00284B59">
            <w:pPr>
              <w:pStyle w:val="ListParagraph"/>
              <w:ind w:left="0"/>
              <w:rPr>
                <w:sz w:val="20"/>
              </w:rPr>
            </w:pPr>
            <w:r>
              <w:rPr>
                <w:sz w:val="20"/>
              </w:rPr>
              <w:t>Date limite dépositaire</w:t>
            </w:r>
          </w:p>
        </w:tc>
        <w:tc>
          <w:tcPr>
            <w:tcW w:w="4277" w:type="dxa"/>
          </w:tcPr>
          <w:p w:rsidR="00D05C08" w:rsidRPr="00403734" w:rsidRDefault="00D05C08" w:rsidP="00284B59">
            <w:pPr>
              <w:pStyle w:val="ListParagraph"/>
              <w:ind w:left="0"/>
              <w:rPr>
                <w:sz w:val="20"/>
              </w:rPr>
            </w:pPr>
            <w:r>
              <w:rPr>
                <w:sz w:val="20"/>
              </w:rPr>
              <w:t>30/12/2014 à 11h</w:t>
            </w:r>
          </w:p>
        </w:tc>
      </w:tr>
      <w:tr w:rsidR="00D05C08" w:rsidTr="00D05C08">
        <w:tc>
          <w:tcPr>
            <w:tcW w:w="4291" w:type="dxa"/>
            <w:gridSpan w:val="2"/>
          </w:tcPr>
          <w:p w:rsidR="00D05C08" w:rsidRDefault="00A9412C" w:rsidP="00284B59">
            <w:pPr>
              <w:pStyle w:val="ListParagraph"/>
              <w:ind w:left="0"/>
              <w:rPr>
                <w:sz w:val="20"/>
              </w:rPr>
            </w:pPr>
            <w:r>
              <w:rPr>
                <w:sz w:val="20"/>
              </w:rPr>
              <w:t>Date d’ouverture de l’opération</w:t>
            </w:r>
          </w:p>
        </w:tc>
        <w:tc>
          <w:tcPr>
            <w:tcW w:w="4277" w:type="dxa"/>
          </w:tcPr>
          <w:p w:rsidR="00D05C08" w:rsidRDefault="00D05C08" w:rsidP="00284B59">
            <w:pPr>
              <w:pStyle w:val="ListParagraph"/>
              <w:ind w:left="0"/>
              <w:rPr>
                <w:sz w:val="20"/>
              </w:rPr>
            </w:pPr>
            <w:r>
              <w:rPr>
                <w:sz w:val="20"/>
              </w:rPr>
              <w:t>15/12/2014</w:t>
            </w:r>
          </w:p>
        </w:tc>
      </w:tr>
      <w:tr w:rsidR="00D05C08" w:rsidRPr="00403734" w:rsidTr="00D05C08">
        <w:tc>
          <w:tcPr>
            <w:tcW w:w="4291" w:type="dxa"/>
            <w:gridSpan w:val="2"/>
          </w:tcPr>
          <w:p w:rsidR="00D05C08" w:rsidRPr="00403734" w:rsidRDefault="00A9412C" w:rsidP="00284B59">
            <w:pPr>
              <w:pStyle w:val="ListParagraph"/>
              <w:ind w:left="0"/>
              <w:rPr>
                <w:sz w:val="20"/>
              </w:rPr>
            </w:pPr>
            <w:r>
              <w:rPr>
                <w:sz w:val="20"/>
              </w:rPr>
              <w:t>Date de clôture de l’opération</w:t>
            </w:r>
          </w:p>
        </w:tc>
        <w:tc>
          <w:tcPr>
            <w:tcW w:w="4277" w:type="dxa"/>
          </w:tcPr>
          <w:p w:rsidR="00D05C08" w:rsidRPr="00403734" w:rsidRDefault="00D05C08" w:rsidP="00284B59">
            <w:pPr>
              <w:pStyle w:val="ListParagraph"/>
              <w:ind w:left="0"/>
              <w:rPr>
                <w:sz w:val="20"/>
              </w:rPr>
            </w:pPr>
            <w:r>
              <w:rPr>
                <w:sz w:val="20"/>
              </w:rPr>
              <w:t>31/12/2014</w:t>
            </w:r>
          </w:p>
        </w:tc>
      </w:tr>
      <w:tr w:rsidR="00F979F9" w:rsidTr="00D05C08">
        <w:tc>
          <w:tcPr>
            <w:tcW w:w="4291" w:type="dxa"/>
            <w:gridSpan w:val="2"/>
          </w:tcPr>
          <w:p w:rsidR="00F979F9" w:rsidRPr="00F979F9" w:rsidRDefault="00F979F9" w:rsidP="00284B59">
            <w:pPr>
              <w:rPr>
                <w:b/>
                <w:sz w:val="20"/>
              </w:rPr>
            </w:pPr>
            <w:r>
              <w:rPr>
                <w:b/>
                <w:sz w:val="20"/>
              </w:rPr>
              <w:t>Option par défaut</w:t>
            </w:r>
          </w:p>
        </w:tc>
        <w:tc>
          <w:tcPr>
            <w:tcW w:w="4277" w:type="dxa"/>
          </w:tcPr>
          <w:p w:rsidR="00F979F9" w:rsidRPr="00F979F9" w:rsidRDefault="00A30219" w:rsidP="00284B59">
            <w:pPr>
              <w:pStyle w:val="ListParagraph"/>
              <w:ind w:left="0"/>
              <w:rPr>
                <w:b/>
                <w:sz w:val="20"/>
              </w:rPr>
            </w:pPr>
            <w:r>
              <w:rPr>
                <w:b/>
                <w:sz w:val="20"/>
              </w:rPr>
              <w:t>F</w:t>
            </w:r>
            <w:r w:rsidR="00F979F9">
              <w:rPr>
                <w:b/>
                <w:sz w:val="20"/>
              </w:rPr>
              <w:t>aux</w:t>
            </w:r>
          </w:p>
        </w:tc>
      </w:tr>
      <w:tr w:rsidR="00D05C08" w:rsidTr="00D05C08">
        <w:tc>
          <w:tcPr>
            <w:tcW w:w="4291" w:type="dxa"/>
            <w:gridSpan w:val="2"/>
          </w:tcPr>
          <w:p w:rsidR="00D05C08" w:rsidRPr="00D05C08" w:rsidRDefault="00D05C08" w:rsidP="00FB1421">
            <w:pPr>
              <w:pStyle w:val="ListParagraph"/>
              <w:numPr>
                <w:ilvl w:val="0"/>
                <w:numId w:val="46"/>
              </w:numPr>
              <w:rPr>
                <w:b/>
                <w:sz w:val="20"/>
              </w:rPr>
            </w:pPr>
            <w:r w:rsidRPr="00D05C08">
              <w:rPr>
                <w:b/>
                <w:sz w:val="20"/>
              </w:rPr>
              <w:t>Sortie droit A</w:t>
            </w:r>
          </w:p>
        </w:tc>
        <w:tc>
          <w:tcPr>
            <w:tcW w:w="4277" w:type="dxa"/>
          </w:tcPr>
          <w:p w:rsidR="00D05C08" w:rsidRDefault="00D05C08" w:rsidP="00284B59">
            <w:pPr>
              <w:pStyle w:val="ListParagraph"/>
              <w:ind w:left="0"/>
              <w:rPr>
                <w:sz w:val="20"/>
              </w:rPr>
            </w:pPr>
          </w:p>
        </w:tc>
      </w:tr>
      <w:tr w:rsidR="00D05C08" w:rsidRPr="00403734" w:rsidTr="00D05C08">
        <w:tc>
          <w:tcPr>
            <w:tcW w:w="4291" w:type="dxa"/>
            <w:gridSpan w:val="2"/>
          </w:tcPr>
          <w:p w:rsidR="00D05C08" w:rsidRPr="00403734" w:rsidRDefault="00D05C08" w:rsidP="00284B59">
            <w:pPr>
              <w:pStyle w:val="ListParagraph"/>
              <w:ind w:left="0"/>
              <w:rPr>
                <w:sz w:val="20"/>
              </w:rPr>
            </w:pPr>
            <w:r w:rsidRPr="00403734">
              <w:rPr>
                <w:sz w:val="20"/>
              </w:rPr>
              <w:t xml:space="preserve">Date de paiement </w:t>
            </w:r>
          </w:p>
        </w:tc>
        <w:tc>
          <w:tcPr>
            <w:tcW w:w="4277" w:type="dxa"/>
          </w:tcPr>
          <w:p w:rsidR="00D05C08" w:rsidRPr="00403734" w:rsidRDefault="00FB434B" w:rsidP="00284B59">
            <w:pPr>
              <w:pStyle w:val="ListParagraph"/>
              <w:ind w:left="0"/>
              <w:rPr>
                <w:sz w:val="20"/>
              </w:rPr>
            </w:pPr>
            <w:r>
              <w:rPr>
                <w:sz w:val="20"/>
              </w:rPr>
              <w:t>02/01/2015</w:t>
            </w:r>
          </w:p>
        </w:tc>
      </w:tr>
      <w:tr w:rsidR="00D05C08" w:rsidTr="00D05C08">
        <w:tc>
          <w:tcPr>
            <w:tcW w:w="4291" w:type="dxa"/>
            <w:gridSpan w:val="2"/>
          </w:tcPr>
          <w:p w:rsidR="00D05C08" w:rsidRPr="00D05C08" w:rsidRDefault="00D05C08" w:rsidP="00FB1421">
            <w:pPr>
              <w:pStyle w:val="ListParagraph"/>
              <w:numPr>
                <w:ilvl w:val="0"/>
                <w:numId w:val="46"/>
              </w:numPr>
              <w:rPr>
                <w:b/>
                <w:sz w:val="20"/>
              </w:rPr>
            </w:pPr>
            <w:r w:rsidRPr="00D05C08">
              <w:rPr>
                <w:b/>
                <w:sz w:val="20"/>
              </w:rPr>
              <w:t xml:space="preserve">Entrée </w:t>
            </w:r>
            <w:r>
              <w:rPr>
                <w:b/>
                <w:sz w:val="20"/>
              </w:rPr>
              <w:t>de Titre B</w:t>
            </w:r>
          </w:p>
        </w:tc>
        <w:tc>
          <w:tcPr>
            <w:tcW w:w="4277" w:type="dxa"/>
          </w:tcPr>
          <w:p w:rsidR="00D05C08" w:rsidRDefault="00D05C08" w:rsidP="00284B59">
            <w:pPr>
              <w:pStyle w:val="ListParagraph"/>
              <w:ind w:left="0"/>
              <w:rPr>
                <w:sz w:val="20"/>
              </w:rPr>
            </w:pPr>
          </w:p>
        </w:tc>
      </w:tr>
      <w:tr w:rsidR="00D05C08" w:rsidRPr="00403734" w:rsidTr="00D05C08">
        <w:tc>
          <w:tcPr>
            <w:tcW w:w="4291" w:type="dxa"/>
            <w:gridSpan w:val="2"/>
          </w:tcPr>
          <w:p w:rsidR="00D05C08" w:rsidRPr="00403734" w:rsidRDefault="00D05C08" w:rsidP="00284B59">
            <w:pPr>
              <w:pStyle w:val="ListParagraph"/>
              <w:ind w:left="0"/>
              <w:rPr>
                <w:sz w:val="20"/>
              </w:rPr>
            </w:pPr>
            <w:r>
              <w:rPr>
                <w:sz w:val="20"/>
              </w:rPr>
              <w:t xml:space="preserve">Parité </w:t>
            </w:r>
          </w:p>
        </w:tc>
        <w:tc>
          <w:tcPr>
            <w:tcW w:w="4277" w:type="dxa"/>
          </w:tcPr>
          <w:p w:rsidR="00D05C08" w:rsidRPr="00403734" w:rsidRDefault="00D05C08" w:rsidP="00284B59">
            <w:pPr>
              <w:pStyle w:val="ListParagraph"/>
              <w:ind w:left="0"/>
              <w:rPr>
                <w:sz w:val="20"/>
              </w:rPr>
            </w:pPr>
            <w:r>
              <w:rPr>
                <w:sz w:val="20"/>
              </w:rPr>
              <w:t>1/</w:t>
            </w:r>
            <w:r w:rsidR="007A5421">
              <w:rPr>
                <w:sz w:val="20"/>
              </w:rPr>
              <w:t>3</w:t>
            </w:r>
          </w:p>
        </w:tc>
      </w:tr>
      <w:tr w:rsidR="00D05C08" w:rsidRPr="00403734" w:rsidTr="00D05C08">
        <w:tc>
          <w:tcPr>
            <w:tcW w:w="4291" w:type="dxa"/>
            <w:gridSpan w:val="2"/>
          </w:tcPr>
          <w:p w:rsidR="00D05C08" w:rsidRPr="00403734" w:rsidRDefault="00D05C08" w:rsidP="00284B59">
            <w:pPr>
              <w:pStyle w:val="ListParagraph"/>
              <w:ind w:left="0"/>
              <w:rPr>
                <w:sz w:val="20"/>
              </w:rPr>
            </w:pPr>
            <w:r w:rsidRPr="00403734">
              <w:rPr>
                <w:sz w:val="20"/>
              </w:rPr>
              <w:t xml:space="preserve">Date de paiement </w:t>
            </w:r>
          </w:p>
        </w:tc>
        <w:tc>
          <w:tcPr>
            <w:tcW w:w="4277" w:type="dxa"/>
          </w:tcPr>
          <w:p w:rsidR="00D05C08" w:rsidRPr="00403734" w:rsidRDefault="00FB434B" w:rsidP="00284B59">
            <w:pPr>
              <w:pStyle w:val="ListParagraph"/>
              <w:ind w:left="0"/>
              <w:rPr>
                <w:sz w:val="20"/>
              </w:rPr>
            </w:pPr>
            <w:r>
              <w:rPr>
                <w:sz w:val="20"/>
              </w:rPr>
              <w:t>02/01/2015</w:t>
            </w:r>
          </w:p>
        </w:tc>
      </w:tr>
      <w:tr w:rsidR="007A5421" w:rsidRPr="00403734" w:rsidTr="00D05C08">
        <w:tc>
          <w:tcPr>
            <w:tcW w:w="4291" w:type="dxa"/>
            <w:gridSpan w:val="2"/>
          </w:tcPr>
          <w:p w:rsidR="007A5421" w:rsidRPr="00403734" w:rsidRDefault="007A5421" w:rsidP="00284B59">
            <w:pPr>
              <w:pStyle w:val="ListParagraph"/>
              <w:ind w:left="0"/>
              <w:rPr>
                <w:sz w:val="20"/>
              </w:rPr>
            </w:pPr>
            <w:r>
              <w:rPr>
                <w:sz w:val="20"/>
              </w:rPr>
              <w:t>Arrondissement quantité entrante</w:t>
            </w:r>
          </w:p>
        </w:tc>
        <w:tc>
          <w:tcPr>
            <w:tcW w:w="4277" w:type="dxa"/>
          </w:tcPr>
          <w:p w:rsidR="007A5421" w:rsidRDefault="00A30219" w:rsidP="00284B59">
            <w:pPr>
              <w:pStyle w:val="ListParagraph"/>
              <w:ind w:left="0"/>
              <w:rPr>
                <w:sz w:val="20"/>
              </w:rPr>
            </w:pPr>
            <w:r>
              <w:rPr>
                <w:sz w:val="20"/>
              </w:rPr>
              <w:t>I</w:t>
            </w:r>
            <w:r w:rsidR="007A5421">
              <w:rPr>
                <w:sz w:val="20"/>
              </w:rPr>
              <w:t>nférieur</w:t>
            </w:r>
          </w:p>
        </w:tc>
      </w:tr>
    </w:tbl>
    <w:p w:rsidR="002F5C46" w:rsidRDefault="002F5C46" w:rsidP="00FB1421">
      <w:pPr>
        <w:pStyle w:val="ListParagraph"/>
        <w:numPr>
          <w:ilvl w:val="0"/>
          <w:numId w:val="46"/>
        </w:numPr>
        <w:spacing w:line="240" w:lineRule="auto"/>
        <w:ind w:left="284"/>
      </w:pPr>
      <w:r>
        <w:lastRenderedPageBreak/>
        <w:t xml:space="preserve">Calcul des Positions éligibles en se basant sur la date de </w:t>
      </w:r>
      <w:r w:rsidR="00DA1D28">
        <w:t>détachement</w:t>
      </w:r>
      <w:r>
        <w:t xml:space="preserve"> (</w:t>
      </w:r>
      <w:r w:rsidR="00DA1D28">
        <w:t>ex-</w:t>
      </w:r>
      <w:r>
        <w:t>date) et les positions fermes + suspens éligibles.</w:t>
      </w:r>
    </w:p>
    <w:p w:rsidR="002F5C46" w:rsidRDefault="002F5C46" w:rsidP="002F5C46">
      <w:pPr>
        <w:spacing w:line="240" w:lineRule="auto"/>
        <w:jc w:val="both"/>
        <w:rPr>
          <w:lang w:eastAsia="ar-SA"/>
        </w:rPr>
      </w:pPr>
    </w:p>
    <w:p w:rsidR="002F5C46" w:rsidRDefault="002F5C46" w:rsidP="002F5C46">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3C0117" w:rsidRDefault="003C0117" w:rsidP="002F5C46">
      <w:pPr>
        <w:spacing w:line="240" w:lineRule="auto"/>
        <w:jc w:val="both"/>
        <w:rPr>
          <w:lang w:eastAsia="ar-SA"/>
        </w:rPr>
      </w:pPr>
    </w:p>
    <w:p w:rsidR="002F5C46" w:rsidRPr="00426C76" w:rsidRDefault="00C565FC" w:rsidP="002F5C46">
      <w:pPr>
        <w:spacing w:line="240" w:lineRule="auto"/>
        <w:rPr>
          <w:b/>
        </w:rPr>
      </w:pPr>
      <w:r>
        <w:rPr>
          <w:b/>
        </w:rPr>
        <w:t xml:space="preserve">Position </w:t>
      </w:r>
      <w:r w:rsidR="002F5C46"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2F5C46" w:rsidRPr="00403734" w:rsidTr="00284B59">
        <w:tc>
          <w:tcPr>
            <w:tcW w:w="1845" w:type="dxa"/>
            <w:shd w:val="clear" w:color="auto" w:fill="A6A6A6" w:themeFill="background1" w:themeFillShade="A6"/>
          </w:tcPr>
          <w:p w:rsidR="002F5C46" w:rsidRPr="00403734" w:rsidRDefault="002F5C46" w:rsidP="00284B59">
            <w:pPr>
              <w:pStyle w:val="ListParagraph"/>
              <w:ind w:left="0"/>
              <w:jc w:val="center"/>
              <w:rPr>
                <w:b/>
              </w:rPr>
            </w:pPr>
            <w:r>
              <w:rPr>
                <w:b/>
              </w:rPr>
              <w:t>Compte client</w:t>
            </w:r>
          </w:p>
        </w:tc>
        <w:tc>
          <w:tcPr>
            <w:tcW w:w="1645" w:type="dxa"/>
            <w:shd w:val="clear" w:color="auto" w:fill="A6A6A6" w:themeFill="background1" w:themeFillShade="A6"/>
          </w:tcPr>
          <w:p w:rsidR="002F5C46" w:rsidRPr="00403734" w:rsidRDefault="002F5C46" w:rsidP="00284B59">
            <w:pPr>
              <w:pStyle w:val="ListParagraph"/>
              <w:ind w:left="0"/>
              <w:jc w:val="center"/>
              <w:rPr>
                <w:b/>
              </w:rPr>
            </w:pPr>
            <w:r>
              <w:rPr>
                <w:b/>
              </w:rPr>
              <w:t>Compte Nostro</w:t>
            </w:r>
          </w:p>
        </w:tc>
        <w:tc>
          <w:tcPr>
            <w:tcW w:w="1880" w:type="dxa"/>
            <w:shd w:val="clear" w:color="auto" w:fill="A6A6A6" w:themeFill="background1" w:themeFillShade="A6"/>
          </w:tcPr>
          <w:p w:rsidR="002F5C46" w:rsidRPr="00403734" w:rsidRDefault="002F5C46"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2F5C46" w:rsidRPr="000F5BDC" w:rsidRDefault="002F5C46" w:rsidP="00284B59">
            <w:pPr>
              <w:pStyle w:val="ListParagraph"/>
              <w:ind w:left="0"/>
              <w:jc w:val="center"/>
            </w:pPr>
            <w:r w:rsidRPr="00D52745">
              <w:rPr>
                <w:b/>
              </w:rPr>
              <w:t>Suspens</w:t>
            </w:r>
            <w:r w:rsidRPr="000F5BDC">
              <w:t>*</w:t>
            </w:r>
          </w:p>
        </w:tc>
        <w:tc>
          <w:tcPr>
            <w:tcW w:w="1717" w:type="dxa"/>
            <w:shd w:val="clear" w:color="auto" w:fill="A6A6A6" w:themeFill="background1" w:themeFillShade="A6"/>
          </w:tcPr>
          <w:p w:rsidR="002F5C46" w:rsidRPr="00403734" w:rsidRDefault="002F5C46" w:rsidP="00284B59">
            <w:pPr>
              <w:pStyle w:val="ListParagraph"/>
              <w:ind w:left="0"/>
              <w:jc w:val="center"/>
              <w:rPr>
                <w:b/>
              </w:rPr>
            </w:pPr>
            <w:r w:rsidRPr="00403734">
              <w:rPr>
                <w:b/>
              </w:rPr>
              <w:t>Position éligible</w:t>
            </w:r>
          </w:p>
        </w:tc>
      </w:tr>
      <w:tr w:rsidR="002F5C46" w:rsidTr="00284B59">
        <w:tc>
          <w:tcPr>
            <w:tcW w:w="1845" w:type="dxa"/>
          </w:tcPr>
          <w:p w:rsidR="002F5C46" w:rsidRPr="00403734" w:rsidRDefault="002F5C46"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2F5C46" w:rsidRPr="00403734" w:rsidRDefault="002F5C46"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2F5C46" w:rsidRPr="00403734" w:rsidRDefault="002F5C46" w:rsidP="00284B59">
            <w:pPr>
              <w:pStyle w:val="ListParagraph"/>
              <w:ind w:left="0"/>
              <w:jc w:val="center"/>
              <w:rPr>
                <w:sz w:val="20"/>
              </w:rPr>
            </w:pPr>
            <w:r w:rsidRPr="00403734">
              <w:rPr>
                <w:sz w:val="20"/>
              </w:rPr>
              <w:t>100</w:t>
            </w:r>
          </w:p>
        </w:tc>
        <w:tc>
          <w:tcPr>
            <w:tcW w:w="1917" w:type="dxa"/>
          </w:tcPr>
          <w:p w:rsidR="002F5C46" w:rsidRPr="000F5BDC" w:rsidRDefault="00DA1D28" w:rsidP="00284B59">
            <w:pPr>
              <w:pStyle w:val="ListParagraph"/>
              <w:ind w:left="0"/>
              <w:jc w:val="center"/>
              <w:rPr>
                <w:sz w:val="20"/>
              </w:rPr>
            </w:pPr>
            <w:r>
              <w:rPr>
                <w:sz w:val="20"/>
              </w:rPr>
              <w:t>0</w:t>
            </w:r>
          </w:p>
        </w:tc>
        <w:tc>
          <w:tcPr>
            <w:tcW w:w="1717" w:type="dxa"/>
          </w:tcPr>
          <w:p w:rsidR="002F5C46" w:rsidRPr="00403734" w:rsidRDefault="00A46B12" w:rsidP="00284B59">
            <w:pPr>
              <w:pStyle w:val="ListParagraph"/>
              <w:ind w:left="0"/>
              <w:jc w:val="center"/>
              <w:rPr>
                <w:sz w:val="20"/>
              </w:rPr>
            </w:pPr>
            <w:r>
              <w:rPr>
                <w:sz w:val="20"/>
              </w:rPr>
              <w:t>100</w:t>
            </w:r>
          </w:p>
        </w:tc>
      </w:tr>
      <w:tr w:rsidR="002F5C46" w:rsidTr="00284B59">
        <w:tc>
          <w:tcPr>
            <w:tcW w:w="1845" w:type="dxa"/>
          </w:tcPr>
          <w:p w:rsidR="002F5C46" w:rsidRPr="00403734" w:rsidRDefault="002F5C46"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2F5C46" w:rsidRPr="00403734" w:rsidRDefault="002F5C46"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2F5C46" w:rsidRPr="00403734" w:rsidRDefault="002F5C46" w:rsidP="00284B59">
            <w:pPr>
              <w:pStyle w:val="ListParagraph"/>
              <w:ind w:left="0"/>
              <w:jc w:val="center"/>
              <w:rPr>
                <w:sz w:val="20"/>
              </w:rPr>
            </w:pPr>
            <w:r w:rsidRPr="00403734">
              <w:rPr>
                <w:sz w:val="20"/>
              </w:rPr>
              <w:t>200</w:t>
            </w:r>
          </w:p>
        </w:tc>
        <w:tc>
          <w:tcPr>
            <w:tcW w:w="1917" w:type="dxa"/>
          </w:tcPr>
          <w:p w:rsidR="002F5C46" w:rsidRPr="000F5BDC" w:rsidRDefault="00DA1D28" w:rsidP="00284B59">
            <w:pPr>
              <w:jc w:val="center"/>
              <w:rPr>
                <w:sz w:val="20"/>
              </w:rPr>
            </w:pPr>
            <w:r>
              <w:rPr>
                <w:sz w:val="20"/>
              </w:rPr>
              <w:t>0</w:t>
            </w:r>
          </w:p>
        </w:tc>
        <w:tc>
          <w:tcPr>
            <w:tcW w:w="1717" w:type="dxa"/>
          </w:tcPr>
          <w:p w:rsidR="002F5C46" w:rsidRPr="00403734" w:rsidRDefault="00A46B12" w:rsidP="00284B59">
            <w:pPr>
              <w:pStyle w:val="ListParagraph"/>
              <w:ind w:left="0"/>
              <w:jc w:val="center"/>
              <w:rPr>
                <w:sz w:val="20"/>
              </w:rPr>
            </w:pPr>
            <w:r>
              <w:rPr>
                <w:sz w:val="20"/>
              </w:rPr>
              <w:t>200</w:t>
            </w:r>
          </w:p>
        </w:tc>
      </w:tr>
      <w:tr w:rsidR="002F5C46" w:rsidTr="00284B59">
        <w:tc>
          <w:tcPr>
            <w:tcW w:w="1845" w:type="dxa"/>
          </w:tcPr>
          <w:p w:rsidR="002F5C46" w:rsidRPr="00403734" w:rsidRDefault="002F5C46"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2F5C46" w:rsidRDefault="002F5C46"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2F5C46" w:rsidRPr="00403734" w:rsidRDefault="00C73DF4" w:rsidP="00284B59">
            <w:pPr>
              <w:pStyle w:val="ListParagraph"/>
              <w:ind w:left="0"/>
              <w:jc w:val="center"/>
              <w:rPr>
                <w:sz w:val="20"/>
              </w:rPr>
            </w:pPr>
            <w:r>
              <w:rPr>
                <w:sz w:val="20"/>
              </w:rPr>
              <w:t>6</w:t>
            </w:r>
            <w:r w:rsidR="002F5C46">
              <w:rPr>
                <w:sz w:val="20"/>
              </w:rPr>
              <w:t>0</w:t>
            </w:r>
          </w:p>
        </w:tc>
        <w:tc>
          <w:tcPr>
            <w:tcW w:w="1917" w:type="dxa"/>
          </w:tcPr>
          <w:p w:rsidR="002F5C46" w:rsidRPr="000F5BDC" w:rsidRDefault="002F5C46" w:rsidP="00284B59">
            <w:pPr>
              <w:pStyle w:val="ListParagraph"/>
              <w:ind w:left="0"/>
              <w:jc w:val="center"/>
              <w:rPr>
                <w:sz w:val="20"/>
              </w:rPr>
            </w:pPr>
            <w:r w:rsidRPr="000F5BDC">
              <w:rPr>
                <w:sz w:val="20"/>
              </w:rPr>
              <w:t>0</w:t>
            </w:r>
          </w:p>
        </w:tc>
        <w:tc>
          <w:tcPr>
            <w:tcW w:w="1717" w:type="dxa"/>
          </w:tcPr>
          <w:p w:rsidR="002F5C46" w:rsidRPr="00403734" w:rsidRDefault="002F5C46" w:rsidP="00284B59">
            <w:pPr>
              <w:pStyle w:val="ListParagraph"/>
              <w:ind w:left="0"/>
              <w:jc w:val="center"/>
              <w:rPr>
                <w:sz w:val="20"/>
              </w:rPr>
            </w:pPr>
            <w:r>
              <w:rPr>
                <w:sz w:val="20"/>
              </w:rPr>
              <w:t>50</w:t>
            </w:r>
          </w:p>
        </w:tc>
      </w:tr>
    </w:tbl>
    <w:p w:rsidR="002F5C46" w:rsidRPr="00403734" w:rsidRDefault="002F5C46" w:rsidP="002F5C46">
      <w:pPr>
        <w:pStyle w:val="ListParagraph"/>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xml:space="preserve">: date de </w:t>
      </w:r>
      <w:r>
        <w:rPr>
          <w:b/>
          <w:color w:val="808080" w:themeColor="background1" w:themeShade="80"/>
          <w:sz w:val="18"/>
        </w:rPr>
        <w:t>dénouement contractuelle =&lt; 17</w:t>
      </w:r>
      <w:r w:rsidRPr="00403734">
        <w:rPr>
          <w:b/>
          <w:color w:val="808080" w:themeColor="background1" w:themeShade="80"/>
          <w:sz w:val="18"/>
        </w:rPr>
        <w:t>/12/2014</w:t>
      </w:r>
    </w:p>
    <w:p w:rsidR="002F5C46" w:rsidRPr="00426C76" w:rsidRDefault="00C565FC" w:rsidP="002F5C46">
      <w:pPr>
        <w:spacing w:line="240" w:lineRule="auto"/>
        <w:rPr>
          <w:b/>
        </w:rPr>
      </w:pPr>
      <w:r>
        <w:rPr>
          <w:b/>
        </w:rPr>
        <w:t xml:space="preserve">Position </w:t>
      </w:r>
      <w:r w:rsidR="002F5C46" w:rsidRPr="00426C76">
        <w:rPr>
          <w:b/>
        </w:rPr>
        <w:t xml:space="preserve">Marché </w:t>
      </w:r>
    </w:p>
    <w:tbl>
      <w:tblPr>
        <w:tblStyle w:val="TableGrid"/>
        <w:tblW w:w="0" w:type="auto"/>
        <w:tblInd w:w="284" w:type="dxa"/>
        <w:tblLook w:val="04A0"/>
      </w:tblPr>
      <w:tblGrid>
        <w:gridCol w:w="1645"/>
        <w:gridCol w:w="1880"/>
        <w:gridCol w:w="1917"/>
        <w:gridCol w:w="1717"/>
      </w:tblGrid>
      <w:tr w:rsidR="002F5C46" w:rsidRPr="00403734" w:rsidTr="00284B59">
        <w:tc>
          <w:tcPr>
            <w:tcW w:w="1645" w:type="dxa"/>
            <w:shd w:val="clear" w:color="auto" w:fill="A6A6A6" w:themeFill="background1" w:themeFillShade="A6"/>
          </w:tcPr>
          <w:p w:rsidR="002F5C46" w:rsidRPr="00403734" w:rsidRDefault="002F5C46" w:rsidP="00284B59">
            <w:pPr>
              <w:pStyle w:val="ListParagraph"/>
              <w:ind w:left="0"/>
              <w:jc w:val="center"/>
              <w:rPr>
                <w:b/>
              </w:rPr>
            </w:pPr>
            <w:r>
              <w:rPr>
                <w:b/>
              </w:rPr>
              <w:t>Compte Nostro</w:t>
            </w:r>
          </w:p>
        </w:tc>
        <w:tc>
          <w:tcPr>
            <w:tcW w:w="1880" w:type="dxa"/>
            <w:shd w:val="clear" w:color="auto" w:fill="A6A6A6" w:themeFill="background1" w:themeFillShade="A6"/>
          </w:tcPr>
          <w:p w:rsidR="002F5C46" w:rsidRPr="00403734" w:rsidRDefault="002F5C46" w:rsidP="00284B59">
            <w:pPr>
              <w:pStyle w:val="ListParagraph"/>
              <w:ind w:left="0"/>
              <w:jc w:val="center"/>
              <w:rPr>
                <w:b/>
              </w:rPr>
            </w:pPr>
            <w:r w:rsidRPr="00403734">
              <w:rPr>
                <w:b/>
              </w:rPr>
              <w:t>Position ferme</w:t>
            </w:r>
          </w:p>
        </w:tc>
        <w:tc>
          <w:tcPr>
            <w:tcW w:w="1917" w:type="dxa"/>
            <w:shd w:val="clear" w:color="auto" w:fill="A6A6A6" w:themeFill="background1" w:themeFillShade="A6"/>
          </w:tcPr>
          <w:p w:rsidR="002F5C46" w:rsidRPr="00403734" w:rsidRDefault="002F5C46" w:rsidP="00284B59">
            <w:pPr>
              <w:pStyle w:val="ListParagraph"/>
              <w:ind w:left="0"/>
              <w:jc w:val="center"/>
              <w:rPr>
                <w:b/>
              </w:rPr>
            </w:pPr>
            <w:r w:rsidRPr="00403734">
              <w:rPr>
                <w:b/>
              </w:rPr>
              <w:t>Suspens</w:t>
            </w:r>
            <w:r>
              <w:rPr>
                <w:b/>
              </w:rPr>
              <w:t>*</w:t>
            </w:r>
          </w:p>
        </w:tc>
        <w:tc>
          <w:tcPr>
            <w:tcW w:w="1717" w:type="dxa"/>
            <w:shd w:val="clear" w:color="auto" w:fill="A6A6A6" w:themeFill="background1" w:themeFillShade="A6"/>
          </w:tcPr>
          <w:p w:rsidR="002F5C46" w:rsidRPr="00403734" w:rsidRDefault="002F5C46" w:rsidP="00284B59">
            <w:pPr>
              <w:pStyle w:val="ListParagraph"/>
              <w:ind w:left="0"/>
              <w:jc w:val="center"/>
              <w:rPr>
                <w:b/>
              </w:rPr>
            </w:pPr>
            <w:r w:rsidRPr="00403734">
              <w:rPr>
                <w:b/>
              </w:rPr>
              <w:t>Position éligible</w:t>
            </w:r>
          </w:p>
        </w:tc>
      </w:tr>
      <w:tr w:rsidR="002F5C46" w:rsidTr="00284B59">
        <w:tc>
          <w:tcPr>
            <w:tcW w:w="1645" w:type="dxa"/>
          </w:tcPr>
          <w:p w:rsidR="002F5C46" w:rsidRPr="00403734" w:rsidRDefault="002F5C46"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2F5C46" w:rsidRPr="00403734" w:rsidRDefault="002F5C46" w:rsidP="00284B59">
            <w:pPr>
              <w:pStyle w:val="ListParagraph"/>
              <w:ind w:left="0"/>
              <w:jc w:val="center"/>
              <w:rPr>
                <w:sz w:val="20"/>
              </w:rPr>
            </w:pPr>
            <w:r>
              <w:rPr>
                <w:sz w:val="20"/>
              </w:rPr>
              <w:t>300</w:t>
            </w:r>
          </w:p>
        </w:tc>
        <w:tc>
          <w:tcPr>
            <w:tcW w:w="1917" w:type="dxa"/>
          </w:tcPr>
          <w:p w:rsidR="002F5C46" w:rsidRPr="00403734" w:rsidRDefault="00A46B12" w:rsidP="00284B59">
            <w:pPr>
              <w:pStyle w:val="ListParagraph"/>
              <w:ind w:left="0"/>
              <w:jc w:val="center"/>
              <w:rPr>
                <w:sz w:val="20"/>
              </w:rPr>
            </w:pPr>
            <w:r>
              <w:rPr>
                <w:sz w:val="20"/>
              </w:rPr>
              <w:t>0</w:t>
            </w:r>
          </w:p>
        </w:tc>
        <w:tc>
          <w:tcPr>
            <w:tcW w:w="1717" w:type="dxa"/>
          </w:tcPr>
          <w:p w:rsidR="002F5C46" w:rsidRPr="00403734" w:rsidRDefault="00A46B12" w:rsidP="00284B59">
            <w:pPr>
              <w:pStyle w:val="ListParagraph"/>
              <w:ind w:left="0"/>
              <w:jc w:val="center"/>
              <w:rPr>
                <w:sz w:val="20"/>
              </w:rPr>
            </w:pPr>
            <w:r>
              <w:rPr>
                <w:sz w:val="20"/>
              </w:rPr>
              <w:t>300</w:t>
            </w:r>
          </w:p>
        </w:tc>
      </w:tr>
      <w:tr w:rsidR="002F5C46" w:rsidTr="00284B59">
        <w:tc>
          <w:tcPr>
            <w:tcW w:w="1645" w:type="dxa"/>
          </w:tcPr>
          <w:p w:rsidR="002F5C46" w:rsidRDefault="002F5C46"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2F5C46" w:rsidRPr="00403734" w:rsidRDefault="00C73DF4" w:rsidP="00284B59">
            <w:pPr>
              <w:pStyle w:val="ListParagraph"/>
              <w:ind w:left="0"/>
              <w:jc w:val="center"/>
              <w:rPr>
                <w:sz w:val="20"/>
              </w:rPr>
            </w:pPr>
            <w:r>
              <w:rPr>
                <w:sz w:val="20"/>
              </w:rPr>
              <w:t>6</w:t>
            </w:r>
            <w:r w:rsidR="002F5C46">
              <w:rPr>
                <w:sz w:val="20"/>
              </w:rPr>
              <w:t>0</w:t>
            </w:r>
          </w:p>
        </w:tc>
        <w:tc>
          <w:tcPr>
            <w:tcW w:w="1917" w:type="dxa"/>
          </w:tcPr>
          <w:p w:rsidR="002F5C46" w:rsidRPr="00403734" w:rsidRDefault="002F5C46" w:rsidP="00284B59">
            <w:pPr>
              <w:pStyle w:val="ListParagraph"/>
              <w:ind w:left="0"/>
              <w:jc w:val="center"/>
              <w:rPr>
                <w:sz w:val="20"/>
              </w:rPr>
            </w:pPr>
            <w:r>
              <w:rPr>
                <w:sz w:val="20"/>
              </w:rPr>
              <w:t>0</w:t>
            </w:r>
          </w:p>
        </w:tc>
        <w:tc>
          <w:tcPr>
            <w:tcW w:w="1717" w:type="dxa"/>
          </w:tcPr>
          <w:p w:rsidR="002F5C46" w:rsidRPr="00403734" w:rsidRDefault="00C73DF4" w:rsidP="00284B59">
            <w:pPr>
              <w:pStyle w:val="ListParagraph"/>
              <w:ind w:left="0"/>
              <w:jc w:val="center"/>
              <w:rPr>
                <w:sz w:val="20"/>
              </w:rPr>
            </w:pPr>
            <w:r>
              <w:rPr>
                <w:sz w:val="20"/>
              </w:rPr>
              <w:t>6</w:t>
            </w:r>
            <w:r w:rsidR="002F5C46">
              <w:rPr>
                <w:sz w:val="20"/>
              </w:rPr>
              <w:t>0</w:t>
            </w:r>
          </w:p>
        </w:tc>
      </w:tr>
    </w:tbl>
    <w:p w:rsidR="002F5C46" w:rsidRDefault="002F5C46" w:rsidP="002F5C46">
      <w:pPr>
        <w:pStyle w:val="ListParagraph"/>
        <w:spacing w:line="240" w:lineRule="auto"/>
        <w:ind w:left="0"/>
      </w:pPr>
    </w:p>
    <w:p w:rsidR="002F5C46" w:rsidRDefault="002F5C46" w:rsidP="00FB1421">
      <w:pPr>
        <w:pStyle w:val="ListParagraph"/>
        <w:numPr>
          <w:ilvl w:val="0"/>
          <w:numId w:val="46"/>
        </w:numPr>
        <w:spacing w:line="240" w:lineRule="auto"/>
        <w:ind w:left="284"/>
      </w:pPr>
      <w:r>
        <w:t>Génération automatique de notifications aux clients éligible dés que l’OST passe au statut « Validée».</w:t>
      </w:r>
    </w:p>
    <w:p w:rsidR="002F5C46" w:rsidRDefault="002F5C46" w:rsidP="00FB1421">
      <w:pPr>
        <w:pStyle w:val="ListParagraph"/>
        <w:numPr>
          <w:ilvl w:val="0"/>
          <w:numId w:val="12"/>
        </w:numPr>
        <w:spacing w:line="240" w:lineRule="auto"/>
      </w:pPr>
      <w:r>
        <w:t>Un Swift MT564 ou rapport sera envoyé selon le profil de Reporting</w:t>
      </w:r>
      <w:r w:rsidR="00B13B71">
        <w:t xml:space="preserve"> des clients avec date limite client = 29/12/2014 à 11</w:t>
      </w:r>
    </w:p>
    <w:p w:rsidR="002F5C46" w:rsidRDefault="002F5C46" w:rsidP="002F5C46">
      <w:pPr>
        <w:pStyle w:val="ListParagraph"/>
        <w:spacing w:line="240" w:lineRule="auto"/>
      </w:pPr>
    </w:p>
    <w:p w:rsidR="002F5C46" w:rsidRDefault="002F5C46" w:rsidP="00FB1421">
      <w:pPr>
        <w:pStyle w:val="ListParagraph"/>
        <w:numPr>
          <w:ilvl w:val="0"/>
          <w:numId w:val="46"/>
        </w:numPr>
        <w:spacing w:line="240" w:lineRule="auto"/>
        <w:ind w:left="284"/>
        <w:jc w:val="both"/>
      </w:pPr>
      <w:r>
        <w:t xml:space="preserve">Activation automatique de l’OST à la date d’arrêt de position= </w:t>
      </w:r>
      <w:r w:rsidR="00A46B12">
        <w:t>date de détachement (ex-date) =</w:t>
      </w:r>
      <w:r>
        <w:t>1</w:t>
      </w:r>
      <w:r w:rsidR="00A46B12">
        <w:t>5</w:t>
      </w:r>
      <w:r>
        <w:t>/12/2014</w:t>
      </w:r>
      <w:r w:rsidR="00A46B12">
        <w:t xml:space="preserve"> </w:t>
      </w:r>
    </w:p>
    <w:p w:rsidR="00A46B12" w:rsidRPr="00CA3853" w:rsidRDefault="00A46B12" w:rsidP="00A46B12">
      <w:pPr>
        <w:pStyle w:val="ListParagraph"/>
        <w:spacing w:line="240" w:lineRule="auto"/>
        <w:ind w:left="284"/>
        <w:jc w:val="both"/>
      </w:pPr>
      <w:r w:rsidRPr="00CA3853">
        <w:t xml:space="preserve">Pour les OST Volontaire l’activation doit se faire à la </w:t>
      </w:r>
      <w:r w:rsidR="00A9412C" w:rsidRPr="00CA3853">
        <w:t>Date d’ouverture de l’opération</w:t>
      </w:r>
      <w:r w:rsidRPr="00CA3853">
        <w:t>.</w:t>
      </w:r>
    </w:p>
    <w:p w:rsidR="002F5C46" w:rsidRDefault="002F5C46" w:rsidP="002F5C46">
      <w:pPr>
        <w:pStyle w:val="ListParagraph"/>
        <w:spacing w:line="240" w:lineRule="auto"/>
      </w:pPr>
    </w:p>
    <w:p w:rsidR="00F979F9" w:rsidRDefault="00F979F9" w:rsidP="00FB1421">
      <w:pPr>
        <w:pStyle w:val="ListParagraph"/>
        <w:numPr>
          <w:ilvl w:val="0"/>
          <w:numId w:val="46"/>
        </w:numPr>
        <w:spacing w:line="240" w:lineRule="auto"/>
        <w:ind w:left="284"/>
        <w:jc w:val="both"/>
      </w:pPr>
      <w:r>
        <w:t>Réception de MT565 ou</w:t>
      </w:r>
      <w:r w:rsidRPr="00F979F9">
        <w:t xml:space="preserve"> </w:t>
      </w:r>
      <w:r>
        <w:t>Création manuelle d’instructions Clients</w:t>
      </w:r>
    </w:p>
    <w:p w:rsidR="00284B59" w:rsidRDefault="00284B59" w:rsidP="00284B59">
      <w:pPr>
        <w:pStyle w:val="ListParagraph"/>
        <w:spacing w:line="240" w:lineRule="auto"/>
        <w:ind w:left="284"/>
        <w:jc w:val="both"/>
      </w:pPr>
    </w:p>
    <w:p w:rsidR="00284B59" w:rsidRDefault="00284B59" w:rsidP="00FB1421">
      <w:pPr>
        <w:pStyle w:val="ListParagraph"/>
        <w:numPr>
          <w:ilvl w:val="0"/>
          <w:numId w:val="12"/>
        </w:numPr>
        <w:spacing w:line="240" w:lineRule="auto"/>
        <w:jc w:val="both"/>
      </w:pPr>
      <w:r>
        <w:t xml:space="preserve">Le système </w:t>
      </w:r>
      <w:r w:rsidR="00CA3853">
        <w:t>vérifie</w:t>
      </w:r>
      <w:r>
        <w:t xml:space="preserve"> les </w:t>
      </w:r>
      <w:hyperlink w:anchor="_Règles_de_Contrôle" w:history="1">
        <w:r w:rsidRPr="00284B59">
          <w:rPr>
            <w:rStyle w:val="Hyperlink"/>
          </w:rPr>
          <w:t>règles</w:t>
        </w:r>
        <w:r w:rsidR="00CA3853">
          <w:rPr>
            <w:rStyle w:val="Hyperlink"/>
          </w:rPr>
          <w:t xml:space="preserve"> de contrôle des </w:t>
        </w:r>
        <w:r w:rsidRPr="00284B59">
          <w:rPr>
            <w:rStyle w:val="Hyperlink"/>
          </w:rPr>
          <w:t>instructions </w:t>
        </w:r>
      </w:hyperlink>
      <w:r>
        <w:t>:</w:t>
      </w:r>
    </w:p>
    <w:p w:rsidR="00C565FC" w:rsidRDefault="00C565FC" w:rsidP="00C565FC">
      <w:pPr>
        <w:spacing w:line="240" w:lineRule="auto"/>
        <w:jc w:val="both"/>
      </w:pPr>
    </w:p>
    <w:p w:rsidR="00C565FC" w:rsidRPr="00C565FC" w:rsidRDefault="00C565FC" w:rsidP="00C565FC">
      <w:pPr>
        <w:spacing w:line="240" w:lineRule="auto"/>
        <w:jc w:val="both"/>
        <w:rPr>
          <w:b/>
        </w:rPr>
      </w:pPr>
      <w:r w:rsidRPr="00C565FC">
        <w:rPr>
          <w:b/>
        </w:rPr>
        <w:t>Instruction client</w:t>
      </w:r>
    </w:p>
    <w:tbl>
      <w:tblPr>
        <w:tblStyle w:val="TableGrid"/>
        <w:tblW w:w="0" w:type="auto"/>
        <w:tblInd w:w="284" w:type="dxa"/>
        <w:tblLook w:val="04A0"/>
      </w:tblPr>
      <w:tblGrid>
        <w:gridCol w:w="1845"/>
        <w:gridCol w:w="1523"/>
        <w:gridCol w:w="1701"/>
        <w:gridCol w:w="1701"/>
        <w:gridCol w:w="2234"/>
      </w:tblGrid>
      <w:tr w:rsidR="00284B59" w:rsidRPr="00403734" w:rsidTr="00284B59">
        <w:tc>
          <w:tcPr>
            <w:tcW w:w="1845" w:type="dxa"/>
            <w:shd w:val="clear" w:color="auto" w:fill="A6A6A6" w:themeFill="background1" w:themeFillShade="A6"/>
          </w:tcPr>
          <w:p w:rsidR="00284B59" w:rsidRPr="00403734" w:rsidRDefault="00284B59" w:rsidP="00284B59">
            <w:pPr>
              <w:pStyle w:val="ListParagraph"/>
              <w:ind w:left="0"/>
              <w:jc w:val="center"/>
              <w:rPr>
                <w:b/>
              </w:rPr>
            </w:pPr>
            <w:r>
              <w:rPr>
                <w:b/>
              </w:rPr>
              <w:t>Compte client</w:t>
            </w:r>
          </w:p>
        </w:tc>
        <w:tc>
          <w:tcPr>
            <w:tcW w:w="1523" w:type="dxa"/>
            <w:shd w:val="clear" w:color="auto" w:fill="A6A6A6" w:themeFill="background1" w:themeFillShade="A6"/>
          </w:tcPr>
          <w:p w:rsidR="00284B59" w:rsidRPr="00403734" w:rsidRDefault="00284B59" w:rsidP="00284B59">
            <w:pPr>
              <w:pStyle w:val="ListParagraph"/>
              <w:ind w:left="0"/>
              <w:jc w:val="center"/>
              <w:rPr>
                <w:b/>
              </w:rPr>
            </w:pPr>
            <w:r>
              <w:rPr>
                <w:b/>
              </w:rPr>
              <w:t>Mode</w:t>
            </w:r>
          </w:p>
        </w:tc>
        <w:tc>
          <w:tcPr>
            <w:tcW w:w="1701" w:type="dxa"/>
            <w:shd w:val="clear" w:color="auto" w:fill="A6A6A6" w:themeFill="background1" w:themeFillShade="A6"/>
          </w:tcPr>
          <w:p w:rsidR="00284B59" w:rsidRPr="00403734" w:rsidRDefault="00284B59" w:rsidP="00284B59">
            <w:pPr>
              <w:pStyle w:val="ListParagraph"/>
              <w:ind w:left="0"/>
              <w:jc w:val="center"/>
              <w:rPr>
                <w:b/>
              </w:rPr>
            </w:pPr>
            <w:r>
              <w:rPr>
                <w:b/>
              </w:rPr>
              <w:t>Option choisie</w:t>
            </w:r>
          </w:p>
        </w:tc>
        <w:tc>
          <w:tcPr>
            <w:tcW w:w="1701" w:type="dxa"/>
            <w:shd w:val="clear" w:color="auto" w:fill="A6A6A6" w:themeFill="background1" w:themeFillShade="A6"/>
          </w:tcPr>
          <w:p w:rsidR="00284B59" w:rsidRPr="000F5BDC" w:rsidRDefault="00284B59" w:rsidP="00284B59">
            <w:pPr>
              <w:pStyle w:val="ListParagraph"/>
              <w:ind w:left="0"/>
              <w:jc w:val="center"/>
            </w:pPr>
            <w:r>
              <w:rPr>
                <w:b/>
              </w:rPr>
              <w:t>Quantité instruite</w:t>
            </w:r>
          </w:p>
        </w:tc>
        <w:tc>
          <w:tcPr>
            <w:tcW w:w="2234" w:type="dxa"/>
            <w:shd w:val="clear" w:color="auto" w:fill="A6A6A6" w:themeFill="background1" w:themeFillShade="A6"/>
          </w:tcPr>
          <w:p w:rsidR="00284B59" w:rsidRPr="00403734" w:rsidRDefault="00284B59" w:rsidP="00284B59">
            <w:pPr>
              <w:pStyle w:val="ListParagraph"/>
              <w:ind w:left="0"/>
              <w:jc w:val="center"/>
              <w:rPr>
                <w:b/>
              </w:rPr>
            </w:pPr>
            <w:r>
              <w:rPr>
                <w:b/>
              </w:rPr>
              <w:t>statut</w:t>
            </w:r>
          </w:p>
        </w:tc>
      </w:tr>
      <w:tr w:rsidR="00284B59" w:rsidTr="00284B59">
        <w:tc>
          <w:tcPr>
            <w:tcW w:w="1845" w:type="dxa"/>
          </w:tcPr>
          <w:p w:rsidR="00284B59" w:rsidRPr="00403734" w:rsidRDefault="00284B59"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523" w:type="dxa"/>
          </w:tcPr>
          <w:p w:rsidR="00284B59" w:rsidRPr="00403734" w:rsidRDefault="00284B59" w:rsidP="00284B59">
            <w:pPr>
              <w:pStyle w:val="ListParagraph"/>
              <w:ind w:left="0"/>
              <w:jc w:val="center"/>
              <w:rPr>
                <w:sz w:val="20"/>
              </w:rPr>
            </w:pPr>
            <w:r>
              <w:rPr>
                <w:sz w:val="20"/>
              </w:rPr>
              <w:t>MT565</w:t>
            </w:r>
          </w:p>
        </w:tc>
        <w:tc>
          <w:tcPr>
            <w:tcW w:w="1701" w:type="dxa"/>
          </w:tcPr>
          <w:p w:rsidR="00284B59" w:rsidRPr="00403734" w:rsidRDefault="007A5421" w:rsidP="00284B59">
            <w:pPr>
              <w:pStyle w:val="ListParagraph"/>
              <w:ind w:left="0"/>
              <w:jc w:val="center"/>
              <w:rPr>
                <w:sz w:val="20"/>
              </w:rPr>
            </w:pPr>
            <w:r>
              <w:rPr>
                <w:sz w:val="20"/>
              </w:rPr>
              <w:t>Titre</w:t>
            </w:r>
          </w:p>
        </w:tc>
        <w:tc>
          <w:tcPr>
            <w:tcW w:w="1701" w:type="dxa"/>
          </w:tcPr>
          <w:p w:rsidR="00284B59" w:rsidRPr="000F5BDC" w:rsidRDefault="007A5421" w:rsidP="007A5421">
            <w:pPr>
              <w:pStyle w:val="ListParagraph"/>
              <w:ind w:left="0"/>
              <w:jc w:val="center"/>
              <w:rPr>
                <w:sz w:val="20"/>
              </w:rPr>
            </w:pPr>
            <w:r>
              <w:rPr>
                <w:sz w:val="20"/>
              </w:rPr>
              <w:t>80</w:t>
            </w:r>
          </w:p>
        </w:tc>
        <w:tc>
          <w:tcPr>
            <w:tcW w:w="2234" w:type="dxa"/>
          </w:tcPr>
          <w:p w:rsidR="00284B59" w:rsidRPr="00403734" w:rsidRDefault="00284B59" w:rsidP="00284B59">
            <w:pPr>
              <w:pStyle w:val="ListParagraph"/>
              <w:ind w:left="0"/>
              <w:jc w:val="center"/>
              <w:rPr>
                <w:sz w:val="20"/>
              </w:rPr>
            </w:pPr>
            <w:r>
              <w:rPr>
                <w:sz w:val="20"/>
              </w:rPr>
              <w:t>Acceptée</w:t>
            </w:r>
          </w:p>
        </w:tc>
      </w:tr>
      <w:tr w:rsidR="00284B59" w:rsidTr="00284B59">
        <w:tc>
          <w:tcPr>
            <w:tcW w:w="1845" w:type="dxa"/>
          </w:tcPr>
          <w:p w:rsidR="00284B59" w:rsidRPr="00403734" w:rsidRDefault="00284B59"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523" w:type="dxa"/>
          </w:tcPr>
          <w:p w:rsidR="00284B59" w:rsidRPr="00403734" w:rsidRDefault="00284B59" w:rsidP="00284B59">
            <w:pPr>
              <w:pStyle w:val="ListParagraph"/>
              <w:ind w:left="0"/>
              <w:jc w:val="center"/>
              <w:rPr>
                <w:sz w:val="20"/>
              </w:rPr>
            </w:pPr>
            <w:r>
              <w:rPr>
                <w:sz w:val="20"/>
              </w:rPr>
              <w:t>MT565</w:t>
            </w:r>
          </w:p>
        </w:tc>
        <w:tc>
          <w:tcPr>
            <w:tcW w:w="1701" w:type="dxa"/>
          </w:tcPr>
          <w:p w:rsidR="00284B59" w:rsidRPr="00403734" w:rsidRDefault="007A5421" w:rsidP="00284B59">
            <w:pPr>
              <w:pStyle w:val="ListParagraph"/>
              <w:ind w:left="0"/>
              <w:jc w:val="center"/>
              <w:rPr>
                <w:sz w:val="20"/>
              </w:rPr>
            </w:pPr>
            <w:r>
              <w:rPr>
                <w:sz w:val="20"/>
              </w:rPr>
              <w:t>Titre</w:t>
            </w:r>
          </w:p>
        </w:tc>
        <w:tc>
          <w:tcPr>
            <w:tcW w:w="1701" w:type="dxa"/>
          </w:tcPr>
          <w:p w:rsidR="00284B59" w:rsidRPr="000F5BDC" w:rsidRDefault="00284B59" w:rsidP="00284B59">
            <w:pPr>
              <w:jc w:val="center"/>
              <w:rPr>
                <w:sz w:val="20"/>
              </w:rPr>
            </w:pPr>
            <w:r>
              <w:rPr>
                <w:sz w:val="20"/>
              </w:rPr>
              <w:t>150</w:t>
            </w:r>
          </w:p>
        </w:tc>
        <w:tc>
          <w:tcPr>
            <w:tcW w:w="2234" w:type="dxa"/>
          </w:tcPr>
          <w:p w:rsidR="00284B59" w:rsidRPr="00403734" w:rsidRDefault="00284B59" w:rsidP="00284B59">
            <w:pPr>
              <w:pStyle w:val="ListParagraph"/>
              <w:ind w:left="0"/>
              <w:jc w:val="center"/>
              <w:rPr>
                <w:sz w:val="20"/>
              </w:rPr>
            </w:pPr>
            <w:r>
              <w:rPr>
                <w:sz w:val="20"/>
              </w:rPr>
              <w:t>Acceptée</w:t>
            </w:r>
          </w:p>
        </w:tc>
      </w:tr>
      <w:tr w:rsidR="00284B59" w:rsidTr="00284B59">
        <w:tc>
          <w:tcPr>
            <w:tcW w:w="1845" w:type="dxa"/>
          </w:tcPr>
          <w:p w:rsidR="00284B59" w:rsidRPr="00403734" w:rsidRDefault="00284B59"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23" w:type="dxa"/>
          </w:tcPr>
          <w:p w:rsidR="00284B59" w:rsidRDefault="00284B59" w:rsidP="00284B59">
            <w:pPr>
              <w:pStyle w:val="ListParagraph"/>
              <w:ind w:left="0"/>
              <w:jc w:val="center"/>
              <w:rPr>
                <w:sz w:val="20"/>
              </w:rPr>
            </w:pPr>
            <w:r>
              <w:rPr>
                <w:sz w:val="20"/>
              </w:rPr>
              <w:t>Fax / manuel</w:t>
            </w:r>
          </w:p>
        </w:tc>
        <w:tc>
          <w:tcPr>
            <w:tcW w:w="1701" w:type="dxa"/>
          </w:tcPr>
          <w:p w:rsidR="00284B59" w:rsidRPr="00403734" w:rsidRDefault="00B4322E" w:rsidP="00284B59">
            <w:pPr>
              <w:pStyle w:val="ListParagraph"/>
              <w:ind w:left="0"/>
              <w:jc w:val="center"/>
              <w:rPr>
                <w:sz w:val="20"/>
              </w:rPr>
            </w:pPr>
            <w:r>
              <w:rPr>
                <w:sz w:val="20"/>
              </w:rPr>
              <w:t>Titre</w:t>
            </w:r>
          </w:p>
        </w:tc>
        <w:tc>
          <w:tcPr>
            <w:tcW w:w="1701" w:type="dxa"/>
          </w:tcPr>
          <w:p w:rsidR="00284B59" w:rsidRPr="000F5BDC" w:rsidRDefault="00C73DF4" w:rsidP="00284B59">
            <w:pPr>
              <w:pStyle w:val="ListParagraph"/>
              <w:ind w:left="0"/>
              <w:jc w:val="center"/>
              <w:rPr>
                <w:sz w:val="20"/>
              </w:rPr>
            </w:pPr>
            <w:r>
              <w:rPr>
                <w:sz w:val="20"/>
              </w:rPr>
              <w:t>9</w:t>
            </w:r>
            <w:r w:rsidR="00284B59">
              <w:rPr>
                <w:sz w:val="20"/>
              </w:rPr>
              <w:t>0</w:t>
            </w:r>
          </w:p>
        </w:tc>
        <w:tc>
          <w:tcPr>
            <w:tcW w:w="2234" w:type="dxa"/>
          </w:tcPr>
          <w:p w:rsidR="00284B59" w:rsidRPr="00403734" w:rsidRDefault="00284B59" w:rsidP="00284B59">
            <w:pPr>
              <w:pStyle w:val="ListParagraph"/>
              <w:ind w:left="0"/>
              <w:jc w:val="center"/>
              <w:rPr>
                <w:sz w:val="20"/>
              </w:rPr>
            </w:pPr>
            <w:r>
              <w:rPr>
                <w:sz w:val="20"/>
              </w:rPr>
              <w:t>Rejetée en attente de validation</w:t>
            </w:r>
          </w:p>
        </w:tc>
      </w:tr>
    </w:tbl>
    <w:p w:rsidR="00284B59" w:rsidRDefault="00284B59" w:rsidP="00284B59">
      <w:pPr>
        <w:pStyle w:val="ListParagraph"/>
        <w:spacing w:line="240" w:lineRule="auto"/>
        <w:ind w:left="284"/>
        <w:jc w:val="both"/>
      </w:pPr>
    </w:p>
    <w:p w:rsidR="00284B59" w:rsidRDefault="00284B59" w:rsidP="00FB1421">
      <w:pPr>
        <w:pStyle w:val="ListParagraph"/>
        <w:numPr>
          <w:ilvl w:val="0"/>
          <w:numId w:val="12"/>
        </w:numPr>
        <w:spacing w:line="240" w:lineRule="auto"/>
        <w:jc w:val="both"/>
      </w:pPr>
      <w:r>
        <w:t>Un MT567/ rapport d’acceptation d’instruction pour le client 1 et 2.</w:t>
      </w:r>
    </w:p>
    <w:p w:rsidR="00284B59" w:rsidRDefault="00284B59" w:rsidP="00FB1421">
      <w:pPr>
        <w:pStyle w:val="ListParagraph"/>
        <w:numPr>
          <w:ilvl w:val="0"/>
          <w:numId w:val="12"/>
        </w:numPr>
        <w:spacing w:line="240" w:lineRule="auto"/>
        <w:jc w:val="both"/>
      </w:pPr>
      <w:r>
        <w:t>Une alerte est  générée dans le tableau de bord pour que l’utilisateur valide  ou rejette l’instruction du client 3.</w:t>
      </w:r>
    </w:p>
    <w:p w:rsidR="00284B59" w:rsidRDefault="00284B59" w:rsidP="00FB1421">
      <w:pPr>
        <w:pStyle w:val="ListParagraph"/>
        <w:numPr>
          <w:ilvl w:val="0"/>
          <w:numId w:val="12"/>
        </w:numPr>
        <w:spacing w:line="240" w:lineRule="auto"/>
      </w:pPr>
      <w:r>
        <w:t>Les exécutions sur les instructions du client 1 et 2 sont automatiquement calculées.</w:t>
      </w:r>
    </w:p>
    <w:p w:rsidR="001426D6" w:rsidRDefault="001426D6" w:rsidP="00284B59">
      <w:pPr>
        <w:spacing w:line="240" w:lineRule="auto"/>
        <w:rPr>
          <w:b/>
        </w:rPr>
      </w:pPr>
    </w:p>
    <w:p w:rsidR="00C565FC" w:rsidRPr="00284B59" w:rsidRDefault="00C565FC" w:rsidP="00284B59">
      <w:pPr>
        <w:spacing w:line="240" w:lineRule="auto"/>
        <w:rPr>
          <w:b/>
        </w:rPr>
      </w:pPr>
      <w:r w:rsidRPr="00C565FC">
        <w:rPr>
          <w:b/>
        </w:rPr>
        <w:t>Exécution</w:t>
      </w:r>
      <w:r>
        <w:t xml:space="preserve"> </w:t>
      </w:r>
      <w:r w:rsidR="00284B59" w:rsidRPr="00284B59">
        <w:rPr>
          <w:b/>
        </w:rPr>
        <w:t xml:space="preserve">Clients </w:t>
      </w:r>
    </w:p>
    <w:tbl>
      <w:tblPr>
        <w:tblStyle w:val="TableGrid"/>
        <w:tblW w:w="9038" w:type="dxa"/>
        <w:tblInd w:w="284" w:type="dxa"/>
        <w:tblLook w:val="04A0"/>
      </w:tblPr>
      <w:tblGrid>
        <w:gridCol w:w="1585"/>
        <w:gridCol w:w="750"/>
        <w:gridCol w:w="750"/>
        <w:gridCol w:w="1701"/>
        <w:gridCol w:w="1701"/>
        <w:gridCol w:w="1275"/>
        <w:gridCol w:w="1276"/>
      </w:tblGrid>
      <w:tr w:rsidR="007A5421" w:rsidRPr="00403734" w:rsidTr="00DA6E4D">
        <w:tc>
          <w:tcPr>
            <w:tcW w:w="1585" w:type="dxa"/>
            <w:shd w:val="clear" w:color="auto" w:fill="A6A6A6" w:themeFill="background1" w:themeFillShade="A6"/>
          </w:tcPr>
          <w:p w:rsidR="007A5421" w:rsidRPr="00403734" w:rsidRDefault="007A5421" w:rsidP="00284B59">
            <w:pPr>
              <w:pStyle w:val="ListParagraph"/>
              <w:ind w:left="0"/>
              <w:jc w:val="center"/>
              <w:rPr>
                <w:b/>
              </w:rPr>
            </w:pPr>
            <w:r>
              <w:rPr>
                <w:b/>
              </w:rPr>
              <w:t>Compte client</w:t>
            </w:r>
          </w:p>
        </w:tc>
        <w:tc>
          <w:tcPr>
            <w:tcW w:w="1500" w:type="dxa"/>
            <w:gridSpan w:val="2"/>
            <w:shd w:val="clear" w:color="auto" w:fill="A6A6A6" w:themeFill="background1" w:themeFillShade="A6"/>
          </w:tcPr>
          <w:p w:rsidR="007A5421" w:rsidRPr="00403734" w:rsidRDefault="007A5421" w:rsidP="00284B59">
            <w:pPr>
              <w:pStyle w:val="ListParagraph"/>
              <w:ind w:left="0"/>
              <w:jc w:val="center"/>
              <w:rPr>
                <w:b/>
              </w:rPr>
            </w:pPr>
            <w:r>
              <w:rPr>
                <w:b/>
              </w:rPr>
              <w:t>Quantité instruite</w:t>
            </w:r>
          </w:p>
        </w:tc>
        <w:tc>
          <w:tcPr>
            <w:tcW w:w="1701" w:type="dxa"/>
            <w:shd w:val="clear" w:color="auto" w:fill="A6A6A6" w:themeFill="background1" w:themeFillShade="A6"/>
          </w:tcPr>
          <w:p w:rsidR="007A5421" w:rsidRPr="00403734" w:rsidRDefault="007A5421" w:rsidP="00B4322E">
            <w:pPr>
              <w:pStyle w:val="ListParagraph"/>
              <w:ind w:left="0"/>
              <w:jc w:val="center"/>
              <w:rPr>
                <w:b/>
              </w:rPr>
            </w:pPr>
            <w:r>
              <w:rPr>
                <w:b/>
              </w:rPr>
              <w:t>Sortie droit A</w:t>
            </w:r>
          </w:p>
        </w:tc>
        <w:tc>
          <w:tcPr>
            <w:tcW w:w="1701" w:type="dxa"/>
            <w:shd w:val="clear" w:color="auto" w:fill="A6A6A6" w:themeFill="background1" w:themeFillShade="A6"/>
          </w:tcPr>
          <w:p w:rsidR="007A5421" w:rsidRPr="00403734" w:rsidRDefault="007A5421" w:rsidP="003D144B">
            <w:pPr>
              <w:pStyle w:val="ListParagraph"/>
              <w:ind w:left="0"/>
              <w:jc w:val="center"/>
              <w:rPr>
                <w:b/>
              </w:rPr>
            </w:pPr>
            <w:r>
              <w:rPr>
                <w:b/>
              </w:rPr>
              <w:t>Entrée de titre B</w:t>
            </w:r>
          </w:p>
        </w:tc>
        <w:tc>
          <w:tcPr>
            <w:tcW w:w="2551" w:type="dxa"/>
            <w:gridSpan w:val="2"/>
            <w:shd w:val="clear" w:color="auto" w:fill="A6A6A6" w:themeFill="background1" w:themeFillShade="A6"/>
          </w:tcPr>
          <w:p w:rsidR="007A5421" w:rsidRDefault="007A5421" w:rsidP="00B4322E">
            <w:pPr>
              <w:pStyle w:val="ListParagraph"/>
              <w:ind w:left="0"/>
              <w:jc w:val="center"/>
              <w:rPr>
                <w:b/>
              </w:rPr>
            </w:pPr>
            <w:r>
              <w:rPr>
                <w:b/>
              </w:rPr>
              <w:t>Compensation espèce des fractions</w:t>
            </w:r>
          </w:p>
        </w:tc>
      </w:tr>
      <w:tr w:rsidR="009A5B24" w:rsidTr="003D144B">
        <w:tc>
          <w:tcPr>
            <w:tcW w:w="1585" w:type="dxa"/>
          </w:tcPr>
          <w:p w:rsidR="009A5B24" w:rsidRPr="00403734" w:rsidRDefault="009A5B24"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750" w:type="dxa"/>
          </w:tcPr>
          <w:p w:rsidR="009A5B24" w:rsidRPr="00403734" w:rsidRDefault="009A5B24" w:rsidP="00284B59">
            <w:pPr>
              <w:pStyle w:val="ListParagraph"/>
              <w:ind w:left="0"/>
              <w:jc w:val="center"/>
              <w:rPr>
                <w:sz w:val="20"/>
              </w:rPr>
            </w:pPr>
            <w:r>
              <w:rPr>
                <w:sz w:val="20"/>
              </w:rPr>
              <w:t>80</w:t>
            </w:r>
          </w:p>
        </w:tc>
        <w:tc>
          <w:tcPr>
            <w:tcW w:w="750" w:type="dxa"/>
          </w:tcPr>
          <w:p w:rsidR="009A5B24" w:rsidRPr="00403734" w:rsidRDefault="009A5B24" w:rsidP="00284B59">
            <w:pPr>
              <w:pStyle w:val="ListParagraph"/>
              <w:ind w:left="0"/>
              <w:jc w:val="center"/>
              <w:rPr>
                <w:sz w:val="20"/>
              </w:rPr>
            </w:pPr>
            <w:r>
              <w:rPr>
                <w:sz w:val="20"/>
              </w:rPr>
              <w:t>Titre</w:t>
            </w:r>
          </w:p>
        </w:tc>
        <w:tc>
          <w:tcPr>
            <w:tcW w:w="1701" w:type="dxa"/>
          </w:tcPr>
          <w:p w:rsidR="009A5B24" w:rsidRPr="00403734" w:rsidRDefault="009A5B24" w:rsidP="00284B59">
            <w:pPr>
              <w:pStyle w:val="ListParagraph"/>
              <w:ind w:left="0"/>
              <w:jc w:val="center"/>
              <w:rPr>
                <w:sz w:val="20"/>
              </w:rPr>
            </w:pPr>
            <w:r>
              <w:rPr>
                <w:sz w:val="20"/>
              </w:rPr>
              <w:t>80</w:t>
            </w:r>
          </w:p>
        </w:tc>
        <w:tc>
          <w:tcPr>
            <w:tcW w:w="1701" w:type="dxa"/>
          </w:tcPr>
          <w:p w:rsidR="009A5B24" w:rsidRPr="00403734" w:rsidRDefault="009A5B24" w:rsidP="003D144B">
            <w:pPr>
              <w:pStyle w:val="ListParagraph"/>
              <w:ind w:left="0"/>
              <w:jc w:val="center"/>
              <w:rPr>
                <w:sz w:val="20"/>
              </w:rPr>
            </w:pPr>
            <w:r>
              <w:rPr>
                <w:sz w:val="20"/>
              </w:rPr>
              <w:t>26</w:t>
            </w:r>
          </w:p>
        </w:tc>
        <w:tc>
          <w:tcPr>
            <w:tcW w:w="1275" w:type="dxa"/>
          </w:tcPr>
          <w:p w:rsidR="009A5B24" w:rsidRDefault="009A5B24" w:rsidP="00284B59">
            <w:pPr>
              <w:pStyle w:val="ListParagraph"/>
              <w:ind w:left="0"/>
              <w:jc w:val="center"/>
              <w:rPr>
                <w:sz w:val="20"/>
              </w:rPr>
            </w:pPr>
            <w:r>
              <w:rPr>
                <w:sz w:val="20"/>
              </w:rPr>
              <w:t>0.66667</w:t>
            </w:r>
          </w:p>
        </w:tc>
        <w:tc>
          <w:tcPr>
            <w:tcW w:w="1276" w:type="dxa"/>
          </w:tcPr>
          <w:p w:rsidR="009A5B24" w:rsidRDefault="009A5B24" w:rsidP="00284B59">
            <w:pPr>
              <w:pStyle w:val="ListParagraph"/>
              <w:ind w:left="0"/>
              <w:jc w:val="center"/>
              <w:rPr>
                <w:sz w:val="20"/>
              </w:rPr>
            </w:pPr>
            <w:r>
              <w:rPr>
                <w:sz w:val="20"/>
              </w:rPr>
              <w:t>Prix inconnu</w:t>
            </w:r>
          </w:p>
        </w:tc>
      </w:tr>
      <w:tr w:rsidR="009A5B24" w:rsidTr="003D144B">
        <w:tc>
          <w:tcPr>
            <w:tcW w:w="1585" w:type="dxa"/>
          </w:tcPr>
          <w:p w:rsidR="009A5B24" w:rsidRPr="00403734" w:rsidRDefault="009A5B24"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750" w:type="dxa"/>
          </w:tcPr>
          <w:p w:rsidR="009A5B24" w:rsidRPr="00403734" w:rsidRDefault="009A5B24" w:rsidP="00284B59">
            <w:pPr>
              <w:pStyle w:val="ListParagraph"/>
              <w:ind w:left="0"/>
              <w:jc w:val="center"/>
              <w:rPr>
                <w:sz w:val="20"/>
              </w:rPr>
            </w:pPr>
            <w:r>
              <w:rPr>
                <w:sz w:val="20"/>
              </w:rPr>
              <w:t>150</w:t>
            </w:r>
          </w:p>
        </w:tc>
        <w:tc>
          <w:tcPr>
            <w:tcW w:w="750" w:type="dxa"/>
          </w:tcPr>
          <w:p w:rsidR="009A5B24" w:rsidRPr="00403734" w:rsidRDefault="009A5B24" w:rsidP="00284B59">
            <w:pPr>
              <w:pStyle w:val="ListParagraph"/>
              <w:ind w:left="0"/>
              <w:jc w:val="center"/>
              <w:rPr>
                <w:sz w:val="20"/>
              </w:rPr>
            </w:pPr>
            <w:r>
              <w:rPr>
                <w:sz w:val="20"/>
              </w:rPr>
              <w:t>Titre</w:t>
            </w:r>
          </w:p>
        </w:tc>
        <w:tc>
          <w:tcPr>
            <w:tcW w:w="1701" w:type="dxa"/>
          </w:tcPr>
          <w:p w:rsidR="009A5B24" w:rsidRPr="00403734" w:rsidRDefault="009A5B24" w:rsidP="00284B59">
            <w:pPr>
              <w:pStyle w:val="ListParagraph"/>
              <w:ind w:left="0"/>
              <w:jc w:val="center"/>
              <w:rPr>
                <w:sz w:val="20"/>
              </w:rPr>
            </w:pPr>
            <w:r>
              <w:rPr>
                <w:sz w:val="20"/>
              </w:rPr>
              <w:t>150</w:t>
            </w:r>
          </w:p>
        </w:tc>
        <w:tc>
          <w:tcPr>
            <w:tcW w:w="1701" w:type="dxa"/>
          </w:tcPr>
          <w:p w:rsidR="009A5B24" w:rsidRPr="00403734" w:rsidRDefault="009A5B24" w:rsidP="003D144B">
            <w:pPr>
              <w:jc w:val="center"/>
              <w:rPr>
                <w:sz w:val="20"/>
              </w:rPr>
            </w:pPr>
            <w:r>
              <w:rPr>
                <w:sz w:val="20"/>
              </w:rPr>
              <w:t>50</w:t>
            </w:r>
          </w:p>
        </w:tc>
        <w:tc>
          <w:tcPr>
            <w:tcW w:w="2551" w:type="dxa"/>
            <w:gridSpan w:val="2"/>
          </w:tcPr>
          <w:p w:rsidR="009A5B24" w:rsidRDefault="009A5B24" w:rsidP="00284B59">
            <w:pPr>
              <w:pStyle w:val="ListParagraph"/>
              <w:ind w:left="0"/>
              <w:jc w:val="center"/>
              <w:rPr>
                <w:sz w:val="20"/>
              </w:rPr>
            </w:pPr>
            <w:r>
              <w:rPr>
                <w:sz w:val="20"/>
              </w:rPr>
              <w:t>-</w:t>
            </w:r>
          </w:p>
        </w:tc>
      </w:tr>
    </w:tbl>
    <w:p w:rsidR="00284B59" w:rsidRDefault="00284B59" w:rsidP="00284B59">
      <w:pPr>
        <w:pStyle w:val="ListParagraph"/>
        <w:spacing w:line="240" w:lineRule="auto"/>
        <w:jc w:val="both"/>
      </w:pPr>
    </w:p>
    <w:p w:rsidR="00284B59" w:rsidRDefault="007A5421" w:rsidP="00FB1421">
      <w:pPr>
        <w:pStyle w:val="ListParagraph"/>
        <w:numPr>
          <w:ilvl w:val="0"/>
          <w:numId w:val="12"/>
        </w:numPr>
        <w:spacing w:line="240" w:lineRule="auto"/>
        <w:jc w:val="both"/>
      </w:pPr>
      <w:r>
        <w:t xml:space="preserve">Un mouvement pour la </w:t>
      </w:r>
      <w:r w:rsidR="00DA6E4D">
        <w:t>compensation</w:t>
      </w:r>
      <w:r>
        <w:t xml:space="preserve"> des fractions en </w:t>
      </w:r>
      <w:r w:rsidR="00DA6E4D">
        <w:t>espèces</w:t>
      </w:r>
      <w:r>
        <w:t xml:space="preserve"> est créé m</w:t>
      </w:r>
      <w:r w:rsidR="00DA6E4D">
        <w:t>ais le montant n’est pas calculé, le mouvement est créé dans un statut particulier en attendant la communication du prix.</w:t>
      </w:r>
    </w:p>
    <w:p w:rsidR="00B4322E" w:rsidRDefault="00B4322E" w:rsidP="00FB1421">
      <w:pPr>
        <w:pStyle w:val="ListParagraph"/>
        <w:numPr>
          <w:ilvl w:val="0"/>
          <w:numId w:val="46"/>
        </w:numPr>
        <w:spacing w:line="240" w:lineRule="auto"/>
        <w:ind w:left="284"/>
      </w:pPr>
      <w:r>
        <w:lastRenderedPageBreak/>
        <w:t>Validation manuelle de l’instruction en attente</w:t>
      </w:r>
    </w:p>
    <w:p w:rsidR="00B4322E" w:rsidRDefault="00B4322E" w:rsidP="00FB1421">
      <w:pPr>
        <w:pStyle w:val="ListParagraph"/>
        <w:numPr>
          <w:ilvl w:val="0"/>
          <w:numId w:val="42"/>
        </w:numPr>
        <w:spacing w:line="240" w:lineRule="auto"/>
        <w:jc w:val="both"/>
      </w:pPr>
      <w:r>
        <w:t>L’utilisateur décide de rejeter l’instruction pour insuffisance de Position.</w:t>
      </w:r>
    </w:p>
    <w:p w:rsidR="00F979F9" w:rsidRDefault="00284B59" w:rsidP="00FB1421">
      <w:pPr>
        <w:pStyle w:val="ListParagraph"/>
        <w:numPr>
          <w:ilvl w:val="0"/>
          <w:numId w:val="12"/>
        </w:numPr>
        <w:spacing w:line="240" w:lineRule="auto"/>
        <w:jc w:val="both"/>
      </w:pPr>
      <w:r>
        <w:t>Un MT567/ rapport de reje</w:t>
      </w:r>
      <w:r w:rsidR="00B4322E">
        <w:t>t  d’instruction pour le client 3.</w:t>
      </w:r>
    </w:p>
    <w:p w:rsidR="007A5421" w:rsidRDefault="007A5421" w:rsidP="007A5421">
      <w:pPr>
        <w:pStyle w:val="ListParagraph"/>
        <w:spacing w:line="240" w:lineRule="auto"/>
        <w:jc w:val="both"/>
      </w:pPr>
    </w:p>
    <w:p w:rsidR="007A5421" w:rsidRDefault="007A5421" w:rsidP="00FB1421">
      <w:pPr>
        <w:pStyle w:val="ListParagraph"/>
        <w:numPr>
          <w:ilvl w:val="0"/>
          <w:numId w:val="46"/>
        </w:numPr>
        <w:spacing w:line="240" w:lineRule="auto"/>
        <w:ind w:left="284"/>
        <w:jc w:val="both"/>
      </w:pPr>
      <w:r>
        <w:t>Création manuelle d</w:t>
      </w:r>
      <w:r w:rsidR="00C73DF4">
        <w:t xml:space="preserve">’une nouvelle </w:t>
      </w:r>
      <w:r>
        <w:t>instruc</w:t>
      </w:r>
      <w:r w:rsidR="00C73DF4">
        <w:t>tion pour le client 3</w:t>
      </w:r>
    </w:p>
    <w:p w:rsidR="00CF674D" w:rsidRDefault="00CF674D" w:rsidP="00CF674D">
      <w:pPr>
        <w:pStyle w:val="ListParagraph"/>
        <w:spacing w:line="240" w:lineRule="auto"/>
        <w:ind w:left="284"/>
        <w:jc w:val="both"/>
      </w:pPr>
    </w:p>
    <w:p w:rsidR="00CF674D" w:rsidRDefault="00CF674D" w:rsidP="00FB1421">
      <w:pPr>
        <w:pStyle w:val="ListParagraph"/>
        <w:numPr>
          <w:ilvl w:val="0"/>
          <w:numId w:val="42"/>
        </w:numPr>
        <w:spacing w:line="240" w:lineRule="auto"/>
        <w:jc w:val="both"/>
      </w:pPr>
      <w:r>
        <w:t xml:space="preserve">Le système </w:t>
      </w:r>
      <w:r w:rsidR="009408C7">
        <w:t>vérifie</w:t>
      </w:r>
      <w:r>
        <w:t xml:space="preserve"> les </w:t>
      </w:r>
      <w:hyperlink w:anchor="_Règles_de_Contrôle" w:history="1">
        <w:r w:rsidRPr="00284B59">
          <w:rPr>
            <w:rStyle w:val="Hyperlink"/>
          </w:rPr>
          <w:t xml:space="preserve">règles </w:t>
        </w:r>
        <w:r w:rsidR="006C643F">
          <w:rPr>
            <w:rStyle w:val="Hyperlink"/>
          </w:rPr>
          <w:t xml:space="preserve">de </w:t>
        </w:r>
        <w:r w:rsidR="00CA3853">
          <w:rPr>
            <w:rStyle w:val="Hyperlink"/>
          </w:rPr>
          <w:t xml:space="preserve">contrôle des </w:t>
        </w:r>
        <w:r w:rsidRPr="00284B59">
          <w:rPr>
            <w:rStyle w:val="Hyperlink"/>
          </w:rPr>
          <w:t>instructions </w:t>
        </w:r>
      </w:hyperlink>
      <w:r>
        <w:t>:</w:t>
      </w:r>
    </w:p>
    <w:p w:rsidR="00AE1BF1" w:rsidRDefault="00AE1BF1" w:rsidP="00AE1BF1">
      <w:pPr>
        <w:pStyle w:val="ListParagraph"/>
        <w:spacing w:line="240" w:lineRule="auto"/>
        <w:jc w:val="both"/>
      </w:pPr>
    </w:p>
    <w:p w:rsidR="00CF674D" w:rsidRPr="00C565FC" w:rsidRDefault="00C565FC" w:rsidP="00C565FC">
      <w:pPr>
        <w:spacing w:line="240" w:lineRule="auto"/>
        <w:jc w:val="both"/>
        <w:rPr>
          <w:b/>
        </w:rPr>
      </w:pPr>
      <w:r w:rsidRPr="00C565FC">
        <w:rPr>
          <w:b/>
        </w:rPr>
        <w:t>Instruction Client</w:t>
      </w:r>
    </w:p>
    <w:tbl>
      <w:tblPr>
        <w:tblStyle w:val="TableGrid"/>
        <w:tblW w:w="0" w:type="auto"/>
        <w:tblInd w:w="284" w:type="dxa"/>
        <w:tblLook w:val="04A0"/>
      </w:tblPr>
      <w:tblGrid>
        <w:gridCol w:w="1845"/>
        <w:gridCol w:w="1523"/>
        <w:gridCol w:w="1701"/>
        <w:gridCol w:w="1701"/>
        <w:gridCol w:w="2234"/>
      </w:tblGrid>
      <w:tr w:rsidR="00C73DF4" w:rsidRPr="00403734" w:rsidTr="003D144B">
        <w:tc>
          <w:tcPr>
            <w:tcW w:w="1845" w:type="dxa"/>
            <w:shd w:val="clear" w:color="auto" w:fill="A6A6A6" w:themeFill="background1" w:themeFillShade="A6"/>
          </w:tcPr>
          <w:p w:rsidR="00C73DF4" w:rsidRPr="00403734" w:rsidRDefault="00C73DF4" w:rsidP="003D144B">
            <w:pPr>
              <w:pStyle w:val="ListParagraph"/>
              <w:ind w:left="0"/>
              <w:jc w:val="center"/>
              <w:rPr>
                <w:b/>
              </w:rPr>
            </w:pPr>
            <w:r>
              <w:rPr>
                <w:b/>
              </w:rPr>
              <w:t>Compte client</w:t>
            </w:r>
          </w:p>
        </w:tc>
        <w:tc>
          <w:tcPr>
            <w:tcW w:w="1523" w:type="dxa"/>
            <w:shd w:val="clear" w:color="auto" w:fill="A6A6A6" w:themeFill="background1" w:themeFillShade="A6"/>
          </w:tcPr>
          <w:p w:rsidR="00C73DF4" w:rsidRPr="00403734" w:rsidRDefault="00C73DF4" w:rsidP="003D144B">
            <w:pPr>
              <w:pStyle w:val="ListParagraph"/>
              <w:ind w:left="0"/>
              <w:jc w:val="center"/>
              <w:rPr>
                <w:b/>
              </w:rPr>
            </w:pPr>
            <w:r>
              <w:rPr>
                <w:b/>
              </w:rPr>
              <w:t>Mode</w:t>
            </w:r>
          </w:p>
        </w:tc>
        <w:tc>
          <w:tcPr>
            <w:tcW w:w="1701" w:type="dxa"/>
            <w:shd w:val="clear" w:color="auto" w:fill="A6A6A6" w:themeFill="background1" w:themeFillShade="A6"/>
          </w:tcPr>
          <w:p w:rsidR="00C73DF4" w:rsidRPr="00403734" w:rsidRDefault="00C73DF4" w:rsidP="003D144B">
            <w:pPr>
              <w:pStyle w:val="ListParagraph"/>
              <w:ind w:left="0"/>
              <w:jc w:val="center"/>
              <w:rPr>
                <w:b/>
              </w:rPr>
            </w:pPr>
            <w:r>
              <w:rPr>
                <w:b/>
              </w:rPr>
              <w:t>Option choisie</w:t>
            </w:r>
          </w:p>
        </w:tc>
        <w:tc>
          <w:tcPr>
            <w:tcW w:w="1701" w:type="dxa"/>
            <w:shd w:val="clear" w:color="auto" w:fill="A6A6A6" w:themeFill="background1" w:themeFillShade="A6"/>
          </w:tcPr>
          <w:p w:rsidR="00C73DF4" w:rsidRPr="000F5BDC" w:rsidRDefault="00C73DF4" w:rsidP="003D144B">
            <w:pPr>
              <w:pStyle w:val="ListParagraph"/>
              <w:ind w:left="0"/>
              <w:jc w:val="center"/>
            </w:pPr>
            <w:r>
              <w:rPr>
                <w:b/>
              </w:rPr>
              <w:t>Quantité instruite</w:t>
            </w:r>
          </w:p>
        </w:tc>
        <w:tc>
          <w:tcPr>
            <w:tcW w:w="2234" w:type="dxa"/>
            <w:shd w:val="clear" w:color="auto" w:fill="A6A6A6" w:themeFill="background1" w:themeFillShade="A6"/>
          </w:tcPr>
          <w:p w:rsidR="00C73DF4" w:rsidRPr="00403734" w:rsidRDefault="00C73DF4" w:rsidP="003D144B">
            <w:pPr>
              <w:pStyle w:val="ListParagraph"/>
              <w:ind w:left="0"/>
              <w:jc w:val="center"/>
              <w:rPr>
                <w:b/>
              </w:rPr>
            </w:pPr>
            <w:r>
              <w:rPr>
                <w:b/>
              </w:rPr>
              <w:t>statut</w:t>
            </w:r>
          </w:p>
        </w:tc>
      </w:tr>
      <w:tr w:rsidR="00C73DF4" w:rsidRPr="00403734" w:rsidTr="003D144B">
        <w:tc>
          <w:tcPr>
            <w:tcW w:w="1845" w:type="dxa"/>
          </w:tcPr>
          <w:p w:rsidR="00C73DF4" w:rsidRPr="00403734" w:rsidRDefault="00C73DF4" w:rsidP="003D144B">
            <w:pPr>
              <w:pStyle w:val="ListParagraph"/>
              <w:ind w:left="0"/>
              <w:rPr>
                <w:sz w:val="20"/>
              </w:rPr>
            </w:pPr>
            <w:r w:rsidRPr="00403734">
              <w:rPr>
                <w:sz w:val="20"/>
              </w:rPr>
              <w:t xml:space="preserve">Compte </w:t>
            </w:r>
            <w:r>
              <w:rPr>
                <w:sz w:val="20"/>
              </w:rPr>
              <w:t>client  3</w:t>
            </w:r>
          </w:p>
        </w:tc>
        <w:tc>
          <w:tcPr>
            <w:tcW w:w="1523" w:type="dxa"/>
          </w:tcPr>
          <w:p w:rsidR="00C73DF4" w:rsidRPr="00403734" w:rsidRDefault="00C73DF4" w:rsidP="003D144B">
            <w:pPr>
              <w:pStyle w:val="ListParagraph"/>
              <w:ind w:left="0"/>
              <w:jc w:val="center"/>
              <w:rPr>
                <w:sz w:val="20"/>
              </w:rPr>
            </w:pPr>
            <w:r>
              <w:rPr>
                <w:sz w:val="20"/>
              </w:rPr>
              <w:t>manuel</w:t>
            </w:r>
          </w:p>
        </w:tc>
        <w:tc>
          <w:tcPr>
            <w:tcW w:w="1701" w:type="dxa"/>
          </w:tcPr>
          <w:p w:rsidR="00C73DF4" w:rsidRPr="00403734" w:rsidRDefault="00C73DF4" w:rsidP="003D144B">
            <w:pPr>
              <w:pStyle w:val="ListParagraph"/>
              <w:ind w:left="0"/>
              <w:jc w:val="center"/>
              <w:rPr>
                <w:sz w:val="20"/>
              </w:rPr>
            </w:pPr>
            <w:r>
              <w:rPr>
                <w:sz w:val="20"/>
              </w:rPr>
              <w:t>Titre</w:t>
            </w:r>
          </w:p>
        </w:tc>
        <w:tc>
          <w:tcPr>
            <w:tcW w:w="1701" w:type="dxa"/>
          </w:tcPr>
          <w:p w:rsidR="00C73DF4" w:rsidRPr="000F5BDC" w:rsidRDefault="00CF674D" w:rsidP="003D144B">
            <w:pPr>
              <w:pStyle w:val="ListParagraph"/>
              <w:ind w:left="0"/>
              <w:jc w:val="center"/>
              <w:rPr>
                <w:sz w:val="20"/>
              </w:rPr>
            </w:pPr>
            <w:r>
              <w:rPr>
                <w:sz w:val="20"/>
              </w:rPr>
              <w:t>6</w:t>
            </w:r>
            <w:r w:rsidR="00C73DF4">
              <w:rPr>
                <w:sz w:val="20"/>
              </w:rPr>
              <w:t>0</w:t>
            </w:r>
          </w:p>
        </w:tc>
        <w:tc>
          <w:tcPr>
            <w:tcW w:w="2234" w:type="dxa"/>
          </w:tcPr>
          <w:p w:rsidR="00C73DF4" w:rsidRPr="00403734" w:rsidRDefault="00C73DF4" w:rsidP="003D144B">
            <w:pPr>
              <w:pStyle w:val="ListParagraph"/>
              <w:ind w:left="0"/>
              <w:jc w:val="center"/>
              <w:rPr>
                <w:sz w:val="20"/>
              </w:rPr>
            </w:pPr>
            <w:r>
              <w:rPr>
                <w:sz w:val="20"/>
              </w:rPr>
              <w:t>Acceptée</w:t>
            </w:r>
          </w:p>
        </w:tc>
      </w:tr>
    </w:tbl>
    <w:p w:rsidR="007A5421" w:rsidRDefault="007A5421" w:rsidP="00CF674D">
      <w:pPr>
        <w:spacing w:line="240" w:lineRule="auto"/>
        <w:jc w:val="both"/>
      </w:pPr>
    </w:p>
    <w:p w:rsidR="007A5421" w:rsidRDefault="007A5421" w:rsidP="00FB1421">
      <w:pPr>
        <w:pStyle w:val="ListParagraph"/>
        <w:numPr>
          <w:ilvl w:val="0"/>
          <w:numId w:val="12"/>
        </w:numPr>
        <w:spacing w:line="240" w:lineRule="auto"/>
        <w:jc w:val="both"/>
      </w:pPr>
      <w:r>
        <w:t xml:space="preserve">Un MT567/ rapport d’acceptation d’instruction pour le client </w:t>
      </w:r>
      <w:r w:rsidR="00CF674D">
        <w:t>3</w:t>
      </w:r>
      <w:r>
        <w:t>.</w:t>
      </w:r>
    </w:p>
    <w:p w:rsidR="007A5421" w:rsidRDefault="00CF674D" w:rsidP="00FB1421">
      <w:pPr>
        <w:pStyle w:val="ListParagraph"/>
        <w:numPr>
          <w:ilvl w:val="0"/>
          <w:numId w:val="12"/>
        </w:numPr>
        <w:spacing w:line="240" w:lineRule="auto"/>
      </w:pPr>
      <w:r>
        <w:t>Les exécutions sur l’instruction</w:t>
      </w:r>
      <w:r w:rsidR="007A5421">
        <w:t xml:space="preserve"> du client </w:t>
      </w:r>
      <w:r>
        <w:t>3</w:t>
      </w:r>
      <w:r w:rsidR="007A5421">
        <w:t xml:space="preserve"> </w:t>
      </w:r>
      <w:r>
        <w:t xml:space="preserve"> sont</w:t>
      </w:r>
      <w:r w:rsidR="007A5421">
        <w:t xml:space="preserve"> automatiquement calculées.</w:t>
      </w:r>
    </w:p>
    <w:p w:rsidR="00A54CC7" w:rsidRDefault="00A54CC7" w:rsidP="00A54CC7">
      <w:pPr>
        <w:pStyle w:val="ListParagraph"/>
        <w:spacing w:line="240" w:lineRule="auto"/>
      </w:pPr>
    </w:p>
    <w:p w:rsidR="007A5421" w:rsidRPr="00284B59" w:rsidRDefault="00C565FC" w:rsidP="007A5421">
      <w:pPr>
        <w:spacing w:line="240" w:lineRule="auto"/>
        <w:rPr>
          <w:b/>
        </w:rPr>
      </w:pPr>
      <w:r w:rsidRPr="00C565FC">
        <w:rPr>
          <w:b/>
        </w:rPr>
        <w:t>Exécution</w:t>
      </w:r>
      <w:r>
        <w:t xml:space="preserve"> </w:t>
      </w:r>
      <w:r w:rsidR="007A5421" w:rsidRPr="00284B59">
        <w:rPr>
          <w:b/>
        </w:rPr>
        <w:t xml:space="preserve">Clients </w:t>
      </w:r>
    </w:p>
    <w:tbl>
      <w:tblPr>
        <w:tblStyle w:val="TableGrid"/>
        <w:tblW w:w="0" w:type="auto"/>
        <w:tblInd w:w="284" w:type="dxa"/>
        <w:tblLook w:val="04A0"/>
      </w:tblPr>
      <w:tblGrid>
        <w:gridCol w:w="1845"/>
        <w:gridCol w:w="1645"/>
        <w:gridCol w:w="940"/>
        <w:gridCol w:w="940"/>
        <w:gridCol w:w="1917"/>
        <w:gridCol w:w="1717"/>
      </w:tblGrid>
      <w:tr w:rsidR="007A5421" w:rsidRPr="00403734" w:rsidTr="003D144B">
        <w:tc>
          <w:tcPr>
            <w:tcW w:w="1845" w:type="dxa"/>
            <w:shd w:val="clear" w:color="auto" w:fill="A6A6A6" w:themeFill="background1" w:themeFillShade="A6"/>
          </w:tcPr>
          <w:p w:rsidR="007A5421" w:rsidRPr="00403734" w:rsidRDefault="007A5421" w:rsidP="003D144B">
            <w:pPr>
              <w:pStyle w:val="ListParagraph"/>
              <w:ind w:left="0"/>
              <w:jc w:val="center"/>
              <w:rPr>
                <w:b/>
              </w:rPr>
            </w:pPr>
            <w:r>
              <w:rPr>
                <w:b/>
              </w:rPr>
              <w:t>Compte client</w:t>
            </w:r>
          </w:p>
        </w:tc>
        <w:tc>
          <w:tcPr>
            <w:tcW w:w="1645" w:type="dxa"/>
            <w:shd w:val="clear" w:color="auto" w:fill="A6A6A6" w:themeFill="background1" w:themeFillShade="A6"/>
          </w:tcPr>
          <w:p w:rsidR="007A5421" w:rsidRPr="00403734" w:rsidRDefault="007A5421" w:rsidP="003D144B">
            <w:pPr>
              <w:pStyle w:val="ListParagraph"/>
              <w:ind w:left="0"/>
              <w:jc w:val="center"/>
              <w:rPr>
                <w:b/>
              </w:rPr>
            </w:pPr>
            <w:r>
              <w:rPr>
                <w:b/>
              </w:rPr>
              <w:t>Compte Nostro</w:t>
            </w:r>
          </w:p>
        </w:tc>
        <w:tc>
          <w:tcPr>
            <w:tcW w:w="1880" w:type="dxa"/>
            <w:gridSpan w:val="2"/>
            <w:shd w:val="clear" w:color="auto" w:fill="A6A6A6" w:themeFill="background1" w:themeFillShade="A6"/>
          </w:tcPr>
          <w:p w:rsidR="007A5421" w:rsidRPr="00403734" w:rsidRDefault="007A5421" w:rsidP="003D144B">
            <w:pPr>
              <w:pStyle w:val="ListParagraph"/>
              <w:ind w:left="0"/>
              <w:jc w:val="center"/>
              <w:rPr>
                <w:b/>
              </w:rPr>
            </w:pPr>
            <w:r>
              <w:rPr>
                <w:b/>
              </w:rPr>
              <w:t>Quantité instruite</w:t>
            </w:r>
          </w:p>
        </w:tc>
        <w:tc>
          <w:tcPr>
            <w:tcW w:w="1917" w:type="dxa"/>
            <w:shd w:val="clear" w:color="auto" w:fill="A6A6A6" w:themeFill="background1" w:themeFillShade="A6"/>
          </w:tcPr>
          <w:p w:rsidR="007A5421" w:rsidRPr="00403734" w:rsidRDefault="00CF674D" w:rsidP="003D144B">
            <w:pPr>
              <w:pStyle w:val="ListParagraph"/>
              <w:ind w:left="0"/>
              <w:jc w:val="center"/>
              <w:rPr>
                <w:b/>
              </w:rPr>
            </w:pPr>
            <w:r>
              <w:rPr>
                <w:b/>
              </w:rPr>
              <w:t>Sortie droit A</w:t>
            </w:r>
          </w:p>
        </w:tc>
        <w:tc>
          <w:tcPr>
            <w:tcW w:w="1717" w:type="dxa"/>
            <w:shd w:val="clear" w:color="auto" w:fill="A6A6A6" w:themeFill="background1" w:themeFillShade="A6"/>
          </w:tcPr>
          <w:p w:rsidR="007A5421" w:rsidRPr="00403734" w:rsidRDefault="00CF674D" w:rsidP="003D144B">
            <w:pPr>
              <w:pStyle w:val="ListParagraph"/>
              <w:ind w:left="0"/>
              <w:jc w:val="center"/>
              <w:rPr>
                <w:b/>
              </w:rPr>
            </w:pPr>
            <w:r>
              <w:rPr>
                <w:b/>
              </w:rPr>
              <w:t>Crédit titre B</w:t>
            </w:r>
          </w:p>
        </w:tc>
      </w:tr>
      <w:tr w:rsidR="009A5B24" w:rsidTr="003D144B">
        <w:tc>
          <w:tcPr>
            <w:tcW w:w="1845" w:type="dxa"/>
          </w:tcPr>
          <w:p w:rsidR="009A5B24" w:rsidRPr="00403734" w:rsidRDefault="009A5B24" w:rsidP="003D144B">
            <w:pPr>
              <w:pStyle w:val="ListParagraph"/>
              <w:ind w:left="0"/>
              <w:rPr>
                <w:sz w:val="20"/>
              </w:rPr>
            </w:pPr>
            <w:r w:rsidRPr="00403734">
              <w:rPr>
                <w:sz w:val="20"/>
              </w:rPr>
              <w:t xml:space="preserve">Compte </w:t>
            </w:r>
            <w:r>
              <w:rPr>
                <w:sz w:val="20"/>
              </w:rPr>
              <w:t>client  3</w:t>
            </w:r>
          </w:p>
        </w:tc>
        <w:tc>
          <w:tcPr>
            <w:tcW w:w="1645" w:type="dxa"/>
          </w:tcPr>
          <w:p w:rsidR="009A5B24" w:rsidRPr="00403734" w:rsidRDefault="009A5B24" w:rsidP="003D144B">
            <w:pPr>
              <w:pStyle w:val="ListParagraph"/>
              <w:ind w:left="0"/>
              <w:jc w:val="center"/>
              <w:rPr>
                <w:sz w:val="20"/>
              </w:rPr>
            </w:pPr>
            <w:r w:rsidRPr="00403734">
              <w:rPr>
                <w:sz w:val="20"/>
              </w:rPr>
              <w:t xml:space="preserve">Compte </w:t>
            </w:r>
            <w:r>
              <w:rPr>
                <w:sz w:val="20"/>
              </w:rPr>
              <w:t>Nostro 2</w:t>
            </w:r>
          </w:p>
        </w:tc>
        <w:tc>
          <w:tcPr>
            <w:tcW w:w="940" w:type="dxa"/>
          </w:tcPr>
          <w:p w:rsidR="009A5B24" w:rsidRPr="00403734" w:rsidRDefault="009A5B24" w:rsidP="003D144B">
            <w:pPr>
              <w:pStyle w:val="ListParagraph"/>
              <w:ind w:left="0"/>
              <w:jc w:val="center"/>
              <w:rPr>
                <w:sz w:val="20"/>
              </w:rPr>
            </w:pPr>
            <w:r>
              <w:rPr>
                <w:sz w:val="20"/>
              </w:rPr>
              <w:t>60</w:t>
            </w:r>
          </w:p>
        </w:tc>
        <w:tc>
          <w:tcPr>
            <w:tcW w:w="940" w:type="dxa"/>
          </w:tcPr>
          <w:p w:rsidR="009A5B24" w:rsidRPr="00403734" w:rsidRDefault="009A5B24" w:rsidP="003D144B">
            <w:pPr>
              <w:pStyle w:val="ListParagraph"/>
              <w:ind w:left="0"/>
              <w:jc w:val="center"/>
              <w:rPr>
                <w:sz w:val="20"/>
              </w:rPr>
            </w:pPr>
            <w:r>
              <w:rPr>
                <w:sz w:val="20"/>
              </w:rPr>
              <w:t>titre</w:t>
            </w:r>
          </w:p>
        </w:tc>
        <w:tc>
          <w:tcPr>
            <w:tcW w:w="1917" w:type="dxa"/>
          </w:tcPr>
          <w:p w:rsidR="009A5B24" w:rsidRPr="00403734" w:rsidRDefault="009A5B24" w:rsidP="003D144B">
            <w:pPr>
              <w:pStyle w:val="ListParagraph"/>
              <w:ind w:left="0"/>
              <w:jc w:val="center"/>
              <w:rPr>
                <w:sz w:val="20"/>
              </w:rPr>
            </w:pPr>
            <w:r>
              <w:rPr>
                <w:sz w:val="20"/>
              </w:rPr>
              <w:t>60</w:t>
            </w:r>
          </w:p>
        </w:tc>
        <w:tc>
          <w:tcPr>
            <w:tcW w:w="1717" w:type="dxa"/>
          </w:tcPr>
          <w:p w:rsidR="009A5B24" w:rsidRPr="00403734" w:rsidRDefault="009A5B24" w:rsidP="003D144B">
            <w:pPr>
              <w:pStyle w:val="ListParagraph"/>
              <w:ind w:left="0"/>
              <w:jc w:val="center"/>
              <w:rPr>
                <w:sz w:val="20"/>
              </w:rPr>
            </w:pPr>
            <w:r>
              <w:rPr>
                <w:sz w:val="20"/>
              </w:rPr>
              <w:t>20</w:t>
            </w:r>
          </w:p>
        </w:tc>
      </w:tr>
    </w:tbl>
    <w:p w:rsidR="00562C64" w:rsidRDefault="00562C64" w:rsidP="00DB576B">
      <w:pPr>
        <w:spacing w:line="240" w:lineRule="auto"/>
        <w:jc w:val="both"/>
      </w:pPr>
    </w:p>
    <w:p w:rsidR="00B13B71" w:rsidRDefault="00562C64" w:rsidP="00FB1421">
      <w:pPr>
        <w:pStyle w:val="ListParagraph"/>
        <w:numPr>
          <w:ilvl w:val="0"/>
          <w:numId w:val="46"/>
        </w:numPr>
        <w:spacing w:line="240" w:lineRule="auto"/>
        <w:ind w:left="284"/>
        <w:jc w:val="both"/>
      </w:pPr>
      <w:r>
        <w:t>Génération automatiques de notification de rappels pour les client</w:t>
      </w:r>
      <w:r w:rsidR="00646CCA">
        <w:t>s</w:t>
      </w:r>
      <w:r>
        <w:t xml:space="preserve"> 1 </w:t>
      </w:r>
      <w:r w:rsidR="00B13B71">
        <w:t>et 2 à la date limite client -1 = 28/12/2014 à 11</w:t>
      </w:r>
    </w:p>
    <w:p w:rsidR="006721B6" w:rsidRDefault="006721B6" w:rsidP="007A5421">
      <w:pPr>
        <w:pStyle w:val="ListParagraph"/>
        <w:spacing w:line="240" w:lineRule="auto"/>
        <w:jc w:val="both"/>
      </w:pPr>
    </w:p>
    <w:p w:rsidR="002D2B03" w:rsidRDefault="002D2B03" w:rsidP="00FB1421">
      <w:pPr>
        <w:pStyle w:val="ListParagraph"/>
        <w:numPr>
          <w:ilvl w:val="0"/>
          <w:numId w:val="12"/>
        </w:numPr>
        <w:spacing w:line="240" w:lineRule="auto"/>
      </w:pPr>
      <w:r>
        <w:t xml:space="preserve">Un Swift MT564 </w:t>
      </w:r>
      <w:r w:rsidR="00432A52">
        <w:t>RMDR</w:t>
      </w:r>
      <w:r>
        <w:t xml:space="preserve"> ou rapport sera envoyé selon le profil de Reporting des clients.</w:t>
      </w:r>
    </w:p>
    <w:p w:rsidR="002D2B03" w:rsidRDefault="002D2B03" w:rsidP="007A5421">
      <w:pPr>
        <w:pStyle w:val="ListParagraph"/>
        <w:spacing w:line="240" w:lineRule="auto"/>
        <w:jc w:val="both"/>
      </w:pPr>
    </w:p>
    <w:p w:rsidR="006721B6" w:rsidRPr="00C565FC" w:rsidRDefault="006721B6" w:rsidP="00FB1421">
      <w:pPr>
        <w:pStyle w:val="ListParagraph"/>
        <w:numPr>
          <w:ilvl w:val="0"/>
          <w:numId w:val="46"/>
        </w:numPr>
        <w:spacing w:line="240" w:lineRule="auto"/>
        <w:ind w:left="284"/>
        <w:jc w:val="both"/>
      </w:pPr>
      <w:r w:rsidRPr="00C565FC">
        <w:t>Application automatique de l’option par défaut pour les qu</w:t>
      </w:r>
      <w:r w:rsidR="00C565FC">
        <w:t>antités restante</w:t>
      </w:r>
      <w:r w:rsidR="00A91134">
        <w:t>s</w:t>
      </w:r>
      <w:r w:rsidR="00C565FC">
        <w:t xml:space="preserve"> non instruites à la date limite client (AWB date limite d’instructions) 29/12/2014 à 12 :00.</w:t>
      </w:r>
    </w:p>
    <w:p w:rsidR="006721B6" w:rsidRDefault="006721B6" w:rsidP="00FB1421">
      <w:pPr>
        <w:pStyle w:val="ListParagraph"/>
        <w:numPr>
          <w:ilvl w:val="0"/>
          <w:numId w:val="12"/>
        </w:numPr>
        <w:spacing w:line="240" w:lineRule="auto"/>
        <w:jc w:val="both"/>
      </w:pPr>
      <w:r>
        <w:t xml:space="preserve">Le système </w:t>
      </w:r>
      <w:r w:rsidR="00432A52">
        <w:t>vérifie</w:t>
      </w:r>
      <w:r>
        <w:t xml:space="preserve"> les </w:t>
      </w:r>
      <w:hyperlink w:anchor="_Règles_de_Contrôle" w:history="1">
        <w:r w:rsidRPr="00284B59">
          <w:rPr>
            <w:rStyle w:val="Hyperlink"/>
          </w:rPr>
          <w:t xml:space="preserve">règles </w:t>
        </w:r>
        <w:r w:rsidR="006C643F">
          <w:rPr>
            <w:rStyle w:val="Hyperlink"/>
          </w:rPr>
          <w:t xml:space="preserve">de </w:t>
        </w:r>
        <w:r w:rsidR="00DB576B">
          <w:rPr>
            <w:rStyle w:val="Hyperlink"/>
          </w:rPr>
          <w:t xml:space="preserve">contrôle des </w:t>
        </w:r>
        <w:r w:rsidRPr="00284B59">
          <w:rPr>
            <w:rStyle w:val="Hyperlink"/>
          </w:rPr>
          <w:t>instructions </w:t>
        </w:r>
      </w:hyperlink>
      <w:r>
        <w:t>:</w:t>
      </w:r>
    </w:p>
    <w:p w:rsidR="00A54CC7" w:rsidRDefault="00A54CC7" w:rsidP="00A54CC7">
      <w:pPr>
        <w:pStyle w:val="ListParagraph"/>
        <w:spacing w:line="240" w:lineRule="auto"/>
        <w:jc w:val="both"/>
      </w:pPr>
    </w:p>
    <w:p w:rsidR="006721B6" w:rsidRDefault="00853E05" w:rsidP="00853E05">
      <w:pPr>
        <w:spacing w:line="240" w:lineRule="auto"/>
        <w:jc w:val="both"/>
        <w:rPr>
          <w:b/>
        </w:rPr>
      </w:pPr>
      <w:r w:rsidRPr="00853E05">
        <w:rPr>
          <w:b/>
        </w:rPr>
        <w:t>Instructions</w:t>
      </w:r>
      <w:r>
        <w:rPr>
          <w:b/>
        </w:rPr>
        <w:t xml:space="preserve"> client</w:t>
      </w:r>
    </w:p>
    <w:p w:rsidR="00193AAD" w:rsidRDefault="00193AAD" w:rsidP="00853E05">
      <w:pPr>
        <w:spacing w:line="240" w:lineRule="auto"/>
        <w:jc w:val="both"/>
      </w:pPr>
    </w:p>
    <w:tbl>
      <w:tblPr>
        <w:tblStyle w:val="TableGrid"/>
        <w:tblW w:w="0" w:type="auto"/>
        <w:tblInd w:w="284" w:type="dxa"/>
        <w:tblLook w:val="04A0"/>
      </w:tblPr>
      <w:tblGrid>
        <w:gridCol w:w="1845"/>
        <w:gridCol w:w="1523"/>
        <w:gridCol w:w="1701"/>
        <w:gridCol w:w="1701"/>
        <w:gridCol w:w="2234"/>
      </w:tblGrid>
      <w:tr w:rsidR="006721B6" w:rsidRPr="00403734" w:rsidTr="003D144B">
        <w:tc>
          <w:tcPr>
            <w:tcW w:w="1845" w:type="dxa"/>
            <w:shd w:val="clear" w:color="auto" w:fill="A6A6A6" w:themeFill="background1" w:themeFillShade="A6"/>
          </w:tcPr>
          <w:p w:rsidR="006721B6" w:rsidRPr="00403734" w:rsidRDefault="006721B6" w:rsidP="003D144B">
            <w:pPr>
              <w:pStyle w:val="ListParagraph"/>
              <w:ind w:left="0"/>
              <w:jc w:val="center"/>
              <w:rPr>
                <w:b/>
              </w:rPr>
            </w:pPr>
            <w:r>
              <w:rPr>
                <w:b/>
              </w:rPr>
              <w:t>Compte client</w:t>
            </w:r>
          </w:p>
        </w:tc>
        <w:tc>
          <w:tcPr>
            <w:tcW w:w="1523" w:type="dxa"/>
            <w:shd w:val="clear" w:color="auto" w:fill="A6A6A6" w:themeFill="background1" w:themeFillShade="A6"/>
          </w:tcPr>
          <w:p w:rsidR="006721B6" w:rsidRPr="00403734" w:rsidRDefault="006721B6" w:rsidP="003D144B">
            <w:pPr>
              <w:pStyle w:val="ListParagraph"/>
              <w:ind w:left="0"/>
              <w:jc w:val="center"/>
              <w:rPr>
                <w:b/>
              </w:rPr>
            </w:pPr>
            <w:r>
              <w:rPr>
                <w:b/>
              </w:rPr>
              <w:t>Mode</w:t>
            </w:r>
          </w:p>
        </w:tc>
        <w:tc>
          <w:tcPr>
            <w:tcW w:w="1701" w:type="dxa"/>
            <w:shd w:val="clear" w:color="auto" w:fill="A6A6A6" w:themeFill="background1" w:themeFillShade="A6"/>
          </w:tcPr>
          <w:p w:rsidR="006721B6" w:rsidRPr="00403734" w:rsidRDefault="006721B6" w:rsidP="003D144B">
            <w:pPr>
              <w:pStyle w:val="ListParagraph"/>
              <w:ind w:left="0"/>
              <w:jc w:val="center"/>
              <w:rPr>
                <w:b/>
              </w:rPr>
            </w:pPr>
            <w:r>
              <w:rPr>
                <w:b/>
              </w:rPr>
              <w:t>Option choisie</w:t>
            </w:r>
          </w:p>
        </w:tc>
        <w:tc>
          <w:tcPr>
            <w:tcW w:w="1701" w:type="dxa"/>
            <w:shd w:val="clear" w:color="auto" w:fill="A6A6A6" w:themeFill="background1" w:themeFillShade="A6"/>
          </w:tcPr>
          <w:p w:rsidR="006721B6" w:rsidRPr="000F5BDC" w:rsidRDefault="006721B6" w:rsidP="003D144B">
            <w:pPr>
              <w:pStyle w:val="ListParagraph"/>
              <w:ind w:left="0"/>
              <w:jc w:val="center"/>
            </w:pPr>
            <w:r>
              <w:rPr>
                <w:b/>
              </w:rPr>
              <w:t>Quantité instruite</w:t>
            </w:r>
          </w:p>
        </w:tc>
        <w:tc>
          <w:tcPr>
            <w:tcW w:w="2234" w:type="dxa"/>
            <w:shd w:val="clear" w:color="auto" w:fill="A6A6A6" w:themeFill="background1" w:themeFillShade="A6"/>
          </w:tcPr>
          <w:p w:rsidR="006721B6" w:rsidRPr="00403734" w:rsidRDefault="006721B6" w:rsidP="003D144B">
            <w:pPr>
              <w:pStyle w:val="ListParagraph"/>
              <w:ind w:left="0"/>
              <w:jc w:val="center"/>
              <w:rPr>
                <w:b/>
              </w:rPr>
            </w:pPr>
            <w:r>
              <w:rPr>
                <w:b/>
              </w:rPr>
              <w:t>statut</w:t>
            </w:r>
          </w:p>
        </w:tc>
      </w:tr>
      <w:tr w:rsidR="006721B6" w:rsidTr="003D144B">
        <w:tc>
          <w:tcPr>
            <w:tcW w:w="1845" w:type="dxa"/>
          </w:tcPr>
          <w:p w:rsidR="006721B6" w:rsidRPr="00403734" w:rsidRDefault="006721B6"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523" w:type="dxa"/>
          </w:tcPr>
          <w:p w:rsidR="006721B6" w:rsidRPr="00403734" w:rsidRDefault="006721B6" w:rsidP="003D144B">
            <w:pPr>
              <w:pStyle w:val="ListParagraph"/>
              <w:ind w:left="0"/>
              <w:jc w:val="center"/>
              <w:rPr>
                <w:sz w:val="20"/>
              </w:rPr>
            </w:pPr>
            <w:r>
              <w:rPr>
                <w:sz w:val="20"/>
              </w:rPr>
              <w:t>Automati</w:t>
            </w:r>
            <w:r w:rsidR="009B1281">
              <w:rPr>
                <w:sz w:val="20"/>
              </w:rPr>
              <w:t>que</w:t>
            </w:r>
          </w:p>
        </w:tc>
        <w:tc>
          <w:tcPr>
            <w:tcW w:w="1701" w:type="dxa"/>
          </w:tcPr>
          <w:p w:rsidR="006721B6" w:rsidRPr="00403734" w:rsidRDefault="00B27E68" w:rsidP="003D144B">
            <w:pPr>
              <w:pStyle w:val="ListParagraph"/>
              <w:ind w:left="0"/>
              <w:jc w:val="center"/>
              <w:rPr>
                <w:sz w:val="20"/>
              </w:rPr>
            </w:pPr>
            <w:r>
              <w:rPr>
                <w:sz w:val="20"/>
              </w:rPr>
              <w:t>Espèce</w:t>
            </w:r>
          </w:p>
        </w:tc>
        <w:tc>
          <w:tcPr>
            <w:tcW w:w="1701" w:type="dxa"/>
          </w:tcPr>
          <w:p w:rsidR="006721B6" w:rsidRPr="000F5BDC" w:rsidRDefault="009B1281" w:rsidP="003D144B">
            <w:pPr>
              <w:pStyle w:val="ListParagraph"/>
              <w:ind w:left="0"/>
              <w:jc w:val="center"/>
              <w:rPr>
                <w:sz w:val="20"/>
              </w:rPr>
            </w:pPr>
            <w:r>
              <w:rPr>
                <w:sz w:val="20"/>
              </w:rPr>
              <w:t>20</w:t>
            </w:r>
          </w:p>
        </w:tc>
        <w:tc>
          <w:tcPr>
            <w:tcW w:w="2234" w:type="dxa"/>
          </w:tcPr>
          <w:p w:rsidR="006721B6" w:rsidRPr="00403734" w:rsidRDefault="006721B6" w:rsidP="003D144B">
            <w:pPr>
              <w:pStyle w:val="ListParagraph"/>
              <w:ind w:left="0"/>
              <w:jc w:val="center"/>
              <w:rPr>
                <w:sz w:val="20"/>
              </w:rPr>
            </w:pPr>
            <w:r>
              <w:rPr>
                <w:sz w:val="20"/>
              </w:rPr>
              <w:t>Acceptée</w:t>
            </w:r>
          </w:p>
        </w:tc>
      </w:tr>
      <w:tr w:rsidR="006721B6" w:rsidTr="003D144B">
        <w:tc>
          <w:tcPr>
            <w:tcW w:w="1845" w:type="dxa"/>
          </w:tcPr>
          <w:p w:rsidR="006721B6" w:rsidRPr="00403734" w:rsidRDefault="006721B6"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523" w:type="dxa"/>
          </w:tcPr>
          <w:p w:rsidR="006721B6" w:rsidRPr="00403734" w:rsidRDefault="006721B6" w:rsidP="003D144B">
            <w:pPr>
              <w:pStyle w:val="ListParagraph"/>
              <w:ind w:left="0"/>
              <w:jc w:val="center"/>
              <w:rPr>
                <w:sz w:val="20"/>
              </w:rPr>
            </w:pPr>
            <w:r>
              <w:rPr>
                <w:sz w:val="20"/>
              </w:rPr>
              <w:t>Automati</w:t>
            </w:r>
            <w:r w:rsidR="009B1281">
              <w:rPr>
                <w:sz w:val="20"/>
              </w:rPr>
              <w:t>que</w:t>
            </w:r>
          </w:p>
        </w:tc>
        <w:tc>
          <w:tcPr>
            <w:tcW w:w="1701" w:type="dxa"/>
          </w:tcPr>
          <w:p w:rsidR="006721B6" w:rsidRPr="00403734" w:rsidRDefault="00B27E68" w:rsidP="003D144B">
            <w:pPr>
              <w:pStyle w:val="ListParagraph"/>
              <w:ind w:left="0"/>
              <w:jc w:val="center"/>
              <w:rPr>
                <w:sz w:val="20"/>
              </w:rPr>
            </w:pPr>
            <w:r>
              <w:rPr>
                <w:sz w:val="20"/>
              </w:rPr>
              <w:t>Espèce</w:t>
            </w:r>
          </w:p>
        </w:tc>
        <w:tc>
          <w:tcPr>
            <w:tcW w:w="1701" w:type="dxa"/>
          </w:tcPr>
          <w:p w:rsidR="006721B6" w:rsidRPr="000F5BDC" w:rsidRDefault="006721B6" w:rsidP="003D144B">
            <w:pPr>
              <w:jc w:val="center"/>
              <w:rPr>
                <w:sz w:val="20"/>
              </w:rPr>
            </w:pPr>
            <w:r>
              <w:rPr>
                <w:sz w:val="20"/>
              </w:rPr>
              <w:t>50</w:t>
            </w:r>
          </w:p>
        </w:tc>
        <w:tc>
          <w:tcPr>
            <w:tcW w:w="2234" w:type="dxa"/>
          </w:tcPr>
          <w:p w:rsidR="006721B6" w:rsidRPr="00403734" w:rsidRDefault="006721B6" w:rsidP="003D144B">
            <w:pPr>
              <w:pStyle w:val="ListParagraph"/>
              <w:ind w:left="0"/>
              <w:jc w:val="center"/>
              <w:rPr>
                <w:sz w:val="20"/>
              </w:rPr>
            </w:pPr>
            <w:r>
              <w:rPr>
                <w:sz w:val="20"/>
              </w:rPr>
              <w:t>Acceptée</w:t>
            </w:r>
          </w:p>
        </w:tc>
      </w:tr>
    </w:tbl>
    <w:p w:rsidR="006721B6" w:rsidRDefault="006721B6" w:rsidP="006721B6">
      <w:pPr>
        <w:pStyle w:val="ListParagraph"/>
        <w:spacing w:line="240" w:lineRule="auto"/>
        <w:ind w:left="284"/>
        <w:jc w:val="both"/>
      </w:pPr>
    </w:p>
    <w:p w:rsidR="006721B6" w:rsidRDefault="006721B6" w:rsidP="00FB1421">
      <w:pPr>
        <w:pStyle w:val="ListParagraph"/>
        <w:numPr>
          <w:ilvl w:val="0"/>
          <w:numId w:val="12"/>
        </w:numPr>
        <w:spacing w:line="240" w:lineRule="auto"/>
        <w:jc w:val="both"/>
      </w:pPr>
      <w:r>
        <w:t>Un MT567/ rapport d’acceptation d’instruction pour le client 1 et 2.</w:t>
      </w:r>
    </w:p>
    <w:p w:rsidR="006721B6" w:rsidRDefault="006721B6" w:rsidP="00FB1421">
      <w:pPr>
        <w:pStyle w:val="ListParagraph"/>
        <w:numPr>
          <w:ilvl w:val="0"/>
          <w:numId w:val="12"/>
        </w:numPr>
        <w:spacing w:line="240" w:lineRule="auto"/>
      </w:pPr>
      <w:r>
        <w:t>Les exécutions sur les instructions du client 1 et 2 sont automatiquement calculées.</w:t>
      </w:r>
    </w:p>
    <w:p w:rsidR="00853E05" w:rsidRDefault="00853E05" w:rsidP="006721B6">
      <w:pPr>
        <w:spacing w:line="240" w:lineRule="auto"/>
        <w:rPr>
          <w:b/>
        </w:rPr>
      </w:pPr>
      <w:r>
        <w:rPr>
          <w:b/>
        </w:rPr>
        <w:t>Exécution Client</w:t>
      </w:r>
      <w:r w:rsidR="006721B6" w:rsidRPr="00284B59">
        <w:rPr>
          <w:b/>
        </w:rPr>
        <w:t xml:space="preserve"> </w:t>
      </w:r>
    </w:p>
    <w:p w:rsidR="00193AAD" w:rsidRPr="00284B59" w:rsidRDefault="00193AAD" w:rsidP="006721B6">
      <w:pPr>
        <w:spacing w:line="240" w:lineRule="auto"/>
        <w:rPr>
          <w:b/>
        </w:rPr>
      </w:pPr>
    </w:p>
    <w:tbl>
      <w:tblPr>
        <w:tblStyle w:val="TableGrid"/>
        <w:tblW w:w="6770" w:type="dxa"/>
        <w:tblInd w:w="284" w:type="dxa"/>
        <w:tblLook w:val="04A0"/>
      </w:tblPr>
      <w:tblGrid>
        <w:gridCol w:w="1808"/>
        <w:gridCol w:w="779"/>
        <w:gridCol w:w="781"/>
        <w:gridCol w:w="1701"/>
        <w:gridCol w:w="1701"/>
      </w:tblGrid>
      <w:tr w:rsidR="007D4DCC" w:rsidRPr="00403734" w:rsidTr="007D4DCC">
        <w:tc>
          <w:tcPr>
            <w:tcW w:w="1809" w:type="dxa"/>
            <w:shd w:val="clear" w:color="auto" w:fill="A6A6A6" w:themeFill="background1" w:themeFillShade="A6"/>
          </w:tcPr>
          <w:p w:rsidR="007D4DCC" w:rsidRPr="00403734" w:rsidRDefault="007D4DCC" w:rsidP="003D144B">
            <w:pPr>
              <w:pStyle w:val="ListParagraph"/>
              <w:ind w:left="0"/>
              <w:jc w:val="center"/>
              <w:rPr>
                <w:b/>
              </w:rPr>
            </w:pPr>
            <w:r>
              <w:rPr>
                <w:b/>
              </w:rPr>
              <w:t>Compte client</w:t>
            </w:r>
          </w:p>
        </w:tc>
        <w:tc>
          <w:tcPr>
            <w:tcW w:w="1559" w:type="dxa"/>
            <w:gridSpan w:val="2"/>
            <w:shd w:val="clear" w:color="auto" w:fill="A6A6A6" w:themeFill="background1" w:themeFillShade="A6"/>
          </w:tcPr>
          <w:p w:rsidR="007D4DCC" w:rsidRPr="00403734" w:rsidRDefault="007D4DCC" w:rsidP="003D144B">
            <w:pPr>
              <w:pStyle w:val="ListParagraph"/>
              <w:ind w:left="0"/>
              <w:jc w:val="center"/>
              <w:rPr>
                <w:b/>
              </w:rPr>
            </w:pPr>
            <w:r>
              <w:rPr>
                <w:b/>
              </w:rPr>
              <w:t>Quantité instruite</w:t>
            </w:r>
          </w:p>
        </w:tc>
        <w:tc>
          <w:tcPr>
            <w:tcW w:w="1701" w:type="dxa"/>
            <w:shd w:val="clear" w:color="auto" w:fill="A6A6A6" w:themeFill="background1" w:themeFillShade="A6"/>
          </w:tcPr>
          <w:p w:rsidR="007D4DCC" w:rsidRPr="00403734" w:rsidRDefault="007D4DCC" w:rsidP="003D144B">
            <w:pPr>
              <w:pStyle w:val="ListParagraph"/>
              <w:ind w:left="0"/>
              <w:jc w:val="center"/>
              <w:rPr>
                <w:b/>
              </w:rPr>
            </w:pPr>
            <w:r>
              <w:rPr>
                <w:b/>
              </w:rPr>
              <w:t>Sortie droit A</w:t>
            </w:r>
          </w:p>
        </w:tc>
        <w:tc>
          <w:tcPr>
            <w:tcW w:w="1701" w:type="dxa"/>
            <w:shd w:val="clear" w:color="auto" w:fill="A6A6A6" w:themeFill="background1" w:themeFillShade="A6"/>
          </w:tcPr>
          <w:p w:rsidR="007D4DCC" w:rsidRPr="00403734" w:rsidRDefault="007D4DCC" w:rsidP="007D4DCC">
            <w:pPr>
              <w:pStyle w:val="ListParagraph"/>
              <w:ind w:left="0"/>
              <w:jc w:val="center"/>
              <w:rPr>
                <w:b/>
              </w:rPr>
            </w:pPr>
            <w:r>
              <w:rPr>
                <w:b/>
              </w:rPr>
              <w:t>Crédit espèces</w:t>
            </w:r>
          </w:p>
        </w:tc>
      </w:tr>
      <w:tr w:rsidR="009A5B24" w:rsidTr="003D144B">
        <w:tc>
          <w:tcPr>
            <w:tcW w:w="1809" w:type="dxa"/>
          </w:tcPr>
          <w:p w:rsidR="009A5B24" w:rsidRPr="00403734" w:rsidRDefault="009A5B24"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779" w:type="dxa"/>
          </w:tcPr>
          <w:p w:rsidR="009A5B24" w:rsidRPr="00403734" w:rsidRDefault="009A5B24" w:rsidP="003D144B">
            <w:pPr>
              <w:pStyle w:val="ListParagraph"/>
              <w:ind w:left="0"/>
              <w:jc w:val="center"/>
              <w:rPr>
                <w:sz w:val="20"/>
              </w:rPr>
            </w:pPr>
            <w:r>
              <w:rPr>
                <w:sz w:val="20"/>
              </w:rPr>
              <w:t>80</w:t>
            </w:r>
          </w:p>
        </w:tc>
        <w:tc>
          <w:tcPr>
            <w:tcW w:w="780" w:type="dxa"/>
          </w:tcPr>
          <w:p w:rsidR="009A5B24" w:rsidRPr="00403734" w:rsidRDefault="009A5B24" w:rsidP="003D144B">
            <w:pPr>
              <w:pStyle w:val="ListParagraph"/>
              <w:ind w:left="0"/>
              <w:jc w:val="center"/>
              <w:rPr>
                <w:sz w:val="20"/>
              </w:rPr>
            </w:pPr>
            <w:r>
              <w:rPr>
                <w:sz w:val="20"/>
              </w:rPr>
              <w:t>Espèce</w:t>
            </w:r>
          </w:p>
        </w:tc>
        <w:tc>
          <w:tcPr>
            <w:tcW w:w="1701" w:type="dxa"/>
          </w:tcPr>
          <w:p w:rsidR="009A5B24" w:rsidRPr="00403734" w:rsidRDefault="009A5B24" w:rsidP="003D144B">
            <w:pPr>
              <w:pStyle w:val="ListParagraph"/>
              <w:ind w:left="0"/>
              <w:jc w:val="center"/>
              <w:rPr>
                <w:sz w:val="20"/>
              </w:rPr>
            </w:pPr>
            <w:r>
              <w:rPr>
                <w:sz w:val="20"/>
              </w:rPr>
              <w:t>20</w:t>
            </w:r>
          </w:p>
        </w:tc>
        <w:tc>
          <w:tcPr>
            <w:tcW w:w="1701" w:type="dxa"/>
          </w:tcPr>
          <w:p w:rsidR="009A5B24" w:rsidRPr="00403734" w:rsidRDefault="009A5B24" w:rsidP="003D144B">
            <w:pPr>
              <w:pStyle w:val="ListParagraph"/>
              <w:ind w:left="0"/>
              <w:jc w:val="center"/>
              <w:rPr>
                <w:sz w:val="20"/>
              </w:rPr>
            </w:pPr>
            <w:r>
              <w:rPr>
                <w:sz w:val="20"/>
              </w:rPr>
              <w:t>200 EUR</w:t>
            </w:r>
          </w:p>
        </w:tc>
      </w:tr>
      <w:tr w:rsidR="009A5B24" w:rsidTr="003D144B">
        <w:tc>
          <w:tcPr>
            <w:tcW w:w="1809" w:type="dxa"/>
          </w:tcPr>
          <w:p w:rsidR="009A5B24" w:rsidRPr="00403734" w:rsidRDefault="009A5B24"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779" w:type="dxa"/>
          </w:tcPr>
          <w:p w:rsidR="009A5B24" w:rsidRPr="00403734" w:rsidRDefault="009A5B24" w:rsidP="003D144B">
            <w:pPr>
              <w:pStyle w:val="ListParagraph"/>
              <w:ind w:left="0"/>
              <w:jc w:val="center"/>
              <w:rPr>
                <w:sz w:val="20"/>
              </w:rPr>
            </w:pPr>
            <w:r>
              <w:rPr>
                <w:sz w:val="20"/>
              </w:rPr>
              <w:t>150</w:t>
            </w:r>
          </w:p>
        </w:tc>
        <w:tc>
          <w:tcPr>
            <w:tcW w:w="780" w:type="dxa"/>
          </w:tcPr>
          <w:p w:rsidR="009A5B24" w:rsidRPr="00403734" w:rsidRDefault="009A5B24" w:rsidP="003D144B">
            <w:pPr>
              <w:pStyle w:val="ListParagraph"/>
              <w:ind w:left="0"/>
              <w:jc w:val="center"/>
              <w:rPr>
                <w:sz w:val="20"/>
              </w:rPr>
            </w:pPr>
            <w:r>
              <w:rPr>
                <w:sz w:val="20"/>
              </w:rPr>
              <w:t>Espèce</w:t>
            </w:r>
          </w:p>
        </w:tc>
        <w:tc>
          <w:tcPr>
            <w:tcW w:w="1701" w:type="dxa"/>
          </w:tcPr>
          <w:p w:rsidR="009A5B24" w:rsidRPr="00403734" w:rsidRDefault="009A5B24" w:rsidP="003D144B">
            <w:pPr>
              <w:pStyle w:val="ListParagraph"/>
              <w:ind w:left="0"/>
              <w:jc w:val="center"/>
              <w:rPr>
                <w:sz w:val="20"/>
              </w:rPr>
            </w:pPr>
            <w:r>
              <w:rPr>
                <w:sz w:val="20"/>
              </w:rPr>
              <w:t>50</w:t>
            </w:r>
          </w:p>
        </w:tc>
        <w:tc>
          <w:tcPr>
            <w:tcW w:w="1701" w:type="dxa"/>
          </w:tcPr>
          <w:p w:rsidR="009A5B24" w:rsidRPr="00403734" w:rsidRDefault="009A5B24" w:rsidP="003D144B">
            <w:pPr>
              <w:jc w:val="center"/>
              <w:rPr>
                <w:sz w:val="20"/>
              </w:rPr>
            </w:pPr>
            <w:r>
              <w:rPr>
                <w:sz w:val="20"/>
              </w:rPr>
              <w:t>500 EUR</w:t>
            </w:r>
          </w:p>
        </w:tc>
      </w:tr>
    </w:tbl>
    <w:p w:rsidR="00B4322E" w:rsidRDefault="00B4322E" w:rsidP="00B4322E">
      <w:pPr>
        <w:pStyle w:val="ListParagraph"/>
        <w:spacing w:line="240" w:lineRule="auto"/>
        <w:jc w:val="both"/>
      </w:pPr>
    </w:p>
    <w:p w:rsidR="002F5C46" w:rsidRDefault="007D4DCC" w:rsidP="00FB1421">
      <w:pPr>
        <w:pStyle w:val="ListParagraph"/>
        <w:numPr>
          <w:ilvl w:val="0"/>
          <w:numId w:val="46"/>
        </w:numPr>
        <w:spacing w:line="240" w:lineRule="auto"/>
        <w:ind w:left="284"/>
      </w:pPr>
      <w:r>
        <w:t>Génération</w:t>
      </w:r>
      <w:r w:rsidR="00C565FC">
        <w:t xml:space="preserve"> automatiques </w:t>
      </w:r>
      <w:r w:rsidR="002F5C46">
        <w:t>des</w:t>
      </w:r>
      <w:r w:rsidR="00C565FC">
        <w:t xml:space="preserve"> </w:t>
      </w:r>
      <w:r>
        <w:t>instructions</w:t>
      </w:r>
      <w:r w:rsidR="00C565FC">
        <w:t xml:space="preserve"> Marché</w:t>
      </w:r>
      <w:r>
        <w:t xml:space="preserve"> </w:t>
      </w:r>
      <w:r w:rsidR="00C565FC">
        <w:t>à la date limite client (AWB date limite d’instructions) à 13 :00</w:t>
      </w:r>
    </w:p>
    <w:p w:rsidR="006C643F" w:rsidRDefault="00C565FC" w:rsidP="002F5C46">
      <w:pPr>
        <w:spacing w:line="240" w:lineRule="auto"/>
      </w:pPr>
      <w:r>
        <w:t>La génération des instructions Marché se fait sur la base de la consolidation des instructions clients par option et par compte Nostro.</w:t>
      </w:r>
    </w:p>
    <w:p w:rsidR="00DB576B" w:rsidRPr="00DB576B" w:rsidRDefault="00DB576B" w:rsidP="002F5C46">
      <w:pPr>
        <w:spacing w:line="240" w:lineRule="auto"/>
      </w:pPr>
    </w:p>
    <w:p w:rsidR="00193AAD" w:rsidRDefault="00193AAD" w:rsidP="002F5C46">
      <w:pPr>
        <w:spacing w:line="240" w:lineRule="auto"/>
        <w:rPr>
          <w:b/>
        </w:rPr>
      </w:pPr>
    </w:p>
    <w:p w:rsidR="00DB576B" w:rsidRPr="00DB576B" w:rsidRDefault="00853E05" w:rsidP="002F5C46">
      <w:pPr>
        <w:spacing w:line="240" w:lineRule="auto"/>
        <w:rPr>
          <w:b/>
        </w:rPr>
      </w:pPr>
      <w:r>
        <w:rPr>
          <w:b/>
        </w:rPr>
        <w:lastRenderedPageBreak/>
        <w:t xml:space="preserve">Instructions </w:t>
      </w:r>
      <w:r w:rsidR="002F5C46" w:rsidRPr="008035EE">
        <w:rPr>
          <w:b/>
        </w:rPr>
        <w:t>Marché</w:t>
      </w:r>
    </w:p>
    <w:tbl>
      <w:tblPr>
        <w:tblStyle w:val="TableGrid"/>
        <w:tblW w:w="0" w:type="auto"/>
        <w:tblInd w:w="284" w:type="dxa"/>
        <w:tblLook w:val="04A0"/>
      </w:tblPr>
      <w:tblGrid>
        <w:gridCol w:w="1645"/>
        <w:gridCol w:w="1880"/>
        <w:gridCol w:w="1917"/>
        <w:gridCol w:w="1717"/>
        <w:gridCol w:w="1717"/>
      </w:tblGrid>
      <w:tr w:rsidR="00C565FC" w:rsidRPr="00403734" w:rsidTr="003D144B">
        <w:tc>
          <w:tcPr>
            <w:tcW w:w="1645" w:type="dxa"/>
            <w:shd w:val="clear" w:color="auto" w:fill="A6A6A6" w:themeFill="background1" w:themeFillShade="A6"/>
          </w:tcPr>
          <w:p w:rsidR="00C565FC" w:rsidRPr="00403734" w:rsidRDefault="00C565FC" w:rsidP="00284B59">
            <w:pPr>
              <w:pStyle w:val="ListParagraph"/>
              <w:ind w:left="0"/>
              <w:jc w:val="center"/>
              <w:rPr>
                <w:b/>
              </w:rPr>
            </w:pPr>
            <w:r>
              <w:rPr>
                <w:b/>
              </w:rPr>
              <w:t>Compte Nostro</w:t>
            </w:r>
          </w:p>
        </w:tc>
        <w:tc>
          <w:tcPr>
            <w:tcW w:w="1880" w:type="dxa"/>
            <w:shd w:val="clear" w:color="auto" w:fill="A6A6A6" w:themeFill="background1" w:themeFillShade="A6"/>
          </w:tcPr>
          <w:p w:rsidR="00C565FC" w:rsidRPr="00403734" w:rsidRDefault="00C565FC" w:rsidP="003D144B">
            <w:pPr>
              <w:pStyle w:val="ListParagraph"/>
              <w:ind w:left="0"/>
              <w:jc w:val="center"/>
              <w:rPr>
                <w:b/>
              </w:rPr>
            </w:pPr>
            <w:r>
              <w:rPr>
                <w:b/>
              </w:rPr>
              <w:t>Mode</w:t>
            </w:r>
          </w:p>
        </w:tc>
        <w:tc>
          <w:tcPr>
            <w:tcW w:w="1917" w:type="dxa"/>
            <w:shd w:val="clear" w:color="auto" w:fill="A6A6A6" w:themeFill="background1" w:themeFillShade="A6"/>
          </w:tcPr>
          <w:p w:rsidR="00C565FC" w:rsidRPr="00403734" w:rsidRDefault="00C565FC" w:rsidP="003D144B">
            <w:pPr>
              <w:pStyle w:val="ListParagraph"/>
              <w:ind w:left="0"/>
              <w:jc w:val="center"/>
              <w:rPr>
                <w:b/>
              </w:rPr>
            </w:pPr>
            <w:r>
              <w:rPr>
                <w:b/>
              </w:rPr>
              <w:t>Option choisie</w:t>
            </w:r>
          </w:p>
        </w:tc>
        <w:tc>
          <w:tcPr>
            <w:tcW w:w="1717" w:type="dxa"/>
            <w:shd w:val="clear" w:color="auto" w:fill="A6A6A6" w:themeFill="background1" w:themeFillShade="A6"/>
          </w:tcPr>
          <w:p w:rsidR="00C565FC" w:rsidRPr="000F5BDC" w:rsidRDefault="00C565FC" w:rsidP="003D144B">
            <w:pPr>
              <w:pStyle w:val="ListParagraph"/>
              <w:ind w:left="0"/>
              <w:jc w:val="center"/>
            </w:pPr>
            <w:r>
              <w:rPr>
                <w:b/>
              </w:rPr>
              <w:t>Quantité instruite</w:t>
            </w:r>
          </w:p>
        </w:tc>
        <w:tc>
          <w:tcPr>
            <w:tcW w:w="1717" w:type="dxa"/>
            <w:shd w:val="clear" w:color="auto" w:fill="A6A6A6" w:themeFill="background1" w:themeFillShade="A6"/>
          </w:tcPr>
          <w:p w:rsidR="00C565FC" w:rsidRPr="00403734" w:rsidRDefault="00C565FC" w:rsidP="003D144B">
            <w:pPr>
              <w:pStyle w:val="ListParagraph"/>
              <w:ind w:left="0"/>
              <w:jc w:val="center"/>
              <w:rPr>
                <w:b/>
              </w:rPr>
            </w:pPr>
            <w:r>
              <w:rPr>
                <w:b/>
              </w:rPr>
              <w:t>statut</w:t>
            </w:r>
          </w:p>
        </w:tc>
      </w:tr>
      <w:tr w:rsidR="00C565FC" w:rsidTr="003D144B">
        <w:tc>
          <w:tcPr>
            <w:tcW w:w="1645" w:type="dxa"/>
          </w:tcPr>
          <w:p w:rsidR="00C565FC" w:rsidRPr="00403734" w:rsidRDefault="00C565FC"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565FC" w:rsidRPr="00403734" w:rsidRDefault="00C565FC" w:rsidP="003D144B">
            <w:pPr>
              <w:pStyle w:val="ListParagraph"/>
              <w:ind w:left="0"/>
              <w:jc w:val="center"/>
              <w:rPr>
                <w:sz w:val="20"/>
              </w:rPr>
            </w:pPr>
            <w:r>
              <w:rPr>
                <w:sz w:val="20"/>
              </w:rPr>
              <w:t>Automatique</w:t>
            </w:r>
          </w:p>
        </w:tc>
        <w:tc>
          <w:tcPr>
            <w:tcW w:w="1917" w:type="dxa"/>
          </w:tcPr>
          <w:p w:rsidR="00C565FC" w:rsidRPr="00403734" w:rsidRDefault="00B27E68" w:rsidP="003D144B">
            <w:pPr>
              <w:pStyle w:val="ListParagraph"/>
              <w:ind w:left="0"/>
              <w:jc w:val="center"/>
              <w:rPr>
                <w:sz w:val="20"/>
              </w:rPr>
            </w:pPr>
            <w:r>
              <w:rPr>
                <w:sz w:val="20"/>
              </w:rPr>
              <w:t>Espèce</w:t>
            </w:r>
          </w:p>
        </w:tc>
        <w:tc>
          <w:tcPr>
            <w:tcW w:w="1717" w:type="dxa"/>
          </w:tcPr>
          <w:p w:rsidR="00C565FC" w:rsidRPr="000F5BDC" w:rsidRDefault="00B27E68" w:rsidP="003D144B">
            <w:pPr>
              <w:pStyle w:val="ListParagraph"/>
              <w:ind w:left="0"/>
              <w:jc w:val="center"/>
              <w:rPr>
                <w:sz w:val="20"/>
              </w:rPr>
            </w:pPr>
            <w:r>
              <w:rPr>
                <w:sz w:val="20"/>
              </w:rPr>
              <w:t>7</w:t>
            </w:r>
            <w:r w:rsidR="00C565FC">
              <w:rPr>
                <w:sz w:val="20"/>
              </w:rPr>
              <w:t>0</w:t>
            </w:r>
          </w:p>
        </w:tc>
        <w:tc>
          <w:tcPr>
            <w:tcW w:w="1717" w:type="dxa"/>
          </w:tcPr>
          <w:p w:rsidR="00C565FC" w:rsidRPr="00403734" w:rsidRDefault="005C3FC0" w:rsidP="003D144B">
            <w:pPr>
              <w:pStyle w:val="ListParagraph"/>
              <w:ind w:left="0"/>
              <w:jc w:val="center"/>
              <w:rPr>
                <w:sz w:val="20"/>
              </w:rPr>
            </w:pPr>
            <w:r>
              <w:rPr>
                <w:sz w:val="20"/>
              </w:rPr>
              <w:t>En attente</w:t>
            </w:r>
          </w:p>
        </w:tc>
      </w:tr>
      <w:tr w:rsidR="00B27E68" w:rsidTr="003D144B">
        <w:tc>
          <w:tcPr>
            <w:tcW w:w="1645" w:type="dxa"/>
          </w:tcPr>
          <w:p w:rsidR="00B27E68" w:rsidRPr="00403734" w:rsidRDefault="00B27E68"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27E68" w:rsidRDefault="00B27E68" w:rsidP="003D144B">
            <w:pPr>
              <w:pStyle w:val="ListParagraph"/>
              <w:ind w:left="0"/>
              <w:jc w:val="center"/>
              <w:rPr>
                <w:sz w:val="20"/>
              </w:rPr>
            </w:pPr>
            <w:r>
              <w:rPr>
                <w:sz w:val="20"/>
              </w:rPr>
              <w:t>Automatique</w:t>
            </w:r>
          </w:p>
        </w:tc>
        <w:tc>
          <w:tcPr>
            <w:tcW w:w="1917" w:type="dxa"/>
          </w:tcPr>
          <w:p w:rsidR="00B27E68" w:rsidRDefault="00B27E68" w:rsidP="003D144B">
            <w:pPr>
              <w:pStyle w:val="ListParagraph"/>
              <w:ind w:left="0"/>
              <w:jc w:val="center"/>
              <w:rPr>
                <w:sz w:val="20"/>
              </w:rPr>
            </w:pPr>
            <w:r>
              <w:rPr>
                <w:sz w:val="20"/>
              </w:rPr>
              <w:t>Titre</w:t>
            </w:r>
          </w:p>
        </w:tc>
        <w:tc>
          <w:tcPr>
            <w:tcW w:w="1717" w:type="dxa"/>
          </w:tcPr>
          <w:p w:rsidR="00B27E68" w:rsidRDefault="00B27E68" w:rsidP="003D144B">
            <w:pPr>
              <w:jc w:val="center"/>
              <w:rPr>
                <w:sz w:val="20"/>
              </w:rPr>
            </w:pPr>
            <w:r>
              <w:rPr>
                <w:sz w:val="20"/>
              </w:rPr>
              <w:t>230</w:t>
            </w:r>
          </w:p>
        </w:tc>
        <w:tc>
          <w:tcPr>
            <w:tcW w:w="1717" w:type="dxa"/>
          </w:tcPr>
          <w:p w:rsidR="00B27E68" w:rsidRPr="00403734" w:rsidRDefault="005C3FC0" w:rsidP="003D144B">
            <w:pPr>
              <w:pStyle w:val="ListParagraph"/>
              <w:ind w:left="0"/>
              <w:jc w:val="center"/>
              <w:rPr>
                <w:sz w:val="20"/>
              </w:rPr>
            </w:pPr>
            <w:r>
              <w:rPr>
                <w:sz w:val="20"/>
              </w:rPr>
              <w:t>En attente</w:t>
            </w:r>
          </w:p>
        </w:tc>
      </w:tr>
      <w:tr w:rsidR="00B27E68" w:rsidTr="003D144B">
        <w:tc>
          <w:tcPr>
            <w:tcW w:w="1645" w:type="dxa"/>
          </w:tcPr>
          <w:p w:rsidR="00B27E68" w:rsidRDefault="00B27E68"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B27E68" w:rsidRPr="00403734" w:rsidRDefault="00B27E68" w:rsidP="003D144B">
            <w:pPr>
              <w:pStyle w:val="ListParagraph"/>
              <w:ind w:left="0"/>
              <w:jc w:val="center"/>
              <w:rPr>
                <w:sz w:val="20"/>
              </w:rPr>
            </w:pPr>
            <w:r>
              <w:rPr>
                <w:sz w:val="20"/>
              </w:rPr>
              <w:t>Automatique</w:t>
            </w:r>
          </w:p>
        </w:tc>
        <w:tc>
          <w:tcPr>
            <w:tcW w:w="1917" w:type="dxa"/>
          </w:tcPr>
          <w:p w:rsidR="00B27E68" w:rsidRPr="00403734" w:rsidRDefault="00B27E68" w:rsidP="003D144B">
            <w:pPr>
              <w:pStyle w:val="ListParagraph"/>
              <w:ind w:left="0"/>
              <w:jc w:val="center"/>
              <w:rPr>
                <w:sz w:val="20"/>
              </w:rPr>
            </w:pPr>
            <w:r>
              <w:rPr>
                <w:sz w:val="20"/>
              </w:rPr>
              <w:t>Titre</w:t>
            </w:r>
          </w:p>
        </w:tc>
        <w:tc>
          <w:tcPr>
            <w:tcW w:w="1717" w:type="dxa"/>
          </w:tcPr>
          <w:p w:rsidR="00B27E68" w:rsidRPr="000F5BDC" w:rsidRDefault="00B27E68" w:rsidP="003D144B">
            <w:pPr>
              <w:jc w:val="center"/>
              <w:rPr>
                <w:sz w:val="20"/>
              </w:rPr>
            </w:pPr>
            <w:r>
              <w:rPr>
                <w:sz w:val="20"/>
              </w:rPr>
              <w:t>60</w:t>
            </w:r>
          </w:p>
        </w:tc>
        <w:tc>
          <w:tcPr>
            <w:tcW w:w="1717" w:type="dxa"/>
          </w:tcPr>
          <w:p w:rsidR="00B27E68" w:rsidRPr="00403734" w:rsidRDefault="005C3FC0" w:rsidP="003D144B">
            <w:pPr>
              <w:pStyle w:val="ListParagraph"/>
              <w:ind w:left="0"/>
              <w:jc w:val="center"/>
              <w:rPr>
                <w:sz w:val="20"/>
              </w:rPr>
            </w:pPr>
            <w:r>
              <w:rPr>
                <w:sz w:val="20"/>
              </w:rPr>
              <w:t>En attente</w:t>
            </w:r>
          </w:p>
        </w:tc>
      </w:tr>
    </w:tbl>
    <w:p w:rsidR="00853E05" w:rsidRDefault="008955AA" w:rsidP="00FB1421">
      <w:pPr>
        <w:pStyle w:val="ListParagraph"/>
        <w:numPr>
          <w:ilvl w:val="0"/>
          <w:numId w:val="12"/>
        </w:numPr>
        <w:spacing w:line="240" w:lineRule="auto"/>
      </w:pPr>
      <w:r>
        <w:t xml:space="preserve">Une alerte est générée dans le tableau de bord pour </w:t>
      </w:r>
      <w:r w:rsidR="00563698">
        <w:t>les instructions</w:t>
      </w:r>
      <w:r>
        <w:t xml:space="preserve"> en attente d’envoi.</w:t>
      </w:r>
    </w:p>
    <w:p w:rsidR="009A5B24" w:rsidRDefault="009A5B24" w:rsidP="00853E05">
      <w:pPr>
        <w:spacing w:line="240" w:lineRule="auto"/>
        <w:rPr>
          <w:b/>
        </w:rPr>
      </w:pPr>
    </w:p>
    <w:p w:rsidR="00853E05" w:rsidRDefault="00853E05" w:rsidP="00853E05">
      <w:pPr>
        <w:spacing w:line="240" w:lineRule="auto"/>
      </w:pPr>
      <w:r w:rsidRPr="00853E05">
        <w:rPr>
          <w:b/>
        </w:rPr>
        <w:t>Exécution</w:t>
      </w:r>
      <w:r>
        <w:rPr>
          <w:b/>
        </w:rPr>
        <w:t xml:space="preserve"> Marché</w:t>
      </w:r>
    </w:p>
    <w:tbl>
      <w:tblPr>
        <w:tblStyle w:val="TableGrid"/>
        <w:tblW w:w="8471" w:type="dxa"/>
        <w:tblInd w:w="284" w:type="dxa"/>
        <w:tblLook w:val="04A0"/>
      </w:tblPr>
      <w:tblGrid>
        <w:gridCol w:w="1808"/>
        <w:gridCol w:w="779"/>
        <w:gridCol w:w="781"/>
        <w:gridCol w:w="1701"/>
        <w:gridCol w:w="1701"/>
        <w:gridCol w:w="1701"/>
      </w:tblGrid>
      <w:tr w:rsidR="009A5B24" w:rsidRPr="00403734" w:rsidTr="009A5B24">
        <w:tc>
          <w:tcPr>
            <w:tcW w:w="1808" w:type="dxa"/>
            <w:shd w:val="clear" w:color="auto" w:fill="A6A6A6" w:themeFill="background1" w:themeFillShade="A6"/>
          </w:tcPr>
          <w:p w:rsidR="009A5B24" w:rsidRPr="00403734" w:rsidRDefault="009A5B24" w:rsidP="003D144B">
            <w:pPr>
              <w:pStyle w:val="ListParagraph"/>
              <w:ind w:left="0"/>
              <w:jc w:val="center"/>
              <w:rPr>
                <w:b/>
              </w:rPr>
            </w:pPr>
            <w:r>
              <w:rPr>
                <w:b/>
              </w:rPr>
              <w:t>Compte client</w:t>
            </w:r>
          </w:p>
        </w:tc>
        <w:tc>
          <w:tcPr>
            <w:tcW w:w="1560" w:type="dxa"/>
            <w:gridSpan w:val="2"/>
            <w:shd w:val="clear" w:color="auto" w:fill="A6A6A6" w:themeFill="background1" w:themeFillShade="A6"/>
          </w:tcPr>
          <w:p w:rsidR="009A5B24" w:rsidRPr="00403734" w:rsidRDefault="009A5B24" w:rsidP="003D144B">
            <w:pPr>
              <w:pStyle w:val="ListParagraph"/>
              <w:ind w:left="0"/>
              <w:jc w:val="center"/>
              <w:rPr>
                <w:b/>
              </w:rPr>
            </w:pPr>
            <w:r>
              <w:rPr>
                <w:b/>
              </w:rPr>
              <w:t>Quantité instruite</w:t>
            </w:r>
          </w:p>
        </w:tc>
        <w:tc>
          <w:tcPr>
            <w:tcW w:w="1701" w:type="dxa"/>
            <w:shd w:val="clear" w:color="auto" w:fill="A6A6A6" w:themeFill="background1" w:themeFillShade="A6"/>
          </w:tcPr>
          <w:p w:rsidR="009A5B24" w:rsidRPr="00403734" w:rsidRDefault="009A5B24" w:rsidP="003D144B">
            <w:pPr>
              <w:pStyle w:val="ListParagraph"/>
              <w:ind w:left="0"/>
              <w:jc w:val="center"/>
              <w:rPr>
                <w:b/>
              </w:rPr>
            </w:pPr>
            <w:r>
              <w:rPr>
                <w:b/>
              </w:rPr>
              <w:t>Sortie droit A</w:t>
            </w:r>
          </w:p>
        </w:tc>
        <w:tc>
          <w:tcPr>
            <w:tcW w:w="1701" w:type="dxa"/>
            <w:shd w:val="clear" w:color="auto" w:fill="A6A6A6" w:themeFill="background1" w:themeFillShade="A6"/>
          </w:tcPr>
          <w:p w:rsidR="009A5B24" w:rsidRPr="00403734" w:rsidRDefault="009A5B24" w:rsidP="003D144B">
            <w:pPr>
              <w:pStyle w:val="ListParagraph"/>
              <w:ind w:left="0"/>
              <w:jc w:val="center"/>
              <w:rPr>
                <w:b/>
              </w:rPr>
            </w:pPr>
            <w:r>
              <w:rPr>
                <w:b/>
              </w:rPr>
              <w:t>Crédit espèces</w:t>
            </w:r>
          </w:p>
        </w:tc>
        <w:tc>
          <w:tcPr>
            <w:tcW w:w="1701" w:type="dxa"/>
            <w:shd w:val="clear" w:color="auto" w:fill="A6A6A6" w:themeFill="background1" w:themeFillShade="A6"/>
          </w:tcPr>
          <w:p w:rsidR="009A5B24" w:rsidRPr="00403734" w:rsidRDefault="009A5B24" w:rsidP="003D144B">
            <w:pPr>
              <w:pStyle w:val="ListParagraph"/>
              <w:ind w:left="0"/>
              <w:jc w:val="center"/>
              <w:rPr>
                <w:b/>
              </w:rPr>
            </w:pPr>
            <w:r>
              <w:rPr>
                <w:b/>
              </w:rPr>
              <w:t>Crédit titre B</w:t>
            </w:r>
          </w:p>
        </w:tc>
      </w:tr>
      <w:tr w:rsidR="009A5B24" w:rsidTr="009A5B24">
        <w:tc>
          <w:tcPr>
            <w:tcW w:w="1808" w:type="dxa"/>
          </w:tcPr>
          <w:p w:rsidR="009A5B24" w:rsidRPr="00403734" w:rsidRDefault="009A5B24"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779" w:type="dxa"/>
          </w:tcPr>
          <w:p w:rsidR="009A5B24" w:rsidRPr="000F5BDC" w:rsidRDefault="009A5B24" w:rsidP="003D144B">
            <w:pPr>
              <w:pStyle w:val="ListParagraph"/>
              <w:ind w:left="0"/>
              <w:jc w:val="center"/>
              <w:rPr>
                <w:sz w:val="20"/>
              </w:rPr>
            </w:pPr>
            <w:r>
              <w:rPr>
                <w:sz w:val="20"/>
              </w:rPr>
              <w:t>70</w:t>
            </w:r>
          </w:p>
        </w:tc>
        <w:tc>
          <w:tcPr>
            <w:tcW w:w="781" w:type="dxa"/>
          </w:tcPr>
          <w:p w:rsidR="009A5B24" w:rsidRPr="000F5BDC" w:rsidRDefault="009A5B24" w:rsidP="003D144B">
            <w:pPr>
              <w:pStyle w:val="ListParagraph"/>
              <w:ind w:left="0"/>
              <w:jc w:val="center"/>
              <w:rPr>
                <w:sz w:val="20"/>
              </w:rPr>
            </w:pPr>
            <w:r>
              <w:rPr>
                <w:sz w:val="20"/>
              </w:rPr>
              <w:t>Espèce</w:t>
            </w:r>
          </w:p>
        </w:tc>
        <w:tc>
          <w:tcPr>
            <w:tcW w:w="1701" w:type="dxa"/>
          </w:tcPr>
          <w:p w:rsidR="009A5B24" w:rsidRPr="00403734" w:rsidRDefault="009A5B24" w:rsidP="003D144B">
            <w:pPr>
              <w:pStyle w:val="ListParagraph"/>
              <w:ind w:left="0"/>
              <w:jc w:val="center"/>
              <w:rPr>
                <w:sz w:val="20"/>
              </w:rPr>
            </w:pPr>
            <w:r>
              <w:rPr>
                <w:sz w:val="20"/>
              </w:rPr>
              <w:t>700</w:t>
            </w:r>
          </w:p>
        </w:tc>
        <w:tc>
          <w:tcPr>
            <w:tcW w:w="1701" w:type="dxa"/>
          </w:tcPr>
          <w:p w:rsidR="009A5B24" w:rsidRPr="00403734" w:rsidRDefault="009A5B24" w:rsidP="003D144B">
            <w:pPr>
              <w:pStyle w:val="ListParagraph"/>
              <w:ind w:left="0"/>
              <w:jc w:val="center"/>
              <w:rPr>
                <w:sz w:val="20"/>
              </w:rPr>
            </w:pPr>
            <w:r>
              <w:rPr>
                <w:sz w:val="20"/>
              </w:rPr>
              <w:t>700 EUR</w:t>
            </w:r>
          </w:p>
        </w:tc>
        <w:tc>
          <w:tcPr>
            <w:tcW w:w="1701" w:type="dxa"/>
          </w:tcPr>
          <w:p w:rsidR="009A5B24" w:rsidRPr="00403734" w:rsidRDefault="009A5B24" w:rsidP="003D144B">
            <w:pPr>
              <w:pStyle w:val="ListParagraph"/>
              <w:ind w:left="0"/>
              <w:jc w:val="center"/>
              <w:rPr>
                <w:sz w:val="20"/>
              </w:rPr>
            </w:pPr>
            <w:r>
              <w:rPr>
                <w:sz w:val="20"/>
              </w:rPr>
              <w:t>-</w:t>
            </w:r>
          </w:p>
        </w:tc>
      </w:tr>
      <w:tr w:rsidR="009A5B24" w:rsidTr="009A5B24">
        <w:tc>
          <w:tcPr>
            <w:tcW w:w="1808" w:type="dxa"/>
          </w:tcPr>
          <w:p w:rsidR="009A5B24" w:rsidRPr="00403734" w:rsidRDefault="009A5B24"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779" w:type="dxa"/>
          </w:tcPr>
          <w:p w:rsidR="009A5B24" w:rsidRDefault="009A5B24" w:rsidP="003D144B">
            <w:pPr>
              <w:jc w:val="center"/>
              <w:rPr>
                <w:sz w:val="20"/>
              </w:rPr>
            </w:pPr>
            <w:r>
              <w:rPr>
                <w:sz w:val="20"/>
              </w:rPr>
              <w:t>230</w:t>
            </w:r>
          </w:p>
        </w:tc>
        <w:tc>
          <w:tcPr>
            <w:tcW w:w="781" w:type="dxa"/>
          </w:tcPr>
          <w:p w:rsidR="009A5B24" w:rsidRDefault="009A5B24" w:rsidP="003D144B">
            <w:pPr>
              <w:jc w:val="center"/>
              <w:rPr>
                <w:sz w:val="20"/>
              </w:rPr>
            </w:pPr>
            <w:r>
              <w:rPr>
                <w:sz w:val="20"/>
              </w:rPr>
              <w:t>Titre</w:t>
            </w:r>
          </w:p>
        </w:tc>
        <w:tc>
          <w:tcPr>
            <w:tcW w:w="1701" w:type="dxa"/>
          </w:tcPr>
          <w:p w:rsidR="009A5B24" w:rsidRDefault="009A5B24" w:rsidP="009A5B24">
            <w:pPr>
              <w:jc w:val="center"/>
              <w:rPr>
                <w:sz w:val="20"/>
              </w:rPr>
            </w:pPr>
            <w:r>
              <w:rPr>
                <w:sz w:val="20"/>
              </w:rPr>
              <w:t>230</w:t>
            </w:r>
          </w:p>
        </w:tc>
        <w:tc>
          <w:tcPr>
            <w:tcW w:w="1701" w:type="dxa"/>
          </w:tcPr>
          <w:p w:rsidR="009A5B24" w:rsidRDefault="009A5B24" w:rsidP="003D144B">
            <w:pPr>
              <w:jc w:val="center"/>
              <w:rPr>
                <w:sz w:val="20"/>
              </w:rPr>
            </w:pPr>
            <w:r>
              <w:rPr>
                <w:sz w:val="20"/>
              </w:rPr>
              <w:t>-</w:t>
            </w:r>
          </w:p>
        </w:tc>
        <w:tc>
          <w:tcPr>
            <w:tcW w:w="1701" w:type="dxa"/>
          </w:tcPr>
          <w:p w:rsidR="009A5B24" w:rsidRDefault="009A5B24" w:rsidP="003D144B">
            <w:pPr>
              <w:jc w:val="center"/>
              <w:rPr>
                <w:sz w:val="20"/>
              </w:rPr>
            </w:pPr>
            <w:r>
              <w:rPr>
                <w:sz w:val="20"/>
              </w:rPr>
              <w:t>76</w:t>
            </w:r>
          </w:p>
        </w:tc>
      </w:tr>
      <w:tr w:rsidR="009A5B24" w:rsidTr="009A5B24">
        <w:tc>
          <w:tcPr>
            <w:tcW w:w="1808" w:type="dxa"/>
          </w:tcPr>
          <w:p w:rsidR="009A5B24" w:rsidRDefault="009A5B24" w:rsidP="003D144B">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779" w:type="dxa"/>
          </w:tcPr>
          <w:p w:rsidR="009A5B24" w:rsidRPr="000F5BDC" w:rsidRDefault="009A5B24" w:rsidP="003D144B">
            <w:pPr>
              <w:jc w:val="center"/>
              <w:rPr>
                <w:sz w:val="20"/>
              </w:rPr>
            </w:pPr>
            <w:r>
              <w:rPr>
                <w:sz w:val="20"/>
              </w:rPr>
              <w:t>60</w:t>
            </w:r>
          </w:p>
        </w:tc>
        <w:tc>
          <w:tcPr>
            <w:tcW w:w="781" w:type="dxa"/>
          </w:tcPr>
          <w:p w:rsidR="009A5B24" w:rsidRPr="000F5BDC" w:rsidRDefault="009A5B24" w:rsidP="003D144B">
            <w:pPr>
              <w:jc w:val="center"/>
              <w:rPr>
                <w:sz w:val="20"/>
              </w:rPr>
            </w:pPr>
            <w:r>
              <w:rPr>
                <w:sz w:val="20"/>
              </w:rPr>
              <w:t xml:space="preserve">Titre </w:t>
            </w:r>
          </w:p>
        </w:tc>
        <w:tc>
          <w:tcPr>
            <w:tcW w:w="1701" w:type="dxa"/>
          </w:tcPr>
          <w:p w:rsidR="009A5B24" w:rsidRPr="00403734" w:rsidRDefault="009A5B24" w:rsidP="003D144B">
            <w:pPr>
              <w:pStyle w:val="ListParagraph"/>
              <w:ind w:left="0"/>
              <w:jc w:val="center"/>
              <w:rPr>
                <w:sz w:val="20"/>
              </w:rPr>
            </w:pPr>
            <w:r>
              <w:rPr>
                <w:sz w:val="20"/>
              </w:rPr>
              <w:t>60</w:t>
            </w:r>
          </w:p>
        </w:tc>
        <w:tc>
          <w:tcPr>
            <w:tcW w:w="1701" w:type="dxa"/>
          </w:tcPr>
          <w:p w:rsidR="009A5B24" w:rsidRPr="00403734" w:rsidRDefault="009A5B24" w:rsidP="003D144B">
            <w:pPr>
              <w:jc w:val="center"/>
              <w:rPr>
                <w:sz w:val="20"/>
              </w:rPr>
            </w:pPr>
            <w:r>
              <w:rPr>
                <w:sz w:val="20"/>
              </w:rPr>
              <w:t>-</w:t>
            </w:r>
          </w:p>
        </w:tc>
        <w:tc>
          <w:tcPr>
            <w:tcW w:w="1701" w:type="dxa"/>
          </w:tcPr>
          <w:p w:rsidR="009A5B24" w:rsidRPr="00403734" w:rsidRDefault="009A5B24" w:rsidP="003D144B">
            <w:pPr>
              <w:jc w:val="center"/>
              <w:rPr>
                <w:sz w:val="20"/>
              </w:rPr>
            </w:pPr>
            <w:r>
              <w:rPr>
                <w:sz w:val="20"/>
              </w:rPr>
              <w:t>20</w:t>
            </w:r>
          </w:p>
        </w:tc>
      </w:tr>
    </w:tbl>
    <w:p w:rsidR="001E28BD" w:rsidRDefault="001E28BD" w:rsidP="00853E05">
      <w:pPr>
        <w:pStyle w:val="ListParagraph"/>
        <w:spacing w:line="240" w:lineRule="auto"/>
        <w:ind w:left="284"/>
      </w:pPr>
    </w:p>
    <w:p w:rsidR="009A5B24" w:rsidRDefault="009A5B24" w:rsidP="00FB1421">
      <w:pPr>
        <w:pStyle w:val="ListParagraph"/>
        <w:numPr>
          <w:ilvl w:val="0"/>
          <w:numId w:val="46"/>
        </w:numPr>
        <w:spacing w:line="240" w:lineRule="auto"/>
        <w:ind w:left="284"/>
      </w:pPr>
      <w:r>
        <w:t xml:space="preserve">Validation manuelle par l’utilisateur </w:t>
      </w:r>
      <w:r w:rsidR="001E28BD">
        <w:t xml:space="preserve">pour </w:t>
      </w:r>
      <w:r>
        <w:t>envoyer les instructions marché au dépositaire.</w:t>
      </w:r>
    </w:p>
    <w:p w:rsidR="009A5B24" w:rsidRDefault="008B086F" w:rsidP="00FB1421">
      <w:pPr>
        <w:pStyle w:val="ListParagraph"/>
        <w:numPr>
          <w:ilvl w:val="0"/>
          <w:numId w:val="12"/>
        </w:numPr>
        <w:spacing w:line="240" w:lineRule="auto"/>
      </w:pPr>
      <w:r>
        <w:t>2 MT565 pour chaque option sont envoyés au Dépositaire du Nostro 1.</w:t>
      </w:r>
    </w:p>
    <w:p w:rsidR="008B086F" w:rsidRDefault="008B086F" w:rsidP="00FB1421">
      <w:pPr>
        <w:pStyle w:val="ListParagraph"/>
        <w:numPr>
          <w:ilvl w:val="0"/>
          <w:numId w:val="12"/>
        </w:numPr>
        <w:spacing w:line="240" w:lineRule="auto"/>
      </w:pPr>
      <w:r>
        <w:t>Un MT565 pour l’option titre est envoyé au Dépositaire du Nostro 2.</w:t>
      </w:r>
    </w:p>
    <w:p w:rsidR="002F5C46" w:rsidRDefault="002F5C46" w:rsidP="002F5C46">
      <w:pPr>
        <w:spacing w:line="240" w:lineRule="auto"/>
      </w:pPr>
    </w:p>
    <w:p w:rsidR="002F5C46" w:rsidRDefault="002F5C46" w:rsidP="00FB1421">
      <w:pPr>
        <w:pStyle w:val="ListParagraph"/>
        <w:numPr>
          <w:ilvl w:val="0"/>
          <w:numId w:val="47"/>
        </w:numPr>
        <w:spacing w:line="240" w:lineRule="auto"/>
        <w:ind w:left="284"/>
      </w:pPr>
      <w:r>
        <w:t xml:space="preserve">Réception d’un paiement marché via </w:t>
      </w:r>
      <w:r w:rsidR="00E80498">
        <w:t xml:space="preserve">2 </w:t>
      </w:r>
      <w:r>
        <w:t xml:space="preserve"> MT566 sur le Nostro 1 </w:t>
      </w:r>
      <w:r w:rsidR="00E80498">
        <w:t xml:space="preserve">pour chaque instruction envoyée </w:t>
      </w:r>
      <w:r>
        <w:t>et un MT566 pour le Nostro2</w:t>
      </w:r>
      <w:r w:rsidR="00E80498">
        <w:t>.</w:t>
      </w:r>
    </w:p>
    <w:p w:rsidR="001426D6" w:rsidRDefault="001426D6" w:rsidP="001426D6">
      <w:pPr>
        <w:pStyle w:val="ListParagraph"/>
        <w:spacing w:line="240" w:lineRule="auto"/>
        <w:ind w:left="284"/>
      </w:pPr>
    </w:p>
    <w:tbl>
      <w:tblPr>
        <w:tblStyle w:val="TableGrid"/>
        <w:tblW w:w="0" w:type="auto"/>
        <w:tblInd w:w="284" w:type="dxa"/>
        <w:tblLook w:val="04A0"/>
      </w:tblPr>
      <w:tblGrid>
        <w:gridCol w:w="986"/>
        <w:gridCol w:w="1104"/>
        <w:gridCol w:w="894"/>
        <w:gridCol w:w="936"/>
        <w:gridCol w:w="1007"/>
        <w:gridCol w:w="1134"/>
        <w:gridCol w:w="1230"/>
        <w:gridCol w:w="1713"/>
      </w:tblGrid>
      <w:tr w:rsidR="00A76370" w:rsidRPr="00403734" w:rsidTr="00A76370">
        <w:tc>
          <w:tcPr>
            <w:tcW w:w="3920" w:type="dxa"/>
            <w:gridSpan w:val="4"/>
            <w:shd w:val="clear" w:color="auto" w:fill="DBE5F1" w:themeFill="accent1" w:themeFillTint="33"/>
          </w:tcPr>
          <w:p w:rsidR="00A76370" w:rsidRDefault="00A76370" w:rsidP="00284B59">
            <w:pPr>
              <w:pStyle w:val="ListParagraph"/>
              <w:ind w:left="0"/>
              <w:jc w:val="center"/>
              <w:rPr>
                <w:b/>
              </w:rPr>
            </w:pPr>
            <w:r>
              <w:rPr>
                <w:b/>
              </w:rPr>
              <w:t>Paiement Marché</w:t>
            </w:r>
          </w:p>
        </w:tc>
        <w:tc>
          <w:tcPr>
            <w:tcW w:w="3371" w:type="dxa"/>
            <w:gridSpan w:val="3"/>
            <w:shd w:val="clear" w:color="auto" w:fill="DBE5F1" w:themeFill="accent1" w:themeFillTint="33"/>
          </w:tcPr>
          <w:p w:rsidR="00A76370" w:rsidRDefault="00A76370" w:rsidP="00284B59">
            <w:pPr>
              <w:pStyle w:val="ListParagraph"/>
              <w:ind w:left="0"/>
              <w:jc w:val="center"/>
              <w:rPr>
                <w:b/>
              </w:rPr>
            </w:pPr>
            <w:r>
              <w:rPr>
                <w:b/>
              </w:rPr>
              <w:t>Exécution Marché</w:t>
            </w:r>
          </w:p>
        </w:tc>
        <w:tc>
          <w:tcPr>
            <w:tcW w:w="1713" w:type="dxa"/>
            <w:vMerge w:val="restart"/>
            <w:shd w:val="clear" w:color="auto" w:fill="A6A6A6" w:themeFill="background1" w:themeFillShade="A6"/>
          </w:tcPr>
          <w:p w:rsidR="00A76370" w:rsidRDefault="00A76370" w:rsidP="00284B59">
            <w:pPr>
              <w:pStyle w:val="ListParagraph"/>
              <w:ind w:left="0"/>
              <w:jc w:val="center"/>
              <w:rPr>
                <w:b/>
              </w:rPr>
            </w:pPr>
          </w:p>
          <w:p w:rsidR="00A76370" w:rsidRDefault="00A76370" w:rsidP="00284B59">
            <w:pPr>
              <w:pStyle w:val="ListParagraph"/>
              <w:ind w:left="0"/>
              <w:jc w:val="center"/>
              <w:rPr>
                <w:b/>
              </w:rPr>
            </w:pPr>
            <w:r>
              <w:rPr>
                <w:b/>
              </w:rPr>
              <w:t>Réconciliation</w:t>
            </w:r>
          </w:p>
        </w:tc>
      </w:tr>
      <w:tr w:rsidR="00A76370" w:rsidRPr="00403734" w:rsidTr="00E80498">
        <w:tc>
          <w:tcPr>
            <w:tcW w:w="986" w:type="dxa"/>
            <w:shd w:val="clear" w:color="auto" w:fill="A6A6A6" w:themeFill="background1" w:themeFillShade="A6"/>
          </w:tcPr>
          <w:p w:rsidR="00A76370" w:rsidRPr="00403734" w:rsidRDefault="00A76370" w:rsidP="00284B59">
            <w:pPr>
              <w:pStyle w:val="ListParagraph"/>
              <w:ind w:left="0"/>
              <w:jc w:val="center"/>
              <w:rPr>
                <w:b/>
              </w:rPr>
            </w:pPr>
            <w:r>
              <w:rPr>
                <w:b/>
              </w:rPr>
              <w:t>Compte Nostro</w:t>
            </w:r>
          </w:p>
        </w:tc>
        <w:tc>
          <w:tcPr>
            <w:tcW w:w="1104" w:type="dxa"/>
            <w:shd w:val="clear" w:color="auto" w:fill="A6A6A6" w:themeFill="background1" w:themeFillShade="A6"/>
          </w:tcPr>
          <w:p w:rsidR="00A76370" w:rsidRPr="00403734" w:rsidRDefault="00A76370" w:rsidP="00E80498">
            <w:pPr>
              <w:pStyle w:val="ListParagraph"/>
              <w:ind w:left="0"/>
              <w:jc w:val="center"/>
              <w:rPr>
                <w:b/>
              </w:rPr>
            </w:pPr>
            <w:r>
              <w:rPr>
                <w:b/>
              </w:rPr>
              <w:t xml:space="preserve">Paiement Net </w:t>
            </w:r>
          </w:p>
        </w:tc>
        <w:tc>
          <w:tcPr>
            <w:tcW w:w="894" w:type="dxa"/>
            <w:shd w:val="clear" w:color="auto" w:fill="A6A6A6" w:themeFill="background1" w:themeFillShade="A6"/>
          </w:tcPr>
          <w:p w:rsidR="00A76370" w:rsidRDefault="00A76370" w:rsidP="00284B59">
            <w:pPr>
              <w:pStyle w:val="ListParagraph"/>
              <w:ind w:left="0"/>
              <w:jc w:val="center"/>
              <w:rPr>
                <w:b/>
              </w:rPr>
            </w:pPr>
            <w:r>
              <w:rPr>
                <w:b/>
              </w:rPr>
              <w:t>Sortie droit</w:t>
            </w:r>
          </w:p>
        </w:tc>
        <w:tc>
          <w:tcPr>
            <w:tcW w:w="936" w:type="dxa"/>
            <w:shd w:val="clear" w:color="auto" w:fill="A6A6A6" w:themeFill="background1" w:themeFillShade="A6"/>
          </w:tcPr>
          <w:p w:rsidR="00A76370" w:rsidRDefault="00A76370" w:rsidP="00E80498">
            <w:pPr>
              <w:pStyle w:val="ListParagraph"/>
              <w:ind w:left="0"/>
              <w:jc w:val="center"/>
              <w:rPr>
                <w:b/>
              </w:rPr>
            </w:pPr>
            <w:r>
              <w:rPr>
                <w:b/>
              </w:rPr>
              <w:t>Crédit  titre B</w:t>
            </w:r>
          </w:p>
        </w:tc>
        <w:tc>
          <w:tcPr>
            <w:tcW w:w="1007" w:type="dxa"/>
            <w:shd w:val="clear" w:color="auto" w:fill="A6A6A6" w:themeFill="background1" w:themeFillShade="A6"/>
          </w:tcPr>
          <w:p w:rsidR="00A76370" w:rsidRPr="00403734" w:rsidRDefault="00A76370" w:rsidP="00284B59">
            <w:pPr>
              <w:pStyle w:val="ListParagraph"/>
              <w:ind w:left="0"/>
              <w:jc w:val="center"/>
              <w:rPr>
                <w:b/>
              </w:rPr>
            </w:pPr>
            <w:r>
              <w:rPr>
                <w:b/>
              </w:rPr>
              <w:t>Espèce</w:t>
            </w:r>
          </w:p>
        </w:tc>
        <w:tc>
          <w:tcPr>
            <w:tcW w:w="1134" w:type="dxa"/>
            <w:shd w:val="clear" w:color="auto" w:fill="A6A6A6" w:themeFill="background1" w:themeFillShade="A6"/>
          </w:tcPr>
          <w:p w:rsidR="00A76370" w:rsidRDefault="00A76370" w:rsidP="003D144B">
            <w:pPr>
              <w:pStyle w:val="ListParagraph"/>
              <w:ind w:left="0"/>
              <w:jc w:val="center"/>
              <w:rPr>
                <w:b/>
              </w:rPr>
            </w:pPr>
            <w:r>
              <w:rPr>
                <w:b/>
              </w:rPr>
              <w:t>Sortie droit</w:t>
            </w:r>
          </w:p>
        </w:tc>
        <w:tc>
          <w:tcPr>
            <w:tcW w:w="1230" w:type="dxa"/>
            <w:shd w:val="clear" w:color="auto" w:fill="A6A6A6" w:themeFill="background1" w:themeFillShade="A6"/>
          </w:tcPr>
          <w:p w:rsidR="00A76370" w:rsidRDefault="00A76370" w:rsidP="003D144B">
            <w:pPr>
              <w:pStyle w:val="ListParagraph"/>
              <w:ind w:left="0"/>
              <w:jc w:val="center"/>
              <w:rPr>
                <w:b/>
              </w:rPr>
            </w:pPr>
            <w:r>
              <w:rPr>
                <w:b/>
              </w:rPr>
              <w:t>Crédit  titre B</w:t>
            </w:r>
          </w:p>
        </w:tc>
        <w:tc>
          <w:tcPr>
            <w:tcW w:w="1713" w:type="dxa"/>
            <w:vMerge/>
            <w:shd w:val="clear" w:color="auto" w:fill="A6A6A6" w:themeFill="background1" w:themeFillShade="A6"/>
          </w:tcPr>
          <w:p w:rsidR="00A76370" w:rsidRPr="00403734" w:rsidRDefault="00A76370" w:rsidP="00284B59">
            <w:pPr>
              <w:pStyle w:val="ListParagraph"/>
              <w:ind w:left="0"/>
              <w:jc w:val="center"/>
              <w:rPr>
                <w:b/>
              </w:rPr>
            </w:pPr>
          </w:p>
        </w:tc>
      </w:tr>
      <w:tr w:rsidR="00E80498" w:rsidTr="00E80498">
        <w:tc>
          <w:tcPr>
            <w:tcW w:w="986" w:type="dxa"/>
          </w:tcPr>
          <w:p w:rsidR="00E80498" w:rsidRPr="00403734" w:rsidRDefault="00E80498"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104" w:type="dxa"/>
          </w:tcPr>
          <w:p w:rsidR="00E80498" w:rsidRPr="004520BD" w:rsidRDefault="00E80498" w:rsidP="00E94EEE">
            <w:pPr>
              <w:pStyle w:val="ListParagraph"/>
              <w:ind w:left="0"/>
              <w:jc w:val="center"/>
              <w:rPr>
                <w:b/>
                <w:sz w:val="20"/>
              </w:rPr>
            </w:pPr>
            <w:r>
              <w:rPr>
                <w:sz w:val="20"/>
              </w:rPr>
              <w:t>6</w:t>
            </w:r>
            <w:r w:rsidR="00E94EEE">
              <w:rPr>
                <w:sz w:val="20"/>
              </w:rPr>
              <w:t>3</w:t>
            </w:r>
            <w:r>
              <w:rPr>
                <w:sz w:val="20"/>
              </w:rPr>
              <w:t>0 EUR</w:t>
            </w:r>
          </w:p>
        </w:tc>
        <w:tc>
          <w:tcPr>
            <w:tcW w:w="894" w:type="dxa"/>
          </w:tcPr>
          <w:p w:rsidR="00E80498" w:rsidRPr="00403734" w:rsidRDefault="00E80498" w:rsidP="003D144B">
            <w:pPr>
              <w:pStyle w:val="ListParagraph"/>
              <w:ind w:left="0"/>
              <w:jc w:val="center"/>
              <w:rPr>
                <w:sz w:val="20"/>
              </w:rPr>
            </w:pPr>
            <w:r>
              <w:rPr>
                <w:sz w:val="20"/>
              </w:rPr>
              <w:t>70</w:t>
            </w:r>
          </w:p>
        </w:tc>
        <w:tc>
          <w:tcPr>
            <w:tcW w:w="936" w:type="dxa"/>
          </w:tcPr>
          <w:p w:rsidR="00E80498" w:rsidRPr="00403734" w:rsidRDefault="00E80498" w:rsidP="003D144B">
            <w:pPr>
              <w:pStyle w:val="ListParagraph"/>
              <w:ind w:left="0"/>
              <w:jc w:val="center"/>
              <w:rPr>
                <w:sz w:val="20"/>
              </w:rPr>
            </w:pPr>
            <w:r>
              <w:rPr>
                <w:sz w:val="20"/>
              </w:rPr>
              <w:t>-</w:t>
            </w:r>
          </w:p>
        </w:tc>
        <w:tc>
          <w:tcPr>
            <w:tcW w:w="1007" w:type="dxa"/>
          </w:tcPr>
          <w:p w:rsidR="00E80498" w:rsidRPr="004520BD" w:rsidRDefault="00E80498" w:rsidP="00284B59">
            <w:pPr>
              <w:pStyle w:val="ListParagraph"/>
              <w:ind w:left="0"/>
              <w:jc w:val="center"/>
              <w:rPr>
                <w:b/>
                <w:sz w:val="20"/>
              </w:rPr>
            </w:pPr>
            <w:r>
              <w:rPr>
                <w:sz w:val="20"/>
              </w:rPr>
              <w:t>700 EUR</w:t>
            </w:r>
          </w:p>
        </w:tc>
        <w:tc>
          <w:tcPr>
            <w:tcW w:w="1134" w:type="dxa"/>
          </w:tcPr>
          <w:p w:rsidR="00E80498" w:rsidRPr="00403734" w:rsidRDefault="00E80498" w:rsidP="003D144B">
            <w:pPr>
              <w:pStyle w:val="ListParagraph"/>
              <w:ind w:left="0"/>
              <w:jc w:val="center"/>
              <w:rPr>
                <w:sz w:val="20"/>
              </w:rPr>
            </w:pPr>
            <w:r>
              <w:rPr>
                <w:sz w:val="20"/>
              </w:rPr>
              <w:t>70</w:t>
            </w:r>
          </w:p>
        </w:tc>
        <w:tc>
          <w:tcPr>
            <w:tcW w:w="1230" w:type="dxa"/>
          </w:tcPr>
          <w:p w:rsidR="00E80498" w:rsidRPr="00403734" w:rsidRDefault="00E80498" w:rsidP="003D144B">
            <w:pPr>
              <w:pStyle w:val="ListParagraph"/>
              <w:ind w:left="0"/>
              <w:jc w:val="center"/>
              <w:rPr>
                <w:sz w:val="20"/>
              </w:rPr>
            </w:pPr>
            <w:r>
              <w:rPr>
                <w:sz w:val="20"/>
              </w:rPr>
              <w:t>-</w:t>
            </w:r>
          </w:p>
        </w:tc>
        <w:tc>
          <w:tcPr>
            <w:tcW w:w="1713" w:type="dxa"/>
          </w:tcPr>
          <w:p w:rsidR="00E80498" w:rsidRPr="004520BD" w:rsidRDefault="00E80498" w:rsidP="00284B59">
            <w:pPr>
              <w:pStyle w:val="ListParagraph"/>
              <w:ind w:left="0"/>
              <w:jc w:val="center"/>
              <w:rPr>
                <w:b/>
                <w:color w:val="FF0000"/>
                <w:sz w:val="20"/>
              </w:rPr>
            </w:pPr>
            <w:r w:rsidRPr="004520BD">
              <w:rPr>
                <w:b/>
                <w:color w:val="FF0000"/>
                <w:sz w:val="20"/>
              </w:rPr>
              <w:t xml:space="preserve">Alerte </w:t>
            </w:r>
          </w:p>
        </w:tc>
      </w:tr>
      <w:tr w:rsidR="00E80498" w:rsidTr="00E80498">
        <w:tc>
          <w:tcPr>
            <w:tcW w:w="986" w:type="dxa"/>
          </w:tcPr>
          <w:p w:rsidR="00E80498" w:rsidRPr="00403734" w:rsidRDefault="00E80498"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104" w:type="dxa"/>
          </w:tcPr>
          <w:p w:rsidR="00E80498" w:rsidRPr="00E80498" w:rsidRDefault="00E80498" w:rsidP="003D144B">
            <w:pPr>
              <w:jc w:val="center"/>
              <w:rPr>
                <w:b/>
                <w:sz w:val="20"/>
              </w:rPr>
            </w:pPr>
            <w:r w:rsidRPr="00E80498">
              <w:rPr>
                <w:b/>
                <w:sz w:val="20"/>
              </w:rPr>
              <w:t>-</w:t>
            </w:r>
          </w:p>
        </w:tc>
        <w:tc>
          <w:tcPr>
            <w:tcW w:w="894" w:type="dxa"/>
          </w:tcPr>
          <w:p w:rsidR="00E80498" w:rsidRDefault="00E80498" w:rsidP="003D144B">
            <w:pPr>
              <w:jc w:val="center"/>
              <w:rPr>
                <w:sz w:val="20"/>
              </w:rPr>
            </w:pPr>
            <w:r>
              <w:rPr>
                <w:sz w:val="20"/>
              </w:rPr>
              <w:t>230</w:t>
            </w:r>
          </w:p>
        </w:tc>
        <w:tc>
          <w:tcPr>
            <w:tcW w:w="936" w:type="dxa"/>
          </w:tcPr>
          <w:p w:rsidR="00E80498" w:rsidRDefault="00E80498" w:rsidP="003D144B">
            <w:pPr>
              <w:jc w:val="center"/>
              <w:rPr>
                <w:sz w:val="20"/>
              </w:rPr>
            </w:pPr>
            <w:r>
              <w:rPr>
                <w:sz w:val="20"/>
              </w:rPr>
              <w:t>76</w:t>
            </w:r>
          </w:p>
        </w:tc>
        <w:tc>
          <w:tcPr>
            <w:tcW w:w="1007" w:type="dxa"/>
          </w:tcPr>
          <w:p w:rsidR="00E80498" w:rsidRPr="00E80498" w:rsidRDefault="00E80498" w:rsidP="00E80498">
            <w:pPr>
              <w:jc w:val="center"/>
              <w:rPr>
                <w:b/>
                <w:sz w:val="20"/>
              </w:rPr>
            </w:pPr>
            <w:r w:rsidRPr="00E80498">
              <w:rPr>
                <w:b/>
                <w:sz w:val="20"/>
              </w:rPr>
              <w:t>-</w:t>
            </w:r>
          </w:p>
        </w:tc>
        <w:tc>
          <w:tcPr>
            <w:tcW w:w="1134" w:type="dxa"/>
          </w:tcPr>
          <w:p w:rsidR="00E80498" w:rsidRDefault="00E80498" w:rsidP="003D144B">
            <w:pPr>
              <w:jc w:val="center"/>
              <w:rPr>
                <w:sz w:val="20"/>
              </w:rPr>
            </w:pPr>
            <w:r>
              <w:rPr>
                <w:sz w:val="20"/>
              </w:rPr>
              <w:t>230</w:t>
            </w:r>
          </w:p>
        </w:tc>
        <w:tc>
          <w:tcPr>
            <w:tcW w:w="1230" w:type="dxa"/>
          </w:tcPr>
          <w:p w:rsidR="00E80498" w:rsidRDefault="00E80498" w:rsidP="003D144B">
            <w:pPr>
              <w:jc w:val="center"/>
              <w:rPr>
                <w:sz w:val="20"/>
              </w:rPr>
            </w:pPr>
            <w:r>
              <w:rPr>
                <w:sz w:val="20"/>
              </w:rPr>
              <w:t>76</w:t>
            </w:r>
          </w:p>
        </w:tc>
        <w:tc>
          <w:tcPr>
            <w:tcW w:w="1713" w:type="dxa"/>
          </w:tcPr>
          <w:p w:rsidR="00E80498" w:rsidRPr="004520BD" w:rsidRDefault="00E80498" w:rsidP="003D144B">
            <w:pPr>
              <w:pStyle w:val="ListParagraph"/>
              <w:ind w:left="0"/>
              <w:jc w:val="center"/>
              <w:rPr>
                <w:b/>
                <w:color w:val="FF0000"/>
                <w:sz w:val="20"/>
              </w:rPr>
            </w:pPr>
            <w:r w:rsidRPr="005013AC">
              <w:rPr>
                <w:b/>
                <w:sz w:val="20"/>
              </w:rPr>
              <w:t>Pas d’alerte</w:t>
            </w:r>
          </w:p>
        </w:tc>
      </w:tr>
      <w:tr w:rsidR="00E80498" w:rsidTr="00E80498">
        <w:tc>
          <w:tcPr>
            <w:tcW w:w="986" w:type="dxa"/>
          </w:tcPr>
          <w:p w:rsidR="00E80498" w:rsidRDefault="00E80498" w:rsidP="00284B59">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104" w:type="dxa"/>
          </w:tcPr>
          <w:p w:rsidR="00E80498" w:rsidRPr="00E80498" w:rsidRDefault="00E80498" w:rsidP="003D144B">
            <w:pPr>
              <w:pStyle w:val="ListParagraph"/>
              <w:ind w:left="0"/>
              <w:jc w:val="center"/>
              <w:rPr>
                <w:sz w:val="20"/>
              </w:rPr>
            </w:pPr>
            <w:r>
              <w:rPr>
                <w:b/>
                <w:sz w:val="20"/>
              </w:rPr>
              <w:t>-</w:t>
            </w:r>
          </w:p>
        </w:tc>
        <w:tc>
          <w:tcPr>
            <w:tcW w:w="894" w:type="dxa"/>
          </w:tcPr>
          <w:p w:rsidR="00E80498" w:rsidRPr="00403734" w:rsidRDefault="00E80498" w:rsidP="003D144B">
            <w:pPr>
              <w:pStyle w:val="ListParagraph"/>
              <w:ind w:left="0"/>
              <w:jc w:val="center"/>
              <w:rPr>
                <w:sz w:val="20"/>
              </w:rPr>
            </w:pPr>
            <w:r>
              <w:rPr>
                <w:sz w:val="20"/>
              </w:rPr>
              <w:t>60</w:t>
            </w:r>
          </w:p>
        </w:tc>
        <w:tc>
          <w:tcPr>
            <w:tcW w:w="936" w:type="dxa"/>
          </w:tcPr>
          <w:p w:rsidR="00E80498" w:rsidRPr="00403734" w:rsidRDefault="00E80498" w:rsidP="003D144B">
            <w:pPr>
              <w:jc w:val="center"/>
              <w:rPr>
                <w:sz w:val="20"/>
              </w:rPr>
            </w:pPr>
            <w:r>
              <w:rPr>
                <w:sz w:val="20"/>
              </w:rPr>
              <w:t>20</w:t>
            </w:r>
          </w:p>
        </w:tc>
        <w:tc>
          <w:tcPr>
            <w:tcW w:w="1007" w:type="dxa"/>
          </w:tcPr>
          <w:p w:rsidR="00E80498" w:rsidRPr="00E80498" w:rsidRDefault="00E80498" w:rsidP="00E80498">
            <w:pPr>
              <w:pStyle w:val="ListParagraph"/>
              <w:ind w:left="0"/>
              <w:jc w:val="center"/>
              <w:rPr>
                <w:sz w:val="20"/>
              </w:rPr>
            </w:pPr>
            <w:r>
              <w:rPr>
                <w:b/>
                <w:sz w:val="20"/>
              </w:rPr>
              <w:t>-</w:t>
            </w:r>
          </w:p>
        </w:tc>
        <w:tc>
          <w:tcPr>
            <w:tcW w:w="1134" w:type="dxa"/>
          </w:tcPr>
          <w:p w:rsidR="00E80498" w:rsidRPr="00403734" w:rsidRDefault="00E80498" w:rsidP="003D144B">
            <w:pPr>
              <w:pStyle w:val="ListParagraph"/>
              <w:ind w:left="0"/>
              <w:jc w:val="center"/>
              <w:rPr>
                <w:sz w:val="20"/>
              </w:rPr>
            </w:pPr>
            <w:r>
              <w:rPr>
                <w:sz w:val="20"/>
              </w:rPr>
              <w:t>60</w:t>
            </w:r>
          </w:p>
        </w:tc>
        <w:tc>
          <w:tcPr>
            <w:tcW w:w="1230" w:type="dxa"/>
          </w:tcPr>
          <w:p w:rsidR="00E80498" w:rsidRPr="00403734" w:rsidRDefault="00E80498" w:rsidP="003D144B">
            <w:pPr>
              <w:jc w:val="center"/>
              <w:rPr>
                <w:sz w:val="20"/>
              </w:rPr>
            </w:pPr>
            <w:r>
              <w:rPr>
                <w:sz w:val="20"/>
              </w:rPr>
              <w:t>20</w:t>
            </w:r>
          </w:p>
        </w:tc>
        <w:tc>
          <w:tcPr>
            <w:tcW w:w="1713" w:type="dxa"/>
          </w:tcPr>
          <w:p w:rsidR="00E80498" w:rsidRPr="005013AC" w:rsidRDefault="00E80498" w:rsidP="00284B59">
            <w:pPr>
              <w:pStyle w:val="ListParagraph"/>
              <w:ind w:left="0"/>
              <w:jc w:val="center"/>
              <w:rPr>
                <w:b/>
                <w:sz w:val="20"/>
              </w:rPr>
            </w:pPr>
            <w:r w:rsidRPr="005013AC">
              <w:rPr>
                <w:b/>
                <w:sz w:val="20"/>
              </w:rPr>
              <w:t xml:space="preserve">Pas d’alerte </w:t>
            </w:r>
          </w:p>
        </w:tc>
      </w:tr>
    </w:tbl>
    <w:p w:rsidR="002F5C46" w:rsidRDefault="002F5C46" w:rsidP="002F5C46">
      <w:pPr>
        <w:pStyle w:val="ListParagraph"/>
        <w:spacing w:line="240" w:lineRule="auto"/>
        <w:ind w:left="284"/>
      </w:pPr>
    </w:p>
    <w:p w:rsidR="002F5C46" w:rsidRDefault="002F5C46" w:rsidP="00E83187">
      <w:pPr>
        <w:spacing w:line="240" w:lineRule="auto"/>
        <w:jc w:val="both"/>
      </w:pPr>
      <w:r>
        <w:t xml:space="preserve">La réconciliation est déclenchée automatiquement et  se fait sur la base des </w:t>
      </w:r>
      <w:r w:rsidRPr="004520BD">
        <w:rPr>
          <w:b/>
        </w:rPr>
        <w:t>montant posté</w:t>
      </w:r>
      <w:r>
        <w:rPr>
          <w:b/>
        </w:rPr>
        <w:t>s</w:t>
      </w:r>
      <w:r>
        <w:t xml:space="preserve"> (POST : Posting Amount) </w:t>
      </w:r>
      <w:r w:rsidR="00E80498">
        <w:t xml:space="preserve">par rapport </w:t>
      </w:r>
      <w:r w:rsidR="00563698">
        <w:t>aux montants</w:t>
      </w:r>
      <w:r>
        <w:t xml:space="preserve"> brut calculés dans les exécutions et des </w:t>
      </w:r>
      <w:r>
        <w:rPr>
          <w:b/>
        </w:rPr>
        <w:t>quantités Marché reçues</w:t>
      </w:r>
      <w:r>
        <w:t xml:space="preserve"> </w:t>
      </w:r>
      <w:r w:rsidR="00E80498">
        <w:t>par rapport aux</w:t>
      </w:r>
      <w:r>
        <w:t xml:space="preserve"> quantités calculées dans les exécutions.</w:t>
      </w:r>
    </w:p>
    <w:p w:rsidR="002F5C46" w:rsidRDefault="002F5C46" w:rsidP="00FB1421">
      <w:pPr>
        <w:pStyle w:val="ListParagraph"/>
        <w:numPr>
          <w:ilvl w:val="0"/>
          <w:numId w:val="12"/>
        </w:numPr>
        <w:spacing w:line="240" w:lineRule="auto"/>
        <w:jc w:val="both"/>
      </w:pPr>
      <w:r>
        <w:t>une alerte pour réconciliation partielle est générée dans le tableau de bord avec le détail des montants non réconciliés.</w:t>
      </w:r>
    </w:p>
    <w:p w:rsidR="002F5C46" w:rsidRDefault="002F5C46" w:rsidP="00FB1421">
      <w:pPr>
        <w:pStyle w:val="ListParagraph"/>
        <w:numPr>
          <w:ilvl w:val="0"/>
          <w:numId w:val="12"/>
        </w:numPr>
        <w:spacing w:line="240" w:lineRule="auto"/>
        <w:jc w:val="both"/>
      </w:pPr>
      <w:r>
        <w:t>L’utilisateur vérifie les montants et les quantités reçus.</w:t>
      </w:r>
    </w:p>
    <w:p w:rsidR="002F5C46" w:rsidRDefault="00E83187" w:rsidP="00FB1421">
      <w:pPr>
        <w:pStyle w:val="ListParagraph"/>
        <w:numPr>
          <w:ilvl w:val="0"/>
          <w:numId w:val="12"/>
        </w:numPr>
        <w:spacing w:line="240" w:lineRule="auto"/>
        <w:jc w:val="both"/>
      </w:pPr>
      <w:r>
        <w:t>L’écart provient d’une retenue à la source sur les paiements espèces de 10%.</w:t>
      </w:r>
    </w:p>
    <w:p w:rsidR="002F5C46" w:rsidRDefault="002F5C46" w:rsidP="00FB1421">
      <w:pPr>
        <w:pStyle w:val="ListParagraph"/>
        <w:numPr>
          <w:ilvl w:val="0"/>
          <w:numId w:val="12"/>
        </w:numPr>
        <w:spacing w:line="240" w:lineRule="auto"/>
        <w:jc w:val="both"/>
      </w:pPr>
      <w:r>
        <w:t xml:space="preserve">L’utilisateur </w:t>
      </w:r>
      <w:r w:rsidR="00E83187">
        <w:t>accepte et force la réconciliation des 600</w:t>
      </w:r>
      <w:r>
        <w:t xml:space="preserve"> EUR reçu</w:t>
      </w:r>
      <w:r w:rsidR="00E83187">
        <w:t>s.</w:t>
      </w:r>
    </w:p>
    <w:p w:rsidR="002F5C46" w:rsidRDefault="002F5C46" w:rsidP="00E83187">
      <w:pPr>
        <w:spacing w:line="240" w:lineRule="auto"/>
        <w:jc w:val="both"/>
      </w:pPr>
    </w:p>
    <w:p w:rsidR="002F5C46" w:rsidRDefault="002F5C46" w:rsidP="00FB1421">
      <w:pPr>
        <w:pStyle w:val="ListParagraph"/>
        <w:numPr>
          <w:ilvl w:val="0"/>
          <w:numId w:val="47"/>
        </w:numPr>
        <w:spacing w:line="240" w:lineRule="auto"/>
        <w:ind w:left="284"/>
        <w:jc w:val="both"/>
      </w:pPr>
      <w:r>
        <w:t>Allocation manuelle aux clients : une fois la réconciliation est traitée, le processus d’allocation se déclenche, l’utilisateur doit allouer manuellement aux clients les montants</w:t>
      </w:r>
      <w:r w:rsidR="00E83187">
        <w:t xml:space="preserve"> et les quantités</w:t>
      </w:r>
      <w:r>
        <w:t xml:space="preserve"> réconciliés.</w:t>
      </w:r>
    </w:p>
    <w:p w:rsidR="00E83187" w:rsidRDefault="00E83187" w:rsidP="00E83187">
      <w:pPr>
        <w:pStyle w:val="ListParagraph"/>
        <w:spacing w:line="240" w:lineRule="auto"/>
        <w:ind w:left="284"/>
        <w:jc w:val="both"/>
      </w:pPr>
    </w:p>
    <w:p w:rsidR="002F5C46" w:rsidRDefault="002F5C46" w:rsidP="00FB1421">
      <w:pPr>
        <w:pStyle w:val="ListParagraph"/>
        <w:numPr>
          <w:ilvl w:val="0"/>
          <w:numId w:val="12"/>
        </w:numPr>
        <w:spacing w:line="240" w:lineRule="auto"/>
      </w:pPr>
      <w:r>
        <w:t>Allocation manuelle du paiement</w:t>
      </w:r>
      <w:r w:rsidR="00C561C1">
        <w:t xml:space="preserve"> Nostro 1 puis Nostro 2, </w:t>
      </w:r>
      <w:r w:rsidR="006C04F7">
        <w:t>l</w:t>
      </w:r>
      <w:r w:rsidR="00C561C1">
        <w:t>‘allocation se fait séparément</w:t>
      </w:r>
      <w:r w:rsidR="006C04F7">
        <w:t xml:space="preserve"> pour les paiements en </w:t>
      </w:r>
      <w:r w:rsidR="00C561C1">
        <w:t xml:space="preserve">titre et </w:t>
      </w:r>
      <w:r w:rsidR="006C04F7">
        <w:t xml:space="preserve">les paiements en </w:t>
      </w:r>
      <w:r w:rsidR="00C561C1">
        <w:t>espèce.</w:t>
      </w:r>
    </w:p>
    <w:p w:rsidR="00C561C1" w:rsidRDefault="00C561C1" w:rsidP="00C561C1">
      <w:pPr>
        <w:pStyle w:val="ListParagraph"/>
        <w:spacing w:line="240" w:lineRule="auto"/>
      </w:pPr>
    </w:p>
    <w:p w:rsidR="00C561C1" w:rsidRDefault="00E94EEE" w:rsidP="00E94EEE">
      <w:pPr>
        <w:spacing w:line="240" w:lineRule="auto"/>
        <w:rPr>
          <w:b/>
        </w:rPr>
      </w:pPr>
      <w:r w:rsidRPr="00E94EEE">
        <w:rPr>
          <w:b/>
        </w:rPr>
        <w:t>Allocation Espèce</w:t>
      </w:r>
    </w:p>
    <w:tbl>
      <w:tblPr>
        <w:tblStyle w:val="TableGrid"/>
        <w:tblW w:w="7337" w:type="dxa"/>
        <w:tblInd w:w="284" w:type="dxa"/>
        <w:tblLook w:val="04A0"/>
      </w:tblPr>
      <w:tblGrid>
        <w:gridCol w:w="1667"/>
        <w:gridCol w:w="2410"/>
        <w:gridCol w:w="1559"/>
        <w:gridCol w:w="1701"/>
      </w:tblGrid>
      <w:tr w:rsidR="00CD7772" w:rsidRPr="00403734" w:rsidTr="00CD7772">
        <w:tc>
          <w:tcPr>
            <w:tcW w:w="1667" w:type="dxa"/>
            <w:shd w:val="clear" w:color="auto" w:fill="A6A6A6" w:themeFill="background1" w:themeFillShade="A6"/>
          </w:tcPr>
          <w:p w:rsidR="00CD7772" w:rsidRPr="00403734" w:rsidRDefault="00CD7772" w:rsidP="00284B59">
            <w:pPr>
              <w:pStyle w:val="ListParagraph"/>
              <w:ind w:left="0"/>
              <w:jc w:val="center"/>
              <w:rPr>
                <w:b/>
              </w:rPr>
            </w:pPr>
            <w:r>
              <w:rPr>
                <w:b/>
              </w:rPr>
              <w:t>Compte Nostro</w:t>
            </w:r>
          </w:p>
        </w:tc>
        <w:tc>
          <w:tcPr>
            <w:tcW w:w="2410" w:type="dxa"/>
            <w:shd w:val="clear" w:color="auto" w:fill="A6A6A6" w:themeFill="background1" w:themeFillShade="A6"/>
          </w:tcPr>
          <w:p w:rsidR="00CD7772" w:rsidRPr="00403734" w:rsidRDefault="00CD7772" w:rsidP="00284B59">
            <w:pPr>
              <w:pStyle w:val="ListParagraph"/>
              <w:ind w:left="0"/>
              <w:jc w:val="center"/>
              <w:rPr>
                <w:b/>
              </w:rPr>
            </w:pPr>
            <w:r>
              <w:rPr>
                <w:b/>
              </w:rPr>
              <w:t>Montant réconcilié</w:t>
            </w:r>
          </w:p>
        </w:tc>
        <w:tc>
          <w:tcPr>
            <w:tcW w:w="1559" w:type="dxa"/>
            <w:shd w:val="clear" w:color="auto" w:fill="A6A6A6" w:themeFill="background1" w:themeFillShade="A6"/>
          </w:tcPr>
          <w:p w:rsidR="00CD7772" w:rsidRPr="00403734" w:rsidRDefault="00CD7772" w:rsidP="00284B59">
            <w:pPr>
              <w:pStyle w:val="ListParagraph"/>
              <w:ind w:left="0"/>
              <w:jc w:val="center"/>
              <w:rPr>
                <w:b/>
              </w:rPr>
            </w:pPr>
            <w:r>
              <w:rPr>
                <w:b/>
              </w:rPr>
              <w:t>Compte client</w:t>
            </w:r>
          </w:p>
        </w:tc>
        <w:tc>
          <w:tcPr>
            <w:tcW w:w="1701" w:type="dxa"/>
            <w:shd w:val="clear" w:color="auto" w:fill="A6A6A6" w:themeFill="background1" w:themeFillShade="A6"/>
          </w:tcPr>
          <w:p w:rsidR="00CD7772" w:rsidRPr="00403734" w:rsidRDefault="00CD7772" w:rsidP="00284B59">
            <w:pPr>
              <w:pStyle w:val="ListParagraph"/>
              <w:ind w:left="0"/>
              <w:jc w:val="center"/>
              <w:rPr>
                <w:b/>
              </w:rPr>
            </w:pPr>
            <w:r>
              <w:rPr>
                <w:b/>
              </w:rPr>
              <w:t xml:space="preserve">Montant alloué </w:t>
            </w:r>
          </w:p>
        </w:tc>
      </w:tr>
      <w:tr w:rsidR="00CD7772" w:rsidTr="00CD7772">
        <w:tc>
          <w:tcPr>
            <w:tcW w:w="1667" w:type="dxa"/>
            <w:vMerge w:val="restart"/>
          </w:tcPr>
          <w:p w:rsidR="00CD7772" w:rsidRPr="00403734" w:rsidRDefault="00CD7772" w:rsidP="00284B59">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2410" w:type="dxa"/>
            <w:vMerge w:val="restart"/>
          </w:tcPr>
          <w:p w:rsidR="00CD7772" w:rsidRPr="00403734" w:rsidRDefault="00CD7772" w:rsidP="00284B59">
            <w:pPr>
              <w:pStyle w:val="ListParagraph"/>
              <w:ind w:left="0"/>
              <w:jc w:val="center"/>
              <w:rPr>
                <w:sz w:val="20"/>
              </w:rPr>
            </w:pPr>
            <w:r>
              <w:rPr>
                <w:sz w:val="20"/>
              </w:rPr>
              <w:t>630</w:t>
            </w:r>
          </w:p>
        </w:tc>
        <w:tc>
          <w:tcPr>
            <w:tcW w:w="1559" w:type="dxa"/>
          </w:tcPr>
          <w:p w:rsidR="00CD7772" w:rsidRPr="00403734" w:rsidRDefault="00CD7772"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701" w:type="dxa"/>
          </w:tcPr>
          <w:p w:rsidR="00CD7772" w:rsidRPr="00403734" w:rsidRDefault="00CD7772" w:rsidP="00284B59">
            <w:pPr>
              <w:pStyle w:val="ListParagraph"/>
              <w:ind w:left="0"/>
              <w:jc w:val="center"/>
              <w:rPr>
                <w:sz w:val="20"/>
              </w:rPr>
            </w:pPr>
            <w:r>
              <w:rPr>
                <w:sz w:val="20"/>
              </w:rPr>
              <w:t>180 EUR</w:t>
            </w:r>
          </w:p>
        </w:tc>
      </w:tr>
      <w:tr w:rsidR="00CD7772" w:rsidTr="00CD7772">
        <w:tc>
          <w:tcPr>
            <w:tcW w:w="1667" w:type="dxa"/>
            <w:vMerge/>
          </w:tcPr>
          <w:p w:rsidR="00CD7772" w:rsidRPr="00403734" w:rsidRDefault="00CD7772" w:rsidP="00284B59">
            <w:pPr>
              <w:pStyle w:val="ListParagraph"/>
              <w:ind w:left="0"/>
              <w:jc w:val="center"/>
              <w:rPr>
                <w:sz w:val="20"/>
              </w:rPr>
            </w:pPr>
          </w:p>
        </w:tc>
        <w:tc>
          <w:tcPr>
            <w:tcW w:w="2410" w:type="dxa"/>
            <w:vMerge/>
          </w:tcPr>
          <w:p w:rsidR="00CD7772" w:rsidRPr="00403734" w:rsidRDefault="00CD7772" w:rsidP="00284B59">
            <w:pPr>
              <w:pStyle w:val="ListParagraph"/>
              <w:ind w:left="0"/>
              <w:jc w:val="center"/>
              <w:rPr>
                <w:sz w:val="20"/>
              </w:rPr>
            </w:pPr>
          </w:p>
        </w:tc>
        <w:tc>
          <w:tcPr>
            <w:tcW w:w="1559" w:type="dxa"/>
          </w:tcPr>
          <w:p w:rsidR="00CD7772" w:rsidRPr="00403734" w:rsidRDefault="00CD7772"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701" w:type="dxa"/>
          </w:tcPr>
          <w:p w:rsidR="00CD7772" w:rsidRPr="00403734" w:rsidRDefault="0020691A" w:rsidP="00284B59">
            <w:pPr>
              <w:jc w:val="center"/>
              <w:rPr>
                <w:sz w:val="20"/>
              </w:rPr>
            </w:pPr>
            <w:r>
              <w:rPr>
                <w:sz w:val="20"/>
              </w:rPr>
              <w:t>4</w:t>
            </w:r>
            <w:r w:rsidR="00CD7772">
              <w:rPr>
                <w:sz w:val="20"/>
              </w:rPr>
              <w:t>50 EUR</w:t>
            </w:r>
          </w:p>
        </w:tc>
      </w:tr>
    </w:tbl>
    <w:p w:rsidR="00E94EEE" w:rsidRDefault="00E94EEE" w:rsidP="00E94EEE">
      <w:pPr>
        <w:spacing w:line="240" w:lineRule="auto"/>
        <w:rPr>
          <w:b/>
        </w:rPr>
      </w:pPr>
      <w:r w:rsidRPr="00E94EEE">
        <w:rPr>
          <w:b/>
        </w:rPr>
        <w:lastRenderedPageBreak/>
        <w:t>Allocation Titre</w:t>
      </w:r>
    </w:p>
    <w:tbl>
      <w:tblPr>
        <w:tblStyle w:val="TableGrid"/>
        <w:tblW w:w="8329" w:type="dxa"/>
        <w:tblInd w:w="284" w:type="dxa"/>
        <w:tblLook w:val="04A0"/>
      </w:tblPr>
      <w:tblGrid>
        <w:gridCol w:w="1667"/>
        <w:gridCol w:w="1134"/>
        <w:gridCol w:w="1276"/>
        <w:gridCol w:w="1559"/>
        <w:gridCol w:w="1418"/>
        <w:gridCol w:w="1275"/>
      </w:tblGrid>
      <w:tr w:rsidR="00CD7772" w:rsidRPr="00403734" w:rsidTr="00CD7772">
        <w:tc>
          <w:tcPr>
            <w:tcW w:w="1667" w:type="dxa"/>
            <w:shd w:val="clear" w:color="auto" w:fill="A6A6A6" w:themeFill="background1" w:themeFillShade="A6"/>
          </w:tcPr>
          <w:p w:rsidR="00CD7772" w:rsidRPr="00403734" w:rsidRDefault="00CD7772" w:rsidP="003D144B">
            <w:pPr>
              <w:pStyle w:val="ListParagraph"/>
              <w:ind w:left="0"/>
              <w:jc w:val="center"/>
              <w:rPr>
                <w:b/>
              </w:rPr>
            </w:pPr>
            <w:r>
              <w:rPr>
                <w:b/>
              </w:rPr>
              <w:t>Compte Nostro</w:t>
            </w:r>
          </w:p>
        </w:tc>
        <w:tc>
          <w:tcPr>
            <w:tcW w:w="1134" w:type="dxa"/>
            <w:shd w:val="clear" w:color="auto" w:fill="A6A6A6" w:themeFill="background1" w:themeFillShade="A6"/>
          </w:tcPr>
          <w:p w:rsidR="00CD7772" w:rsidRDefault="00CD7772" w:rsidP="003D144B">
            <w:pPr>
              <w:pStyle w:val="ListParagraph"/>
              <w:ind w:left="0"/>
              <w:jc w:val="center"/>
              <w:rPr>
                <w:b/>
              </w:rPr>
            </w:pPr>
            <w:r>
              <w:rPr>
                <w:b/>
              </w:rPr>
              <w:t>quantité réconcilié</w:t>
            </w:r>
          </w:p>
          <w:p w:rsidR="00CD7772" w:rsidRDefault="00CD7772" w:rsidP="003D144B">
            <w:pPr>
              <w:pStyle w:val="ListParagraph"/>
              <w:ind w:left="0"/>
              <w:jc w:val="center"/>
              <w:rPr>
                <w:b/>
              </w:rPr>
            </w:pPr>
            <w:r>
              <w:rPr>
                <w:b/>
              </w:rPr>
              <w:t>droit</w:t>
            </w:r>
          </w:p>
        </w:tc>
        <w:tc>
          <w:tcPr>
            <w:tcW w:w="1276" w:type="dxa"/>
            <w:shd w:val="clear" w:color="auto" w:fill="A6A6A6" w:themeFill="background1" w:themeFillShade="A6"/>
          </w:tcPr>
          <w:p w:rsidR="00CD7772" w:rsidRDefault="00CD7772" w:rsidP="003D144B">
            <w:pPr>
              <w:pStyle w:val="ListParagraph"/>
              <w:ind w:left="0"/>
              <w:jc w:val="center"/>
              <w:rPr>
                <w:b/>
              </w:rPr>
            </w:pPr>
            <w:r>
              <w:rPr>
                <w:b/>
              </w:rPr>
              <w:t>quantité réconcilié</w:t>
            </w:r>
          </w:p>
          <w:p w:rsidR="00CD7772" w:rsidRPr="00403734" w:rsidRDefault="00CD7772" w:rsidP="003D144B">
            <w:pPr>
              <w:pStyle w:val="ListParagraph"/>
              <w:ind w:left="0"/>
              <w:jc w:val="center"/>
              <w:rPr>
                <w:b/>
              </w:rPr>
            </w:pPr>
            <w:r>
              <w:rPr>
                <w:b/>
              </w:rPr>
              <w:t xml:space="preserve">titre B </w:t>
            </w:r>
          </w:p>
        </w:tc>
        <w:tc>
          <w:tcPr>
            <w:tcW w:w="1559" w:type="dxa"/>
            <w:shd w:val="clear" w:color="auto" w:fill="A6A6A6" w:themeFill="background1" w:themeFillShade="A6"/>
          </w:tcPr>
          <w:p w:rsidR="00CD7772" w:rsidRPr="00403734" w:rsidRDefault="00CD7772" w:rsidP="003D144B">
            <w:pPr>
              <w:pStyle w:val="ListParagraph"/>
              <w:ind w:left="0"/>
              <w:jc w:val="center"/>
              <w:rPr>
                <w:b/>
              </w:rPr>
            </w:pPr>
            <w:r>
              <w:rPr>
                <w:b/>
              </w:rPr>
              <w:t>Compte client</w:t>
            </w:r>
          </w:p>
        </w:tc>
        <w:tc>
          <w:tcPr>
            <w:tcW w:w="1418" w:type="dxa"/>
            <w:shd w:val="clear" w:color="auto" w:fill="A6A6A6" w:themeFill="background1" w:themeFillShade="A6"/>
          </w:tcPr>
          <w:p w:rsidR="00CD7772" w:rsidRPr="00403734" w:rsidRDefault="00CD7772" w:rsidP="003D144B">
            <w:pPr>
              <w:pStyle w:val="ListParagraph"/>
              <w:ind w:left="0"/>
              <w:jc w:val="center"/>
              <w:rPr>
                <w:b/>
              </w:rPr>
            </w:pPr>
            <w:r>
              <w:rPr>
                <w:b/>
              </w:rPr>
              <w:t xml:space="preserve">quantité allouée   droit </w:t>
            </w:r>
          </w:p>
        </w:tc>
        <w:tc>
          <w:tcPr>
            <w:tcW w:w="1275" w:type="dxa"/>
            <w:shd w:val="clear" w:color="auto" w:fill="A6A6A6" w:themeFill="background1" w:themeFillShade="A6"/>
          </w:tcPr>
          <w:p w:rsidR="00CD7772" w:rsidRPr="00403734" w:rsidRDefault="00CD7772" w:rsidP="003D144B">
            <w:pPr>
              <w:pStyle w:val="ListParagraph"/>
              <w:ind w:left="0"/>
              <w:jc w:val="center"/>
              <w:rPr>
                <w:b/>
              </w:rPr>
            </w:pPr>
            <w:r>
              <w:rPr>
                <w:b/>
              </w:rPr>
              <w:t>quantité allouée titre</w:t>
            </w:r>
          </w:p>
        </w:tc>
      </w:tr>
      <w:tr w:rsidR="00CD7772" w:rsidTr="00CD7772">
        <w:tc>
          <w:tcPr>
            <w:tcW w:w="1667" w:type="dxa"/>
            <w:vMerge w:val="restart"/>
          </w:tcPr>
          <w:p w:rsidR="00CD7772" w:rsidRPr="00403734" w:rsidRDefault="00CD7772"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134" w:type="dxa"/>
            <w:vMerge w:val="restart"/>
          </w:tcPr>
          <w:p w:rsidR="00CD7772" w:rsidRDefault="00CD7772" w:rsidP="003D144B">
            <w:pPr>
              <w:pStyle w:val="ListParagraph"/>
              <w:ind w:left="0"/>
              <w:jc w:val="center"/>
              <w:rPr>
                <w:sz w:val="20"/>
              </w:rPr>
            </w:pPr>
            <w:r>
              <w:rPr>
                <w:sz w:val="20"/>
              </w:rPr>
              <w:t>70</w:t>
            </w:r>
          </w:p>
        </w:tc>
        <w:tc>
          <w:tcPr>
            <w:tcW w:w="1276" w:type="dxa"/>
            <w:vMerge w:val="restart"/>
          </w:tcPr>
          <w:p w:rsidR="00CD7772" w:rsidRPr="00403734" w:rsidRDefault="00CD7772" w:rsidP="003D144B">
            <w:pPr>
              <w:pStyle w:val="ListParagraph"/>
              <w:ind w:left="0"/>
              <w:jc w:val="center"/>
              <w:rPr>
                <w:sz w:val="20"/>
              </w:rPr>
            </w:pPr>
            <w:r>
              <w:rPr>
                <w:sz w:val="20"/>
              </w:rPr>
              <w:t>-</w:t>
            </w:r>
          </w:p>
        </w:tc>
        <w:tc>
          <w:tcPr>
            <w:tcW w:w="1559" w:type="dxa"/>
          </w:tcPr>
          <w:p w:rsidR="00CD7772" w:rsidRPr="00403734" w:rsidRDefault="00CD7772"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418" w:type="dxa"/>
          </w:tcPr>
          <w:p w:rsidR="00CD7772" w:rsidRPr="00403734" w:rsidRDefault="00CD7772" w:rsidP="003D144B">
            <w:pPr>
              <w:pStyle w:val="ListParagraph"/>
              <w:ind w:left="0"/>
              <w:jc w:val="center"/>
              <w:rPr>
                <w:sz w:val="20"/>
              </w:rPr>
            </w:pPr>
            <w:r>
              <w:rPr>
                <w:sz w:val="20"/>
              </w:rPr>
              <w:t>20</w:t>
            </w:r>
          </w:p>
        </w:tc>
        <w:tc>
          <w:tcPr>
            <w:tcW w:w="1275" w:type="dxa"/>
          </w:tcPr>
          <w:p w:rsidR="00CD7772" w:rsidRPr="00403734" w:rsidRDefault="00CD7772" w:rsidP="003D144B">
            <w:pPr>
              <w:pStyle w:val="ListParagraph"/>
              <w:ind w:left="0"/>
              <w:jc w:val="center"/>
              <w:rPr>
                <w:sz w:val="20"/>
              </w:rPr>
            </w:pPr>
            <w:r>
              <w:rPr>
                <w:sz w:val="20"/>
              </w:rPr>
              <w:t>-</w:t>
            </w:r>
          </w:p>
        </w:tc>
      </w:tr>
      <w:tr w:rsidR="00CD7772" w:rsidTr="00CD7772">
        <w:tc>
          <w:tcPr>
            <w:tcW w:w="1667" w:type="dxa"/>
            <w:vMerge/>
          </w:tcPr>
          <w:p w:rsidR="00CD7772" w:rsidRPr="00403734" w:rsidRDefault="00CD7772" w:rsidP="003D144B">
            <w:pPr>
              <w:pStyle w:val="ListParagraph"/>
              <w:ind w:left="0"/>
              <w:jc w:val="center"/>
              <w:rPr>
                <w:sz w:val="20"/>
              </w:rPr>
            </w:pPr>
          </w:p>
        </w:tc>
        <w:tc>
          <w:tcPr>
            <w:tcW w:w="1134" w:type="dxa"/>
            <w:vMerge/>
          </w:tcPr>
          <w:p w:rsidR="00CD7772" w:rsidRPr="00403734" w:rsidRDefault="00CD7772" w:rsidP="003D144B">
            <w:pPr>
              <w:pStyle w:val="ListParagraph"/>
              <w:ind w:left="0"/>
              <w:jc w:val="center"/>
              <w:rPr>
                <w:sz w:val="20"/>
              </w:rPr>
            </w:pPr>
          </w:p>
        </w:tc>
        <w:tc>
          <w:tcPr>
            <w:tcW w:w="1276" w:type="dxa"/>
            <w:vMerge/>
          </w:tcPr>
          <w:p w:rsidR="00CD7772" w:rsidRPr="00403734" w:rsidRDefault="00CD7772" w:rsidP="003D144B">
            <w:pPr>
              <w:pStyle w:val="ListParagraph"/>
              <w:ind w:left="0"/>
              <w:jc w:val="center"/>
              <w:rPr>
                <w:sz w:val="20"/>
              </w:rPr>
            </w:pPr>
          </w:p>
        </w:tc>
        <w:tc>
          <w:tcPr>
            <w:tcW w:w="1559" w:type="dxa"/>
          </w:tcPr>
          <w:p w:rsidR="00CD7772" w:rsidRPr="00403734" w:rsidRDefault="00CD7772"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418" w:type="dxa"/>
          </w:tcPr>
          <w:p w:rsidR="00CD7772" w:rsidRPr="00403734" w:rsidRDefault="00CD7772" w:rsidP="003D144B">
            <w:pPr>
              <w:jc w:val="center"/>
              <w:rPr>
                <w:sz w:val="20"/>
              </w:rPr>
            </w:pPr>
            <w:r>
              <w:rPr>
                <w:sz w:val="20"/>
              </w:rPr>
              <w:t>50</w:t>
            </w:r>
          </w:p>
        </w:tc>
        <w:tc>
          <w:tcPr>
            <w:tcW w:w="1275" w:type="dxa"/>
          </w:tcPr>
          <w:p w:rsidR="00CD7772" w:rsidRPr="00403734" w:rsidRDefault="00CD7772" w:rsidP="003D144B">
            <w:pPr>
              <w:jc w:val="center"/>
              <w:rPr>
                <w:sz w:val="20"/>
              </w:rPr>
            </w:pPr>
            <w:r>
              <w:rPr>
                <w:sz w:val="20"/>
              </w:rPr>
              <w:t>-</w:t>
            </w:r>
          </w:p>
        </w:tc>
      </w:tr>
      <w:tr w:rsidR="00CD7772" w:rsidTr="003D144B">
        <w:tc>
          <w:tcPr>
            <w:tcW w:w="1667" w:type="dxa"/>
            <w:vMerge w:val="restart"/>
          </w:tcPr>
          <w:p w:rsidR="00CD7772" w:rsidRPr="00403734" w:rsidRDefault="00CD7772"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134" w:type="dxa"/>
            <w:vMerge w:val="restart"/>
          </w:tcPr>
          <w:p w:rsidR="00CD7772" w:rsidRDefault="00CD7772" w:rsidP="003D144B">
            <w:pPr>
              <w:pStyle w:val="ListParagraph"/>
              <w:ind w:left="0"/>
              <w:jc w:val="center"/>
              <w:rPr>
                <w:sz w:val="20"/>
              </w:rPr>
            </w:pPr>
            <w:r>
              <w:rPr>
                <w:sz w:val="20"/>
              </w:rPr>
              <w:t>230</w:t>
            </w:r>
          </w:p>
        </w:tc>
        <w:tc>
          <w:tcPr>
            <w:tcW w:w="1276" w:type="dxa"/>
            <w:vMerge w:val="restart"/>
          </w:tcPr>
          <w:p w:rsidR="00CD7772" w:rsidRPr="00403734" w:rsidRDefault="00CD7772" w:rsidP="003D144B">
            <w:pPr>
              <w:pStyle w:val="ListParagraph"/>
              <w:ind w:left="0"/>
              <w:jc w:val="center"/>
              <w:rPr>
                <w:sz w:val="20"/>
              </w:rPr>
            </w:pPr>
            <w:r>
              <w:rPr>
                <w:sz w:val="20"/>
              </w:rPr>
              <w:t>76</w:t>
            </w:r>
          </w:p>
        </w:tc>
        <w:tc>
          <w:tcPr>
            <w:tcW w:w="1559" w:type="dxa"/>
          </w:tcPr>
          <w:p w:rsidR="00CD7772" w:rsidRPr="00403734" w:rsidRDefault="00CD7772"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418" w:type="dxa"/>
          </w:tcPr>
          <w:p w:rsidR="00CD7772" w:rsidRPr="00403734" w:rsidRDefault="00CD7772" w:rsidP="003D144B">
            <w:pPr>
              <w:pStyle w:val="ListParagraph"/>
              <w:ind w:left="0"/>
              <w:jc w:val="center"/>
              <w:rPr>
                <w:sz w:val="20"/>
              </w:rPr>
            </w:pPr>
            <w:r>
              <w:rPr>
                <w:sz w:val="20"/>
              </w:rPr>
              <w:t>80</w:t>
            </w:r>
          </w:p>
        </w:tc>
        <w:tc>
          <w:tcPr>
            <w:tcW w:w="1275" w:type="dxa"/>
          </w:tcPr>
          <w:p w:rsidR="00CD7772" w:rsidRPr="00403734" w:rsidRDefault="00CD7772" w:rsidP="003D144B">
            <w:pPr>
              <w:pStyle w:val="ListParagraph"/>
              <w:ind w:left="0"/>
              <w:jc w:val="center"/>
              <w:rPr>
                <w:sz w:val="20"/>
              </w:rPr>
            </w:pPr>
            <w:r>
              <w:rPr>
                <w:sz w:val="20"/>
              </w:rPr>
              <w:t>26</w:t>
            </w:r>
          </w:p>
        </w:tc>
      </w:tr>
      <w:tr w:rsidR="00CD7772" w:rsidTr="00CD7772">
        <w:tc>
          <w:tcPr>
            <w:tcW w:w="1667" w:type="dxa"/>
            <w:vMerge/>
          </w:tcPr>
          <w:p w:rsidR="00CD7772" w:rsidRPr="00403734" w:rsidRDefault="00CD7772" w:rsidP="003D144B">
            <w:pPr>
              <w:pStyle w:val="ListParagraph"/>
              <w:ind w:left="0"/>
              <w:jc w:val="center"/>
              <w:rPr>
                <w:sz w:val="20"/>
              </w:rPr>
            </w:pPr>
          </w:p>
        </w:tc>
        <w:tc>
          <w:tcPr>
            <w:tcW w:w="1134" w:type="dxa"/>
            <w:vMerge/>
          </w:tcPr>
          <w:p w:rsidR="00CD7772" w:rsidRDefault="00CD7772" w:rsidP="003D144B">
            <w:pPr>
              <w:pStyle w:val="ListParagraph"/>
              <w:ind w:left="0"/>
              <w:jc w:val="center"/>
              <w:rPr>
                <w:sz w:val="20"/>
              </w:rPr>
            </w:pPr>
          </w:p>
        </w:tc>
        <w:tc>
          <w:tcPr>
            <w:tcW w:w="1276" w:type="dxa"/>
            <w:vMerge/>
          </w:tcPr>
          <w:p w:rsidR="00CD7772" w:rsidRDefault="00CD7772" w:rsidP="003D144B">
            <w:pPr>
              <w:pStyle w:val="ListParagraph"/>
              <w:ind w:left="0"/>
              <w:jc w:val="center"/>
              <w:rPr>
                <w:sz w:val="20"/>
              </w:rPr>
            </w:pPr>
          </w:p>
        </w:tc>
        <w:tc>
          <w:tcPr>
            <w:tcW w:w="1559" w:type="dxa"/>
          </w:tcPr>
          <w:p w:rsidR="00CD7772" w:rsidRPr="00403734" w:rsidRDefault="00CD7772"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418" w:type="dxa"/>
          </w:tcPr>
          <w:p w:rsidR="00CD7772" w:rsidRDefault="00CD7772" w:rsidP="003D144B">
            <w:pPr>
              <w:pStyle w:val="ListParagraph"/>
              <w:tabs>
                <w:tab w:val="left" w:pos="693"/>
                <w:tab w:val="center" w:pos="850"/>
              </w:tabs>
              <w:ind w:left="0"/>
              <w:jc w:val="center"/>
              <w:rPr>
                <w:sz w:val="20"/>
              </w:rPr>
            </w:pPr>
            <w:r>
              <w:rPr>
                <w:sz w:val="20"/>
              </w:rPr>
              <w:t>150</w:t>
            </w:r>
          </w:p>
        </w:tc>
        <w:tc>
          <w:tcPr>
            <w:tcW w:w="1275" w:type="dxa"/>
          </w:tcPr>
          <w:p w:rsidR="00CD7772" w:rsidRDefault="00CD7772" w:rsidP="003D144B">
            <w:pPr>
              <w:pStyle w:val="ListParagraph"/>
              <w:tabs>
                <w:tab w:val="left" w:pos="693"/>
                <w:tab w:val="center" w:pos="850"/>
              </w:tabs>
              <w:ind w:left="0"/>
              <w:jc w:val="center"/>
              <w:rPr>
                <w:sz w:val="20"/>
              </w:rPr>
            </w:pPr>
            <w:r>
              <w:rPr>
                <w:sz w:val="20"/>
              </w:rPr>
              <w:t>50</w:t>
            </w:r>
          </w:p>
        </w:tc>
      </w:tr>
      <w:tr w:rsidR="00CD7772" w:rsidTr="00CD7772">
        <w:tc>
          <w:tcPr>
            <w:tcW w:w="1667" w:type="dxa"/>
          </w:tcPr>
          <w:p w:rsidR="00CD7772" w:rsidRDefault="00CD7772" w:rsidP="003D144B">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134" w:type="dxa"/>
          </w:tcPr>
          <w:p w:rsidR="00CD7772" w:rsidRDefault="00CD7772" w:rsidP="003D144B">
            <w:pPr>
              <w:pStyle w:val="ListParagraph"/>
              <w:ind w:left="0"/>
              <w:jc w:val="center"/>
              <w:rPr>
                <w:sz w:val="20"/>
              </w:rPr>
            </w:pPr>
            <w:r>
              <w:rPr>
                <w:sz w:val="20"/>
              </w:rPr>
              <w:t>60</w:t>
            </w:r>
          </w:p>
        </w:tc>
        <w:tc>
          <w:tcPr>
            <w:tcW w:w="1276" w:type="dxa"/>
          </w:tcPr>
          <w:p w:rsidR="00CD7772" w:rsidRPr="00403734" w:rsidRDefault="00CD7772" w:rsidP="003D144B">
            <w:pPr>
              <w:pStyle w:val="ListParagraph"/>
              <w:ind w:left="0"/>
              <w:jc w:val="center"/>
              <w:rPr>
                <w:sz w:val="20"/>
              </w:rPr>
            </w:pPr>
            <w:r>
              <w:rPr>
                <w:sz w:val="20"/>
              </w:rPr>
              <w:t>20</w:t>
            </w:r>
          </w:p>
        </w:tc>
        <w:tc>
          <w:tcPr>
            <w:tcW w:w="1559" w:type="dxa"/>
          </w:tcPr>
          <w:p w:rsidR="00CD7772" w:rsidRPr="00403734" w:rsidRDefault="00CD7772" w:rsidP="003D144B">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418" w:type="dxa"/>
          </w:tcPr>
          <w:p w:rsidR="00CD7772" w:rsidRPr="00403734" w:rsidRDefault="007A7048" w:rsidP="003D144B">
            <w:pPr>
              <w:pStyle w:val="ListParagraph"/>
              <w:tabs>
                <w:tab w:val="left" w:pos="693"/>
                <w:tab w:val="center" w:pos="850"/>
              </w:tabs>
              <w:ind w:left="0"/>
              <w:jc w:val="center"/>
              <w:rPr>
                <w:sz w:val="20"/>
              </w:rPr>
            </w:pPr>
            <w:r>
              <w:rPr>
                <w:sz w:val="20"/>
              </w:rPr>
              <w:t>60</w:t>
            </w:r>
          </w:p>
        </w:tc>
        <w:tc>
          <w:tcPr>
            <w:tcW w:w="1275" w:type="dxa"/>
          </w:tcPr>
          <w:p w:rsidR="00CD7772" w:rsidRPr="00403734" w:rsidRDefault="007A7048" w:rsidP="007A7048">
            <w:pPr>
              <w:pStyle w:val="ListParagraph"/>
              <w:tabs>
                <w:tab w:val="left" w:pos="421"/>
                <w:tab w:val="center" w:pos="529"/>
                <w:tab w:val="left" w:pos="693"/>
                <w:tab w:val="center" w:pos="850"/>
              </w:tabs>
              <w:ind w:left="0"/>
              <w:jc w:val="center"/>
              <w:rPr>
                <w:sz w:val="20"/>
              </w:rPr>
            </w:pPr>
            <w:r>
              <w:rPr>
                <w:sz w:val="20"/>
              </w:rPr>
              <w:t>20</w:t>
            </w:r>
          </w:p>
        </w:tc>
      </w:tr>
    </w:tbl>
    <w:p w:rsidR="00E94EEE" w:rsidRDefault="00E94EEE" w:rsidP="002F5C46">
      <w:pPr>
        <w:pStyle w:val="ListParagraph"/>
        <w:spacing w:line="240" w:lineRule="auto"/>
        <w:ind w:left="284"/>
      </w:pPr>
    </w:p>
    <w:p w:rsidR="002F5C46" w:rsidRDefault="002F5C46" w:rsidP="00FB1421">
      <w:pPr>
        <w:pStyle w:val="ListParagraph"/>
        <w:numPr>
          <w:ilvl w:val="0"/>
          <w:numId w:val="47"/>
        </w:numPr>
        <w:spacing w:line="240" w:lineRule="auto"/>
        <w:ind w:left="284"/>
      </w:pPr>
      <w:r>
        <w:t>Création des paiements client et calcul des commissions. (Montant fixe: 20 EUR)</w:t>
      </w:r>
    </w:p>
    <w:p w:rsidR="002F5C46" w:rsidRDefault="002F5C46" w:rsidP="002F5C46">
      <w:pPr>
        <w:spacing w:line="240" w:lineRule="auto"/>
      </w:pPr>
    </w:p>
    <w:p w:rsidR="002F5C46" w:rsidRDefault="002F5C46" w:rsidP="002F5C46">
      <w:pPr>
        <w:spacing w:line="240" w:lineRule="auto"/>
        <w:ind w:left="-76"/>
      </w:pPr>
      <w:r>
        <w:t>Les paiements client en titres sont automatiquement créés après l’allocation sans validation.</w:t>
      </w:r>
    </w:p>
    <w:p w:rsidR="002F5C46" w:rsidRDefault="002F5C46" w:rsidP="002F5C46">
      <w:pPr>
        <w:spacing w:line="240" w:lineRule="auto"/>
        <w:ind w:left="-76"/>
      </w:pPr>
    </w:p>
    <w:tbl>
      <w:tblPr>
        <w:tblStyle w:val="TableGrid"/>
        <w:tblW w:w="0" w:type="auto"/>
        <w:tblInd w:w="284" w:type="dxa"/>
        <w:tblLook w:val="04A0"/>
      </w:tblPr>
      <w:tblGrid>
        <w:gridCol w:w="1667"/>
        <w:gridCol w:w="1134"/>
        <w:gridCol w:w="2196"/>
        <w:gridCol w:w="1849"/>
        <w:gridCol w:w="1856"/>
      </w:tblGrid>
      <w:tr w:rsidR="007E584B" w:rsidRPr="00403734" w:rsidTr="007875D7">
        <w:tc>
          <w:tcPr>
            <w:tcW w:w="1667" w:type="dxa"/>
            <w:shd w:val="clear" w:color="auto" w:fill="A6A6A6" w:themeFill="background1" w:themeFillShade="A6"/>
          </w:tcPr>
          <w:p w:rsidR="007E584B" w:rsidRPr="00403734" w:rsidRDefault="007E584B" w:rsidP="00284B59">
            <w:pPr>
              <w:pStyle w:val="ListParagraph"/>
              <w:ind w:left="0"/>
              <w:jc w:val="center"/>
              <w:rPr>
                <w:b/>
              </w:rPr>
            </w:pPr>
            <w:r>
              <w:rPr>
                <w:b/>
              </w:rPr>
              <w:t>Compte client</w:t>
            </w:r>
          </w:p>
        </w:tc>
        <w:tc>
          <w:tcPr>
            <w:tcW w:w="1134" w:type="dxa"/>
            <w:shd w:val="clear" w:color="auto" w:fill="A6A6A6" w:themeFill="background1" w:themeFillShade="A6"/>
          </w:tcPr>
          <w:p w:rsidR="007E584B" w:rsidRDefault="007E584B" w:rsidP="00284B59">
            <w:pPr>
              <w:pStyle w:val="ListParagraph"/>
              <w:ind w:left="0"/>
              <w:jc w:val="center"/>
              <w:rPr>
                <w:b/>
              </w:rPr>
            </w:pPr>
            <w:r>
              <w:rPr>
                <w:b/>
              </w:rPr>
              <w:t xml:space="preserve">Option </w:t>
            </w:r>
          </w:p>
        </w:tc>
        <w:tc>
          <w:tcPr>
            <w:tcW w:w="2196" w:type="dxa"/>
            <w:shd w:val="clear" w:color="auto" w:fill="A6A6A6" w:themeFill="background1" w:themeFillShade="A6"/>
          </w:tcPr>
          <w:p w:rsidR="007E584B" w:rsidRPr="00403734" w:rsidRDefault="007E584B" w:rsidP="00284B59">
            <w:pPr>
              <w:pStyle w:val="ListParagraph"/>
              <w:ind w:left="0"/>
              <w:jc w:val="center"/>
              <w:rPr>
                <w:b/>
              </w:rPr>
            </w:pPr>
            <w:r>
              <w:rPr>
                <w:b/>
              </w:rPr>
              <w:t xml:space="preserve">Sortie droit </w:t>
            </w:r>
          </w:p>
        </w:tc>
        <w:tc>
          <w:tcPr>
            <w:tcW w:w="1849" w:type="dxa"/>
            <w:shd w:val="clear" w:color="auto" w:fill="A6A6A6" w:themeFill="background1" w:themeFillShade="A6"/>
          </w:tcPr>
          <w:p w:rsidR="007E584B" w:rsidRPr="00403734" w:rsidRDefault="007E584B" w:rsidP="00284B59">
            <w:pPr>
              <w:pStyle w:val="ListParagraph"/>
              <w:ind w:left="0"/>
              <w:jc w:val="center"/>
              <w:rPr>
                <w:b/>
              </w:rPr>
            </w:pPr>
            <w:r>
              <w:rPr>
                <w:b/>
              </w:rPr>
              <w:t xml:space="preserve">Entrée titre B </w:t>
            </w:r>
          </w:p>
        </w:tc>
        <w:tc>
          <w:tcPr>
            <w:tcW w:w="1856" w:type="dxa"/>
            <w:shd w:val="clear" w:color="auto" w:fill="A6A6A6" w:themeFill="background1" w:themeFillShade="A6"/>
          </w:tcPr>
          <w:p w:rsidR="007E584B" w:rsidRDefault="007E584B" w:rsidP="00284B59">
            <w:pPr>
              <w:pStyle w:val="ListParagraph"/>
              <w:ind w:left="0"/>
              <w:jc w:val="center"/>
              <w:rPr>
                <w:b/>
              </w:rPr>
            </w:pPr>
            <w:r>
              <w:rPr>
                <w:b/>
              </w:rPr>
              <w:t>Statut</w:t>
            </w:r>
          </w:p>
        </w:tc>
      </w:tr>
      <w:tr w:rsidR="007E584B" w:rsidTr="007875D7">
        <w:tc>
          <w:tcPr>
            <w:tcW w:w="1667" w:type="dxa"/>
          </w:tcPr>
          <w:p w:rsidR="007E584B" w:rsidRPr="00403734" w:rsidRDefault="007E584B"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134" w:type="dxa"/>
          </w:tcPr>
          <w:p w:rsidR="007E584B" w:rsidRPr="00041E6C" w:rsidRDefault="007E584B" w:rsidP="00284B59">
            <w:pPr>
              <w:rPr>
                <w:sz w:val="20"/>
              </w:rPr>
            </w:pPr>
            <w:r>
              <w:rPr>
                <w:sz w:val="20"/>
              </w:rPr>
              <w:t>Espèce</w:t>
            </w:r>
          </w:p>
        </w:tc>
        <w:tc>
          <w:tcPr>
            <w:tcW w:w="2196" w:type="dxa"/>
          </w:tcPr>
          <w:p w:rsidR="007E584B" w:rsidRDefault="007E584B" w:rsidP="007E584B">
            <w:pPr>
              <w:jc w:val="center"/>
            </w:pPr>
            <w:r>
              <w:rPr>
                <w:sz w:val="20"/>
              </w:rPr>
              <w:t>30</w:t>
            </w:r>
          </w:p>
        </w:tc>
        <w:tc>
          <w:tcPr>
            <w:tcW w:w="1849" w:type="dxa"/>
          </w:tcPr>
          <w:p w:rsidR="007E584B" w:rsidRPr="00403734" w:rsidRDefault="007E584B" w:rsidP="007E584B">
            <w:pPr>
              <w:pStyle w:val="ListParagraph"/>
              <w:ind w:left="0"/>
              <w:jc w:val="center"/>
              <w:rPr>
                <w:sz w:val="20"/>
              </w:rPr>
            </w:pPr>
            <w:r>
              <w:rPr>
                <w:sz w:val="20"/>
              </w:rPr>
              <w:t>-</w:t>
            </w:r>
          </w:p>
        </w:tc>
        <w:tc>
          <w:tcPr>
            <w:tcW w:w="1856" w:type="dxa"/>
          </w:tcPr>
          <w:p w:rsidR="007E584B" w:rsidRDefault="007E584B" w:rsidP="007E584B">
            <w:pPr>
              <w:pStyle w:val="ListParagraph"/>
              <w:ind w:left="0"/>
              <w:jc w:val="center"/>
              <w:rPr>
                <w:sz w:val="20"/>
              </w:rPr>
            </w:pPr>
            <w:r>
              <w:rPr>
                <w:sz w:val="20"/>
              </w:rPr>
              <w:t>créé</w:t>
            </w:r>
          </w:p>
        </w:tc>
      </w:tr>
      <w:tr w:rsidR="007E584B" w:rsidTr="007875D7">
        <w:tc>
          <w:tcPr>
            <w:tcW w:w="1667" w:type="dxa"/>
          </w:tcPr>
          <w:p w:rsidR="007E584B" w:rsidRPr="00403734" w:rsidRDefault="007E584B" w:rsidP="00284B59">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134" w:type="dxa"/>
          </w:tcPr>
          <w:p w:rsidR="007E584B" w:rsidRDefault="007E584B" w:rsidP="00284B59">
            <w:pPr>
              <w:rPr>
                <w:sz w:val="20"/>
              </w:rPr>
            </w:pPr>
            <w:r>
              <w:rPr>
                <w:sz w:val="20"/>
              </w:rPr>
              <w:t xml:space="preserve">Titre </w:t>
            </w:r>
          </w:p>
        </w:tc>
        <w:tc>
          <w:tcPr>
            <w:tcW w:w="2196" w:type="dxa"/>
          </w:tcPr>
          <w:p w:rsidR="007E584B" w:rsidRPr="00041E6C" w:rsidRDefault="007E584B" w:rsidP="007E584B">
            <w:pPr>
              <w:jc w:val="center"/>
              <w:rPr>
                <w:sz w:val="20"/>
              </w:rPr>
            </w:pPr>
            <w:r>
              <w:rPr>
                <w:sz w:val="20"/>
              </w:rPr>
              <w:t>80</w:t>
            </w:r>
          </w:p>
        </w:tc>
        <w:tc>
          <w:tcPr>
            <w:tcW w:w="1849" w:type="dxa"/>
          </w:tcPr>
          <w:p w:rsidR="007E584B" w:rsidRDefault="007E584B" w:rsidP="007E584B">
            <w:pPr>
              <w:jc w:val="center"/>
              <w:rPr>
                <w:sz w:val="20"/>
              </w:rPr>
            </w:pPr>
            <w:r>
              <w:rPr>
                <w:sz w:val="20"/>
              </w:rPr>
              <w:t>26</w:t>
            </w:r>
          </w:p>
        </w:tc>
        <w:tc>
          <w:tcPr>
            <w:tcW w:w="1856" w:type="dxa"/>
          </w:tcPr>
          <w:p w:rsidR="007E584B" w:rsidRDefault="007E584B" w:rsidP="007E584B">
            <w:pPr>
              <w:jc w:val="center"/>
              <w:rPr>
                <w:sz w:val="20"/>
              </w:rPr>
            </w:pPr>
            <w:r>
              <w:rPr>
                <w:sz w:val="20"/>
              </w:rPr>
              <w:t>créé</w:t>
            </w:r>
          </w:p>
        </w:tc>
      </w:tr>
      <w:tr w:rsidR="007E584B" w:rsidTr="007875D7">
        <w:tc>
          <w:tcPr>
            <w:tcW w:w="1667" w:type="dxa"/>
          </w:tcPr>
          <w:p w:rsidR="007E584B" w:rsidRPr="00403734" w:rsidRDefault="007E584B"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134" w:type="dxa"/>
          </w:tcPr>
          <w:p w:rsidR="007E584B" w:rsidRPr="00041E6C" w:rsidRDefault="007E584B" w:rsidP="003D144B">
            <w:pPr>
              <w:rPr>
                <w:sz w:val="20"/>
              </w:rPr>
            </w:pPr>
            <w:r>
              <w:rPr>
                <w:sz w:val="20"/>
              </w:rPr>
              <w:t>Espèce</w:t>
            </w:r>
          </w:p>
        </w:tc>
        <w:tc>
          <w:tcPr>
            <w:tcW w:w="2196" w:type="dxa"/>
          </w:tcPr>
          <w:p w:rsidR="007E584B" w:rsidRPr="00041E6C" w:rsidRDefault="007E584B" w:rsidP="007E584B">
            <w:pPr>
              <w:jc w:val="center"/>
              <w:rPr>
                <w:sz w:val="20"/>
              </w:rPr>
            </w:pPr>
            <w:r>
              <w:rPr>
                <w:sz w:val="20"/>
              </w:rPr>
              <w:t>50</w:t>
            </w:r>
          </w:p>
        </w:tc>
        <w:tc>
          <w:tcPr>
            <w:tcW w:w="1849" w:type="dxa"/>
          </w:tcPr>
          <w:p w:rsidR="007E584B" w:rsidRDefault="007E584B" w:rsidP="007E584B">
            <w:pPr>
              <w:jc w:val="center"/>
              <w:rPr>
                <w:sz w:val="20"/>
              </w:rPr>
            </w:pPr>
            <w:r>
              <w:rPr>
                <w:sz w:val="20"/>
              </w:rPr>
              <w:t>-</w:t>
            </w:r>
          </w:p>
        </w:tc>
        <w:tc>
          <w:tcPr>
            <w:tcW w:w="1856" w:type="dxa"/>
          </w:tcPr>
          <w:p w:rsidR="007E584B" w:rsidRDefault="007E584B" w:rsidP="007E584B">
            <w:pPr>
              <w:jc w:val="center"/>
              <w:rPr>
                <w:sz w:val="20"/>
              </w:rPr>
            </w:pPr>
            <w:r>
              <w:rPr>
                <w:sz w:val="20"/>
              </w:rPr>
              <w:t>créé</w:t>
            </w:r>
          </w:p>
        </w:tc>
      </w:tr>
      <w:tr w:rsidR="007E584B" w:rsidTr="007875D7">
        <w:tc>
          <w:tcPr>
            <w:tcW w:w="1667" w:type="dxa"/>
          </w:tcPr>
          <w:p w:rsidR="007E584B" w:rsidRPr="00403734" w:rsidRDefault="007E584B" w:rsidP="00284B59">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134" w:type="dxa"/>
          </w:tcPr>
          <w:p w:rsidR="007E584B" w:rsidRDefault="007E584B" w:rsidP="003D144B">
            <w:pPr>
              <w:rPr>
                <w:sz w:val="20"/>
              </w:rPr>
            </w:pPr>
            <w:r>
              <w:rPr>
                <w:sz w:val="20"/>
              </w:rPr>
              <w:t xml:space="preserve">Titre </w:t>
            </w:r>
          </w:p>
        </w:tc>
        <w:tc>
          <w:tcPr>
            <w:tcW w:w="2196" w:type="dxa"/>
          </w:tcPr>
          <w:p w:rsidR="007E584B" w:rsidRDefault="007E584B" w:rsidP="007E584B">
            <w:pPr>
              <w:jc w:val="center"/>
            </w:pPr>
            <w:r>
              <w:rPr>
                <w:sz w:val="20"/>
              </w:rPr>
              <w:t>150</w:t>
            </w:r>
          </w:p>
        </w:tc>
        <w:tc>
          <w:tcPr>
            <w:tcW w:w="1849" w:type="dxa"/>
          </w:tcPr>
          <w:p w:rsidR="007E584B" w:rsidRPr="00403734" w:rsidRDefault="007E584B" w:rsidP="007E584B">
            <w:pPr>
              <w:jc w:val="center"/>
              <w:rPr>
                <w:sz w:val="20"/>
              </w:rPr>
            </w:pPr>
            <w:r>
              <w:rPr>
                <w:sz w:val="20"/>
              </w:rPr>
              <w:t>50</w:t>
            </w:r>
          </w:p>
        </w:tc>
        <w:tc>
          <w:tcPr>
            <w:tcW w:w="1856" w:type="dxa"/>
          </w:tcPr>
          <w:p w:rsidR="007E584B" w:rsidRDefault="007E584B" w:rsidP="007E584B">
            <w:pPr>
              <w:jc w:val="center"/>
              <w:rPr>
                <w:sz w:val="20"/>
              </w:rPr>
            </w:pPr>
            <w:r>
              <w:rPr>
                <w:sz w:val="20"/>
              </w:rPr>
              <w:t>créé</w:t>
            </w:r>
          </w:p>
        </w:tc>
      </w:tr>
      <w:tr w:rsidR="007E584B" w:rsidTr="007875D7">
        <w:tc>
          <w:tcPr>
            <w:tcW w:w="1667" w:type="dxa"/>
          </w:tcPr>
          <w:p w:rsidR="007E584B" w:rsidRPr="00403734" w:rsidRDefault="007E584B" w:rsidP="00284B59">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134" w:type="dxa"/>
          </w:tcPr>
          <w:p w:rsidR="007E584B" w:rsidRPr="00041E6C" w:rsidRDefault="007E584B" w:rsidP="00284B59">
            <w:pPr>
              <w:rPr>
                <w:sz w:val="20"/>
              </w:rPr>
            </w:pPr>
            <w:r>
              <w:rPr>
                <w:sz w:val="20"/>
              </w:rPr>
              <w:t>Titre</w:t>
            </w:r>
          </w:p>
        </w:tc>
        <w:tc>
          <w:tcPr>
            <w:tcW w:w="2196" w:type="dxa"/>
          </w:tcPr>
          <w:p w:rsidR="007E584B" w:rsidRDefault="007E584B" w:rsidP="007E584B">
            <w:pPr>
              <w:jc w:val="center"/>
            </w:pPr>
            <w:r>
              <w:rPr>
                <w:sz w:val="20"/>
              </w:rPr>
              <w:t>60</w:t>
            </w:r>
          </w:p>
        </w:tc>
        <w:tc>
          <w:tcPr>
            <w:tcW w:w="1849" w:type="dxa"/>
          </w:tcPr>
          <w:p w:rsidR="007E584B" w:rsidRPr="00403734" w:rsidRDefault="007E584B" w:rsidP="007E584B">
            <w:pPr>
              <w:pStyle w:val="ListParagraph"/>
              <w:tabs>
                <w:tab w:val="left" w:pos="693"/>
                <w:tab w:val="center" w:pos="850"/>
              </w:tabs>
              <w:ind w:left="0"/>
              <w:jc w:val="center"/>
              <w:rPr>
                <w:sz w:val="20"/>
              </w:rPr>
            </w:pPr>
            <w:r>
              <w:rPr>
                <w:sz w:val="20"/>
              </w:rPr>
              <w:t>20</w:t>
            </w:r>
          </w:p>
        </w:tc>
        <w:tc>
          <w:tcPr>
            <w:tcW w:w="1856" w:type="dxa"/>
          </w:tcPr>
          <w:p w:rsidR="007E584B" w:rsidRDefault="007E584B" w:rsidP="007E584B">
            <w:pPr>
              <w:pStyle w:val="ListParagraph"/>
              <w:ind w:left="0"/>
              <w:jc w:val="center"/>
              <w:rPr>
                <w:sz w:val="20"/>
              </w:rPr>
            </w:pPr>
            <w:r>
              <w:rPr>
                <w:sz w:val="20"/>
              </w:rPr>
              <w:t>créé</w:t>
            </w:r>
          </w:p>
        </w:tc>
      </w:tr>
    </w:tbl>
    <w:p w:rsidR="002F5C46" w:rsidRDefault="002F5C46" w:rsidP="002F5C46">
      <w:pPr>
        <w:spacing w:line="240" w:lineRule="auto"/>
      </w:pPr>
    </w:p>
    <w:p w:rsidR="002F5C46" w:rsidRDefault="007E584B" w:rsidP="00FB1421">
      <w:pPr>
        <w:pStyle w:val="ListParagraph"/>
        <w:numPr>
          <w:ilvl w:val="0"/>
          <w:numId w:val="12"/>
        </w:numPr>
        <w:spacing w:line="240" w:lineRule="auto"/>
      </w:pPr>
      <w:r>
        <w:t>un Swift MT566</w:t>
      </w:r>
      <w:r w:rsidR="002F5C46">
        <w:t xml:space="preserve"> ou rapport sera envoyé selon le profil de Reporting des clients</w:t>
      </w:r>
    </w:p>
    <w:p w:rsidR="002F5C46" w:rsidRDefault="002F5C46" w:rsidP="002F5C46">
      <w:pPr>
        <w:spacing w:line="240" w:lineRule="auto"/>
      </w:pPr>
    </w:p>
    <w:p w:rsidR="002F5C46" w:rsidRDefault="002F5C46" w:rsidP="002F5C46">
      <w:pPr>
        <w:spacing w:line="240" w:lineRule="auto"/>
        <w:ind w:left="-76"/>
      </w:pPr>
      <w:r>
        <w:t>Les paiements espèces  sont calculés et créés en attente de validation.</w:t>
      </w:r>
    </w:p>
    <w:p w:rsidR="002F5C46" w:rsidRDefault="002F5C46" w:rsidP="002F5C46">
      <w:pPr>
        <w:spacing w:line="240" w:lineRule="auto"/>
        <w:ind w:left="-76"/>
      </w:pPr>
    </w:p>
    <w:tbl>
      <w:tblPr>
        <w:tblStyle w:val="TableGrid"/>
        <w:tblW w:w="0" w:type="auto"/>
        <w:tblInd w:w="284" w:type="dxa"/>
        <w:tblLook w:val="04A0"/>
      </w:tblPr>
      <w:tblGrid>
        <w:gridCol w:w="1667"/>
        <w:gridCol w:w="1080"/>
        <w:gridCol w:w="1496"/>
        <w:gridCol w:w="1621"/>
        <w:gridCol w:w="1621"/>
        <w:gridCol w:w="1519"/>
      </w:tblGrid>
      <w:tr w:rsidR="007875D7" w:rsidRPr="00403734" w:rsidTr="007875D7">
        <w:tc>
          <w:tcPr>
            <w:tcW w:w="1667" w:type="dxa"/>
            <w:shd w:val="clear" w:color="auto" w:fill="A6A6A6" w:themeFill="background1" w:themeFillShade="A6"/>
          </w:tcPr>
          <w:p w:rsidR="007875D7" w:rsidRPr="00403734" w:rsidRDefault="007875D7" w:rsidP="00284B59">
            <w:pPr>
              <w:pStyle w:val="ListParagraph"/>
              <w:ind w:left="0"/>
              <w:jc w:val="center"/>
              <w:rPr>
                <w:b/>
              </w:rPr>
            </w:pPr>
            <w:r>
              <w:rPr>
                <w:b/>
              </w:rPr>
              <w:t>Compte client</w:t>
            </w:r>
          </w:p>
        </w:tc>
        <w:tc>
          <w:tcPr>
            <w:tcW w:w="1080" w:type="dxa"/>
            <w:shd w:val="clear" w:color="auto" w:fill="A6A6A6" w:themeFill="background1" w:themeFillShade="A6"/>
          </w:tcPr>
          <w:p w:rsidR="007875D7" w:rsidRDefault="007875D7" w:rsidP="00284B59">
            <w:pPr>
              <w:pStyle w:val="ListParagraph"/>
              <w:ind w:left="0"/>
              <w:jc w:val="center"/>
              <w:rPr>
                <w:b/>
              </w:rPr>
            </w:pPr>
            <w:r>
              <w:rPr>
                <w:b/>
              </w:rPr>
              <w:t>Option</w:t>
            </w:r>
          </w:p>
        </w:tc>
        <w:tc>
          <w:tcPr>
            <w:tcW w:w="1496" w:type="dxa"/>
            <w:shd w:val="clear" w:color="auto" w:fill="A6A6A6" w:themeFill="background1" w:themeFillShade="A6"/>
          </w:tcPr>
          <w:p w:rsidR="007875D7" w:rsidRPr="00403734" w:rsidRDefault="007875D7" w:rsidP="00284B59">
            <w:pPr>
              <w:pStyle w:val="ListParagraph"/>
              <w:ind w:left="0"/>
              <w:jc w:val="center"/>
              <w:rPr>
                <w:b/>
              </w:rPr>
            </w:pPr>
            <w:r>
              <w:rPr>
                <w:b/>
              </w:rPr>
              <w:t>Montant alloué</w:t>
            </w:r>
          </w:p>
        </w:tc>
        <w:tc>
          <w:tcPr>
            <w:tcW w:w="1621" w:type="dxa"/>
            <w:shd w:val="clear" w:color="auto" w:fill="A6A6A6" w:themeFill="background1" w:themeFillShade="A6"/>
          </w:tcPr>
          <w:p w:rsidR="007875D7" w:rsidRPr="00403734" w:rsidRDefault="007875D7" w:rsidP="00284B59">
            <w:pPr>
              <w:pStyle w:val="ListParagraph"/>
              <w:ind w:left="0"/>
              <w:jc w:val="center"/>
              <w:rPr>
                <w:b/>
              </w:rPr>
            </w:pPr>
            <w:r>
              <w:rPr>
                <w:b/>
              </w:rPr>
              <w:t>commissions</w:t>
            </w:r>
          </w:p>
        </w:tc>
        <w:tc>
          <w:tcPr>
            <w:tcW w:w="1621" w:type="dxa"/>
            <w:shd w:val="clear" w:color="auto" w:fill="A6A6A6" w:themeFill="background1" w:themeFillShade="A6"/>
          </w:tcPr>
          <w:p w:rsidR="007875D7" w:rsidRPr="00403734" w:rsidRDefault="007875D7" w:rsidP="00284B59">
            <w:pPr>
              <w:pStyle w:val="ListParagraph"/>
              <w:ind w:left="0"/>
              <w:jc w:val="center"/>
              <w:rPr>
                <w:b/>
              </w:rPr>
            </w:pPr>
            <w:r>
              <w:rPr>
                <w:b/>
              </w:rPr>
              <w:t>Montant Net</w:t>
            </w:r>
          </w:p>
        </w:tc>
        <w:tc>
          <w:tcPr>
            <w:tcW w:w="1519" w:type="dxa"/>
            <w:shd w:val="clear" w:color="auto" w:fill="A6A6A6" w:themeFill="background1" w:themeFillShade="A6"/>
          </w:tcPr>
          <w:p w:rsidR="007875D7" w:rsidRDefault="007875D7" w:rsidP="00284B59">
            <w:pPr>
              <w:pStyle w:val="ListParagraph"/>
              <w:ind w:left="0"/>
              <w:jc w:val="center"/>
              <w:rPr>
                <w:b/>
              </w:rPr>
            </w:pPr>
            <w:r>
              <w:rPr>
                <w:b/>
              </w:rPr>
              <w:t>Statut</w:t>
            </w:r>
          </w:p>
        </w:tc>
      </w:tr>
      <w:tr w:rsidR="007875D7" w:rsidTr="007875D7">
        <w:tc>
          <w:tcPr>
            <w:tcW w:w="1667" w:type="dxa"/>
          </w:tcPr>
          <w:p w:rsidR="007875D7" w:rsidRPr="00403734" w:rsidRDefault="007875D7"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080" w:type="dxa"/>
          </w:tcPr>
          <w:p w:rsidR="007875D7" w:rsidRPr="00041E6C" w:rsidRDefault="007875D7" w:rsidP="003D144B">
            <w:pPr>
              <w:rPr>
                <w:sz w:val="20"/>
              </w:rPr>
            </w:pPr>
            <w:r>
              <w:rPr>
                <w:sz w:val="20"/>
              </w:rPr>
              <w:t>Espèce</w:t>
            </w:r>
          </w:p>
        </w:tc>
        <w:tc>
          <w:tcPr>
            <w:tcW w:w="1496" w:type="dxa"/>
          </w:tcPr>
          <w:p w:rsidR="007875D7" w:rsidRPr="00403734" w:rsidRDefault="007875D7" w:rsidP="00284B59">
            <w:pPr>
              <w:pStyle w:val="ListParagraph"/>
              <w:ind w:left="0"/>
              <w:jc w:val="center"/>
              <w:rPr>
                <w:sz w:val="20"/>
              </w:rPr>
            </w:pPr>
            <w:r>
              <w:rPr>
                <w:sz w:val="20"/>
              </w:rPr>
              <w:t>180 EUR</w:t>
            </w:r>
          </w:p>
        </w:tc>
        <w:tc>
          <w:tcPr>
            <w:tcW w:w="1621" w:type="dxa"/>
          </w:tcPr>
          <w:p w:rsidR="007875D7" w:rsidRPr="00403734" w:rsidRDefault="007875D7" w:rsidP="00284B59">
            <w:pPr>
              <w:pStyle w:val="ListParagraph"/>
              <w:ind w:left="0"/>
              <w:jc w:val="center"/>
              <w:rPr>
                <w:sz w:val="20"/>
              </w:rPr>
            </w:pPr>
            <w:r>
              <w:rPr>
                <w:sz w:val="20"/>
              </w:rPr>
              <w:t>20 EUR</w:t>
            </w:r>
          </w:p>
        </w:tc>
        <w:tc>
          <w:tcPr>
            <w:tcW w:w="1621" w:type="dxa"/>
          </w:tcPr>
          <w:p w:rsidR="007875D7" w:rsidRPr="00403734" w:rsidRDefault="007875D7" w:rsidP="00284B59">
            <w:pPr>
              <w:pStyle w:val="ListParagraph"/>
              <w:ind w:left="0"/>
              <w:jc w:val="center"/>
              <w:rPr>
                <w:sz w:val="20"/>
              </w:rPr>
            </w:pPr>
            <w:r>
              <w:rPr>
                <w:sz w:val="20"/>
              </w:rPr>
              <w:t>160 EUR</w:t>
            </w:r>
          </w:p>
        </w:tc>
        <w:tc>
          <w:tcPr>
            <w:tcW w:w="1519" w:type="dxa"/>
          </w:tcPr>
          <w:p w:rsidR="007875D7" w:rsidRDefault="007875D7" w:rsidP="00284B59">
            <w:pPr>
              <w:pStyle w:val="ListParagraph"/>
              <w:ind w:left="0"/>
              <w:jc w:val="center"/>
              <w:rPr>
                <w:sz w:val="20"/>
              </w:rPr>
            </w:pPr>
            <w:r>
              <w:rPr>
                <w:sz w:val="20"/>
              </w:rPr>
              <w:t>En attente</w:t>
            </w:r>
          </w:p>
        </w:tc>
      </w:tr>
      <w:tr w:rsidR="007875D7" w:rsidTr="007875D7">
        <w:tc>
          <w:tcPr>
            <w:tcW w:w="1667" w:type="dxa"/>
          </w:tcPr>
          <w:p w:rsidR="007875D7" w:rsidRPr="00403734" w:rsidRDefault="007875D7"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080" w:type="dxa"/>
          </w:tcPr>
          <w:p w:rsidR="007875D7" w:rsidRDefault="007875D7" w:rsidP="003D144B">
            <w:pPr>
              <w:rPr>
                <w:sz w:val="20"/>
              </w:rPr>
            </w:pPr>
            <w:r>
              <w:rPr>
                <w:sz w:val="20"/>
              </w:rPr>
              <w:t xml:space="preserve">Titre </w:t>
            </w:r>
          </w:p>
        </w:tc>
        <w:tc>
          <w:tcPr>
            <w:tcW w:w="1496" w:type="dxa"/>
          </w:tcPr>
          <w:p w:rsidR="007875D7" w:rsidRPr="00403734" w:rsidRDefault="007875D7" w:rsidP="00284B59">
            <w:pPr>
              <w:jc w:val="center"/>
              <w:rPr>
                <w:sz w:val="20"/>
              </w:rPr>
            </w:pPr>
            <w:r>
              <w:rPr>
                <w:sz w:val="20"/>
              </w:rPr>
              <w:t>-</w:t>
            </w:r>
          </w:p>
        </w:tc>
        <w:tc>
          <w:tcPr>
            <w:tcW w:w="1621" w:type="dxa"/>
          </w:tcPr>
          <w:p w:rsidR="007875D7" w:rsidRPr="00403734" w:rsidRDefault="007875D7" w:rsidP="00284B59">
            <w:pPr>
              <w:pStyle w:val="ListParagraph"/>
              <w:ind w:left="0"/>
              <w:jc w:val="center"/>
              <w:rPr>
                <w:sz w:val="20"/>
              </w:rPr>
            </w:pPr>
            <w:r>
              <w:rPr>
                <w:sz w:val="20"/>
              </w:rPr>
              <w:t>20 EUR</w:t>
            </w:r>
          </w:p>
        </w:tc>
        <w:tc>
          <w:tcPr>
            <w:tcW w:w="1621" w:type="dxa"/>
          </w:tcPr>
          <w:p w:rsidR="007875D7" w:rsidRPr="00403734" w:rsidRDefault="007875D7" w:rsidP="00284B59">
            <w:pPr>
              <w:jc w:val="center"/>
              <w:rPr>
                <w:sz w:val="20"/>
              </w:rPr>
            </w:pPr>
            <w:r>
              <w:rPr>
                <w:sz w:val="20"/>
              </w:rPr>
              <w:t>20  EUR</w:t>
            </w:r>
          </w:p>
        </w:tc>
        <w:tc>
          <w:tcPr>
            <w:tcW w:w="1519" w:type="dxa"/>
          </w:tcPr>
          <w:p w:rsidR="007875D7" w:rsidRDefault="007875D7" w:rsidP="00284B59">
            <w:pPr>
              <w:jc w:val="center"/>
              <w:rPr>
                <w:sz w:val="20"/>
              </w:rPr>
            </w:pPr>
            <w:r>
              <w:rPr>
                <w:sz w:val="20"/>
              </w:rPr>
              <w:t>En attente</w:t>
            </w:r>
          </w:p>
        </w:tc>
      </w:tr>
      <w:tr w:rsidR="007875D7" w:rsidTr="007875D7">
        <w:tc>
          <w:tcPr>
            <w:tcW w:w="1667" w:type="dxa"/>
          </w:tcPr>
          <w:p w:rsidR="007875D7" w:rsidRPr="00403734" w:rsidRDefault="007875D7"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080" w:type="dxa"/>
          </w:tcPr>
          <w:p w:rsidR="007875D7" w:rsidRPr="00041E6C" w:rsidRDefault="007875D7" w:rsidP="003D144B">
            <w:pPr>
              <w:rPr>
                <w:sz w:val="20"/>
              </w:rPr>
            </w:pPr>
            <w:r>
              <w:rPr>
                <w:sz w:val="20"/>
              </w:rPr>
              <w:t>Espèce</w:t>
            </w:r>
          </w:p>
        </w:tc>
        <w:tc>
          <w:tcPr>
            <w:tcW w:w="1496" w:type="dxa"/>
          </w:tcPr>
          <w:p w:rsidR="007875D7" w:rsidRPr="0000297A" w:rsidRDefault="0020691A" w:rsidP="00284B59">
            <w:pPr>
              <w:pStyle w:val="ListParagraph"/>
              <w:ind w:left="0"/>
              <w:jc w:val="center"/>
            </w:pPr>
            <w:r>
              <w:rPr>
                <w:sz w:val="20"/>
              </w:rPr>
              <w:t>4</w:t>
            </w:r>
            <w:r w:rsidR="007875D7">
              <w:rPr>
                <w:sz w:val="20"/>
              </w:rPr>
              <w:t>50</w:t>
            </w:r>
            <w:r w:rsidR="007875D7" w:rsidRPr="0000297A">
              <w:t xml:space="preserve"> EUR</w:t>
            </w:r>
          </w:p>
        </w:tc>
        <w:tc>
          <w:tcPr>
            <w:tcW w:w="1621" w:type="dxa"/>
          </w:tcPr>
          <w:p w:rsidR="007875D7" w:rsidRPr="00403734" w:rsidRDefault="007875D7" w:rsidP="00284B59">
            <w:pPr>
              <w:pStyle w:val="ListParagraph"/>
              <w:ind w:left="0"/>
              <w:jc w:val="center"/>
              <w:rPr>
                <w:sz w:val="20"/>
              </w:rPr>
            </w:pPr>
            <w:r>
              <w:rPr>
                <w:sz w:val="20"/>
              </w:rPr>
              <w:t>20 EUR</w:t>
            </w:r>
          </w:p>
        </w:tc>
        <w:tc>
          <w:tcPr>
            <w:tcW w:w="1621" w:type="dxa"/>
          </w:tcPr>
          <w:p w:rsidR="007875D7" w:rsidRPr="00403734" w:rsidRDefault="0020691A" w:rsidP="00284B59">
            <w:pPr>
              <w:pStyle w:val="ListParagraph"/>
              <w:ind w:left="0"/>
              <w:jc w:val="center"/>
              <w:rPr>
                <w:sz w:val="20"/>
              </w:rPr>
            </w:pPr>
            <w:r>
              <w:rPr>
                <w:sz w:val="20"/>
              </w:rPr>
              <w:t>4</w:t>
            </w:r>
            <w:r w:rsidR="007875D7">
              <w:rPr>
                <w:sz w:val="20"/>
              </w:rPr>
              <w:t>30 EUR</w:t>
            </w:r>
          </w:p>
        </w:tc>
        <w:tc>
          <w:tcPr>
            <w:tcW w:w="1519" w:type="dxa"/>
          </w:tcPr>
          <w:p w:rsidR="007875D7" w:rsidRDefault="007875D7" w:rsidP="00284B59">
            <w:pPr>
              <w:pStyle w:val="ListParagraph"/>
              <w:ind w:left="0"/>
              <w:jc w:val="center"/>
              <w:rPr>
                <w:sz w:val="20"/>
              </w:rPr>
            </w:pPr>
            <w:r>
              <w:rPr>
                <w:sz w:val="20"/>
              </w:rPr>
              <w:t>En attente</w:t>
            </w:r>
          </w:p>
        </w:tc>
      </w:tr>
      <w:tr w:rsidR="007875D7" w:rsidTr="007875D7">
        <w:tc>
          <w:tcPr>
            <w:tcW w:w="1667" w:type="dxa"/>
          </w:tcPr>
          <w:p w:rsidR="007875D7" w:rsidRPr="00403734" w:rsidRDefault="007875D7"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080" w:type="dxa"/>
          </w:tcPr>
          <w:p w:rsidR="007875D7" w:rsidRDefault="007875D7" w:rsidP="003D144B">
            <w:pPr>
              <w:rPr>
                <w:sz w:val="20"/>
              </w:rPr>
            </w:pPr>
            <w:r>
              <w:rPr>
                <w:sz w:val="20"/>
              </w:rPr>
              <w:t xml:space="preserve">Titre </w:t>
            </w:r>
          </w:p>
        </w:tc>
        <w:tc>
          <w:tcPr>
            <w:tcW w:w="1496" w:type="dxa"/>
          </w:tcPr>
          <w:p w:rsidR="007875D7" w:rsidRPr="00CC4B0C" w:rsidRDefault="007875D7" w:rsidP="00284B59">
            <w:pPr>
              <w:pStyle w:val="ListParagraph"/>
              <w:ind w:left="0"/>
              <w:jc w:val="center"/>
              <w:rPr>
                <w:sz w:val="20"/>
              </w:rPr>
            </w:pPr>
            <w:r>
              <w:rPr>
                <w:sz w:val="20"/>
              </w:rPr>
              <w:t>-</w:t>
            </w:r>
          </w:p>
        </w:tc>
        <w:tc>
          <w:tcPr>
            <w:tcW w:w="1621" w:type="dxa"/>
          </w:tcPr>
          <w:p w:rsidR="007875D7" w:rsidRPr="00403734" w:rsidRDefault="007875D7" w:rsidP="003D144B">
            <w:pPr>
              <w:pStyle w:val="ListParagraph"/>
              <w:ind w:left="0"/>
              <w:jc w:val="center"/>
              <w:rPr>
                <w:sz w:val="20"/>
              </w:rPr>
            </w:pPr>
            <w:r>
              <w:rPr>
                <w:sz w:val="20"/>
              </w:rPr>
              <w:t>20 EUR</w:t>
            </w:r>
          </w:p>
        </w:tc>
        <w:tc>
          <w:tcPr>
            <w:tcW w:w="1621" w:type="dxa"/>
          </w:tcPr>
          <w:p w:rsidR="007875D7" w:rsidRPr="00403734" w:rsidRDefault="007875D7" w:rsidP="003D144B">
            <w:pPr>
              <w:jc w:val="center"/>
              <w:rPr>
                <w:sz w:val="20"/>
              </w:rPr>
            </w:pPr>
            <w:r>
              <w:rPr>
                <w:sz w:val="20"/>
              </w:rPr>
              <w:t>20  EUR</w:t>
            </w:r>
          </w:p>
        </w:tc>
        <w:tc>
          <w:tcPr>
            <w:tcW w:w="1519" w:type="dxa"/>
          </w:tcPr>
          <w:p w:rsidR="007875D7" w:rsidRDefault="007875D7" w:rsidP="003D144B">
            <w:pPr>
              <w:jc w:val="center"/>
              <w:rPr>
                <w:sz w:val="20"/>
              </w:rPr>
            </w:pPr>
            <w:r>
              <w:rPr>
                <w:sz w:val="20"/>
              </w:rPr>
              <w:t>En attente</w:t>
            </w:r>
          </w:p>
        </w:tc>
      </w:tr>
      <w:tr w:rsidR="007875D7" w:rsidTr="007875D7">
        <w:tc>
          <w:tcPr>
            <w:tcW w:w="1667" w:type="dxa"/>
          </w:tcPr>
          <w:p w:rsidR="007875D7" w:rsidRPr="00403734" w:rsidRDefault="007875D7" w:rsidP="003D144B">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080" w:type="dxa"/>
          </w:tcPr>
          <w:p w:rsidR="007875D7" w:rsidRPr="00041E6C" w:rsidRDefault="007875D7" w:rsidP="003D144B">
            <w:pPr>
              <w:rPr>
                <w:sz w:val="20"/>
              </w:rPr>
            </w:pPr>
            <w:r>
              <w:rPr>
                <w:sz w:val="20"/>
              </w:rPr>
              <w:t>Titre</w:t>
            </w:r>
          </w:p>
        </w:tc>
        <w:tc>
          <w:tcPr>
            <w:tcW w:w="1496" w:type="dxa"/>
          </w:tcPr>
          <w:p w:rsidR="007875D7" w:rsidRPr="00CC4B0C" w:rsidRDefault="007875D7" w:rsidP="00284B59">
            <w:pPr>
              <w:pStyle w:val="ListParagraph"/>
              <w:ind w:left="0"/>
              <w:jc w:val="center"/>
              <w:rPr>
                <w:sz w:val="20"/>
              </w:rPr>
            </w:pPr>
            <w:r>
              <w:rPr>
                <w:sz w:val="20"/>
              </w:rPr>
              <w:t>-</w:t>
            </w:r>
          </w:p>
        </w:tc>
        <w:tc>
          <w:tcPr>
            <w:tcW w:w="1621" w:type="dxa"/>
          </w:tcPr>
          <w:p w:rsidR="007875D7" w:rsidRPr="00403734" w:rsidRDefault="007875D7" w:rsidP="003D144B">
            <w:pPr>
              <w:pStyle w:val="ListParagraph"/>
              <w:ind w:left="0"/>
              <w:jc w:val="center"/>
              <w:rPr>
                <w:sz w:val="20"/>
              </w:rPr>
            </w:pPr>
            <w:r>
              <w:rPr>
                <w:sz w:val="20"/>
              </w:rPr>
              <w:t>20 EUR</w:t>
            </w:r>
          </w:p>
        </w:tc>
        <w:tc>
          <w:tcPr>
            <w:tcW w:w="1621" w:type="dxa"/>
          </w:tcPr>
          <w:p w:rsidR="007875D7" w:rsidRPr="00403734" w:rsidRDefault="007875D7" w:rsidP="003D144B">
            <w:pPr>
              <w:jc w:val="center"/>
              <w:rPr>
                <w:sz w:val="20"/>
              </w:rPr>
            </w:pPr>
            <w:r>
              <w:rPr>
                <w:sz w:val="20"/>
              </w:rPr>
              <w:t>20  EUR</w:t>
            </w:r>
          </w:p>
        </w:tc>
        <w:tc>
          <w:tcPr>
            <w:tcW w:w="1519" w:type="dxa"/>
          </w:tcPr>
          <w:p w:rsidR="007875D7" w:rsidRDefault="007875D7" w:rsidP="003D144B">
            <w:pPr>
              <w:jc w:val="center"/>
              <w:rPr>
                <w:sz w:val="20"/>
              </w:rPr>
            </w:pPr>
            <w:r>
              <w:rPr>
                <w:sz w:val="20"/>
              </w:rPr>
              <w:t>En attente</w:t>
            </w:r>
          </w:p>
        </w:tc>
      </w:tr>
    </w:tbl>
    <w:p w:rsidR="002F5C46" w:rsidRDefault="002F5C46" w:rsidP="002F5C46">
      <w:pPr>
        <w:pStyle w:val="ListParagraph"/>
        <w:spacing w:line="240" w:lineRule="auto"/>
        <w:ind w:left="284"/>
      </w:pPr>
    </w:p>
    <w:p w:rsidR="00024C86" w:rsidRDefault="00024C86" w:rsidP="00FB1421">
      <w:pPr>
        <w:pStyle w:val="ListParagraph"/>
        <w:numPr>
          <w:ilvl w:val="0"/>
          <w:numId w:val="47"/>
        </w:numPr>
        <w:spacing w:line="240" w:lineRule="auto"/>
        <w:ind w:left="284"/>
      </w:pPr>
      <w:r w:rsidRPr="00A358A4">
        <w:t>Validation des paiements espèces :</w:t>
      </w:r>
    </w:p>
    <w:p w:rsidR="00024C86" w:rsidRPr="00A358A4" w:rsidRDefault="00024C86" w:rsidP="00024C86">
      <w:pPr>
        <w:pStyle w:val="ListParagraph"/>
        <w:spacing w:line="240" w:lineRule="auto"/>
        <w:ind w:left="284"/>
        <w:rPr>
          <w:u w:val="single"/>
        </w:rPr>
      </w:pPr>
      <w:r w:rsidRPr="00A358A4">
        <w:rPr>
          <w:u w:val="single"/>
        </w:rPr>
        <w:t xml:space="preserve">Si l’utilisateur choisit de poster des CRO: </w:t>
      </w:r>
    </w:p>
    <w:p w:rsidR="00024C86" w:rsidRPr="00A358A4" w:rsidRDefault="00024C86"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ListParagraph"/>
        <w:numPr>
          <w:ilvl w:val="0"/>
          <w:numId w:val="12"/>
        </w:numPr>
        <w:spacing w:line="240" w:lineRule="auto"/>
        <w:rPr>
          <w:lang w:eastAsia="ar-SA"/>
        </w:rPr>
      </w:pPr>
      <w:r w:rsidRPr="00A358A4">
        <w:rPr>
          <w:lang w:eastAsia="ar-SA"/>
        </w:rPr>
        <w:t>Un message comptable espèce doit être généré vers MegaAccouting</w:t>
      </w:r>
    </w:p>
    <w:p w:rsidR="00024C86" w:rsidRPr="00A358A4" w:rsidRDefault="00024C86"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ListParagraph"/>
        <w:spacing w:line="240" w:lineRule="auto"/>
        <w:ind w:left="284"/>
        <w:rPr>
          <w:u w:val="single"/>
        </w:rPr>
      </w:pPr>
      <w:r w:rsidRPr="00A358A4">
        <w:rPr>
          <w:u w:val="single"/>
        </w:rPr>
        <w:t xml:space="preserve">Si l’utilisateur choisit de ne pas poster des CRO: </w:t>
      </w:r>
    </w:p>
    <w:p w:rsidR="00024C86" w:rsidRDefault="00024C86" w:rsidP="00FB1421">
      <w:pPr>
        <w:pStyle w:val="ListParagraph"/>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C158F7" w:rsidRDefault="00C158F7" w:rsidP="00024C86">
      <w:pPr>
        <w:spacing w:line="240" w:lineRule="auto"/>
        <w:rPr>
          <w:lang w:eastAsia="ar-SA"/>
        </w:rPr>
      </w:pPr>
    </w:p>
    <w:p w:rsidR="00C158F7" w:rsidRPr="0018580D" w:rsidRDefault="00C158F7" w:rsidP="00FB1421">
      <w:pPr>
        <w:pStyle w:val="ListParagraph"/>
        <w:numPr>
          <w:ilvl w:val="0"/>
          <w:numId w:val="47"/>
        </w:numPr>
        <w:spacing w:line="240" w:lineRule="auto"/>
        <w:ind w:left="284"/>
        <w:rPr>
          <w:lang w:eastAsia="ar-SA"/>
        </w:rPr>
      </w:pPr>
      <w:r>
        <w:rPr>
          <w:lang w:eastAsia="ar-SA"/>
        </w:rPr>
        <w:t>Envoi automatique des confirmations de paiements aux clients.</w:t>
      </w:r>
    </w:p>
    <w:p w:rsidR="00C158F7" w:rsidRDefault="00C158F7" w:rsidP="00FB1421">
      <w:pPr>
        <w:pStyle w:val="ListParagraph"/>
        <w:numPr>
          <w:ilvl w:val="0"/>
          <w:numId w:val="12"/>
        </w:numPr>
        <w:spacing w:line="240" w:lineRule="auto"/>
      </w:pPr>
      <w:r>
        <w:t>Un Swift MT566 ou rapport sera envoyé selon le profil de Reporting des clients.</w:t>
      </w:r>
    </w:p>
    <w:p w:rsidR="00E721B0" w:rsidRDefault="00E721B0" w:rsidP="002F5C46">
      <w:pPr>
        <w:pStyle w:val="ListParagraph"/>
        <w:spacing w:line="240" w:lineRule="auto"/>
      </w:pPr>
    </w:p>
    <w:p w:rsidR="001426D6" w:rsidRDefault="00E721B0" w:rsidP="00FB1421">
      <w:pPr>
        <w:pStyle w:val="ListParagraph"/>
        <w:numPr>
          <w:ilvl w:val="0"/>
          <w:numId w:val="47"/>
        </w:numPr>
        <w:spacing w:line="240" w:lineRule="auto"/>
        <w:ind w:left="284"/>
      </w:pPr>
      <w:r>
        <w:t xml:space="preserve">Réception d’un paiement marché via 2  MT566 pour la compensation des rompus en </w:t>
      </w:r>
      <w:r w:rsidR="00C158F7">
        <w:t>espèces</w:t>
      </w:r>
      <w:r>
        <w:t>.</w:t>
      </w:r>
    </w:p>
    <w:p w:rsidR="00DA06FB" w:rsidRDefault="00DA06FB" w:rsidP="00DA06FB">
      <w:pPr>
        <w:pStyle w:val="ListParagraph"/>
        <w:spacing w:line="240" w:lineRule="auto"/>
        <w:ind w:left="284"/>
      </w:pPr>
    </w:p>
    <w:tbl>
      <w:tblPr>
        <w:tblStyle w:val="TableGrid"/>
        <w:tblW w:w="0" w:type="auto"/>
        <w:tblInd w:w="284" w:type="dxa"/>
        <w:tblLook w:val="04A0"/>
      </w:tblPr>
      <w:tblGrid>
        <w:gridCol w:w="1667"/>
        <w:gridCol w:w="1704"/>
        <w:gridCol w:w="2832"/>
        <w:gridCol w:w="2684"/>
      </w:tblGrid>
      <w:tr w:rsidR="00E721B0" w:rsidRPr="00403734" w:rsidTr="00C158F7">
        <w:trPr>
          <w:trHeight w:val="312"/>
        </w:trPr>
        <w:tc>
          <w:tcPr>
            <w:tcW w:w="3371" w:type="dxa"/>
            <w:gridSpan w:val="2"/>
            <w:shd w:val="clear" w:color="auto" w:fill="DBE5F1" w:themeFill="accent1" w:themeFillTint="33"/>
          </w:tcPr>
          <w:p w:rsidR="00E721B0" w:rsidRDefault="00E721B0" w:rsidP="003D144B">
            <w:pPr>
              <w:pStyle w:val="ListParagraph"/>
              <w:ind w:left="0"/>
              <w:jc w:val="center"/>
              <w:rPr>
                <w:b/>
              </w:rPr>
            </w:pPr>
            <w:r>
              <w:rPr>
                <w:b/>
              </w:rPr>
              <w:t>Exécution Marché</w:t>
            </w:r>
          </w:p>
        </w:tc>
        <w:tc>
          <w:tcPr>
            <w:tcW w:w="2832" w:type="dxa"/>
            <w:shd w:val="clear" w:color="auto" w:fill="DBE5F1" w:themeFill="accent1" w:themeFillTint="33"/>
          </w:tcPr>
          <w:p w:rsidR="00E721B0" w:rsidRDefault="00E721B0" w:rsidP="003D144B">
            <w:pPr>
              <w:pStyle w:val="ListParagraph"/>
              <w:ind w:left="0"/>
              <w:jc w:val="center"/>
              <w:rPr>
                <w:b/>
              </w:rPr>
            </w:pPr>
            <w:r>
              <w:rPr>
                <w:b/>
              </w:rPr>
              <w:t>Exécution</w:t>
            </w:r>
          </w:p>
        </w:tc>
        <w:tc>
          <w:tcPr>
            <w:tcW w:w="2684" w:type="dxa"/>
            <w:shd w:val="clear" w:color="auto" w:fill="A6A6A6" w:themeFill="background1" w:themeFillShade="A6"/>
          </w:tcPr>
          <w:p w:rsidR="00E721B0" w:rsidRDefault="00E721B0" w:rsidP="003D144B">
            <w:pPr>
              <w:pStyle w:val="ListParagraph"/>
              <w:ind w:left="0"/>
              <w:jc w:val="center"/>
              <w:rPr>
                <w:b/>
              </w:rPr>
            </w:pPr>
            <w:r>
              <w:rPr>
                <w:b/>
              </w:rPr>
              <w:t>Réconciliation</w:t>
            </w:r>
          </w:p>
        </w:tc>
      </w:tr>
      <w:tr w:rsidR="00E721B0" w:rsidRPr="00403734" w:rsidTr="00C158F7">
        <w:tc>
          <w:tcPr>
            <w:tcW w:w="1667" w:type="dxa"/>
            <w:shd w:val="clear" w:color="auto" w:fill="A6A6A6" w:themeFill="background1" w:themeFillShade="A6"/>
          </w:tcPr>
          <w:p w:rsidR="00E721B0" w:rsidRPr="00403734" w:rsidRDefault="00E721B0" w:rsidP="003D144B">
            <w:pPr>
              <w:pStyle w:val="ListParagraph"/>
              <w:ind w:left="0"/>
              <w:jc w:val="center"/>
              <w:rPr>
                <w:b/>
              </w:rPr>
            </w:pPr>
            <w:r>
              <w:rPr>
                <w:b/>
              </w:rPr>
              <w:t>Compte Nostro</w:t>
            </w:r>
          </w:p>
        </w:tc>
        <w:tc>
          <w:tcPr>
            <w:tcW w:w="1704" w:type="dxa"/>
            <w:shd w:val="clear" w:color="auto" w:fill="A6A6A6" w:themeFill="background1" w:themeFillShade="A6"/>
          </w:tcPr>
          <w:p w:rsidR="00E721B0" w:rsidRPr="00403734" w:rsidRDefault="00E721B0" w:rsidP="003D144B">
            <w:pPr>
              <w:pStyle w:val="ListParagraph"/>
              <w:ind w:left="0"/>
              <w:jc w:val="center"/>
              <w:rPr>
                <w:b/>
              </w:rPr>
            </w:pPr>
            <w:r>
              <w:rPr>
                <w:b/>
              </w:rPr>
              <w:t xml:space="preserve">Paiement Net </w:t>
            </w:r>
          </w:p>
        </w:tc>
        <w:tc>
          <w:tcPr>
            <w:tcW w:w="2832" w:type="dxa"/>
            <w:shd w:val="clear" w:color="auto" w:fill="A6A6A6" w:themeFill="background1" w:themeFillShade="A6"/>
          </w:tcPr>
          <w:p w:rsidR="00E721B0" w:rsidRDefault="00E721B0" w:rsidP="003D144B">
            <w:pPr>
              <w:pStyle w:val="ListParagraph"/>
              <w:ind w:left="0"/>
              <w:jc w:val="center"/>
              <w:rPr>
                <w:b/>
              </w:rPr>
            </w:pPr>
            <w:r>
              <w:rPr>
                <w:b/>
              </w:rPr>
              <w:t>Montant non calculé : prix inconnu</w:t>
            </w:r>
          </w:p>
        </w:tc>
        <w:tc>
          <w:tcPr>
            <w:tcW w:w="2684" w:type="dxa"/>
            <w:vMerge w:val="restart"/>
            <w:shd w:val="clear" w:color="auto" w:fill="auto"/>
          </w:tcPr>
          <w:p w:rsidR="00E721B0" w:rsidRDefault="00E721B0" w:rsidP="003D144B">
            <w:pPr>
              <w:pStyle w:val="ListParagraph"/>
              <w:ind w:left="0"/>
              <w:jc w:val="center"/>
              <w:rPr>
                <w:b/>
                <w:color w:val="FF0000"/>
                <w:sz w:val="20"/>
              </w:rPr>
            </w:pPr>
          </w:p>
          <w:p w:rsidR="00E721B0" w:rsidRPr="00403734" w:rsidRDefault="00E721B0" w:rsidP="003D144B">
            <w:pPr>
              <w:pStyle w:val="ListParagraph"/>
              <w:ind w:left="0"/>
              <w:jc w:val="center"/>
              <w:rPr>
                <w:b/>
              </w:rPr>
            </w:pPr>
            <w:r w:rsidRPr="004520BD">
              <w:rPr>
                <w:b/>
                <w:color w:val="FF0000"/>
                <w:sz w:val="20"/>
              </w:rPr>
              <w:t xml:space="preserve">Alerte </w:t>
            </w:r>
          </w:p>
        </w:tc>
      </w:tr>
      <w:tr w:rsidR="00E721B0" w:rsidTr="00C158F7">
        <w:tc>
          <w:tcPr>
            <w:tcW w:w="1667" w:type="dxa"/>
          </w:tcPr>
          <w:p w:rsidR="00E721B0" w:rsidRPr="00403734" w:rsidRDefault="00E721B0"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704" w:type="dxa"/>
          </w:tcPr>
          <w:p w:rsidR="00E721B0" w:rsidRPr="004520BD" w:rsidRDefault="007577C2" w:rsidP="003D144B">
            <w:pPr>
              <w:pStyle w:val="ListParagraph"/>
              <w:ind w:left="0"/>
              <w:jc w:val="center"/>
              <w:rPr>
                <w:b/>
                <w:sz w:val="20"/>
              </w:rPr>
            </w:pPr>
            <w:r>
              <w:rPr>
                <w:sz w:val="20"/>
              </w:rPr>
              <w:t>5</w:t>
            </w:r>
            <w:r w:rsidR="00E721B0">
              <w:rPr>
                <w:sz w:val="20"/>
              </w:rPr>
              <w:t xml:space="preserve"> EUR</w:t>
            </w:r>
          </w:p>
        </w:tc>
        <w:tc>
          <w:tcPr>
            <w:tcW w:w="2832" w:type="dxa"/>
          </w:tcPr>
          <w:p w:rsidR="00E721B0" w:rsidRDefault="00E721B0" w:rsidP="003D144B">
            <w:pPr>
              <w:pStyle w:val="ListParagraph"/>
              <w:ind w:left="0"/>
              <w:jc w:val="center"/>
              <w:rPr>
                <w:sz w:val="20"/>
              </w:rPr>
            </w:pPr>
            <w:r>
              <w:rPr>
                <w:sz w:val="20"/>
              </w:rPr>
              <w:t>-</w:t>
            </w:r>
          </w:p>
        </w:tc>
        <w:tc>
          <w:tcPr>
            <w:tcW w:w="2684" w:type="dxa"/>
            <w:vMerge/>
            <w:shd w:val="clear" w:color="auto" w:fill="auto"/>
          </w:tcPr>
          <w:p w:rsidR="00E721B0" w:rsidRPr="004520BD" w:rsidRDefault="00E721B0" w:rsidP="003D144B">
            <w:pPr>
              <w:pStyle w:val="ListParagraph"/>
              <w:ind w:left="0"/>
              <w:jc w:val="center"/>
              <w:rPr>
                <w:b/>
                <w:color w:val="FF0000"/>
                <w:sz w:val="20"/>
              </w:rPr>
            </w:pPr>
          </w:p>
        </w:tc>
      </w:tr>
    </w:tbl>
    <w:p w:rsidR="00274755" w:rsidRDefault="00274755" w:rsidP="00274755">
      <w:pPr>
        <w:pStyle w:val="ListParagraph"/>
        <w:spacing w:line="240" w:lineRule="auto"/>
      </w:pPr>
    </w:p>
    <w:p w:rsidR="00E721B0" w:rsidRDefault="007577C2" w:rsidP="00FB1421">
      <w:pPr>
        <w:pStyle w:val="ListParagraph"/>
        <w:numPr>
          <w:ilvl w:val="0"/>
          <w:numId w:val="12"/>
        </w:numPr>
        <w:spacing w:line="240" w:lineRule="auto"/>
      </w:pPr>
      <w:r>
        <w:t>Une alerte est générée dans le tableau de bord pour le paiement reçu non réconcilié.</w:t>
      </w:r>
    </w:p>
    <w:p w:rsidR="007577C2" w:rsidRDefault="007577C2" w:rsidP="00FB1421">
      <w:pPr>
        <w:pStyle w:val="ListParagraph"/>
        <w:numPr>
          <w:ilvl w:val="0"/>
          <w:numId w:val="12"/>
        </w:numPr>
        <w:spacing w:line="240" w:lineRule="auto"/>
      </w:pPr>
      <w:r>
        <w:lastRenderedPageBreak/>
        <w:t xml:space="preserve">L’utilisateur après vérification, calcule le prix appliqué pour les fractions : </w:t>
      </w:r>
    </w:p>
    <w:p w:rsidR="007577C2" w:rsidRDefault="007577C2" w:rsidP="007577C2">
      <w:pPr>
        <w:pStyle w:val="ListParagraph"/>
        <w:spacing w:line="240" w:lineRule="auto"/>
      </w:pPr>
      <w:r>
        <w:t xml:space="preserve">5 </w:t>
      </w:r>
      <w:r w:rsidR="009863C1">
        <w:t xml:space="preserve"> EUR </w:t>
      </w:r>
      <w:r>
        <w:t>/ 0.6666667</w:t>
      </w:r>
      <w:r w:rsidR="009863C1">
        <w:t xml:space="preserve"> de rompus</w:t>
      </w:r>
      <w:r>
        <w:t xml:space="preserve"> = </w:t>
      </w:r>
      <w:r w:rsidRPr="009863C1">
        <w:rPr>
          <w:b/>
        </w:rPr>
        <w:t>7.5</w:t>
      </w:r>
      <w:r>
        <w:t xml:space="preserve"> </w:t>
      </w:r>
      <w:r w:rsidRPr="00B506DB">
        <w:rPr>
          <w:b/>
        </w:rPr>
        <w:t>EUR</w:t>
      </w:r>
    </w:p>
    <w:p w:rsidR="007577C2" w:rsidRDefault="007577C2" w:rsidP="007577C2">
      <w:pPr>
        <w:pStyle w:val="ListParagraph"/>
        <w:spacing w:line="240" w:lineRule="auto"/>
      </w:pPr>
    </w:p>
    <w:p w:rsidR="007577C2" w:rsidRDefault="007577C2" w:rsidP="00FB1421">
      <w:pPr>
        <w:pStyle w:val="ListParagraph"/>
        <w:numPr>
          <w:ilvl w:val="0"/>
          <w:numId w:val="47"/>
        </w:numPr>
        <w:spacing w:line="240" w:lineRule="auto"/>
        <w:ind w:left="284"/>
      </w:pPr>
      <w:r>
        <w:t xml:space="preserve">Mise à jour des </w:t>
      </w:r>
      <w:r w:rsidR="00B506DB">
        <w:t>exécutions</w:t>
      </w:r>
      <w:r>
        <w:t xml:space="preserve"> espèce</w:t>
      </w:r>
      <w:r w:rsidR="00B506DB">
        <w:t>s</w:t>
      </w:r>
      <w:r>
        <w:t xml:space="preserve"> </w:t>
      </w:r>
      <w:r w:rsidR="00B506DB">
        <w:t>«</w:t>
      </w:r>
      <w:r>
        <w:t>en attente de prix »</w:t>
      </w:r>
    </w:p>
    <w:p w:rsidR="007577C2" w:rsidRDefault="007577C2" w:rsidP="007577C2">
      <w:pPr>
        <w:pStyle w:val="ListParagraph"/>
        <w:spacing w:line="240" w:lineRule="auto"/>
      </w:pPr>
    </w:p>
    <w:p w:rsidR="009863C1" w:rsidRDefault="009863C1" w:rsidP="00FB1421">
      <w:pPr>
        <w:pStyle w:val="ListParagraph"/>
        <w:numPr>
          <w:ilvl w:val="0"/>
          <w:numId w:val="12"/>
        </w:numPr>
        <w:jc w:val="both"/>
        <w:rPr>
          <w:lang w:eastAsia="ar-SA"/>
        </w:rPr>
      </w:pPr>
      <w:r>
        <w:rPr>
          <w:lang w:eastAsia="ar-SA"/>
        </w:rPr>
        <w:t>L’utilisateur renseigne manuellement le prix 7.5 EUR à partir d’un écran dédié.</w:t>
      </w:r>
    </w:p>
    <w:p w:rsidR="009863C1" w:rsidRPr="00E821A5" w:rsidRDefault="009863C1" w:rsidP="00FB1421">
      <w:pPr>
        <w:pStyle w:val="ListParagraph"/>
        <w:numPr>
          <w:ilvl w:val="0"/>
          <w:numId w:val="12"/>
        </w:numPr>
        <w:jc w:val="both"/>
        <w:rPr>
          <w:lang w:eastAsia="ar-SA"/>
        </w:rPr>
      </w:pPr>
      <w:r>
        <w:rPr>
          <w:lang w:eastAsia="ar-SA"/>
        </w:rPr>
        <w:t xml:space="preserve">Une fois le prix renseigné, les montants sont automatiquement calculés, l’utilisateur pourra ensuite générer des paiements aux clients. </w:t>
      </w:r>
    </w:p>
    <w:p w:rsidR="007577C2" w:rsidRDefault="007577C2" w:rsidP="007577C2">
      <w:pPr>
        <w:pStyle w:val="ListParagraph"/>
        <w:spacing w:line="240" w:lineRule="auto"/>
      </w:pPr>
    </w:p>
    <w:p w:rsidR="009863C1" w:rsidRDefault="009863C1" w:rsidP="00FB1421">
      <w:pPr>
        <w:pStyle w:val="ListParagraph"/>
        <w:numPr>
          <w:ilvl w:val="0"/>
          <w:numId w:val="47"/>
        </w:numPr>
        <w:spacing w:line="240" w:lineRule="auto"/>
        <w:ind w:left="284"/>
      </w:pPr>
      <w:r>
        <w:t>Génération des paiements espèces de compensation des fractions.</w:t>
      </w:r>
    </w:p>
    <w:p w:rsidR="009863C1" w:rsidRDefault="009863C1" w:rsidP="007577C2">
      <w:pPr>
        <w:pStyle w:val="ListParagraph"/>
        <w:spacing w:line="240" w:lineRule="auto"/>
      </w:pPr>
    </w:p>
    <w:p w:rsidR="009863C1" w:rsidRDefault="009863C1" w:rsidP="009863C1">
      <w:pPr>
        <w:spacing w:line="240" w:lineRule="auto"/>
        <w:ind w:left="-76"/>
      </w:pPr>
      <w:r>
        <w:t>Les paiements espèces  sont calculés et créés en attente de validation.</w:t>
      </w:r>
      <w:r w:rsidR="003A7DCF">
        <w:t xml:space="preserve"> </w:t>
      </w:r>
    </w:p>
    <w:p w:rsidR="00316ABF" w:rsidRDefault="00316ABF" w:rsidP="009863C1">
      <w:pPr>
        <w:spacing w:line="240" w:lineRule="auto"/>
        <w:ind w:left="-76"/>
      </w:pPr>
    </w:p>
    <w:tbl>
      <w:tblPr>
        <w:tblStyle w:val="TableGrid"/>
        <w:tblW w:w="0" w:type="auto"/>
        <w:tblInd w:w="284" w:type="dxa"/>
        <w:tblLook w:val="04A0"/>
      </w:tblPr>
      <w:tblGrid>
        <w:gridCol w:w="1667"/>
        <w:gridCol w:w="1080"/>
        <w:gridCol w:w="1496"/>
        <w:gridCol w:w="1621"/>
        <w:gridCol w:w="1621"/>
        <w:gridCol w:w="1519"/>
      </w:tblGrid>
      <w:tr w:rsidR="009863C1" w:rsidRPr="00403734" w:rsidTr="003D144B">
        <w:tc>
          <w:tcPr>
            <w:tcW w:w="1667" w:type="dxa"/>
            <w:shd w:val="clear" w:color="auto" w:fill="A6A6A6" w:themeFill="background1" w:themeFillShade="A6"/>
          </w:tcPr>
          <w:p w:rsidR="009863C1" w:rsidRPr="00403734" w:rsidRDefault="009863C1" w:rsidP="003D144B">
            <w:pPr>
              <w:pStyle w:val="ListParagraph"/>
              <w:ind w:left="0"/>
              <w:jc w:val="center"/>
              <w:rPr>
                <w:b/>
              </w:rPr>
            </w:pPr>
            <w:r>
              <w:rPr>
                <w:b/>
              </w:rPr>
              <w:t>Compte client</w:t>
            </w:r>
          </w:p>
        </w:tc>
        <w:tc>
          <w:tcPr>
            <w:tcW w:w="1080" w:type="dxa"/>
            <w:shd w:val="clear" w:color="auto" w:fill="A6A6A6" w:themeFill="background1" w:themeFillShade="A6"/>
          </w:tcPr>
          <w:p w:rsidR="009863C1" w:rsidRDefault="009863C1" w:rsidP="003D144B">
            <w:pPr>
              <w:pStyle w:val="ListParagraph"/>
              <w:ind w:left="0"/>
              <w:jc w:val="center"/>
              <w:rPr>
                <w:b/>
              </w:rPr>
            </w:pPr>
            <w:r>
              <w:rPr>
                <w:b/>
              </w:rPr>
              <w:t>Option</w:t>
            </w:r>
          </w:p>
        </w:tc>
        <w:tc>
          <w:tcPr>
            <w:tcW w:w="1496" w:type="dxa"/>
            <w:shd w:val="clear" w:color="auto" w:fill="A6A6A6" w:themeFill="background1" w:themeFillShade="A6"/>
          </w:tcPr>
          <w:p w:rsidR="009863C1" w:rsidRPr="00403734" w:rsidRDefault="009863C1" w:rsidP="003D144B">
            <w:pPr>
              <w:pStyle w:val="ListParagraph"/>
              <w:ind w:left="0"/>
              <w:jc w:val="center"/>
              <w:rPr>
                <w:b/>
              </w:rPr>
            </w:pPr>
            <w:r>
              <w:rPr>
                <w:b/>
              </w:rPr>
              <w:t>Montant alloué</w:t>
            </w:r>
          </w:p>
        </w:tc>
        <w:tc>
          <w:tcPr>
            <w:tcW w:w="1621" w:type="dxa"/>
            <w:shd w:val="clear" w:color="auto" w:fill="A6A6A6" w:themeFill="background1" w:themeFillShade="A6"/>
          </w:tcPr>
          <w:p w:rsidR="009863C1" w:rsidRPr="00403734" w:rsidRDefault="009863C1" w:rsidP="003D144B">
            <w:pPr>
              <w:pStyle w:val="ListParagraph"/>
              <w:ind w:left="0"/>
              <w:jc w:val="center"/>
              <w:rPr>
                <w:b/>
              </w:rPr>
            </w:pPr>
            <w:r>
              <w:rPr>
                <w:b/>
              </w:rPr>
              <w:t>commissions</w:t>
            </w:r>
          </w:p>
        </w:tc>
        <w:tc>
          <w:tcPr>
            <w:tcW w:w="1621" w:type="dxa"/>
            <w:shd w:val="clear" w:color="auto" w:fill="A6A6A6" w:themeFill="background1" w:themeFillShade="A6"/>
          </w:tcPr>
          <w:p w:rsidR="009863C1" w:rsidRPr="00403734" w:rsidRDefault="009863C1" w:rsidP="003D144B">
            <w:pPr>
              <w:pStyle w:val="ListParagraph"/>
              <w:ind w:left="0"/>
              <w:jc w:val="center"/>
              <w:rPr>
                <w:b/>
              </w:rPr>
            </w:pPr>
            <w:r>
              <w:rPr>
                <w:b/>
              </w:rPr>
              <w:t>Montant Net</w:t>
            </w:r>
          </w:p>
        </w:tc>
        <w:tc>
          <w:tcPr>
            <w:tcW w:w="1519" w:type="dxa"/>
            <w:shd w:val="clear" w:color="auto" w:fill="A6A6A6" w:themeFill="background1" w:themeFillShade="A6"/>
          </w:tcPr>
          <w:p w:rsidR="009863C1" w:rsidRDefault="009863C1" w:rsidP="003D144B">
            <w:pPr>
              <w:pStyle w:val="ListParagraph"/>
              <w:ind w:left="0"/>
              <w:jc w:val="center"/>
              <w:rPr>
                <w:b/>
              </w:rPr>
            </w:pPr>
            <w:r>
              <w:rPr>
                <w:b/>
              </w:rPr>
              <w:t>Statut</w:t>
            </w:r>
          </w:p>
        </w:tc>
      </w:tr>
      <w:tr w:rsidR="009863C1" w:rsidTr="009863C1">
        <w:trPr>
          <w:trHeight w:val="210"/>
        </w:trPr>
        <w:tc>
          <w:tcPr>
            <w:tcW w:w="1667" w:type="dxa"/>
          </w:tcPr>
          <w:p w:rsidR="009863C1" w:rsidRPr="00403734" w:rsidRDefault="009863C1"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080" w:type="dxa"/>
          </w:tcPr>
          <w:p w:rsidR="009863C1" w:rsidRPr="00041E6C" w:rsidRDefault="009863C1" w:rsidP="003D144B">
            <w:pPr>
              <w:rPr>
                <w:sz w:val="20"/>
              </w:rPr>
            </w:pPr>
            <w:r>
              <w:rPr>
                <w:sz w:val="20"/>
              </w:rPr>
              <w:t>Espèce</w:t>
            </w:r>
          </w:p>
        </w:tc>
        <w:tc>
          <w:tcPr>
            <w:tcW w:w="1496" w:type="dxa"/>
          </w:tcPr>
          <w:p w:rsidR="009863C1" w:rsidRPr="00403734" w:rsidRDefault="009863C1" w:rsidP="003D144B">
            <w:pPr>
              <w:pStyle w:val="ListParagraph"/>
              <w:ind w:left="0"/>
              <w:jc w:val="center"/>
              <w:rPr>
                <w:sz w:val="20"/>
              </w:rPr>
            </w:pPr>
            <w:r>
              <w:rPr>
                <w:sz w:val="20"/>
              </w:rPr>
              <w:t>5 EUR</w:t>
            </w:r>
          </w:p>
        </w:tc>
        <w:tc>
          <w:tcPr>
            <w:tcW w:w="1621" w:type="dxa"/>
          </w:tcPr>
          <w:p w:rsidR="009863C1" w:rsidRPr="00403734" w:rsidRDefault="009863C1" w:rsidP="003D144B">
            <w:pPr>
              <w:pStyle w:val="ListParagraph"/>
              <w:ind w:left="0"/>
              <w:jc w:val="center"/>
              <w:rPr>
                <w:sz w:val="20"/>
              </w:rPr>
            </w:pPr>
            <w:r w:rsidRPr="00316ABF">
              <w:rPr>
                <w:sz w:val="20"/>
              </w:rPr>
              <w:t>20 EUR</w:t>
            </w:r>
          </w:p>
        </w:tc>
        <w:tc>
          <w:tcPr>
            <w:tcW w:w="1621" w:type="dxa"/>
          </w:tcPr>
          <w:p w:rsidR="009863C1" w:rsidRPr="00403734" w:rsidRDefault="00316ABF" w:rsidP="003D144B">
            <w:pPr>
              <w:pStyle w:val="ListParagraph"/>
              <w:ind w:left="0"/>
              <w:jc w:val="center"/>
              <w:rPr>
                <w:sz w:val="20"/>
              </w:rPr>
            </w:pPr>
            <w:r>
              <w:rPr>
                <w:sz w:val="20"/>
              </w:rPr>
              <w:t>-15 EUR</w:t>
            </w:r>
          </w:p>
        </w:tc>
        <w:tc>
          <w:tcPr>
            <w:tcW w:w="1519" w:type="dxa"/>
          </w:tcPr>
          <w:p w:rsidR="009863C1" w:rsidRDefault="009863C1" w:rsidP="003D144B">
            <w:pPr>
              <w:pStyle w:val="ListParagraph"/>
              <w:ind w:left="0"/>
              <w:jc w:val="center"/>
              <w:rPr>
                <w:sz w:val="20"/>
              </w:rPr>
            </w:pPr>
            <w:r>
              <w:rPr>
                <w:sz w:val="20"/>
              </w:rPr>
              <w:t>En attente</w:t>
            </w:r>
          </w:p>
        </w:tc>
      </w:tr>
    </w:tbl>
    <w:p w:rsidR="003D0254" w:rsidRDefault="003D0254" w:rsidP="00274755">
      <w:pPr>
        <w:spacing w:line="240" w:lineRule="auto"/>
      </w:pPr>
    </w:p>
    <w:p w:rsidR="007224D3" w:rsidRDefault="007224D3" w:rsidP="00FB1421">
      <w:pPr>
        <w:pStyle w:val="ListParagraph"/>
        <w:numPr>
          <w:ilvl w:val="0"/>
          <w:numId w:val="47"/>
        </w:numPr>
        <w:spacing w:line="240" w:lineRule="auto"/>
        <w:ind w:left="284"/>
      </w:pPr>
      <w:r w:rsidRPr="00A358A4">
        <w:t>Validation des paiements espèces :</w:t>
      </w:r>
    </w:p>
    <w:p w:rsidR="007224D3" w:rsidRPr="00A358A4" w:rsidRDefault="007224D3" w:rsidP="007224D3">
      <w:pPr>
        <w:pStyle w:val="ListParagraph"/>
        <w:spacing w:line="240" w:lineRule="auto"/>
        <w:ind w:left="284"/>
        <w:rPr>
          <w:u w:val="single"/>
        </w:rPr>
      </w:pPr>
      <w:r w:rsidRPr="00A358A4">
        <w:rPr>
          <w:u w:val="single"/>
        </w:rPr>
        <w:t xml:space="preserve">Si l’utilisateur choisit de poster des CRO: </w:t>
      </w:r>
    </w:p>
    <w:p w:rsidR="007224D3" w:rsidRPr="00A358A4" w:rsidRDefault="007224D3" w:rsidP="00FB1421">
      <w:pPr>
        <w:pStyle w:val="ListParagraph"/>
        <w:numPr>
          <w:ilvl w:val="0"/>
          <w:numId w:val="12"/>
        </w:numPr>
        <w:spacing w:line="240" w:lineRule="auto"/>
        <w:rPr>
          <w:lang w:eastAsia="ar-SA"/>
        </w:rPr>
      </w:pPr>
      <w:r w:rsidRPr="00A358A4">
        <w:rPr>
          <w:lang w:eastAsia="ar-SA"/>
        </w:rPr>
        <w:t>Un avis de crédit doit être généré vers le système Cash.</w:t>
      </w:r>
    </w:p>
    <w:p w:rsidR="007224D3" w:rsidRPr="00A358A4" w:rsidRDefault="007224D3" w:rsidP="00FB1421">
      <w:pPr>
        <w:pStyle w:val="ListParagraph"/>
        <w:numPr>
          <w:ilvl w:val="0"/>
          <w:numId w:val="12"/>
        </w:numPr>
        <w:spacing w:line="240" w:lineRule="auto"/>
        <w:rPr>
          <w:lang w:eastAsia="ar-SA"/>
        </w:rPr>
      </w:pPr>
      <w:r w:rsidRPr="00A358A4">
        <w:rPr>
          <w:lang w:eastAsia="ar-SA"/>
        </w:rPr>
        <w:t>Un message comptable espèce doit être généré vers MegaAccouting</w:t>
      </w:r>
    </w:p>
    <w:p w:rsidR="007224D3" w:rsidRPr="00A358A4" w:rsidRDefault="007224D3" w:rsidP="00FB1421">
      <w:pPr>
        <w:pStyle w:val="ListParagraph"/>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7224D3" w:rsidRPr="00A358A4" w:rsidRDefault="007224D3" w:rsidP="007224D3">
      <w:pPr>
        <w:pStyle w:val="ListParagraph"/>
        <w:spacing w:line="240" w:lineRule="auto"/>
        <w:ind w:left="284"/>
        <w:rPr>
          <w:u w:val="single"/>
        </w:rPr>
      </w:pPr>
      <w:r w:rsidRPr="00A358A4">
        <w:rPr>
          <w:u w:val="single"/>
        </w:rPr>
        <w:t xml:space="preserve">Si l’utilisateur choisit de ne pas poster des CRO: </w:t>
      </w:r>
    </w:p>
    <w:p w:rsidR="007224D3" w:rsidRDefault="007224D3" w:rsidP="00FB1421">
      <w:pPr>
        <w:pStyle w:val="ListParagraph"/>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7224D3" w:rsidRDefault="007224D3" w:rsidP="007224D3">
      <w:pPr>
        <w:pStyle w:val="ListParagraph"/>
        <w:spacing w:line="240" w:lineRule="auto"/>
        <w:ind w:left="284"/>
        <w:rPr>
          <w:lang w:eastAsia="ar-SA"/>
        </w:rPr>
      </w:pPr>
    </w:p>
    <w:p w:rsidR="007224D3" w:rsidRPr="00A358A4" w:rsidRDefault="007224D3" w:rsidP="00FB1421">
      <w:pPr>
        <w:pStyle w:val="ListParagraph"/>
        <w:numPr>
          <w:ilvl w:val="0"/>
          <w:numId w:val="47"/>
        </w:numPr>
        <w:spacing w:line="240" w:lineRule="auto"/>
        <w:ind w:left="284"/>
        <w:rPr>
          <w:lang w:eastAsia="ar-SA"/>
        </w:rPr>
      </w:pPr>
      <w:r w:rsidRPr="00A358A4">
        <w:rPr>
          <w:lang w:eastAsia="ar-SA"/>
        </w:rPr>
        <w:t>Envoi automatique des confirmations de paiements aux clients.</w:t>
      </w:r>
    </w:p>
    <w:p w:rsidR="007224D3" w:rsidRDefault="007224D3" w:rsidP="00FB1421">
      <w:pPr>
        <w:pStyle w:val="ListParagraph"/>
        <w:numPr>
          <w:ilvl w:val="0"/>
          <w:numId w:val="12"/>
        </w:numPr>
        <w:spacing w:line="240" w:lineRule="auto"/>
      </w:pPr>
      <w:r w:rsidRPr="00A358A4">
        <w:t>Un Swift MT566 ou rapport sera envoyé selon le profil de Reporting des clients</w:t>
      </w: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1426D6" w:rsidRDefault="001426D6" w:rsidP="001426D6">
      <w:pPr>
        <w:pStyle w:val="ListParagraph"/>
        <w:spacing w:line="240" w:lineRule="auto"/>
      </w:pPr>
    </w:p>
    <w:p w:rsidR="00DA06FB" w:rsidRDefault="00DA06FB" w:rsidP="001426D6">
      <w:pPr>
        <w:pStyle w:val="ListParagraph"/>
        <w:spacing w:line="240" w:lineRule="auto"/>
      </w:pPr>
    </w:p>
    <w:p w:rsidR="00DA06FB" w:rsidRDefault="00DA06FB" w:rsidP="001426D6">
      <w:pPr>
        <w:pStyle w:val="ListParagraph"/>
        <w:spacing w:line="240" w:lineRule="auto"/>
      </w:pPr>
    </w:p>
    <w:p w:rsidR="007901A2" w:rsidRDefault="007901A2" w:rsidP="001426D6">
      <w:pPr>
        <w:pStyle w:val="ListParagraph"/>
        <w:spacing w:line="240" w:lineRule="auto"/>
      </w:pPr>
    </w:p>
    <w:p w:rsidR="007901A2" w:rsidRDefault="007901A2" w:rsidP="001426D6">
      <w:pPr>
        <w:pStyle w:val="ListParagraph"/>
        <w:spacing w:line="240" w:lineRule="auto"/>
      </w:pPr>
    </w:p>
    <w:p w:rsidR="00DA06FB" w:rsidRDefault="00DA06FB" w:rsidP="001426D6">
      <w:pPr>
        <w:pStyle w:val="ListParagraph"/>
        <w:spacing w:line="240" w:lineRule="auto"/>
      </w:pPr>
    </w:p>
    <w:p w:rsidR="00B60DF0" w:rsidRDefault="00B60DF0" w:rsidP="00805681">
      <w:pPr>
        <w:pStyle w:val="Style2"/>
      </w:pPr>
      <w:bookmarkStart w:id="123" w:name="_Toc409450769"/>
      <w:r>
        <w:lastRenderedPageBreak/>
        <w:t xml:space="preserve">Description du traitement des OST </w:t>
      </w:r>
      <w:r w:rsidR="00865301">
        <w:t xml:space="preserve">volontaires </w:t>
      </w:r>
      <w:r>
        <w:t>d</w:t>
      </w:r>
      <w:r w:rsidR="00DC45C4">
        <w:t>’assemblée générale</w:t>
      </w:r>
      <w:bookmarkEnd w:id="123"/>
    </w:p>
    <w:p w:rsidR="00453E7C" w:rsidRDefault="00453E7C" w:rsidP="00B60DF0"/>
    <w:p w:rsidR="00B41153" w:rsidRDefault="00B41153" w:rsidP="00DC45C4">
      <w:pPr>
        <w:spacing w:line="240" w:lineRule="auto"/>
        <w:jc w:val="both"/>
      </w:pPr>
      <w:r>
        <w:t>Ce paragraphe décrit le traitement d’un</w:t>
      </w:r>
      <w:r w:rsidR="00DC45C4">
        <w:t>e participation à une assemblée générale annuelle.</w:t>
      </w:r>
      <w:r>
        <w:t xml:space="preserve"> </w:t>
      </w:r>
      <w:r w:rsidR="00DC45C4">
        <w:t>(MEET)</w:t>
      </w:r>
    </w:p>
    <w:p w:rsidR="00DC45C4" w:rsidRDefault="00DC45C4" w:rsidP="00DC45C4">
      <w:pPr>
        <w:spacing w:line="240" w:lineRule="auto"/>
        <w:jc w:val="both"/>
      </w:pPr>
      <w:r>
        <w:t>Le traitement sera le même pour l’assemblée générale ordinaire et extraordinaire. (OMET / XMET)</w:t>
      </w:r>
    </w:p>
    <w:p w:rsidR="00B41153" w:rsidRDefault="00B41153" w:rsidP="00B41153">
      <w:pPr>
        <w:spacing w:line="240" w:lineRule="auto"/>
        <w:jc w:val="both"/>
      </w:pPr>
    </w:p>
    <w:p w:rsidR="00B41153" w:rsidRDefault="00B41153" w:rsidP="00FB1421">
      <w:pPr>
        <w:pStyle w:val="ListParagraph"/>
        <w:numPr>
          <w:ilvl w:val="0"/>
          <w:numId w:val="46"/>
        </w:numPr>
        <w:spacing w:line="240" w:lineRule="auto"/>
        <w:ind w:left="284"/>
        <w:jc w:val="both"/>
      </w:pPr>
      <w:r>
        <w:t>Réception d’un préavis d’annonce via MT564</w:t>
      </w:r>
      <w:r w:rsidR="00DC45C4">
        <w:t xml:space="preserve"> et MT568</w:t>
      </w:r>
      <w:r>
        <w:t xml:space="preserve"> de BPSS ou Euroclear</w:t>
      </w:r>
    </w:p>
    <w:p w:rsidR="00B41153" w:rsidRDefault="00B41153" w:rsidP="00FB1421">
      <w:pPr>
        <w:pStyle w:val="ListParagraph"/>
        <w:numPr>
          <w:ilvl w:val="0"/>
          <w:numId w:val="12"/>
        </w:numPr>
        <w:spacing w:line="240" w:lineRule="auto"/>
        <w:jc w:val="both"/>
      </w:pPr>
      <w:r>
        <w:t>Une annonce est automatiquement créée dans MegaCor reflétant des données reçues dans le Swift.</w:t>
      </w:r>
    </w:p>
    <w:p w:rsidR="00B41153" w:rsidRDefault="00B41153" w:rsidP="00B41153">
      <w:pPr>
        <w:pStyle w:val="ListParagraph"/>
        <w:spacing w:line="240" w:lineRule="auto"/>
        <w:jc w:val="both"/>
      </w:pPr>
    </w:p>
    <w:tbl>
      <w:tblPr>
        <w:tblStyle w:val="TableGrid"/>
        <w:tblW w:w="0" w:type="auto"/>
        <w:tblInd w:w="392" w:type="dxa"/>
        <w:tblLook w:val="04A0"/>
      </w:tblPr>
      <w:tblGrid>
        <w:gridCol w:w="4291"/>
        <w:gridCol w:w="4277"/>
      </w:tblGrid>
      <w:tr w:rsidR="00B41153" w:rsidTr="003D144B">
        <w:tc>
          <w:tcPr>
            <w:tcW w:w="4291" w:type="dxa"/>
            <w:shd w:val="clear" w:color="auto" w:fill="A6A6A6" w:themeFill="background1" w:themeFillShade="A6"/>
          </w:tcPr>
          <w:p w:rsidR="00B41153" w:rsidRPr="00403734" w:rsidRDefault="00B41153" w:rsidP="003D144B">
            <w:pPr>
              <w:pStyle w:val="ListParagraph"/>
              <w:ind w:left="0"/>
              <w:rPr>
                <w:b/>
              </w:rPr>
            </w:pPr>
            <w:r w:rsidRPr="00403734">
              <w:rPr>
                <w:b/>
              </w:rPr>
              <w:t xml:space="preserve">Données </w:t>
            </w:r>
          </w:p>
        </w:tc>
        <w:tc>
          <w:tcPr>
            <w:tcW w:w="4277" w:type="dxa"/>
            <w:shd w:val="clear" w:color="auto" w:fill="A6A6A6" w:themeFill="background1" w:themeFillShade="A6"/>
          </w:tcPr>
          <w:p w:rsidR="00B41153" w:rsidRPr="00403734" w:rsidRDefault="00B41153" w:rsidP="003D144B">
            <w:pPr>
              <w:pStyle w:val="ListParagraph"/>
              <w:ind w:left="0"/>
              <w:rPr>
                <w:b/>
              </w:rPr>
            </w:pPr>
            <w:r w:rsidRPr="00403734">
              <w:rPr>
                <w:b/>
              </w:rPr>
              <w:t>Valeur</w:t>
            </w:r>
          </w:p>
        </w:tc>
      </w:tr>
      <w:tr w:rsidR="00B41153" w:rsidTr="003D144B">
        <w:tc>
          <w:tcPr>
            <w:tcW w:w="4291" w:type="dxa"/>
          </w:tcPr>
          <w:p w:rsidR="00B41153" w:rsidRPr="00403734" w:rsidRDefault="00B41153" w:rsidP="003D144B">
            <w:pPr>
              <w:pStyle w:val="ListParagraph"/>
              <w:ind w:left="0"/>
              <w:rPr>
                <w:sz w:val="20"/>
              </w:rPr>
            </w:pPr>
            <w:r w:rsidRPr="00403734">
              <w:rPr>
                <w:sz w:val="20"/>
              </w:rPr>
              <w:t>Titre concerné</w:t>
            </w:r>
          </w:p>
        </w:tc>
        <w:tc>
          <w:tcPr>
            <w:tcW w:w="4277" w:type="dxa"/>
          </w:tcPr>
          <w:p w:rsidR="00B41153" w:rsidRPr="00403734" w:rsidRDefault="00B41153" w:rsidP="003D144B">
            <w:pPr>
              <w:pStyle w:val="ListParagraph"/>
              <w:ind w:left="0"/>
              <w:rPr>
                <w:sz w:val="20"/>
              </w:rPr>
            </w:pPr>
            <w:r>
              <w:rPr>
                <w:sz w:val="20"/>
              </w:rPr>
              <w:t>Titre A</w:t>
            </w:r>
          </w:p>
        </w:tc>
      </w:tr>
      <w:tr w:rsidR="00B41153" w:rsidTr="003D144B">
        <w:tc>
          <w:tcPr>
            <w:tcW w:w="4291" w:type="dxa"/>
          </w:tcPr>
          <w:p w:rsidR="00B41153" w:rsidRPr="00403734" w:rsidRDefault="00B41153" w:rsidP="003D144B">
            <w:pPr>
              <w:pStyle w:val="ListParagraph"/>
              <w:ind w:left="0"/>
              <w:rPr>
                <w:sz w:val="20"/>
              </w:rPr>
            </w:pPr>
            <w:r w:rsidRPr="00403734">
              <w:rPr>
                <w:sz w:val="20"/>
              </w:rPr>
              <w:t>Date de d’enregistrement</w:t>
            </w:r>
          </w:p>
        </w:tc>
        <w:tc>
          <w:tcPr>
            <w:tcW w:w="4277" w:type="dxa"/>
          </w:tcPr>
          <w:p w:rsidR="00B41153" w:rsidRPr="00403734" w:rsidRDefault="00CD4106" w:rsidP="00CD4106">
            <w:pPr>
              <w:pStyle w:val="ListParagraph"/>
              <w:ind w:left="0"/>
              <w:rPr>
                <w:sz w:val="20"/>
              </w:rPr>
            </w:pPr>
            <w:r>
              <w:rPr>
                <w:sz w:val="20"/>
              </w:rPr>
              <w:t>31</w:t>
            </w:r>
            <w:r w:rsidR="00B41153" w:rsidRPr="00403734">
              <w:rPr>
                <w:sz w:val="20"/>
              </w:rPr>
              <w:t>/12/2014</w:t>
            </w:r>
          </w:p>
        </w:tc>
      </w:tr>
      <w:tr w:rsidR="00B41153" w:rsidTr="003D144B">
        <w:tc>
          <w:tcPr>
            <w:tcW w:w="4291" w:type="dxa"/>
          </w:tcPr>
          <w:p w:rsidR="00B41153" w:rsidRPr="00403734" w:rsidRDefault="00DC45C4" w:rsidP="00DC45C4">
            <w:pPr>
              <w:pStyle w:val="ListParagraph"/>
              <w:ind w:left="0"/>
              <w:rPr>
                <w:sz w:val="20"/>
              </w:rPr>
            </w:pPr>
            <w:r>
              <w:rPr>
                <w:sz w:val="20"/>
              </w:rPr>
              <w:t>Date de l’assemblée</w:t>
            </w:r>
          </w:p>
        </w:tc>
        <w:tc>
          <w:tcPr>
            <w:tcW w:w="4277" w:type="dxa"/>
          </w:tcPr>
          <w:p w:rsidR="00B41153" w:rsidRPr="00403734" w:rsidRDefault="00DC45C4" w:rsidP="00DC45C4">
            <w:pPr>
              <w:pStyle w:val="ListParagraph"/>
              <w:ind w:left="0"/>
              <w:rPr>
                <w:sz w:val="20"/>
              </w:rPr>
            </w:pPr>
            <w:r>
              <w:rPr>
                <w:sz w:val="20"/>
              </w:rPr>
              <w:t>02</w:t>
            </w:r>
            <w:r w:rsidR="00B41153" w:rsidRPr="00403734">
              <w:rPr>
                <w:sz w:val="20"/>
              </w:rPr>
              <w:t>/</w:t>
            </w:r>
            <w:r>
              <w:rPr>
                <w:sz w:val="20"/>
              </w:rPr>
              <w:t>01</w:t>
            </w:r>
            <w:r w:rsidR="00B41153" w:rsidRPr="00403734">
              <w:rPr>
                <w:sz w:val="20"/>
              </w:rPr>
              <w:t>/201</w:t>
            </w:r>
            <w:r>
              <w:rPr>
                <w:sz w:val="20"/>
              </w:rPr>
              <w:t>5</w:t>
            </w:r>
          </w:p>
        </w:tc>
      </w:tr>
      <w:tr w:rsidR="00B41153" w:rsidTr="003D144B">
        <w:tc>
          <w:tcPr>
            <w:tcW w:w="4291" w:type="dxa"/>
          </w:tcPr>
          <w:p w:rsidR="00B41153" w:rsidRPr="00403734" w:rsidRDefault="00DC45C4" w:rsidP="003D144B">
            <w:pPr>
              <w:pStyle w:val="ListParagraph"/>
              <w:ind w:left="0"/>
              <w:rPr>
                <w:sz w:val="20"/>
              </w:rPr>
            </w:pPr>
            <w:r>
              <w:rPr>
                <w:sz w:val="20"/>
              </w:rPr>
              <w:t>Lieu de d’assemblée</w:t>
            </w:r>
          </w:p>
        </w:tc>
        <w:tc>
          <w:tcPr>
            <w:tcW w:w="4277" w:type="dxa"/>
          </w:tcPr>
          <w:p w:rsidR="00B41153" w:rsidRPr="00403734" w:rsidRDefault="00DC45C4" w:rsidP="00DC45C4">
            <w:pPr>
              <w:pStyle w:val="ListParagraph"/>
              <w:ind w:left="0"/>
              <w:rPr>
                <w:sz w:val="20"/>
              </w:rPr>
            </w:pPr>
            <w:r>
              <w:rPr>
                <w:sz w:val="20"/>
              </w:rPr>
              <w:t>Casablanca</w:t>
            </w:r>
          </w:p>
        </w:tc>
      </w:tr>
      <w:tr w:rsidR="00DC45C4" w:rsidTr="003D144B">
        <w:tc>
          <w:tcPr>
            <w:tcW w:w="8568" w:type="dxa"/>
            <w:gridSpan w:val="2"/>
            <w:shd w:val="clear" w:color="auto" w:fill="DBE5F1" w:themeFill="accent1" w:themeFillTint="33"/>
          </w:tcPr>
          <w:p w:rsidR="00DC45C4" w:rsidRPr="00CE748A" w:rsidRDefault="00DC45C4" w:rsidP="00DC45C4">
            <w:pPr>
              <w:pStyle w:val="ListParagraph"/>
              <w:ind w:left="0"/>
              <w:rPr>
                <w:b/>
                <w:sz w:val="20"/>
              </w:rPr>
            </w:pPr>
            <w:r w:rsidRPr="00CE748A">
              <w:rPr>
                <w:b/>
                <w:sz w:val="20"/>
              </w:rPr>
              <w:t xml:space="preserve">Option </w:t>
            </w:r>
            <w:r>
              <w:rPr>
                <w:b/>
                <w:sz w:val="20"/>
              </w:rPr>
              <w:t>ABST</w:t>
            </w:r>
            <w:r w:rsidR="00CD1654">
              <w:rPr>
                <w:b/>
                <w:sz w:val="20"/>
              </w:rPr>
              <w:t> </w:t>
            </w:r>
            <w:r>
              <w:rPr>
                <w:b/>
                <w:sz w:val="20"/>
              </w:rPr>
              <w:t>: s’abstenir</w:t>
            </w:r>
          </w:p>
        </w:tc>
      </w:tr>
      <w:tr w:rsidR="00DC45C4" w:rsidTr="003D144B">
        <w:tc>
          <w:tcPr>
            <w:tcW w:w="4291" w:type="dxa"/>
          </w:tcPr>
          <w:p w:rsidR="00DC45C4" w:rsidRDefault="00DC45C4" w:rsidP="003D144B">
            <w:pPr>
              <w:pStyle w:val="ListParagraph"/>
              <w:ind w:left="0"/>
              <w:rPr>
                <w:sz w:val="20"/>
              </w:rPr>
            </w:pPr>
            <w:r>
              <w:rPr>
                <w:sz w:val="20"/>
              </w:rPr>
              <w:t>Date limite Marché</w:t>
            </w:r>
          </w:p>
        </w:tc>
        <w:tc>
          <w:tcPr>
            <w:tcW w:w="4277" w:type="dxa"/>
          </w:tcPr>
          <w:p w:rsidR="00DC45C4" w:rsidRDefault="00DC45C4" w:rsidP="003D144B">
            <w:pPr>
              <w:pStyle w:val="ListParagraph"/>
              <w:ind w:left="0"/>
              <w:rPr>
                <w:sz w:val="20"/>
              </w:rPr>
            </w:pPr>
            <w:r>
              <w:rPr>
                <w:sz w:val="20"/>
              </w:rPr>
              <w:t>31/12/2014</w:t>
            </w:r>
          </w:p>
        </w:tc>
      </w:tr>
      <w:tr w:rsidR="00DC45C4" w:rsidTr="003D144B">
        <w:tc>
          <w:tcPr>
            <w:tcW w:w="4291" w:type="dxa"/>
          </w:tcPr>
          <w:p w:rsidR="00DC45C4" w:rsidRPr="00403734" w:rsidRDefault="00DC45C4" w:rsidP="003D144B">
            <w:pPr>
              <w:pStyle w:val="ListParagraph"/>
              <w:ind w:left="0"/>
              <w:rPr>
                <w:sz w:val="20"/>
              </w:rPr>
            </w:pPr>
            <w:r>
              <w:rPr>
                <w:sz w:val="20"/>
              </w:rPr>
              <w:t>Date limite dépositaire</w:t>
            </w:r>
          </w:p>
        </w:tc>
        <w:tc>
          <w:tcPr>
            <w:tcW w:w="4277" w:type="dxa"/>
          </w:tcPr>
          <w:p w:rsidR="00DC45C4" w:rsidRPr="00403734" w:rsidRDefault="00DC45C4" w:rsidP="003D144B">
            <w:pPr>
              <w:pStyle w:val="ListParagraph"/>
              <w:ind w:left="0"/>
              <w:rPr>
                <w:sz w:val="20"/>
              </w:rPr>
            </w:pPr>
            <w:r>
              <w:rPr>
                <w:sz w:val="20"/>
              </w:rPr>
              <w:t>30/12/2014 à 11h</w:t>
            </w:r>
          </w:p>
        </w:tc>
      </w:tr>
      <w:tr w:rsidR="00DC45C4" w:rsidTr="003D144B">
        <w:tc>
          <w:tcPr>
            <w:tcW w:w="4291" w:type="dxa"/>
          </w:tcPr>
          <w:p w:rsidR="00DC45C4" w:rsidRDefault="00A9412C" w:rsidP="003D144B">
            <w:pPr>
              <w:pStyle w:val="ListParagraph"/>
              <w:ind w:left="0"/>
              <w:rPr>
                <w:sz w:val="20"/>
              </w:rPr>
            </w:pPr>
            <w:r>
              <w:rPr>
                <w:sz w:val="20"/>
              </w:rPr>
              <w:t>Date d’ouverture de l’opération</w:t>
            </w:r>
          </w:p>
        </w:tc>
        <w:tc>
          <w:tcPr>
            <w:tcW w:w="4277" w:type="dxa"/>
          </w:tcPr>
          <w:p w:rsidR="00DC45C4" w:rsidRDefault="00DC45C4" w:rsidP="003D144B">
            <w:pPr>
              <w:pStyle w:val="ListParagraph"/>
              <w:ind w:left="0"/>
              <w:rPr>
                <w:sz w:val="20"/>
              </w:rPr>
            </w:pPr>
            <w:r>
              <w:rPr>
                <w:sz w:val="20"/>
              </w:rPr>
              <w:t>15/12/2014</w:t>
            </w:r>
          </w:p>
        </w:tc>
      </w:tr>
      <w:tr w:rsidR="00DC45C4" w:rsidTr="003D144B">
        <w:tc>
          <w:tcPr>
            <w:tcW w:w="4291" w:type="dxa"/>
          </w:tcPr>
          <w:p w:rsidR="00DC45C4" w:rsidRPr="00403734" w:rsidRDefault="00A9412C" w:rsidP="003D144B">
            <w:pPr>
              <w:pStyle w:val="ListParagraph"/>
              <w:ind w:left="0"/>
              <w:rPr>
                <w:sz w:val="20"/>
              </w:rPr>
            </w:pPr>
            <w:r>
              <w:rPr>
                <w:sz w:val="20"/>
              </w:rPr>
              <w:t>Date de clôture de l’opération</w:t>
            </w:r>
          </w:p>
        </w:tc>
        <w:tc>
          <w:tcPr>
            <w:tcW w:w="4277" w:type="dxa"/>
          </w:tcPr>
          <w:p w:rsidR="00DC45C4" w:rsidRPr="00403734" w:rsidRDefault="00DC45C4" w:rsidP="003D144B">
            <w:pPr>
              <w:pStyle w:val="ListParagraph"/>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3D144B">
            <w:pPr>
              <w:pStyle w:val="ListParagraph"/>
              <w:ind w:left="0"/>
              <w:rPr>
                <w:b/>
                <w:sz w:val="20"/>
              </w:rPr>
            </w:pPr>
            <w:r w:rsidRPr="00CE748A">
              <w:rPr>
                <w:b/>
                <w:sz w:val="20"/>
              </w:rPr>
              <w:t xml:space="preserve">Option </w:t>
            </w:r>
            <w:r w:rsidR="00071FE0">
              <w:rPr>
                <w:b/>
                <w:sz w:val="20"/>
              </w:rPr>
              <w:t>CONN</w:t>
            </w:r>
            <w:r w:rsidR="00CD1654">
              <w:rPr>
                <w:b/>
                <w:sz w:val="20"/>
              </w:rPr>
              <w:t> </w:t>
            </w:r>
            <w:r w:rsidR="00A257BB">
              <w:rPr>
                <w:b/>
                <w:sz w:val="20"/>
              </w:rPr>
              <w:t>: consent refusé</w:t>
            </w:r>
          </w:p>
        </w:tc>
      </w:tr>
      <w:tr w:rsidR="00DC45C4" w:rsidTr="003D144B">
        <w:tc>
          <w:tcPr>
            <w:tcW w:w="4291" w:type="dxa"/>
          </w:tcPr>
          <w:p w:rsidR="00DC45C4" w:rsidRDefault="00DC45C4" w:rsidP="003D144B">
            <w:pPr>
              <w:pStyle w:val="ListParagraph"/>
              <w:ind w:left="0"/>
              <w:rPr>
                <w:sz w:val="20"/>
              </w:rPr>
            </w:pPr>
            <w:r>
              <w:rPr>
                <w:sz w:val="20"/>
              </w:rPr>
              <w:t>Date limite Marché</w:t>
            </w:r>
          </w:p>
        </w:tc>
        <w:tc>
          <w:tcPr>
            <w:tcW w:w="4277" w:type="dxa"/>
          </w:tcPr>
          <w:p w:rsidR="00DC45C4" w:rsidRDefault="00DC45C4" w:rsidP="003D144B">
            <w:pPr>
              <w:pStyle w:val="ListParagraph"/>
              <w:ind w:left="0"/>
              <w:rPr>
                <w:sz w:val="20"/>
              </w:rPr>
            </w:pPr>
            <w:r>
              <w:rPr>
                <w:sz w:val="20"/>
              </w:rPr>
              <w:t>31/12/2014</w:t>
            </w:r>
          </w:p>
        </w:tc>
      </w:tr>
      <w:tr w:rsidR="00DC45C4" w:rsidRPr="00403734" w:rsidTr="003D144B">
        <w:tc>
          <w:tcPr>
            <w:tcW w:w="4291" w:type="dxa"/>
          </w:tcPr>
          <w:p w:rsidR="00DC45C4" w:rsidRPr="00403734" w:rsidRDefault="00DC45C4" w:rsidP="003D144B">
            <w:pPr>
              <w:pStyle w:val="ListParagraph"/>
              <w:ind w:left="0"/>
              <w:rPr>
                <w:sz w:val="20"/>
              </w:rPr>
            </w:pPr>
            <w:r>
              <w:rPr>
                <w:sz w:val="20"/>
              </w:rPr>
              <w:t>Date limite dépositaire</w:t>
            </w:r>
          </w:p>
        </w:tc>
        <w:tc>
          <w:tcPr>
            <w:tcW w:w="4277" w:type="dxa"/>
          </w:tcPr>
          <w:p w:rsidR="00DC45C4" w:rsidRPr="00403734" w:rsidRDefault="00DC45C4" w:rsidP="003D144B">
            <w:pPr>
              <w:pStyle w:val="ListParagraph"/>
              <w:ind w:left="0"/>
              <w:rPr>
                <w:sz w:val="20"/>
              </w:rPr>
            </w:pPr>
            <w:r>
              <w:rPr>
                <w:sz w:val="20"/>
              </w:rPr>
              <w:t>30/12/2014 à 11h</w:t>
            </w:r>
          </w:p>
        </w:tc>
      </w:tr>
      <w:tr w:rsidR="00DC45C4" w:rsidTr="003D144B">
        <w:tc>
          <w:tcPr>
            <w:tcW w:w="4291" w:type="dxa"/>
          </w:tcPr>
          <w:p w:rsidR="00DC45C4" w:rsidRDefault="00A9412C" w:rsidP="003D144B">
            <w:pPr>
              <w:pStyle w:val="ListParagraph"/>
              <w:ind w:left="0"/>
              <w:rPr>
                <w:sz w:val="20"/>
              </w:rPr>
            </w:pPr>
            <w:r>
              <w:rPr>
                <w:sz w:val="20"/>
              </w:rPr>
              <w:t>Date d’ouverture de l’opération</w:t>
            </w:r>
          </w:p>
        </w:tc>
        <w:tc>
          <w:tcPr>
            <w:tcW w:w="4277" w:type="dxa"/>
          </w:tcPr>
          <w:p w:rsidR="00DC45C4" w:rsidRDefault="00DC45C4" w:rsidP="003D144B">
            <w:pPr>
              <w:pStyle w:val="ListParagraph"/>
              <w:ind w:left="0"/>
              <w:rPr>
                <w:sz w:val="20"/>
              </w:rPr>
            </w:pPr>
            <w:r>
              <w:rPr>
                <w:sz w:val="20"/>
              </w:rPr>
              <w:t>15/12/2014</w:t>
            </w:r>
          </w:p>
        </w:tc>
      </w:tr>
      <w:tr w:rsidR="00DC45C4" w:rsidRPr="00403734" w:rsidTr="003D144B">
        <w:tc>
          <w:tcPr>
            <w:tcW w:w="4291" w:type="dxa"/>
          </w:tcPr>
          <w:p w:rsidR="00DC45C4" w:rsidRPr="00403734" w:rsidRDefault="00A9412C" w:rsidP="003D144B">
            <w:pPr>
              <w:pStyle w:val="ListParagraph"/>
              <w:ind w:left="0"/>
              <w:rPr>
                <w:sz w:val="20"/>
              </w:rPr>
            </w:pPr>
            <w:r>
              <w:rPr>
                <w:sz w:val="20"/>
              </w:rPr>
              <w:t>Date de clôture de l’opération</w:t>
            </w:r>
          </w:p>
        </w:tc>
        <w:tc>
          <w:tcPr>
            <w:tcW w:w="4277" w:type="dxa"/>
          </w:tcPr>
          <w:p w:rsidR="00DC45C4" w:rsidRPr="00403734" w:rsidRDefault="00DC45C4" w:rsidP="003D144B">
            <w:pPr>
              <w:pStyle w:val="ListParagraph"/>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071FE0">
            <w:pPr>
              <w:pStyle w:val="ListParagraph"/>
              <w:ind w:left="0"/>
              <w:rPr>
                <w:b/>
                <w:sz w:val="20"/>
              </w:rPr>
            </w:pPr>
            <w:r w:rsidRPr="00CE748A">
              <w:rPr>
                <w:b/>
                <w:sz w:val="20"/>
              </w:rPr>
              <w:t xml:space="preserve">Option </w:t>
            </w:r>
            <w:r w:rsidR="00071FE0">
              <w:rPr>
                <w:b/>
                <w:sz w:val="20"/>
              </w:rPr>
              <w:t>CONY</w:t>
            </w:r>
            <w:r w:rsidR="00CD1654">
              <w:rPr>
                <w:b/>
                <w:sz w:val="20"/>
              </w:rPr>
              <w:t> </w:t>
            </w:r>
            <w:r w:rsidR="00A257BB">
              <w:rPr>
                <w:b/>
                <w:sz w:val="20"/>
              </w:rPr>
              <w:t>: consent accepté</w:t>
            </w:r>
          </w:p>
        </w:tc>
      </w:tr>
      <w:tr w:rsidR="00DC45C4" w:rsidTr="003D144B">
        <w:tc>
          <w:tcPr>
            <w:tcW w:w="4291" w:type="dxa"/>
          </w:tcPr>
          <w:p w:rsidR="00DC45C4" w:rsidRDefault="00DC45C4" w:rsidP="003D144B">
            <w:pPr>
              <w:pStyle w:val="ListParagraph"/>
              <w:ind w:left="0"/>
              <w:rPr>
                <w:sz w:val="20"/>
              </w:rPr>
            </w:pPr>
            <w:r>
              <w:rPr>
                <w:sz w:val="20"/>
              </w:rPr>
              <w:t>Date limite Marché</w:t>
            </w:r>
          </w:p>
        </w:tc>
        <w:tc>
          <w:tcPr>
            <w:tcW w:w="4277" w:type="dxa"/>
          </w:tcPr>
          <w:p w:rsidR="00DC45C4" w:rsidRDefault="00DC45C4" w:rsidP="003D144B">
            <w:pPr>
              <w:pStyle w:val="ListParagraph"/>
              <w:ind w:left="0"/>
              <w:rPr>
                <w:sz w:val="20"/>
              </w:rPr>
            </w:pPr>
            <w:r>
              <w:rPr>
                <w:sz w:val="20"/>
              </w:rPr>
              <w:t>31/12/2014</w:t>
            </w:r>
          </w:p>
        </w:tc>
      </w:tr>
      <w:tr w:rsidR="00DC45C4" w:rsidRPr="00403734" w:rsidTr="003D144B">
        <w:tc>
          <w:tcPr>
            <w:tcW w:w="4291" w:type="dxa"/>
          </w:tcPr>
          <w:p w:rsidR="00DC45C4" w:rsidRPr="00403734" w:rsidRDefault="00DC45C4" w:rsidP="003D144B">
            <w:pPr>
              <w:pStyle w:val="ListParagraph"/>
              <w:ind w:left="0"/>
              <w:rPr>
                <w:sz w:val="20"/>
              </w:rPr>
            </w:pPr>
            <w:r>
              <w:rPr>
                <w:sz w:val="20"/>
              </w:rPr>
              <w:t>Date limite dépositaire</w:t>
            </w:r>
          </w:p>
        </w:tc>
        <w:tc>
          <w:tcPr>
            <w:tcW w:w="4277" w:type="dxa"/>
          </w:tcPr>
          <w:p w:rsidR="00DC45C4" w:rsidRPr="00403734" w:rsidRDefault="00DC45C4" w:rsidP="003D144B">
            <w:pPr>
              <w:pStyle w:val="ListParagraph"/>
              <w:ind w:left="0"/>
              <w:rPr>
                <w:sz w:val="20"/>
              </w:rPr>
            </w:pPr>
            <w:r>
              <w:rPr>
                <w:sz w:val="20"/>
              </w:rPr>
              <w:t>30/12/2014 à 11h</w:t>
            </w:r>
          </w:p>
        </w:tc>
      </w:tr>
      <w:tr w:rsidR="00DC45C4" w:rsidTr="003D144B">
        <w:tc>
          <w:tcPr>
            <w:tcW w:w="4291" w:type="dxa"/>
          </w:tcPr>
          <w:p w:rsidR="00DC45C4" w:rsidRDefault="00A9412C" w:rsidP="003D144B">
            <w:pPr>
              <w:pStyle w:val="ListParagraph"/>
              <w:ind w:left="0"/>
              <w:rPr>
                <w:sz w:val="20"/>
              </w:rPr>
            </w:pPr>
            <w:r>
              <w:rPr>
                <w:sz w:val="20"/>
              </w:rPr>
              <w:t>Date d’ouverture de l’opération</w:t>
            </w:r>
          </w:p>
        </w:tc>
        <w:tc>
          <w:tcPr>
            <w:tcW w:w="4277" w:type="dxa"/>
          </w:tcPr>
          <w:p w:rsidR="00DC45C4" w:rsidRDefault="00DC45C4" w:rsidP="003D144B">
            <w:pPr>
              <w:pStyle w:val="ListParagraph"/>
              <w:ind w:left="0"/>
              <w:rPr>
                <w:sz w:val="20"/>
              </w:rPr>
            </w:pPr>
            <w:r>
              <w:rPr>
                <w:sz w:val="20"/>
              </w:rPr>
              <w:t>15/12/2014</w:t>
            </w:r>
          </w:p>
        </w:tc>
      </w:tr>
      <w:tr w:rsidR="00DC45C4" w:rsidRPr="00403734" w:rsidTr="003D144B">
        <w:tc>
          <w:tcPr>
            <w:tcW w:w="4291" w:type="dxa"/>
          </w:tcPr>
          <w:p w:rsidR="00DC45C4" w:rsidRPr="00403734" w:rsidRDefault="00A9412C" w:rsidP="003D144B">
            <w:pPr>
              <w:pStyle w:val="ListParagraph"/>
              <w:ind w:left="0"/>
              <w:rPr>
                <w:sz w:val="20"/>
              </w:rPr>
            </w:pPr>
            <w:r>
              <w:rPr>
                <w:sz w:val="20"/>
              </w:rPr>
              <w:t>Date de clôture de l’opération</w:t>
            </w:r>
          </w:p>
        </w:tc>
        <w:tc>
          <w:tcPr>
            <w:tcW w:w="4277" w:type="dxa"/>
          </w:tcPr>
          <w:p w:rsidR="00DC45C4" w:rsidRPr="00403734" w:rsidRDefault="00DC45C4" w:rsidP="003D144B">
            <w:pPr>
              <w:pStyle w:val="ListParagraph"/>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071FE0">
            <w:pPr>
              <w:pStyle w:val="ListParagraph"/>
              <w:ind w:left="0"/>
              <w:rPr>
                <w:b/>
                <w:sz w:val="20"/>
              </w:rPr>
            </w:pPr>
            <w:r w:rsidRPr="00CE748A">
              <w:rPr>
                <w:b/>
                <w:sz w:val="20"/>
              </w:rPr>
              <w:t xml:space="preserve">Option </w:t>
            </w:r>
            <w:r w:rsidR="00071FE0">
              <w:rPr>
                <w:b/>
                <w:sz w:val="20"/>
              </w:rPr>
              <w:t>WITH</w:t>
            </w:r>
            <w:r w:rsidR="00CD1654">
              <w:rPr>
                <w:b/>
                <w:sz w:val="20"/>
              </w:rPr>
              <w:t> </w:t>
            </w:r>
            <w:r w:rsidR="00A257BB">
              <w:rPr>
                <w:b/>
                <w:sz w:val="20"/>
              </w:rPr>
              <w:t>: vote avec direction</w:t>
            </w:r>
          </w:p>
        </w:tc>
      </w:tr>
      <w:tr w:rsidR="00DC45C4" w:rsidTr="003D144B">
        <w:tc>
          <w:tcPr>
            <w:tcW w:w="4291" w:type="dxa"/>
          </w:tcPr>
          <w:p w:rsidR="00DC45C4" w:rsidRDefault="00DC45C4" w:rsidP="003D144B">
            <w:pPr>
              <w:pStyle w:val="ListParagraph"/>
              <w:ind w:left="0"/>
              <w:rPr>
                <w:sz w:val="20"/>
              </w:rPr>
            </w:pPr>
            <w:r>
              <w:rPr>
                <w:sz w:val="20"/>
              </w:rPr>
              <w:t>Date limite Marché</w:t>
            </w:r>
          </w:p>
        </w:tc>
        <w:tc>
          <w:tcPr>
            <w:tcW w:w="4277" w:type="dxa"/>
          </w:tcPr>
          <w:p w:rsidR="00DC45C4" w:rsidRDefault="00DC45C4" w:rsidP="003D144B">
            <w:pPr>
              <w:pStyle w:val="ListParagraph"/>
              <w:ind w:left="0"/>
              <w:rPr>
                <w:sz w:val="20"/>
              </w:rPr>
            </w:pPr>
            <w:r>
              <w:rPr>
                <w:sz w:val="20"/>
              </w:rPr>
              <w:t>31/12/2014</w:t>
            </w:r>
          </w:p>
        </w:tc>
      </w:tr>
      <w:tr w:rsidR="00DC45C4" w:rsidRPr="00403734" w:rsidTr="003D144B">
        <w:tc>
          <w:tcPr>
            <w:tcW w:w="4291" w:type="dxa"/>
          </w:tcPr>
          <w:p w:rsidR="00DC45C4" w:rsidRPr="00403734" w:rsidRDefault="00DC45C4" w:rsidP="003D144B">
            <w:pPr>
              <w:pStyle w:val="ListParagraph"/>
              <w:ind w:left="0"/>
              <w:rPr>
                <w:sz w:val="20"/>
              </w:rPr>
            </w:pPr>
            <w:r>
              <w:rPr>
                <w:sz w:val="20"/>
              </w:rPr>
              <w:t>Date limite dépositaire</w:t>
            </w:r>
          </w:p>
        </w:tc>
        <w:tc>
          <w:tcPr>
            <w:tcW w:w="4277" w:type="dxa"/>
          </w:tcPr>
          <w:p w:rsidR="00DC45C4" w:rsidRPr="00403734" w:rsidRDefault="00DC45C4" w:rsidP="003D144B">
            <w:pPr>
              <w:pStyle w:val="ListParagraph"/>
              <w:ind w:left="0"/>
              <w:rPr>
                <w:sz w:val="20"/>
              </w:rPr>
            </w:pPr>
            <w:r>
              <w:rPr>
                <w:sz w:val="20"/>
              </w:rPr>
              <w:t>30/12/2014 à 11h</w:t>
            </w:r>
          </w:p>
        </w:tc>
      </w:tr>
      <w:tr w:rsidR="00DC45C4" w:rsidTr="003D144B">
        <w:tc>
          <w:tcPr>
            <w:tcW w:w="4291" w:type="dxa"/>
          </w:tcPr>
          <w:p w:rsidR="00DC45C4" w:rsidRDefault="00A9412C" w:rsidP="003D144B">
            <w:pPr>
              <w:pStyle w:val="ListParagraph"/>
              <w:ind w:left="0"/>
              <w:rPr>
                <w:sz w:val="20"/>
              </w:rPr>
            </w:pPr>
            <w:r>
              <w:rPr>
                <w:sz w:val="20"/>
              </w:rPr>
              <w:t>Date d’ouverture de l’opération</w:t>
            </w:r>
          </w:p>
        </w:tc>
        <w:tc>
          <w:tcPr>
            <w:tcW w:w="4277" w:type="dxa"/>
          </w:tcPr>
          <w:p w:rsidR="00DC45C4" w:rsidRDefault="00DC45C4" w:rsidP="003D144B">
            <w:pPr>
              <w:pStyle w:val="ListParagraph"/>
              <w:ind w:left="0"/>
              <w:rPr>
                <w:sz w:val="20"/>
              </w:rPr>
            </w:pPr>
            <w:r>
              <w:rPr>
                <w:sz w:val="20"/>
              </w:rPr>
              <w:t>15/12/2014</w:t>
            </w:r>
          </w:p>
        </w:tc>
      </w:tr>
      <w:tr w:rsidR="00DC45C4" w:rsidRPr="00403734" w:rsidTr="003D144B">
        <w:tc>
          <w:tcPr>
            <w:tcW w:w="4291" w:type="dxa"/>
          </w:tcPr>
          <w:p w:rsidR="00DC45C4" w:rsidRPr="00403734" w:rsidRDefault="00A9412C" w:rsidP="003D144B">
            <w:pPr>
              <w:pStyle w:val="ListParagraph"/>
              <w:ind w:left="0"/>
              <w:rPr>
                <w:sz w:val="20"/>
              </w:rPr>
            </w:pPr>
            <w:r>
              <w:rPr>
                <w:sz w:val="20"/>
              </w:rPr>
              <w:t>Date de clôture de l’opération</w:t>
            </w:r>
          </w:p>
        </w:tc>
        <w:tc>
          <w:tcPr>
            <w:tcW w:w="4277" w:type="dxa"/>
          </w:tcPr>
          <w:p w:rsidR="00DC45C4" w:rsidRPr="00403734" w:rsidRDefault="00DC45C4" w:rsidP="003D144B">
            <w:pPr>
              <w:pStyle w:val="ListParagraph"/>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071FE0">
            <w:pPr>
              <w:pStyle w:val="ListParagraph"/>
              <w:ind w:left="0"/>
              <w:rPr>
                <w:b/>
                <w:sz w:val="20"/>
              </w:rPr>
            </w:pPr>
            <w:r w:rsidRPr="00CE748A">
              <w:rPr>
                <w:b/>
                <w:sz w:val="20"/>
              </w:rPr>
              <w:t xml:space="preserve">Option </w:t>
            </w:r>
            <w:r w:rsidR="00071FE0">
              <w:rPr>
                <w:b/>
                <w:sz w:val="20"/>
              </w:rPr>
              <w:t>AGNT</w:t>
            </w:r>
            <w:r w:rsidR="00CD1654">
              <w:rPr>
                <w:b/>
                <w:sz w:val="20"/>
              </w:rPr>
              <w:t> </w:t>
            </w:r>
            <w:r w:rsidR="00071FE0">
              <w:rPr>
                <w:b/>
                <w:sz w:val="20"/>
              </w:rPr>
              <w:t xml:space="preserve">: </w:t>
            </w:r>
            <w:r w:rsidR="00A257BB">
              <w:rPr>
                <w:b/>
                <w:sz w:val="20"/>
              </w:rPr>
              <w:t>vote contre direction</w:t>
            </w:r>
          </w:p>
        </w:tc>
      </w:tr>
      <w:tr w:rsidR="00DC45C4" w:rsidTr="003D144B">
        <w:tc>
          <w:tcPr>
            <w:tcW w:w="4291" w:type="dxa"/>
          </w:tcPr>
          <w:p w:rsidR="00DC45C4" w:rsidRDefault="00DC45C4" w:rsidP="003D144B">
            <w:pPr>
              <w:pStyle w:val="ListParagraph"/>
              <w:ind w:left="0"/>
              <w:rPr>
                <w:sz w:val="20"/>
              </w:rPr>
            </w:pPr>
            <w:r>
              <w:rPr>
                <w:sz w:val="20"/>
              </w:rPr>
              <w:t>Date limite Marché</w:t>
            </w:r>
          </w:p>
        </w:tc>
        <w:tc>
          <w:tcPr>
            <w:tcW w:w="4277" w:type="dxa"/>
          </w:tcPr>
          <w:p w:rsidR="00DC45C4" w:rsidRDefault="00DC45C4" w:rsidP="003D144B">
            <w:pPr>
              <w:pStyle w:val="ListParagraph"/>
              <w:ind w:left="0"/>
              <w:rPr>
                <w:sz w:val="20"/>
              </w:rPr>
            </w:pPr>
            <w:r>
              <w:rPr>
                <w:sz w:val="20"/>
              </w:rPr>
              <w:t>31/12/2014</w:t>
            </w:r>
          </w:p>
        </w:tc>
      </w:tr>
      <w:tr w:rsidR="00DC45C4" w:rsidRPr="00403734" w:rsidTr="003D144B">
        <w:tc>
          <w:tcPr>
            <w:tcW w:w="4291" w:type="dxa"/>
          </w:tcPr>
          <w:p w:rsidR="00DC45C4" w:rsidRPr="00403734" w:rsidRDefault="00DC45C4" w:rsidP="003D144B">
            <w:pPr>
              <w:pStyle w:val="ListParagraph"/>
              <w:ind w:left="0"/>
              <w:rPr>
                <w:sz w:val="20"/>
              </w:rPr>
            </w:pPr>
            <w:r>
              <w:rPr>
                <w:sz w:val="20"/>
              </w:rPr>
              <w:t>Date limite dépositaire</w:t>
            </w:r>
          </w:p>
        </w:tc>
        <w:tc>
          <w:tcPr>
            <w:tcW w:w="4277" w:type="dxa"/>
          </w:tcPr>
          <w:p w:rsidR="00DC45C4" w:rsidRPr="00403734" w:rsidRDefault="00DC45C4" w:rsidP="003D144B">
            <w:pPr>
              <w:pStyle w:val="ListParagraph"/>
              <w:ind w:left="0"/>
              <w:rPr>
                <w:sz w:val="20"/>
              </w:rPr>
            </w:pPr>
            <w:r>
              <w:rPr>
                <w:sz w:val="20"/>
              </w:rPr>
              <w:t>30/12/2014 à 11h</w:t>
            </w:r>
          </w:p>
        </w:tc>
      </w:tr>
      <w:tr w:rsidR="00DC45C4" w:rsidTr="003D144B">
        <w:tc>
          <w:tcPr>
            <w:tcW w:w="4291" w:type="dxa"/>
          </w:tcPr>
          <w:p w:rsidR="00DC45C4" w:rsidRDefault="00A9412C" w:rsidP="003D144B">
            <w:pPr>
              <w:pStyle w:val="ListParagraph"/>
              <w:ind w:left="0"/>
              <w:rPr>
                <w:sz w:val="20"/>
              </w:rPr>
            </w:pPr>
            <w:r>
              <w:rPr>
                <w:sz w:val="20"/>
              </w:rPr>
              <w:t>Date d’ouverture de l’opération</w:t>
            </w:r>
          </w:p>
        </w:tc>
        <w:tc>
          <w:tcPr>
            <w:tcW w:w="4277" w:type="dxa"/>
          </w:tcPr>
          <w:p w:rsidR="00DC45C4" w:rsidRDefault="00DC45C4" w:rsidP="003D144B">
            <w:pPr>
              <w:pStyle w:val="ListParagraph"/>
              <w:ind w:left="0"/>
              <w:rPr>
                <w:sz w:val="20"/>
              </w:rPr>
            </w:pPr>
            <w:r>
              <w:rPr>
                <w:sz w:val="20"/>
              </w:rPr>
              <w:t>15/12/2014</w:t>
            </w:r>
          </w:p>
        </w:tc>
      </w:tr>
      <w:tr w:rsidR="00DC45C4" w:rsidRPr="00403734" w:rsidTr="003D144B">
        <w:tc>
          <w:tcPr>
            <w:tcW w:w="4291" w:type="dxa"/>
          </w:tcPr>
          <w:p w:rsidR="00DC45C4" w:rsidRPr="00403734" w:rsidRDefault="00A9412C" w:rsidP="003D144B">
            <w:pPr>
              <w:pStyle w:val="ListParagraph"/>
              <w:ind w:left="0"/>
              <w:rPr>
                <w:sz w:val="20"/>
              </w:rPr>
            </w:pPr>
            <w:r>
              <w:rPr>
                <w:sz w:val="20"/>
              </w:rPr>
              <w:t>Date de clôture de l’opération</w:t>
            </w:r>
          </w:p>
        </w:tc>
        <w:tc>
          <w:tcPr>
            <w:tcW w:w="4277" w:type="dxa"/>
          </w:tcPr>
          <w:p w:rsidR="00DC45C4" w:rsidRPr="00403734" w:rsidRDefault="00DC45C4" w:rsidP="003D144B">
            <w:pPr>
              <w:pStyle w:val="ListParagraph"/>
              <w:ind w:left="0"/>
              <w:rPr>
                <w:sz w:val="20"/>
              </w:rPr>
            </w:pPr>
            <w:r>
              <w:rPr>
                <w:sz w:val="20"/>
              </w:rPr>
              <w:t>31/12/2014</w:t>
            </w:r>
          </w:p>
        </w:tc>
      </w:tr>
      <w:tr w:rsidR="00071FE0" w:rsidRPr="00CE748A" w:rsidTr="003D144B">
        <w:tc>
          <w:tcPr>
            <w:tcW w:w="8568" w:type="dxa"/>
            <w:gridSpan w:val="2"/>
            <w:shd w:val="clear" w:color="auto" w:fill="DBE5F1" w:themeFill="accent1" w:themeFillTint="33"/>
          </w:tcPr>
          <w:p w:rsidR="00071FE0" w:rsidRPr="00CE748A" w:rsidRDefault="00071FE0" w:rsidP="003D144B">
            <w:pPr>
              <w:pStyle w:val="ListParagraph"/>
              <w:ind w:left="0"/>
              <w:rPr>
                <w:b/>
                <w:sz w:val="20"/>
              </w:rPr>
            </w:pPr>
            <w:r w:rsidRPr="00CE748A">
              <w:rPr>
                <w:b/>
                <w:sz w:val="20"/>
              </w:rPr>
              <w:t xml:space="preserve">Option </w:t>
            </w:r>
            <w:r>
              <w:rPr>
                <w:b/>
                <w:sz w:val="20"/>
              </w:rPr>
              <w:t>SPLI</w:t>
            </w:r>
            <w:r w:rsidR="00CD1654">
              <w:rPr>
                <w:b/>
                <w:sz w:val="20"/>
              </w:rPr>
              <w:t> </w:t>
            </w:r>
            <w:r>
              <w:rPr>
                <w:b/>
                <w:sz w:val="20"/>
              </w:rPr>
              <w:t xml:space="preserve">: Split </w:t>
            </w:r>
          </w:p>
        </w:tc>
      </w:tr>
      <w:tr w:rsidR="00071FE0" w:rsidTr="003D144B">
        <w:tc>
          <w:tcPr>
            <w:tcW w:w="4291" w:type="dxa"/>
          </w:tcPr>
          <w:p w:rsidR="00071FE0" w:rsidRDefault="00071FE0" w:rsidP="003D144B">
            <w:pPr>
              <w:pStyle w:val="ListParagraph"/>
              <w:ind w:left="0"/>
              <w:rPr>
                <w:sz w:val="20"/>
              </w:rPr>
            </w:pPr>
            <w:r>
              <w:rPr>
                <w:sz w:val="20"/>
              </w:rPr>
              <w:t xml:space="preserve"> Date limite Marché</w:t>
            </w:r>
          </w:p>
        </w:tc>
        <w:tc>
          <w:tcPr>
            <w:tcW w:w="4277" w:type="dxa"/>
          </w:tcPr>
          <w:p w:rsidR="00071FE0" w:rsidRDefault="00071FE0" w:rsidP="003D144B">
            <w:pPr>
              <w:pStyle w:val="ListParagraph"/>
              <w:ind w:left="0"/>
              <w:rPr>
                <w:sz w:val="20"/>
              </w:rPr>
            </w:pPr>
            <w:r>
              <w:rPr>
                <w:sz w:val="20"/>
              </w:rPr>
              <w:t>31/12/2014</w:t>
            </w:r>
          </w:p>
        </w:tc>
      </w:tr>
      <w:tr w:rsidR="00071FE0" w:rsidRPr="00403734" w:rsidTr="003D144B">
        <w:tc>
          <w:tcPr>
            <w:tcW w:w="4291" w:type="dxa"/>
          </w:tcPr>
          <w:p w:rsidR="00071FE0" w:rsidRPr="00403734" w:rsidRDefault="00071FE0" w:rsidP="003D144B">
            <w:pPr>
              <w:pStyle w:val="ListParagraph"/>
              <w:ind w:left="0"/>
              <w:rPr>
                <w:sz w:val="20"/>
              </w:rPr>
            </w:pPr>
            <w:r>
              <w:rPr>
                <w:sz w:val="20"/>
              </w:rPr>
              <w:t>Date limite dépositaire</w:t>
            </w:r>
          </w:p>
        </w:tc>
        <w:tc>
          <w:tcPr>
            <w:tcW w:w="4277" w:type="dxa"/>
          </w:tcPr>
          <w:p w:rsidR="00071FE0" w:rsidRPr="00403734" w:rsidRDefault="00071FE0" w:rsidP="003D144B">
            <w:pPr>
              <w:pStyle w:val="ListParagraph"/>
              <w:ind w:left="0"/>
              <w:rPr>
                <w:sz w:val="20"/>
              </w:rPr>
            </w:pPr>
            <w:r>
              <w:rPr>
                <w:sz w:val="20"/>
              </w:rPr>
              <w:t>30/12/2014 à 11h</w:t>
            </w:r>
          </w:p>
        </w:tc>
      </w:tr>
      <w:tr w:rsidR="00071FE0" w:rsidTr="003D144B">
        <w:tc>
          <w:tcPr>
            <w:tcW w:w="4291" w:type="dxa"/>
          </w:tcPr>
          <w:p w:rsidR="00071FE0" w:rsidRDefault="00A9412C" w:rsidP="003D144B">
            <w:pPr>
              <w:pStyle w:val="ListParagraph"/>
              <w:ind w:left="0"/>
              <w:rPr>
                <w:sz w:val="20"/>
              </w:rPr>
            </w:pPr>
            <w:r>
              <w:rPr>
                <w:sz w:val="20"/>
              </w:rPr>
              <w:t>Date d’ouverture de l’opération</w:t>
            </w:r>
          </w:p>
        </w:tc>
        <w:tc>
          <w:tcPr>
            <w:tcW w:w="4277" w:type="dxa"/>
          </w:tcPr>
          <w:p w:rsidR="00071FE0" w:rsidRDefault="00071FE0" w:rsidP="003D144B">
            <w:pPr>
              <w:pStyle w:val="ListParagraph"/>
              <w:ind w:left="0"/>
              <w:rPr>
                <w:sz w:val="20"/>
              </w:rPr>
            </w:pPr>
            <w:r>
              <w:rPr>
                <w:sz w:val="20"/>
              </w:rPr>
              <w:t>15/12/2014</w:t>
            </w:r>
          </w:p>
        </w:tc>
      </w:tr>
      <w:tr w:rsidR="00071FE0" w:rsidRPr="00403734" w:rsidTr="003D144B">
        <w:tc>
          <w:tcPr>
            <w:tcW w:w="4291" w:type="dxa"/>
          </w:tcPr>
          <w:p w:rsidR="00071FE0" w:rsidRPr="00403734" w:rsidRDefault="00A9412C" w:rsidP="003D144B">
            <w:pPr>
              <w:pStyle w:val="ListParagraph"/>
              <w:ind w:left="0"/>
              <w:rPr>
                <w:sz w:val="20"/>
              </w:rPr>
            </w:pPr>
            <w:r>
              <w:rPr>
                <w:sz w:val="20"/>
              </w:rPr>
              <w:t>Date de clôture de l’opération</w:t>
            </w:r>
          </w:p>
        </w:tc>
        <w:tc>
          <w:tcPr>
            <w:tcW w:w="4277" w:type="dxa"/>
          </w:tcPr>
          <w:p w:rsidR="00071FE0" w:rsidRPr="00403734" w:rsidRDefault="00071FE0" w:rsidP="003D144B">
            <w:pPr>
              <w:pStyle w:val="ListParagraph"/>
              <w:ind w:left="0"/>
              <w:rPr>
                <w:sz w:val="20"/>
              </w:rPr>
            </w:pPr>
            <w:r>
              <w:rPr>
                <w:sz w:val="20"/>
              </w:rPr>
              <w:t>31/12/2014</w:t>
            </w:r>
          </w:p>
        </w:tc>
      </w:tr>
      <w:tr w:rsidR="00071FE0" w:rsidRPr="00CE748A" w:rsidTr="003D144B">
        <w:tc>
          <w:tcPr>
            <w:tcW w:w="8568" w:type="dxa"/>
            <w:gridSpan w:val="2"/>
            <w:shd w:val="clear" w:color="auto" w:fill="DBE5F1" w:themeFill="accent1" w:themeFillTint="33"/>
          </w:tcPr>
          <w:p w:rsidR="00071FE0" w:rsidRPr="00CE748A" w:rsidRDefault="00071FE0" w:rsidP="00071FE0">
            <w:pPr>
              <w:pStyle w:val="ListParagraph"/>
              <w:ind w:left="0"/>
              <w:rPr>
                <w:b/>
                <w:sz w:val="20"/>
              </w:rPr>
            </w:pPr>
            <w:r w:rsidRPr="00CE748A">
              <w:rPr>
                <w:b/>
                <w:sz w:val="20"/>
              </w:rPr>
              <w:t xml:space="preserve">Option </w:t>
            </w:r>
            <w:r>
              <w:rPr>
                <w:b/>
                <w:sz w:val="20"/>
              </w:rPr>
              <w:t>NOAC</w:t>
            </w:r>
            <w:r w:rsidR="00CD1654">
              <w:rPr>
                <w:b/>
                <w:sz w:val="20"/>
              </w:rPr>
              <w:t> </w:t>
            </w:r>
            <w:r>
              <w:rPr>
                <w:b/>
                <w:sz w:val="20"/>
              </w:rPr>
              <w:t>: No action</w:t>
            </w:r>
          </w:p>
        </w:tc>
      </w:tr>
      <w:tr w:rsidR="00071FE0" w:rsidTr="003D144B">
        <w:tc>
          <w:tcPr>
            <w:tcW w:w="4291" w:type="dxa"/>
          </w:tcPr>
          <w:p w:rsidR="00071FE0" w:rsidRDefault="00071FE0" w:rsidP="003D144B">
            <w:pPr>
              <w:pStyle w:val="ListParagraph"/>
              <w:ind w:left="0"/>
              <w:rPr>
                <w:sz w:val="20"/>
              </w:rPr>
            </w:pPr>
            <w:r>
              <w:rPr>
                <w:sz w:val="20"/>
              </w:rPr>
              <w:t>Date limite Marché</w:t>
            </w:r>
          </w:p>
        </w:tc>
        <w:tc>
          <w:tcPr>
            <w:tcW w:w="4277" w:type="dxa"/>
          </w:tcPr>
          <w:p w:rsidR="00071FE0" w:rsidRDefault="00071FE0" w:rsidP="003D144B">
            <w:pPr>
              <w:pStyle w:val="ListParagraph"/>
              <w:ind w:left="0"/>
              <w:rPr>
                <w:sz w:val="20"/>
              </w:rPr>
            </w:pPr>
            <w:r>
              <w:rPr>
                <w:sz w:val="20"/>
              </w:rPr>
              <w:t>31/12/2014</w:t>
            </w:r>
          </w:p>
        </w:tc>
      </w:tr>
      <w:tr w:rsidR="00071FE0" w:rsidRPr="00403734" w:rsidTr="003D144B">
        <w:tc>
          <w:tcPr>
            <w:tcW w:w="4291" w:type="dxa"/>
          </w:tcPr>
          <w:p w:rsidR="00071FE0" w:rsidRPr="00403734" w:rsidRDefault="00071FE0" w:rsidP="003D144B">
            <w:pPr>
              <w:pStyle w:val="ListParagraph"/>
              <w:ind w:left="0"/>
              <w:rPr>
                <w:sz w:val="20"/>
              </w:rPr>
            </w:pPr>
            <w:r>
              <w:rPr>
                <w:sz w:val="20"/>
              </w:rPr>
              <w:t>Date limite dépositaire</w:t>
            </w:r>
          </w:p>
        </w:tc>
        <w:tc>
          <w:tcPr>
            <w:tcW w:w="4277" w:type="dxa"/>
          </w:tcPr>
          <w:p w:rsidR="00071FE0" w:rsidRPr="00403734" w:rsidRDefault="00071FE0" w:rsidP="003D144B">
            <w:pPr>
              <w:pStyle w:val="ListParagraph"/>
              <w:ind w:left="0"/>
              <w:rPr>
                <w:sz w:val="20"/>
              </w:rPr>
            </w:pPr>
            <w:r>
              <w:rPr>
                <w:sz w:val="20"/>
              </w:rPr>
              <w:t>30/12/2014 à 11h</w:t>
            </w:r>
          </w:p>
        </w:tc>
      </w:tr>
      <w:tr w:rsidR="00071FE0" w:rsidTr="003D144B">
        <w:tc>
          <w:tcPr>
            <w:tcW w:w="4291" w:type="dxa"/>
          </w:tcPr>
          <w:p w:rsidR="00071FE0" w:rsidRDefault="00A9412C" w:rsidP="003D144B">
            <w:pPr>
              <w:pStyle w:val="ListParagraph"/>
              <w:ind w:left="0"/>
              <w:rPr>
                <w:sz w:val="20"/>
              </w:rPr>
            </w:pPr>
            <w:r>
              <w:rPr>
                <w:sz w:val="20"/>
              </w:rPr>
              <w:t>Date d’ouverture de l’opération</w:t>
            </w:r>
          </w:p>
        </w:tc>
        <w:tc>
          <w:tcPr>
            <w:tcW w:w="4277" w:type="dxa"/>
          </w:tcPr>
          <w:p w:rsidR="00071FE0" w:rsidRDefault="00071FE0" w:rsidP="003D144B">
            <w:pPr>
              <w:pStyle w:val="ListParagraph"/>
              <w:ind w:left="0"/>
              <w:rPr>
                <w:sz w:val="20"/>
              </w:rPr>
            </w:pPr>
            <w:r>
              <w:rPr>
                <w:sz w:val="20"/>
              </w:rPr>
              <w:t>15/12/2014</w:t>
            </w:r>
          </w:p>
        </w:tc>
      </w:tr>
      <w:tr w:rsidR="00071FE0" w:rsidRPr="00403734" w:rsidTr="003D144B">
        <w:tc>
          <w:tcPr>
            <w:tcW w:w="4291" w:type="dxa"/>
          </w:tcPr>
          <w:p w:rsidR="00071FE0" w:rsidRPr="00403734" w:rsidRDefault="00A9412C" w:rsidP="003D144B">
            <w:pPr>
              <w:pStyle w:val="ListParagraph"/>
              <w:ind w:left="0"/>
              <w:rPr>
                <w:sz w:val="20"/>
              </w:rPr>
            </w:pPr>
            <w:r>
              <w:rPr>
                <w:sz w:val="20"/>
              </w:rPr>
              <w:t>Date de clôture de l’opération</w:t>
            </w:r>
          </w:p>
        </w:tc>
        <w:tc>
          <w:tcPr>
            <w:tcW w:w="4277" w:type="dxa"/>
          </w:tcPr>
          <w:p w:rsidR="00071FE0" w:rsidRPr="00403734" w:rsidRDefault="00071FE0" w:rsidP="003D144B">
            <w:pPr>
              <w:pStyle w:val="ListParagraph"/>
              <w:ind w:left="0"/>
              <w:rPr>
                <w:sz w:val="20"/>
              </w:rPr>
            </w:pPr>
            <w:r>
              <w:rPr>
                <w:sz w:val="20"/>
              </w:rPr>
              <w:t>31/12/2014</w:t>
            </w:r>
          </w:p>
        </w:tc>
      </w:tr>
      <w:tr w:rsidR="00CD1654" w:rsidRPr="00403734" w:rsidTr="00CD1654">
        <w:tc>
          <w:tcPr>
            <w:tcW w:w="8568" w:type="dxa"/>
            <w:gridSpan w:val="2"/>
            <w:shd w:val="clear" w:color="auto" w:fill="DBE5F1" w:themeFill="accent1" w:themeFillTint="33"/>
          </w:tcPr>
          <w:p w:rsidR="00CD1654" w:rsidRPr="00CD1654" w:rsidRDefault="00CD1654" w:rsidP="003D144B">
            <w:pPr>
              <w:pStyle w:val="ListParagraph"/>
              <w:ind w:left="0"/>
              <w:rPr>
                <w:b/>
                <w:sz w:val="20"/>
              </w:rPr>
            </w:pPr>
            <w:r w:rsidRPr="00CD1654">
              <w:rPr>
                <w:b/>
                <w:sz w:val="20"/>
              </w:rPr>
              <w:t>Commentaire</w:t>
            </w:r>
          </w:p>
        </w:tc>
      </w:tr>
      <w:tr w:rsidR="00CD1654" w:rsidRPr="00403734" w:rsidTr="003D144B">
        <w:tc>
          <w:tcPr>
            <w:tcW w:w="4291" w:type="dxa"/>
          </w:tcPr>
          <w:p w:rsidR="00CD1654" w:rsidRDefault="00CD1654" w:rsidP="003D144B">
            <w:pPr>
              <w:pStyle w:val="ListParagraph"/>
              <w:ind w:left="0"/>
              <w:rPr>
                <w:sz w:val="20"/>
              </w:rPr>
            </w:pPr>
            <w:r>
              <w:rPr>
                <w:sz w:val="20"/>
              </w:rPr>
              <w:t>Commentaires entrants</w:t>
            </w:r>
          </w:p>
        </w:tc>
        <w:tc>
          <w:tcPr>
            <w:tcW w:w="4277" w:type="dxa"/>
          </w:tcPr>
          <w:p w:rsidR="00CD1654" w:rsidRDefault="00CD1654" w:rsidP="003D144B">
            <w:pPr>
              <w:pStyle w:val="ListParagraph"/>
              <w:ind w:left="0"/>
              <w:rPr>
                <w:sz w:val="20"/>
              </w:rPr>
            </w:pPr>
            <w:r>
              <w:rPr>
                <w:sz w:val="20"/>
              </w:rPr>
              <w:t>Agenda/Commentaires reçus dans le MT568</w:t>
            </w:r>
          </w:p>
        </w:tc>
      </w:tr>
    </w:tbl>
    <w:p w:rsidR="00B41153" w:rsidRDefault="00B41153" w:rsidP="00B41153">
      <w:pPr>
        <w:pStyle w:val="ListParagraph"/>
        <w:spacing w:line="240" w:lineRule="auto"/>
      </w:pPr>
    </w:p>
    <w:p w:rsidR="00065731" w:rsidRDefault="00065731" w:rsidP="00065731">
      <w:pPr>
        <w:pStyle w:val="ListParagraph"/>
        <w:spacing w:line="240" w:lineRule="auto"/>
        <w:ind w:left="284"/>
        <w:jc w:val="both"/>
      </w:pPr>
    </w:p>
    <w:p w:rsidR="00B41153" w:rsidRDefault="00B41153" w:rsidP="00FB1421">
      <w:pPr>
        <w:pStyle w:val="ListParagraph"/>
        <w:numPr>
          <w:ilvl w:val="0"/>
          <w:numId w:val="46"/>
        </w:numPr>
        <w:spacing w:line="240" w:lineRule="auto"/>
        <w:ind w:left="284"/>
        <w:jc w:val="both"/>
      </w:pPr>
      <w:r>
        <w:lastRenderedPageBreak/>
        <w:t>Calcul des Positions éligibles en se basant sur la date de d</w:t>
      </w:r>
      <w:r w:rsidR="00CD4106">
        <w:t xml:space="preserve">’enregistrement </w:t>
      </w:r>
      <w:r>
        <w:t>et les posi</w:t>
      </w:r>
      <w:r w:rsidR="00D715A3">
        <w:t>tions fermes.</w:t>
      </w:r>
    </w:p>
    <w:p w:rsidR="00B41153" w:rsidRDefault="00B41153" w:rsidP="00B41153">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à tout moment du cycle vie de </w:t>
      </w:r>
      <w:r w:rsidRPr="0054545D">
        <w:rPr>
          <w:lang w:eastAsia="ar-SA"/>
        </w:rPr>
        <w:t>l’opération, afin de voir l’évolution des mouvements en cours.</w:t>
      </w:r>
    </w:p>
    <w:p w:rsidR="00B41153" w:rsidRDefault="00B41153" w:rsidP="00B41153">
      <w:pPr>
        <w:spacing w:line="240" w:lineRule="auto"/>
        <w:jc w:val="both"/>
        <w:rPr>
          <w:lang w:eastAsia="ar-SA"/>
        </w:rPr>
      </w:pPr>
    </w:p>
    <w:p w:rsidR="00B41153" w:rsidRPr="00426C76" w:rsidRDefault="00B41153" w:rsidP="00B41153">
      <w:pPr>
        <w:spacing w:line="240" w:lineRule="auto"/>
        <w:rPr>
          <w:b/>
        </w:rPr>
      </w:pPr>
      <w:r>
        <w:rPr>
          <w:b/>
        </w:rPr>
        <w:t xml:space="preserve">Position </w:t>
      </w:r>
      <w:r w:rsidRPr="00426C76">
        <w:rPr>
          <w:b/>
        </w:rPr>
        <w:t xml:space="preserve">Clients </w:t>
      </w:r>
    </w:p>
    <w:tbl>
      <w:tblPr>
        <w:tblStyle w:val="TableGrid"/>
        <w:tblW w:w="0" w:type="auto"/>
        <w:tblInd w:w="284" w:type="dxa"/>
        <w:tblLook w:val="04A0"/>
      </w:tblPr>
      <w:tblGrid>
        <w:gridCol w:w="1845"/>
        <w:gridCol w:w="1645"/>
        <w:gridCol w:w="1880"/>
        <w:gridCol w:w="1917"/>
        <w:gridCol w:w="1717"/>
      </w:tblGrid>
      <w:tr w:rsidR="00B41153" w:rsidRPr="00403734" w:rsidTr="003D144B">
        <w:tc>
          <w:tcPr>
            <w:tcW w:w="1845" w:type="dxa"/>
            <w:shd w:val="clear" w:color="auto" w:fill="A6A6A6" w:themeFill="background1" w:themeFillShade="A6"/>
          </w:tcPr>
          <w:p w:rsidR="00B41153" w:rsidRPr="00403734" w:rsidRDefault="00B41153" w:rsidP="003D144B">
            <w:pPr>
              <w:pStyle w:val="ListParagraph"/>
              <w:ind w:left="0"/>
              <w:jc w:val="center"/>
              <w:rPr>
                <w:b/>
              </w:rPr>
            </w:pPr>
            <w:r>
              <w:rPr>
                <w:b/>
              </w:rPr>
              <w:t>Compte client</w:t>
            </w:r>
          </w:p>
        </w:tc>
        <w:tc>
          <w:tcPr>
            <w:tcW w:w="1645" w:type="dxa"/>
            <w:shd w:val="clear" w:color="auto" w:fill="A6A6A6" w:themeFill="background1" w:themeFillShade="A6"/>
          </w:tcPr>
          <w:p w:rsidR="00B41153" w:rsidRPr="00403734" w:rsidRDefault="00B41153" w:rsidP="003D144B">
            <w:pPr>
              <w:pStyle w:val="ListParagraph"/>
              <w:ind w:left="0"/>
              <w:jc w:val="center"/>
              <w:rPr>
                <w:b/>
              </w:rPr>
            </w:pPr>
            <w:r>
              <w:rPr>
                <w:b/>
              </w:rPr>
              <w:t>Compte Nostro</w:t>
            </w:r>
          </w:p>
        </w:tc>
        <w:tc>
          <w:tcPr>
            <w:tcW w:w="1880" w:type="dxa"/>
            <w:shd w:val="clear" w:color="auto" w:fill="A6A6A6" w:themeFill="background1" w:themeFillShade="A6"/>
          </w:tcPr>
          <w:p w:rsidR="00B41153" w:rsidRPr="00403734" w:rsidRDefault="00B41153" w:rsidP="00D952B4">
            <w:pPr>
              <w:pStyle w:val="ListParagraph"/>
              <w:ind w:left="0"/>
              <w:jc w:val="center"/>
              <w:rPr>
                <w:b/>
              </w:rPr>
            </w:pPr>
            <w:r w:rsidRPr="00403734">
              <w:rPr>
                <w:b/>
              </w:rPr>
              <w:t xml:space="preserve">Position </w:t>
            </w:r>
            <w:r w:rsidR="00D952B4">
              <w:rPr>
                <w:b/>
              </w:rPr>
              <w:t>dénoué</w:t>
            </w:r>
          </w:p>
        </w:tc>
        <w:tc>
          <w:tcPr>
            <w:tcW w:w="1917" w:type="dxa"/>
            <w:shd w:val="clear" w:color="auto" w:fill="A6A6A6" w:themeFill="background1" w:themeFillShade="A6"/>
          </w:tcPr>
          <w:p w:rsidR="00B41153" w:rsidRPr="000F5BDC" w:rsidRDefault="00D952B4" w:rsidP="00B112A0">
            <w:pPr>
              <w:pStyle w:val="ListParagraph"/>
              <w:ind w:left="0"/>
              <w:jc w:val="center"/>
            </w:pPr>
            <w:r>
              <w:rPr>
                <w:b/>
              </w:rPr>
              <w:t xml:space="preserve">Position </w:t>
            </w:r>
            <w:r w:rsidR="00B112A0">
              <w:rPr>
                <w:b/>
              </w:rPr>
              <w:t>Nantie*</w:t>
            </w:r>
          </w:p>
        </w:tc>
        <w:tc>
          <w:tcPr>
            <w:tcW w:w="1717" w:type="dxa"/>
            <w:shd w:val="clear" w:color="auto" w:fill="A6A6A6" w:themeFill="background1" w:themeFillShade="A6"/>
          </w:tcPr>
          <w:p w:rsidR="00B41153" w:rsidRPr="00403734" w:rsidRDefault="00B41153" w:rsidP="003D144B">
            <w:pPr>
              <w:pStyle w:val="ListParagraph"/>
              <w:ind w:left="0"/>
              <w:jc w:val="center"/>
              <w:rPr>
                <w:b/>
              </w:rPr>
            </w:pPr>
            <w:r w:rsidRPr="00403734">
              <w:rPr>
                <w:b/>
              </w:rPr>
              <w:t>Position éligible</w:t>
            </w:r>
          </w:p>
        </w:tc>
      </w:tr>
      <w:tr w:rsidR="00B41153" w:rsidTr="003D144B">
        <w:tc>
          <w:tcPr>
            <w:tcW w:w="1845" w:type="dxa"/>
          </w:tcPr>
          <w:p w:rsidR="00B41153" w:rsidRPr="00403734" w:rsidRDefault="00B41153"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B41153" w:rsidRPr="00403734" w:rsidRDefault="00B41153"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41153" w:rsidRPr="00403734" w:rsidRDefault="00B41153" w:rsidP="003D144B">
            <w:pPr>
              <w:pStyle w:val="ListParagraph"/>
              <w:ind w:left="0"/>
              <w:jc w:val="center"/>
              <w:rPr>
                <w:sz w:val="20"/>
              </w:rPr>
            </w:pPr>
            <w:r w:rsidRPr="00403734">
              <w:rPr>
                <w:sz w:val="20"/>
              </w:rPr>
              <w:t>100</w:t>
            </w:r>
          </w:p>
        </w:tc>
        <w:tc>
          <w:tcPr>
            <w:tcW w:w="1917" w:type="dxa"/>
          </w:tcPr>
          <w:p w:rsidR="00B41153" w:rsidRPr="000F5BDC" w:rsidRDefault="00D952B4" w:rsidP="00D952B4">
            <w:pPr>
              <w:pStyle w:val="ListParagraph"/>
              <w:tabs>
                <w:tab w:val="center" w:pos="850"/>
              </w:tabs>
              <w:ind w:left="0"/>
              <w:rPr>
                <w:sz w:val="20"/>
              </w:rPr>
            </w:pPr>
            <w:r>
              <w:rPr>
                <w:sz w:val="20"/>
              </w:rPr>
              <w:tab/>
              <w:t>50</w:t>
            </w:r>
          </w:p>
        </w:tc>
        <w:tc>
          <w:tcPr>
            <w:tcW w:w="1717" w:type="dxa"/>
          </w:tcPr>
          <w:p w:rsidR="00B41153" w:rsidRPr="00403734" w:rsidRDefault="00D952B4" w:rsidP="003D144B">
            <w:pPr>
              <w:pStyle w:val="ListParagraph"/>
              <w:ind w:left="0"/>
              <w:jc w:val="center"/>
              <w:rPr>
                <w:sz w:val="20"/>
              </w:rPr>
            </w:pPr>
            <w:r>
              <w:rPr>
                <w:sz w:val="20"/>
              </w:rPr>
              <w:t>150</w:t>
            </w:r>
          </w:p>
        </w:tc>
      </w:tr>
      <w:tr w:rsidR="00B41153" w:rsidTr="003D144B">
        <w:tc>
          <w:tcPr>
            <w:tcW w:w="1845" w:type="dxa"/>
          </w:tcPr>
          <w:p w:rsidR="00B41153" w:rsidRPr="00403734" w:rsidRDefault="00B41153"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B41153" w:rsidRPr="00403734" w:rsidRDefault="00B41153"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41153" w:rsidRPr="00403734" w:rsidRDefault="00C630FB" w:rsidP="003D144B">
            <w:pPr>
              <w:pStyle w:val="ListParagraph"/>
              <w:ind w:left="0"/>
              <w:jc w:val="center"/>
              <w:rPr>
                <w:sz w:val="20"/>
              </w:rPr>
            </w:pPr>
            <w:r>
              <w:rPr>
                <w:sz w:val="20"/>
              </w:rPr>
              <w:t>3</w:t>
            </w:r>
            <w:r w:rsidR="00B41153" w:rsidRPr="00403734">
              <w:rPr>
                <w:sz w:val="20"/>
              </w:rPr>
              <w:t>00</w:t>
            </w:r>
          </w:p>
        </w:tc>
        <w:tc>
          <w:tcPr>
            <w:tcW w:w="1917" w:type="dxa"/>
          </w:tcPr>
          <w:p w:rsidR="00B41153" w:rsidRPr="000F5BDC" w:rsidRDefault="00B41153" w:rsidP="003D144B">
            <w:pPr>
              <w:jc w:val="center"/>
              <w:rPr>
                <w:sz w:val="20"/>
              </w:rPr>
            </w:pPr>
            <w:r>
              <w:rPr>
                <w:sz w:val="20"/>
              </w:rPr>
              <w:t>0</w:t>
            </w:r>
          </w:p>
        </w:tc>
        <w:tc>
          <w:tcPr>
            <w:tcW w:w="1717" w:type="dxa"/>
          </w:tcPr>
          <w:p w:rsidR="00B41153" w:rsidRPr="00403734" w:rsidRDefault="00C630FB" w:rsidP="003D144B">
            <w:pPr>
              <w:pStyle w:val="ListParagraph"/>
              <w:ind w:left="0"/>
              <w:jc w:val="center"/>
              <w:rPr>
                <w:sz w:val="20"/>
              </w:rPr>
            </w:pPr>
            <w:r>
              <w:rPr>
                <w:sz w:val="20"/>
              </w:rPr>
              <w:t>3</w:t>
            </w:r>
            <w:r w:rsidR="00B41153">
              <w:rPr>
                <w:sz w:val="20"/>
              </w:rPr>
              <w:t>00</w:t>
            </w:r>
          </w:p>
        </w:tc>
      </w:tr>
      <w:tr w:rsidR="00B41153" w:rsidTr="003D144B">
        <w:tc>
          <w:tcPr>
            <w:tcW w:w="1845" w:type="dxa"/>
          </w:tcPr>
          <w:p w:rsidR="00B41153" w:rsidRPr="00403734" w:rsidRDefault="00B41153" w:rsidP="003D144B">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B41153" w:rsidRDefault="00B41153" w:rsidP="003D144B">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B41153" w:rsidRPr="00403734" w:rsidRDefault="00B41153" w:rsidP="003D144B">
            <w:pPr>
              <w:pStyle w:val="ListParagraph"/>
              <w:ind w:left="0"/>
              <w:jc w:val="center"/>
              <w:rPr>
                <w:sz w:val="20"/>
              </w:rPr>
            </w:pPr>
            <w:r>
              <w:rPr>
                <w:sz w:val="20"/>
              </w:rPr>
              <w:t>50</w:t>
            </w:r>
          </w:p>
        </w:tc>
        <w:tc>
          <w:tcPr>
            <w:tcW w:w="1917" w:type="dxa"/>
          </w:tcPr>
          <w:p w:rsidR="00B41153" w:rsidRPr="000F5BDC" w:rsidRDefault="00B41153" w:rsidP="003D144B">
            <w:pPr>
              <w:pStyle w:val="ListParagraph"/>
              <w:ind w:left="0"/>
              <w:jc w:val="center"/>
              <w:rPr>
                <w:sz w:val="20"/>
              </w:rPr>
            </w:pPr>
            <w:r w:rsidRPr="000F5BDC">
              <w:rPr>
                <w:sz w:val="20"/>
              </w:rPr>
              <w:t>0</w:t>
            </w:r>
          </w:p>
        </w:tc>
        <w:tc>
          <w:tcPr>
            <w:tcW w:w="1717" w:type="dxa"/>
          </w:tcPr>
          <w:p w:rsidR="00B41153" w:rsidRPr="00403734" w:rsidRDefault="00B41153" w:rsidP="003D144B">
            <w:pPr>
              <w:pStyle w:val="ListParagraph"/>
              <w:ind w:left="0"/>
              <w:jc w:val="center"/>
              <w:rPr>
                <w:sz w:val="20"/>
              </w:rPr>
            </w:pPr>
            <w:r>
              <w:rPr>
                <w:sz w:val="20"/>
              </w:rPr>
              <w:t>50</w:t>
            </w:r>
          </w:p>
        </w:tc>
      </w:tr>
    </w:tbl>
    <w:p w:rsidR="00B41153" w:rsidRPr="00403734" w:rsidRDefault="00B41153" w:rsidP="00B41153">
      <w:pPr>
        <w:pStyle w:val="ListParagraph"/>
        <w:spacing w:line="240" w:lineRule="auto"/>
        <w:ind w:left="284"/>
        <w:rPr>
          <w:b/>
          <w:color w:val="808080" w:themeColor="background1" w:themeShade="80"/>
          <w:sz w:val="20"/>
        </w:rPr>
      </w:pPr>
      <w:r w:rsidRPr="00403734">
        <w:rPr>
          <w:b/>
          <w:color w:val="808080" w:themeColor="background1" w:themeShade="80"/>
          <w:sz w:val="20"/>
        </w:rPr>
        <w:t>*</w:t>
      </w:r>
      <w:r w:rsidR="00B112A0">
        <w:rPr>
          <w:b/>
          <w:color w:val="808080" w:themeColor="background1" w:themeShade="80"/>
          <w:sz w:val="18"/>
        </w:rPr>
        <w:t>Nantissement n’est pas encore confirmé.</w:t>
      </w:r>
    </w:p>
    <w:p w:rsidR="00B41153" w:rsidRPr="00426C76" w:rsidRDefault="00B41153" w:rsidP="00B41153">
      <w:pPr>
        <w:spacing w:line="240" w:lineRule="auto"/>
        <w:rPr>
          <w:b/>
        </w:rPr>
      </w:pPr>
      <w:r>
        <w:rPr>
          <w:b/>
        </w:rPr>
        <w:t xml:space="preserve">Position </w:t>
      </w:r>
      <w:r w:rsidRPr="00426C76">
        <w:rPr>
          <w:b/>
        </w:rPr>
        <w:t xml:space="preserve">Marché </w:t>
      </w:r>
    </w:p>
    <w:tbl>
      <w:tblPr>
        <w:tblStyle w:val="TableGrid"/>
        <w:tblW w:w="0" w:type="auto"/>
        <w:tblInd w:w="284" w:type="dxa"/>
        <w:tblLook w:val="04A0"/>
      </w:tblPr>
      <w:tblGrid>
        <w:gridCol w:w="1645"/>
        <w:gridCol w:w="1880"/>
        <w:gridCol w:w="1917"/>
        <w:gridCol w:w="1717"/>
      </w:tblGrid>
      <w:tr w:rsidR="00B41153" w:rsidRPr="00403734" w:rsidTr="003D144B">
        <w:tc>
          <w:tcPr>
            <w:tcW w:w="1645" w:type="dxa"/>
            <w:shd w:val="clear" w:color="auto" w:fill="A6A6A6" w:themeFill="background1" w:themeFillShade="A6"/>
          </w:tcPr>
          <w:p w:rsidR="00B41153" w:rsidRPr="00403734" w:rsidRDefault="00B41153" w:rsidP="003D144B">
            <w:pPr>
              <w:pStyle w:val="ListParagraph"/>
              <w:ind w:left="0"/>
              <w:jc w:val="center"/>
              <w:rPr>
                <w:b/>
              </w:rPr>
            </w:pPr>
            <w:r>
              <w:rPr>
                <w:b/>
              </w:rPr>
              <w:t>Compte Nostro</w:t>
            </w:r>
          </w:p>
        </w:tc>
        <w:tc>
          <w:tcPr>
            <w:tcW w:w="1880" w:type="dxa"/>
            <w:shd w:val="clear" w:color="auto" w:fill="A6A6A6" w:themeFill="background1" w:themeFillShade="A6"/>
          </w:tcPr>
          <w:p w:rsidR="00B41153" w:rsidRPr="00403734" w:rsidRDefault="00B41153" w:rsidP="003D144B">
            <w:pPr>
              <w:pStyle w:val="ListParagraph"/>
              <w:ind w:left="0"/>
              <w:jc w:val="center"/>
              <w:rPr>
                <w:b/>
              </w:rPr>
            </w:pPr>
            <w:r w:rsidRPr="00403734">
              <w:rPr>
                <w:b/>
              </w:rPr>
              <w:t>Position ferme</w:t>
            </w:r>
          </w:p>
        </w:tc>
        <w:tc>
          <w:tcPr>
            <w:tcW w:w="1917" w:type="dxa"/>
            <w:shd w:val="clear" w:color="auto" w:fill="A6A6A6" w:themeFill="background1" w:themeFillShade="A6"/>
          </w:tcPr>
          <w:p w:rsidR="00B41153" w:rsidRPr="00403734" w:rsidRDefault="00D952B4" w:rsidP="00B112A0">
            <w:pPr>
              <w:pStyle w:val="ListParagraph"/>
              <w:ind w:left="0"/>
              <w:jc w:val="center"/>
              <w:rPr>
                <w:b/>
              </w:rPr>
            </w:pPr>
            <w:r>
              <w:rPr>
                <w:b/>
              </w:rPr>
              <w:t xml:space="preserve">Position </w:t>
            </w:r>
            <w:r w:rsidR="00B112A0">
              <w:rPr>
                <w:b/>
              </w:rPr>
              <w:t>Nantie</w:t>
            </w:r>
          </w:p>
        </w:tc>
        <w:tc>
          <w:tcPr>
            <w:tcW w:w="1717" w:type="dxa"/>
            <w:shd w:val="clear" w:color="auto" w:fill="A6A6A6" w:themeFill="background1" w:themeFillShade="A6"/>
          </w:tcPr>
          <w:p w:rsidR="00B41153" w:rsidRPr="00403734" w:rsidRDefault="00B41153" w:rsidP="003D144B">
            <w:pPr>
              <w:pStyle w:val="ListParagraph"/>
              <w:ind w:left="0"/>
              <w:jc w:val="center"/>
              <w:rPr>
                <w:b/>
              </w:rPr>
            </w:pPr>
            <w:r w:rsidRPr="00403734">
              <w:rPr>
                <w:b/>
              </w:rPr>
              <w:t>Position éligible</w:t>
            </w:r>
          </w:p>
        </w:tc>
      </w:tr>
      <w:tr w:rsidR="00B41153" w:rsidTr="003D144B">
        <w:tc>
          <w:tcPr>
            <w:tcW w:w="1645" w:type="dxa"/>
          </w:tcPr>
          <w:p w:rsidR="00B41153" w:rsidRPr="00403734" w:rsidRDefault="00B41153"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41153" w:rsidRPr="00403734" w:rsidRDefault="00C630FB" w:rsidP="003D144B">
            <w:pPr>
              <w:pStyle w:val="ListParagraph"/>
              <w:ind w:left="0"/>
              <w:jc w:val="center"/>
              <w:rPr>
                <w:sz w:val="20"/>
              </w:rPr>
            </w:pPr>
            <w:r>
              <w:rPr>
                <w:sz w:val="20"/>
              </w:rPr>
              <w:t>4</w:t>
            </w:r>
            <w:r w:rsidR="00B41153">
              <w:rPr>
                <w:sz w:val="20"/>
              </w:rPr>
              <w:t>00</w:t>
            </w:r>
          </w:p>
        </w:tc>
        <w:tc>
          <w:tcPr>
            <w:tcW w:w="1917" w:type="dxa"/>
          </w:tcPr>
          <w:p w:rsidR="00B41153" w:rsidRPr="00403734" w:rsidRDefault="00D952B4" w:rsidP="003D144B">
            <w:pPr>
              <w:pStyle w:val="ListParagraph"/>
              <w:ind w:left="0"/>
              <w:jc w:val="center"/>
              <w:rPr>
                <w:sz w:val="20"/>
              </w:rPr>
            </w:pPr>
            <w:r>
              <w:rPr>
                <w:sz w:val="20"/>
              </w:rPr>
              <w:t>5</w:t>
            </w:r>
            <w:r w:rsidR="00B41153">
              <w:rPr>
                <w:sz w:val="20"/>
              </w:rPr>
              <w:t>0</w:t>
            </w:r>
          </w:p>
        </w:tc>
        <w:tc>
          <w:tcPr>
            <w:tcW w:w="1717" w:type="dxa"/>
          </w:tcPr>
          <w:p w:rsidR="00B41153" w:rsidRPr="00403734" w:rsidRDefault="00C630FB" w:rsidP="00D952B4">
            <w:pPr>
              <w:pStyle w:val="ListParagraph"/>
              <w:ind w:left="0"/>
              <w:jc w:val="center"/>
              <w:rPr>
                <w:sz w:val="20"/>
              </w:rPr>
            </w:pPr>
            <w:r>
              <w:rPr>
                <w:sz w:val="20"/>
              </w:rPr>
              <w:t>4</w:t>
            </w:r>
            <w:r w:rsidR="00D952B4">
              <w:rPr>
                <w:sz w:val="20"/>
              </w:rPr>
              <w:t>5</w:t>
            </w:r>
            <w:r w:rsidR="00B41153">
              <w:rPr>
                <w:sz w:val="20"/>
              </w:rPr>
              <w:t>0</w:t>
            </w:r>
          </w:p>
        </w:tc>
      </w:tr>
      <w:tr w:rsidR="00B41153" w:rsidTr="003D144B">
        <w:tc>
          <w:tcPr>
            <w:tcW w:w="1645" w:type="dxa"/>
          </w:tcPr>
          <w:p w:rsidR="00B41153" w:rsidRDefault="00B41153" w:rsidP="003D144B">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B41153" w:rsidRPr="00403734" w:rsidRDefault="00B41153" w:rsidP="003D144B">
            <w:pPr>
              <w:pStyle w:val="ListParagraph"/>
              <w:ind w:left="0"/>
              <w:jc w:val="center"/>
              <w:rPr>
                <w:sz w:val="20"/>
              </w:rPr>
            </w:pPr>
            <w:r>
              <w:rPr>
                <w:sz w:val="20"/>
              </w:rPr>
              <w:t>50</w:t>
            </w:r>
          </w:p>
        </w:tc>
        <w:tc>
          <w:tcPr>
            <w:tcW w:w="1917" w:type="dxa"/>
          </w:tcPr>
          <w:p w:rsidR="00B41153" w:rsidRPr="00403734" w:rsidRDefault="00B41153" w:rsidP="003D144B">
            <w:pPr>
              <w:pStyle w:val="ListParagraph"/>
              <w:ind w:left="0"/>
              <w:jc w:val="center"/>
              <w:rPr>
                <w:sz w:val="20"/>
              </w:rPr>
            </w:pPr>
            <w:r>
              <w:rPr>
                <w:sz w:val="20"/>
              </w:rPr>
              <w:t>0</w:t>
            </w:r>
          </w:p>
        </w:tc>
        <w:tc>
          <w:tcPr>
            <w:tcW w:w="1717" w:type="dxa"/>
          </w:tcPr>
          <w:p w:rsidR="00B41153" w:rsidRPr="00403734" w:rsidRDefault="00B41153" w:rsidP="003D144B">
            <w:pPr>
              <w:pStyle w:val="ListParagraph"/>
              <w:ind w:left="0"/>
              <w:jc w:val="center"/>
              <w:rPr>
                <w:sz w:val="20"/>
              </w:rPr>
            </w:pPr>
            <w:r>
              <w:rPr>
                <w:sz w:val="20"/>
              </w:rPr>
              <w:t>50</w:t>
            </w:r>
          </w:p>
        </w:tc>
      </w:tr>
    </w:tbl>
    <w:p w:rsidR="00B41153" w:rsidRDefault="00B41153" w:rsidP="00B41153">
      <w:pPr>
        <w:pStyle w:val="ListParagraph"/>
        <w:spacing w:line="240" w:lineRule="auto"/>
        <w:ind w:left="0"/>
      </w:pPr>
    </w:p>
    <w:p w:rsidR="00B41153" w:rsidRDefault="00B41153" w:rsidP="00FB1421">
      <w:pPr>
        <w:pStyle w:val="ListParagraph"/>
        <w:numPr>
          <w:ilvl w:val="0"/>
          <w:numId w:val="46"/>
        </w:numPr>
        <w:spacing w:line="240" w:lineRule="auto"/>
        <w:ind w:left="284"/>
        <w:jc w:val="both"/>
      </w:pPr>
      <w:r>
        <w:t>Génération automatique de notifications aux clients éligible dés que l’OST passe au statut « Validée».</w:t>
      </w:r>
    </w:p>
    <w:p w:rsidR="00B41153" w:rsidRDefault="00B41153" w:rsidP="00FB1421">
      <w:pPr>
        <w:pStyle w:val="ListParagraph"/>
        <w:numPr>
          <w:ilvl w:val="0"/>
          <w:numId w:val="12"/>
        </w:numPr>
        <w:spacing w:line="240" w:lineRule="auto"/>
        <w:jc w:val="both"/>
      </w:pPr>
      <w:r>
        <w:t>Un Swift MT564</w:t>
      </w:r>
      <w:r w:rsidR="00A9412C">
        <w:t xml:space="preserve">+MT568 </w:t>
      </w:r>
      <w:r>
        <w:t xml:space="preserve"> ou rapport ser</w:t>
      </w:r>
      <w:r w:rsidR="00A9412C">
        <w:t xml:space="preserve">ont </w:t>
      </w:r>
      <w:r>
        <w:t>envoyé</w:t>
      </w:r>
      <w:r w:rsidR="00A9412C">
        <w:t>s</w:t>
      </w:r>
      <w:r>
        <w:t xml:space="preserve"> selon le profil de Reporting des clients.</w:t>
      </w:r>
    </w:p>
    <w:p w:rsidR="00B41153" w:rsidRPr="00A459FD" w:rsidRDefault="00B41153" w:rsidP="00B41153">
      <w:pPr>
        <w:pStyle w:val="ListParagraph"/>
        <w:spacing w:line="240" w:lineRule="auto"/>
        <w:jc w:val="both"/>
        <w:rPr>
          <w:sz w:val="20"/>
        </w:rPr>
      </w:pPr>
    </w:p>
    <w:p w:rsidR="00B41153" w:rsidRDefault="00B41153" w:rsidP="00FB1421">
      <w:pPr>
        <w:pStyle w:val="ListParagraph"/>
        <w:numPr>
          <w:ilvl w:val="0"/>
          <w:numId w:val="46"/>
        </w:numPr>
        <w:spacing w:line="240" w:lineRule="auto"/>
        <w:ind w:left="284"/>
        <w:jc w:val="both"/>
      </w:pPr>
      <w:r>
        <w:t xml:space="preserve">Activation automatique de l’OST à la date </w:t>
      </w:r>
      <w:r w:rsidR="00A9412C">
        <w:t>d’ouverture de l’opération</w:t>
      </w:r>
      <w:r>
        <w:t> = 15/12/2014</w:t>
      </w:r>
    </w:p>
    <w:p w:rsidR="002F5C46" w:rsidRDefault="002F5C46" w:rsidP="00B60DF0"/>
    <w:p w:rsidR="00DC45C4" w:rsidRDefault="00DC45C4" w:rsidP="00FB1421">
      <w:pPr>
        <w:pStyle w:val="ListParagraph"/>
        <w:numPr>
          <w:ilvl w:val="0"/>
          <w:numId w:val="46"/>
        </w:numPr>
        <w:spacing w:line="240" w:lineRule="auto"/>
        <w:ind w:left="284"/>
        <w:jc w:val="both"/>
      </w:pPr>
      <w:r>
        <w:t>Réception de MT565 ou</w:t>
      </w:r>
      <w:r w:rsidRPr="00F979F9">
        <w:t xml:space="preserve"> </w:t>
      </w:r>
      <w:r>
        <w:t>Création manuelle d’instructions Clients</w:t>
      </w:r>
    </w:p>
    <w:p w:rsidR="00D952B4" w:rsidRDefault="00D952B4" w:rsidP="00D952B4">
      <w:pPr>
        <w:spacing w:line="240" w:lineRule="auto"/>
        <w:jc w:val="both"/>
      </w:pPr>
    </w:p>
    <w:p w:rsidR="00DC45C4" w:rsidRDefault="00DC45C4" w:rsidP="00FB1421">
      <w:pPr>
        <w:pStyle w:val="ListParagraph"/>
        <w:numPr>
          <w:ilvl w:val="0"/>
          <w:numId w:val="12"/>
        </w:numPr>
        <w:spacing w:line="240" w:lineRule="auto"/>
        <w:jc w:val="both"/>
      </w:pPr>
      <w:r>
        <w:t xml:space="preserve">Le système </w:t>
      </w:r>
      <w:r w:rsidR="00F150E1">
        <w:t>vérifie</w:t>
      </w:r>
      <w:r>
        <w:t xml:space="preserve"> les </w:t>
      </w:r>
      <w:hyperlink w:anchor="_Règles_de_Contrôle" w:history="1">
        <w:r w:rsidRPr="00284B59">
          <w:rPr>
            <w:rStyle w:val="Hyperlink"/>
          </w:rPr>
          <w:t xml:space="preserve">règles </w:t>
        </w:r>
        <w:r w:rsidR="000A4DAF">
          <w:rPr>
            <w:rStyle w:val="Hyperlink"/>
          </w:rPr>
          <w:t xml:space="preserve">de </w:t>
        </w:r>
        <w:r w:rsidR="00F150E1">
          <w:rPr>
            <w:rStyle w:val="Hyperlink"/>
          </w:rPr>
          <w:t xml:space="preserve">contrôle des </w:t>
        </w:r>
        <w:r w:rsidRPr="00284B59">
          <w:rPr>
            <w:rStyle w:val="Hyperlink"/>
          </w:rPr>
          <w:t>instructions </w:t>
        </w:r>
      </w:hyperlink>
      <w:r>
        <w:t>:</w:t>
      </w:r>
    </w:p>
    <w:p w:rsidR="00DC45C4" w:rsidRDefault="00DC45C4" w:rsidP="00DC45C4">
      <w:pPr>
        <w:spacing w:line="240" w:lineRule="auto"/>
        <w:jc w:val="both"/>
      </w:pPr>
    </w:p>
    <w:p w:rsidR="00DC45C4" w:rsidRPr="00C565FC" w:rsidRDefault="00DC45C4" w:rsidP="00DC45C4">
      <w:pPr>
        <w:spacing w:line="240" w:lineRule="auto"/>
        <w:jc w:val="both"/>
        <w:rPr>
          <w:b/>
        </w:rPr>
      </w:pPr>
      <w:r w:rsidRPr="00C565FC">
        <w:rPr>
          <w:b/>
        </w:rPr>
        <w:t>Instruction client</w:t>
      </w:r>
    </w:p>
    <w:tbl>
      <w:tblPr>
        <w:tblStyle w:val="TableGrid"/>
        <w:tblW w:w="0" w:type="auto"/>
        <w:tblInd w:w="284" w:type="dxa"/>
        <w:tblLook w:val="04A0"/>
      </w:tblPr>
      <w:tblGrid>
        <w:gridCol w:w="1845"/>
        <w:gridCol w:w="1523"/>
        <w:gridCol w:w="1701"/>
        <w:gridCol w:w="1701"/>
        <w:gridCol w:w="2234"/>
      </w:tblGrid>
      <w:tr w:rsidR="00DC45C4" w:rsidRPr="00403734" w:rsidTr="003D144B">
        <w:tc>
          <w:tcPr>
            <w:tcW w:w="1845" w:type="dxa"/>
            <w:shd w:val="clear" w:color="auto" w:fill="A6A6A6" w:themeFill="background1" w:themeFillShade="A6"/>
          </w:tcPr>
          <w:p w:rsidR="00DC45C4" w:rsidRPr="00403734" w:rsidRDefault="00DC45C4" w:rsidP="003D144B">
            <w:pPr>
              <w:pStyle w:val="ListParagraph"/>
              <w:ind w:left="0"/>
              <w:jc w:val="center"/>
              <w:rPr>
                <w:b/>
              </w:rPr>
            </w:pPr>
            <w:r>
              <w:rPr>
                <w:b/>
              </w:rPr>
              <w:t>Compte client</w:t>
            </w:r>
          </w:p>
        </w:tc>
        <w:tc>
          <w:tcPr>
            <w:tcW w:w="1523" w:type="dxa"/>
            <w:shd w:val="clear" w:color="auto" w:fill="A6A6A6" w:themeFill="background1" w:themeFillShade="A6"/>
          </w:tcPr>
          <w:p w:rsidR="00DC45C4" w:rsidRPr="00403734" w:rsidRDefault="00DC45C4" w:rsidP="003D144B">
            <w:pPr>
              <w:pStyle w:val="ListParagraph"/>
              <w:ind w:left="0"/>
              <w:jc w:val="center"/>
              <w:rPr>
                <w:b/>
              </w:rPr>
            </w:pPr>
            <w:r>
              <w:rPr>
                <w:b/>
              </w:rPr>
              <w:t>Mode</w:t>
            </w:r>
          </w:p>
        </w:tc>
        <w:tc>
          <w:tcPr>
            <w:tcW w:w="1701" w:type="dxa"/>
            <w:shd w:val="clear" w:color="auto" w:fill="A6A6A6" w:themeFill="background1" w:themeFillShade="A6"/>
          </w:tcPr>
          <w:p w:rsidR="00DC45C4" w:rsidRPr="00403734" w:rsidRDefault="00DC45C4" w:rsidP="003D144B">
            <w:pPr>
              <w:pStyle w:val="ListParagraph"/>
              <w:ind w:left="0"/>
              <w:jc w:val="center"/>
              <w:rPr>
                <w:b/>
              </w:rPr>
            </w:pPr>
            <w:r>
              <w:rPr>
                <w:b/>
              </w:rPr>
              <w:t>Option choisie</w:t>
            </w:r>
          </w:p>
        </w:tc>
        <w:tc>
          <w:tcPr>
            <w:tcW w:w="1701" w:type="dxa"/>
            <w:shd w:val="clear" w:color="auto" w:fill="A6A6A6" w:themeFill="background1" w:themeFillShade="A6"/>
          </w:tcPr>
          <w:p w:rsidR="00DC45C4" w:rsidRPr="000F5BDC" w:rsidRDefault="00DC45C4" w:rsidP="003D144B">
            <w:pPr>
              <w:pStyle w:val="ListParagraph"/>
              <w:ind w:left="0"/>
              <w:jc w:val="center"/>
            </w:pPr>
            <w:r>
              <w:rPr>
                <w:b/>
              </w:rPr>
              <w:t>Quantité instruite</w:t>
            </w:r>
          </w:p>
        </w:tc>
        <w:tc>
          <w:tcPr>
            <w:tcW w:w="2234" w:type="dxa"/>
            <w:shd w:val="clear" w:color="auto" w:fill="A6A6A6" w:themeFill="background1" w:themeFillShade="A6"/>
          </w:tcPr>
          <w:p w:rsidR="00DC45C4" w:rsidRPr="00403734" w:rsidRDefault="00DC45C4" w:rsidP="003D144B">
            <w:pPr>
              <w:pStyle w:val="ListParagraph"/>
              <w:ind w:left="0"/>
              <w:jc w:val="center"/>
              <w:rPr>
                <w:b/>
              </w:rPr>
            </w:pPr>
            <w:r>
              <w:rPr>
                <w:b/>
              </w:rPr>
              <w:t>statut</w:t>
            </w:r>
          </w:p>
        </w:tc>
      </w:tr>
      <w:tr w:rsidR="00C630FB" w:rsidTr="003D144B">
        <w:tc>
          <w:tcPr>
            <w:tcW w:w="1845" w:type="dxa"/>
            <w:vMerge w:val="restart"/>
          </w:tcPr>
          <w:p w:rsidR="00C630FB" w:rsidRPr="00403734" w:rsidRDefault="00C630FB" w:rsidP="003D144B">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523" w:type="dxa"/>
          </w:tcPr>
          <w:p w:rsidR="00C630FB" w:rsidRPr="00403734" w:rsidRDefault="00C630FB" w:rsidP="003D144B">
            <w:pPr>
              <w:pStyle w:val="ListParagraph"/>
              <w:ind w:left="0"/>
              <w:jc w:val="center"/>
              <w:rPr>
                <w:sz w:val="20"/>
              </w:rPr>
            </w:pPr>
            <w:r>
              <w:rPr>
                <w:sz w:val="20"/>
              </w:rPr>
              <w:t>MT565</w:t>
            </w:r>
          </w:p>
        </w:tc>
        <w:tc>
          <w:tcPr>
            <w:tcW w:w="1701" w:type="dxa"/>
          </w:tcPr>
          <w:p w:rsidR="00C630FB" w:rsidRPr="00403734" w:rsidRDefault="00C630FB" w:rsidP="003676E0">
            <w:pPr>
              <w:pStyle w:val="ListParagraph"/>
              <w:ind w:left="0"/>
              <w:jc w:val="center"/>
              <w:rPr>
                <w:sz w:val="20"/>
              </w:rPr>
            </w:pPr>
            <w:r>
              <w:rPr>
                <w:sz w:val="20"/>
              </w:rPr>
              <w:t>WITH</w:t>
            </w:r>
          </w:p>
        </w:tc>
        <w:tc>
          <w:tcPr>
            <w:tcW w:w="1701" w:type="dxa"/>
          </w:tcPr>
          <w:p w:rsidR="00C630FB" w:rsidRPr="000F5BDC" w:rsidRDefault="00C630FB" w:rsidP="00862B0A">
            <w:pPr>
              <w:pStyle w:val="ListParagraph"/>
              <w:tabs>
                <w:tab w:val="left" w:pos="625"/>
                <w:tab w:val="center" w:pos="742"/>
              </w:tabs>
              <w:ind w:left="0"/>
              <w:rPr>
                <w:sz w:val="20"/>
              </w:rPr>
            </w:pPr>
            <w:r>
              <w:rPr>
                <w:sz w:val="20"/>
              </w:rPr>
              <w:tab/>
              <w:t>100</w:t>
            </w:r>
          </w:p>
        </w:tc>
        <w:tc>
          <w:tcPr>
            <w:tcW w:w="2234" w:type="dxa"/>
          </w:tcPr>
          <w:p w:rsidR="00C630FB" w:rsidRPr="00403734" w:rsidRDefault="00C630FB" w:rsidP="003D144B">
            <w:pPr>
              <w:pStyle w:val="ListParagraph"/>
              <w:ind w:left="0"/>
              <w:jc w:val="center"/>
              <w:rPr>
                <w:sz w:val="20"/>
              </w:rPr>
            </w:pPr>
            <w:r>
              <w:rPr>
                <w:sz w:val="20"/>
              </w:rPr>
              <w:t>Acceptée</w:t>
            </w:r>
          </w:p>
        </w:tc>
      </w:tr>
      <w:tr w:rsidR="00C630FB" w:rsidTr="003D144B">
        <w:tc>
          <w:tcPr>
            <w:tcW w:w="1845" w:type="dxa"/>
            <w:vMerge/>
          </w:tcPr>
          <w:p w:rsidR="00C630FB" w:rsidRPr="00403734" w:rsidRDefault="00C630FB" w:rsidP="003D144B">
            <w:pPr>
              <w:pStyle w:val="ListParagraph"/>
              <w:ind w:left="0"/>
              <w:rPr>
                <w:sz w:val="20"/>
              </w:rPr>
            </w:pPr>
          </w:p>
        </w:tc>
        <w:tc>
          <w:tcPr>
            <w:tcW w:w="1523" w:type="dxa"/>
          </w:tcPr>
          <w:p w:rsidR="00C630FB" w:rsidRPr="00403734" w:rsidRDefault="00C630FB" w:rsidP="003D144B">
            <w:pPr>
              <w:pStyle w:val="ListParagraph"/>
              <w:ind w:left="0"/>
              <w:jc w:val="center"/>
              <w:rPr>
                <w:sz w:val="20"/>
              </w:rPr>
            </w:pPr>
            <w:r>
              <w:rPr>
                <w:sz w:val="20"/>
              </w:rPr>
              <w:t>MT565</w:t>
            </w:r>
          </w:p>
        </w:tc>
        <w:tc>
          <w:tcPr>
            <w:tcW w:w="1701" w:type="dxa"/>
          </w:tcPr>
          <w:p w:rsidR="00C630FB" w:rsidRPr="00403734" w:rsidRDefault="00C630FB" w:rsidP="003D144B">
            <w:pPr>
              <w:pStyle w:val="ListParagraph"/>
              <w:ind w:left="0"/>
              <w:jc w:val="center"/>
              <w:rPr>
                <w:sz w:val="20"/>
              </w:rPr>
            </w:pPr>
            <w:r>
              <w:rPr>
                <w:sz w:val="20"/>
              </w:rPr>
              <w:t>AGST</w:t>
            </w:r>
          </w:p>
        </w:tc>
        <w:tc>
          <w:tcPr>
            <w:tcW w:w="1701" w:type="dxa"/>
          </w:tcPr>
          <w:p w:rsidR="00C630FB" w:rsidRPr="000F5BDC" w:rsidRDefault="00BB6DCE" w:rsidP="003D144B">
            <w:pPr>
              <w:jc w:val="center"/>
              <w:rPr>
                <w:sz w:val="20"/>
              </w:rPr>
            </w:pPr>
            <w:r>
              <w:rPr>
                <w:sz w:val="20"/>
              </w:rPr>
              <w:t>2</w:t>
            </w:r>
            <w:r w:rsidR="00C630FB">
              <w:rPr>
                <w:sz w:val="20"/>
              </w:rPr>
              <w:t>0</w:t>
            </w:r>
          </w:p>
        </w:tc>
        <w:tc>
          <w:tcPr>
            <w:tcW w:w="2234" w:type="dxa"/>
          </w:tcPr>
          <w:p w:rsidR="00C630FB" w:rsidRPr="00403734" w:rsidRDefault="00C630FB" w:rsidP="003D144B">
            <w:pPr>
              <w:pStyle w:val="ListParagraph"/>
              <w:ind w:left="0"/>
              <w:jc w:val="center"/>
              <w:rPr>
                <w:sz w:val="20"/>
              </w:rPr>
            </w:pPr>
            <w:r>
              <w:rPr>
                <w:sz w:val="20"/>
              </w:rPr>
              <w:t>Acceptée</w:t>
            </w:r>
          </w:p>
        </w:tc>
      </w:tr>
      <w:tr w:rsidR="003676E0" w:rsidTr="003D144B">
        <w:tc>
          <w:tcPr>
            <w:tcW w:w="1845" w:type="dxa"/>
          </w:tcPr>
          <w:p w:rsidR="003676E0" w:rsidRPr="00403734" w:rsidRDefault="003676E0" w:rsidP="003D144B">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523" w:type="dxa"/>
          </w:tcPr>
          <w:p w:rsidR="003676E0" w:rsidRPr="00403734" w:rsidRDefault="003676E0" w:rsidP="003D144B">
            <w:pPr>
              <w:pStyle w:val="ListParagraph"/>
              <w:ind w:left="0"/>
              <w:jc w:val="center"/>
              <w:rPr>
                <w:sz w:val="20"/>
              </w:rPr>
            </w:pPr>
            <w:r>
              <w:rPr>
                <w:sz w:val="20"/>
              </w:rPr>
              <w:t>MT565</w:t>
            </w:r>
          </w:p>
        </w:tc>
        <w:tc>
          <w:tcPr>
            <w:tcW w:w="1701" w:type="dxa"/>
          </w:tcPr>
          <w:p w:rsidR="003676E0" w:rsidRPr="00403734" w:rsidRDefault="003D4E53" w:rsidP="003D144B">
            <w:pPr>
              <w:pStyle w:val="ListParagraph"/>
              <w:ind w:left="0"/>
              <w:jc w:val="center"/>
              <w:rPr>
                <w:sz w:val="20"/>
              </w:rPr>
            </w:pPr>
            <w:r>
              <w:rPr>
                <w:sz w:val="20"/>
              </w:rPr>
              <w:t>SPLI</w:t>
            </w:r>
          </w:p>
        </w:tc>
        <w:tc>
          <w:tcPr>
            <w:tcW w:w="1701" w:type="dxa"/>
          </w:tcPr>
          <w:p w:rsidR="003676E0" w:rsidRPr="000F5BDC" w:rsidRDefault="00C630FB" w:rsidP="003D144B">
            <w:pPr>
              <w:jc w:val="center"/>
              <w:rPr>
                <w:sz w:val="20"/>
              </w:rPr>
            </w:pPr>
            <w:r>
              <w:rPr>
                <w:sz w:val="20"/>
              </w:rPr>
              <w:t>2</w:t>
            </w:r>
            <w:r w:rsidR="003D4E53">
              <w:rPr>
                <w:sz w:val="20"/>
              </w:rPr>
              <w:t>00</w:t>
            </w:r>
          </w:p>
        </w:tc>
        <w:tc>
          <w:tcPr>
            <w:tcW w:w="2234" w:type="dxa"/>
          </w:tcPr>
          <w:p w:rsidR="003676E0" w:rsidRPr="00403734" w:rsidRDefault="003676E0" w:rsidP="003D144B">
            <w:pPr>
              <w:pStyle w:val="ListParagraph"/>
              <w:ind w:left="0"/>
              <w:jc w:val="center"/>
              <w:rPr>
                <w:sz w:val="20"/>
              </w:rPr>
            </w:pPr>
            <w:r>
              <w:rPr>
                <w:sz w:val="20"/>
              </w:rPr>
              <w:t>Acceptée</w:t>
            </w:r>
          </w:p>
        </w:tc>
      </w:tr>
      <w:tr w:rsidR="003676E0" w:rsidTr="003D144B">
        <w:tc>
          <w:tcPr>
            <w:tcW w:w="1845" w:type="dxa"/>
          </w:tcPr>
          <w:p w:rsidR="003676E0" w:rsidRPr="00403734" w:rsidRDefault="003676E0" w:rsidP="003D144B">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23" w:type="dxa"/>
          </w:tcPr>
          <w:p w:rsidR="003676E0" w:rsidRDefault="003676E0" w:rsidP="003D144B">
            <w:pPr>
              <w:pStyle w:val="ListParagraph"/>
              <w:ind w:left="0"/>
              <w:jc w:val="center"/>
              <w:rPr>
                <w:sz w:val="20"/>
              </w:rPr>
            </w:pPr>
            <w:r>
              <w:rPr>
                <w:sz w:val="20"/>
              </w:rPr>
              <w:t>Fax / manuel</w:t>
            </w:r>
          </w:p>
        </w:tc>
        <w:tc>
          <w:tcPr>
            <w:tcW w:w="1701" w:type="dxa"/>
          </w:tcPr>
          <w:p w:rsidR="003676E0" w:rsidRPr="00403734" w:rsidRDefault="003D4E53" w:rsidP="003D144B">
            <w:pPr>
              <w:pStyle w:val="ListParagraph"/>
              <w:ind w:left="0"/>
              <w:jc w:val="center"/>
              <w:rPr>
                <w:sz w:val="20"/>
              </w:rPr>
            </w:pPr>
            <w:r>
              <w:rPr>
                <w:sz w:val="20"/>
              </w:rPr>
              <w:t>ABST</w:t>
            </w:r>
          </w:p>
        </w:tc>
        <w:tc>
          <w:tcPr>
            <w:tcW w:w="1701" w:type="dxa"/>
          </w:tcPr>
          <w:p w:rsidR="003676E0" w:rsidRPr="000F5BDC" w:rsidRDefault="003D4E53" w:rsidP="003D144B">
            <w:pPr>
              <w:pStyle w:val="ListParagraph"/>
              <w:ind w:left="0"/>
              <w:jc w:val="center"/>
              <w:rPr>
                <w:sz w:val="20"/>
              </w:rPr>
            </w:pPr>
            <w:r>
              <w:rPr>
                <w:sz w:val="20"/>
              </w:rPr>
              <w:t>50</w:t>
            </w:r>
          </w:p>
        </w:tc>
        <w:tc>
          <w:tcPr>
            <w:tcW w:w="2234" w:type="dxa"/>
          </w:tcPr>
          <w:p w:rsidR="003676E0" w:rsidRPr="00403734" w:rsidRDefault="003D4E53" w:rsidP="003D144B">
            <w:pPr>
              <w:pStyle w:val="ListParagraph"/>
              <w:ind w:left="0"/>
              <w:jc w:val="center"/>
              <w:rPr>
                <w:sz w:val="20"/>
              </w:rPr>
            </w:pPr>
            <w:r>
              <w:rPr>
                <w:sz w:val="20"/>
              </w:rPr>
              <w:t>Acceptée</w:t>
            </w:r>
          </w:p>
        </w:tc>
      </w:tr>
    </w:tbl>
    <w:p w:rsidR="00DC45C4" w:rsidRDefault="00DC45C4" w:rsidP="00DC45C4">
      <w:pPr>
        <w:pStyle w:val="ListParagraph"/>
        <w:spacing w:line="240" w:lineRule="auto"/>
        <w:ind w:left="284"/>
        <w:jc w:val="both"/>
      </w:pPr>
    </w:p>
    <w:p w:rsidR="00DC45C4" w:rsidRDefault="00DC45C4" w:rsidP="00FB1421">
      <w:pPr>
        <w:pStyle w:val="ListParagraph"/>
        <w:numPr>
          <w:ilvl w:val="0"/>
          <w:numId w:val="12"/>
        </w:numPr>
        <w:spacing w:line="240" w:lineRule="auto"/>
        <w:jc w:val="both"/>
      </w:pPr>
      <w:r>
        <w:t xml:space="preserve">MT567/ rapport d’acceptation d’instruction </w:t>
      </w:r>
      <w:r w:rsidR="00F35344">
        <w:t>envoyés pour le client 1, 2 et 3</w:t>
      </w:r>
    </w:p>
    <w:p w:rsidR="00D952B4" w:rsidRDefault="00D952B4" w:rsidP="00FB1421">
      <w:pPr>
        <w:pStyle w:val="ListParagraph"/>
        <w:numPr>
          <w:ilvl w:val="0"/>
          <w:numId w:val="12"/>
        </w:numPr>
        <w:spacing w:line="240" w:lineRule="auto"/>
        <w:jc w:val="both"/>
      </w:pPr>
      <w:r>
        <w:t>Lorsque les instructions sont acceptées, un blocage de la quantité instruite est effectué comme suit :</w:t>
      </w:r>
    </w:p>
    <w:p w:rsidR="00862B0A" w:rsidRDefault="00862B0A" w:rsidP="00862B0A">
      <w:pPr>
        <w:pStyle w:val="ListParagraph"/>
        <w:spacing w:line="240" w:lineRule="auto"/>
        <w:jc w:val="both"/>
      </w:pPr>
    </w:p>
    <w:tbl>
      <w:tblPr>
        <w:tblStyle w:val="TableGrid"/>
        <w:tblW w:w="9038" w:type="dxa"/>
        <w:tblInd w:w="284" w:type="dxa"/>
        <w:tblLook w:val="04A0"/>
      </w:tblPr>
      <w:tblGrid>
        <w:gridCol w:w="1845"/>
        <w:gridCol w:w="1665"/>
        <w:gridCol w:w="1243"/>
        <w:gridCol w:w="316"/>
        <w:gridCol w:w="2410"/>
        <w:gridCol w:w="1559"/>
      </w:tblGrid>
      <w:tr w:rsidR="00D20B5E" w:rsidRPr="00403734" w:rsidTr="006944B5">
        <w:tc>
          <w:tcPr>
            <w:tcW w:w="1845" w:type="dxa"/>
            <w:shd w:val="clear" w:color="auto" w:fill="A6A6A6" w:themeFill="background1" w:themeFillShade="A6"/>
          </w:tcPr>
          <w:p w:rsidR="00D20B5E" w:rsidRDefault="00D20B5E" w:rsidP="00C630FB">
            <w:pPr>
              <w:pStyle w:val="ListParagraph"/>
              <w:ind w:left="0"/>
              <w:jc w:val="center"/>
              <w:rPr>
                <w:b/>
              </w:rPr>
            </w:pPr>
          </w:p>
        </w:tc>
        <w:tc>
          <w:tcPr>
            <w:tcW w:w="2908" w:type="dxa"/>
            <w:gridSpan w:val="2"/>
            <w:shd w:val="clear" w:color="auto" w:fill="DBE5F1" w:themeFill="accent1" w:themeFillTint="33"/>
          </w:tcPr>
          <w:p w:rsidR="00D20B5E" w:rsidRDefault="00D20B5E" w:rsidP="00C630FB">
            <w:pPr>
              <w:pStyle w:val="ListParagraph"/>
              <w:ind w:left="0"/>
              <w:jc w:val="center"/>
              <w:rPr>
                <w:b/>
              </w:rPr>
            </w:pPr>
            <w:r>
              <w:rPr>
                <w:b/>
              </w:rPr>
              <w:t>Instructions clients</w:t>
            </w:r>
          </w:p>
        </w:tc>
        <w:tc>
          <w:tcPr>
            <w:tcW w:w="316" w:type="dxa"/>
            <w:shd w:val="clear" w:color="auto" w:fill="A6A6A6" w:themeFill="background1" w:themeFillShade="A6"/>
          </w:tcPr>
          <w:p w:rsidR="00D20B5E" w:rsidRPr="00403734" w:rsidRDefault="00D20B5E" w:rsidP="00C630FB">
            <w:pPr>
              <w:pStyle w:val="ListParagraph"/>
              <w:ind w:left="0"/>
              <w:jc w:val="center"/>
              <w:rPr>
                <w:b/>
              </w:rPr>
            </w:pPr>
          </w:p>
        </w:tc>
        <w:tc>
          <w:tcPr>
            <w:tcW w:w="3969" w:type="dxa"/>
            <w:gridSpan w:val="2"/>
            <w:shd w:val="clear" w:color="auto" w:fill="DBE5F1" w:themeFill="accent1" w:themeFillTint="33"/>
          </w:tcPr>
          <w:p w:rsidR="00D20B5E" w:rsidRDefault="00D20B5E" w:rsidP="00D20B5E">
            <w:pPr>
              <w:pStyle w:val="ListParagraph"/>
              <w:tabs>
                <w:tab w:val="left" w:pos="525"/>
              </w:tabs>
              <w:ind w:left="0"/>
              <w:jc w:val="center"/>
              <w:rPr>
                <w:b/>
              </w:rPr>
            </w:pPr>
            <w:r>
              <w:rPr>
                <w:b/>
              </w:rPr>
              <w:t>Position Client</w:t>
            </w:r>
          </w:p>
        </w:tc>
      </w:tr>
      <w:tr w:rsidR="00C630FB" w:rsidRPr="00403734" w:rsidTr="006944B5">
        <w:tc>
          <w:tcPr>
            <w:tcW w:w="1845" w:type="dxa"/>
            <w:shd w:val="clear" w:color="auto" w:fill="A6A6A6" w:themeFill="background1" w:themeFillShade="A6"/>
          </w:tcPr>
          <w:p w:rsidR="00C630FB" w:rsidRPr="00403734" w:rsidRDefault="00C630FB" w:rsidP="00C630FB">
            <w:pPr>
              <w:pStyle w:val="ListParagraph"/>
              <w:ind w:left="0"/>
              <w:jc w:val="center"/>
              <w:rPr>
                <w:b/>
              </w:rPr>
            </w:pPr>
            <w:r>
              <w:rPr>
                <w:b/>
              </w:rPr>
              <w:t>Compte client</w:t>
            </w:r>
          </w:p>
        </w:tc>
        <w:tc>
          <w:tcPr>
            <w:tcW w:w="1665" w:type="dxa"/>
            <w:shd w:val="clear" w:color="auto" w:fill="A6A6A6" w:themeFill="background1" w:themeFillShade="A6"/>
          </w:tcPr>
          <w:p w:rsidR="00C630FB" w:rsidRPr="00403734" w:rsidRDefault="00C630FB" w:rsidP="00C630FB">
            <w:pPr>
              <w:pStyle w:val="ListParagraph"/>
              <w:ind w:left="0"/>
              <w:jc w:val="center"/>
              <w:rPr>
                <w:b/>
              </w:rPr>
            </w:pPr>
            <w:r>
              <w:rPr>
                <w:b/>
              </w:rPr>
              <w:t>Nature Position</w:t>
            </w:r>
          </w:p>
        </w:tc>
        <w:tc>
          <w:tcPr>
            <w:tcW w:w="1243" w:type="dxa"/>
            <w:shd w:val="clear" w:color="auto" w:fill="A6A6A6" w:themeFill="background1" w:themeFillShade="A6"/>
          </w:tcPr>
          <w:p w:rsidR="00C630FB" w:rsidRPr="000F5BDC" w:rsidRDefault="00C630FB" w:rsidP="00C630FB">
            <w:pPr>
              <w:pStyle w:val="ListParagraph"/>
              <w:ind w:left="0"/>
              <w:jc w:val="center"/>
            </w:pPr>
            <w:r>
              <w:rPr>
                <w:b/>
              </w:rPr>
              <w:t>Quantité instruite</w:t>
            </w:r>
          </w:p>
        </w:tc>
        <w:tc>
          <w:tcPr>
            <w:tcW w:w="316" w:type="dxa"/>
            <w:shd w:val="clear" w:color="auto" w:fill="A6A6A6" w:themeFill="background1" w:themeFillShade="A6"/>
          </w:tcPr>
          <w:p w:rsidR="00C630FB" w:rsidRPr="00403734" w:rsidRDefault="00C630FB" w:rsidP="00C630FB">
            <w:pPr>
              <w:pStyle w:val="ListParagraph"/>
              <w:ind w:left="0"/>
              <w:jc w:val="center"/>
              <w:rPr>
                <w:b/>
              </w:rPr>
            </w:pPr>
          </w:p>
        </w:tc>
        <w:tc>
          <w:tcPr>
            <w:tcW w:w="2410" w:type="dxa"/>
            <w:shd w:val="clear" w:color="auto" w:fill="A6A6A6" w:themeFill="background1" w:themeFillShade="A6"/>
          </w:tcPr>
          <w:p w:rsidR="00C630FB" w:rsidRPr="00403734" w:rsidRDefault="00C630FB" w:rsidP="00C630FB">
            <w:pPr>
              <w:pStyle w:val="ListParagraph"/>
              <w:ind w:left="0"/>
              <w:jc w:val="center"/>
              <w:rPr>
                <w:b/>
              </w:rPr>
            </w:pPr>
            <w:r>
              <w:rPr>
                <w:b/>
              </w:rPr>
              <w:t>Nature Position</w:t>
            </w:r>
          </w:p>
        </w:tc>
        <w:tc>
          <w:tcPr>
            <w:tcW w:w="1559" w:type="dxa"/>
            <w:shd w:val="clear" w:color="auto" w:fill="A6A6A6" w:themeFill="background1" w:themeFillShade="A6"/>
          </w:tcPr>
          <w:p w:rsidR="00C630FB" w:rsidRPr="000F5BDC" w:rsidRDefault="00C630FB" w:rsidP="00C630FB">
            <w:pPr>
              <w:pStyle w:val="ListParagraph"/>
              <w:ind w:left="0"/>
              <w:jc w:val="center"/>
            </w:pPr>
            <w:r>
              <w:rPr>
                <w:b/>
              </w:rPr>
              <w:t>Quantité</w:t>
            </w:r>
          </w:p>
        </w:tc>
      </w:tr>
      <w:tr w:rsidR="00BB6DCE" w:rsidTr="006944B5">
        <w:tc>
          <w:tcPr>
            <w:tcW w:w="1845" w:type="dxa"/>
            <w:vMerge w:val="restart"/>
            <w:vAlign w:val="center"/>
          </w:tcPr>
          <w:p w:rsidR="00BB6DCE" w:rsidRDefault="00BB6DCE" w:rsidP="00FF5B5D">
            <w:pPr>
              <w:pStyle w:val="ListParagraph"/>
              <w:ind w:left="0"/>
              <w:jc w:val="center"/>
              <w:rPr>
                <w:sz w:val="20"/>
              </w:rPr>
            </w:pPr>
          </w:p>
          <w:p w:rsidR="00BB6DCE" w:rsidRPr="00403734" w:rsidRDefault="00BB6DCE" w:rsidP="00FF5B5D">
            <w:pPr>
              <w:pStyle w:val="ListParagraph"/>
              <w:ind w:left="0"/>
              <w:jc w:val="center"/>
              <w:rPr>
                <w:sz w:val="20"/>
              </w:rPr>
            </w:pPr>
            <w:r w:rsidRPr="00403734">
              <w:rPr>
                <w:sz w:val="20"/>
              </w:rPr>
              <w:t xml:space="preserve">Compte </w:t>
            </w:r>
            <w:r>
              <w:rPr>
                <w:sz w:val="20"/>
              </w:rPr>
              <w:t xml:space="preserve">client </w:t>
            </w:r>
            <w:r w:rsidRPr="00403734">
              <w:rPr>
                <w:sz w:val="20"/>
              </w:rPr>
              <w:t xml:space="preserve"> 1</w:t>
            </w:r>
          </w:p>
          <w:p w:rsidR="00BB6DCE" w:rsidRPr="00403734" w:rsidRDefault="00BB6DCE" w:rsidP="00FF5B5D">
            <w:pPr>
              <w:pStyle w:val="ListParagraph"/>
              <w:ind w:left="0"/>
              <w:jc w:val="center"/>
              <w:rPr>
                <w:sz w:val="20"/>
              </w:rPr>
            </w:pPr>
          </w:p>
        </w:tc>
        <w:tc>
          <w:tcPr>
            <w:tcW w:w="1665" w:type="dxa"/>
            <w:vMerge w:val="restart"/>
            <w:vAlign w:val="center"/>
          </w:tcPr>
          <w:p w:rsidR="00BB6DCE" w:rsidRPr="00403734" w:rsidRDefault="00B112A0" w:rsidP="00FF5B5D">
            <w:pPr>
              <w:pStyle w:val="ListParagraph"/>
              <w:ind w:left="0"/>
              <w:jc w:val="center"/>
              <w:rPr>
                <w:sz w:val="20"/>
              </w:rPr>
            </w:pPr>
            <w:r>
              <w:rPr>
                <w:sz w:val="20"/>
              </w:rPr>
              <w:t>D</w:t>
            </w:r>
            <w:r w:rsidR="00BB6DCE">
              <w:rPr>
                <w:sz w:val="20"/>
              </w:rPr>
              <w:t>énouée</w:t>
            </w:r>
          </w:p>
        </w:tc>
        <w:tc>
          <w:tcPr>
            <w:tcW w:w="1243" w:type="dxa"/>
            <w:vMerge w:val="restart"/>
            <w:vAlign w:val="center"/>
          </w:tcPr>
          <w:p w:rsidR="00BB6DCE" w:rsidRPr="000F5BDC" w:rsidRDefault="00BB6DCE" w:rsidP="00FF5B5D">
            <w:pPr>
              <w:pStyle w:val="ListParagraph"/>
              <w:tabs>
                <w:tab w:val="left" w:pos="625"/>
                <w:tab w:val="center" w:pos="742"/>
              </w:tabs>
              <w:ind w:left="0"/>
              <w:jc w:val="center"/>
              <w:rPr>
                <w:sz w:val="20"/>
              </w:rPr>
            </w:pPr>
            <w:r>
              <w:rPr>
                <w:sz w:val="20"/>
              </w:rPr>
              <w:t>100</w:t>
            </w:r>
          </w:p>
          <w:p w:rsidR="00BB6DCE" w:rsidRPr="000F5BDC" w:rsidRDefault="00BB6DCE" w:rsidP="00FF5B5D">
            <w:pPr>
              <w:jc w:val="center"/>
              <w:rPr>
                <w:sz w:val="20"/>
              </w:rPr>
            </w:pP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Pr="00403734" w:rsidRDefault="00BB6DCE" w:rsidP="00FF5B5D">
            <w:pPr>
              <w:pStyle w:val="ListParagraph"/>
              <w:ind w:left="0"/>
              <w:jc w:val="center"/>
              <w:rPr>
                <w:sz w:val="20"/>
              </w:rPr>
            </w:pPr>
            <w:r>
              <w:rPr>
                <w:sz w:val="20"/>
              </w:rPr>
              <w:t>Bloquée (de la dénouée)</w:t>
            </w:r>
          </w:p>
        </w:tc>
        <w:tc>
          <w:tcPr>
            <w:tcW w:w="1559" w:type="dxa"/>
            <w:vAlign w:val="center"/>
          </w:tcPr>
          <w:p w:rsidR="00BB6DCE" w:rsidRPr="000F5BDC" w:rsidRDefault="00BB6DCE" w:rsidP="00FF5B5D">
            <w:pPr>
              <w:pStyle w:val="ListParagraph"/>
              <w:tabs>
                <w:tab w:val="left" w:pos="625"/>
                <w:tab w:val="center" w:pos="742"/>
              </w:tabs>
              <w:ind w:left="0"/>
              <w:jc w:val="center"/>
              <w:rPr>
                <w:sz w:val="20"/>
              </w:rPr>
            </w:pPr>
            <w:r>
              <w:rPr>
                <w:sz w:val="20"/>
              </w:rPr>
              <w:t>100</w:t>
            </w:r>
          </w:p>
        </w:tc>
      </w:tr>
      <w:tr w:rsidR="00BB6DCE" w:rsidTr="006944B5">
        <w:tc>
          <w:tcPr>
            <w:tcW w:w="1845" w:type="dxa"/>
            <w:vMerge/>
            <w:vAlign w:val="center"/>
          </w:tcPr>
          <w:p w:rsidR="00BB6DCE" w:rsidRPr="00403734" w:rsidRDefault="00BB6DCE" w:rsidP="00FF5B5D">
            <w:pPr>
              <w:pStyle w:val="ListParagraph"/>
              <w:ind w:left="0"/>
              <w:jc w:val="center"/>
              <w:rPr>
                <w:sz w:val="20"/>
              </w:rPr>
            </w:pPr>
          </w:p>
        </w:tc>
        <w:tc>
          <w:tcPr>
            <w:tcW w:w="1665" w:type="dxa"/>
            <w:vMerge/>
            <w:vAlign w:val="center"/>
          </w:tcPr>
          <w:p w:rsidR="00BB6DCE" w:rsidRPr="00403734" w:rsidRDefault="00BB6DCE" w:rsidP="00FF5B5D">
            <w:pPr>
              <w:pStyle w:val="ListParagraph"/>
              <w:ind w:left="0"/>
              <w:jc w:val="center"/>
              <w:rPr>
                <w:sz w:val="20"/>
              </w:rPr>
            </w:pPr>
          </w:p>
        </w:tc>
        <w:tc>
          <w:tcPr>
            <w:tcW w:w="1243" w:type="dxa"/>
            <w:vMerge/>
            <w:vAlign w:val="center"/>
          </w:tcPr>
          <w:p w:rsidR="00BB6DCE" w:rsidRPr="000F5BDC" w:rsidRDefault="00BB6DCE" w:rsidP="00FF5B5D">
            <w:pPr>
              <w:jc w:val="center"/>
              <w:rPr>
                <w:sz w:val="20"/>
              </w:rPr>
            </w:pP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Pr="00403734" w:rsidRDefault="00BB6DCE" w:rsidP="00FF5B5D">
            <w:pPr>
              <w:pStyle w:val="ListParagraph"/>
              <w:ind w:left="0"/>
              <w:jc w:val="center"/>
              <w:rPr>
                <w:sz w:val="20"/>
              </w:rPr>
            </w:pPr>
            <w:r>
              <w:rPr>
                <w:sz w:val="20"/>
              </w:rPr>
              <w:t>dénouée</w:t>
            </w:r>
          </w:p>
        </w:tc>
        <w:tc>
          <w:tcPr>
            <w:tcW w:w="1559" w:type="dxa"/>
            <w:vAlign w:val="center"/>
          </w:tcPr>
          <w:p w:rsidR="00BB6DCE" w:rsidRPr="000F5BDC" w:rsidRDefault="00BB6DCE" w:rsidP="00FF5B5D">
            <w:pPr>
              <w:jc w:val="center"/>
              <w:rPr>
                <w:sz w:val="20"/>
              </w:rPr>
            </w:pPr>
            <w:r>
              <w:rPr>
                <w:sz w:val="20"/>
              </w:rPr>
              <w:t>0</w:t>
            </w:r>
          </w:p>
        </w:tc>
      </w:tr>
      <w:tr w:rsidR="00BB6DCE" w:rsidTr="006944B5">
        <w:tc>
          <w:tcPr>
            <w:tcW w:w="1845" w:type="dxa"/>
            <w:vMerge/>
            <w:vAlign w:val="center"/>
          </w:tcPr>
          <w:p w:rsidR="00BB6DCE" w:rsidRPr="00403734" w:rsidRDefault="00BB6DCE" w:rsidP="00FF5B5D">
            <w:pPr>
              <w:pStyle w:val="ListParagraph"/>
              <w:ind w:left="0"/>
              <w:jc w:val="center"/>
              <w:rPr>
                <w:sz w:val="20"/>
              </w:rPr>
            </w:pPr>
          </w:p>
        </w:tc>
        <w:tc>
          <w:tcPr>
            <w:tcW w:w="1665" w:type="dxa"/>
            <w:vMerge w:val="restart"/>
            <w:vAlign w:val="center"/>
          </w:tcPr>
          <w:p w:rsidR="00BB6DCE" w:rsidRPr="00403734" w:rsidRDefault="00B112A0" w:rsidP="00FF5B5D">
            <w:pPr>
              <w:pStyle w:val="ListParagraph"/>
              <w:ind w:left="0"/>
              <w:jc w:val="center"/>
              <w:rPr>
                <w:sz w:val="20"/>
              </w:rPr>
            </w:pPr>
            <w:r>
              <w:rPr>
                <w:sz w:val="20"/>
              </w:rPr>
              <w:t>Nantie</w:t>
            </w:r>
          </w:p>
        </w:tc>
        <w:tc>
          <w:tcPr>
            <w:tcW w:w="1243" w:type="dxa"/>
            <w:vMerge w:val="restart"/>
            <w:vAlign w:val="center"/>
          </w:tcPr>
          <w:p w:rsidR="00BB6DCE" w:rsidRPr="000F5BDC" w:rsidRDefault="00BB6DCE" w:rsidP="00FF5B5D">
            <w:pPr>
              <w:jc w:val="center"/>
              <w:rPr>
                <w:sz w:val="20"/>
              </w:rPr>
            </w:pPr>
            <w:r>
              <w:rPr>
                <w:sz w:val="20"/>
              </w:rPr>
              <w:t>20</w:t>
            </w: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Pr="00403734" w:rsidRDefault="00BB6DCE" w:rsidP="00B112A0">
            <w:pPr>
              <w:pStyle w:val="ListParagraph"/>
              <w:ind w:left="0"/>
              <w:jc w:val="center"/>
              <w:rPr>
                <w:sz w:val="20"/>
              </w:rPr>
            </w:pPr>
            <w:r>
              <w:rPr>
                <w:sz w:val="20"/>
              </w:rPr>
              <w:t xml:space="preserve">Bloquée (de la </w:t>
            </w:r>
            <w:r w:rsidR="00B112A0">
              <w:rPr>
                <w:sz w:val="20"/>
              </w:rPr>
              <w:t>Nantie</w:t>
            </w:r>
            <w:r w:rsidR="00D20B5E">
              <w:rPr>
                <w:sz w:val="20"/>
              </w:rPr>
              <w:t>)</w:t>
            </w:r>
          </w:p>
        </w:tc>
        <w:tc>
          <w:tcPr>
            <w:tcW w:w="1559" w:type="dxa"/>
            <w:vAlign w:val="center"/>
          </w:tcPr>
          <w:p w:rsidR="00BB6DCE" w:rsidRPr="000F5BDC" w:rsidRDefault="00BB6DCE" w:rsidP="00FF5B5D">
            <w:pPr>
              <w:jc w:val="center"/>
              <w:rPr>
                <w:sz w:val="20"/>
              </w:rPr>
            </w:pPr>
            <w:r>
              <w:rPr>
                <w:sz w:val="20"/>
              </w:rPr>
              <w:t>20</w:t>
            </w:r>
          </w:p>
        </w:tc>
      </w:tr>
      <w:tr w:rsidR="00BB6DCE" w:rsidTr="006944B5">
        <w:tc>
          <w:tcPr>
            <w:tcW w:w="1845" w:type="dxa"/>
            <w:vMerge/>
            <w:vAlign w:val="center"/>
          </w:tcPr>
          <w:p w:rsidR="00BB6DCE" w:rsidRPr="00403734" w:rsidRDefault="00BB6DCE" w:rsidP="00FF5B5D">
            <w:pPr>
              <w:pStyle w:val="ListParagraph"/>
              <w:ind w:left="0"/>
              <w:jc w:val="center"/>
              <w:rPr>
                <w:sz w:val="20"/>
              </w:rPr>
            </w:pPr>
          </w:p>
        </w:tc>
        <w:tc>
          <w:tcPr>
            <w:tcW w:w="1665" w:type="dxa"/>
            <w:vMerge/>
            <w:vAlign w:val="center"/>
          </w:tcPr>
          <w:p w:rsidR="00BB6DCE" w:rsidRDefault="00BB6DCE" w:rsidP="00FF5B5D">
            <w:pPr>
              <w:pStyle w:val="ListParagraph"/>
              <w:ind w:left="0"/>
              <w:jc w:val="center"/>
              <w:rPr>
                <w:sz w:val="20"/>
              </w:rPr>
            </w:pPr>
          </w:p>
        </w:tc>
        <w:tc>
          <w:tcPr>
            <w:tcW w:w="1243" w:type="dxa"/>
            <w:vMerge/>
            <w:vAlign w:val="center"/>
          </w:tcPr>
          <w:p w:rsidR="00BB6DCE" w:rsidRDefault="00BB6DCE" w:rsidP="00FF5B5D">
            <w:pPr>
              <w:jc w:val="center"/>
              <w:rPr>
                <w:sz w:val="20"/>
              </w:rPr>
            </w:pP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Default="00B112A0" w:rsidP="00FF5B5D">
            <w:pPr>
              <w:pStyle w:val="ListParagraph"/>
              <w:ind w:left="0"/>
              <w:jc w:val="center"/>
              <w:rPr>
                <w:sz w:val="20"/>
              </w:rPr>
            </w:pPr>
            <w:r>
              <w:rPr>
                <w:sz w:val="20"/>
              </w:rPr>
              <w:t>Nantie</w:t>
            </w:r>
          </w:p>
        </w:tc>
        <w:tc>
          <w:tcPr>
            <w:tcW w:w="1559" w:type="dxa"/>
            <w:vAlign w:val="center"/>
          </w:tcPr>
          <w:p w:rsidR="00BB6DCE" w:rsidRDefault="00BB6DCE" w:rsidP="00FF5B5D">
            <w:pPr>
              <w:jc w:val="center"/>
              <w:rPr>
                <w:sz w:val="20"/>
              </w:rPr>
            </w:pPr>
            <w:r>
              <w:rPr>
                <w:sz w:val="20"/>
              </w:rPr>
              <w:t>30</w:t>
            </w:r>
          </w:p>
        </w:tc>
      </w:tr>
      <w:tr w:rsidR="00BB6DCE" w:rsidTr="00D20B5E">
        <w:tc>
          <w:tcPr>
            <w:tcW w:w="9038" w:type="dxa"/>
            <w:gridSpan w:val="6"/>
            <w:shd w:val="clear" w:color="auto" w:fill="DBE5F1" w:themeFill="accent1" w:themeFillTint="33"/>
            <w:vAlign w:val="center"/>
          </w:tcPr>
          <w:p w:rsidR="00BB6DCE" w:rsidRPr="00AA1B1B" w:rsidRDefault="00BB6DCE" w:rsidP="00FF5B5D">
            <w:pPr>
              <w:jc w:val="center"/>
              <w:rPr>
                <w:b/>
                <w:sz w:val="12"/>
              </w:rPr>
            </w:pPr>
          </w:p>
        </w:tc>
      </w:tr>
      <w:tr w:rsidR="00BB6DCE" w:rsidTr="006944B5">
        <w:tc>
          <w:tcPr>
            <w:tcW w:w="1845" w:type="dxa"/>
            <w:vMerge w:val="restart"/>
            <w:vAlign w:val="center"/>
          </w:tcPr>
          <w:p w:rsidR="00BB6DCE" w:rsidRPr="00403734" w:rsidRDefault="00BB6DCE" w:rsidP="00FF5B5D">
            <w:pPr>
              <w:pStyle w:val="ListParagraph"/>
              <w:ind w:left="0"/>
              <w:jc w:val="center"/>
              <w:rPr>
                <w:sz w:val="20"/>
              </w:rPr>
            </w:pPr>
            <w:r w:rsidRPr="00403734">
              <w:rPr>
                <w:sz w:val="20"/>
              </w:rPr>
              <w:t xml:space="preserve">Compte </w:t>
            </w:r>
            <w:r>
              <w:rPr>
                <w:sz w:val="20"/>
              </w:rPr>
              <w:t xml:space="preserve">client </w:t>
            </w:r>
            <w:r w:rsidRPr="00403734">
              <w:rPr>
                <w:sz w:val="20"/>
              </w:rPr>
              <w:t xml:space="preserve"> 2</w:t>
            </w:r>
          </w:p>
        </w:tc>
        <w:tc>
          <w:tcPr>
            <w:tcW w:w="1665" w:type="dxa"/>
            <w:vMerge w:val="restart"/>
            <w:vAlign w:val="center"/>
          </w:tcPr>
          <w:p w:rsidR="00BB6DCE" w:rsidRPr="00403734" w:rsidRDefault="00B112A0" w:rsidP="00FF5B5D">
            <w:pPr>
              <w:pStyle w:val="ListParagraph"/>
              <w:ind w:left="0"/>
              <w:jc w:val="center"/>
              <w:rPr>
                <w:sz w:val="20"/>
              </w:rPr>
            </w:pPr>
            <w:r>
              <w:rPr>
                <w:sz w:val="20"/>
              </w:rPr>
              <w:t>D</w:t>
            </w:r>
            <w:r w:rsidR="00BB6DCE">
              <w:rPr>
                <w:sz w:val="20"/>
              </w:rPr>
              <w:t>énouée</w:t>
            </w:r>
          </w:p>
        </w:tc>
        <w:tc>
          <w:tcPr>
            <w:tcW w:w="1243" w:type="dxa"/>
            <w:vMerge w:val="restart"/>
            <w:vAlign w:val="center"/>
          </w:tcPr>
          <w:p w:rsidR="00BB6DCE" w:rsidRPr="000F5BDC" w:rsidRDefault="00BB6DCE" w:rsidP="00FF5B5D">
            <w:pPr>
              <w:jc w:val="center"/>
              <w:rPr>
                <w:sz w:val="20"/>
              </w:rPr>
            </w:pPr>
            <w:r>
              <w:rPr>
                <w:sz w:val="20"/>
              </w:rPr>
              <w:t>100</w:t>
            </w: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Pr="00403734" w:rsidRDefault="00BB6DCE" w:rsidP="00FF5B5D">
            <w:pPr>
              <w:pStyle w:val="ListParagraph"/>
              <w:ind w:left="0"/>
              <w:jc w:val="center"/>
              <w:rPr>
                <w:sz w:val="20"/>
              </w:rPr>
            </w:pPr>
            <w:r>
              <w:rPr>
                <w:sz w:val="20"/>
              </w:rPr>
              <w:t>Bloquée (de la dénouée)</w:t>
            </w:r>
          </w:p>
        </w:tc>
        <w:tc>
          <w:tcPr>
            <w:tcW w:w="1559" w:type="dxa"/>
            <w:vAlign w:val="center"/>
          </w:tcPr>
          <w:p w:rsidR="00BB6DCE" w:rsidRPr="000F5BDC" w:rsidRDefault="00BB6DCE" w:rsidP="00FF5B5D">
            <w:pPr>
              <w:jc w:val="center"/>
              <w:rPr>
                <w:sz w:val="20"/>
              </w:rPr>
            </w:pPr>
            <w:r>
              <w:rPr>
                <w:sz w:val="20"/>
              </w:rPr>
              <w:t>200</w:t>
            </w:r>
          </w:p>
        </w:tc>
      </w:tr>
      <w:tr w:rsidR="00BB6DCE" w:rsidTr="006944B5">
        <w:tc>
          <w:tcPr>
            <w:tcW w:w="1845" w:type="dxa"/>
            <w:vMerge/>
            <w:vAlign w:val="center"/>
          </w:tcPr>
          <w:p w:rsidR="00BB6DCE" w:rsidRPr="00403734" w:rsidRDefault="00BB6DCE" w:rsidP="00FF5B5D">
            <w:pPr>
              <w:pStyle w:val="ListParagraph"/>
              <w:ind w:left="0"/>
              <w:jc w:val="center"/>
              <w:rPr>
                <w:sz w:val="20"/>
              </w:rPr>
            </w:pPr>
          </w:p>
        </w:tc>
        <w:tc>
          <w:tcPr>
            <w:tcW w:w="1665" w:type="dxa"/>
            <w:vMerge/>
            <w:vAlign w:val="center"/>
          </w:tcPr>
          <w:p w:rsidR="00BB6DCE" w:rsidRDefault="00BB6DCE" w:rsidP="00FF5B5D">
            <w:pPr>
              <w:pStyle w:val="ListParagraph"/>
              <w:ind w:left="0"/>
              <w:jc w:val="center"/>
              <w:rPr>
                <w:sz w:val="20"/>
              </w:rPr>
            </w:pPr>
          </w:p>
        </w:tc>
        <w:tc>
          <w:tcPr>
            <w:tcW w:w="1243" w:type="dxa"/>
            <w:vMerge/>
            <w:vAlign w:val="center"/>
          </w:tcPr>
          <w:p w:rsidR="00BB6DCE" w:rsidRDefault="00BB6DCE" w:rsidP="00FF5B5D">
            <w:pPr>
              <w:jc w:val="center"/>
              <w:rPr>
                <w:sz w:val="20"/>
              </w:rPr>
            </w:pP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Default="00BB6DCE" w:rsidP="00FF5B5D">
            <w:pPr>
              <w:pStyle w:val="ListParagraph"/>
              <w:ind w:left="0"/>
              <w:jc w:val="center"/>
              <w:rPr>
                <w:sz w:val="20"/>
              </w:rPr>
            </w:pPr>
            <w:r>
              <w:rPr>
                <w:sz w:val="20"/>
              </w:rPr>
              <w:t>dénouée</w:t>
            </w:r>
          </w:p>
        </w:tc>
        <w:tc>
          <w:tcPr>
            <w:tcW w:w="1559" w:type="dxa"/>
            <w:vAlign w:val="center"/>
          </w:tcPr>
          <w:p w:rsidR="00BB6DCE" w:rsidRDefault="00BB6DCE" w:rsidP="00FF5B5D">
            <w:pPr>
              <w:jc w:val="center"/>
              <w:rPr>
                <w:sz w:val="20"/>
              </w:rPr>
            </w:pPr>
            <w:r>
              <w:rPr>
                <w:sz w:val="20"/>
              </w:rPr>
              <w:t>100</w:t>
            </w:r>
          </w:p>
        </w:tc>
      </w:tr>
      <w:tr w:rsidR="00BB6DCE" w:rsidTr="00D20B5E">
        <w:tc>
          <w:tcPr>
            <w:tcW w:w="9038" w:type="dxa"/>
            <w:gridSpan w:val="6"/>
            <w:shd w:val="clear" w:color="auto" w:fill="DBE5F1" w:themeFill="accent1" w:themeFillTint="33"/>
            <w:vAlign w:val="center"/>
          </w:tcPr>
          <w:p w:rsidR="00BB6DCE" w:rsidRPr="00AA1B1B" w:rsidRDefault="00BB6DCE" w:rsidP="00FF5B5D">
            <w:pPr>
              <w:pStyle w:val="ListParagraph"/>
              <w:ind w:left="0"/>
              <w:jc w:val="center"/>
              <w:rPr>
                <w:b/>
                <w:sz w:val="12"/>
              </w:rPr>
            </w:pPr>
          </w:p>
        </w:tc>
      </w:tr>
      <w:tr w:rsidR="00BB6DCE" w:rsidTr="006944B5">
        <w:tc>
          <w:tcPr>
            <w:tcW w:w="1845" w:type="dxa"/>
            <w:vMerge w:val="restart"/>
            <w:vAlign w:val="center"/>
          </w:tcPr>
          <w:p w:rsidR="00BB6DCE" w:rsidRPr="00403734" w:rsidRDefault="00BB6DCE" w:rsidP="00FF5B5D">
            <w:pPr>
              <w:pStyle w:val="ListParagraph"/>
              <w:ind w:left="0"/>
              <w:jc w:val="center"/>
              <w:rPr>
                <w:sz w:val="20"/>
              </w:rPr>
            </w:pPr>
            <w:r w:rsidRPr="00403734">
              <w:rPr>
                <w:sz w:val="20"/>
              </w:rPr>
              <w:t xml:space="preserve">Compte </w:t>
            </w:r>
            <w:r>
              <w:rPr>
                <w:sz w:val="20"/>
              </w:rPr>
              <w:t xml:space="preserve">client </w:t>
            </w:r>
            <w:r w:rsidRPr="00403734">
              <w:rPr>
                <w:sz w:val="20"/>
              </w:rPr>
              <w:t xml:space="preserve"> </w:t>
            </w:r>
            <w:r>
              <w:rPr>
                <w:sz w:val="20"/>
              </w:rPr>
              <w:t>3</w:t>
            </w:r>
          </w:p>
          <w:p w:rsidR="00BB6DCE" w:rsidRPr="00403734" w:rsidRDefault="00BB6DCE" w:rsidP="00FF5B5D">
            <w:pPr>
              <w:pStyle w:val="ListParagraph"/>
              <w:ind w:left="0"/>
              <w:jc w:val="center"/>
              <w:rPr>
                <w:sz w:val="20"/>
              </w:rPr>
            </w:pPr>
          </w:p>
        </w:tc>
        <w:tc>
          <w:tcPr>
            <w:tcW w:w="1665" w:type="dxa"/>
            <w:vMerge w:val="restart"/>
            <w:vAlign w:val="center"/>
          </w:tcPr>
          <w:p w:rsidR="00BB6DCE" w:rsidRPr="00403734" w:rsidRDefault="00B112A0" w:rsidP="00FF5B5D">
            <w:pPr>
              <w:pStyle w:val="ListParagraph"/>
              <w:ind w:left="0"/>
              <w:jc w:val="center"/>
              <w:rPr>
                <w:sz w:val="20"/>
              </w:rPr>
            </w:pPr>
            <w:r>
              <w:rPr>
                <w:sz w:val="20"/>
              </w:rPr>
              <w:t>D</w:t>
            </w:r>
            <w:r w:rsidR="00BB6DCE">
              <w:rPr>
                <w:sz w:val="20"/>
              </w:rPr>
              <w:t>énouée</w:t>
            </w:r>
          </w:p>
          <w:p w:rsidR="00BB6DCE" w:rsidRPr="00403734" w:rsidRDefault="00BB6DCE" w:rsidP="00FF5B5D">
            <w:pPr>
              <w:pStyle w:val="ListParagraph"/>
              <w:ind w:left="0"/>
              <w:jc w:val="center"/>
              <w:rPr>
                <w:sz w:val="20"/>
              </w:rPr>
            </w:pPr>
          </w:p>
        </w:tc>
        <w:tc>
          <w:tcPr>
            <w:tcW w:w="1243" w:type="dxa"/>
            <w:vMerge w:val="restart"/>
            <w:vAlign w:val="center"/>
          </w:tcPr>
          <w:p w:rsidR="00BB6DCE" w:rsidRPr="000F5BDC" w:rsidRDefault="00BB6DCE" w:rsidP="00FF5B5D">
            <w:pPr>
              <w:pStyle w:val="ListParagraph"/>
              <w:ind w:left="0"/>
              <w:jc w:val="center"/>
              <w:rPr>
                <w:sz w:val="20"/>
              </w:rPr>
            </w:pPr>
            <w:r>
              <w:rPr>
                <w:sz w:val="20"/>
              </w:rPr>
              <w:t>50</w:t>
            </w: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Pr="00403734" w:rsidRDefault="00BB6DCE" w:rsidP="00FF5B5D">
            <w:pPr>
              <w:pStyle w:val="ListParagraph"/>
              <w:ind w:left="0"/>
              <w:jc w:val="center"/>
              <w:rPr>
                <w:sz w:val="20"/>
              </w:rPr>
            </w:pPr>
            <w:r>
              <w:rPr>
                <w:sz w:val="20"/>
              </w:rPr>
              <w:t>Bloquée (de la dénouée)</w:t>
            </w:r>
          </w:p>
        </w:tc>
        <w:tc>
          <w:tcPr>
            <w:tcW w:w="1559" w:type="dxa"/>
            <w:vAlign w:val="center"/>
          </w:tcPr>
          <w:p w:rsidR="00BB6DCE" w:rsidRPr="000F5BDC" w:rsidRDefault="00BB6DCE" w:rsidP="00FF5B5D">
            <w:pPr>
              <w:pStyle w:val="ListParagraph"/>
              <w:ind w:left="0"/>
              <w:jc w:val="center"/>
              <w:rPr>
                <w:sz w:val="20"/>
              </w:rPr>
            </w:pPr>
            <w:r>
              <w:rPr>
                <w:sz w:val="20"/>
              </w:rPr>
              <w:t>50</w:t>
            </w:r>
          </w:p>
        </w:tc>
      </w:tr>
      <w:tr w:rsidR="00BB6DCE" w:rsidRPr="000F5BDC" w:rsidTr="006944B5">
        <w:tc>
          <w:tcPr>
            <w:tcW w:w="1845" w:type="dxa"/>
            <w:vMerge/>
            <w:vAlign w:val="center"/>
          </w:tcPr>
          <w:p w:rsidR="00BB6DCE" w:rsidRPr="00403734" w:rsidRDefault="00BB6DCE" w:rsidP="00FF5B5D">
            <w:pPr>
              <w:pStyle w:val="ListParagraph"/>
              <w:ind w:left="0"/>
              <w:jc w:val="center"/>
              <w:rPr>
                <w:sz w:val="20"/>
              </w:rPr>
            </w:pPr>
          </w:p>
        </w:tc>
        <w:tc>
          <w:tcPr>
            <w:tcW w:w="1665" w:type="dxa"/>
            <w:vMerge/>
            <w:vAlign w:val="center"/>
          </w:tcPr>
          <w:p w:rsidR="00BB6DCE" w:rsidRPr="00403734" w:rsidRDefault="00BB6DCE" w:rsidP="00FF5B5D">
            <w:pPr>
              <w:pStyle w:val="ListParagraph"/>
              <w:ind w:left="0"/>
              <w:jc w:val="center"/>
              <w:rPr>
                <w:sz w:val="20"/>
              </w:rPr>
            </w:pPr>
          </w:p>
        </w:tc>
        <w:tc>
          <w:tcPr>
            <w:tcW w:w="1243" w:type="dxa"/>
            <w:vMerge/>
            <w:vAlign w:val="center"/>
          </w:tcPr>
          <w:p w:rsidR="00BB6DCE" w:rsidRPr="000F5BDC" w:rsidRDefault="00BB6DCE" w:rsidP="00FF5B5D">
            <w:pPr>
              <w:pStyle w:val="ListParagraph"/>
              <w:ind w:left="0"/>
              <w:jc w:val="center"/>
              <w:rPr>
                <w:sz w:val="20"/>
              </w:rPr>
            </w:pPr>
          </w:p>
        </w:tc>
        <w:tc>
          <w:tcPr>
            <w:tcW w:w="316" w:type="dxa"/>
            <w:vAlign w:val="center"/>
          </w:tcPr>
          <w:p w:rsidR="00BB6DCE" w:rsidRPr="00AA1B1B" w:rsidRDefault="00BB6DCE" w:rsidP="00FF5B5D">
            <w:pPr>
              <w:pStyle w:val="ListParagraph"/>
              <w:ind w:left="0"/>
              <w:jc w:val="center"/>
              <w:rPr>
                <w:b/>
                <w:sz w:val="20"/>
              </w:rPr>
            </w:pPr>
            <w:r w:rsidRPr="00AA1B1B">
              <w:rPr>
                <w:b/>
                <w:sz w:val="20"/>
              </w:rPr>
              <w:t>&gt;</w:t>
            </w:r>
          </w:p>
        </w:tc>
        <w:tc>
          <w:tcPr>
            <w:tcW w:w="2410" w:type="dxa"/>
            <w:vAlign w:val="center"/>
          </w:tcPr>
          <w:p w:rsidR="00BB6DCE" w:rsidRPr="00403734" w:rsidRDefault="00316ABF" w:rsidP="00FF5B5D">
            <w:pPr>
              <w:pStyle w:val="ListParagraph"/>
              <w:ind w:left="0"/>
              <w:jc w:val="center"/>
              <w:rPr>
                <w:sz w:val="20"/>
              </w:rPr>
            </w:pPr>
            <w:r>
              <w:rPr>
                <w:sz w:val="20"/>
              </w:rPr>
              <w:t>D</w:t>
            </w:r>
            <w:r w:rsidR="00BB6DCE">
              <w:rPr>
                <w:sz w:val="20"/>
              </w:rPr>
              <w:t>énouée</w:t>
            </w:r>
          </w:p>
        </w:tc>
        <w:tc>
          <w:tcPr>
            <w:tcW w:w="1559" w:type="dxa"/>
            <w:vAlign w:val="center"/>
          </w:tcPr>
          <w:p w:rsidR="00BB6DCE" w:rsidRPr="000F5BDC" w:rsidRDefault="00BB6DCE" w:rsidP="00FF5B5D">
            <w:pPr>
              <w:pStyle w:val="ListParagraph"/>
              <w:ind w:left="0"/>
              <w:jc w:val="center"/>
              <w:rPr>
                <w:sz w:val="20"/>
              </w:rPr>
            </w:pPr>
            <w:r>
              <w:rPr>
                <w:sz w:val="20"/>
              </w:rPr>
              <w:t>0</w:t>
            </w:r>
          </w:p>
        </w:tc>
      </w:tr>
    </w:tbl>
    <w:p w:rsidR="00862B0A" w:rsidRDefault="00862B0A" w:rsidP="00862B0A">
      <w:pPr>
        <w:pStyle w:val="ListParagraph"/>
        <w:spacing w:line="240" w:lineRule="auto"/>
        <w:jc w:val="both"/>
      </w:pPr>
    </w:p>
    <w:p w:rsidR="00DC45C4" w:rsidRDefault="00DC45C4" w:rsidP="00B60DF0"/>
    <w:p w:rsidR="00DC45C4" w:rsidRDefault="002369E6" w:rsidP="00FB1421">
      <w:pPr>
        <w:pStyle w:val="ListParagraph"/>
        <w:numPr>
          <w:ilvl w:val="0"/>
          <w:numId w:val="46"/>
        </w:numPr>
        <w:spacing w:line="240" w:lineRule="auto"/>
        <w:ind w:left="284"/>
      </w:pPr>
      <w:r>
        <w:lastRenderedPageBreak/>
        <w:t>Pour chaque instruction client</w:t>
      </w:r>
      <w:r w:rsidR="000A4DAF">
        <w:t>,</w:t>
      </w:r>
      <w:r w:rsidR="00F1157E">
        <w:t xml:space="preserve"> une instruction</w:t>
      </w:r>
      <w:r w:rsidR="00DB199F">
        <w:t xml:space="preserve"> M</w:t>
      </w:r>
      <w:r w:rsidR="00F1157E">
        <w:t>arché est générée automatiquement</w:t>
      </w:r>
      <w:r>
        <w:t xml:space="preserve"> dés que l’instruction est acceptée</w:t>
      </w:r>
      <w:r w:rsidR="00F1157E">
        <w:t>.</w:t>
      </w:r>
      <w:r w:rsidR="00DC45C4">
        <w:t xml:space="preserve"> </w:t>
      </w:r>
      <w:r>
        <w:t xml:space="preserve">Il n’y a pas de consolidation pour les options de Meeting. </w:t>
      </w:r>
    </w:p>
    <w:p w:rsidR="00DC45C4" w:rsidRDefault="00DC45C4" w:rsidP="00DC45C4">
      <w:pPr>
        <w:spacing w:line="240" w:lineRule="auto"/>
      </w:pPr>
    </w:p>
    <w:p w:rsidR="00DC45C4" w:rsidRDefault="00DC45C4" w:rsidP="00DC45C4">
      <w:pPr>
        <w:spacing w:line="240" w:lineRule="auto"/>
      </w:pPr>
      <w:r>
        <w:rPr>
          <w:b/>
        </w:rPr>
        <w:t xml:space="preserve">Instructions </w:t>
      </w:r>
      <w:r w:rsidRPr="008035EE">
        <w:rPr>
          <w:b/>
        </w:rPr>
        <w:t>Marché</w:t>
      </w:r>
    </w:p>
    <w:tbl>
      <w:tblPr>
        <w:tblStyle w:val="TableGrid"/>
        <w:tblW w:w="0" w:type="auto"/>
        <w:tblInd w:w="284" w:type="dxa"/>
        <w:tblLook w:val="04A0"/>
      </w:tblPr>
      <w:tblGrid>
        <w:gridCol w:w="1645"/>
        <w:gridCol w:w="1880"/>
        <w:gridCol w:w="1917"/>
        <w:gridCol w:w="1717"/>
        <w:gridCol w:w="1717"/>
      </w:tblGrid>
      <w:tr w:rsidR="00DC45C4" w:rsidRPr="00403734" w:rsidTr="003D144B">
        <w:tc>
          <w:tcPr>
            <w:tcW w:w="1645" w:type="dxa"/>
            <w:shd w:val="clear" w:color="auto" w:fill="A6A6A6" w:themeFill="background1" w:themeFillShade="A6"/>
          </w:tcPr>
          <w:p w:rsidR="00DC45C4" w:rsidRPr="00403734" w:rsidRDefault="00DC45C4" w:rsidP="003D144B">
            <w:pPr>
              <w:pStyle w:val="ListParagraph"/>
              <w:ind w:left="0"/>
              <w:jc w:val="center"/>
              <w:rPr>
                <w:b/>
              </w:rPr>
            </w:pPr>
            <w:r>
              <w:rPr>
                <w:b/>
              </w:rPr>
              <w:t>Compte Nostro</w:t>
            </w:r>
          </w:p>
        </w:tc>
        <w:tc>
          <w:tcPr>
            <w:tcW w:w="1880" w:type="dxa"/>
            <w:shd w:val="clear" w:color="auto" w:fill="A6A6A6" w:themeFill="background1" w:themeFillShade="A6"/>
          </w:tcPr>
          <w:p w:rsidR="00DC45C4" w:rsidRPr="00403734" w:rsidRDefault="00DC45C4" w:rsidP="003D144B">
            <w:pPr>
              <w:pStyle w:val="ListParagraph"/>
              <w:ind w:left="0"/>
              <w:jc w:val="center"/>
              <w:rPr>
                <w:b/>
              </w:rPr>
            </w:pPr>
            <w:r>
              <w:rPr>
                <w:b/>
              </w:rPr>
              <w:t>Mode</w:t>
            </w:r>
          </w:p>
        </w:tc>
        <w:tc>
          <w:tcPr>
            <w:tcW w:w="1917" w:type="dxa"/>
            <w:shd w:val="clear" w:color="auto" w:fill="A6A6A6" w:themeFill="background1" w:themeFillShade="A6"/>
          </w:tcPr>
          <w:p w:rsidR="00DC45C4" w:rsidRPr="00403734" w:rsidRDefault="00DC45C4" w:rsidP="003D144B">
            <w:pPr>
              <w:pStyle w:val="ListParagraph"/>
              <w:ind w:left="0"/>
              <w:jc w:val="center"/>
              <w:rPr>
                <w:b/>
              </w:rPr>
            </w:pPr>
            <w:r>
              <w:rPr>
                <w:b/>
              </w:rPr>
              <w:t>Option choisie</w:t>
            </w:r>
          </w:p>
        </w:tc>
        <w:tc>
          <w:tcPr>
            <w:tcW w:w="1717" w:type="dxa"/>
            <w:shd w:val="clear" w:color="auto" w:fill="A6A6A6" w:themeFill="background1" w:themeFillShade="A6"/>
          </w:tcPr>
          <w:p w:rsidR="00DC45C4" w:rsidRPr="000F5BDC" w:rsidRDefault="00DC45C4" w:rsidP="003D144B">
            <w:pPr>
              <w:pStyle w:val="ListParagraph"/>
              <w:ind w:left="0"/>
              <w:jc w:val="center"/>
            </w:pPr>
            <w:r>
              <w:rPr>
                <w:b/>
              </w:rPr>
              <w:t>Quantité instruite</w:t>
            </w:r>
          </w:p>
        </w:tc>
        <w:tc>
          <w:tcPr>
            <w:tcW w:w="1717" w:type="dxa"/>
            <w:shd w:val="clear" w:color="auto" w:fill="A6A6A6" w:themeFill="background1" w:themeFillShade="A6"/>
          </w:tcPr>
          <w:p w:rsidR="00DC45C4" w:rsidRPr="00403734" w:rsidRDefault="00DC45C4" w:rsidP="003D144B">
            <w:pPr>
              <w:pStyle w:val="ListParagraph"/>
              <w:ind w:left="0"/>
              <w:jc w:val="center"/>
              <w:rPr>
                <w:b/>
              </w:rPr>
            </w:pPr>
            <w:r>
              <w:rPr>
                <w:b/>
              </w:rPr>
              <w:t>statut</w:t>
            </w:r>
          </w:p>
        </w:tc>
      </w:tr>
      <w:tr w:rsidR="005C3FC0" w:rsidTr="003D144B">
        <w:tc>
          <w:tcPr>
            <w:tcW w:w="1645" w:type="dxa"/>
          </w:tcPr>
          <w:p w:rsidR="005C3FC0" w:rsidRPr="00403734" w:rsidRDefault="005C3FC0"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C3FC0" w:rsidRPr="00403734" w:rsidRDefault="005C3FC0" w:rsidP="003D144B">
            <w:pPr>
              <w:pStyle w:val="ListParagraph"/>
              <w:ind w:left="0"/>
              <w:jc w:val="center"/>
              <w:rPr>
                <w:sz w:val="20"/>
              </w:rPr>
            </w:pPr>
            <w:r>
              <w:rPr>
                <w:sz w:val="20"/>
              </w:rPr>
              <w:t>Automatique</w:t>
            </w:r>
          </w:p>
        </w:tc>
        <w:tc>
          <w:tcPr>
            <w:tcW w:w="1917" w:type="dxa"/>
          </w:tcPr>
          <w:p w:rsidR="005C3FC0" w:rsidRPr="00403734" w:rsidRDefault="005C3FC0" w:rsidP="00D629A5">
            <w:pPr>
              <w:pStyle w:val="ListParagraph"/>
              <w:ind w:left="0"/>
              <w:jc w:val="center"/>
              <w:rPr>
                <w:sz w:val="20"/>
              </w:rPr>
            </w:pPr>
            <w:r>
              <w:rPr>
                <w:sz w:val="20"/>
              </w:rPr>
              <w:t>WITH</w:t>
            </w:r>
          </w:p>
        </w:tc>
        <w:tc>
          <w:tcPr>
            <w:tcW w:w="1717" w:type="dxa"/>
          </w:tcPr>
          <w:p w:rsidR="005C3FC0" w:rsidRPr="000F5BDC" w:rsidRDefault="005C3FC0" w:rsidP="00862B0A">
            <w:pPr>
              <w:pStyle w:val="ListParagraph"/>
              <w:tabs>
                <w:tab w:val="left" w:pos="625"/>
                <w:tab w:val="center" w:pos="742"/>
              </w:tabs>
              <w:ind w:left="0"/>
              <w:rPr>
                <w:sz w:val="20"/>
              </w:rPr>
            </w:pPr>
            <w:r>
              <w:rPr>
                <w:sz w:val="20"/>
              </w:rPr>
              <w:tab/>
            </w:r>
            <w:r>
              <w:rPr>
                <w:sz w:val="20"/>
              </w:rPr>
              <w:tab/>
            </w:r>
            <w:r w:rsidR="00862B0A">
              <w:rPr>
                <w:sz w:val="20"/>
              </w:rPr>
              <w:t>100</w:t>
            </w:r>
          </w:p>
        </w:tc>
        <w:tc>
          <w:tcPr>
            <w:tcW w:w="1717" w:type="dxa"/>
          </w:tcPr>
          <w:p w:rsidR="005C3FC0" w:rsidRPr="00403734" w:rsidRDefault="005C3FC0" w:rsidP="003D144B">
            <w:pPr>
              <w:pStyle w:val="ListParagraph"/>
              <w:ind w:left="0"/>
              <w:jc w:val="center"/>
              <w:rPr>
                <w:sz w:val="20"/>
              </w:rPr>
            </w:pPr>
            <w:r>
              <w:rPr>
                <w:sz w:val="20"/>
              </w:rPr>
              <w:t>En attente</w:t>
            </w:r>
          </w:p>
        </w:tc>
      </w:tr>
      <w:tr w:rsidR="005C3FC0" w:rsidTr="003D144B">
        <w:tc>
          <w:tcPr>
            <w:tcW w:w="1645" w:type="dxa"/>
          </w:tcPr>
          <w:p w:rsidR="005C3FC0" w:rsidRPr="00403734" w:rsidRDefault="005C3FC0"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C3FC0" w:rsidRDefault="005C3FC0" w:rsidP="003D144B">
            <w:pPr>
              <w:pStyle w:val="ListParagraph"/>
              <w:ind w:left="0"/>
              <w:jc w:val="center"/>
              <w:rPr>
                <w:sz w:val="20"/>
              </w:rPr>
            </w:pPr>
            <w:r>
              <w:rPr>
                <w:sz w:val="20"/>
              </w:rPr>
              <w:t>Automatique</w:t>
            </w:r>
          </w:p>
        </w:tc>
        <w:tc>
          <w:tcPr>
            <w:tcW w:w="1917" w:type="dxa"/>
          </w:tcPr>
          <w:p w:rsidR="005C3FC0" w:rsidRPr="00403734" w:rsidRDefault="005C3FC0" w:rsidP="00D629A5">
            <w:pPr>
              <w:pStyle w:val="ListParagraph"/>
              <w:ind w:left="0"/>
              <w:jc w:val="center"/>
              <w:rPr>
                <w:sz w:val="20"/>
              </w:rPr>
            </w:pPr>
            <w:r>
              <w:rPr>
                <w:sz w:val="20"/>
              </w:rPr>
              <w:t>AGST</w:t>
            </w:r>
          </w:p>
        </w:tc>
        <w:tc>
          <w:tcPr>
            <w:tcW w:w="1717" w:type="dxa"/>
          </w:tcPr>
          <w:p w:rsidR="005C3FC0" w:rsidRPr="000F5BDC" w:rsidRDefault="00862B0A" w:rsidP="00D629A5">
            <w:pPr>
              <w:jc w:val="center"/>
              <w:rPr>
                <w:sz w:val="20"/>
              </w:rPr>
            </w:pPr>
            <w:r>
              <w:rPr>
                <w:sz w:val="20"/>
              </w:rPr>
              <w:t>50</w:t>
            </w:r>
          </w:p>
        </w:tc>
        <w:tc>
          <w:tcPr>
            <w:tcW w:w="1717" w:type="dxa"/>
          </w:tcPr>
          <w:p w:rsidR="005C3FC0" w:rsidRPr="00403734" w:rsidRDefault="005C3FC0" w:rsidP="003D144B">
            <w:pPr>
              <w:pStyle w:val="ListParagraph"/>
              <w:ind w:left="0"/>
              <w:jc w:val="center"/>
              <w:rPr>
                <w:sz w:val="20"/>
              </w:rPr>
            </w:pPr>
            <w:r>
              <w:rPr>
                <w:sz w:val="20"/>
              </w:rPr>
              <w:t>En attente</w:t>
            </w:r>
          </w:p>
        </w:tc>
      </w:tr>
      <w:tr w:rsidR="005C3FC0" w:rsidTr="003D144B">
        <w:tc>
          <w:tcPr>
            <w:tcW w:w="1645" w:type="dxa"/>
          </w:tcPr>
          <w:p w:rsidR="005C3FC0" w:rsidRPr="00403734" w:rsidRDefault="00632EBF" w:rsidP="003D144B">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C3FC0" w:rsidRDefault="00632EBF" w:rsidP="003D144B">
            <w:pPr>
              <w:pStyle w:val="ListParagraph"/>
              <w:ind w:left="0"/>
              <w:jc w:val="center"/>
              <w:rPr>
                <w:sz w:val="20"/>
              </w:rPr>
            </w:pPr>
            <w:r>
              <w:rPr>
                <w:sz w:val="20"/>
              </w:rPr>
              <w:t>Automatique</w:t>
            </w:r>
          </w:p>
        </w:tc>
        <w:tc>
          <w:tcPr>
            <w:tcW w:w="1917" w:type="dxa"/>
          </w:tcPr>
          <w:p w:rsidR="005C3FC0" w:rsidRPr="00403734" w:rsidRDefault="005C3FC0" w:rsidP="00D629A5">
            <w:pPr>
              <w:pStyle w:val="ListParagraph"/>
              <w:ind w:left="0"/>
              <w:jc w:val="center"/>
              <w:rPr>
                <w:sz w:val="20"/>
              </w:rPr>
            </w:pPr>
            <w:r>
              <w:rPr>
                <w:sz w:val="20"/>
              </w:rPr>
              <w:t>SPLI</w:t>
            </w:r>
          </w:p>
        </w:tc>
        <w:tc>
          <w:tcPr>
            <w:tcW w:w="1717" w:type="dxa"/>
          </w:tcPr>
          <w:p w:rsidR="005C3FC0" w:rsidRPr="000F5BDC" w:rsidRDefault="005C3FC0" w:rsidP="00D629A5">
            <w:pPr>
              <w:jc w:val="center"/>
              <w:rPr>
                <w:sz w:val="20"/>
              </w:rPr>
            </w:pPr>
            <w:r>
              <w:rPr>
                <w:sz w:val="20"/>
              </w:rPr>
              <w:t>200</w:t>
            </w:r>
          </w:p>
        </w:tc>
        <w:tc>
          <w:tcPr>
            <w:tcW w:w="1717" w:type="dxa"/>
          </w:tcPr>
          <w:p w:rsidR="005C3FC0" w:rsidRDefault="005C3FC0" w:rsidP="003D144B">
            <w:pPr>
              <w:pStyle w:val="ListParagraph"/>
              <w:ind w:left="0"/>
              <w:jc w:val="center"/>
              <w:rPr>
                <w:sz w:val="20"/>
              </w:rPr>
            </w:pPr>
            <w:r>
              <w:rPr>
                <w:sz w:val="20"/>
              </w:rPr>
              <w:t>En attente</w:t>
            </w:r>
          </w:p>
        </w:tc>
      </w:tr>
      <w:tr w:rsidR="005C3FC0" w:rsidTr="003D144B">
        <w:tc>
          <w:tcPr>
            <w:tcW w:w="1645" w:type="dxa"/>
          </w:tcPr>
          <w:p w:rsidR="005C3FC0" w:rsidRDefault="005C3FC0" w:rsidP="003D144B">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5C3FC0" w:rsidRPr="00403734" w:rsidRDefault="005C3FC0" w:rsidP="003D144B">
            <w:pPr>
              <w:pStyle w:val="ListParagraph"/>
              <w:ind w:left="0"/>
              <w:jc w:val="center"/>
              <w:rPr>
                <w:sz w:val="20"/>
              </w:rPr>
            </w:pPr>
            <w:r>
              <w:rPr>
                <w:sz w:val="20"/>
              </w:rPr>
              <w:t>Automatique</w:t>
            </w:r>
          </w:p>
        </w:tc>
        <w:tc>
          <w:tcPr>
            <w:tcW w:w="1917" w:type="dxa"/>
          </w:tcPr>
          <w:p w:rsidR="005C3FC0" w:rsidRPr="00403734" w:rsidRDefault="005C3FC0" w:rsidP="00D629A5">
            <w:pPr>
              <w:pStyle w:val="ListParagraph"/>
              <w:ind w:left="0"/>
              <w:jc w:val="center"/>
              <w:rPr>
                <w:sz w:val="20"/>
              </w:rPr>
            </w:pPr>
            <w:r>
              <w:rPr>
                <w:sz w:val="20"/>
              </w:rPr>
              <w:t>ABST</w:t>
            </w:r>
          </w:p>
        </w:tc>
        <w:tc>
          <w:tcPr>
            <w:tcW w:w="1717" w:type="dxa"/>
          </w:tcPr>
          <w:p w:rsidR="005C3FC0" w:rsidRPr="000F5BDC" w:rsidRDefault="005C3FC0" w:rsidP="00D629A5">
            <w:pPr>
              <w:pStyle w:val="ListParagraph"/>
              <w:ind w:left="0"/>
              <w:jc w:val="center"/>
              <w:rPr>
                <w:sz w:val="20"/>
              </w:rPr>
            </w:pPr>
            <w:r>
              <w:rPr>
                <w:sz w:val="20"/>
              </w:rPr>
              <w:t>50</w:t>
            </w:r>
          </w:p>
        </w:tc>
        <w:tc>
          <w:tcPr>
            <w:tcW w:w="1717" w:type="dxa"/>
          </w:tcPr>
          <w:p w:rsidR="005C3FC0" w:rsidRPr="00403734" w:rsidRDefault="005C3FC0" w:rsidP="003D144B">
            <w:pPr>
              <w:pStyle w:val="ListParagraph"/>
              <w:ind w:left="0"/>
              <w:jc w:val="center"/>
              <w:rPr>
                <w:sz w:val="20"/>
              </w:rPr>
            </w:pPr>
            <w:r>
              <w:rPr>
                <w:sz w:val="20"/>
              </w:rPr>
              <w:t>En attente</w:t>
            </w:r>
          </w:p>
        </w:tc>
      </w:tr>
    </w:tbl>
    <w:p w:rsidR="00DC45C4" w:rsidRDefault="00DC45C4" w:rsidP="00B60DF0">
      <w:r>
        <w:t>Une alerte est générée dans le tableau de bord pour les instructions en attente d’envoi.</w:t>
      </w:r>
    </w:p>
    <w:p w:rsidR="00AD4637" w:rsidRDefault="00AD4637" w:rsidP="00B60DF0"/>
    <w:p w:rsidR="00AD4637" w:rsidRDefault="00AD4637" w:rsidP="00FB1421">
      <w:pPr>
        <w:pStyle w:val="ListParagraph"/>
        <w:numPr>
          <w:ilvl w:val="0"/>
          <w:numId w:val="46"/>
        </w:numPr>
        <w:spacing w:line="240" w:lineRule="auto"/>
        <w:ind w:left="284"/>
      </w:pPr>
      <w:r>
        <w:t>Validation manuelle par l’utilisateur pour envoyer les instructions marché au dépositaire.</w:t>
      </w:r>
    </w:p>
    <w:p w:rsidR="00AD4637" w:rsidRDefault="00FB3CC6" w:rsidP="00AD4637">
      <w:pPr>
        <w:pStyle w:val="ListParagraph"/>
        <w:spacing w:line="240" w:lineRule="auto"/>
        <w:ind w:left="284"/>
      </w:pPr>
      <w:r>
        <w:t>Avant envoi</w:t>
      </w:r>
      <w:r w:rsidR="00AD4637">
        <w:t>, l’utilisateur insère les commentaire</w:t>
      </w:r>
      <w:r>
        <w:t>s de</w:t>
      </w:r>
      <w:r w:rsidR="00AD4637">
        <w:t xml:space="preserve"> l’option</w:t>
      </w:r>
      <w:r>
        <w:t xml:space="preserve"> SPLI.</w:t>
      </w:r>
    </w:p>
    <w:p w:rsidR="00AD4637" w:rsidRDefault="00FB3CC6" w:rsidP="00FB1421">
      <w:pPr>
        <w:pStyle w:val="ListParagraph"/>
        <w:numPr>
          <w:ilvl w:val="0"/>
          <w:numId w:val="12"/>
        </w:numPr>
        <w:spacing w:line="240" w:lineRule="auto"/>
      </w:pPr>
      <w:r>
        <w:t>3</w:t>
      </w:r>
      <w:r w:rsidR="00AD4637">
        <w:t xml:space="preserve"> MT565 pour chaque option sont envoyés au Dépositaire du Nostro 1.</w:t>
      </w:r>
    </w:p>
    <w:p w:rsidR="00AD4637" w:rsidRDefault="00AD4637" w:rsidP="00FB1421">
      <w:pPr>
        <w:pStyle w:val="ListParagraph"/>
        <w:numPr>
          <w:ilvl w:val="0"/>
          <w:numId w:val="12"/>
        </w:numPr>
        <w:spacing w:line="240" w:lineRule="auto"/>
      </w:pPr>
      <w:r>
        <w:t xml:space="preserve">Un MT565 pour l’option </w:t>
      </w:r>
      <w:r w:rsidR="00FB3CC6">
        <w:t>ABST</w:t>
      </w:r>
      <w:r>
        <w:t xml:space="preserve"> est envoyé au Dépositaire du Nostro 2.</w:t>
      </w:r>
    </w:p>
    <w:p w:rsidR="00325351" w:rsidRDefault="00325351" w:rsidP="00325351">
      <w:pPr>
        <w:pStyle w:val="ListParagraph"/>
        <w:spacing w:line="240" w:lineRule="auto"/>
      </w:pPr>
    </w:p>
    <w:p w:rsidR="00325351" w:rsidRDefault="00325351" w:rsidP="00FB1421">
      <w:pPr>
        <w:pStyle w:val="ListParagraph"/>
        <w:numPr>
          <w:ilvl w:val="0"/>
          <w:numId w:val="46"/>
        </w:numPr>
        <w:spacing w:line="240" w:lineRule="auto"/>
        <w:ind w:left="284"/>
      </w:pPr>
      <w:r>
        <w:t xml:space="preserve">Déblocage des positions à record date </w:t>
      </w:r>
      <w:r w:rsidR="00BA1C33">
        <w:t xml:space="preserve">(RD) </w:t>
      </w:r>
      <w:r>
        <w:t>fin de journée.</w:t>
      </w:r>
    </w:p>
    <w:p w:rsidR="00BA1C33" w:rsidRDefault="00BA1C33" w:rsidP="00BA1C33">
      <w:pPr>
        <w:spacing w:line="240" w:lineRule="auto"/>
      </w:pPr>
    </w:p>
    <w:tbl>
      <w:tblPr>
        <w:tblStyle w:val="TableGrid"/>
        <w:tblW w:w="8791" w:type="dxa"/>
        <w:tblInd w:w="284" w:type="dxa"/>
        <w:tblLook w:val="04A0"/>
      </w:tblPr>
      <w:tblGrid>
        <w:gridCol w:w="1525"/>
        <w:gridCol w:w="2410"/>
        <w:gridCol w:w="1134"/>
        <w:gridCol w:w="316"/>
        <w:gridCol w:w="2377"/>
        <w:gridCol w:w="1029"/>
      </w:tblGrid>
      <w:tr w:rsidR="00BA1C33" w:rsidTr="00BA1C33">
        <w:tc>
          <w:tcPr>
            <w:tcW w:w="1525" w:type="dxa"/>
            <w:shd w:val="clear" w:color="auto" w:fill="A6A6A6" w:themeFill="background1" w:themeFillShade="A6"/>
          </w:tcPr>
          <w:p w:rsidR="00BA1C33" w:rsidRDefault="00BA1C33" w:rsidP="004F7D47">
            <w:pPr>
              <w:pStyle w:val="ListParagraph"/>
              <w:ind w:left="0"/>
              <w:jc w:val="center"/>
              <w:rPr>
                <w:b/>
              </w:rPr>
            </w:pPr>
          </w:p>
        </w:tc>
        <w:tc>
          <w:tcPr>
            <w:tcW w:w="3544" w:type="dxa"/>
            <w:gridSpan w:val="2"/>
            <w:shd w:val="clear" w:color="auto" w:fill="DBE5F1" w:themeFill="accent1" w:themeFillTint="33"/>
          </w:tcPr>
          <w:p w:rsidR="00BA1C33" w:rsidRDefault="00BA1C33" w:rsidP="00BA1C33">
            <w:pPr>
              <w:pStyle w:val="ListParagraph"/>
              <w:ind w:left="0"/>
              <w:jc w:val="center"/>
              <w:rPr>
                <w:b/>
              </w:rPr>
            </w:pPr>
            <w:r>
              <w:rPr>
                <w:b/>
              </w:rPr>
              <w:t>Position Client</w:t>
            </w:r>
            <w:r w:rsidR="00AA1B1B">
              <w:rPr>
                <w:b/>
              </w:rPr>
              <w:t xml:space="preserve"> avant </w:t>
            </w:r>
            <w:r>
              <w:rPr>
                <w:b/>
              </w:rPr>
              <w:t>RD</w:t>
            </w:r>
          </w:p>
        </w:tc>
        <w:tc>
          <w:tcPr>
            <w:tcW w:w="316" w:type="dxa"/>
            <w:shd w:val="clear" w:color="auto" w:fill="A6A6A6" w:themeFill="background1" w:themeFillShade="A6"/>
          </w:tcPr>
          <w:p w:rsidR="00BA1C33" w:rsidRPr="00403734" w:rsidRDefault="00BA1C33" w:rsidP="004F7D47">
            <w:pPr>
              <w:pStyle w:val="ListParagraph"/>
              <w:ind w:left="0"/>
              <w:jc w:val="center"/>
              <w:rPr>
                <w:b/>
              </w:rPr>
            </w:pPr>
          </w:p>
        </w:tc>
        <w:tc>
          <w:tcPr>
            <w:tcW w:w="3406" w:type="dxa"/>
            <w:gridSpan w:val="2"/>
            <w:shd w:val="clear" w:color="auto" w:fill="DBE5F1" w:themeFill="accent1" w:themeFillTint="33"/>
          </w:tcPr>
          <w:p w:rsidR="00BA1C33" w:rsidRDefault="00BA1C33" w:rsidP="004F7D47">
            <w:pPr>
              <w:pStyle w:val="ListParagraph"/>
              <w:ind w:left="0"/>
              <w:jc w:val="center"/>
              <w:rPr>
                <w:b/>
              </w:rPr>
            </w:pPr>
            <w:r>
              <w:rPr>
                <w:b/>
              </w:rPr>
              <w:t>Position Client après RD</w:t>
            </w:r>
          </w:p>
        </w:tc>
      </w:tr>
      <w:tr w:rsidR="00BA1C33" w:rsidRPr="00403734" w:rsidTr="00BA1C33">
        <w:tc>
          <w:tcPr>
            <w:tcW w:w="1525" w:type="dxa"/>
            <w:shd w:val="clear" w:color="auto" w:fill="A6A6A6" w:themeFill="background1" w:themeFillShade="A6"/>
          </w:tcPr>
          <w:p w:rsidR="00BA1C33" w:rsidRPr="00403734" w:rsidRDefault="00BA1C33" w:rsidP="004F7D47">
            <w:pPr>
              <w:pStyle w:val="ListParagraph"/>
              <w:ind w:left="0"/>
              <w:jc w:val="center"/>
              <w:rPr>
                <w:b/>
              </w:rPr>
            </w:pPr>
            <w:r>
              <w:rPr>
                <w:b/>
              </w:rPr>
              <w:t>Compte client</w:t>
            </w:r>
          </w:p>
        </w:tc>
        <w:tc>
          <w:tcPr>
            <w:tcW w:w="2410" w:type="dxa"/>
            <w:shd w:val="clear" w:color="auto" w:fill="A6A6A6" w:themeFill="background1" w:themeFillShade="A6"/>
          </w:tcPr>
          <w:p w:rsidR="00BA1C33" w:rsidRPr="00403734" w:rsidRDefault="00BA1C33" w:rsidP="004F7D47">
            <w:pPr>
              <w:pStyle w:val="ListParagraph"/>
              <w:ind w:left="0"/>
              <w:jc w:val="center"/>
              <w:rPr>
                <w:b/>
              </w:rPr>
            </w:pPr>
            <w:r>
              <w:rPr>
                <w:b/>
              </w:rPr>
              <w:t>Nature Position</w:t>
            </w:r>
          </w:p>
        </w:tc>
        <w:tc>
          <w:tcPr>
            <w:tcW w:w="1134" w:type="dxa"/>
            <w:shd w:val="clear" w:color="auto" w:fill="A6A6A6" w:themeFill="background1" w:themeFillShade="A6"/>
          </w:tcPr>
          <w:p w:rsidR="00BA1C33" w:rsidRPr="000F5BDC" w:rsidRDefault="00BA1C33" w:rsidP="004F7D47">
            <w:pPr>
              <w:pStyle w:val="ListParagraph"/>
              <w:ind w:left="0"/>
              <w:jc w:val="center"/>
            </w:pPr>
            <w:r>
              <w:rPr>
                <w:b/>
              </w:rPr>
              <w:t>Quantité</w:t>
            </w:r>
          </w:p>
        </w:tc>
        <w:tc>
          <w:tcPr>
            <w:tcW w:w="316" w:type="dxa"/>
            <w:shd w:val="clear" w:color="auto" w:fill="A6A6A6" w:themeFill="background1" w:themeFillShade="A6"/>
          </w:tcPr>
          <w:p w:rsidR="00BA1C33" w:rsidRPr="00403734" w:rsidRDefault="00BA1C33" w:rsidP="004F7D47">
            <w:pPr>
              <w:pStyle w:val="ListParagraph"/>
              <w:ind w:left="0"/>
              <w:jc w:val="center"/>
              <w:rPr>
                <w:b/>
              </w:rPr>
            </w:pPr>
          </w:p>
        </w:tc>
        <w:tc>
          <w:tcPr>
            <w:tcW w:w="2377" w:type="dxa"/>
            <w:shd w:val="clear" w:color="auto" w:fill="A6A6A6" w:themeFill="background1" w:themeFillShade="A6"/>
          </w:tcPr>
          <w:p w:rsidR="00BA1C33" w:rsidRPr="00403734" w:rsidRDefault="00BA1C33" w:rsidP="004F7D47">
            <w:pPr>
              <w:pStyle w:val="ListParagraph"/>
              <w:ind w:left="0"/>
              <w:jc w:val="center"/>
              <w:rPr>
                <w:b/>
              </w:rPr>
            </w:pPr>
            <w:r>
              <w:rPr>
                <w:b/>
              </w:rPr>
              <w:t>Nature Position</w:t>
            </w:r>
          </w:p>
        </w:tc>
        <w:tc>
          <w:tcPr>
            <w:tcW w:w="1029" w:type="dxa"/>
            <w:shd w:val="clear" w:color="auto" w:fill="A6A6A6" w:themeFill="background1" w:themeFillShade="A6"/>
          </w:tcPr>
          <w:p w:rsidR="00BA1C33" w:rsidRPr="000F5BDC" w:rsidRDefault="00BA1C33" w:rsidP="004F7D47">
            <w:pPr>
              <w:pStyle w:val="ListParagraph"/>
              <w:ind w:left="0"/>
              <w:jc w:val="center"/>
            </w:pPr>
            <w:r>
              <w:rPr>
                <w:b/>
              </w:rPr>
              <w:t>Quantité</w:t>
            </w:r>
          </w:p>
        </w:tc>
      </w:tr>
      <w:tr w:rsidR="00BA1C33" w:rsidRPr="00403734" w:rsidTr="00BA1C33">
        <w:trPr>
          <w:trHeight w:val="244"/>
        </w:trPr>
        <w:tc>
          <w:tcPr>
            <w:tcW w:w="1525" w:type="dxa"/>
            <w:vMerge w:val="restart"/>
            <w:vAlign w:val="center"/>
          </w:tcPr>
          <w:p w:rsidR="00BA1C33" w:rsidRDefault="00BA1C33" w:rsidP="004F7D47">
            <w:pPr>
              <w:pStyle w:val="ListParagraph"/>
              <w:ind w:left="0"/>
              <w:jc w:val="center"/>
              <w:rPr>
                <w:sz w:val="20"/>
              </w:rPr>
            </w:pPr>
          </w:p>
          <w:p w:rsidR="00BA1C33" w:rsidRPr="00403734" w:rsidRDefault="00BA1C33" w:rsidP="004F7D47">
            <w:pPr>
              <w:pStyle w:val="ListParagraph"/>
              <w:ind w:left="0"/>
              <w:jc w:val="center"/>
              <w:rPr>
                <w:sz w:val="20"/>
              </w:rPr>
            </w:pPr>
            <w:r w:rsidRPr="00403734">
              <w:rPr>
                <w:sz w:val="20"/>
              </w:rPr>
              <w:t xml:space="preserve">Compte </w:t>
            </w:r>
            <w:r>
              <w:rPr>
                <w:sz w:val="20"/>
              </w:rPr>
              <w:t>client 1</w:t>
            </w:r>
          </w:p>
          <w:p w:rsidR="00BA1C33" w:rsidRPr="00403734" w:rsidRDefault="00BA1C33" w:rsidP="004F7D47">
            <w:pPr>
              <w:pStyle w:val="ListParagraph"/>
              <w:ind w:left="0"/>
              <w:jc w:val="center"/>
              <w:rPr>
                <w:sz w:val="20"/>
              </w:rPr>
            </w:pPr>
          </w:p>
        </w:tc>
        <w:tc>
          <w:tcPr>
            <w:tcW w:w="2410" w:type="dxa"/>
            <w:vAlign w:val="center"/>
          </w:tcPr>
          <w:p w:rsidR="00BA1C33" w:rsidRPr="00403734" w:rsidRDefault="00BA1C33" w:rsidP="004F7D47">
            <w:pPr>
              <w:pStyle w:val="ListParagraph"/>
              <w:ind w:left="0"/>
              <w:jc w:val="center"/>
              <w:rPr>
                <w:sz w:val="20"/>
              </w:rPr>
            </w:pPr>
            <w:r>
              <w:rPr>
                <w:sz w:val="20"/>
              </w:rPr>
              <w:t>Bloquée (de la dénouée)</w:t>
            </w:r>
          </w:p>
        </w:tc>
        <w:tc>
          <w:tcPr>
            <w:tcW w:w="1134" w:type="dxa"/>
            <w:vAlign w:val="center"/>
          </w:tcPr>
          <w:p w:rsidR="00BA1C33" w:rsidRPr="000F5BDC" w:rsidRDefault="00BA1C33" w:rsidP="004F7D47">
            <w:pPr>
              <w:pStyle w:val="ListParagraph"/>
              <w:tabs>
                <w:tab w:val="left" w:pos="625"/>
                <w:tab w:val="center" w:pos="742"/>
              </w:tabs>
              <w:ind w:left="0"/>
              <w:jc w:val="center"/>
              <w:rPr>
                <w:sz w:val="20"/>
              </w:rPr>
            </w:pPr>
            <w:r>
              <w:rPr>
                <w:sz w:val="20"/>
              </w:rPr>
              <w:t>100</w:t>
            </w:r>
          </w:p>
        </w:tc>
        <w:tc>
          <w:tcPr>
            <w:tcW w:w="316" w:type="dxa"/>
            <w:vAlign w:val="center"/>
          </w:tcPr>
          <w:p w:rsidR="00BA1C33" w:rsidRPr="00AA1B1B" w:rsidRDefault="00BA1C33" w:rsidP="004F7D47">
            <w:pPr>
              <w:pStyle w:val="ListParagraph"/>
              <w:ind w:left="0"/>
              <w:jc w:val="center"/>
              <w:rPr>
                <w:b/>
                <w:sz w:val="20"/>
              </w:rPr>
            </w:pPr>
            <w:r w:rsidRPr="00AA1B1B">
              <w:rPr>
                <w:b/>
                <w:sz w:val="20"/>
              </w:rPr>
              <w:t>&gt;</w:t>
            </w:r>
          </w:p>
        </w:tc>
        <w:tc>
          <w:tcPr>
            <w:tcW w:w="2377" w:type="dxa"/>
            <w:vAlign w:val="center"/>
          </w:tcPr>
          <w:p w:rsidR="00BA1C33" w:rsidRPr="00403734" w:rsidRDefault="00BA1C33" w:rsidP="004F7D47">
            <w:pPr>
              <w:pStyle w:val="ListParagraph"/>
              <w:ind w:left="0"/>
              <w:jc w:val="center"/>
              <w:rPr>
                <w:sz w:val="20"/>
              </w:rPr>
            </w:pPr>
            <w:r>
              <w:rPr>
                <w:sz w:val="20"/>
              </w:rPr>
              <w:t>Bloquée (de la dénouée)</w:t>
            </w:r>
          </w:p>
        </w:tc>
        <w:tc>
          <w:tcPr>
            <w:tcW w:w="1029" w:type="dxa"/>
            <w:vAlign w:val="center"/>
          </w:tcPr>
          <w:p w:rsidR="00BA1C33" w:rsidRPr="000F5BDC" w:rsidRDefault="00BA1C33" w:rsidP="004F7D47">
            <w:pPr>
              <w:pStyle w:val="ListParagraph"/>
              <w:tabs>
                <w:tab w:val="left" w:pos="625"/>
                <w:tab w:val="center" w:pos="742"/>
              </w:tabs>
              <w:ind w:left="0"/>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ListParagraph"/>
              <w:ind w:left="0"/>
              <w:jc w:val="center"/>
              <w:rPr>
                <w:sz w:val="20"/>
              </w:rPr>
            </w:pPr>
          </w:p>
        </w:tc>
        <w:tc>
          <w:tcPr>
            <w:tcW w:w="2410" w:type="dxa"/>
            <w:vAlign w:val="center"/>
          </w:tcPr>
          <w:p w:rsidR="00BA1C33" w:rsidRPr="00403734" w:rsidRDefault="00BA1C33" w:rsidP="004F7D47">
            <w:pPr>
              <w:pStyle w:val="ListParagraph"/>
              <w:ind w:left="0"/>
              <w:jc w:val="center"/>
              <w:rPr>
                <w:sz w:val="20"/>
              </w:rPr>
            </w:pPr>
            <w:r>
              <w:rPr>
                <w:sz w:val="20"/>
              </w:rPr>
              <w:t>dénouée</w:t>
            </w:r>
          </w:p>
        </w:tc>
        <w:tc>
          <w:tcPr>
            <w:tcW w:w="1134" w:type="dxa"/>
            <w:vAlign w:val="center"/>
          </w:tcPr>
          <w:p w:rsidR="00BA1C33" w:rsidRPr="000F5BDC" w:rsidRDefault="00BA1C33" w:rsidP="004F7D47">
            <w:pPr>
              <w:jc w:val="center"/>
              <w:rPr>
                <w:sz w:val="20"/>
              </w:rPr>
            </w:pPr>
            <w:r>
              <w:rPr>
                <w:sz w:val="20"/>
              </w:rPr>
              <w:t>0</w:t>
            </w:r>
          </w:p>
        </w:tc>
        <w:tc>
          <w:tcPr>
            <w:tcW w:w="316" w:type="dxa"/>
            <w:vAlign w:val="center"/>
          </w:tcPr>
          <w:p w:rsidR="00BA1C33" w:rsidRPr="00AA1B1B" w:rsidRDefault="00BA1C33" w:rsidP="004F7D47">
            <w:pPr>
              <w:pStyle w:val="ListParagraph"/>
              <w:ind w:left="0"/>
              <w:jc w:val="center"/>
              <w:rPr>
                <w:b/>
                <w:sz w:val="20"/>
              </w:rPr>
            </w:pPr>
            <w:r w:rsidRPr="00AA1B1B">
              <w:rPr>
                <w:b/>
                <w:sz w:val="20"/>
              </w:rPr>
              <w:t>&gt;</w:t>
            </w:r>
          </w:p>
        </w:tc>
        <w:tc>
          <w:tcPr>
            <w:tcW w:w="2377" w:type="dxa"/>
            <w:vAlign w:val="center"/>
          </w:tcPr>
          <w:p w:rsidR="00BA1C33" w:rsidRPr="00403734" w:rsidRDefault="00BA1C33" w:rsidP="004F7D47">
            <w:pPr>
              <w:pStyle w:val="ListParagraph"/>
              <w:ind w:left="0"/>
              <w:jc w:val="center"/>
              <w:rPr>
                <w:sz w:val="20"/>
              </w:rPr>
            </w:pPr>
            <w:r>
              <w:rPr>
                <w:sz w:val="20"/>
              </w:rPr>
              <w:t>dénouée</w:t>
            </w:r>
          </w:p>
        </w:tc>
        <w:tc>
          <w:tcPr>
            <w:tcW w:w="1029" w:type="dxa"/>
            <w:vAlign w:val="center"/>
          </w:tcPr>
          <w:p w:rsidR="00BA1C33" w:rsidRPr="000F5BDC" w:rsidRDefault="00BA1C33" w:rsidP="004F7D47">
            <w:pPr>
              <w:jc w:val="center"/>
              <w:rPr>
                <w:sz w:val="20"/>
              </w:rPr>
            </w:pPr>
            <w:r>
              <w:rPr>
                <w:sz w:val="20"/>
              </w:rPr>
              <w:t>100</w:t>
            </w:r>
          </w:p>
        </w:tc>
      </w:tr>
      <w:tr w:rsidR="00BA1C33" w:rsidRPr="00403734" w:rsidTr="00BA1C33">
        <w:trPr>
          <w:trHeight w:val="244"/>
        </w:trPr>
        <w:tc>
          <w:tcPr>
            <w:tcW w:w="1525" w:type="dxa"/>
            <w:vMerge/>
            <w:vAlign w:val="center"/>
          </w:tcPr>
          <w:p w:rsidR="00BA1C33" w:rsidRPr="00403734" w:rsidRDefault="00BA1C33" w:rsidP="004F7D47">
            <w:pPr>
              <w:pStyle w:val="ListParagraph"/>
              <w:ind w:left="0"/>
              <w:jc w:val="center"/>
              <w:rPr>
                <w:sz w:val="20"/>
              </w:rPr>
            </w:pPr>
          </w:p>
        </w:tc>
        <w:tc>
          <w:tcPr>
            <w:tcW w:w="2410" w:type="dxa"/>
            <w:vAlign w:val="center"/>
          </w:tcPr>
          <w:p w:rsidR="00BA1C33" w:rsidRPr="00403734" w:rsidRDefault="00BA1C33" w:rsidP="004F7D47">
            <w:pPr>
              <w:pStyle w:val="ListParagraph"/>
              <w:ind w:left="0"/>
              <w:jc w:val="center"/>
              <w:rPr>
                <w:sz w:val="20"/>
              </w:rPr>
            </w:pPr>
            <w:r>
              <w:rPr>
                <w:sz w:val="20"/>
              </w:rPr>
              <w:t>Bloquée (de la prêtée)</w:t>
            </w:r>
          </w:p>
        </w:tc>
        <w:tc>
          <w:tcPr>
            <w:tcW w:w="1134" w:type="dxa"/>
            <w:vAlign w:val="center"/>
          </w:tcPr>
          <w:p w:rsidR="00BA1C33" w:rsidRPr="000F5BDC" w:rsidRDefault="00BA1C33" w:rsidP="004F7D47">
            <w:pPr>
              <w:jc w:val="center"/>
              <w:rPr>
                <w:sz w:val="20"/>
              </w:rPr>
            </w:pPr>
            <w:r>
              <w:rPr>
                <w:sz w:val="20"/>
              </w:rPr>
              <w:t>20</w:t>
            </w:r>
          </w:p>
        </w:tc>
        <w:tc>
          <w:tcPr>
            <w:tcW w:w="316" w:type="dxa"/>
            <w:vAlign w:val="center"/>
          </w:tcPr>
          <w:p w:rsidR="00BA1C33" w:rsidRPr="00AA1B1B" w:rsidRDefault="00BA1C33" w:rsidP="004F7D47">
            <w:pPr>
              <w:pStyle w:val="ListParagraph"/>
              <w:ind w:left="0"/>
              <w:jc w:val="center"/>
              <w:rPr>
                <w:b/>
                <w:sz w:val="20"/>
              </w:rPr>
            </w:pPr>
            <w:r w:rsidRPr="00AA1B1B">
              <w:rPr>
                <w:b/>
                <w:sz w:val="20"/>
              </w:rPr>
              <w:t>&gt;</w:t>
            </w:r>
          </w:p>
        </w:tc>
        <w:tc>
          <w:tcPr>
            <w:tcW w:w="2377" w:type="dxa"/>
            <w:vAlign w:val="center"/>
          </w:tcPr>
          <w:p w:rsidR="00BA1C33" w:rsidRPr="00403734" w:rsidRDefault="00BA1C33" w:rsidP="00B112A0">
            <w:pPr>
              <w:pStyle w:val="ListParagraph"/>
              <w:ind w:left="0"/>
              <w:jc w:val="center"/>
              <w:rPr>
                <w:sz w:val="20"/>
              </w:rPr>
            </w:pPr>
            <w:r>
              <w:rPr>
                <w:sz w:val="20"/>
              </w:rPr>
              <w:t xml:space="preserve">Bloquée (de la </w:t>
            </w:r>
            <w:r w:rsidR="00B112A0">
              <w:rPr>
                <w:sz w:val="20"/>
              </w:rPr>
              <w:t>Nantie</w:t>
            </w:r>
            <w:r>
              <w:rPr>
                <w:sz w:val="20"/>
              </w:rPr>
              <w:t>)</w:t>
            </w:r>
          </w:p>
        </w:tc>
        <w:tc>
          <w:tcPr>
            <w:tcW w:w="1029" w:type="dxa"/>
            <w:vAlign w:val="center"/>
          </w:tcPr>
          <w:p w:rsidR="00BA1C33" w:rsidRPr="000F5BDC" w:rsidRDefault="00BA1C33" w:rsidP="004F7D47">
            <w:pPr>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ListParagraph"/>
              <w:ind w:left="0"/>
              <w:jc w:val="center"/>
              <w:rPr>
                <w:sz w:val="20"/>
              </w:rPr>
            </w:pPr>
          </w:p>
        </w:tc>
        <w:tc>
          <w:tcPr>
            <w:tcW w:w="2410" w:type="dxa"/>
            <w:vAlign w:val="center"/>
          </w:tcPr>
          <w:p w:rsidR="00BA1C33" w:rsidRDefault="00B112A0" w:rsidP="004F7D47">
            <w:pPr>
              <w:pStyle w:val="ListParagraph"/>
              <w:ind w:left="0"/>
              <w:jc w:val="center"/>
              <w:rPr>
                <w:sz w:val="20"/>
              </w:rPr>
            </w:pPr>
            <w:r>
              <w:rPr>
                <w:sz w:val="20"/>
              </w:rPr>
              <w:t>Nantie</w:t>
            </w:r>
          </w:p>
        </w:tc>
        <w:tc>
          <w:tcPr>
            <w:tcW w:w="1134" w:type="dxa"/>
            <w:vAlign w:val="center"/>
          </w:tcPr>
          <w:p w:rsidR="00BA1C33" w:rsidRDefault="00BA1C33" w:rsidP="004F7D47">
            <w:pPr>
              <w:jc w:val="center"/>
              <w:rPr>
                <w:sz w:val="20"/>
              </w:rPr>
            </w:pPr>
            <w:r>
              <w:rPr>
                <w:sz w:val="20"/>
              </w:rPr>
              <w:t>30</w:t>
            </w:r>
          </w:p>
        </w:tc>
        <w:tc>
          <w:tcPr>
            <w:tcW w:w="316" w:type="dxa"/>
            <w:vAlign w:val="center"/>
          </w:tcPr>
          <w:p w:rsidR="00BA1C33" w:rsidRPr="00AA1B1B" w:rsidRDefault="00BA1C33" w:rsidP="004F7D47">
            <w:pPr>
              <w:pStyle w:val="ListParagraph"/>
              <w:ind w:left="0"/>
              <w:jc w:val="center"/>
              <w:rPr>
                <w:b/>
                <w:sz w:val="20"/>
              </w:rPr>
            </w:pPr>
            <w:r w:rsidRPr="00AA1B1B">
              <w:rPr>
                <w:b/>
                <w:sz w:val="20"/>
              </w:rPr>
              <w:t>&gt;</w:t>
            </w:r>
          </w:p>
        </w:tc>
        <w:tc>
          <w:tcPr>
            <w:tcW w:w="2377" w:type="dxa"/>
            <w:vAlign w:val="center"/>
          </w:tcPr>
          <w:p w:rsidR="00BA1C33" w:rsidRDefault="00B112A0" w:rsidP="004F7D47">
            <w:pPr>
              <w:pStyle w:val="ListParagraph"/>
              <w:ind w:left="0"/>
              <w:jc w:val="center"/>
              <w:rPr>
                <w:sz w:val="20"/>
              </w:rPr>
            </w:pPr>
            <w:r>
              <w:rPr>
                <w:sz w:val="20"/>
              </w:rPr>
              <w:t>Nantie</w:t>
            </w:r>
          </w:p>
        </w:tc>
        <w:tc>
          <w:tcPr>
            <w:tcW w:w="1029" w:type="dxa"/>
            <w:vAlign w:val="center"/>
          </w:tcPr>
          <w:p w:rsidR="00BA1C33" w:rsidRDefault="00BA1C33" w:rsidP="004F7D47">
            <w:pPr>
              <w:jc w:val="center"/>
              <w:rPr>
                <w:sz w:val="20"/>
              </w:rPr>
            </w:pPr>
            <w:r>
              <w:rPr>
                <w:sz w:val="20"/>
              </w:rPr>
              <w:t>50</w:t>
            </w:r>
          </w:p>
        </w:tc>
      </w:tr>
      <w:tr w:rsidR="00BA1C33" w:rsidRPr="00403734" w:rsidTr="00BA1C33">
        <w:trPr>
          <w:trHeight w:val="180"/>
        </w:trPr>
        <w:tc>
          <w:tcPr>
            <w:tcW w:w="8791" w:type="dxa"/>
            <w:gridSpan w:val="6"/>
            <w:shd w:val="clear" w:color="auto" w:fill="DBE5F1" w:themeFill="accent1" w:themeFillTint="33"/>
            <w:vAlign w:val="center"/>
          </w:tcPr>
          <w:p w:rsidR="00BA1C33" w:rsidRPr="00AA1B1B" w:rsidRDefault="00BA1C33" w:rsidP="004F7D47">
            <w:pPr>
              <w:jc w:val="center"/>
              <w:rPr>
                <w:b/>
                <w:sz w:val="6"/>
              </w:rPr>
            </w:pPr>
          </w:p>
        </w:tc>
      </w:tr>
      <w:tr w:rsidR="00BA1C33" w:rsidRPr="00403734" w:rsidTr="00BA1C33">
        <w:trPr>
          <w:trHeight w:val="244"/>
        </w:trPr>
        <w:tc>
          <w:tcPr>
            <w:tcW w:w="1525" w:type="dxa"/>
            <w:vMerge w:val="restart"/>
            <w:vAlign w:val="center"/>
          </w:tcPr>
          <w:p w:rsidR="00BA1C33" w:rsidRPr="00403734" w:rsidRDefault="00BA1C33" w:rsidP="00BA1C33">
            <w:pPr>
              <w:pStyle w:val="ListParagraph"/>
              <w:ind w:left="0"/>
              <w:jc w:val="center"/>
              <w:rPr>
                <w:sz w:val="20"/>
              </w:rPr>
            </w:pPr>
            <w:r w:rsidRPr="00403734">
              <w:rPr>
                <w:sz w:val="20"/>
              </w:rPr>
              <w:t xml:space="preserve">Compte </w:t>
            </w:r>
            <w:r>
              <w:rPr>
                <w:sz w:val="20"/>
              </w:rPr>
              <w:t>client</w:t>
            </w:r>
            <w:r w:rsidRPr="00403734">
              <w:rPr>
                <w:sz w:val="20"/>
              </w:rPr>
              <w:t xml:space="preserve"> 2</w:t>
            </w:r>
          </w:p>
        </w:tc>
        <w:tc>
          <w:tcPr>
            <w:tcW w:w="2410" w:type="dxa"/>
            <w:vAlign w:val="center"/>
          </w:tcPr>
          <w:p w:rsidR="00BA1C33" w:rsidRPr="00403734" w:rsidRDefault="00BA1C33" w:rsidP="004F7D47">
            <w:pPr>
              <w:pStyle w:val="ListParagraph"/>
              <w:ind w:left="0"/>
              <w:jc w:val="center"/>
              <w:rPr>
                <w:sz w:val="20"/>
              </w:rPr>
            </w:pPr>
            <w:r>
              <w:rPr>
                <w:sz w:val="20"/>
              </w:rPr>
              <w:t>Bloquée (de la dénouée)</w:t>
            </w:r>
          </w:p>
        </w:tc>
        <w:tc>
          <w:tcPr>
            <w:tcW w:w="1134" w:type="dxa"/>
            <w:vAlign w:val="center"/>
          </w:tcPr>
          <w:p w:rsidR="00BA1C33" w:rsidRPr="000F5BDC" w:rsidRDefault="00BA1C33" w:rsidP="004F7D47">
            <w:pPr>
              <w:jc w:val="center"/>
              <w:rPr>
                <w:sz w:val="20"/>
              </w:rPr>
            </w:pPr>
            <w:r>
              <w:rPr>
                <w:sz w:val="20"/>
              </w:rPr>
              <w:t>200</w:t>
            </w:r>
          </w:p>
        </w:tc>
        <w:tc>
          <w:tcPr>
            <w:tcW w:w="316" w:type="dxa"/>
            <w:vAlign w:val="center"/>
          </w:tcPr>
          <w:p w:rsidR="00BA1C33" w:rsidRPr="00AA1B1B" w:rsidRDefault="00AA1B1B" w:rsidP="004F7D47">
            <w:pPr>
              <w:jc w:val="center"/>
              <w:rPr>
                <w:b/>
                <w:sz w:val="12"/>
              </w:rPr>
            </w:pPr>
            <w:r w:rsidRPr="00AA1B1B">
              <w:rPr>
                <w:b/>
                <w:sz w:val="20"/>
              </w:rPr>
              <w:t>&gt;</w:t>
            </w:r>
          </w:p>
        </w:tc>
        <w:tc>
          <w:tcPr>
            <w:tcW w:w="2377" w:type="dxa"/>
            <w:vAlign w:val="center"/>
          </w:tcPr>
          <w:p w:rsidR="00BA1C33" w:rsidRPr="00403734" w:rsidRDefault="00BA1C33" w:rsidP="004F7D47">
            <w:pPr>
              <w:pStyle w:val="ListParagraph"/>
              <w:ind w:left="0"/>
              <w:jc w:val="center"/>
              <w:rPr>
                <w:sz w:val="20"/>
              </w:rPr>
            </w:pPr>
            <w:r>
              <w:rPr>
                <w:sz w:val="20"/>
              </w:rPr>
              <w:t>Bloquée (de la dénouée)</w:t>
            </w:r>
          </w:p>
        </w:tc>
        <w:tc>
          <w:tcPr>
            <w:tcW w:w="1029" w:type="dxa"/>
            <w:vAlign w:val="center"/>
          </w:tcPr>
          <w:p w:rsidR="00BA1C33" w:rsidRPr="000F5BDC" w:rsidRDefault="00BA1C33" w:rsidP="004F7D47">
            <w:pPr>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ListParagraph"/>
              <w:ind w:left="0"/>
              <w:jc w:val="center"/>
              <w:rPr>
                <w:sz w:val="20"/>
              </w:rPr>
            </w:pPr>
          </w:p>
        </w:tc>
        <w:tc>
          <w:tcPr>
            <w:tcW w:w="2410" w:type="dxa"/>
            <w:vAlign w:val="center"/>
          </w:tcPr>
          <w:p w:rsidR="00BA1C33" w:rsidRDefault="00BA1C33" w:rsidP="004F7D47">
            <w:pPr>
              <w:pStyle w:val="ListParagraph"/>
              <w:ind w:left="0"/>
              <w:jc w:val="center"/>
              <w:rPr>
                <w:sz w:val="20"/>
              </w:rPr>
            </w:pPr>
            <w:r>
              <w:rPr>
                <w:sz w:val="20"/>
              </w:rPr>
              <w:t>dénouée</w:t>
            </w:r>
          </w:p>
        </w:tc>
        <w:tc>
          <w:tcPr>
            <w:tcW w:w="1134" w:type="dxa"/>
            <w:vAlign w:val="center"/>
          </w:tcPr>
          <w:p w:rsidR="00BA1C33" w:rsidRDefault="00BA1C33" w:rsidP="004F7D47">
            <w:pPr>
              <w:jc w:val="center"/>
              <w:rPr>
                <w:sz w:val="20"/>
              </w:rPr>
            </w:pPr>
            <w:r>
              <w:rPr>
                <w:sz w:val="20"/>
              </w:rPr>
              <w:t>100</w:t>
            </w:r>
          </w:p>
        </w:tc>
        <w:tc>
          <w:tcPr>
            <w:tcW w:w="316" w:type="dxa"/>
            <w:vAlign w:val="center"/>
          </w:tcPr>
          <w:p w:rsidR="00BA1C33" w:rsidRPr="00AA1B1B" w:rsidRDefault="00BA1C33" w:rsidP="004F7D47">
            <w:pPr>
              <w:pStyle w:val="ListParagraph"/>
              <w:ind w:left="0"/>
              <w:jc w:val="center"/>
              <w:rPr>
                <w:b/>
                <w:sz w:val="20"/>
              </w:rPr>
            </w:pPr>
            <w:r w:rsidRPr="00AA1B1B">
              <w:rPr>
                <w:b/>
                <w:sz w:val="20"/>
              </w:rPr>
              <w:t>&gt;</w:t>
            </w:r>
          </w:p>
        </w:tc>
        <w:tc>
          <w:tcPr>
            <w:tcW w:w="2377" w:type="dxa"/>
            <w:vAlign w:val="center"/>
          </w:tcPr>
          <w:p w:rsidR="00BA1C33" w:rsidRDefault="00620912" w:rsidP="004F7D47">
            <w:pPr>
              <w:pStyle w:val="ListParagraph"/>
              <w:ind w:left="0"/>
              <w:jc w:val="center"/>
              <w:rPr>
                <w:sz w:val="20"/>
              </w:rPr>
            </w:pPr>
            <w:r>
              <w:rPr>
                <w:sz w:val="20"/>
              </w:rPr>
              <w:t>D</w:t>
            </w:r>
            <w:r w:rsidR="00BA1C33">
              <w:rPr>
                <w:sz w:val="20"/>
              </w:rPr>
              <w:t>énouée</w:t>
            </w:r>
          </w:p>
        </w:tc>
        <w:tc>
          <w:tcPr>
            <w:tcW w:w="1029" w:type="dxa"/>
            <w:vAlign w:val="center"/>
          </w:tcPr>
          <w:p w:rsidR="00BA1C33" w:rsidRDefault="006944B5" w:rsidP="004F7D47">
            <w:pPr>
              <w:jc w:val="center"/>
              <w:rPr>
                <w:sz w:val="20"/>
              </w:rPr>
            </w:pPr>
            <w:r>
              <w:rPr>
                <w:sz w:val="20"/>
              </w:rPr>
              <w:t>3</w:t>
            </w:r>
            <w:r w:rsidR="00BA1C33">
              <w:rPr>
                <w:sz w:val="20"/>
              </w:rPr>
              <w:t>00</w:t>
            </w:r>
          </w:p>
        </w:tc>
      </w:tr>
      <w:tr w:rsidR="00BA1C33" w:rsidRPr="00403734" w:rsidTr="00BA1C33">
        <w:trPr>
          <w:trHeight w:val="190"/>
        </w:trPr>
        <w:tc>
          <w:tcPr>
            <w:tcW w:w="8791" w:type="dxa"/>
            <w:gridSpan w:val="6"/>
            <w:shd w:val="clear" w:color="auto" w:fill="DBE5F1" w:themeFill="accent1" w:themeFillTint="33"/>
            <w:vAlign w:val="center"/>
          </w:tcPr>
          <w:p w:rsidR="00BA1C33" w:rsidRPr="00AA1B1B" w:rsidRDefault="00BA1C33" w:rsidP="004F7D47">
            <w:pPr>
              <w:jc w:val="center"/>
              <w:rPr>
                <w:b/>
                <w:sz w:val="6"/>
              </w:rPr>
            </w:pPr>
          </w:p>
        </w:tc>
      </w:tr>
      <w:tr w:rsidR="00BA1C33" w:rsidRPr="00403734" w:rsidTr="00BA1C33">
        <w:trPr>
          <w:trHeight w:val="244"/>
        </w:trPr>
        <w:tc>
          <w:tcPr>
            <w:tcW w:w="1525" w:type="dxa"/>
            <w:vMerge w:val="restart"/>
            <w:vAlign w:val="center"/>
          </w:tcPr>
          <w:p w:rsidR="00BA1C33" w:rsidRPr="00403734" w:rsidRDefault="00BA1C33" w:rsidP="004F7D47">
            <w:pPr>
              <w:pStyle w:val="ListParagraph"/>
              <w:ind w:left="0"/>
              <w:jc w:val="center"/>
              <w:rPr>
                <w:sz w:val="20"/>
              </w:rPr>
            </w:pPr>
            <w:r w:rsidRPr="00403734">
              <w:rPr>
                <w:sz w:val="20"/>
              </w:rPr>
              <w:t xml:space="preserve">Compte </w:t>
            </w:r>
            <w:r>
              <w:rPr>
                <w:sz w:val="20"/>
              </w:rPr>
              <w:t>client</w:t>
            </w:r>
            <w:r w:rsidRPr="00403734">
              <w:rPr>
                <w:sz w:val="20"/>
              </w:rPr>
              <w:t xml:space="preserve"> </w:t>
            </w:r>
            <w:r>
              <w:rPr>
                <w:sz w:val="20"/>
              </w:rPr>
              <w:t>3</w:t>
            </w:r>
          </w:p>
          <w:p w:rsidR="00BA1C33" w:rsidRPr="00403734" w:rsidRDefault="00BA1C33" w:rsidP="004F7D47">
            <w:pPr>
              <w:pStyle w:val="ListParagraph"/>
              <w:ind w:left="0"/>
              <w:jc w:val="center"/>
              <w:rPr>
                <w:sz w:val="20"/>
              </w:rPr>
            </w:pPr>
          </w:p>
        </w:tc>
        <w:tc>
          <w:tcPr>
            <w:tcW w:w="2410" w:type="dxa"/>
            <w:vAlign w:val="center"/>
          </w:tcPr>
          <w:p w:rsidR="00BA1C33" w:rsidRPr="00403734" w:rsidRDefault="00BA1C33" w:rsidP="004F7D47">
            <w:pPr>
              <w:pStyle w:val="ListParagraph"/>
              <w:ind w:left="0"/>
              <w:jc w:val="center"/>
              <w:rPr>
                <w:sz w:val="20"/>
              </w:rPr>
            </w:pPr>
            <w:r>
              <w:rPr>
                <w:sz w:val="20"/>
              </w:rPr>
              <w:t>Bloquée (de la dénouée)</w:t>
            </w:r>
          </w:p>
        </w:tc>
        <w:tc>
          <w:tcPr>
            <w:tcW w:w="1134" w:type="dxa"/>
            <w:vAlign w:val="center"/>
          </w:tcPr>
          <w:p w:rsidR="00BA1C33" w:rsidRPr="000F5BDC" w:rsidRDefault="00BA1C33" w:rsidP="004F7D47">
            <w:pPr>
              <w:pStyle w:val="ListParagraph"/>
              <w:ind w:left="0"/>
              <w:jc w:val="center"/>
              <w:rPr>
                <w:sz w:val="20"/>
              </w:rPr>
            </w:pPr>
            <w:r>
              <w:rPr>
                <w:sz w:val="20"/>
              </w:rPr>
              <w:t>50</w:t>
            </w:r>
          </w:p>
        </w:tc>
        <w:tc>
          <w:tcPr>
            <w:tcW w:w="316" w:type="dxa"/>
            <w:vAlign w:val="center"/>
          </w:tcPr>
          <w:p w:rsidR="00BA1C33" w:rsidRPr="00AA1B1B" w:rsidRDefault="00BA1C33" w:rsidP="004F7D47">
            <w:pPr>
              <w:pStyle w:val="ListParagraph"/>
              <w:ind w:left="0"/>
              <w:jc w:val="center"/>
              <w:rPr>
                <w:b/>
                <w:sz w:val="20"/>
              </w:rPr>
            </w:pPr>
            <w:r w:rsidRPr="00AA1B1B">
              <w:rPr>
                <w:b/>
                <w:sz w:val="20"/>
              </w:rPr>
              <w:t>&gt;</w:t>
            </w:r>
          </w:p>
        </w:tc>
        <w:tc>
          <w:tcPr>
            <w:tcW w:w="2377" w:type="dxa"/>
            <w:vAlign w:val="center"/>
          </w:tcPr>
          <w:p w:rsidR="00BA1C33" w:rsidRPr="00403734" w:rsidRDefault="00BA1C33" w:rsidP="004F7D47">
            <w:pPr>
              <w:pStyle w:val="ListParagraph"/>
              <w:ind w:left="0"/>
              <w:jc w:val="center"/>
              <w:rPr>
                <w:sz w:val="20"/>
              </w:rPr>
            </w:pPr>
            <w:r>
              <w:rPr>
                <w:sz w:val="20"/>
              </w:rPr>
              <w:t>Bloquée (de la dénouée)</w:t>
            </w:r>
          </w:p>
        </w:tc>
        <w:tc>
          <w:tcPr>
            <w:tcW w:w="1029" w:type="dxa"/>
            <w:vAlign w:val="center"/>
          </w:tcPr>
          <w:p w:rsidR="00BA1C33" w:rsidRPr="000F5BDC" w:rsidRDefault="00BA1C33" w:rsidP="004F7D47">
            <w:pPr>
              <w:pStyle w:val="ListParagraph"/>
              <w:ind w:left="0"/>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ListParagraph"/>
              <w:ind w:left="0"/>
              <w:jc w:val="center"/>
              <w:rPr>
                <w:sz w:val="20"/>
              </w:rPr>
            </w:pPr>
          </w:p>
        </w:tc>
        <w:tc>
          <w:tcPr>
            <w:tcW w:w="2410" w:type="dxa"/>
            <w:vAlign w:val="center"/>
          </w:tcPr>
          <w:p w:rsidR="00BA1C33" w:rsidRPr="00403734" w:rsidRDefault="00BA1C33" w:rsidP="004F7D47">
            <w:pPr>
              <w:pStyle w:val="ListParagraph"/>
              <w:ind w:left="0"/>
              <w:jc w:val="center"/>
              <w:rPr>
                <w:sz w:val="20"/>
              </w:rPr>
            </w:pPr>
            <w:r>
              <w:rPr>
                <w:sz w:val="20"/>
              </w:rPr>
              <w:t>dénouée</w:t>
            </w:r>
          </w:p>
        </w:tc>
        <w:tc>
          <w:tcPr>
            <w:tcW w:w="1134" w:type="dxa"/>
            <w:vAlign w:val="center"/>
          </w:tcPr>
          <w:p w:rsidR="00BA1C33" w:rsidRPr="000F5BDC" w:rsidRDefault="00BA1C33" w:rsidP="004F7D47">
            <w:pPr>
              <w:pStyle w:val="ListParagraph"/>
              <w:ind w:left="0"/>
              <w:jc w:val="center"/>
              <w:rPr>
                <w:sz w:val="20"/>
              </w:rPr>
            </w:pPr>
            <w:r>
              <w:rPr>
                <w:sz w:val="20"/>
              </w:rPr>
              <w:t>0</w:t>
            </w:r>
          </w:p>
        </w:tc>
        <w:tc>
          <w:tcPr>
            <w:tcW w:w="316" w:type="dxa"/>
            <w:vAlign w:val="center"/>
          </w:tcPr>
          <w:p w:rsidR="00BA1C33" w:rsidRPr="00AA1B1B" w:rsidRDefault="00BA1C33" w:rsidP="004F7D47">
            <w:pPr>
              <w:pStyle w:val="ListParagraph"/>
              <w:ind w:left="0"/>
              <w:jc w:val="center"/>
              <w:rPr>
                <w:b/>
              </w:rPr>
            </w:pPr>
            <w:r w:rsidRPr="00AA1B1B">
              <w:rPr>
                <w:b/>
                <w:sz w:val="20"/>
              </w:rPr>
              <w:t>&gt;</w:t>
            </w:r>
          </w:p>
        </w:tc>
        <w:tc>
          <w:tcPr>
            <w:tcW w:w="2377" w:type="dxa"/>
            <w:vAlign w:val="center"/>
          </w:tcPr>
          <w:p w:rsidR="00BA1C33" w:rsidRPr="00403734" w:rsidRDefault="00620912" w:rsidP="004F7D47">
            <w:pPr>
              <w:pStyle w:val="ListParagraph"/>
              <w:ind w:left="0"/>
              <w:jc w:val="center"/>
              <w:rPr>
                <w:sz w:val="20"/>
              </w:rPr>
            </w:pPr>
            <w:r>
              <w:rPr>
                <w:sz w:val="20"/>
              </w:rPr>
              <w:t>D</w:t>
            </w:r>
            <w:r w:rsidR="00BA1C33">
              <w:rPr>
                <w:sz w:val="20"/>
              </w:rPr>
              <w:t>énouée</w:t>
            </w:r>
          </w:p>
        </w:tc>
        <w:tc>
          <w:tcPr>
            <w:tcW w:w="1029" w:type="dxa"/>
            <w:vAlign w:val="center"/>
          </w:tcPr>
          <w:p w:rsidR="00BA1C33" w:rsidRPr="000F5BDC" w:rsidRDefault="00BA1C33" w:rsidP="004F7D47">
            <w:pPr>
              <w:pStyle w:val="ListParagraph"/>
              <w:ind w:left="0"/>
              <w:jc w:val="center"/>
              <w:rPr>
                <w:sz w:val="20"/>
              </w:rPr>
            </w:pPr>
            <w:r>
              <w:rPr>
                <w:sz w:val="20"/>
              </w:rPr>
              <w:t>50</w:t>
            </w:r>
          </w:p>
        </w:tc>
      </w:tr>
    </w:tbl>
    <w:p w:rsidR="00325351" w:rsidRDefault="00325351" w:rsidP="00325351">
      <w:pPr>
        <w:pStyle w:val="ListParagraph"/>
        <w:spacing w:line="240" w:lineRule="auto"/>
        <w:ind w:left="284"/>
      </w:pPr>
    </w:p>
    <w:p w:rsidR="00325351" w:rsidRDefault="00AA1B1B" w:rsidP="00FB1421">
      <w:pPr>
        <w:pStyle w:val="ListParagraph"/>
        <w:numPr>
          <w:ilvl w:val="0"/>
          <w:numId w:val="12"/>
        </w:numPr>
        <w:spacing w:line="240" w:lineRule="auto"/>
        <w:jc w:val="both"/>
      </w:pPr>
      <w:r>
        <w:t>Le déblocage</w:t>
      </w:r>
      <w:r w:rsidR="006944B5">
        <w:t xml:space="preserve"> des positions </w:t>
      </w:r>
      <w:r>
        <w:t xml:space="preserve"> peut </w:t>
      </w:r>
      <w:r w:rsidR="006944B5">
        <w:t>se faire automatiquement via un</w:t>
      </w:r>
      <w:r>
        <w:t xml:space="preserve"> batch préalablement configuré ou manuellement via un écran dédié.</w:t>
      </w:r>
    </w:p>
    <w:p w:rsidR="00325351" w:rsidRDefault="00325351"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EC7488" w:rsidRDefault="00EC7488" w:rsidP="00325351">
      <w:pPr>
        <w:pStyle w:val="ListParagraph"/>
        <w:spacing w:line="240" w:lineRule="auto"/>
      </w:pPr>
    </w:p>
    <w:p w:rsidR="004055D6" w:rsidRDefault="004055D6" w:rsidP="00325351">
      <w:pPr>
        <w:pStyle w:val="ListParagraph"/>
        <w:spacing w:line="240" w:lineRule="auto"/>
      </w:pPr>
    </w:p>
    <w:p w:rsidR="004055D6" w:rsidRDefault="004055D6" w:rsidP="00325351">
      <w:pPr>
        <w:pStyle w:val="ListParagraph"/>
        <w:spacing w:line="240" w:lineRule="auto"/>
      </w:pPr>
    </w:p>
    <w:p w:rsidR="004055D6" w:rsidRDefault="004055D6" w:rsidP="00325351">
      <w:pPr>
        <w:pStyle w:val="ListParagraph"/>
        <w:spacing w:line="240" w:lineRule="auto"/>
      </w:pPr>
    </w:p>
    <w:p w:rsidR="004055D6" w:rsidRDefault="004055D6" w:rsidP="00325351">
      <w:pPr>
        <w:pStyle w:val="ListParagraph"/>
        <w:spacing w:line="240" w:lineRule="auto"/>
      </w:pPr>
    </w:p>
    <w:p w:rsidR="004055D6" w:rsidRDefault="004055D6" w:rsidP="00325351">
      <w:pPr>
        <w:pStyle w:val="ListParagraph"/>
        <w:spacing w:line="240" w:lineRule="auto"/>
      </w:pPr>
    </w:p>
    <w:p w:rsidR="004055D6" w:rsidRDefault="004055D6" w:rsidP="00325351">
      <w:pPr>
        <w:pStyle w:val="ListParagraph"/>
        <w:spacing w:line="240" w:lineRule="auto"/>
      </w:pPr>
    </w:p>
    <w:p w:rsidR="00B60DF0" w:rsidRDefault="00B60DF0" w:rsidP="00805681">
      <w:pPr>
        <w:pStyle w:val="Style2"/>
      </w:pPr>
      <w:bookmarkStart w:id="124" w:name="_Toc409450770"/>
      <w:r>
        <w:lastRenderedPageBreak/>
        <w:t>Description du traitement des  OST d’information.</w:t>
      </w:r>
      <w:bookmarkEnd w:id="124"/>
    </w:p>
    <w:p w:rsidR="00430112" w:rsidRDefault="00430112" w:rsidP="00430112">
      <w:pPr>
        <w:spacing w:before="60" w:line="240" w:lineRule="auto"/>
        <w:jc w:val="both"/>
      </w:pPr>
    </w:p>
    <w:p w:rsidR="004E4E68" w:rsidRDefault="00234158" w:rsidP="00234158">
      <w:pPr>
        <w:spacing w:line="240" w:lineRule="auto"/>
        <w:jc w:val="both"/>
      </w:pPr>
      <w:r>
        <w:t>Ce paragraphe décrit le traitement d’</w:t>
      </w:r>
      <w:r w:rsidR="004E4E68">
        <w:t>une annonce de suspension d’un titre. (SUPS)</w:t>
      </w:r>
    </w:p>
    <w:p w:rsidR="00234158" w:rsidRDefault="004E4E68" w:rsidP="00234158">
      <w:pPr>
        <w:spacing w:line="240" w:lineRule="auto"/>
        <w:jc w:val="both"/>
      </w:pPr>
      <w:r>
        <w:t>L</w:t>
      </w:r>
      <w:r w:rsidR="00234158">
        <w:t xml:space="preserve">e traitement est le même </w:t>
      </w:r>
      <w:r>
        <w:t>pour l’annonce d’activation (ACTV) et l’annonce de changement de la description d’un titre. (CHAN)</w:t>
      </w:r>
    </w:p>
    <w:p w:rsidR="00234158" w:rsidRDefault="00234158" w:rsidP="00234158">
      <w:pPr>
        <w:spacing w:line="240" w:lineRule="auto"/>
      </w:pPr>
    </w:p>
    <w:p w:rsidR="00234158" w:rsidRDefault="00234158" w:rsidP="00FB1421">
      <w:pPr>
        <w:pStyle w:val="ListParagraph"/>
        <w:numPr>
          <w:ilvl w:val="0"/>
          <w:numId w:val="46"/>
        </w:numPr>
        <w:spacing w:line="240" w:lineRule="auto"/>
        <w:ind w:left="284"/>
      </w:pPr>
      <w:r>
        <w:t>Réception d’un préavis d’annonce via MT564 de BPSS ou Euroclear</w:t>
      </w:r>
    </w:p>
    <w:p w:rsidR="00234158" w:rsidRDefault="00234158" w:rsidP="00FB1421">
      <w:pPr>
        <w:pStyle w:val="ListParagraph"/>
        <w:numPr>
          <w:ilvl w:val="0"/>
          <w:numId w:val="12"/>
        </w:numPr>
        <w:spacing w:line="240" w:lineRule="auto"/>
      </w:pPr>
      <w:r>
        <w:t>Une annonce est automatiquement créée dans MegaCor reflétant des données reçues dans le Swift.</w:t>
      </w:r>
    </w:p>
    <w:tbl>
      <w:tblPr>
        <w:tblStyle w:val="TableGrid"/>
        <w:tblW w:w="0" w:type="auto"/>
        <w:tblInd w:w="392" w:type="dxa"/>
        <w:tblLook w:val="04A0"/>
      </w:tblPr>
      <w:tblGrid>
        <w:gridCol w:w="4291"/>
        <w:gridCol w:w="4277"/>
      </w:tblGrid>
      <w:tr w:rsidR="00234158" w:rsidTr="00D629A5">
        <w:tc>
          <w:tcPr>
            <w:tcW w:w="4291" w:type="dxa"/>
            <w:shd w:val="clear" w:color="auto" w:fill="A6A6A6" w:themeFill="background1" w:themeFillShade="A6"/>
          </w:tcPr>
          <w:p w:rsidR="00234158" w:rsidRPr="00403734" w:rsidRDefault="00234158" w:rsidP="00D629A5">
            <w:pPr>
              <w:pStyle w:val="ListParagraph"/>
              <w:ind w:left="0"/>
              <w:rPr>
                <w:b/>
              </w:rPr>
            </w:pPr>
            <w:r w:rsidRPr="00403734">
              <w:rPr>
                <w:b/>
              </w:rPr>
              <w:t xml:space="preserve">Données </w:t>
            </w:r>
          </w:p>
        </w:tc>
        <w:tc>
          <w:tcPr>
            <w:tcW w:w="4277" w:type="dxa"/>
            <w:shd w:val="clear" w:color="auto" w:fill="A6A6A6" w:themeFill="background1" w:themeFillShade="A6"/>
          </w:tcPr>
          <w:p w:rsidR="00234158" w:rsidRPr="00403734" w:rsidRDefault="00234158" w:rsidP="00D629A5">
            <w:pPr>
              <w:pStyle w:val="ListParagraph"/>
              <w:ind w:left="0"/>
              <w:rPr>
                <w:b/>
              </w:rPr>
            </w:pPr>
            <w:r w:rsidRPr="00403734">
              <w:rPr>
                <w:b/>
              </w:rPr>
              <w:t>Valeur</w:t>
            </w:r>
          </w:p>
        </w:tc>
      </w:tr>
      <w:tr w:rsidR="00234158" w:rsidTr="00D629A5">
        <w:tc>
          <w:tcPr>
            <w:tcW w:w="4291" w:type="dxa"/>
          </w:tcPr>
          <w:p w:rsidR="00234158" w:rsidRPr="00403734" w:rsidRDefault="00234158" w:rsidP="00D629A5">
            <w:pPr>
              <w:pStyle w:val="ListParagraph"/>
              <w:ind w:left="0"/>
              <w:rPr>
                <w:sz w:val="20"/>
              </w:rPr>
            </w:pPr>
            <w:r w:rsidRPr="00403734">
              <w:rPr>
                <w:sz w:val="20"/>
              </w:rPr>
              <w:t>Titre concerné</w:t>
            </w:r>
          </w:p>
        </w:tc>
        <w:tc>
          <w:tcPr>
            <w:tcW w:w="4277" w:type="dxa"/>
          </w:tcPr>
          <w:p w:rsidR="00234158" w:rsidRPr="00403734" w:rsidRDefault="00234158" w:rsidP="00D629A5">
            <w:pPr>
              <w:pStyle w:val="ListParagraph"/>
              <w:ind w:left="0"/>
              <w:rPr>
                <w:sz w:val="20"/>
              </w:rPr>
            </w:pPr>
            <w:r>
              <w:rPr>
                <w:sz w:val="20"/>
              </w:rPr>
              <w:t>Titre A</w:t>
            </w:r>
          </w:p>
        </w:tc>
      </w:tr>
      <w:tr w:rsidR="00234158" w:rsidTr="00D629A5">
        <w:tc>
          <w:tcPr>
            <w:tcW w:w="4291" w:type="dxa"/>
          </w:tcPr>
          <w:p w:rsidR="00234158" w:rsidRPr="00403734" w:rsidRDefault="00234158" w:rsidP="000C267A">
            <w:pPr>
              <w:pStyle w:val="ListParagraph"/>
              <w:ind w:left="0"/>
              <w:rPr>
                <w:sz w:val="20"/>
              </w:rPr>
            </w:pPr>
            <w:r w:rsidRPr="00403734">
              <w:rPr>
                <w:sz w:val="20"/>
              </w:rPr>
              <w:t xml:space="preserve">Date </w:t>
            </w:r>
            <w:r w:rsidR="000C267A">
              <w:rPr>
                <w:sz w:val="20"/>
              </w:rPr>
              <w:t>effective</w:t>
            </w:r>
          </w:p>
        </w:tc>
        <w:tc>
          <w:tcPr>
            <w:tcW w:w="4277" w:type="dxa"/>
          </w:tcPr>
          <w:p w:rsidR="00234158" w:rsidRPr="00403734" w:rsidRDefault="00234158" w:rsidP="00D629A5">
            <w:pPr>
              <w:pStyle w:val="ListParagraph"/>
              <w:ind w:left="0"/>
              <w:rPr>
                <w:sz w:val="20"/>
              </w:rPr>
            </w:pPr>
            <w:r w:rsidRPr="00403734">
              <w:rPr>
                <w:sz w:val="20"/>
              </w:rPr>
              <w:t>15/12/2014</w:t>
            </w:r>
          </w:p>
        </w:tc>
      </w:tr>
    </w:tbl>
    <w:p w:rsidR="00234158" w:rsidRDefault="00234158" w:rsidP="00234158">
      <w:pPr>
        <w:pStyle w:val="ListParagraph"/>
        <w:spacing w:line="240" w:lineRule="auto"/>
      </w:pPr>
    </w:p>
    <w:p w:rsidR="00234158" w:rsidRDefault="00234158" w:rsidP="00FB1421">
      <w:pPr>
        <w:pStyle w:val="ListParagraph"/>
        <w:numPr>
          <w:ilvl w:val="0"/>
          <w:numId w:val="46"/>
        </w:numPr>
        <w:spacing w:line="240" w:lineRule="auto"/>
        <w:ind w:left="284"/>
      </w:pPr>
      <w:r>
        <w:t>Calcul des Positions éligib</w:t>
      </w:r>
      <w:r w:rsidR="00701121">
        <w:t xml:space="preserve">les en se basant sur la date effective </w:t>
      </w:r>
      <w:r>
        <w:t>et les positions fermes + suspens éligibles.</w:t>
      </w:r>
    </w:p>
    <w:p w:rsidR="00234158" w:rsidRDefault="00234158" w:rsidP="00234158">
      <w:pPr>
        <w:spacing w:line="240" w:lineRule="auto"/>
        <w:jc w:val="both"/>
        <w:rPr>
          <w:lang w:eastAsia="ar-SA"/>
        </w:rPr>
      </w:pPr>
    </w:p>
    <w:p w:rsidR="00234158" w:rsidRDefault="00234158" w:rsidP="00234158">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234158" w:rsidRDefault="00234158" w:rsidP="00234158">
      <w:pPr>
        <w:spacing w:line="240" w:lineRule="auto"/>
        <w:jc w:val="both"/>
        <w:rPr>
          <w:lang w:eastAsia="ar-SA"/>
        </w:rPr>
      </w:pPr>
    </w:p>
    <w:p w:rsidR="00234158" w:rsidRPr="00426C76" w:rsidRDefault="00234158" w:rsidP="00234158">
      <w:pPr>
        <w:spacing w:line="240" w:lineRule="auto"/>
        <w:rPr>
          <w:b/>
        </w:rPr>
      </w:pPr>
      <w:r>
        <w:rPr>
          <w:b/>
        </w:rPr>
        <w:t xml:space="preserve">Position </w:t>
      </w:r>
      <w:r w:rsidRPr="00426C76">
        <w:rPr>
          <w:b/>
        </w:rPr>
        <w:t xml:space="preserve">Clients </w:t>
      </w:r>
    </w:p>
    <w:tbl>
      <w:tblPr>
        <w:tblStyle w:val="TableGrid"/>
        <w:tblW w:w="0" w:type="auto"/>
        <w:tblInd w:w="284" w:type="dxa"/>
        <w:tblLook w:val="04A0"/>
      </w:tblPr>
      <w:tblGrid>
        <w:gridCol w:w="1845"/>
        <w:gridCol w:w="1645"/>
        <w:gridCol w:w="1880"/>
        <w:gridCol w:w="1717"/>
      </w:tblGrid>
      <w:tr w:rsidR="00D44E50" w:rsidRPr="00403734" w:rsidTr="00D629A5">
        <w:tc>
          <w:tcPr>
            <w:tcW w:w="1845" w:type="dxa"/>
            <w:shd w:val="clear" w:color="auto" w:fill="A6A6A6" w:themeFill="background1" w:themeFillShade="A6"/>
          </w:tcPr>
          <w:p w:rsidR="00D44E50" w:rsidRPr="00403734" w:rsidRDefault="00D44E50" w:rsidP="00D629A5">
            <w:pPr>
              <w:pStyle w:val="ListParagraph"/>
              <w:ind w:left="0"/>
              <w:jc w:val="center"/>
              <w:rPr>
                <w:b/>
              </w:rPr>
            </w:pPr>
            <w:r>
              <w:rPr>
                <w:b/>
              </w:rPr>
              <w:t>Compte client</w:t>
            </w:r>
          </w:p>
        </w:tc>
        <w:tc>
          <w:tcPr>
            <w:tcW w:w="1645" w:type="dxa"/>
            <w:shd w:val="clear" w:color="auto" w:fill="A6A6A6" w:themeFill="background1" w:themeFillShade="A6"/>
          </w:tcPr>
          <w:p w:rsidR="00D44E50" w:rsidRPr="00403734" w:rsidRDefault="00D44E50" w:rsidP="00D629A5">
            <w:pPr>
              <w:pStyle w:val="ListParagraph"/>
              <w:ind w:left="0"/>
              <w:jc w:val="center"/>
              <w:rPr>
                <w:b/>
              </w:rPr>
            </w:pPr>
            <w:r>
              <w:rPr>
                <w:b/>
              </w:rPr>
              <w:t>Compte Nostro</w:t>
            </w:r>
          </w:p>
        </w:tc>
        <w:tc>
          <w:tcPr>
            <w:tcW w:w="1880" w:type="dxa"/>
            <w:shd w:val="clear" w:color="auto" w:fill="A6A6A6" w:themeFill="background1" w:themeFillShade="A6"/>
          </w:tcPr>
          <w:p w:rsidR="00D44E50" w:rsidRPr="00403734" w:rsidRDefault="00D44E50" w:rsidP="00D629A5">
            <w:pPr>
              <w:pStyle w:val="ListParagraph"/>
              <w:ind w:left="0"/>
              <w:jc w:val="center"/>
              <w:rPr>
                <w:b/>
              </w:rPr>
            </w:pPr>
            <w:r w:rsidRPr="00403734">
              <w:rPr>
                <w:b/>
              </w:rPr>
              <w:t>Position ferme</w:t>
            </w:r>
          </w:p>
        </w:tc>
        <w:tc>
          <w:tcPr>
            <w:tcW w:w="1717" w:type="dxa"/>
            <w:shd w:val="clear" w:color="auto" w:fill="A6A6A6" w:themeFill="background1" w:themeFillShade="A6"/>
          </w:tcPr>
          <w:p w:rsidR="00D44E50" w:rsidRPr="00403734" w:rsidRDefault="00D44E50" w:rsidP="00D629A5">
            <w:pPr>
              <w:pStyle w:val="ListParagraph"/>
              <w:ind w:left="0"/>
              <w:jc w:val="center"/>
              <w:rPr>
                <w:b/>
              </w:rPr>
            </w:pPr>
            <w:r w:rsidRPr="00403734">
              <w:rPr>
                <w:b/>
              </w:rPr>
              <w:t>Position éligible</w:t>
            </w:r>
          </w:p>
        </w:tc>
      </w:tr>
      <w:tr w:rsidR="00D44E50" w:rsidTr="00D629A5">
        <w:tc>
          <w:tcPr>
            <w:tcW w:w="1845" w:type="dxa"/>
          </w:tcPr>
          <w:p w:rsidR="00D44E50" w:rsidRPr="00403734" w:rsidRDefault="00D44E50" w:rsidP="00D629A5">
            <w:pPr>
              <w:pStyle w:val="ListParagraph"/>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D44E50" w:rsidRPr="00403734" w:rsidRDefault="00D44E50" w:rsidP="00D629A5">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D44E50" w:rsidRPr="00403734" w:rsidRDefault="00D44E50" w:rsidP="00D629A5">
            <w:pPr>
              <w:pStyle w:val="ListParagraph"/>
              <w:ind w:left="0"/>
              <w:jc w:val="center"/>
              <w:rPr>
                <w:sz w:val="20"/>
              </w:rPr>
            </w:pPr>
            <w:r w:rsidRPr="00403734">
              <w:rPr>
                <w:sz w:val="20"/>
              </w:rPr>
              <w:t>100</w:t>
            </w:r>
          </w:p>
        </w:tc>
        <w:tc>
          <w:tcPr>
            <w:tcW w:w="1717" w:type="dxa"/>
          </w:tcPr>
          <w:p w:rsidR="00D44E50" w:rsidRPr="00403734" w:rsidRDefault="00D44E50" w:rsidP="00D629A5">
            <w:pPr>
              <w:pStyle w:val="ListParagraph"/>
              <w:ind w:left="0"/>
              <w:jc w:val="center"/>
              <w:rPr>
                <w:sz w:val="20"/>
              </w:rPr>
            </w:pPr>
            <w:r w:rsidRPr="00403734">
              <w:rPr>
                <w:sz w:val="20"/>
              </w:rPr>
              <w:t>120</w:t>
            </w:r>
          </w:p>
        </w:tc>
      </w:tr>
      <w:tr w:rsidR="00D44E50" w:rsidTr="00D629A5">
        <w:tc>
          <w:tcPr>
            <w:tcW w:w="1845" w:type="dxa"/>
          </w:tcPr>
          <w:p w:rsidR="00D44E50" w:rsidRPr="00403734" w:rsidRDefault="00D44E50" w:rsidP="00D629A5">
            <w:pPr>
              <w:pStyle w:val="ListParagraph"/>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D44E50" w:rsidRPr="00403734" w:rsidRDefault="00D44E50" w:rsidP="00D629A5">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D44E50" w:rsidRPr="00403734" w:rsidRDefault="00D44E50" w:rsidP="00D629A5">
            <w:pPr>
              <w:pStyle w:val="ListParagraph"/>
              <w:ind w:left="0"/>
              <w:jc w:val="center"/>
              <w:rPr>
                <w:sz w:val="20"/>
              </w:rPr>
            </w:pPr>
            <w:r w:rsidRPr="00403734">
              <w:rPr>
                <w:sz w:val="20"/>
              </w:rPr>
              <w:t>200</w:t>
            </w:r>
          </w:p>
        </w:tc>
        <w:tc>
          <w:tcPr>
            <w:tcW w:w="1717" w:type="dxa"/>
          </w:tcPr>
          <w:p w:rsidR="00D44E50" w:rsidRPr="00403734" w:rsidRDefault="00D44E50" w:rsidP="00D629A5">
            <w:pPr>
              <w:pStyle w:val="ListParagraph"/>
              <w:ind w:left="0"/>
              <w:jc w:val="center"/>
              <w:rPr>
                <w:sz w:val="20"/>
              </w:rPr>
            </w:pPr>
            <w:r w:rsidRPr="00403734">
              <w:rPr>
                <w:sz w:val="20"/>
              </w:rPr>
              <w:t>150</w:t>
            </w:r>
          </w:p>
        </w:tc>
      </w:tr>
      <w:tr w:rsidR="00D44E50" w:rsidTr="00D629A5">
        <w:tc>
          <w:tcPr>
            <w:tcW w:w="1845" w:type="dxa"/>
          </w:tcPr>
          <w:p w:rsidR="00D44E50" w:rsidRPr="00403734" w:rsidRDefault="00D44E50" w:rsidP="00D629A5">
            <w:pPr>
              <w:pStyle w:val="ListParagraph"/>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D44E50" w:rsidRDefault="00D44E50" w:rsidP="00D629A5">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D44E50" w:rsidRPr="00403734" w:rsidRDefault="00D44E50" w:rsidP="00D629A5">
            <w:pPr>
              <w:pStyle w:val="ListParagraph"/>
              <w:ind w:left="0"/>
              <w:jc w:val="center"/>
              <w:rPr>
                <w:sz w:val="20"/>
              </w:rPr>
            </w:pPr>
            <w:r>
              <w:rPr>
                <w:sz w:val="20"/>
              </w:rPr>
              <w:t>50</w:t>
            </w:r>
          </w:p>
        </w:tc>
        <w:tc>
          <w:tcPr>
            <w:tcW w:w="1717" w:type="dxa"/>
          </w:tcPr>
          <w:p w:rsidR="00D44E50" w:rsidRPr="00403734" w:rsidRDefault="00D44E50" w:rsidP="00D629A5">
            <w:pPr>
              <w:pStyle w:val="ListParagraph"/>
              <w:ind w:left="0"/>
              <w:jc w:val="center"/>
              <w:rPr>
                <w:sz w:val="20"/>
              </w:rPr>
            </w:pPr>
            <w:r>
              <w:rPr>
                <w:sz w:val="20"/>
              </w:rPr>
              <w:t>50</w:t>
            </w:r>
          </w:p>
        </w:tc>
      </w:tr>
    </w:tbl>
    <w:p w:rsidR="00D44E50" w:rsidRDefault="00D44E50" w:rsidP="00234158">
      <w:pPr>
        <w:spacing w:line="240" w:lineRule="auto"/>
        <w:rPr>
          <w:b/>
        </w:rPr>
      </w:pPr>
    </w:p>
    <w:p w:rsidR="00234158" w:rsidRPr="00426C76" w:rsidRDefault="00234158" w:rsidP="00234158">
      <w:pPr>
        <w:spacing w:line="240" w:lineRule="auto"/>
        <w:rPr>
          <w:b/>
        </w:rPr>
      </w:pPr>
      <w:r>
        <w:rPr>
          <w:b/>
        </w:rPr>
        <w:t xml:space="preserve">Position </w:t>
      </w:r>
      <w:r w:rsidRPr="00426C76">
        <w:rPr>
          <w:b/>
        </w:rPr>
        <w:t xml:space="preserve">Marché </w:t>
      </w:r>
    </w:p>
    <w:tbl>
      <w:tblPr>
        <w:tblStyle w:val="TableGrid"/>
        <w:tblW w:w="0" w:type="auto"/>
        <w:tblInd w:w="284" w:type="dxa"/>
        <w:tblLook w:val="04A0"/>
      </w:tblPr>
      <w:tblGrid>
        <w:gridCol w:w="1809"/>
        <w:gridCol w:w="1716"/>
        <w:gridCol w:w="1828"/>
        <w:gridCol w:w="1701"/>
      </w:tblGrid>
      <w:tr w:rsidR="00234158" w:rsidRPr="00403734" w:rsidTr="00D44E50">
        <w:tc>
          <w:tcPr>
            <w:tcW w:w="1809" w:type="dxa"/>
            <w:shd w:val="clear" w:color="auto" w:fill="A6A6A6" w:themeFill="background1" w:themeFillShade="A6"/>
          </w:tcPr>
          <w:p w:rsidR="00234158" w:rsidRPr="00403734" w:rsidRDefault="00234158" w:rsidP="00D629A5">
            <w:pPr>
              <w:pStyle w:val="ListParagraph"/>
              <w:ind w:left="0"/>
              <w:jc w:val="center"/>
              <w:rPr>
                <w:b/>
              </w:rPr>
            </w:pPr>
            <w:r>
              <w:rPr>
                <w:b/>
              </w:rPr>
              <w:t>Compte Nostro</w:t>
            </w:r>
          </w:p>
        </w:tc>
        <w:tc>
          <w:tcPr>
            <w:tcW w:w="1716" w:type="dxa"/>
            <w:shd w:val="clear" w:color="auto" w:fill="A6A6A6" w:themeFill="background1" w:themeFillShade="A6"/>
          </w:tcPr>
          <w:p w:rsidR="00234158" w:rsidRPr="00403734" w:rsidRDefault="00234158" w:rsidP="00D629A5">
            <w:pPr>
              <w:pStyle w:val="ListParagraph"/>
              <w:ind w:left="0"/>
              <w:jc w:val="center"/>
              <w:rPr>
                <w:b/>
              </w:rPr>
            </w:pPr>
            <w:r w:rsidRPr="00403734">
              <w:rPr>
                <w:b/>
              </w:rPr>
              <w:t>Position ferme</w:t>
            </w:r>
          </w:p>
        </w:tc>
        <w:tc>
          <w:tcPr>
            <w:tcW w:w="1828" w:type="dxa"/>
            <w:shd w:val="clear" w:color="auto" w:fill="A6A6A6" w:themeFill="background1" w:themeFillShade="A6"/>
          </w:tcPr>
          <w:p w:rsidR="00234158" w:rsidRPr="00403734" w:rsidRDefault="00234158" w:rsidP="00D629A5">
            <w:pPr>
              <w:pStyle w:val="ListParagraph"/>
              <w:ind w:left="0"/>
              <w:jc w:val="center"/>
              <w:rPr>
                <w:b/>
              </w:rPr>
            </w:pPr>
            <w:r w:rsidRPr="00403734">
              <w:rPr>
                <w:b/>
              </w:rPr>
              <w:t>Suspens</w:t>
            </w:r>
            <w:r>
              <w:rPr>
                <w:b/>
              </w:rPr>
              <w:t>*</w:t>
            </w:r>
          </w:p>
        </w:tc>
        <w:tc>
          <w:tcPr>
            <w:tcW w:w="1701" w:type="dxa"/>
            <w:shd w:val="clear" w:color="auto" w:fill="A6A6A6" w:themeFill="background1" w:themeFillShade="A6"/>
          </w:tcPr>
          <w:p w:rsidR="00234158" w:rsidRPr="00403734" w:rsidRDefault="00234158" w:rsidP="00D629A5">
            <w:pPr>
              <w:pStyle w:val="ListParagraph"/>
              <w:ind w:left="0"/>
              <w:jc w:val="center"/>
              <w:rPr>
                <w:b/>
              </w:rPr>
            </w:pPr>
            <w:r w:rsidRPr="00403734">
              <w:rPr>
                <w:b/>
              </w:rPr>
              <w:t>Position éligible</w:t>
            </w:r>
          </w:p>
        </w:tc>
      </w:tr>
      <w:tr w:rsidR="00234158" w:rsidTr="00D44E50">
        <w:tc>
          <w:tcPr>
            <w:tcW w:w="1809" w:type="dxa"/>
          </w:tcPr>
          <w:p w:rsidR="00234158" w:rsidRPr="00403734" w:rsidRDefault="00234158" w:rsidP="00D629A5">
            <w:pPr>
              <w:pStyle w:val="ListParagraph"/>
              <w:ind w:left="0"/>
              <w:jc w:val="center"/>
              <w:rPr>
                <w:sz w:val="20"/>
              </w:rPr>
            </w:pPr>
            <w:r w:rsidRPr="00403734">
              <w:rPr>
                <w:sz w:val="20"/>
              </w:rPr>
              <w:t xml:space="preserve">Compte </w:t>
            </w:r>
            <w:r>
              <w:rPr>
                <w:sz w:val="20"/>
              </w:rPr>
              <w:t>Nostro</w:t>
            </w:r>
            <w:r w:rsidRPr="00403734">
              <w:rPr>
                <w:sz w:val="20"/>
              </w:rPr>
              <w:t xml:space="preserve"> 1</w:t>
            </w:r>
          </w:p>
        </w:tc>
        <w:tc>
          <w:tcPr>
            <w:tcW w:w="1716" w:type="dxa"/>
          </w:tcPr>
          <w:p w:rsidR="00234158" w:rsidRPr="00403734" w:rsidRDefault="00234158" w:rsidP="00D629A5">
            <w:pPr>
              <w:pStyle w:val="ListParagraph"/>
              <w:ind w:left="0"/>
              <w:jc w:val="center"/>
              <w:rPr>
                <w:sz w:val="20"/>
              </w:rPr>
            </w:pPr>
            <w:r>
              <w:rPr>
                <w:sz w:val="20"/>
              </w:rPr>
              <w:t>300</w:t>
            </w:r>
          </w:p>
        </w:tc>
        <w:tc>
          <w:tcPr>
            <w:tcW w:w="1828" w:type="dxa"/>
          </w:tcPr>
          <w:p w:rsidR="00234158" w:rsidRPr="00403734" w:rsidRDefault="00234158" w:rsidP="00D629A5">
            <w:pPr>
              <w:pStyle w:val="ListParagraph"/>
              <w:ind w:left="0"/>
              <w:jc w:val="center"/>
              <w:rPr>
                <w:sz w:val="20"/>
              </w:rPr>
            </w:pPr>
            <w:r>
              <w:rPr>
                <w:sz w:val="20"/>
              </w:rPr>
              <w:t>-3</w:t>
            </w:r>
            <w:r w:rsidRPr="00403734">
              <w:rPr>
                <w:sz w:val="20"/>
              </w:rPr>
              <w:t>0</w:t>
            </w:r>
          </w:p>
        </w:tc>
        <w:tc>
          <w:tcPr>
            <w:tcW w:w="1701" w:type="dxa"/>
          </w:tcPr>
          <w:p w:rsidR="00234158" w:rsidRPr="00403734" w:rsidRDefault="00234158" w:rsidP="00D629A5">
            <w:pPr>
              <w:pStyle w:val="ListParagraph"/>
              <w:ind w:left="0"/>
              <w:jc w:val="center"/>
              <w:rPr>
                <w:sz w:val="20"/>
              </w:rPr>
            </w:pPr>
            <w:r>
              <w:rPr>
                <w:sz w:val="20"/>
              </w:rPr>
              <w:t>270</w:t>
            </w:r>
          </w:p>
        </w:tc>
      </w:tr>
      <w:tr w:rsidR="00234158" w:rsidTr="00D44E50">
        <w:tc>
          <w:tcPr>
            <w:tcW w:w="1809" w:type="dxa"/>
          </w:tcPr>
          <w:p w:rsidR="00234158" w:rsidRDefault="00234158" w:rsidP="00D629A5">
            <w:pPr>
              <w:pStyle w:val="ListParagraph"/>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716" w:type="dxa"/>
          </w:tcPr>
          <w:p w:rsidR="00234158" w:rsidRPr="00403734" w:rsidRDefault="00234158" w:rsidP="00D629A5">
            <w:pPr>
              <w:pStyle w:val="ListParagraph"/>
              <w:ind w:left="0"/>
              <w:jc w:val="center"/>
              <w:rPr>
                <w:sz w:val="20"/>
              </w:rPr>
            </w:pPr>
            <w:r>
              <w:rPr>
                <w:sz w:val="20"/>
              </w:rPr>
              <w:t>50</w:t>
            </w:r>
          </w:p>
        </w:tc>
        <w:tc>
          <w:tcPr>
            <w:tcW w:w="1828" w:type="dxa"/>
          </w:tcPr>
          <w:p w:rsidR="00234158" w:rsidRPr="00403734" w:rsidRDefault="00234158" w:rsidP="00D629A5">
            <w:pPr>
              <w:pStyle w:val="ListParagraph"/>
              <w:ind w:left="0"/>
              <w:jc w:val="center"/>
              <w:rPr>
                <w:sz w:val="20"/>
              </w:rPr>
            </w:pPr>
            <w:r>
              <w:rPr>
                <w:sz w:val="20"/>
              </w:rPr>
              <w:t>0</w:t>
            </w:r>
          </w:p>
        </w:tc>
        <w:tc>
          <w:tcPr>
            <w:tcW w:w="1701" w:type="dxa"/>
          </w:tcPr>
          <w:p w:rsidR="00234158" w:rsidRPr="00403734" w:rsidRDefault="00234158" w:rsidP="00D629A5">
            <w:pPr>
              <w:pStyle w:val="ListParagraph"/>
              <w:ind w:left="0"/>
              <w:jc w:val="center"/>
              <w:rPr>
                <w:sz w:val="20"/>
              </w:rPr>
            </w:pPr>
            <w:r>
              <w:rPr>
                <w:sz w:val="20"/>
              </w:rPr>
              <w:t>50</w:t>
            </w:r>
          </w:p>
        </w:tc>
      </w:tr>
    </w:tbl>
    <w:p w:rsidR="00234158" w:rsidRDefault="00234158" w:rsidP="00234158">
      <w:pPr>
        <w:pStyle w:val="ListParagraph"/>
        <w:spacing w:line="240" w:lineRule="auto"/>
        <w:ind w:left="0"/>
      </w:pPr>
    </w:p>
    <w:p w:rsidR="00234158" w:rsidRDefault="00234158" w:rsidP="00FB1421">
      <w:pPr>
        <w:pStyle w:val="ListParagraph"/>
        <w:numPr>
          <w:ilvl w:val="0"/>
          <w:numId w:val="46"/>
        </w:numPr>
        <w:spacing w:line="240" w:lineRule="auto"/>
        <w:ind w:left="284"/>
      </w:pPr>
      <w:r>
        <w:t>Génération automatique de notifications aux clients éligible dés que l’OST passe au statut « Validée».</w:t>
      </w:r>
    </w:p>
    <w:p w:rsidR="00234158" w:rsidRDefault="00234158" w:rsidP="00FB1421">
      <w:pPr>
        <w:pStyle w:val="ListParagraph"/>
        <w:numPr>
          <w:ilvl w:val="0"/>
          <w:numId w:val="12"/>
        </w:numPr>
        <w:spacing w:line="240" w:lineRule="auto"/>
      </w:pPr>
      <w:r>
        <w:t>Un Swift MT564 ou rapport sera envoyé selon le profil de Reporting des clients.</w:t>
      </w:r>
    </w:p>
    <w:p w:rsidR="00234158" w:rsidRDefault="00234158" w:rsidP="00430112">
      <w:pPr>
        <w:spacing w:before="60" w:line="240" w:lineRule="auto"/>
        <w:jc w:val="both"/>
      </w:pPr>
    </w:p>
    <w:p w:rsidR="00B60DF0" w:rsidRDefault="00B60DF0" w:rsidP="00430112">
      <w:pPr>
        <w:spacing w:before="60" w:line="240" w:lineRule="auto"/>
        <w:jc w:val="both"/>
      </w:pPr>
    </w:p>
    <w:p w:rsidR="0056138A" w:rsidRDefault="0056138A" w:rsidP="00FB1421">
      <w:pPr>
        <w:pStyle w:val="ListParagraph"/>
        <w:numPr>
          <w:ilvl w:val="0"/>
          <w:numId w:val="46"/>
        </w:numPr>
        <w:spacing w:line="240" w:lineRule="auto"/>
        <w:ind w:left="284"/>
      </w:pPr>
      <w:r>
        <w:t>A la date effective de suspension, une alerte est générée dans le tableau de bord.</w:t>
      </w:r>
    </w:p>
    <w:p w:rsidR="0056138A" w:rsidRDefault="0056138A" w:rsidP="00FB1421">
      <w:pPr>
        <w:pStyle w:val="ListParagraph"/>
        <w:numPr>
          <w:ilvl w:val="0"/>
          <w:numId w:val="12"/>
        </w:numPr>
        <w:spacing w:before="60" w:line="240" w:lineRule="auto"/>
        <w:jc w:val="both"/>
      </w:pPr>
      <w:r>
        <w:t>L’utilisateur doit désactiver le titre concerné manuellement dans le Référentiel Valeurs.</w:t>
      </w:r>
    </w:p>
    <w:p w:rsidR="0056138A" w:rsidRDefault="0056138A" w:rsidP="00FB1421">
      <w:pPr>
        <w:pStyle w:val="ListParagraph"/>
        <w:numPr>
          <w:ilvl w:val="0"/>
          <w:numId w:val="12"/>
        </w:numPr>
        <w:spacing w:before="60" w:line="240" w:lineRule="auto"/>
        <w:jc w:val="both"/>
      </w:pPr>
      <w:r>
        <w:t>IDEM pour l’annonce d’activation, l’utilisateur doit réactiver le titre manuellement dans le Référentiel Valeurs.</w:t>
      </w:r>
    </w:p>
    <w:p w:rsidR="0056138A" w:rsidRDefault="0056138A" w:rsidP="00FB1421">
      <w:pPr>
        <w:pStyle w:val="ListParagraph"/>
        <w:numPr>
          <w:ilvl w:val="0"/>
          <w:numId w:val="12"/>
        </w:numPr>
        <w:spacing w:before="60" w:line="240" w:lineRule="auto"/>
        <w:jc w:val="both"/>
      </w:pPr>
      <w:r>
        <w:t>IDEM pour l’annonce de changement de description/Nom, l’utilisateur doit mettre à jour la description/le nom du titre manuellement dans le Référentiel Valeurs.</w:t>
      </w:r>
    </w:p>
    <w:p w:rsidR="0056138A" w:rsidRDefault="0056138A"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B60DF0" w:rsidRDefault="00B60DF0" w:rsidP="00805681">
      <w:pPr>
        <w:pStyle w:val="Style2"/>
      </w:pPr>
      <w:bookmarkStart w:id="125" w:name="_Toc409450771"/>
      <w:r>
        <w:lastRenderedPageBreak/>
        <w:t>Description du traitement des  nouvelles OST non gérées par MegaCor .</w:t>
      </w:r>
      <w:bookmarkEnd w:id="125"/>
    </w:p>
    <w:p w:rsidR="00B60DF0" w:rsidRDefault="004C45CA" w:rsidP="00430112">
      <w:pPr>
        <w:spacing w:before="60" w:line="240" w:lineRule="auto"/>
        <w:jc w:val="both"/>
        <w:rPr>
          <w:ins w:id="126" w:author="student" w:date="2015-04-08T17:27:00Z"/>
          <w:sz w:val="20"/>
          <w:szCs w:val="20"/>
        </w:rPr>
      </w:pPr>
      <w:ins w:id="127" w:author="student" w:date="2015-04-08T17:26:00Z">
        <w:r>
          <w:rPr>
            <w:sz w:val="20"/>
            <w:szCs w:val="20"/>
          </w:rPr>
          <w:t xml:space="preserve">Les 3 nouvelles OST ne sont pas </w:t>
        </w:r>
        <w:r>
          <w:rPr>
            <w:sz w:val="20"/>
            <w:szCs w:val="20"/>
          </w:rPr>
          <w:t>retenu</w:t>
        </w:r>
      </w:ins>
      <w:ins w:id="128" w:author="student" w:date="2015-04-08T17:27:00Z">
        <w:r>
          <w:rPr>
            <w:sz w:val="20"/>
            <w:szCs w:val="20"/>
          </w:rPr>
          <w:t>es</w:t>
        </w:r>
      </w:ins>
      <w:ins w:id="129" w:author="student" w:date="2015-04-08T17:26:00Z">
        <w:r>
          <w:rPr>
            <w:sz w:val="20"/>
            <w:szCs w:val="20"/>
          </w:rPr>
          <w:t xml:space="preserve"> selon le document « Phase d’</w:t>
        </w:r>
      </w:ins>
      <w:ins w:id="130" w:author="student" w:date="2015-04-08T17:27:00Z">
        <w:r w:rsidR="00A15A3E">
          <w:rPr>
            <w:sz w:val="20"/>
            <w:szCs w:val="20"/>
          </w:rPr>
          <w:t>élaboration</w:t>
        </w:r>
      </w:ins>
      <w:ins w:id="131" w:author="student" w:date="2015-04-08T17:26:00Z">
        <w:r>
          <w:rPr>
            <w:sz w:val="20"/>
            <w:szCs w:val="20"/>
          </w:rPr>
          <w:t xml:space="preserve"> Gaps fonctionnels» du 24/03/2015.</w:t>
        </w:r>
      </w:ins>
    </w:p>
    <w:p w:rsidR="004C45CA" w:rsidRDefault="004C45CA" w:rsidP="00430112">
      <w:pPr>
        <w:spacing w:before="60" w:line="240" w:lineRule="auto"/>
        <w:jc w:val="both"/>
      </w:pPr>
    </w:p>
    <w:p w:rsidR="00FF4B53" w:rsidRDefault="00FF4B53" w:rsidP="00FF4B53">
      <w:pPr>
        <w:pStyle w:val="Heading3"/>
      </w:pPr>
      <w:bookmarkStart w:id="132" w:name="_Toc409450772"/>
      <w:r w:rsidRPr="00FF4B53">
        <w:t>Certification Non-US TEFRA D</w:t>
      </w:r>
      <w:bookmarkEnd w:id="132"/>
    </w:p>
    <w:p w:rsidR="00FF4B53" w:rsidRDefault="00FF4B53" w:rsidP="00430112">
      <w:pPr>
        <w:spacing w:before="60" w:line="240" w:lineRule="auto"/>
        <w:jc w:val="both"/>
      </w:pPr>
    </w:p>
    <w:p w:rsidR="00FF4B53" w:rsidRDefault="00FF4B53" w:rsidP="00FF4B53">
      <w:pPr>
        <w:spacing w:line="240" w:lineRule="auto"/>
        <w:jc w:val="both"/>
      </w:pPr>
      <w:r>
        <w:t>Ce pa</w:t>
      </w:r>
      <w:r w:rsidR="00B81E97">
        <w:t>ragraphe décrit le traitement de la Certification</w:t>
      </w:r>
      <w:r>
        <w:t>. (</w:t>
      </w:r>
      <w:r w:rsidR="00B81E97">
        <w:t>CERT</w:t>
      </w:r>
      <w:r>
        <w:t>)</w:t>
      </w:r>
    </w:p>
    <w:p w:rsidR="005F114E" w:rsidRDefault="005F114E" w:rsidP="00FF4B53">
      <w:pPr>
        <w:spacing w:line="240" w:lineRule="auto"/>
        <w:jc w:val="both"/>
      </w:pPr>
      <w:r>
        <w:t>Certification est une OST obligatoire avec choix. (CHOS)</w:t>
      </w:r>
    </w:p>
    <w:p w:rsidR="008673D8" w:rsidRDefault="008673D8" w:rsidP="00FF4B53">
      <w:pPr>
        <w:spacing w:line="240" w:lineRule="auto"/>
        <w:jc w:val="both"/>
      </w:pPr>
      <w:r>
        <w:t xml:space="preserve">L’annonce consiste en l’exigence </w:t>
      </w:r>
      <w:r w:rsidR="008132A2">
        <w:t>des propriétaires réels non-américains</w:t>
      </w:r>
      <w:r>
        <w:t xml:space="preserve"> </w:t>
      </w:r>
      <w:r w:rsidR="008132A2">
        <w:t>d’une</w:t>
      </w:r>
      <w:r>
        <w:t xml:space="preserve"> certification</w:t>
      </w:r>
      <w:r w:rsidR="008132A2">
        <w:t xml:space="preserve"> d’échange de notes </w:t>
      </w:r>
      <w:r w:rsidRPr="008673D8">
        <w:t xml:space="preserve">provisoires </w:t>
      </w:r>
      <w:r w:rsidR="008132A2">
        <w:t>ou</w:t>
      </w:r>
      <w:r w:rsidRPr="008673D8">
        <w:t xml:space="preserve"> permanentes.</w:t>
      </w:r>
    </w:p>
    <w:p w:rsidR="00FF4B53" w:rsidRDefault="00FF4B53" w:rsidP="00FF4B53">
      <w:pPr>
        <w:spacing w:line="240" w:lineRule="auto"/>
      </w:pPr>
    </w:p>
    <w:p w:rsidR="00FF4B53" w:rsidRDefault="00FF4B53" w:rsidP="00FB1421">
      <w:pPr>
        <w:pStyle w:val="ListParagraph"/>
        <w:numPr>
          <w:ilvl w:val="0"/>
          <w:numId w:val="46"/>
        </w:numPr>
        <w:spacing w:line="240" w:lineRule="auto"/>
        <w:ind w:left="284"/>
      </w:pPr>
      <w:r>
        <w:t xml:space="preserve">Réception d’un préavis d’annonce via MT564 </w:t>
      </w:r>
      <w:r w:rsidR="009E0C46">
        <w:t xml:space="preserve">+ MT568 </w:t>
      </w:r>
      <w:r>
        <w:t>de BPSS ou Euroclear</w:t>
      </w:r>
    </w:p>
    <w:p w:rsidR="00FF4B53" w:rsidRDefault="00FF4B53" w:rsidP="00FB1421">
      <w:pPr>
        <w:pStyle w:val="ListParagraph"/>
        <w:numPr>
          <w:ilvl w:val="0"/>
          <w:numId w:val="12"/>
        </w:numPr>
        <w:spacing w:line="240" w:lineRule="auto"/>
      </w:pPr>
      <w:r>
        <w:t>Une annonce est automatiquement créée dans MegaCor reflétant des données reçues dans le Swift.</w:t>
      </w:r>
    </w:p>
    <w:tbl>
      <w:tblPr>
        <w:tblStyle w:val="TableGrid"/>
        <w:tblW w:w="0" w:type="auto"/>
        <w:tblInd w:w="392" w:type="dxa"/>
        <w:tblLook w:val="04A0"/>
      </w:tblPr>
      <w:tblGrid>
        <w:gridCol w:w="4291"/>
        <w:gridCol w:w="4277"/>
      </w:tblGrid>
      <w:tr w:rsidR="00FF4B53" w:rsidTr="00B8715F">
        <w:tc>
          <w:tcPr>
            <w:tcW w:w="4291" w:type="dxa"/>
            <w:shd w:val="clear" w:color="auto" w:fill="A6A6A6" w:themeFill="background1" w:themeFillShade="A6"/>
          </w:tcPr>
          <w:p w:rsidR="00FF4B53" w:rsidRPr="00403734" w:rsidRDefault="00FF4B53" w:rsidP="00B8715F">
            <w:pPr>
              <w:pStyle w:val="ListParagraph"/>
              <w:ind w:left="0"/>
              <w:rPr>
                <w:b/>
              </w:rPr>
            </w:pPr>
            <w:r w:rsidRPr="00403734">
              <w:rPr>
                <w:b/>
              </w:rPr>
              <w:t xml:space="preserve">Données </w:t>
            </w:r>
          </w:p>
        </w:tc>
        <w:tc>
          <w:tcPr>
            <w:tcW w:w="4277" w:type="dxa"/>
            <w:shd w:val="clear" w:color="auto" w:fill="A6A6A6" w:themeFill="background1" w:themeFillShade="A6"/>
          </w:tcPr>
          <w:p w:rsidR="00FF4B53" w:rsidRPr="00403734" w:rsidRDefault="00FF4B53" w:rsidP="00B8715F">
            <w:pPr>
              <w:pStyle w:val="ListParagraph"/>
              <w:ind w:left="0"/>
              <w:rPr>
                <w:b/>
              </w:rPr>
            </w:pPr>
            <w:r w:rsidRPr="00403734">
              <w:rPr>
                <w:b/>
              </w:rPr>
              <w:t>Valeur</w:t>
            </w:r>
          </w:p>
        </w:tc>
      </w:tr>
      <w:tr w:rsidR="00FF4B53" w:rsidTr="00B8715F">
        <w:tc>
          <w:tcPr>
            <w:tcW w:w="4291" w:type="dxa"/>
          </w:tcPr>
          <w:p w:rsidR="00FF4B53" w:rsidRPr="00403734" w:rsidRDefault="00FF4B53" w:rsidP="00B8715F">
            <w:pPr>
              <w:pStyle w:val="ListParagraph"/>
              <w:ind w:left="0"/>
              <w:rPr>
                <w:sz w:val="20"/>
              </w:rPr>
            </w:pPr>
            <w:r w:rsidRPr="00403734">
              <w:rPr>
                <w:sz w:val="20"/>
              </w:rPr>
              <w:t>Titre concerné</w:t>
            </w:r>
          </w:p>
        </w:tc>
        <w:tc>
          <w:tcPr>
            <w:tcW w:w="4277" w:type="dxa"/>
          </w:tcPr>
          <w:p w:rsidR="00FF4B53" w:rsidRPr="00403734" w:rsidRDefault="00FF4B53" w:rsidP="00B8715F">
            <w:pPr>
              <w:pStyle w:val="ListParagraph"/>
              <w:ind w:left="0"/>
              <w:rPr>
                <w:sz w:val="20"/>
              </w:rPr>
            </w:pPr>
            <w:r>
              <w:rPr>
                <w:sz w:val="20"/>
              </w:rPr>
              <w:t>Titre A</w:t>
            </w:r>
          </w:p>
        </w:tc>
      </w:tr>
      <w:tr w:rsidR="00FF4B53" w:rsidTr="00B8715F">
        <w:tc>
          <w:tcPr>
            <w:tcW w:w="4291" w:type="dxa"/>
          </w:tcPr>
          <w:p w:rsidR="00FF4B53" w:rsidRPr="00403734" w:rsidRDefault="00FF4B53" w:rsidP="00C160F7">
            <w:pPr>
              <w:pStyle w:val="ListParagraph"/>
              <w:ind w:left="0"/>
              <w:rPr>
                <w:sz w:val="20"/>
              </w:rPr>
            </w:pPr>
            <w:r w:rsidRPr="00403734">
              <w:rPr>
                <w:sz w:val="20"/>
              </w:rPr>
              <w:t xml:space="preserve">Date </w:t>
            </w:r>
            <w:r w:rsidR="00C160F7">
              <w:rPr>
                <w:sz w:val="20"/>
              </w:rPr>
              <w:t xml:space="preserve"> limite de certification</w:t>
            </w:r>
          </w:p>
        </w:tc>
        <w:tc>
          <w:tcPr>
            <w:tcW w:w="4277" w:type="dxa"/>
          </w:tcPr>
          <w:p w:rsidR="00FF4B53" w:rsidRPr="00403734" w:rsidRDefault="00C160F7" w:rsidP="00B8715F">
            <w:pPr>
              <w:pStyle w:val="ListParagraph"/>
              <w:ind w:left="0"/>
              <w:rPr>
                <w:sz w:val="20"/>
              </w:rPr>
            </w:pPr>
            <w:r>
              <w:rPr>
                <w:sz w:val="20"/>
              </w:rPr>
              <w:t>30</w:t>
            </w:r>
            <w:r w:rsidR="00FF4B53" w:rsidRPr="00403734">
              <w:rPr>
                <w:sz w:val="20"/>
              </w:rPr>
              <w:t>/12/2014</w:t>
            </w:r>
          </w:p>
        </w:tc>
      </w:tr>
      <w:tr w:rsidR="00AF1237" w:rsidTr="00B8715F">
        <w:tc>
          <w:tcPr>
            <w:tcW w:w="4291" w:type="dxa"/>
          </w:tcPr>
          <w:p w:rsidR="00AF1237" w:rsidRPr="009E0C46" w:rsidRDefault="00AF1237" w:rsidP="00B8715F">
            <w:pPr>
              <w:pStyle w:val="ListParagraph"/>
              <w:ind w:left="0"/>
              <w:rPr>
                <w:sz w:val="20"/>
              </w:rPr>
            </w:pPr>
            <w:r w:rsidRPr="009E0C46">
              <w:rPr>
                <w:sz w:val="20"/>
              </w:rPr>
              <w:t>Option QINV</w:t>
            </w:r>
            <w:r w:rsidR="009E0C46" w:rsidRPr="009E0C46">
              <w:rPr>
                <w:sz w:val="20"/>
              </w:rPr>
              <w:t> </w:t>
            </w:r>
            <w:r w:rsidRPr="009E0C46">
              <w:rPr>
                <w:sz w:val="20"/>
              </w:rPr>
              <w:t>: qualified investor</w:t>
            </w:r>
          </w:p>
        </w:tc>
        <w:tc>
          <w:tcPr>
            <w:tcW w:w="4277" w:type="dxa"/>
          </w:tcPr>
          <w:p w:rsidR="00AF1237" w:rsidRDefault="00AF1237" w:rsidP="00B8715F">
            <w:pPr>
              <w:pStyle w:val="ListParagraph"/>
              <w:ind w:left="0"/>
              <w:rPr>
                <w:sz w:val="20"/>
              </w:rPr>
            </w:pPr>
          </w:p>
        </w:tc>
      </w:tr>
      <w:tr w:rsidR="00AF1237" w:rsidTr="00B8715F">
        <w:tc>
          <w:tcPr>
            <w:tcW w:w="4291" w:type="dxa"/>
          </w:tcPr>
          <w:p w:rsidR="00AF1237" w:rsidRPr="009E0C46" w:rsidRDefault="00AF1237" w:rsidP="00B8715F">
            <w:pPr>
              <w:pStyle w:val="ListParagraph"/>
              <w:ind w:left="0"/>
              <w:rPr>
                <w:sz w:val="20"/>
              </w:rPr>
            </w:pPr>
            <w:r w:rsidRPr="009E0C46">
              <w:rPr>
                <w:sz w:val="20"/>
              </w:rPr>
              <w:t>Option NOQU</w:t>
            </w:r>
            <w:r w:rsidR="009E0C46" w:rsidRPr="009E0C46">
              <w:rPr>
                <w:sz w:val="20"/>
              </w:rPr>
              <w:t> </w:t>
            </w:r>
            <w:r w:rsidRPr="009E0C46">
              <w:rPr>
                <w:sz w:val="20"/>
              </w:rPr>
              <w:t>: non qualified investor</w:t>
            </w:r>
          </w:p>
        </w:tc>
        <w:tc>
          <w:tcPr>
            <w:tcW w:w="4277" w:type="dxa"/>
          </w:tcPr>
          <w:p w:rsidR="00AF1237" w:rsidRDefault="00AF1237" w:rsidP="00B8715F">
            <w:pPr>
              <w:pStyle w:val="ListParagraph"/>
              <w:ind w:left="0"/>
              <w:rPr>
                <w:sz w:val="20"/>
              </w:rPr>
            </w:pPr>
          </w:p>
        </w:tc>
      </w:tr>
      <w:tr w:rsidR="009E0C46" w:rsidTr="009E0C46">
        <w:trPr>
          <w:trHeight w:val="66"/>
        </w:trPr>
        <w:tc>
          <w:tcPr>
            <w:tcW w:w="4291" w:type="dxa"/>
          </w:tcPr>
          <w:p w:rsidR="009E0C46" w:rsidRPr="009E0C46" w:rsidRDefault="009E0C46" w:rsidP="00B8715F">
            <w:pPr>
              <w:pStyle w:val="ListParagraph"/>
              <w:ind w:left="0"/>
              <w:rPr>
                <w:sz w:val="20"/>
              </w:rPr>
            </w:pPr>
            <w:r w:rsidRPr="009E0C46">
              <w:rPr>
                <w:sz w:val="20"/>
              </w:rPr>
              <w:t>commentaires</w:t>
            </w:r>
          </w:p>
        </w:tc>
        <w:tc>
          <w:tcPr>
            <w:tcW w:w="4277" w:type="dxa"/>
          </w:tcPr>
          <w:p w:rsidR="009E0C46" w:rsidRDefault="009E0C46" w:rsidP="00B8715F">
            <w:pPr>
              <w:pStyle w:val="ListParagraph"/>
              <w:ind w:left="0"/>
              <w:rPr>
                <w:sz w:val="20"/>
              </w:rPr>
            </w:pPr>
            <w:r>
              <w:rPr>
                <w:sz w:val="20"/>
              </w:rPr>
              <w:t>Reçus dans MT568</w:t>
            </w:r>
          </w:p>
        </w:tc>
      </w:tr>
    </w:tbl>
    <w:p w:rsidR="00FF4B53" w:rsidRDefault="00FF4B53" w:rsidP="00FF4B53">
      <w:pPr>
        <w:pStyle w:val="ListParagraph"/>
        <w:spacing w:line="240" w:lineRule="auto"/>
      </w:pPr>
    </w:p>
    <w:p w:rsidR="00FF4B53" w:rsidRDefault="00FF4B53" w:rsidP="00FB1421">
      <w:pPr>
        <w:pStyle w:val="ListParagraph"/>
        <w:numPr>
          <w:ilvl w:val="0"/>
          <w:numId w:val="46"/>
        </w:numPr>
        <w:spacing w:line="240" w:lineRule="auto"/>
        <w:ind w:left="284"/>
      </w:pPr>
      <w:r>
        <w:t xml:space="preserve">Calcul des Positions éligibles en se basant sur la date </w:t>
      </w:r>
      <w:r w:rsidR="005668AE">
        <w:t>limite de certification</w:t>
      </w:r>
      <w:r>
        <w:t xml:space="preserve"> et</w:t>
      </w:r>
      <w:r w:rsidR="005668AE">
        <w:t xml:space="preserve"> sur</w:t>
      </w:r>
      <w:r>
        <w:t xml:space="preserve"> les positions fermes + suspens éligibles.</w:t>
      </w:r>
    </w:p>
    <w:p w:rsidR="00FF4B53" w:rsidRDefault="00FF4B53" w:rsidP="00FF4B53">
      <w:pPr>
        <w:spacing w:line="240" w:lineRule="auto"/>
        <w:jc w:val="both"/>
        <w:rPr>
          <w:lang w:eastAsia="ar-SA"/>
        </w:rPr>
      </w:pPr>
    </w:p>
    <w:p w:rsidR="00FF4B53" w:rsidRDefault="00FF4B53" w:rsidP="00FF4B53">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FF4B53" w:rsidRDefault="00FF4B53" w:rsidP="00FF4B53">
      <w:pPr>
        <w:pStyle w:val="ListParagraph"/>
        <w:spacing w:line="240" w:lineRule="auto"/>
        <w:ind w:left="0"/>
      </w:pPr>
    </w:p>
    <w:p w:rsidR="00FF4B53" w:rsidRDefault="00FF4B53" w:rsidP="00FB1421">
      <w:pPr>
        <w:pStyle w:val="ListParagraph"/>
        <w:numPr>
          <w:ilvl w:val="0"/>
          <w:numId w:val="46"/>
        </w:numPr>
        <w:spacing w:line="240" w:lineRule="auto"/>
        <w:ind w:left="284"/>
      </w:pPr>
      <w:r>
        <w:t>Génération automatique de notifications aux clients éligible dés que l’OST passe au statut « Validée».</w:t>
      </w:r>
    </w:p>
    <w:p w:rsidR="005668AE" w:rsidRDefault="005668AE" w:rsidP="00FB1421">
      <w:pPr>
        <w:pStyle w:val="ListParagraph"/>
        <w:numPr>
          <w:ilvl w:val="0"/>
          <w:numId w:val="12"/>
        </w:numPr>
        <w:spacing w:line="240" w:lineRule="auto"/>
      </w:pPr>
      <w:r>
        <w:t>les comptes propres d’Attijari doivent être exclus de la notification, c.à.d.  aucune notification ne sera envoyé lorsque le compte titre éligible  a comme propriété : masse de ségrégation = Avoir propre.</w:t>
      </w:r>
    </w:p>
    <w:p w:rsidR="00FF4B53" w:rsidRDefault="005668AE" w:rsidP="00FB1421">
      <w:pPr>
        <w:pStyle w:val="ListParagraph"/>
        <w:numPr>
          <w:ilvl w:val="0"/>
          <w:numId w:val="12"/>
        </w:numPr>
        <w:spacing w:line="240" w:lineRule="auto"/>
      </w:pPr>
      <w:r>
        <w:t>Un Swift MT564+MT568 ou rapport seront</w:t>
      </w:r>
      <w:r w:rsidR="00FF4B53">
        <w:t xml:space="preserve"> envoyé</w:t>
      </w:r>
      <w:r>
        <w:t>s</w:t>
      </w:r>
      <w:r w:rsidR="00FF4B53">
        <w:t xml:space="preserve"> selon le profil de Reporting des clients.</w:t>
      </w:r>
    </w:p>
    <w:p w:rsidR="00FF4B53" w:rsidRDefault="00FF4B53" w:rsidP="00FF4B53">
      <w:pPr>
        <w:spacing w:before="60" w:line="240" w:lineRule="auto"/>
        <w:jc w:val="both"/>
      </w:pPr>
    </w:p>
    <w:p w:rsidR="00FF4B53" w:rsidRDefault="00DE182F" w:rsidP="00FB1421">
      <w:pPr>
        <w:pStyle w:val="ListParagraph"/>
        <w:numPr>
          <w:ilvl w:val="0"/>
          <w:numId w:val="46"/>
        </w:numPr>
        <w:spacing w:line="240" w:lineRule="auto"/>
        <w:ind w:left="284"/>
      </w:pPr>
      <w:r>
        <w:t>Réception/Saisie manuelle d’instructions clients</w:t>
      </w:r>
    </w:p>
    <w:p w:rsidR="00FE16B9" w:rsidRDefault="00FE16B9" w:rsidP="00FE16B9">
      <w:pPr>
        <w:pStyle w:val="ListParagraph"/>
        <w:spacing w:line="240" w:lineRule="auto"/>
        <w:ind w:left="284"/>
      </w:pPr>
    </w:p>
    <w:p w:rsidR="00505560" w:rsidRDefault="00F57517" w:rsidP="00FB1421">
      <w:pPr>
        <w:pStyle w:val="ListParagraph"/>
        <w:numPr>
          <w:ilvl w:val="0"/>
          <w:numId w:val="12"/>
        </w:numPr>
        <w:spacing w:line="240" w:lineRule="auto"/>
      </w:pPr>
      <w:r>
        <w:t>Toute instruction reçue ou créée manuellement sera</w:t>
      </w:r>
      <w:r w:rsidR="00505560">
        <w:t xml:space="preserve"> bloquée pour validation</w:t>
      </w:r>
    </w:p>
    <w:p w:rsidR="00505560" w:rsidRDefault="00505560" w:rsidP="00FB1421">
      <w:pPr>
        <w:pStyle w:val="ListParagraph"/>
        <w:numPr>
          <w:ilvl w:val="0"/>
          <w:numId w:val="12"/>
        </w:numPr>
        <w:spacing w:line="240" w:lineRule="auto"/>
      </w:pPr>
      <w:r>
        <w:t>Les instructions sur comptes propres d’Attijari seront créées manuellement.</w:t>
      </w:r>
    </w:p>
    <w:p w:rsidR="00F57517" w:rsidRDefault="00505560" w:rsidP="00FB1421">
      <w:pPr>
        <w:pStyle w:val="ListParagraph"/>
        <w:numPr>
          <w:ilvl w:val="0"/>
          <w:numId w:val="12"/>
        </w:numPr>
        <w:spacing w:line="240" w:lineRule="auto"/>
      </w:pPr>
      <w:r>
        <w:t>Une alerte est générée dans le tableau de bord pour les instructions en attente de validation.</w:t>
      </w:r>
      <w:r w:rsidR="00F57517">
        <w:t xml:space="preserve"> </w:t>
      </w:r>
    </w:p>
    <w:p w:rsidR="00505560" w:rsidRDefault="00505560" w:rsidP="00505560">
      <w:pPr>
        <w:pStyle w:val="ListParagraph"/>
        <w:spacing w:line="240" w:lineRule="auto"/>
      </w:pPr>
    </w:p>
    <w:p w:rsidR="00505560" w:rsidRDefault="00505560" w:rsidP="00FB1421">
      <w:pPr>
        <w:pStyle w:val="ListParagraph"/>
        <w:numPr>
          <w:ilvl w:val="0"/>
          <w:numId w:val="46"/>
        </w:numPr>
        <w:spacing w:line="240" w:lineRule="auto"/>
        <w:ind w:left="284"/>
      </w:pPr>
      <w:r>
        <w:t>Validation manuelle des instructions clients.</w:t>
      </w:r>
    </w:p>
    <w:p w:rsidR="00505560" w:rsidRDefault="00505560" w:rsidP="00FB1421">
      <w:pPr>
        <w:pStyle w:val="ListParagraph"/>
        <w:numPr>
          <w:ilvl w:val="0"/>
          <w:numId w:val="12"/>
        </w:numPr>
        <w:spacing w:line="240" w:lineRule="auto"/>
      </w:pPr>
      <w:r>
        <w:t>L’utilisateur valide l’instruction après vérification si le client a présenté les certifications requises.</w:t>
      </w:r>
    </w:p>
    <w:p w:rsidR="00BE1426" w:rsidRDefault="00BE1426" w:rsidP="00FB1421">
      <w:pPr>
        <w:pStyle w:val="ListParagraph"/>
        <w:numPr>
          <w:ilvl w:val="0"/>
          <w:numId w:val="12"/>
        </w:numPr>
        <w:spacing w:line="240" w:lineRule="auto"/>
      </w:pPr>
      <w:r>
        <w:t xml:space="preserve">Les certifications/documents sont gérés hors MegaCor, Attijari se charge de collecter les certificats et de les transmettre aux </w:t>
      </w:r>
      <w:r w:rsidR="0076734C">
        <w:t>dépositaires</w:t>
      </w:r>
      <w:r>
        <w:t>.</w:t>
      </w:r>
    </w:p>
    <w:p w:rsidR="00505560" w:rsidRDefault="00505560" w:rsidP="00FB1421">
      <w:pPr>
        <w:pStyle w:val="ListParagraph"/>
        <w:numPr>
          <w:ilvl w:val="0"/>
          <w:numId w:val="12"/>
        </w:numPr>
        <w:spacing w:line="240" w:lineRule="auto"/>
      </w:pPr>
      <w:r>
        <w:t>Une instruction Marché est automatiquement créée en attente d’envoi.</w:t>
      </w:r>
    </w:p>
    <w:p w:rsidR="00505560" w:rsidRDefault="00505560" w:rsidP="00505560">
      <w:pPr>
        <w:pStyle w:val="ListParagraph"/>
        <w:spacing w:line="240" w:lineRule="auto"/>
      </w:pPr>
    </w:p>
    <w:p w:rsidR="00505560" w:rsidRDefault="00505560" w:rsidP="00FB1421">
      <w:pPr>
        <w:pStyle w:val="ListParagraph"/>
        <w:numPr>
          <w:ilvl w:val="0"/>
          <w:numId w:val="46"/>
        </w:numPr>
        <w:spacing w:line="240" w:lineRule="auto"/>
        <w:ind w:left="284"/>
      </w:pPr>
      <w:r>
        <w:t>Validation et Envoi des instructions Marché</w:t>
      </w:r>
    </w:p>
    <w:p w:rsidR="00505560" w:rsidRDefault="00505560" w:rsidP="00FB1421">
      <w:pPr>
        <w:pStyle w:val="ListParagraph"/>
        <w:numPr>
          <w:ilvl w:val="0"/>
          <w:numId w:val="12"/>
        </w:numPr>
        <w:spacing w:line="240" w:lineRule="auto"/>
      </w:pPr>
      <w:r>
        <w:t>Une MT565 est envoyé avec un commentaire fixe généré automatiquement.</w:t>
      </w:r>
    </w:p>
    <w:p w:rsidR="00505560" w:rsidRDefault="00505560" w:rsidP="00505560">
      <w:pPr>
        <w:pStyle w:val="ListParagraph"/>
        <w:spacing w:line="240" w:lineRule="auto"/>
      </w:pPr>
      <w:r w:rsidRPr="00505560">
        <w:rPr>
          <w:b/>
        </w:rPr>
        <w:t>70E:COMP/CERT/ 'A'</w:t>
      </w:r>
    </w:p>
    <w:p w:rsidR="00505560" w:rsidRDefault="00505560" w:rsidP="00505560">
      <w:pPr>
        <w:pStyle w:val="ListParagraph"/>
        <w:spacing w:line="240" w:lineRule="auto"/>
      </w:pPr>
    </w:p>
    <w:p w:rsidR="00DE182F" w:rsidRDefault="00DE182F" w:rsidP="00DE182F">
      <w:pPr>
        <w:pStyle w:val="Heading3"/>
      </w:pPr>
      <w:bookmarkStart w:id="133" w:name="_Toc409450773"/>
      <w:r w:rsidRPr="00FF4B53">
        <w:t>Withholding Tax Relief Certification</w:t>
      </w:r>
      <w:bookmarkEnd w:id="133"/>
    </w:p>
    <w:p w:rsidR="00FF4B53" w:rsidRDefault="00FF4B53" w:rsidP="00430112">
      <w:pPr>
        <w:spacing w:before="60" w:line="240" w:lineRule="auto"/>
        <w:jc w:val="both"/>
      </w:pPr>
    </w:p>
    <w:p w:rsidR="005F114E" w:rsidRDefault="005F114E" w:rsidP="007D0475">
      <w:pPr>
        <w:spacing w:line="240" w:lineRule="auto"/>
        <w:jc w:val="both"/>
      </w:pPr>
      <w:r>
        <w:t>Ce paragraphe décrit le traitement de « Withholding tax Releif Certification ». (WTRC)</w:t>
      </w:r>
    </w:p>
    <w:p w:rsidR="00265D93" w:rsidRDefault="00265D93" w:rsidP="007D0475">
      <w:pPr>
        <w:spacing w:line="240" w:lineRule="auto"/>
        <w:jc w:val="both"/>
      </w:pPr>
      <w:r>
        <w:t>WTRC est une OST volontaire sans options.</w:t>
      </w:r>
    </w:p>
    <w:p w:rsidR="005F114E" w:rsidRDefault="005F114E" w:rsidP="007D0475">
      <w:pPr>
        <w:spacing w:line="240" w:lineRule="auto"/>
        <w:jc w:val="both"/>
      </w:pPr>
      <w:r>
        <w:t xml:space="preserve">L’annonce </w:t>
      </w:r>
      <w:r w:rsidR="00265D93">
        <w:t xml:space="preserve">consiste en </w:t>
      </w:r>
      <w:r>
        <w:t xml:space="preserve">un processus de certification en vue présenter les documents nécessaires pour bénéficier d’un allégement </w:t>
      </w:r>
      <w:r w:rsidR="00265D93">
        <w:t>fiscal</w:t>
      </w:r>
      <w:r>
        <w:t> : réductions ou exemptions fondé sur le statut fiscal du bénéficiaire finale.</w:t>
      </w:r>
    </w:p>
    <w:p w:rsidR="009F51B1" w:rsidRDefault="009F51B1" w:rsidP="007D0475">
      <w:pPr>
        <w:spacing w:line="240" w:lineRule="auto"/>
        <w:jc w:val="both"/>
      </w:pPr>
      <w:r>
        <w:t>Cette opération est souvent annoncée avant le paiement des dividendes</w:t>
      </w:r>
    </w:p>
    <w:p w:rsidR="009F51B1" w:rsidRDefault="009F51B1" w:rsidP="007D0475">
      <w:pPr>
        <w:spacing w:line="240" w:lineRule="auto"/>
        <w:jc w:val="both"/>
      </w:pPr>
    </w:p>
    <w:p w:rsidR="009F51B1" w:rsidRDefault="005F114E" w:rsidP="00FB1421">
      <w:pPr>
        <w:pStyle w:val="ListParagraph"/>
        <w:numPr>
          <w:ilvl w:val="0"/>
          <w:numId w:val="46"/>
        </w:numPr>
        <w:spacing w:line="240" w:lineRule="auto"/>
        <w:ind w:left="284"/>
        <w:jc w:val="both"/>
      </w:pPr>
      <w:r>
        <w:t>Réception d’un préavis d’annonce via MT564 + MT568 de BPSS ou Euroclear</w:t>
      </w:r>
      <w:r w:rsidR="009F51B1">
        <w:t xml:space="preserve"> avec  la référence de l’OST liée distribution de dividendes.</w:t>
      </w:r>
      <w:r w:rsidR="00BB5B56">
        <w:t xml:space="preserve"> CORP</w:t>
      </w:r>
    </w:p>
    <w:p w:rsidR="005F114E" w:rsidRDefault="005F114E" w:rsidP="007D0475">
      <w:pPr>
        <w:pStyle w:val="ListParagraph"/>
        <w:spacing w:line="240" w:lineRule="auto"/>
        <w:ind w:left="284"/>
        <w:jc w:val="both"/>
      </w:pPr>
    </w:p>
    <w:p w:rsidR="005F114E" w:rsidRDefault="005F114E" w:rsidP="00FB1421">
      <w:pPr>
        <w:pStyle w:val="ListParagraph"/>
        <w:numPr>
          <w:ilvl w:val="0"/>
          <w:numId w:val="12"/>
        </w:numPr>
        <w:spacing w:line="240" w:lineRule="auto"/>
        <w:jc w:val="both"/>
      </w:pPr>
      <w:r>
        <w:t>Une annonce est automatiquement créée dans MegaCor reflétant des données reçues dans le Swift.</w:t>
      </w:r>
    </w:p>
    <w:p w:rsidR="007D0475" w:rsidRDefault="007D0475" w:rsidP="007D0475">
      <w:pPr>
        <w:pStyle w:val="ListParagraph"/>
        <w:spacing w:line="240" w:lineRule="auto"/>
        <w:jc w:val="both"/>
      </w:pPr>
    </w:p>
    <w:tbl>
      <w:tblPr>
        <w:tblStyle w:val="TableGrid"/>
        <w:tblW w:w="0" w:type="auto"/>
        <w:tblInd w:w="392" w:type="dxa"/>
        <w:tblLook w:val="04A0"/>
      </w:tblPr>
      <w:tblGrid>
        <w:gridCol w:w="4291"/>
        <w:gridCol w:w="4277"/>
      </w:tblGrid>
      <w:tr w:rsidR="005F114E" w:rsidTr="00B8715F">
        <w:tc>
          <w:tcPr>
            <w:tcW w:w="4291" w:type="dxa"/>
            <w:shd w:val="clear" w:color="auto" w:fill="A6A6A6" w:themeFill="background1" w:themeFillShade="A6"/>
          </w:tcPr>
          <w:p w:rsidR="005F114E" w:rsidRPr="00403734" w:rsidRDefault="005F114E" w:rsidP="00B8715F">
            <w:pPr>
              <w:pStyle w:val="ListParagraph"/>
              <w:ind w:left="0"/>
              <w:rPr>
                <w:b/>
              </w:rPr>
            </w:pPr>
            <w:r w:rsidRPr="00403734">
              <w:rPr>
                <w:b/>
              </w:rPr>
              <w:t xml:space="preserve">Données </w:t>
            </w:r>
          </w:p>
        </w:tc>
        <w:tc>
          <w:tcPr>
            <w:tcW w:w="4277" w:type="dxa"/>
            <w:shd w:val="clear" w:color="auto" w:fill="A6A6A6" w:themeFill="background1" w:themeFillShade="A6"/>
          </w:tcPr>
          <w:p w:rsidR="005F114E" w:rsidRPr="00403734" w:rsidRDefault="005F114E" w:rsidP="00B8715F">
            <w:pPr>
              <w:pStyle w:val="ListParagraph"/>
              <w:ind w:left="0"/>
              <w:rPr>
                <w:b/>
              </w:rPr>
            </w:pPr>
            <w:r w:rsidRPr="00403734">
              <w:rPr>
                <w:b/>
              </w:rPr>
              <w:t>Valeur</w:t>
            </w:r>
          </w:p>
        </w:tc>
      </w:tr>
      <w:tr w:rsidR="005F114E" w:rsidTr="00B8715F">
        <w:tc>
          <w:tcPr>
            <w:tcW w:w="4291" w:type="dxa"/>
          </w:tcPr>
          <w:p w:rsidR="005F114E" w:rsidRPr="00403734" w:rsidRDefault="005F114E" w:rsidP="00B8715F">
            <w:pPr>
              <w:pStyle w:val="ListParagraph"/>
              <w:ind w:left="0"/>
              <w:rPr>
                <w:sz w:val="20"/>
              </w:rPr>
            </w:pPr>
            <w:r w:rsidRPr="00403734">
              <w:rPr>
                <w:sz w:val="20"/>
              </w:rPr>
              <w:t>Titre concerné</w:t>
            </w:r>
          </w:p>
        </w:tc>
        <w:tc>
          <w:tcPr>
            <w:tcW w:w="4277" w:type="dxa"/>
          </w:tcPr>
          <w:p w:rsidR="005F114E" w:rsidRPr="00403734" w:rsidRDefault="005F114E" w:rsidP="00B8715F">
            <w:pPr>
              <w:pStyle w:val="ListParagraph"/>
              <w:ind w:left="0"/>
              <w:rPr>
                <w:sz w:val="20"/>
              </w:rPr>
            </w:pPr>
            <w:r>
              <w:rPr>
                <w:sz w:val="20"/>
              </w:rPr>
              <w:t>Titre A</w:t>
            </w:r>
          </w:p>
        </w:tc>
      </w:tr>
      <w:tr w:rsidR="005F114E" w:rsidTr="00B8715F">
        <w:tc>
          <w:tcPr>
            <w:tcW w:w="4291" w:type="dxa"/>
          </w:tcPr>
          <w:p w:rsidR="005F114E" w:rsidRPr="00403734" w:rsidRDefault="005F114E" w:rsidP="00B8715F">
            <w:pPr>
              <w:pStyle w:val="ListParagraph"/>
              <w:ind w:left="0"/>
              <w:rPr>
                <w:sz w:val="20"/>
              </w:rPr>
            </w:pPr>
            <w:r w:rsidRPr="00403734">
              <w:rPr>
                <w:sz w:val="20"/>
              </w:rPr>
              <w:t xml:space="preserve">Date </w:t>
            </w:r>
            <w:r>
              <w:rPr>
                <w:sz w:val="20"/>
              </w:rPr>
              <w:t xml:space="preserve"> limite de certification</w:t>
            </w:r>
          </w:p>
        </w:tc>
        <w:tc>
          <w:tcPr>
            <w:tcW w:w="4277" w:type="dxa"/>
          </w:tcPr>
          <w:p w:rsidR="005F114E" w:rsidRPr="00403734" w:rsidRDefault="005F114E" w:rsidP="00B8715F">
            <w:pPr>
              <w:pStyle w:val="ListParagraph"/>
              <w:ind w:left="0"/>
              <w:rPr>
                <w:sz w:val="20"/>
              </w:rPr>
            </w:pPr>
            <w:r>
              <w:rPr>
                <w:sz w:val="20"/>
              </w:rPr>
              <w:t>30</w:t>
            </w:r>
            <w:r w:rsidRPr="00403734">
              <w:rPr>
                <w:sz w:val="20"/>
              </w:rPr>
              <w:t>/12/2014</w:t>
            </w:r>
          </w:p>
        </w:tc>
      </w:tr>
      <w:tr w:rsidR="00151E76" w:rsidTr="00B8715F">
        <w:tc>
          <w:tcPr>
            <w:tcW w:w="4291" w:type="dxa"/>
          </w:tcPr>
          <w:p w:rsidR="00151E76" w:rsidRPr="009E0C46" w:rsidRDefault="00151E76" w:rsidP="00B8715F">
            <w:pPr>
              <w:pStyle w:val="ListParagraph"/>
              <w:ind w:left="0"/>
              <w:rPr>
                <w:sz w:val="20"/>
              </w:rPr>
            </w:pPr>
            <w:r>
              <w:rPr>
                <w:sz w:val="20"/>
              </w:rPr>
              <w:t>Date limite de Tax</w:t>
            </w:r>
            <w:r w:rsidR="00F975EB">
              <w:rPr>
                <w:sz w:val="20"/>
              </w:rPr>
              <w:t>e</w:t>
            </w:r>
            <w:r>
              <w:rPr>
                <w:sz w:val="20"/>
              </w:rPr>
              <w:t xml:space="preserve"> breakdown</w:t>
            </w:r>
          </w:p>
        </w:tc>
        <w:tc>
          <w:tcPr>
            <w:tcW w:w="4277" w:type="dxa"/>
          </w:tcPr>
          <w:p w:rsidR="00151E76" w:rsidRDefault="00151E76" w:rsidP="00B8715F">
            <w:pPr>
              <w:pStyle w:val="ListParagraph"/>
              <w:ind w:left="0"/>
              <w:rPr>
                <w:sz w:val="20"/>
              </w:rPr>
            </w:pPr>
            <w:r>
              <w:rPr>
                <w:sz w:val="20"/>
              </w:rPr>
              <w:t>30/12/2014</w:t>
            </w:r>
          </w:p>
        </w:tc>
      </w:tr>
      <w:tr w:rsidR="00EF61A5" w:rsidTr="00B8715F">
        <w:trPr>
          <w:trHeight w:val="66"/>
        </w:trPr>
        <w:tc>
          <w:tcPr>
            <w:tcW w:w="4291" w:type="dxa"/>
          </w:tcPr>
          <w:p w:rsidR="00EF61A5" w:rsidRPr="009E0C46" w:rsidRDefault="00EF61A5" w:rsidP="00B8715F">
            <w:pPr>
              <w:pStyle w:val="ListParagraph"/>
              <w:ind w:left="0"/>
              <w:rPr>
                <w:sz w:val="20"/>
              </w:rPr>
            </w:pPr>
            <w:r>
              <w:rPr>
                <w:sz w:val="20"/>
              </w:rPr>
              <w:t>Annonce liée</w:t>
            </w:r>
          </w:p>
        </w:tc>
        <w:tc>
          <w:tcPr>
            <w:tcW w:w="4277" w:type="dxa"/>
          </w:tcPr>
          <w:p w:rsidR="00EF61A5" w:rsidRDefault="00EF61A5" w:rsidP="00B8715F">
            <w:pPr>
              <w:pStyle w:val="ListParagraph"/>
              <w:ind w:left="0"/>
              <w:rPr>
                <w:sz w:val="20"/>
              </w:rPr>
            </w:pPr>
            <w:r>
              <w:rPr>
                <w:sz w:val="20"/>
              </w:rPr>
              <w:t>DVCA00236660</w:t>
            </w:r>
          </w:p>
        </w:tc>
      </w:tr>
      <w:tr w:rsidR="005F114E" w:rsidTr="00B8715F">
        <w:trPr>
          <w:trHeight w:val="66"/>
        </w:trPr>
        <w:tc>
          <w:tcPr>
            <w:tcW w:w="4291" w:type="dxa"/>
          </w:tcPr>
          <w:p w:rsidR="005F114E" w:rsidRPr="009E0C46" w:rsidRDefault="005F114E" w:rsidP="00B8715F">
            <w:pPr>
              <w:pStyle w:val="ListParagraph"/>
              <w:ind w:left="0"/>
              <w:rPr>
                <w:sz w:val="20"/>
              </w:rPr>
            </w:pPr>
            <w:r w:rsidRPr="009E0C46">
              <w:rPr>
                <w:sz w:val="20"/>
              </w:rPr>
              <w:t>commentaires</w:t>
            </w:r>
          </w:p>
        </w:tc>
        <w:tc>
          <w:tcPr>
            <w:tcW w:w="4277" w:type="dxa"/>
          </w:tcPr>
          <w:p w:rsidR="005F114E" w:rsidRDefault="005F114E" w:rsidP="00B8715F">
            <w:pPr>
              <w:pStyle w:val="ListParagraph"/>
              <w:ind w:left="0"/>
              <w:rPr>
                <w:sz w:val="20"/>
              </w:rPr>
            </w:pPr>
            <w:r>
              <w:rPr>
                <w:sz w:val="20"/>
              </w:rPr>
              <w:t>Reçus dans MT568</w:t>
            </w:r>
          </w:p>
        </w:tc>
      </w:tr>
    </w:tbl>
    <w:p w:rsidR="005F114E" w:rsidRDefault="005F114E" w:rsidP="005F114E">
      <w:pPr>
        <w:pStyle w:val="ListParagraph"/>
        <w:spacing w:line="240" w:lineRule="auto"/>
      </w:pPr>
    </w:p>
    <w:p w:rsidR="005F114E" w:rsidRDefault="005F114E" w:rsidP="00FB1421">
      <w:pPr>
        <w:pStyle w:val="ListParagraph"/>
        <w:numPr>
          <w:ilvl w:val="0"/>
          <w:numId w:val="46"/>
        </w:numPr>
        <w:spacing w:line="240" w:lineRule="auto"/>
        <w:ind w:left="284"/>
        <w:jc w:val="both"/>
      </w:pPr>
      <w:r>
        <w:t>Calcul des Positions éligibles en se basant sur la date limite de certification et sur les positions fermes + suspens éligibles.</w:t>
      </w:r>
    </w:p>
    <w:p w:rsidR="005F114E" w:rsidRDefault="005F114E" w:rsidP="007D0475">
      <w:pPr>
        <w:spacing w:line="240" w:lineRule="auto"/>
        <w:jc w:val="both"/>
        <w:rPr>
          <w:lang w:eastAsia="ar-SA"/>
        </w:rPr>
      </w:pPr>
      <w:r w:rsidRPr="0054545D">
        <w:rPr>
          <w:lang w:eastAsia="ar-SA"/>
        </w:rPr>
        <w:t xml:space="preserve">L’utilisateur a la possibilité de consulter les positions éligibles </w:t>
      </w:r>
      <w:r>
        <w:rPr>
          <w:lang w:eastAsia="ar-SA"/>
        </w:rPr>
        <w:t>a tout moment du cycle</w:t>
      </w:r>
      <w:r w:rsidR="007D0475">
        <w:rPr>
          <w:lang w:eastAsia="ar-SA"/>
        </w:rPr>
        <w:t xml:space="preserve"> de</w:t>
      </w:r>
      <w:r>
        <w:rPr>
          <w:lang w:eastAsia="ar-SA"/>
        </w:rPr>
        <w:t xml:space="preserve"> vie de </w:t>
      </w:r>
      <w:r w:rsidRPr="0054545D">
        <w:rPr>
          <w:lang w:eastAsia="ar-SA"/>
        </w:rPr>
        <w:t>l’opération afin de voir l’évolution des mouvements en cours.</w:t>
      </w:r>
    </w:p>
    <w:p w:rsidR="005F114E" w:rsidRDefault="005F114E" w:rsidP="007D0475">
      <w:pPr>
        <w:pStyle w:val="ListParagraph"/>
        <w:spacing w:line="240" w:lineRule="auto"/>
        <w:ind w:left="0"/>
        <w:jc w:val="both"/>
      </w:pPr>
    </w:p>
    <w:p w:rsidR="005F114E" w:rsidRDefault="005F114E" w:rsidP="00FB1421">
      <w:pPr>
        <w:pStyle w:val="ListParagraph"/>
        <w:numPr>
          <w:ilvl w:val="0"/>
          <w:numId w:val="46"/>
        </w:numPr>
        <w:spacing w:line="240" w:lineRule="auto"/>
        <w:ind w:left="284"/>
        <w:jc w:val="both"/>
      </w:pPr>
      <w:r>
        <w:t>Génération automatique de notifications aux clients éligible dés que l’OST passe au statut « Validée».</w:t>
      </w:r>
    </w:p>
    <w:p w:rsidR="005F114E" w:rsidRDefault="005F114E" w:rsidP="00FB1421">
      <w:pPr>
        <w:pStyle w:val="ListParagraph"/>
        <w:numPr>
          <w:ilvl w:val="0"/>
          <w:numId w:val="12"/>
        </w:numPr>
        <w:spacing w:line="240" w:lineRule="auto"/>
        <w:jc w:val="both"/>
      </w:pPr>
      <w:r>
        <w:t>Un Swift MT564+MT568 ou rapport seront envoyés selon le profil de Reporting des clients.</w:t>
      </w:r>
    </w:p>
    <w:p w:rsidR="00E12313" w:rsidRDefault="00E12313" w:rsidP="00FB1421">
      <w:pPr>
        <w:pStyle w:val="ListParagraph"/>
        <w:numPr>
          <w:ilvl w:val="0"/>
          <w:numId w:val="12"/>
        </w:numPr>
        <w:spacing w:line="240" w:lineRule="auto"/>
        <w:jc w:val="both"/>
      </w:pPr>
      <w:r>
        <w:t>La référence de l’annonce liée doit être générée dans les notifications.</w:t>
      </w:r>
    </w:p>
    <w:p w:rsidR="00FF4B53" w:rsidRDefault="00FF4B53"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FF4B53" w:rsidRDefault="00FF4B53" w:rsidP="00FF4B53">
      <w:pPr>
        <w:pStyle w:val="Heading3"/>
      </w:pPr>
      <w:bookmarkStart w:id="134" w:name="_Toc409450774"/>
      <w:r w:rsidRPr="00FF4B53">
        <w:lastRenderedPageBreak/>
        <w:t>Tax Reclaim</w:t>
      </w:r>
      <w:bookmarkEnd w:id="134"/>
    </w:p>
    <w:p w:rsidR="00FF4B53" w:rsidRDefault="00FF4B53" w:rsidP="00430112">
      <w:pPr>
        <w:spacing w:before="60" w:line="240" w:lineRule="auto"/>
        <w:jc w:val="both"/>
      </w:pPr>
    </w:p>
    <w:p w:rsidR="008F2B63" w:rsidRDefault="008F2B63" w:rsidP="008F2B63">
      <w:pPr>
        <w:spacing w:line="240" w:lineRule="auto"/>
        <w:jc w:val="both"/>
      </w:pPr>
      <w:r>
        <w:t>Ce paragraphe décrit le traitement de « </w:t>
      </w:r>
      <w:r w:rsidR="00BB5B56">
        <w:t>Tax Reclaim</w:t>
      </w:r>
      <w:r>
        <w:t> ». (</w:t>
      </w:r>
      <w:r w:rsidR="00BB5B56">
        <w:t>TREC</w:t>
      </w:r>
      <w:r>
        <w:t>)</w:t>
      </w:r>
    </w:p>
    <w:p w:rsidR="008F2B63" w:rsidRDefault="00BB5B56" w:rsidP="008F2B63">
      <w:pPr>
        <w:spacing w:line="240" w:lineRule="auto"/>
        <w:jc w:val="both"/>
      </w:pPr>
      <w:r>
        <w:t>TREC</w:t>
      </w:r>
      <w:r w:rsidR="008F2B63">
        <w:t xml:space="preserve"> est </w:t>
      </w:r>
      <w:r>
        <w:t>une OST obligatoire sans choix avec une option Cash. L’option Cash sera ignorée, le traitement dans Megacor se limitera à la notification d’annonce.</w:t>
      </w:r>
    </w:p>
    <w:p w:rsidR="008F2B63" w:rsidRDefault="008F2B63" w:rsidP="008F2B63">
      <w:pPr>
        <w:spacing w:line="240" w:lineRule="auto"/>
        <w:jc w:val="both"/>
      </w:pPr>
      <w:r>
        <w:t xml:space="preserve">L’annonce consiste en un processus </w:t>
      </w:r>
      <w:r w:rsidR="00BB5B56" w:rsidRPr="00BB5B56">
        <w:t>lié aux activ</w:t>
      </w:r>
      <w:r w:rsidR="00BB5B56">
        <w:t>ités de récupération de l'impôt, c</w:t>
      </w:r>
      <w:r>
        <w:t xml:space="preserve">ette opération est souvent annoncée </w:t>
      </w:r>
      <w:r w:rsidR="00BB5B56">
        <w:t xml:space="preserve">après un </w:t>
      </w:r>
      <w:r>
        <w:t>paiement des dividendes</w:t>
      </w:r>
      <w:r w:rsidR="00BB5B56">
        <w:t>.</w:t>
      </w:r>
    </w:p>
    <w:p w:rsidR="008F2B63" w:rsidRDefault="008F2B63" w:rsidP="008F2B63">
      <w:pPr>
        <w:spacing w:line="240" w:lineRule="auto"/>
        <w:jc w:val="both"/>
      </w:pPr>
    </w:p>
    <w:p w:rsidR="008F2B63" w:rsidRDefault="008F2B63" w:rsidP="00FB1421">
      <w:pPr>
        <w:pStyle w:val="ListParagraph"/>
        <w:numPr>
          <w:ilvl w:val="0"/>
          <w:numId w:val="46"/>
        </w:numPr>
        <w:spacing w:line="240" w:lineRule="auto"/>
        <w:ind w:left="284"/>
        <w:jc w:val="both"/>
      </w:pPr>
      <w:r>
        <w:t>Réception d’un préavis d’annonce via MT564 + MT568 de BPSS ou Euroclear avec  la référence de l’OST liée distribution de dividendes.</w:t>
      </w:r>
      <w:r w:rsidR="00E12313">
        <w:t xml:space="preserve"> CORP</w:t>
      </w:r>
    </w:p>
    <w:p w:rsidR="008F2B63" w:rsidRDefault="008F2B63" w:rsidP="008F2B63">
      <w:pPr>
        <w:pStyle w:val="ListParagraph"/>
        <w:spacing w:line="240" w:lineRule="auto"/>
        <w:ind w:left="284"/>
        <w:jc w:val="both"/>
      </w:pPr>
    </w:p>
    <w:p w:rsidR="00E12313" w:rsidRDefault="008F2B63" w:rsidP="00FB1421">
      <w:pPr>
        <w:pStyle w:val="ListParagraph"/>
        <w:numPr>
          <w:ilvl w:val="0"/>
          <w:numId w:val="12"/>
        </w:numPr>
        <w:spacing w:line="240" w:lineRule="auto"/>
        <w:jc w:val="both"/>
      </w:pPr>
      <w:r>
        <w:t>Une annonce est automatiquemen</w:t>
      </w:r>
      <w:r w:rsidR="00380565">
        <w:t>t créée dans MegaCor reflétant l</w:t>
      </w:r>
      <w:r>
        <w:t>es données reçues dans le Swift.</w:t>
      </w:r>
    </w:p>
    <w:p w:rsidR="008F2B63" w:rsidRDefault="008F2B63" w:rsidP="008F2B63">
      <w:pPr>
        <w:pStyle w:val="ListParagraph"/>
        <w:spacing w:line="240" w:lineRule="auto"/>
        <w:jc w:val="both"/>
      </w:pPr>
    </w:p>
    <w:tbl>
      <w:tblPr>
        <w:tblStyle w:val="TableGrid"/>
        <w:tblW w:w="0" w:type="auto"/>
        <w:tblInd w:w="392" w:type="dxa"/>
        <w:tblLook w:val="04A0"/>
      </w:tblPr>
      <w:tblGrid>
        <w:gridCol w:w="4291"/>
        <w:gridCol w:w="4277"/>
      </w:tblGrid>
      <w:tr w:rsidR="008F2B63" w:rsidTr="004F7D47">
        <w:tc>
          <w:tcPr>
            <w:tcW w:w="4291" w:type="dxa"/>
            <w:shd w:val="clear" w:color="auto" w:fill="A6A6A6" w:themeFill="background1" w:themeFillShade="A6"/>
          </w:tcPr>
          <w:p w:rsidR="008F2B63" w:rsidRPr="00403734" w:rsidRDefault="008F2B63" w:rsidP="004F7D47">
            <w:pPr>
              <w:pStyle w:val="ListParagraph"/>
              <w:ind w:left="0"/>
              <w:rPr>
                <w:b/>
              </w:rPr>
            </w:pPr>
            <w:r w:rsidRPr="00403734">
              <w:rPr>
                <w:b/>
              </w:rPr>
              <w:t xml:space="preserve">Données </w:t>
            </w:r>
          </w:p>
        </w:tc>
        <w:tc>
          <w:tcPr>
            <w:tcW w:w="4277" w:type="dxa"/>
            <w:shd w:val="clear" w:color="auto" w:fill="A6A6A6" w:themeFill="background1" w:themeFillShade="A6"/>
          </w:tcPr>
          <w:p w:rsidR="008F2B63" w:rsidRPr="00403734" w:rsidRDefault="008F2B63" w:rsidP="004F7D47">
            <w:pPr>
              <w:pStyle w:val="ListParagraph"/>
              <w:ind w:left="0"/>
              <w:rPr>
                <w:b/>
              </w:rPr>
            </w:pPr>
            <w:r w:rsidRPr="00403734">
              <w:rPr>
                <w:b/>
              </w:rPr>
              <w:t>Valeur</w:t>
            </w:r>
          </w:p>
        </w:tc>
      </w:tr>
      <w:tr w:rsidR="008F2B63" w:rsidTr="004F7D47">
        <w:tc>
          <w:tcPr>
            <w:tcW w:w="4291" w:type="dxa"/>
          </w:tcPr>
          <w:p w:rsidR="008F2B63" w:rsidRPr="00403734" w:rsidRDefault="008F2B63" w:rsidP="004F7D47">
            <w:pPr>
              <w:pStyle w:val="ListParagraph"/>
              <w:ind w:left="0"/>
              <w:rPr>
                <w:sz w:val="20"/>
              </w:rPr>
            </w:pPr>
            <w:r w:rsidRPr="00403734">
              <w:rPr>
                <w:sz w:val="20"/>
              </w:rPr>
              <w:t>Titre concerné</w:t>
            </w:r>
          </w:p>
        </w:tc>
        <w:tc>
          <w:tcPr>
            <w:tcW w:w="4277" w:type="dxa"/>
          </w:tcPr>
          <w:p w:rsidR="008F2B63" w:rsidRPr="00403734" w:rsidRDefault="008F2B63" w:rsidP="004F7D47">
            <w:pPr>
              <w:pStyle w:val="ListParagraph"/>
              <w:ind w:left="0"/>
              <w:rPr>
                <w:sz w:val="20"/>
              </w:rPr>
            </w:pPr>
            <w:r>
              <w:rPr>
                <w:sz w:val="20"/>
              </w:rPr>
              <w:t>Titre A</w:t>
            </w:r>
          </w:p>
        </w:tc>
      </w:tr>
      <w:tr w:rsidR="008F2B63" w:rsidTr="004F7D47">
        <w:tc>
          <w:tcPr>
            <w:tcW w:w="4291" w:type="dxa"/>
          </w:tcPr>
          <w:p w:rsidR="008F2B63" w:rsidRPr="00403734" w:rsidRDefault="008F2B63" w:rsidP="004F7D47">
            <w:pPr>
              <w:pStyle w:val="ListParagraph"/>
              <w:ind w:left="0"/>
              <w:rPr>
                <w:sz w:val="20"/>
              </w:rPr>
            </w:pPr>
            <w:r w:rsidRPr="00403734">
              <w:rPr>
                <w:sz w:val="20"/>
              </w:rPr>
              <w:t xml:space="preserve">Date </w:t>
            </w:r>
            <w:r>
              <w:rPr>
                <w:sz w:val="20"/>
              </w:rPr>
              <w:t xml:space="preserve"> limite de certification</w:t>
            </w:r>
          </w:p>
        </w:tc>
        <w:tc>
          <w:tcPr>
            <w:tcW w:w="4277" w:type="dxa"/>
          </w:tcPr>
          <w:p w:rsidR="008F2B63" w:rsidRPr="00403734" w:rsidRDefault="008F2B63" w:rsidP="004F7D47">
            <w:pPr>
              <w:pStyle w:val="ListParagraph"/>
              <w:ind w:left="0"/>
              <w:rPr>
                <w:sz w:val="20"/>
              </w:rPr>
            </w:pPr>
            <w:r>
              <w:rPr>
                <w:sz w:val="20"/>
              </w:rPr>
              <w:t>30</w:t>
            </w:r>
            <w:r w:rsidRPr="00403734">
              <w:rPr>
                <w:sz w:val="20"/>
              </w:rPr>
              <w:t>/12/2014</w:t>
            </w:r>
          </w:p>
        </w:tc>
      </w:tr>
      <w:tr w:rsidR="008F2B63" w:rsidTr="004F7D47">
        <w:tc>
          <w:tcPr>
            <w:tcW w:w="4291" w:type="dxa"/>
          </w:tcPr>
          <w:p w:rsidR="008F2B63" w:rsidRPr="009E0C46" w:rsidRDefault="008F2B63" w:rsidP="004F7D47">
            <w:pPr>
              <w:pStyle w:val="ListParagraph"/>
              <w:ind w:left="0"/>
              <w:rPr>
                <w:sz w:val="20"/>
              </w:rPr>
            </w:pPr>
            <w:r>
              <w:rPr>
                <w:sz w:val="20"/>
              </w:rPr>
              <w:t>Date limite de Tax breakdown</w:t>
            </w:r>
          </w:p>
        </w:tc>
        <w:tc>
          <w:tcPr>
            <w:tcW w:w="4277" w:type="dxa"/>
          </w:tcPr>
          <w:p w:rsidR="008F2B63" w:rsidRDefault="008F2B63" w:rsidP="004F7D47">
            <w:pPr>
              <w:pStyle w:val="ListParagraph"/>
              <w:ind w:left="0"/>
              <w:rPr>
                <w:sz w:val="20"/>
              </w:rPr>
            </w:pPr>
            <w:r>
              <w:rPr>
                <w:sz w:val="20"/>
              </w:rPr>
              <w:t>30/12/2014</w:t>
            </w:r>
          </w:p>
        </w:tc>
      </w:tr>
      <w:tr w:rsidR="008F2B63" w:rsidTr="004F7D47">
        <w:trPr>
          <w:trHeight w:val="66"/>
        </w:trPr>
        <w:tc>
          <w:tcPr>
            <w:tcW w:w="4291" w:type="dxa"/>
          </w:tcPr>
          <w:p w:rsidR="008F2B63" w:rsidRPr="009E0C46" w:rsidRDefault="008F2B63" w:rsidP="004F7D47">
            <w:pPr>
              <w:pStyle w:val="ListParagraph"/>
              <w:ind w:left="0"/>
              <w:rPr>
                <w:sz w:val="20"/>
              </w:rPr>
            </w:pPr>
            <w:r>
              <w:rPr>
                <w:sz w:val="20"/>
              </w:rPr>
              <w:t>Annonce liée</w:t>
            </w:r>
          </w:p>
        </w:tc>
        <w:tc>
          <w:tcPr>
            <w:tcW w:w="4277" w:type="dxa"/>
          </w:tcPr>
          <w:p w:rsidR="008F2B63" w:rsidRDefault="008F2B63" w:rsidP="004F7D47">
            <w:pPr>
              <w:pStyle w:val="ListParagraph"/>
              <w:ind w:left="0"/>
              <w:rPr>
                <w:sz w:val="20"/>
              </w:rPr>
            </w:pPr>
            <w:r>
              <w:rPr>
                <w:sz w:val="20"/>
              </w:rPr>
              <w:t>DVCA00236660</w:t>
            </w:r>
          </w:p>
        </w:tc>
      </w:tr>
      <w:tr w:rsidR="008F2B63" w:rsidTr="004F7D47">
        <w:trPr>
          <w:trHeight w:val="66"/>
        </w:trPr>
        <w:tc>
          <w:tcPr>
            <w:tcW w:w="4291" w:type="dxa"/>
          </w:tcPr>
          <w:p w:rsidR="008F2B63" w:rsidRPr="009E0C46" w:rsidRDefault="003B2D65" w:rsidP="004F7D47">
            <w:pPr>
              <w:pStyle w:val="ListParagraph"/>
              <w:ind w:left="0"/>
              <w:rPr>
                <w:sz w:val="20"/>
              </w:rPr>
            </w:pPr>
            <w:r w:rsidRPr="009E0C46">
              <w:rPr>
                <w:sz w:val="20"/>
              </w:rPr>
              <w:t>C</w:t>
            </w:r>
            <w:r w:rsidR="008F2B63" w:rsidRPr="009E0C46">
              <w:rPr>
                <w:sz w:val="20"/>
              </w:rPr>
              <w:t>ommentaires</w:t>
            </w:r>
          </w:p>
        </w:tc>
        <w:tc>
          <w:tcPr>
            <w:tcW w:w="4277" w:type="dxa"/>
          </w:tcPr>
          <w:p w:rsidR="008F2B63" w:rsidRDefault="008F2B63" w:rsidP="004F7D47">
            <w:pPr>
              <w:pStyle w:val="ListParagraph"/>
              <w:ind w:left="0"/>
              <w:rPr>
                <w:sz w:val="20"/>
              </w:rPr>
            </w:pPr>
            <w:r>
              <w:rPr>
                <w:sz w:val="20"/>
              </w:rPr>
              <w:t>Reçus dans MT568</w:t>
            </w:r>
          </w:p>
        </w:tc>
      </w:tr>
    </w:tbl>
    <w:p w:rsidR="008F2B63" w:rsidRDefault="008F2B63" w:rsidP="008F2B63">
      <w:pPr>
        <w:pStyle w:val="ListParagraph"/>
        <w:spacing w:line="240" w:lineRule="auto"/>
      </w:pPr>
    </w:p>
    <w:p w:rsidR="008F2B63" w:rsidRDefault="008F2B63" w:rsidP="00FB1421">
      <w:pPr>
        <w:pStyle w:val="ListParagraph"/>
        <w:numPr>
          <w:ilvl w:val="0"/>
          <w:numId w:val="46"/>
        </w:numPr>
        <w:spacing w:line="240" w:lineRule="auto"/>
        <w:ind w:left="284"/>
        <w:jc w:val="both"/>
      </w:pPr>
      <w:r>
        <w:t>Calcul des Positions éligibles en se basant sur la date limite de certification et sur les positions fermes + suspens éligibles.</w:t>
      </w:r>
    </w:p>
    <w:p w:rsidR="008F2B63" w:rsidRDefault="008F2B63" w:rsidP="008F2B63">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de vie de </w:t>
      </w:r>
      <w:r w:rsidRPr="0054545D">
        <w:rPr>
          <w:lang w:eastAsia="ar-SA"/>
        </w:rPr>
        <w:t>l’opération afin de voir l’évolution des mouvements en cours.</w:t>
      </w:r>
    </w:p>
    <w:p w:rsidR="008F2B63" w:rsidRDefault="008F2B63" w:rsidP="008F2B63">
      <w:pPr>
        <w:pStyle w:val="ListParagraph"/>
        <w:spacing w:line="240" w:lineRule="auto"/>
        <w:ind w:left="0"/>
        <w:jc w:val="both"/>
      </w:pPr>
    </w:p>
    <w:p w:rsidR="008F2B63" w:rsidRDefault="008F2B63" w:rsidP="00FB1421">
      <w:pPr>
        <w:pStyle w:val="ListParagraph"/>
        <w:numPr>
          <w:ilvl w:val="0"/>
          <w:numId w:val="46"/>
        </w:numPr>
        <w:spacing w:line="240" w:lineRule="auto"/>
        <w:ind w:left="284"/>
        <w:jc w:val="both"/>
      </w:pPr>
      <w:r>
        <w:t>Génération automatique de notifications aux clients éligible dés que l’OST passe au statut « Validée».</w:t>
      </w:r>
    </w:p>
    <w:p w:rsidR="008F2B63" w:rsidRDefault="008F2B63" w:rsidP="00FB1421">
      <w:pPr>
        <w:pStyle w:val="ListParagraph"/>
        <w:numPr>
          <w:ilvl w:val="0"/>
          <w:numId w:val="12"/>
        </w:numPr>
        <w:spacing w:line="240" w:lineRule="auto"/>
        <w:jc w:val="both"/>
      </w:pPr>
      <w:r>
        <w:t>Un Swift MT564+MT568 ou rapport seront envoyés selon le profil de Reporting des clients.</w:t>
      </w:r>
    </w:p>
    <w:p w:rsidR="00E12313" w:rsidRDefault="00E12313" w:rsidP="00FB1421">
      <w:pPr>
        <w:pStyle w:val="ListParagraph"/>
        <w:numPr>
          <w:ilvl w:val="0"/>
          <w:numId w:val="12"/>
        </w:numPr>
        <w:spacing w:line="240" w:lineRule="auto"/>
        <w:jc w:val="both"/>
      </w:pPr>
      <w:r>
        <w:t>La référence de l’annonce liée doit être générée dans les notifications.</w:t>
      </w:r>
    </w:p>
    <w:p w:rsidR="00496253" w:rsidRPr="002C4D43" w:rsidRDefault="00496253" w:rsidP="00496253">
      <w:pPr>
        <w:pStyle w:val="Style1"/>
      </w:pPr>
      <w:bookmarkStart w:id="135" w:name="_Toc409450775"/>
      <w:r w:rsidRPr="002C4D43">
        <w:t>Menu</w:t>
      </w:r>
      <w:bookmarkEnd w:id="135"/>
    </w:p>
    <w:p w:rsidR="00496253" w:rsidRDefault="00496253" w:rsidP="00496253"/>
    <w:p w:rsidR="00496253" w:rsidRDefault="00496253" w:rsidP="00496253">
      <w:r w:rsidRPr="00450A1F">
        <w:t>Ce paragraphe devra décrire le menu de l’application cible avec une cartographie des entrées du menu et les cas d’utilisation à afficher.</w:t>
      </w:r>
    </w:p>
    <w:p w:rsidR="00C2747A" w:rsidRDefault="00C2747A" w:rsidP="00496253"/>
    <w:p w:rsidR="00657141" w:rsidRPr="00754B4B" w:rsidRDefault="00657141" w:rsidP="00496253">
      <w:pPr>
        <w:rPr>
          <w:b/>
          <w:i/>
          <w:sz w:val="20"/>
          <w:szCs w:val="20"/>
        </w:rPr>
      </w:pPr>
      <w:r w:rsidRPr="00754B4B">
        <w:rPr>
          <w:b/>
          <w:i/>
          <w:sz w:val="20"/>
          <w:szCs w:val="20"/>
        </w:rPr>
        <w:t>[Fin section Vermeg]</w:t>
      </w:r>
    </w:p>
    <w:p w:rsidR="00937CB5" w:rsidRPr="004325ED" w:rsidRDefault="00496253" w:rsidP="00937CB5">
      <w:pPr>
        <w:pStyle w:val="Style1"/>
      </w:pPr>
      <w:bookmarkStart w:id="136" w:name="_Toc409450776"/>
      <w:r>
        <w:t>D</w:t>
      </w:r>
      <w:r w:rsidR="00937CB5" w:rsidRPr="004325ED">
        <w:t>escription des cas d’utilisation</w:t>
      </w:r>
      <w:bookmarkEnd w:id="52"/>
      <w:bookmarkEnd w:id="53"/>
      <w:bookmarkEnd w:id="136"/>
    </w:p>
    <w:p w:rsidR="00937CB5" w:rsidRDefault="00EB1DA6" w:rsidP="00FB1421">
      <w:pPr>
        <w:pStyle w:val="ListParagraph"/>
        <w:numPr>
          <w:ilvl w:val="0"/>
          <w:numId w:val="2"/>
        </w:numPr>
        <w:spacing w:before="240" w:line="240" w:lineRule="auto"/>
        <w:ind w:right="142"/>
      </w:pPr>
      <w:r>
        <w:t>Les cas d’utilisations définis ci-dessous sont relatifs au</w:t>
      </w:r>
      <w:r w:rsidR="00DF0A60">
        <w:t>x</w:t>
      </w:r>
      <w:r>
        <w:t xml:space="preserve"> OST sur marché étranger.</w:t>
      </w:r>
    </w:p>
    <w:p w:rsidR="00EB1DA6" w:rsidRDefault="00DF0A60" w:rsidP="00FB1421">
      <w:pPr>
        <w:pStyle w:val="ListParagraph"/>
        <w:numPr>
          <w:ilvl w:val="0"/>
          <w:numId w:val="2"/>
        </w:numPr>
        <w:spacing w:before="240" w:line="240" w:lineRule="auto"/>
        <w:ind w:right="142"/>
      </w:pPr>
      <w:r>
        <w:t>Il y aura des écrans et des</w:t>
      </w:r>
      <w:r w:rsidR="00EB1DA6">
        <w:t xml:space="preserve"> entrée</w:t>
      </w:r>
      <w:r>
        <w:t>s</w:t>
      </w:r>
      <w:r w:rsidR="00EB1DA6">
        <w:t xml:space="preserve"> de Menu </w:t>
      </w:r>
      <w:r>
        <w:t>séparés pour le marché étranger.</w:t>
      </w:r>
      <w:r w:rsidR="00EB1DA6">
        <w:t xml:space="preserve"> </w:t>
      </w:r>
    </w:p>
    <w:p w:rsidR="00FA27CC" w:rsidRPr="004325ED" w:rsidRDefault="00FA27CC" w:rsidP="00FB1421">
      <w:pPr>
        <w:pStyle w:val="ListParagraph"/>
        <w:numPr>
          <w:ilvl w:val="0"/>
          <w:numId w:val="2"/>
        </w:numPr>
        <w:spacing w:before="240" w:line="240" w:lineRule="auto"/>
        <w:ind w:right="142"/>
      </w:pPr>
      <w:r>
        <w:t>La configuration des écrans/Menu sera faite par l</w:t>
      </w:r>
      <w:r w:rsidR="006C3962">
        <w:t>a</w:t>
      </w:r>
      <w:r>
        <w:t xml:space="preserve"> gestion des habilitations </w:t>
      </w:r>
      <w:r w:rsidR="006C3962">
        <w:t>par</w:t>
      </w:r>
      <w:r>
        <w:t xml:space="preserve"> utilisateurs.</w:t>
      </w:r>
    </w:p>
    <w:p w:rsidR="00937CB5" w:rsidRPr="004325ED" w:rsidRDefault="00937CB5" w:rsidP="00937CB5">
      <w:pPr>
        <w:pStyle w:val="Style2"/>
      </w:pPr>
      <w:bookmarkStart w:id="137" w:name="_Toc318352128"/>
      <w:bookmarkStart w:id="138" w:name="_Toc319568794"/>
      <w:bookmarkStart w:id="139" w:name="_Toc409450777"/>
      <w:r w:rsidRPr="004325ED">
        <w:lastRenderedPageBreak/>
        <w:t>Cas d’utilisation &lt;</w:t>
      </w:r>
      <w:r w:rsidR="001B0153">
        <w:t>Saisie manuelle d’une OST</w:t>
      </w:r>
      <w:r w:rsidRPr="004325ED">
        <w:t>&gt;</w:t>
      </w:r>
      <w:bookmarkEnd w:id="137"/>
      <w:bookmarkEnd w:id="138"/>
      <w:bookmarkEnd w:id="139"/>
    </w:p>
    <w:p w:rsidR="00937CB5" w:rsidRPr="004325ED" w:rsidRDefault="00937CB5" w:rsidP="00937CB5">
      <w:pPr>
        <w:pStyle w:val="Style3"/>
      </w:pPr>
      <w:bookmarkStart w:id="140" w:name="_Toc318352129"/>
      <w:bookmarkStart w:id="141" w:name="_Toc319568795"/>
      <w:bookmarkStart w:id="142" w:name="_Toc409450778"/>
      <w:r w:rsidRPr="004325ED">
        <w:t>Définition et objectif</w:t>
      </w:r>
      <w:bookmarkEnd w:id="140"/>
      <w:bookmarkEnd w:id="141"/>
      <w:bookmarkEnd w:id="142"/>
    </w:p>
    <w:p w:rsidR="007943DC" w:rsidRDefault="007943DC" w:rsidP="00FB1421">
      <w:pPr>
        <w:pStyle w:val="ListParagraph"/>
        <w:numPr>
          <w:ilvl w:val="0"/>
          <w:numId w:val="2"/>
        </w:numPr>
        <w:spacing w:before="240" w:line="240" w:lineRule="auto"/>
        <w:ind w:right="142"/>
        <w:jc w:val="both"/>
      </w:pPr>
      <w:bookmarkStart w:id="143" w:name="_Toc318352130"/>
      <w:bookmarkStart w:id="144" w:name="_Toc319568796"/>
      <w:r>
        <w:t xml:space="preserve">Ce cas d’utilisation est dédié à la création d’une annonce de distribution de dividende obligatoire pour le </w:t>
      </w:r>
      <w:r w:rsidR="005B6C6D">
        <w:t xml:space="preserve">Marché </w:t>
      </w:r>
      <w:r>
        <w:t xml:space="preserve"> étranger. Il est différent de celui réservé à la création d’une annonce de distribution de dividende pour le </w:t>
      </w:r>
      <w:r w:rsidR="005B6C6D">
        <w:t xml:space="preserve">Marché </w:t>
      </w:r>
      <w:r>
        <w:t xml:space="preserve"> local. </w:t>
      </w:r>
    </w:p>
    <w:p w:rsidR="007943DC" w:rsidRPr="004325ED" w:rsidRDefault="007943DC" w:rsidP="007943DC">
      <w:pPr>
        <w:pStyle w:val="ListParagraph"/>
        <w:spacing w:before="240" w:line="240" w:lineRule="auto"/>
        <w:ind w:right="142"/>
        <w:jc w:val="both"/>
      </w:pPr>
      <w:r>
        <w:t>Il détaille les champs à renseigner ainsi que les aides à la saisie requises.</w:t>
      </w:r>
    </w:p>
    <w:p w:rsidR="00937CB5" w:rsidRPr="004325ED" w:rsidRDefault="00937CB5" w:rsidP="00937CB5">
      <w:pPr>
        <w:pStyle w:val="Style3"/>
      </w:pPr>
      <w:bookmarkStart w:id="145" w:name="_Toc409450779"/>
      <w:r w:rsidRPr="004325ED">
        <w:t>Pré-conditions</w:t>
      </w:r>
      <w:bookmarkEnd w:id="143"/>
      <w:bookmarkEnd w:id="144"/>
      <w:bookmarkEnd w:id="145"/>
    </w:p>
    <w:p w:rsidR="007943DC" w:rsidRPr="004325ED" w:rsidRDefault="007943DC" w:rsidP="00FB1421">
      <w:pPr>
        <w:pStyle w:val="ListParagraph"/>
        <w:numPr>
          <w:ilvl w:val="0"/>
          <w:numId w:val="2"/>
        </w:numPr>
        <w:spacing w:before="240" w:after="240" w:line="240" w:lineRule="auto"/>
        <w:ind w:right="142"/>
      </w:pPr>
      <w:r>
        <w:t>L</w:t>
      </w:r>
      <w:r w:rsidRPr="004325ED">
        <w:t xml:space="preserve">es pré-conditions spécifiques à ce </w:t>
      </w:r>
      <w:r>
        <w:t>cas d’utilisation fonctionnelle</w:t>
      </w:r>
      <w:r w:rsidR="00937CB5"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BA7060">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7943DC" w:rsidRPr="004325ED" w:rsidTr="00BA7060">
        <w:trPr>
          <w:jc w:val="center"/>
        </w:trPr>
        <w:tc>
          <w:tcPr>
            <w:tcW w:w="1526" w:type="dxa"/>
          </w:tcPr>
          <w:p w:rsidR="007943DC" w:rsidRDefault="007943DC" w:rsidP="002E0EDC">
            <w:pPr>
              <w:jc w:val="both"/>
            </w:pPr>
            <w:r w:rsidRPr="004325ED">
              <w:t>PRE-</w:t>
            </w:r>
            <w:r>
              <w:t>061</w:t>
            </w:r>
            <w:r w:rsidRPr="004325ED">
              <w:t>-1</w:t>
            </w:r>
          </w:p>
        </w:tc>
        <w:tc>
          <w:tcPr>
            <w:tcW w:w="7719" w:type="dxa"/>
          </w:tcPr>
          <w:p w:rsidR="007943DC" w:rsidRDefault="007943DC" w:rsidP="007943DC">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concernés par l’annonce</w:t>
            </w:r>
            <w:r w:rsidRPr="00CC26AD">
              <w:rPr>
                <w:rFonts w:ascii="Calibri" w:hAnsi="Calibri"/>
                <w:i w:val="0"/>
                <w:lang w:val="fr-FR"/>
              </w:rPr>
              <w:t>.</w:t>
            </w:r>
          </w:p>
        </w:tc>
      </w:tr>
      <w:tr w:rsidR="007943DC" w:rsidRPr="004325ED" w:rsidTr="00BA7060">
        <w:trPr>
          <w:jc w:val="center"/>
        </w:trPr>
        <w:tc>
          <w:tcPr>
            <w:tcW w:w="1526" w:type="dxa"/>
          </w:tcPr>
          <w:p w:rsidR="007943DC" w:rsidRPr="004325ED" w:rsidRDefault="007943DC" w:rsidP="002E0EDC">
            <w:pPr>
              <w:jc w:val="both"/>
            </w:pPr>
            <w:r>
              <w:t>PRE-061-2</w:t>
            </w:r>
          </w:p>
        </w:tc>
        <w:tc>
          <w:tcPr>
            <w:tcW w:w="7719" w:type="dxa"/>
          </w:tcPr>
          <w:p w:rsidR="007943DC" w:rsidRDefault="007B155A" w:rsidP="00061A5B">
            <w:pPr>
              <w:pStyle w:val="Normal1"/>
              <w:jc w:val="both"/>
              <w:rPr>
                <w:rFonts w:ascii="Calibri" w:hAnsi="Calibri"/>
                <w:i w:val="0"/>
                <w:lang w:val="fr-FR"/>
              </w:rPr>
            </w:pPr>
            <w:r>
              <w:rPr>
                <w:rFonts w:ascii="Calibri" w:hAnsi="Calibri"/>
                <w:i w:val="0"/>
                <w:lang w:val="fr-FR"/>
              </w:rPr>
              <w:t xml:space="preserve">Type </w:t>
            </w:r>
            <w:r w:rsidR="00061A5B">
              <w:rPr>
                <w:rFonts w:ascii="Calibri" w:hAnsi="Calibri"/>
                <w:i w:val="0"/>
                <w:lang w:val="fr-FR"/>
              </w:rPr>
              <w:t xml:space="preserve">et code </w:t>
            </w:r>
            <w:r>
              <w:rPr>
                <w:rFonts w:ascii="Calibri" w:hAnsi="Calibri"/>
                <w:i w:val="0"/>
                <w:lang w:val="fr-FR"/>
              </w:rPr>
              <w:t xml:space="preserve">d’annonce </w:t>
            </w:r>
            <w:r w:rsidR="00061A5B">
              <w:rPr>
                <w:rFonts w:ascii="Calibri" w:hAnsi="Calibri"/>
                <w:i w:val="0"/>
                <w:lang w:val="fr-FR"/>
              </w:rPr>
              <w:t xml:space="preserve">préalablement </w:t>
            </w:r>
            <w:r>
              <w:rPr>
                <w:rFonts w:ascii="Calibri" w:hAnsi="Calibri"/>
                <w:i w:val="0"/>
                <w:lang w:val="fr-FR"/>
              </w:rPr>
              <w:t>configuré</w:t>
            </w:r>
            <w:r w:rsidR="00061A5B">
              <w:rPr>
                <w:rFonts w:ascii="Calibri" w:hAnsi="Calibri"/>
                <w:i w:val="0"/>
                <w:lang w:val="fr-FR"/>
              </w:rPr>
              <w:t xml:space="preserve">s, </w:t>
            </w:r>
            <w:r>
              <w:rPr>
                <w:rFonts w:ascii="Calibri" w:hAnsi="Calibri"/>
                <w:i w:val="0"/>
                <w:lang w:val="fr-FR"/>
              </w:rPr>
              <w:t>options et mouvements définis</w:t>
            </w:r>
          </w:p>
        </w:tc>
      </w:tr>
    </w:tbl>
    <w:p w:rsidR="00937CB5" w:rsidRPr="004325ED" w:rsidRDefault="00061A5B" w:rsidP="00937CB5">
      <w:pPr>
        <w:spacing w:before="60"/>
        <w:rPr>
          <w:i/>
          <w:sz w:val="20"/>
          <w:szCs w:val="20"/>
        </w:rPr>
      </w:pPr>
      <w:r>
        <w:rPr>
          <w:i/>
          <w:sz w:val="20"/>
          <w:szCs w:val="20"/>
        </w:rPr>
        <w:t>061</w:t>
      </w:r>
      <w:r w:rsidR="00937CB5" w:rsidRPr="004325ED">
        <w:rPr>
          <w:i/>
          <w:sz w:val="20"/>
          <w:szCs w:val="20"/>
        </w:rPr>
        <w:t xml:space="preserve"> = </w:t>
      </w:r>
      <w:r>
        <w:rPr>
          <w:i/>
          <w:sz w:val="20"/>
          <w:szCs w:val="20"/>
        </w:rPr>
        <w:t>saisie manuelle d’une annonce de distribution de dividende.</w:t>
      </w:r>
    </w:p>
    <w:p w:rsidR="00937CB5" w:rsidRPr="004325ED" w:rsidRDefault="00937CB5" w:rsidP="00937CB5">
      <w:pPr>
        <w:pStyle w:val="Style3"/>
      </w:pPr>
      <w:bookmarkStart w:id="146" w:name="_Toc318352131"/>
      <w:bookmarkStart w:id="147" w:name="_Toc319568797"/>
      <w:bookmarkStart w:id="148" w:name="_Toc409450780"/>
      <w:r w:rsidRPr="004325ED">
        <w:t>Post-conditions</w:t>
      </w:r>
      <w:bookmarkEnd w:id="146"/>
      <w:bookmarkEnd w:id="147"/>
      <w:bookmarkEnd w:id="148"/>
    </w:p>
    <w:p w:rsidR="00937CB5" w:rsidRPr="004325ED" w:rsidRDefault="00061A5B" w:rsidP="00FB1421">
      <w:pPr>
        <w:pStyle w:val="ListParagraph"/>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BA7060">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4325ED" w:rsidRDefault="00061A5B" w:rsidP="00BA7060">
            <w:pPr>
              <w:jc w:val="both"/>
            </w:pPr>
            <w:r>
              <w:t>POS-061-</w:t>
            </w:r>
            <w:r w:rsidR="00937CB5" w:rsidRPr="004325ED">
              <w:t>1</w:t>
            </w:r>
          </w:p>
        </w:tc>
        <w:tc>
          <w:tcPr>
            <w:tcW w:w="7719" w:type="dxa"/>
          </w:tcPr>
          <w:p w:rsidR="00937CB5" w:rsidRPr="004325ED" w:rsidRDefault="00937CB5" w:rsidP="00BA7060">
            <w:pPr>
              <w:pStyle w:val="Normal1"/>
              <w:rPr>
                <w:i w:val="0"/>
                <w:lang w:val="fr-FR"/>
              </w:rPr>
            </w:pPr>
          </w:p>
        </w:tc>
      </w:tr>
    </w:tbl>
    <w:p w:rsidR="00937CB5" w:rsidRPr="004325ED" w:rsidRDefault="00937CB5" w:rsidP="00937CB5">
      <w:pPr>
        <w:pStyle w:val="Style3"/>
      </w:pPr>
      <w:bookmarkStart w:id="149" w:name="_Toc318352132"/>
      <w:bookmarkStart w:id="150" w:name="_Toc319568798"/>
      <w:bookmarkStart w:id="151" w:name="_Toc409450781"/>
      <w:r w:rsidRPr="004325ED">
        <w:t>Diagramme d’activité</w:t>
      </w:r>
      <w:bookmarkEnd w:id="149"/>
      <w:bookmarkEnd w:id="150"/>
      <w:bookmarkEnd w:id="151"/>
    </w:p>
    <w:p w:rsidR="00C15FA7" w:rsidRDefault="00C15FA7" w:rsidP="00C15FA7">
      <w:pPr>
        <w:spacing w:before="240" w:line="240" w:lineRule="auto"/>
        <w:ind w:right="142"/>
        <w:jc w:val="both"/>
      </w:pPr>
      <w:r>
        <w:t>L’interaction entre l’utilisateur et le système est représentée comme suit :</w:t>
      </w:r>
    </w:p>
    <w:p w:rsidR="00937CB5" w:rsidRDefault="00937CB5" w:rsidP="00C15FA7">
      <w:pPr>
        <w:spacing w:line="240" w:lineRule="auto"/>
        <w:ind w:left="2007" w:right="142"/>
      </w:pP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C15FA7" w:rsidRPr="004325ED" w:rsidTr="002E0EDC">
        <w:trPr>
          <w:tblHeader/>
          <w:jc w:val="center"/>
        </w:trPr>
        <w:tc>
          <w:tcPr>
            <w:tcW w:w="4340" w:type="dxa"/>
            <w:shd w:val="clear" w:color="auto" w:fill="D9D9D9" w:themeFill="background1" w:themeFillShade="D9"/>
          </w:tcPr>
          <w:p w:rsidR="00C15FA7" w:rsidRPr="004325ED" w:rsidRDefault="00C15FA7" w:rsidP="002E0EDC">
            <w:pPr>
              <w:jc w:val="both"/>
              <w:rPr>
                <w:b/>
              </w:rPr>
            </w:pPr>
            <w:r>
              <w:rPr>
                <w:b/>
              </w:rPr>
              <w:t>L’utilisateur</w:t>
            </w:r>
          </w:p>
        </w:tc>
        <w:tc>
          <w:tcPr>
            <w:tcW w:w="4905" w:type="dxa"/>
            <w:shd w:val="clear" w:color="auto" w:fill="D9D9D9" w:themeFill="background1" w:themeFillShade="D9"/>
          </w:tcPr>
          <w:p w:rsidR="00C15FA7" w:rsidRPr="004325ED" w:rsidRDefault="00C15FA7" w:rsidP="002E0EDC">
            <w:pPr>
              <w:jc w:val="both"/>
              <w:rPr>
                <w:b/>
              </w:rPr>
            </w:pPr>
            <w:r>
              <w:rPr>
                <w:b/>
              </w:rPr>
              <w:t>MegaC</w:t>
            </w:r>
            <w:r w:rsidR="00BB13D7">
              <w:rPr>
                <w:b/>
              </w:rPr>
              <w:t>or</w:t>
            </w:r>
          </w:p>
        </w:tc>
      </w:tr>
      <w:tr w:rsidR="00C15FA7" w:rsidRPr="004325ED" w:rsidTr="002E0EDC">
        <w:trPr>
          <w:jc w:val="center"/>
        </w:trPr>
        <w:tc>
          <w:tcPr>
            <w:tcW w:w="4340" w:type="dxa"/>
          </w:tcPr>
          <w:p w:rsidR="00C15FA7" w:rsidRPr="00F105B1" w:rsidRDefault="00C15FA7" w:rsidP="002E0EDC">
            <w:pPr>
              <w:jc w:val="both"/>
              <w:rPr>
                <w:sz w:val="20"/>
                <w:szCs w:val="20"/>
              </w:rPr>
            </w:pPr>
            <w:r w:rsidRPr="00F105B1">
              <w:rPr>
                <w:sz w:val="20"/>
                <w:szCs w:val="20"/>
              </w:rPr>
              <w:t xml:space="preserve">Saisie </w:t>
            </w:r>
            <w:r w:rsidR="002E0EDC">
              <w:rPr>
                <w:sz w:val="20"/>
                <w:szCs w:val="20"/>
              </w:rPr>
              <w:t>de la</w:t>
            </w:r>
            <w:r>
              <w:rPr>
                <w:sz w:val="20"/>
                <w:szCs w:val="20"/>
              </w:rPr>
              <w:t xml:space="preserve"> </w:t>
            </w:r>
            <w:r w:rsidR="00BB13D7">
              <w:rPr>
                <w:sz w:val="20"/>
                <w:szCs w:val="20"/>
              </w:rPr>
              <w:t xml:space="preserve">référence </w:t>
            </w:r>
            <w:r w:rsidR="005B6C6D">
              <w:rPr>
                <w:sz w:val="20"/>
                <w:szCs w:val="20"/>
              </w:rPr>
              <w:t xml:space="preserve">Marché </w:t>
            </w:r>
            <w:r w:rsidR="00105226">
              <w:rPr>
                <w:sz w:val="20"/>
                <w:szCs w:val="20"/>
              </w:rPr>
              <w:t xml:space="preserve"> *</w:t>
            </w:r>
          </w:p>
        </w:tc>
        <w:tc>
          <w:tcPr>
            <w:tcW w:w="4905" w:type="dxa"/>
          </w:tcPr>
          <w:p w:rsidR="00C15FA7" w:rsidRPr="007F29A2" w:rsidRDefault="00C15FA7" w:rsidP="002E0EDC">
            <w:pPr>
              <w:pStyle w:val="Normal1"/>
              <w:jc w:val="both"/>
              <w:rPr>
                <w:rFonts w:ascii="Calibri" w:hAnsi="Calibri"/>
                <w:i w:val="0"/>
                <w:lang w:val="fr-FR"/>
              </w:rPr>
            </w:pPr>
          </w:p>
        </w:tc>
      </w:tr>
      <w:tr w:rsidR="00C15FA7" w:rsidRPr="004325ED" w:rsidTr="002E0EDC">
        <w:trPr>
          <w:jc w:val="center"/>
        </w:trPr>
        <w:tc>
          <w:tcPr>
            <w:tcW w:w="4340" w:type="dxa"/>
          </w:tcPr>
          <w:p w:rsidR="00C15FA7" w:rsidRPr="00F105B1" w:rsidRDefault="00C15FA7" w:rsidP="002E0EDC">
            <w:pPr>
              <w:jc w:val="both"/>
              <w:rPr>
                <w:sz w:val="20"/>
                <w:szCs w:val="20"/>
              </w:rPr>
            </w:pPr>
            <w:r>
              <w:rPr>
                <w:sz w:val="20"/>
                <w:szCs w:val="20"/>
              </w:rPr>
              <w:t xml:space="preserve">Saisie </w:t>
            </w:r>
            <w:r w:rsidR="002E0EDC">
              <w:rPr>
                <w:sz w:val="20"/>
                <w:szCs w:val="20"/>
              </w:rPr>
              <w:t>du champ : officielle</w:t>
            </w:r>
          </w:p>
        </w:tc>
        <w:tc>
          <w:tcPr>
            <w:tcW w:w="4905" w:type="dxa"/>
          </w:tcPr>
          <w:p w:rsidR="00C15FA7" w:rsidRPr="007F29A2" w:rsidRDefault="00C15FA7" w:rsidP="002E0EDC">
            <w:pPr>
              <w:pStyle w:val="Normal1"/>
              <w:jc w:val="both"/>
              <w:rPr>
                <w:rFonts w:ascii="Calibri" w:hAnsi="Calibri"/>
                <w:i w:val="0"/>
                <w:lang w:val="fr-FR"/>
              </w:rPr>
            </w:pPr>
          </w:p>
        </w:tc>
      </w:tr>
      <w:tr w:rsidR="002E0EDC" w:rsidRPr="004325ED" w:rsidTr="002E0EDC">
        <w:trPr>
          <w:jc w:val="center"/>
        </w:trPr>
        <w:tc>
          <w:tcPr>
            <w:tcW w:w="4340" w:type="dxa"/>
          </w:tcPr>
          <w:p w:rsidR="002E0EDC" w:rsidRPr="00F105B1" w:rsidRDefault="002E0EDC" w:rsidP="002E0EDC">
            <w:pPr>
              <w:jc w:val="both"/>
              <w:rPr>
                <w:sz w:val="20"/>
                <w:szCs w:val="20"/>
              </w:rPr>
            </w:pPr>
            <w:r>
              <w:rPr>
                <w:sz w:val="20"/>
                <w:szCs w:val="20"/>
              </w:rPr>
              <w:t>Saisie des champs : complète</w:t>
            </w:r>
          </w:p>
        </w:tc>
        <w:tc>
          <w:tcPr>
            <w:tcW w:w="4905" w:type="dxa"/>
          </w:tcPr>
          <w:p w:rsidR="002E0EDC" w:rsidRPr="007F29A2" w:rsidRDefault="002E0EDC" w:rsidP="002E0EDC">
            <w:pPr>
              <w:pStyle w:val="Normal1"/>
              <w:jc w:val="both"/>
              <w:rPr>
                <w:rFonts w:ascii="Calibri" w:hAnsi="Calibri"/>
                <w:i w:val="0"/>
                <w:lang w:val="fr-FR"/>
              </w:rPr>
            </w:pPr>
          </w:p>
        </w:tc>
      </w:tr>
      <w:tr w:rsidR="002E0EDC" w:rsidRPr="004325ED" w:rsidTr="002E0EDC">
        <w:trPr>
          <w:jc w:val="center"/>
        </w:trPr>
        <w:tc>
          <w:tcPr>
            <w:tcW w:w="4340" w:type="dxa"/>
          </w:tcPr>
          <w:p w:rsidR="002E0EDC" w:rsidRPr="00F105B1" w:rsidRDefault="002E0EDC" w:rsidP="002E0EDC">
            <w:pPr>
              <w:jc w:val="both"/>
              <w:rPr>
                <w:sz w:val="20"/>
                <w:szCs w:val="20"/>
              </w:rPr>
            </w:pPr>
            <w:r w:rsidRPr="00F105B1">
              <w:rPr>
                <w:sz w:val="20"/>
                <w:szCs w:val="20"/>
              </w:rPr>
              <w:t>Saisie de l’ISIN avec possibilité de recherche via F2 puis sélection.</w:t>
            </w:r>
            <w:r w:rsidR="00105226">
              <w:rPr>
                <w:sz w:val="20"/>
                <w:szCs w:val="20"/>
              </w:rPr>
              <w:t xml:space="preserve"> *</w:t>
            </w:r>
          </w:p>
        </w:tc>
        <w:tc>
          <w:tcPr>
            <w:tcW w:w="4905" w:type="dxa"/>
          </w:tcPr>
          <w:p w:rsidR="002E0EDC" w:rsidRDefault="002E0EDC" w:rsidP="002E0EDC">
            <w:pPr>
              <w:pStyle w:val="Normal1"/>
              <w:jc w:val="both"/>
              <w:rPr>
                <w:rFonts w:ascii="Calibri" w:hAnsi="Calibri"/>
                <w:i w:val="0"/>
                <w:lang w:val="fr-FR"/>
              </w:rPr>
            </w:pPr>
            <w:r w:rsidRPr="007F29A2">
              <w:rPr>
                <w:rFonts w:ascii="Calibri" w:hAnsi="Calibri"/>
                <w:i w:val="0"/>
                <w:lang w:val="fr-FR"/>
              </w:rPr>
              <w:t>La description du titre,</w:t>
            </w:r>
            <w:r>
              <w:rPr>
                <w:rFonts w:ascii="Calibri" w:hAnsi="Calibri"/>
                <w:i w:val="0"/>
                <w:lang w:val="fr-FR"/>
              </w:rPr>
              <w:t xml:space="preserve"> et</w:t>
            </w:r>
            <w:r w:rsidRPr="007F29A2">
              <w:rPr>
                <w:rFonts w:ascii="Calibri" w:hAnsi="Calibri"/>
                <w:i w:val="0"/>
                <w:lang w:val="fr-FR"/>
              </w:rPr>
              <w:t xml:space="preserve"> le </w:t>
            </w:r>
            <w:r w:rsidR="00E70B0E">
              <w:rPr>
                <w:rFonts w:ascii="Calibri" w:hAnsi="Calibri"/>
                <w:i w:val="0"/>
                <w:lang w:val="fr-FR"/>
              </w:rPr>
              <w:t>Marché,</w:t>
            </w:r>
            <w:r w:rsidRPr="007F29A2">
              <w:rPr>
                <w:rFonts w:ascii="Calibri" w:hAnsi="Calibri"/>
                <w:i w:val="0"/>
                <w:lang w:val="fr-FR"/>
              </w:rPr>
              <w:t xml:space="preserve"> sont </w:t>
            </w:r>
            <w:r>
              <w:rPr>
                <w:rFonts w:ascii="Calibri" w:hAnsi="Calibri"/>
                <w:i w:val="0"/>
                <w:lang w:val="fr-FR"/>
              </w:rPr>
              <w:t>déduit</w:t>
            </w:r>
            <w:r w:rsidRPr="007F29A2">
              <w:rPr>
                <w:rFonts w:ascii="Calibri" w:hAnsi="Calibri"/>
                <w:i w:val="0"/>
                <w:lang w:val="fr-FR"/>
              </w:rPr>
              <w:t>s et affichés.</w:t>
            </w:r>
          </w:p>
        </w:tc>
      </w:tr>
      <w:tr w:rsidR="002E0EDC" w:rsidRPr="004325ED" w:rsidTr="002E0EDC">
        <w:trPr>
          <w:jc w:val="center"/>
        </w:trPr>
        <w:tc>
          <w:tcPr>
            <w:tcW w:w="4340" w:type="dxa"/>
          </w:tcPr>
          <w:p w:rsidR="002E0EDC" w:rsidRPr="00F105B1" w:rsidRDefault="002E0EDC" w:rsidP="002E0EDC">
            <w:pPr>
              <w:jc w:val="both"/>
              <w:rPr>
                <w:sz w:val="20"/>
                <w:szCs w:val="20"/>
              </w:rPr>
            </w:pPr>
            <w:r>
              <w:rPr>
                <w:sz w:val="20"/>
                <w:szCs w:val="20"/>
              </w:rPr>
              <w:t>Choix parmi une énumération: type de dividende</w:t>
            </w:r>
          </w:p>
        </w:tc>
        <w:tc>
          <w:tcPr>
            <w:tcW w:w="4905" w:type="dxa"/>
          </w:tcPr>
          <w:p w:rsidR="002E0EDC" w:rsidRPr="007F29A2" w:rsidRDefault="002E0EDC" w:rsidP="002E0EDC">
            <w:pPr>
              <w:pStyle w:val="Normal1"/>
              <w:jc w:val="both"/>
              <w:rPr>
                <w:rFonts w:ascii="Calibri" w:hAnsi="Calibri"/>
                <w:i w:val="0"/>
                <w:lang w:val="fr-FR"/>
              </w:rPr>
            </w:pPr>
          </w:p>
        </w:tc>
      </w:tr>
      <w:tr w:rsidR="002E0EDC" w:rsidRPr="004325ED" w:rsidTr="002E0EDC">
        <w:trPr>
          <w:jc w:val="center"/>
        </w:trPr>
        <w:tc>
          <w:tcPr>
            <w:tcW w:w="4340" w:type="dxa"/>
          </w:tcPr>
          <w:p w:rsidR="002E0EDC" w:rsidRDefault="009C297F" w:rsidP="009C297F">
            <w:pPr>
              <w:jc w:val="both"/>
              <w:rPr>
                <w:sz w:val="20"/>
                <w:szCs w:val="20"/>
              </w:rPr>
            </w:pPr>
            <w:r>
              <w:rPr>
                <w:sz w:val="20"/>
                <w:szCs w:val="20"/>
              </w:rPr>
              <w:t xml:space="preserve">Saisie de la </w:t>
            </w:r>
            <w:r w:rsidR="002E0EDC">
              <w:rPr>
                <w:sz w:val="20"/>
                <w:szCs w:val="20"/>
              </w:rPr>
              <w:t>date d’enregistrement</w:t>
            </w:r>
          </w:p>
        </w:tc>
        <w:tc>
          <w:tcPr>
            <w:tcW w:w="4905" w:type="dxa"/>
          </w:tcPr>
          <w:p w:rsidR="002E0EDC" w:rsidRDefault="009C297F" w:rsidP="002E0EDC">
            <w:pPr>
              <w:pStyle w:val="Normal1"/>
              <w:jc w:val="both"/>
              <w:rPr>
                <w:rFonts w:ascii="Calibri" w:hAnsi="Calibri"/>
                <w:i w:val="0"/>
                <w:lang w:val="fr-FR"/>
              </w:rPr>
            </w:pPr>
            <w:r>
              <w:rPr>
                <w:rFonts w:ascii="Calibri" w:hAnsi="Calibri"/>
                <w:i w:val="0"/>
                <w:lang w:val="fr-FR"/>
              </w:rPr>
              <w:t xml:space="preserve">Possibilité de saisir manuellement une date ou de sélectionner une date du calendrier </w:t>
            </w:r>
          </w:p>
        </w:tc>
      </w:tr>
      <w:tr w:rsidR="009C297F" w:rsidRPr="004325ED" w:rsidTr="002E0EDC">
        <w:trPr>
          <w:jc w:val="center"/>
        </w:trPr>
        <w:tc>
          <w:tcPr>
            <w:tcW w:w="4340" w:type="dxa"/>
          </w:tcPr>
          <w:p w:rsidR="009C297F" w:rsidRDefault="009C297F" w:rsidP="009C297F">
            <w:pPr>
              <w:jc w:val="both"/>
              <w:rPr>
                <w:sz w:val="20"/>
                <w:szCs w:val="20"/>
              </w:rPr>
            </w:pPr>
            <w:r>
              <w:rPr>
                <w:sz w:val="20"/>
                <w:szCs w:val="20"/>
              </w:rPr>
              <w:t>Saisie de la date de détachement</w:t>
            </w:r>
            <w:r w:rsidR="00105226">
              <w:rPr>
                <w:sz w:val="20"/>
                <w:szCs w:val="20"/>
              </w:rPr>
              <w:t xml:space="preserve"> *</w:t>
            </w:r>
          </w:p>
        </w:tc>
        <w:tc>
          <w:tcPr>
            <w:tcW w:w="4905" w:type="dxa"/>
          </w:tcPr>
          <w:p w:rsidR="009C297F" w:rsidRDefault="009C297F" w:rsidP="002E0EDC">
            <w:pPr>
              <w:pStyle w:val="Normal1"/>
              <w:jc w:val="both"/>
              <w:rPr>
                <w:rFonts w:ascii="Calibri" w:hAnsi="Calibri"/>
                <w:i w:val="0"/>
                <w:lang w:val="fr-FR"/>
              </w:rPr>
            </w:pPr>
            <w:r>
              <w:rPr>
                <w:rFonts w:ascii="Calibri" w:hAnsi="Calibri"/>
                <w:i w:val="0"/>
                <w:lang w:val="fr-FR"/>
              </w:rPr>
              <w:t>Possibilité de saisir manuellement une date ou de sélectionner une date du calendrier</w:t>
            </w:r>
          </w:p>
        </w:tc>
      </w:tr>
      <w:tr w:rsidR="009C297F" w:rsidRPr="004325ED" w:rsidTr="002E0EDC">
        <w:trPr>
          <w:jc w:val="center"/>
        </w:trPr>
        <w:tc>
          <w:tcPr>
            <w:tcW w:w="4340" w:type="dxa"/>
          </w:tcPr>
          <w:p w:rsidR="009C297F" w:rsidRPr="00F105B1" w:rsidRDefault="009C297F" w:rsidP="002E0EDC">
            <w:pPr>
              <w:jc w:val="both"/>
              <w:rPr>
                <w:sz w:val="20"/>
                <w:szCs w:val="20"/>
              </w:rPr>
            </w:pPr>
            <w:r>
              <w:rPr>
                <w:sz w:val="20"/>
                <w:szCs w:val="20"/>
              </w:rPr>
              <w:t>Saisie du numéro de l’option.</w:t>
            </w:r>
            <w:r w:rsidR="00105226">
              <w:rPr>
                <w:sz w:val="20"/>
                <w:szCs w:val="20"/>
              </w:rPr>
              <w:t xml:space="preserve"> *</w:t>
            </w:r>
          </w:p>
        </w:tc>
        <w:tc>
          <w:tcPr>
            <w:tcW w:w="4905" w:type="dxa"/>
          </w:tcPr>
          <w:p w:rsidR="009C297F" w:rsidRPr="007F29A2" w:rsidRDefault="009C297F" w:rsidP="002E0EDC">
            <w:pPr>
              <w:pStyle w:val="Normal1"/>
              <w:jc w:val="both"/>
              <w:rPr>
                <w:rFonts w:ascii="Calibri" w:hAnsi="Calibri"/>
                <w:i w:val="0"/>
                <w:lang w:val="fr-FR"/>
              </w:rPr>
            </w:pPr>
          </w:p>
        </w:tc>
      </w:tr>
      <w:tr w:rsidR="009C297F" w:rsidRPr="004325ED" w:rsidTr="002E0EDC">
        <w:trPr>
          <w:jc w:val="center"/>
        </w:trPr>
        <w:tc>
          <w:tcPr>
            <w:tcW w:w="4340" w:type="dxa"/>
          </w:tcPr>
          <w:p w:rsidR="009C297F" w:rsidRDefault="009C297F" w:rsidP="009C297F">
            <w:pPr>
              <w:jc w:val="both"/>
              <w:rPr>
                <w:sz w:val="20"/>
                <w:szCs w:val="20"/>
              </w:rPr>
            </w:pPr>
            <w:r>
              <w:rPr>
                <w:sz w:val="20"/>
                <w:szCs w:val="20"/>
              </w:rPr>
              <w:t>Saisie du prix</w:t>
            </w:r>
          </w:p>
        </w:tc>
        <w:tc>
          <w:tcPr>
            <w:tcW w:w="4905" w:type="dxa"/>
          </w:tcPr>
          <w:p w:rsidR="009C297F" w:rsidRDefault="009C297F" w:rsidP="002E0EDC">
            <w:pPr>
              <w:pStyle w:val="Normal1"/>
              <w:jc w:val="both"/>
              <w:rPr>
                <w:rFonts w:ascii="Calibri" w:hAnsi="Calibri"/>
                <w:i w:val="0"/>
                <w:lang w:val="fr-FR"/>
              </w:rPr>
            </w:pPr>
          </w:p>
        </w:tc>
      </w:tr>
      <w:tr w:rsidR="0004576D" w:rsidRPr="0004576D" w:rsidTr="002E0EDC">
        <w:trPr>
          <w:jc w:val="center"/>
        </w:trPr>
        <w:tc>
          <w:tcPr>
            <w:tcW w:w="4340" w:type="dxa"/>
          </w:tcPr>
          <w:p w:rsidR="0004576D" w:rsidRPr="0004576D" w:rsidRDefault="0004576D" w:rsidP="0004576D">
            <w:pPr>
              <w:jc w:val="both"/>
              <w:rPr>
                <w:sz w:val="20"/>
                <w:szCs w:val="20"/>
              </w:rPr>
            </w:pPr>
            <w:r w:rsidRPr="0004576D">
              <w:rPr>
                <w:sz w:val="20"/>
                <w:szCs w:val="20"/>
              </w:rPr>
              <w:t xml:space="preserve">Choix parmi une énumération : </w:t>
            </w:r>
            <w:r w:rsidR="002D7167">
              <w:rPr>
                <w:sz w:val="20"/>
                <w:szCs w:val="20"/>
              </w:rPr>
              <w:t>mode</w:t>
            </w:r>
            <w:r w:rsidRPr="0004576D">
              <w:rPr>
                <w:sz w:val="20"/>
                <w:szCs w:val="20"/>
              </w:rPr>
              <w:t xml:space="preserve"> de cotation</w:t>
            </w:r>
          </w:p>
          <w:p w:rsidR="0004576D" w:rsidRPr="0004576D" w:rsidRDefault="0004576D" w:rsidP="0004576D">
            <w:pPr>
              <w:jc w:val="both"/>
              <w:rPr>
                <w:sz w:val="20"/>
                <w:szCs w:val="20"/>
              </w:rPr>
            </w:pPr>
            <w:r w:rsidRPr="0004576D">
              <w:rPr>
                <w:rFonts w:ascii="Calibri" w:hAnsi="Calibri"/>
                <w:sz w:val="20"/>
                <w:szCs w:val="20"/>
              </w:rPr>
              <w:t>Montant/ pourcentage </w:t>
            </w:r>
          </w:p>
        </w:tc>
        <w:tc>
          <w:tcPr>
            <w:tcW w:w="4905" w:type="dxa"/>
          </w:tcPr>
          <w:p w:rsidR="0004576D" w:rsidRPr="0004576D" w:rsidRDefault="0004576D" w:rsidP="002E0EDC">
            <w:pPr>
              <w:pStyle w:val="Normal1"/>
              <w:jc w:val="both"/>
              <w:rPr>
                <w:rFonts w:ascii="Calibri" w:hAnsi="Calibri"/>
                <w:i w:val="0"/>
                <w:lang w:val="fr-FR"/>
              </w:rPr>
            </w:pPr>
          </w:p>
        </w:tc>
      </w:tr>
      <w:tr w:rsidR="0004576D" w:rsidRPr="004325ED" w:rsidTr="00301424">
        <w:trPr>
          <w:jc w:val="center"/>
        </w:trPr>
        <w:tc>
          <w:tcPr>
            <w:tcW w:w="4340" w:type="dxa"/>
          </w:tcPr>
          <w:p w:rsidR="0004576D" w:rsidRDefault="0004576D" w:rsidP="0004576D">
            <w:pPr>
              <w:jc w:val="both"/>
              <w:rPr>
                <w:sz w:val="20"/>
                <w:szCs w:val="20"/>
              </w:rPr>
            </w:pPr>
            <w:r>
              <w:rPr>
                <w:sz w:val="20"/>
                <w:szCs w:val="20"/>
              </w:rPr>
              <w:t>Saisie de la date de paiement</w:t>
            </w:r>
          </w:p>
        </w:tc>
        <w:tc>
          <w:tcPr>
            <w:tcW w:w="4905" w:type="dxa"/>
          </w:tcPr>
          <w:p w:rsidR="0004576D" w:rsidRDefault="0004576D" w:rsidP="00301424">
            <w:pPr>
              <w:pStyle w:val="Normal1"/>
              <w:jc w:val="both"/>
              <w:rPr>
                <w:rFonts w:ascii="Calibri" w:hAnsi="Calibri"/>
                <w:i w:val="0"/>
                <w:lang w:val="fr-FR"/>
              </w:rPr>
            </w:pPr>
            <w:r>
              <w:rPr>
                <w:rFonts w:ascii="Calibri" w:hAnsi="Calibri"/>
                <w:i w:val="0"/>
                <w:lang w:val="fr-FR"/>
              </w:rPr>
              <w:t>Possibilité de saisir manuellement une date ou de sélectionner une date du calendrier</w:t>
            </w:r>
          </w:p>
        </w:tc>
      </w:tr>
      <w:tr w:rsidR="00A236EF" w:rsidRPr="009E4D91" w:rsidTr="00301424">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301424">
            <w:pPr>
              <w:rPr>
                <w:sz w:val="20"/>
              </w:rPr>
            </w:pPr>
            <w:r>
              <w:rPr>
                <w:sz w:val="20"/>
              </w:rPr>
              <w:t xml:space="preserve">Saisie de la devise avec possibilité </w:t>
            </w:r>
            <w:r w:rsidRPr="009E4D91">
              <w:rPr>
                <w:sz w:val="20"/>
              </w:rPr>
              <w:t xml:space="preserve"> de recherche via F2 puis sélection</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bl>
    <w:p w:rsidR="00DA2717" w:rsidRPr="00DA2717" w:rsidRDefault="00DA2717" w:rsidP="00105226">
      <w:pPr>
        <w:jc w:val="both"/>
      </w:pPr>
      <w:r>
        <w:t>(*) : Obligatoire</w:t>
      </w:r>
    </w:p>
    <w:p w:rsidR="00937CB5" w:rsidRPr="004325ED" w:rsidRDefault="00937CB5" w:rsidP="00937CB5">
      <w:pPr>
        <w:pStyle w:val="Style3"/>
      </w:pPr>
      <w:bookmarkStart w:id="152" w:name="_Toc54515374"/>
      <w:bookmarkStart w:id="153" w:name="_Toc318352134"/>
      <w:bookmarkStart w:id="154" w:name="_Toc319568800"/>
      <w:bookmarkStart w:id="155" w:name="_Toc409450782"/>
      <w:r w:rsidRPr="004325ED">
        <w:lastRenderedPageBreak/>
        <w:t>T</w:t>
      </w:r>
      <w:bookmarkEnd w:id="152"/>
      <w:r w:rsidRPr="004325ED">
        <w:t>raitements</w:t>
      </w:r>
      <w:bookmarkEnd w:id="153"/>
      <w:bookmarkEnd w:id="154"/>
      <w:bookmarkEnd w:id="155"/>
    </w:p>
    <w:p w:rsidR="00937CB5" w:rsidRPr="004325ED" w:rsidRDefault="009925C9" w:rsidP="00FB1421">
      <w:pPr>
        <w:pStyle w:val="ListParagraph"/>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D972BB">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694E21" w:rsidRDefault="002D7167" w:rsidP="00694E21">
            <w:pPr>
              <w:jc w:val="both"/>
            </w:pPr>
            <w:r w:rsidRPr="00694E21">
              <w:t>TRT-061</w:t>
            </w:r>
            <w:r w:rsidR="00937CB5" w:rsidRPr="00694E21">
              <w:t>-1</w:t>
            </w:r>
          </w:p>
        </w:tc>
        <w:tc>
          <w:tcPr>
            <w:tcW w:w="7719" w:type="dxa"/>
          </w:tcPr>
          <w:p w:rsidR="00937CB5" w:rsidRPr="00694E21" w:rsidRDefault="002D7167" w:rsidP="00694E21">
            <w:pPr>
              <w:jc w:val="both"/>
            </w:pPr>
            <w:r w:rsidRPr="00694E21">
              <w:t>Une fois que l’utilisateur a fini la saisie, il doit cliquer sur « sauvegarder »</w:t>
            </w:r>
          </w:p>
          <w:p w:rsidR="002D7167" w:rsidRPr="00694E21" w:rsidRDefault="002D7167" w:rsidP="00694E21">
            <w:pPr>
              <w:jc w:val="both"/>
            </w:pPr>
            <w:r w:rsidRPr="00694E21">
              <w:t>Le système crée une copie de l’annonce saisie qui va être envoyé</w:t>
            </w:r>
            <w:r w:rsidR="00694E21" w:rsidRPr="00694E21">
              <w:t>e</w:t>
            </w:r>
            <w:r w:rsidRPr="00694E21">
              <w:t xml:space="preserve"> au  processus de « Data Cleansing »</w:t>
            </w:r>
          </w:p>
          <w:p w:rsidR="00694E21" w:rsidRPr="00694E21" w:rsidRDefault="002D7167" w:rsidP="00694E21">
            <w:pPr>
              <w:jc w:val="both"/>
            </w:pPr>
            <w:r w:rsidRPr="00694E21">
              <w:t xml:space="preserve">S’il existe une OST déjà créée avec le même code annonce,  même type annonce, même ISIN et même date de référence </w:t>
            </w:r>
            <w:r w:rsidR="00694E21" w:rsidRPr="00694E21">
              <w:t xml:space="preserve">(+/-4 jours), </w:t>
            </w:r>
            <w:r w:rsidRPr="00694E21">
              <w:t>qui est dans ce cas la date de détachement</w:t>
            </w:r>
            <w:r w:rsidR="00694E21" w:rsidRPr="00694E21">
              <w:t> ;  la copie de la saisie manuelle v</w:t>
            </w:r>
            <w:r w:rsidRPr="00694E21">
              <w:t xml:space="preserve">a </w:t>
            </w:r>
            <w:r w:rsidR="00694E21" w:rsidRPr="00694E21">
              <w:t>être rattachée au</w:t>
            </w:r>
            <w:r w:rsidRPr="00694E21">
              <w:t xml:space="preserve"> groupe</w:t>
            </w:r>
            <w:r w:rsidR="00694E21" w:rsidRPr="00694E21">
              <w:t xml:space="preserve"> de l’OST déjà créée</w:t>
            </w:r>
            <w:r w:rsidRPr="00694E21">
              <w:t xml:space="preserve">, </w:t>
            </w:r>
            <w:r w:rsidR="00694E21" w:rsidRPr="00694E21">
              <w:t>les données saisie seront considérées comme une mise à jour et seront sujet à validation par l’utilisateur</w:t>
            </w:r>
            <w:r w:rsidRPr="00694E21">
              <w:t>.</w:t>
            </w:r>
          </w:p>
          <w:p w:rsidR="00694E21" w:rsidRPr="00694E21" w:rsidRDefault="00694E21" w:rsidP="00694E21">
            <w:pPr>
              <w:jc w:val="both"/>
            </w:pPr>
            <w:r w:rsidRPr="00694E21">
              <w:t>Dans le cas contraire, une nouvelle OST va être créée ainsi qu’un nouveau groupe pour d’éventuelles mises à jour à rattacher à cette OST.</w:t>
            </w:r>
          </w:p>
          <w:p w:rsidR="002D7167" w:rsidRPr="00694E21" w:rsidRDefault="002D7167" w:rsidP="00694E21">
            <w:pPr>
              <w:jc w:val="both"/>
            </w:pPr>
            <w:r w:rsidRPr="00694E21">
              <w:t xml:space="preserve"> </w:t>
            </w:r>
          </w:p>
        </w:tc>
      </w:tr>
    </w:tbl>
    <w:p w:rsidR="002D7167" w:rsidRPr="004325ED" w:rsidRDefault="002D7167" w:rsidP="002D7167">
      <w:pPr>
        <w:spacing w:before="60"/>
        <w:rPr>
          <w:i/>
          <w:sz w:val="20"/>
          <w:szCs w:val="20"/>
        </w:rPr>
      </w:pPr>
      <w:bookmarkStart w:id="156" w:name="_Toc132075963"/>
      <w:bookmarkStart w:id="157" w:name="_Toc318352135"/>
      <w:bookmarkStart w:id="158" w:name="_Toc319568801"/>
      <w:r>
        <w:rPr>
          <w:i/>
          <w:sz w:val="20"/>
          <w:szCs w:val="20"/>
        </w:rPr>
        <w:t>061</w:t>
      </w:r>
      <w:r w:rsidRPr="004325ED">
        <w:rPr>
          <w:i/>
          <w:sz w:val="20"/>
          <w:szCs w:val="20"/>
        </w:rPr>
        <w:t xml:space="preserve"> = </w:t>
      </w:r>
      <w:r>
        <w:rPr>
          <w:i/>
          <w:sz w:val="20"/>
          <w:szCs w:val="20"/>
        </w:rPr>
        <w:t>saisie manuelle d’une annonce de distribution de dividende.</w:t>
      </w:r>
    </w:p>
    <w:p w:rsidR="00937CB5" w:rsidRPr="004325ED" w:rsidRDefault="00937CB5" w:rsidP="00937CB5">
      <w:pPr>
        <w:pStyle w:val="Style3"/>
      </w:pPr>
      <w:bookmarkStart w:id="159" w:name="_Toc409450783"/>
      <w:r w:rsidRPr="004325ED">
        <w:t>Messages d’erreur</w:t>
      </w:r>
      <w:bookmarkEnd w:id="156"/>
      <w:bookmarkEnd w:id="157"/>
      <w:bookmarkEnd w:id="158"/>
      <w:bookmarkEnd w:id="159"/>
    </w:p>
    <w:p w:rsidR="00937CB5" w:rsidRPr="004325ED" w:rsidRDefault="00937CB5" w:rsidP="00FB1421">
      <w:pPr>
        <w:pStyle w:val="ListParagraph"/>
        <w:numPr>
          <w:ilvl w:val="0"/>
          <w:numId w:val="2"/>
        </w:numPr>
        <w:spacing w:before="240" w:after="240" w:line="240" w:lineRule="auto"/>
        <w:ind w:right="142"/>
      </w:pPr>
      <w:r w:rsidRPr="004325ED">
        <w:t>Identifier et lister les messages d’erreur spécifiques à ce CUF.</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D972BB">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4325ED" w:rsidRDefault="00937CB5" w:rsidP="00BA7060">
            <w:pPr>
              <w:jc w:val="both"/>
            </w:pPr>
            <w:r w:rsidRPr="004325ED">
              <w:t>ERR-GEN-1</w:t>
            </w:r>
          </w:p>
        </w:tc>
        <w:tc>
          <w:tcPr>
            <w:tcW w:w="7719" w:type="dxa"/>
          </w:tcPr>
          <w:p w:rsidR="00937CB5" w:rsidRPr="004325ED" w:rsidRDefault="00937CB5" w:rsidP="00694E21"/>
        </w:tc>
      </w:tr>
    </w:tbl>
    <w:p w:rsidR="001E2DCF" w:rsidRDefault="001E2DCF" w:rsidP="001E2DCF"/>
    <w:p w:rsidR="001B0153" w:rsidRPr="004325ED" w:rsidRDefault="001B0153" w:rsidP="001B0153">
      <w:pPr>
        <w:pStyle w:val="Style2"/>
      </w:pPr>
      <w:bookmarkStart w:id="160" w:name="_Toc409450784"/>
      <w:r w:rsidRPr="004325ED">
        <w:t>Cas d’utilisation &lt;</w:t>
      </w:r>
      <w:r w:rsidR="006A1159">
        <w:t>Mise à jour des Dummy code</w:t>
      </w:r>
      <w:r w:rsidRPr="004325ED">
        <w:t>&gt;</w:t>
      </w:r>
      <w:bookmarkEnd w:id="160"/>
    </w:p>
    <w:p w:rsidR="001B0153" w:rsidRPr="004325ED" w:rsidRDefault="001B0153" w:rsidP="001B0153">
      <w:pPr>
        <w:pStyle w:val="Style3"/>
      </w:pPr>
      <w:bookmarkStart w:id="161" w:name="_Toc409450785"/>
      <w:r w:rsidRPr="004325ED">
        <w:t>Définition et objectif</w:t>
      </w:r>
      <w:bookmarkEnd w:id="161"/>
    </w:p>
    <w:p w:rsidR="002B1F96" w:rsidRDefault="00D40CC4" w:rsidP="00FB1421">
      <w:pPr>
        <w:pStyle w:val="ListParagraph"/>
        <w:numPr>
          <w:ilvl w:val="0"/>
          <w:numId w:val="2"/>
        </w:numPr>
        <w:spacing w:before="240" w:line="240" w:lineRule="auto"/>
        <w:ind w:right="142"/>
        <w:jc w:val="both"/>
      </w:pPr>
      <w:r>
        <w:t xml:space="preserve">Pour certaines OST, le Code ISIN du titre distribué ou échangé n’est pas communiqué </w:t>
      </w:r>
      <w:r w:rsidR="002B1F96">
        <w:t xml:space="preserve">dés le premier préavis, un </w:t>
      </w:r>
      <w:r w:rsidR="00B23B11">
        <w:t xml:space="preserve">Dummy code </w:t>
      </w:r>
      <w:r w:rsidR="002B1F96">
        <w:t>est alors créé à la place du code SIN réel.</w:t>
      </w:r>
    </w:p>
    <w:p w:rsidR="00C52677" w:rsidRPr="004325ED" w:rsidRDefault="00D40CC4" w:rsidP="002B1F96">
      <w:pPr>
        <w:pStyle w:val="ListParagraph"/>
        <w:spacing w:before="240" w:line="240" w:lineRule="auto"/>
        <w:ind w:right="142"/>
        <w:jc w:val="both"/>
      </w:pPr>
      <w:r>
        <w:t xml:space="preserve"> </w:t>
      </w:r>
      <w:r w:rsidR="00C52677">
        <w:t xml:space="preserve">Ce cas d’utilisation est dédié à </w:t>
      </w:r>
      <w:r w:rsidR="002B1F96">
        <w:t xml:space="preserve">la </w:t>
      </w:r>
      <w:r>
        <w:t xml:space="preserve">mise à jour du </w:t>
      </w:r>
      <w:r w:rsidR="00B23B11">
        <w:t>Dummy code s</w:t>
      </w:r>
      <w:r>
        <w:t>aisi au niveau de l’annonce par le code ISIN réel communiqué à posteriori.</w:t>
      </w:r>
    </w:p>
    <w:p w:rsidR="00C52677" w:rsidRPr="004325ED" w:rsidRDefault="00C52677" w:rsidP="00C52677">
      <w:pPr>
        <w:pStyle w:val="Style3"/>
      </w:pPr>
      <w:bookmarkStart w:id="162" w:name="_Toc409450786"/>
      <w:r w:rsidRPr="004325ED">
        <w:t>Pré-conditions</w:t>
      </w:r>
      <w:bookmarkEnd w:id="162"/>
    </w:p>
    <w:p w:rsidR="00C52677" w:rsidRPr="004325ED" w:rsidRDefault="00C52677" w:rsidP="00FB1421">
      <w:pPr>
        <w:pStyle w:val="ListParagraph"/>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52677" w:rsidRPr="004325ED" w:rsidTr="00301424">
        <w:trPr>
          <w:tblHeader/>
          <w:jc w:val="center"/>
        </w:trPr>
        <w:tc>
          <w:tcPr>
            <w:tcW w:w="1526" w:type="dxa"/>
            <w:shd w:val="clear" w:color="auto" w:fill="D9D9D9" w:themeFill="background1" w:themeFillShade="D9"/>
          </w:tcPr>
          <w:p w:rsidR="00C52677" w:rsidRPr="004325ED" w:rsidRDefault="00C52677" w:rsidP="00301424">
            <w:pPr>
              <w:rPr>
                <w:b/>
              </w:rPr>
            </w:pPr>
            <w:r w:rsidRPr="004325ED">
              <w:rPr>
                <w:b/>
              </w:rPr>
              <w:t>Réf.</w:t>
            </w:r>
          </w:p>
        </w:tc>
        <w:tc>
          <w:tcPr>
            <w:tcW w:w="7719" w:type="dxa"/>
            <w:shd w:val="clear" w:color="auto" w:fill="D9D9D9" w:themeFill="background1" w:themeFillShade="D9"/>
          </w:tcPr>
          <w:p w:rsidR="00C52677" w:rsidRPr="004325ED" w:rsidRDefault="00C52677" w:rsidP="00301424">
            <w:pPr>
              <w:rPr>
                <w:b/>
              </w:rPr>
            </w:pPr>
            <w:r w:rsidRPr="004325ED">
              <w:rPr>
                <w:b/>
              </w:rPr>
              <w:t>Description</w:t>
            </w:r>
          </w:p>
        </w:tc>
      </w:tr>
      <w:tr w:rsidR="00C52677" w:rsidRPr="004325ED" w:rsidTr="00301424">
        <w:trPr>
          <w:jc w:val="center"/>
        </w:trPr>
        <w:tc>
          <w:tcPr>
            <w:tcW w:w="1526" w:type="dxa"/>
          </w:tcPr>
          <w:p w:rsidR="00C52677" w:rsidRDefault="00C52677" w:rsidP="00301424">
            <w:pPr>
              <w:jc w:val="both"/>
            </w:pPr>
            <w:r w:rsidRPr="004325ED">
              <w:t>PRE-</w:t>
            </w:r>
            <w:r w:rsidR="00834722">
              <w:t>062</w:t>
            </w:r>
            <w:r w:rsidRPr="004325ED">
              <w:t>-1</w:t>
            </w:r>
          </w:p>
        </w:tc>
        <w:tc>
          <w:tcPr>
            <w:tcW w:w="7719" w:type="dxa"/>
          </w:tcPr>
          <w:p w:rsidR="00C52677" w:rsidRDefault="00834722" w:rsidP="00834722">
            <w:pPr>
              <w:pStyle w:val="Normal1"/>
              <w:jc w:val="both"/>
              <w:rPr>
                <w:rFonts w:ascii="Calibri" w:hAnsi="Calibri"/>
                <w:i w:val="0"/>
                <w:lang w:val="fr-FR"/>
              </w:rPr>
            </w:pPr>
            <w:r>
              <w:rPr>
                <w:rFonts w:ascii="Calibri" w:hAnsi="Calibri"/>
                <w:i w:val="0"/>
                <w:lang w:val="fr-FR"/>
              </w:rPr>
              <w:t>Définir dans le référentiel le code ISIN réel</w:t>
            </w:r>
            <w:r w:rsidR="00C52677" w:rsidRPr="00CC26AD">
              <w:rPr>
                <w:rFonts w:ascii="Calibri" w:hAnsi="Calibri"/>
                <w:i w:val="0"/>
                <w:lang w:val="fr-FR"/>
              </w:rPr>
              <w:t>.</w:t>
            </w:r>
          </w:p>
        </w:tc>
      </w:tr>
      <w:tr w:rsidR="00C52677" w:rsidRPr="004325ED" w:rsidTr="00301424">
        <w:trPr>
          <w:jc w:val="center"/>
        </w:trPr>
        <w:tc>
          <w:tcPr>
            <w:tcW w:w="1526" w:type="dxa"/>
          </w:tcPr>
          <w:p w:rsidR="00C52677" w:rsidRPr="004325ED" w:rsidRDefault="00834722" w:rsidP="00301424">
            <w:pPr>
              <w:jc w:val="both"/>
            </w:pPr>
            <w:r>
              <w:t>PRE-062</w:t>
            </w:r>
            <w:r w:rsidR="00C52677">
              <w:t>-2</w:t>
            </w:r>
          </w:p>
        </w:tc>
        <w:tc>
          <w:tcPr>
            <w:tcW w:w="7719" w:type="dxa"/>
          </w:tcPr>
          <w:p w:rsidR="00C52677" w:rsidRDefault="00834722" w:rsidP="00301424">
            <w:pPr>
              <w:pStyle w:val="Normal1"/>
              <w:jc w:val="both"/>
              <w:rPr>
                <w:rFonts w:ascii="Calibri" w:hAnsi="Calibri"/>
                <w:i w:val="0"/>
                <w:lang w:val="fr-FR"/>
              </w:rPr>
            </w:pPr>
            <w:r>
              <w:rPr>
                <w:rFonts w:ascii="Calibri" w:hAnsi="Calibri"/>
                <w:i w:val="0"/>
                <w:lang w:val="fr-FR"/>
              </w:rPr>
              <w:t xml:space="preserve">Existence d’une annonce contenant un </w:t>
            </w:r>
            <w:r w:rsidR="00CA244B">
              <w:rPr>
                <w:rFonts w:ascii="Calibri" w:hAnsi="Calibri"/>
                <w:i w:val="0"/>
                <w:lang w:val="fr-FR"/>
              </w:rPr>
              <w:t xml:space="preserve">Dummy code </w:t>
            </w:r>
          </w:p>
        </w:tc>
      </w:tr>
    </w:tbl>
    <w:p w:rsidR="00C52677" w:rsidRPr="004325ED" w:rsidRDefault="00C52677" w:rsidP="00C52677">
      <w:pPr>
        <w:spacing w:before="60"/>
        <w:rPr>
          <w:i/>
          <w:sz w:val="20"/>
          <w:szCs w:val="20"/>
        </w:rPr>
      </w:pPr>
      <w:r>
        <w:rPr>
          <w:i/>
          <w:sz w:val="20"/>
          <w:szCs w:val="20"/>
        </w:rPr>
        <w:t>06</w:t>
      </w:r>
      <w:r w:rsidR="00670FED">
        <w:rPr>
          <w:i/>
          <w:sz w:val="20"/>
          <w:szCs w:val="20"/>
        </w:rPr>
        <w:t>2</w:t>
      </w:r>
      <w:r w:rsidRPr="004325ED">
        <w:rPr>
          <w:i/>
          <w:sz w:val="20"/>
          <w:szCs w:val="20"/>
        </w:rPr>
        <w:t xml:space="preserve"> = </w:t>
      </w:r>
      <w:r w:rsidR="00834722">
        <w:rPr>
          <w:i/>
          <w:sz w:val="20"/>
          <w:szCs w:val="20"/>
        </w:rPr>
        <w:t xml:space="preserve">Mise à jour des </w:t>
      </w:r>
      <w:r w:rsidR="00CA244B">
        <w:rPr>
          <w:i/>
          <w:sz w:val="20"/>
          <w:szCs w:val="20"/>
        </w:rPr>
        <w:t>Dummy code</w:t>
      </w:r>
      <w:r>
        <w:rPr>
          <w:i/>
          <w:sz w:val="20"/>
          <w:szCs w:val="20"/>
        </w:rPr>
        <w:t>.</w:t>
      </w:r>
    </w:p>
    <w:p w:rsidR="00C52677" w:rsidRPr="004325ED" w:rsidRDefault="00C52677" w:rsidP="00C52677">
      <w:pPr>
        <w:pStyle w:val="Style3"/>
      </w:pPr>
      <w:bookmarkStart w:id="163" w:name="_Toc409450787"/>
      <w:r w:rsidRPr="004325ED">
        <w:t>Post-conditions</w:t>
      </w:r>
      <w:bookmarkEnd w:id="163"/>
    </w:p>
    <w:p w:rsidR="00C52677" w:rsidRPr="004325ED" w:rsidRDefault="00C52677" w:rsidP="00FB1421">
      <w:pPr>
        <w:pStyle w:val="ListParagraph"/>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52677" w:rsidRPr="004325ED" w:rsidTr="00301424">
        <w:trPr>
          <w:tblHeader/>
          <w:jc w:val="center"/>
        </w:trPr>
        <w:tc>
          <w:tcPr>
            <w:tcW w:w="1526" w:type="dxa"/>
            <w:shd w:val="clear" w:color="auto" w:fill="D9D9D9" w:themeFill="background1" w:themeFillShade="D9"/>
          </w:tcPr>
          <w:p w:rsidR="00C52677" w:rsidRPr="004325ED" w:rsidRDefault="00C52677" w:rsidP="00301424">
            <w:pPr>
              <w:rPr>
                <w:b/>
              </w:rPr>
            </w:pPr>
            <w:r w:rsidRPr="004325ED">
              <w:rPr>
                <w:b/>
              </w:rPr>
              <w:lastRenderedPageBreak/>
              <w:t>Réf.</w:t>
            </w:r>
          </w:p>
        </w:tc>
        <w:tc>
          <w:tcPr>
            <w:tcW w:w="7719" w:type="dxa"/>
            <w:shd w:val="clear" w:color="auto" w:fill="D9D9D9" w:themeFill="background1" w:themeFillShade="D9"/>
          </w:tcPr>
          <w:p w:rsidR="00C52677" w:rsidRPr="004325ED" w:rsidRDefault="00C52677" w:rsidP="00301424">
            <w:pPr>
              <w:rPr>
                <w:b/>
              </w:rPr>
            </w:pPr>
            <w:r w:rsidRPr="004325ED">
              <w:rPr>
                <w:b/>
              </w:rPr>
              <w:t>Description</w:t>
            </w:r>
          </w:p>
        </w:tc>
      </w:tr>
      <w:tr w:rsidR="00C52677" w:rsidRPr="004325ED" w:rsidTr="00301424">
        <w:trPr>
          <w:jc w:val="center"/>
        </w:trPr>
        <w:tc>
          <w:tcPr>
            <w:tcW w:w="1526" w:type="dxa"/>
          </w:tcPr>
          <w:p w:rsidR="00C52677" w:rsidRPr="004325ED" w:rsidRDefault="00670FED" w:rsidP="00301424">
            <w:pPr>
              <w:jc w:val="both"/>
            </w:pPr>
            <w:r>
              <w:t>POS-062</w:t>
            </w:r>
            <w:r w:rsidR="00C52677">
              <w:t>-</w:t>
            </w:r>
            <w:r w:rsidR="00C52677" w:rsidRPr="004325ED">
              <w:t>1</w:t>
            </w:r>
          </w:p>
        </w:tc>
        <w:tc>
          <w:tcPr>
            <w:tcW w:w="7719" w:type="dxa"/>
          </w:tcPr>
          <w:p w:rsidR="00C52677" w:rsidRPr="004325ED" w:rsidRDefault="00C52677" w:rsidP="00301424">
            <w:pPr>
              <w:pStyle w:val="Normal1"/>
              <w:rPr>
                <w:i w:val="0"/>
                <w:lang w:val="fr-FR"/>
              </w:rPr>
            </w:pPr>
          </w:p>
        </w:tc>
      </w:tr>
    </w:tbl>
    <w:p w:rsidR="00C52677" w:rsidRPr="004325ED" w:rsidRDefault="00C52677" w:rsidP="00C52677">
      <w:pPr>
        <w:spacing w:before="60"/>
        <w:rPr>
          <w:i/>
          <w:sz w:val="20"/>
          <w:szCs w:val="20"/>
        </w:rPr>
      </w:pPr>
    </w:p>
    <w:p w:rsidR="00C52677" w:rsidRPr="004325ED" w:rsidRDefault="00C52677" w:rsidP="00C52677">
      <w:pPr>
        <w:pStyle w:val="Style3"/>
      </w:pPr>
      <w:bookmarkStart w:id="164" w:name="_Toc409450788"/>
      <w:r w:rsidRPr="004325ED">
        <w:t>Diagramme d’activité</w:t>
      </w:r>
      <w:bookmarkEnd w:id="164"/>
    </w:p>
    <w:p w:rsidR="00C52677" w:rsidRDefault="00C52677" w:rsidP="00C52677">
      <w:pPr>
        <w:spacing w:before="240" w:line="240" w:lineRule="auto"/>
        <w:ind w:right="142"/>
        <w:jc w:val="both"/>
      </w:pPr>
      <w:r>
        <w:t>L’interaction entre l’utilisateur et le système est représentée comme suit :</w:t>
      </w:r>
    </w:p>
    <w:p w:rsidR="00C52677" w:rsidRDefault="00C52677" w:rsidP="00C52677">
      <w:pPr>
        <w:spacing w:line="240" w:lineRule="auto"/>
        <w:ind w:left="2007" w:right="142"/>
      </w:pP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C52677" w:rsidRPr="004325ED" w:rsidTr="00301424">
        <w:trPr>
          <w:tblHeader/>
          <w:jc w:val="center"/>
        </w:trPr>
        <w:tc>
          <w:tcPr>
            <w:tcW w:w="4340" w:type="dxa"/>
            <w:shd w:val="clear" w:color="auto" w:fill="D9D9D9" w:themeFill="background1" w:themeFillShade="D9"/>
          </w:tcPr>
          <w:p w:rsidR="00C52677" w:rsidRPr="004325ED" w:rsidRDefault="00C52677" w:rsidP="00301424">
            <w:pPr>
              <w:jc w:val="both"/>
              <w:rPr>
                <w:b/>
              </w:rPr>
            </w:pPr>
            <w:r>
              <w:rPr>
                <w:b/>
              </w:rPr>
              <w:t>L’utilisateur</w:t>
            </w:r>
          </w:p>
        </w:tc>
        <w:tc>
          <w:tcPr>
            <w:tcW w:w="4905" w:type="dxa"/>
            <w:shd w:val="clear" w:color="auto" w:fill="D9D9D9" w:themeFill="background1" w:themeFillShade="D9"/>
          </w:tcPr>
          <w:p w:rsidR="00C52677" w:rsidRPr="004325ED" w:rsidRDefault="00C52677" w:rsidP="00301424">
            <w:pPr>
              <w:jc w:val="both"/>
              <w:rPr>
                <w:b/>
              </w:rPr>
            </w:pPr>
            <w:r>
              <w:rPr>
                <w:b/>
              </w:rPr>
              <w:t>MegaCor</w:t>
            </w:r>
          </w:p>
        </w:tc>
      </w:tr>
      <w:tr w:rsidR="00C244A6" w:rsidRPr="004325ED" w:rsidTr="00301424">
        <w:trPr>
          <w:jc w:val="center"/>
        </w:trPr>
        <w:tc>
          <w:tcPr>
            <w:tcW w:w="4340" w:type="dxa"/>
          </w:tcPr>
          <w:p w:rsidR="00C244A6" w:rsidRPr="00F105B1" w:rsidRDefault="00C244A6" w:rsidP="00C244A6">
            <w:pPr>
              <w:jc w:val="both"/>
              <w:rPr>
                <w:sz w:val="20"/>
                <w:szCs w:val="20"/>
              </w:rPr>
            </w:pPr>
            <w:r>
              <w:rPr>
                <w:sz w:val="20"/>
                <w:szCs w:val="20"/>
              </w:rPr>
              <w:t>Saisie d’un identifiant : référence de la mise à jour (champs texte)</w:t>
            </w:r>
          </w:p>
        </w:tc>
        <w:tc>
          <w:tcPr>
            <w:tcW w:w="4905" w:type="dxa"/>
          </w:tcPr>
          <w:p w:rsidR="00C244A6" w:rsidRPr="007F29A2" w:rsidRDefault="00C244A6" w:rsidP="00301424">
            <w:pPr>
              <w:pStyle w:val="Normal1"/>
              <w:jc w:val="both"/>
              <w:rPr>
                <w:rFonts w:ascii="Calibri" w:hAnsi="Calibri"/>
                <w:i w:val="0"/>
                <w:lang w:val="fr-FR"/>
              </w:rPr>
            </w:pPr>
          </w:p>
        </w:tc>
      </w:tr>
      <w:tr w:rsidR="00C52677" w:rsidRPr="004325ED" w:rsidTr="00301424">
        <w:trPr>
          <w:jc w:val="center"/>
        </w:trPr>
        <w:tc>
          <w:tcPr>
            <w:tcW w:w="4340" w:type="dxa"/>
          </w:tcPr>
          <w:p w:rsidR="00C52677" w:rsidRPr="00F105B1" w:rsidRDefault="00C52677" w:rsidP="0054019A">
            <w:pPr>
              <w:jc w:val="both"/>
              <w:rPr>
                <w:sz w:val="20"/>
                <w:szCs w:val="20"/>
              </w:rPr>
            </w:pPr>
            <w:r w:rsidRPr="00F105B1">
              <w:rPr>
                <w:sz w:val="20"/>
                <w:szCs w:val="20"/>
              </w:rPr>
              <w:t xml:space="preserve">Saisie </w:t>
            </w:r>
            <w:r>
              <w:rPr>
                <w:sz w:val="20"/>
                <w:szCs w:val="20"/>
              </w:rPr>
              <w:t xml:space="preserve">de la référence </w:t>
            </w:r>
            <w:r w:rsidR="0054019A">
              <w:rPr>
                <w:sz w:val="20"/>
                <w:szCs w:val="20"/>
              </w:rPr>
              <w:t xml:space="preserve">l’annonce </w:t>
            </w:r>
            <w:r w:rsidR="0054019A" w:rsidRPr="00F105B1">
              <w:rPr>
                <w:sz w:val="20"/>
                <w:szCs w:val="20"/>
              </w:rPr>
              <w:t>avec possibilité de recherche via F2 puis sélection</w:t>
            </w:r>
          </w:p>
        </w:tc>
        <w:tc>
          <w:tcPr>
            <w:tcW w:w="4905" w:type="dxa"/>
          </w:tcPr>
          <w:p w:rsidR="00C52677" w:rsidRPr="007F29A2" w:rsidRDefault="00C52677" w:rsidP="00301424">
            <w:pPr>
              <w:pStyle w:val="Normal1"/>
              <w:jc w:val="both"/>
              <w:rPr>
                <w:rFonts w:ascii="Calibri" w:hAnsi="Calibri"/>
                <w:i w:val="0"/>
                <w:lang w:val="fr-FR"/>
              </w:rPr>
            </w:pPr>
          </w:p>
        </w:tc>
      </w:tr>
      <w:tr w:rsidR="00C52677" w:rsidRPr="004325ED" w:rsidTr="00301424">
        <w:trPr>
          <w:jc w:val="center"/>
        </w:trPr>
        <w:tc>
          <w:tcPr>
            <w:tcW w:w="4340" w:type="dxa"/>
          </w:tcPr>
          <w:p w:rsidR="00C52677" w:rsidRPr="00F105B1" w:rsidRDefault="00C52677" w:rsidP="00C244A6">
            <w:pPr>
              <w:jc w:val="both"/>
              <w:rPr>
                <w:sz w:val="20"/>
                <w:szCs w:val="20"/>
              </w:rPr>
            </w:pPr>
            <w:r>
              <w:rPr>
                <w:sz w:val="20"/>
                <w:szCs w:val="20"/>
              </w:rPr>
              <w:t xml:space="preserve">Saisie </w:t>
            </w:r>
            <w:r w:rsidR="0054019A">
              <w:rPr>
                <w:sz w:val="20"/>
                <w:szCs w:val="20"/>
              </w:rPr>
              <w:t xml:space="preserve">du code </w:t>
            </w:r>
            <w:r w:rsidR="00C244A6">
              <w:rPr>
                <w:sz w:val="20"/>
                <w:szCs w:val="20"/>
              </w:rPr>
              <w:t>dummy : ancien Actif</w:t>
            </w:r>
          </w:p>
        </w:tc>
        <w:tc>
          <w:tcPr>
            <w:tcW w:w="4905" w:type="dxa"/>
          </w:tcPr>
          <w:p w:rsidR="00C52677" w:rsidRPr="007F29A2" w:rsidRDefault="00C52677" w:rsidP="00301424">
            <w:pPr>
              <w:pStyle w:val="Normal1"/>
              <w:jc w:val="both"/>
              <w:rPr>
                <w:rFonts w:ascii="Calibri" w:hAnsi="Calibri"/>
                <w:i w:val="0"/>
                <w:lang w:val="fr-FR"/>
              </w:rPr>
            </w:pPr>
          </w:p>
        </w:tc>
      </w:tr>
      <w:tr w:rsidR="00C52677" w:rsidRPr="004325ED" w:rsidTr="00301424">
        <w:trPr>
          <w:jc w:val="center"/>
        </w:trPr>
        <w:tc>
          <w:tcPr>
            <w:tcW w:w="4340" w:type="dxa"/>
          </w:tcPr>
          <w:p w:rsidR="00C52677" w:rsidRPr="00F105B1" w:rsidRDefault="00C52677" w:rsidP="00C244A6">
            <w:pPr>
              <w:jc w:val="both"/>
              <w:rPr>
                <w:sz w:val="20"/>
                <w:szCs w:val="20"/>
              </w:rPr>
            </w:pPr>
            <w:r>
              <w:rPr>
                <w:sz w:val="20"/>
                <w:szCs w:val="20"/>
              </w:rPr>
              <w:t xml:space="preserve">Saisie </w:t>
            </w:r>
            <w:r w:rsidR="0054019A">
              <w:rPr>
                <w:sz w:val="20"/>
                <w:szCs w:val="20"/>
              </w:rPr>
              <w:t>de l</w:t>
            </w:r>
            <w:r w:rsidR="00C244A6">
              <w:rPr>
                <w:sz w:val="20"/>
                <w:szCs w:val="20"/>
              </w:rPr>
              <w:t>’ISIN réel : Nouvel Actif</w:t>
            </w:r>
          </w:p>
        </w:tc>
        <w:tc>
          <w:tcPr>
            <w:tcW w:w="4905" w:type="dxa"/>
          </w:tcPr>
          <w:p w:rsidR="00C52677" w:rsidRPr="007F29A2" w:rsidRDefault="00C52677" w:rsidP="00301424">
            <w:pPr>
              <w:pStyle w:val="Normal1"/>
              <w:jc w:val="both"/>
              <w:rPr>
                <w:rFonts w:ascii="Calibri" w:hAnsi="Calibri"/>
                <w:i w:val="0"/>
                <w:lang w:val="fr-FR"/>
              </w:rPr>
            </w:pPr>
          </w:p>
        </w:tc>
      </w:tr>
    </w:tbl>
    <w:p w:rsidR="00065731" w:rsidRDefault="00065731" w:rsidP="00065731"/>
    <w:p w:rsidR="00C52677" w:rsidRPr="004325ED" w:rsidRDefault="00C52677" w:rsidP="00C52677">
      <w:pPr>
        <w:pStyle w:val="Style3"/>
      </w:pPr>
      <w:bookmarkStart w:id="165" w:name="_Toc409450789"/>
      <w:r w:rsidRPr="004325ED">
        <w:t>Traitements</w:t>
      </w:r>
      <w:bookmarkEnd w:id="165"/>
    </w:p>
    <w:p w:rsidR="00C52677" w:rsidRPr="004325ED" w:rsidRDefault="00C52677" w:rsidP="00FB1421">
      <w:pPr>
        <w:pStyle w:val="ListParagraph"/>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52677" w:rsidRPr="004325ED" w:rsidTr="00D972BB">
        <w:trPr>
          <w:tblHeader/>
          <w:jc w:val="center"/>
        </w:trPr>
        <w:tc>
          <w:tcPr>
            <w:tcW w:w="1526" w:type="dxa"/>
            <w:shd w:val="clear" w:color="auto" w:fill="D9D9D9" w:themeFill="background1" w:themeFillShade="D9"/>
          </w:tcPr>
          <w:p w:rsidR="00C52677" w:rsidRPr="004325ED" w:rsidRDefault="00C52677" w:rsidP="00301424">
            <w:pPr>
              <w:rPr>
                <w:b/>
              </w:rPr>
            </w:pPr>
            <w:r w:rsidRPr="004325ED">
              <w:rPr>
                <w:b/>
              </w:rPr>
              <w:t>Réf.</w:t>
            </w:r>
          </w:p>
        </w:tc>
        <w:tc>
          <w:tcPr>
            <w:tcW w:w="7719" w:type="dxa"/>
            <w:shd w:val="clear" w:color="auto" w:fill="D9D9D9" w:themeFill="background1" w:themeFillShade="D9"/>
          </w:tcPr>
          <w:p w:rsidR="00C52677" w:rsidRPr="004325ED" w:rsidRDefault="00C52677" w:rsidP="00301424">
            <w:pPr>
              <w:rPr>
                <w:b/>
              </w:rPr>
            </w:pPr>
            <w:r w:rsidRPr="004325ED">
              <w:rPr>
                <w:b/>
              </w:rPr>
              <w:t>Description</w:t>
            </w:r>
          </w:p>
        </w:tc>
      </w:tr>
      <w:tr w:rsidR="00C52677" w:rsidRPr="004325ED" w:rsidTr="00670FED">
        <w:trPr>
          <w:trHeight w:val="995"/>
          <w:jc w:val="center"/>
        </w:trPr>
        <w:tc>
          <w:tcPr>
            <w:tcW w:w="1526" w:type="dxa"/>
          </w:tcPr>
          <w:p w:rsidR="00C52677" w:rsidRPr="00694E21" w:rsidRDefault="00C52677" w:rsidP="00301424">
            <w:pPr>
              <w:jc w:val="both"/>
            </w:pPr>
            <w:r w:rsidRPr="00694E21">
              <w:t>TRT-</w:t>
            </w:r>
            <w:r w:rsidR="00670FED">
              <w:t>06</w:t>
            </w:r>
            <w:r w:rsidR="00E41599">
              <w:t>2</w:t>
            </w:r>
            <w:r w:rsidRPr="00694E21">
              <w:t>-1</w:t>
            </w:r>
          </w:p>
        </w:tc>
        <w:tc>
          <w:tcPr>
            <w:tcW w:w="7719" w:type="dxa"/>
          </w:tcPr>
          <w:p w:rsidR="00C52677" w:rsidRPr="00694E21" w:rsidRDefault="00C52677" w:rsidP="00301424">
            <w:pPr>
              <w:jc w:val="both"/>
            </w:pPr>
            <w:r w:rsidRPr="00694E21">
              <w:t>Une fois que l’utilisateur a fini la saisie, il doit cliquer sur « sauvegarder »</w:t>
            </w:r>
          </w:p>
          <w:p w:rsidR="00C52677" w:rsidRPr="00694E21" w:rsidRDefault="00C52677" w:rsidP="00301424">
            <w:pPr>
              <w:jc w:val="both"/>
            </w:pPr>
            <w:r w:rsidRPr="00694E21">
              <w:t xml:space="preserve">Le système </w:t>
            </w:r>
            <w:r w:rsidR="00670FED">
              <w:t>va remplacer le code ISIN saisie au niveau de l’annonce par le code ISIN réel dans toutes les options et tous les mouvements</w:t>
            </w:r>
            <w:r w:rsidRPr="00694E21">
              <w:t>.</w:t>
            </w:r>
          </w:p>
        </w:tc>
      </w:tr>
    </w:tbl>
    <w:p w:rsidR="00670FED" w:rsidRPr="004325ED" w:rsidRDefault="00670FED" w:rsidP="00670FED">
      <w:pPr>
        <w:spacing w:before="60"/>
        <w:rPr>
          <w:i/>
          <w:sz w:val="20"/>
          <w:szCs w:val="20"/>
        </w:rPr>
      </w:pPr>
      <w:r>
        <w:rPr>
          <w:i/>
          <w:sz w:val="20"/>
          <w:szCs w:val="20"/>
        </w:rPr>
        <w:t>062</w:t>
      </w:r>
      <w:r w:rsidRPr="004325ED">
        <w:rPr>
          <w:i/>
          <w:sz w:val="20"/>
          <w:szCs w:val="20"/>
        </w:rPr>
        <w:t xml:space="preserve"> = </w:t>
      </w:r>
      <w:r>
        <w:rPr>
          <w:i/>
          <w:sz w:val="20"/>
          <w:szCs w:val="20"/>
        </w:rPr>
        <w:t xml:space="preserve">Mise à jour des </w:t>
      </w:r>
      <w:r w:rsidR="00CA244B">
        <w:rPr>
          <w:i/>
          <w:sz w:val="20"/>
          <w:szCs w:val="20"/>
        </w:rPr>
        <w:t xml:space="preserve">Dummy codes </w:t>
      </w:r>
      <w:r>
        <w:rPr>
          <w:i/>
          <w:sz w:val="20"/>
          <w:szCs w:val="20"/>
        </w:rPr>
        <w:t>.</w:t>
      </w:r>
    </w:p>
    <w:p w:rsidR="00C52677" w:rsidRDefault="00C52677" w:rsidP="00AC1857"/>
    <w:p w:rsidR="00AC1857" w:rsidRPr="004325ED" w:rsidRDefault="00AC1857" w:rsidP="00AC1857">
      <w:pPr>
        <w:pStyle w:val="Style2"/>
      </w:pPr>
      <w:bookmarkStart w:id="166" w:name="_Toc409450790"/>
      <w:r w:rsidRPr="004325ED">
        <w:t>Cas d’utilisation &lt;</w:t>
      </w:r>
      <w:r>
        <w:t>Saisie manuelle d’une instruction par compte client</w:t>
      </w:r>
      <w:r w:rsidRPr="004325ED">
        <w:t>&gt;</w:t>
      </w:r>
      <w:bookmarkEnd w:id="166"/>
    </w:p>
    <w:p w:rsidR="00AC1857" w:rsidRPr="004325ED" w:rsidRDefault="00AC1857" w:rsidP="00AC1857">
      <w:pPr>
        <w:pStyle w:val="Style3"/>
      </w:pPr>
      <w:bookmarkStart w:id="167" w:name="_Toc409450791"/>
      <w:r w:rsidRPr="004325ED">
        <w:t>Définition et objectif</w:t>
      </w:r>
      <w:bookmarkEnd w:id="167"/>
    </w:p>
    <w:p w:rsidR="00596DD4" w:rsidRPr="004325ED" w:rsidRDefault="00596DD4" w:rsidP="00FB1421">
      <w:pPr>
        <w:pStyle w:val="ListParagraph"/>
        <w:numPr>
          <w:ilvl w:val="0"/>
          <w:numId w:val="44"/>
        </w:numPr>
        <w:spacing w:before="240" w:line="240" w:lineRule="auto"/>
        <w:ind w:right="142"/>
        <w:jc w:val="both"/>
      </w:pPr>
      <w:r>
        <w:t>Ce cas d’utilisation est dédié à la création manuelle d’une instruction par compte client  pour une annonce donnée.</w:t>
      </w:r>
    </w:p>
    <w:p w:rsidR="00596DD4" w:rsidRPr="004325ED" w:rsidRDefault="00596DD4" w:rsidP="00596DD4">
      <w:pPr>
        <w:pStyle w:val="Style3"/>
      </w:pPr>
      <w:bookmarkStart w:id="168" w:name="_Toc409450792"/>
      <w:r w:rsidRPr="004325ED">
        <w:t>Pré-conditions</w:t>
      </w:r>
      <w:bookmarkEnd w:id="168"/>
    </w:p>
    <w:p w:rsidR="00596DD4" w:rsidRPr="004325ED" w:rsidRDefault="00596DD4" w:rsidP="00FB1421">
      <w:pPr>
        <w:pStyle w:val="ListParagraph"/>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96DD4" w:rsidRPr="004325ED" w:rsidTr="00301424">
        <w:trPr>
          <w:tblHeader/>
          <w:jc w:val="center"/>
        </w:trPr>
        <w:tc>
          <w:tcPr>
            <w:tcW w:w="1526" w:type="dxa"/>
            <w:shd w:val="clear" w:color="auto" w:fill="D9D9D9" w:themeFill="background1" w:themeFillShade="D9"/>
          </w:tcPr>
          <w:p w:rsidR="00596DD4" w:rsidRPr="004325ED" w:rsidRDefault="00596DD4" w:rsidP="00301424">
            <w:pPr>
              <w:rPr>
                <w:b/>
              </w:rPr>
            </w:pPr>
            <w:r w:rsidRPr="004325ED">
              <w:rPr>
                <w:b/>
              </w:rPr>
              <w:t>Réf.</w:t>
            </w:r>
          </w:p>
        </w:tc>
        <w:tc>
          <w:tcPr>
            <w:tcW w:w="7719" w:type="dxa"/>
            <w:shd w:val="clear" w:color="auto" w:fill="D9D9D9" w:themeFill="background1" w:themeFillShade="D9"/>
          </w:tcPr>
          <w:p w:rsidR="00596DD4" w:rsidRPr="004325ED" w:rsidRDefault="00596DD4" w:rsidP="00301424">
            <w:pPr>
              <w:rPr>
                <w:b/>
              </w:rPr>
            </w:pPr>
            <w:r w:rsidRPr="004325ED">
              <w:rPr>
                <w:b/>
              </w:rPr>
              <w:t>Description</w:t>
            </w:r>
          </w:p>
        </w:tc>
      </w:tr>
      <w:tr w:rsidR="00596DD4" w:rsidRPr="004325ED" w:rsidTr="00301424">
        <w:trPr>
          <w:jc w:val="center"/>
        </w:trPr>
        <w:tc>
          <w:tcPr>
            <w:tcW w:w="1526" w:type="dxa"/>
          </w:tcPr>
          <w:p w:rsidR="00596DD4" w:rsidRDefault="00596DD4" w:rsidP="00301424">
            <w:pPr>
              <w:jc w:val="both"/>
            </w:pPr>
            <w:r w:rsidRPr="004325ED">
              <w:t>PRE-</w:t>
            </w:r>
            <w:r>
              <w:t>06</w:t>
            </w:r>
            <w:r w:rsidR="009E4D91">
              <w:t>3</w:t>
            </w:r>
            <w:r w:rsidRPr="004325ED">
              <w:t>-1</w:t>
            </w:r>
          </w:p>
        </w:tc>
        <w:tc>
          <w:tcPr>
            <w:tcW w:w="7719" w:type="dxa"/>
          </w:tcPr>
          <w:p w:rsidR="00596DD4" w:rsidRDefault="00596DD4" w:rsidP="009E4D91">
            <w:pPr>
              <w:pStyle w:val="Normal1"/>
              <w:jc w:val="both"/>
              <w:rPr>
                <w:rFonts w:ascii="Calibri" w:hAnsi="Calibri"/>
                <w:i w:val="0"/>
                <w:lang w:val="fr-FR"/>
              </w:rPr>
            </w:pPr>
            <w:r>
              <w:rPr>
                <w:rFonts w:ascii="Calibri" w:hAnsi="Calibri"/>
                <w:i w:val="0"/>
                <w:lang w:val="fr-FR"/>
              </w:rPr>
              <w:t xml:space="preserve">Annonce </w:t>
            </w:r>
            <w:r w:rsidR="009E4D91">
              <w:rPr>
                <w:rFonts w:ascii="Calibri" w:hAnsi="Calibri"/>
                <w:i w:val="0"/>
                <w:lang w:val="fr-FR"/>
              </w:rPr>
              <w:t xml:space="preserve">optionnelle </w:t>
            </w:r>
            <w:r>
              <w:rPr>
                <w:rFonts w:ascii="Calibri" w:hAnsi="Calibri"/>
                <w:i w:val="0"/>
                <w:lang w:val="fr-FR"/>
              </w:rPr>
              <w:t xml:space="preserve">créée </w:t>
            </w:r>
            <w:r w:rsidR="009E4D91">
              <w:rPr>
                <w:rFonts w:ascii="Calibri" w:hAnsi="Calibri"/>
                <w:i w:val="0"/>
                <w:lang w:val="fr-FR"/>
              </w:rPr>
              <w:t>et complète.</w:t>
            </w:r>
          </w:p>
        </w:tc>
      </w:tr>
      <w:tr w:rsidR="00596DD4" w:rsidRPr="004325ED" w:rsidTr="00301424">
        <w:trPr>
          <w:jc w:val="center"/>
        </w:trPr>
        <w:tc>
          <w:tcPr>
            <w:tcW w:w="1526" w:type="dxa"/>
          </w:tcPr>
          <w:p w:rsidR="00596DD4" w:rsidRPr="004325ED" w:rsidRDefault="00596DD4" w:rsidP="00301424">
            <w:pPr>
              <w:jc w:val="both"/>
            </w:pPr>
            <w:r>
              <w:t>PRE-06</w:t>
            </w:r>
            <w:r w:rsidR="009E4D91">
              <w:t>3</w:t>
            </w:r>
            <w:r>
              <w:t>-2</w:t>
            </w:r>
          </w:p>
        </w:tc>
        <w:tc>
          <w:tcPr>
            <w:tcW w:w="7719" w:type="dxa"/>
          </w:tcPr>
          <w:p w:rsidR="00596DD4" w:rsidRDefault="000C342B" w:rsidP="000C342B">
            <w:pPr>
              <w:pStyle w:val="Normal1"/>
              <w:jc w:val="both"/>
              <w:rPr>
                <w:rFonts w:ascii="Calibri" w:hAnsi="Calibri"/>
                <w:i w:val="0"/>
                <w:lang w:val="fr-FR"/>
              </w:rPr>
            </w:pPr>
            <w:r w:rsidRPr="00CC26AD">
              <w:rPr>
                <w:rFonts w:ascii="Calibri" w:hAnsi="Calibri"/>
                <w:i w:val="0"/>
                <w:lang w:val="fr-FR"/>
              </w:rPr>
              <w:t>Définir dans le référentiel les comptes-</w:t>
            </w:r>
            <w:r>
              <w:rPr>
                <w:rFonts w:ascii="Calibri" w:hAnsi="Calibri"/>
                <w:i w:val="0"/>
                <w:lang w:val="fr-FR"/>
              </w:rPr>
              <w:t>titre</w:t>
            </w:r>
            <w:r w:rsidRPr="00CC26AD">
              <w:rPr>
                <w:rFonts w:ascii="Calibri" w:hAnsi="Calibri"/>
                <w:i w:val="0"/>
                <w:lang w:val="fr-FR"/>
              </w:rPr>
              <w:t xml:space="preserve"> client sujet</w:t>
            </w:r>
            <w:r>
              <w:rPr>
                <w:rFonts w:ascii="Calibri" w:hAnsi="Calibri"/>
                <w:i w:val="0"/>
                <w:lang w:val="fr-FR"/>
              </w:rPr>
              <w:t>s à l’instruction</w:t>
            </w:r>
            <w:r w:rsidR="009E4D91">
              <w:rPr>
                <w:rFonts w:ascii="Calibri" w:hAnsi="Calibri"/>
                <w:i w:val="0"/>
                <w:lang w:val="fr-FR"/>
              </w:rPr>
              <w:t>.</w:t>
            </w:r>
          </w:p>
        </w:tc>
      </w:tr>
      <w:tr w:rsidR="000C342B" w:rsidRPr="004325ED" w:rsidTr="00301424">
        <w:trPr>
          <w:jc w:val="center"/>
        </w:trPr>
        <w:tc>
          <w:tcPr>
            <w:tcW w:w="1526" w:type="dxa"/>
          </w:tcPr>
          <w:p w:rsidR="000C342B" w:rsidRDefault="000C342B" w:rsidP="00301424">
            <w:pPr>
              <w:jc w:val="both"/>
            </w:pPr>
            <w:r>
              <w:t>PRE-063-3</w:t>
            </w:r>
          </w:p>
        </w:tc>
        <w:tc>
          <w:tcPr>
            <w:tcW w:w="7719" w:type="dxa"/>
          </w:tcPr>
          <w:p w:rsidR="000C342B" w:rsidRDefault="000C342B" w:rsidP="00301424">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w:t>
            </w:r>
            <w:r>
              <w:rPr>
                <w:rFonts w:ascii="Calibri" w:hAnsi="Calibri"/>
                <w:i w:val="0"/>
                <w:lang w:val="fr-FR"/>
              </w:rPr>
              <w:t>à l’instruction.</w:t>
            </w:r>
          </w:p>
        </w:tc>
      </w:tr>
    </w:tbl>
    <w:p w:rsidR="00596DD4" w:rsidRPr="004325ED" w:rsidRDefault="00596DD4" w:rsidP="00596DD4">
      <w:pPr>
        <w:spacing w:before="60"/>
        <w:rPr>
          <w:i/>
          <w:sz w:val="20"/>
          <w:szCs w:val="20"/>
        </w:rPr>
      </w:pPr>
      <w:r>
        <w:rPr>
          <w:i/>
          <w:sz w:val="20"/>
          <w:szCs w:val="20"/>
        </w:rPr>
        <w:t>06</w:t>
      </w:r>
      <w:r w:rsidR="009E4D91">
        <w:rPr>
          <w:i/>
          <w:sz w:val="20"/>
          <w:szCs w:val="20"/>
        </w:rPr>
        <w:t>3</w:t>
      </w:r>
      <w:r w:rsidRPr="004325ED">
        <w:rPr>
          <w:i/>
          <w:sz w:val="20"/>
          <w:szCs w:val="20"/>
        </w:rPr>
        <w:t xml:space="preserve"> = </w:t>
      </w:r>
      <w:r w:rsidR="009E4D91">
        <w:rPr>
          <w:i/>
          <w:sz w:val="20"/>
          <w:szCs w:val="20"/>
        </w:rPr>
        <w:t>Saisie manuelle d’une instruction par compte client</w:t>
      </w:r>
      <w:r>
        <w:rPr>
          <w:i/>
          <w:sz w:val="20"/>
          <w:szCs w:val="20"/>
        </w:rPr>
        <w:t>.</w:t>
      </w:r>
    </w:p>
    <w:p w:rsidR="00596DD4" w:rsidRPr="004325ED" w:rsidRDefault="00596DD4" w:rsidP="00596DD4">
      <w:pPr>
        <w:pStyle w:val="Style3"/>
      </w:pPr>
      <w:bookmarkStart w:id="169" w:name="_Toc409450793"/>
      <w:r w:rsidRPr="004325ED">
        <w:t>Post-conditions</w:t>
      </w:r>
      <w:bookmarkEnd w:id="169"/>
    </w:p>
    <w:p w:rsidR="00596DD4" w:rsidRPr="004325ED" w:rsidRDefault="00596DD4" w:rsidP="00FB1421">
      <w:pPr>
        <w:pStyle w:val="ListParagraph"/>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96DD4" w:rsidRPr="004325ED" w:rsidTr="00301424">
        <w:trPr>
          <w:tblHeader/>
          <w:jc w:val="center"/>
        </w:trPr>
        <w:tc>
          <w:tcPr>
            <w:tcW w:w="1526" w:type="dxa"/>
            <w:shd w:val="clear" w:color="auto" w:fill="D9D9D9" w:themeFill="background1" w:themeFillShade="D9"/>
          </w:tcPr>
          <w:p w:rsidR="00596DD4" w:rsidRPr="004325ED" w:rsidRDefault="00596DD4" w:rsidP="00301424">
            <w:pPr>
              <w:rPr>
                <w:b/>
              </w:rPr>
            </w:pPr>
            <w:r w:rsidRPr="004325ED">
              <w:rPr>
                <w:b/>
              </w:rPr>
              <w:lastRenderedPageBreak/>
              <w:t>Réf.</w:t>
            </w:r>
          </w:p>
        </w:tc>
        <w:tc>
          <w:tcPr>
            <w:tcW w:w="7719" w:type="dxa"/>
            <w:shd w:val="clear" w:color="auto" w:fill="D9D9D9" w:themeFill="background1" w:themeFillShade="D9"/>
          </w:tcPr>
          <w:p w:rsidR="00596DD4" w:rsidRPr="004325ED" w:rsidRDefault="00596DD4" w:rsidP="00301424">
            <w:pPr>
              <w:rPr>
                <w:b/>
              </w:rPr>
            </w:pPr>
            <w:r w:rsidRPr="004325ED">
              <w:rPr>
                <w:b/>
              </w:rPr>
              <w:t>Description</w:t>
            </w:r>
          </w:p>
        </w:tc>
      </w:tr>
      <w:tr w:rsidR="00596DD4" w:rsidRPr="004325ED" w:rsidTr="00301424">
        <w:trPr>
          <w:jc w:val="center"/>
        </w:trPr>
        <w:tc>
          <w:tcPr>
            <w:tcW w:w="1526" w:type="dxa"/>
          </w:tcPr>
          <w:p w:rsidR="00596DD4" w:rsidRPr="004325ED" w:rsidRDefault="00596DD4" w:rsidP="009E4D91">
            <w:pPr>
              <w:jc w:val="both"/>
            </w:pPr>
            <w:r>
              <w:t>POS-06</w:t>
            </w:r>
            <w:r w:rsidR="009E4D91">
              <w:t>3</w:t>
            </w:r>
            <w:r>
              <w:t>-</w:t>
            </w:r>
            <w:r w:rsidRPr="004325ED">
              <w:t>1</w:t>
            </w:r>
          </w:p>
        </w:tc>
        <w:tc>
          <w:tcPr>
            <w:tcW w:w="7719" w:type="dxa"/>
          </w:tcPr>
          <w:p w:rsidR="00596DD4" w:rsidRPr="009E4D91" w:rsidRDefault="009E4D91" w:rsidP="009E4D91">
            <w:pPr>
              <w:rPr>
                <w:sz w:val="20"/>
              </w:rPr>
            </w:pPr>
            <w:r w:rsidRPr="009E4D91">
              <w:rPr>
                <w:sz w:val="20"/>
              </w:rPr>
              <w:t>Client ayant une position éligible non totalement instruite.</w:t>
            </w:r>
          </w:p>
        </w:tc>
      </w:tr>
      <w:tr w:rsidR="00E41599" w:rsidRPr="004325ED" w:rsidTr="00301424">
        <w:trPr>
          <w:jc w:val="center"/>
        </w:trPr>
        <w:tc>
          <w:tcPr>
            <w:tcW w:w="1526" w:type="dxa"/>
          </w:tcPr>
          <w:p w:rsidR="00E41599" w:rsidRDefault="00E41599" w:rsidP="009E4D91">
            <w:pPr>
              <w:jc w:val="both"/>
            </w:pPr>
            <w:r>
              <w:t xml:space="preserve">Pos-063-2 </w:t>
            </w:r>
          </w:p>
        </w:tc>
        <w:tc>
          <w:tcPr>
            <w:tcW w:w="7719" w:type="dxa"/>
          </w:tcPr>
          <w:p w:rsidR="00E41599" w:rsidRPr="009E4D91" w:rsidRDefault="00E41599" w:rsidP="004B49D1">
            <w:pPr>
              <w:rPr>
                <w:sz w:val="20"/>
              </w:rPr>
            </w:pPr>
            <w:r>
              <w:rPr>
                <w:sz w:val="20"/>
              </w:rPr>
              <w:t xml:space="preserve">Vérification des </w:t>
            </w:r>
            <w:hyperlink w:anchor="_Règles_de_Contrôle" w:history="1">
              <w:r w:rsidRPr="00E41599">
                <w:rPr>
                  <w:rStyle w:val="Hyperlink"/>
                  <w:sz w:val="20"/>
                </w:rPr>
                <w:t>règles de contrôle des instructions.</w:t>
              </w:r>
            </w:hyperlink>
          </w:p>
        </w:tc>
      </w:tr>
    </w:tbl>
    <w:p w:rsidR="00596DD4" w:rsidRPr="004325ED" w:rsidRDefault="009E4D91" w:rsidP="00596DD4">
      <w:pPr>
        <w:spacing w:before="60"/>
        <w:rPr>
          <w:i/>
          <w:sz w:val="20"/>
          <w:szCs w:val="20"/>
        </w:rPr>
      </w:pPr>
      <w:r>
        <w:rPr>
          <w:i/>
          <w:sz w:val="20"/>
          <w:szCs w:val="20"/>
        </w:rPr>
        <w:t>063</w:t>
      </w:r>
      <w:r w:rsidRPr="004325ED">
        <w:rPr>
          <w:i/>
          <w:sz w:val="20"/>
          <w:szCs w:val="20"/>
        </w:rPr>
        <w:t xml:space="preserve"> = </w:t>
      </w:r>
      <w:r>
        <w:rPr>
          <w:i/>
          <w:sz w:val="20"/>
          <w:szCs w:val="20"/>
        </w:rPr>
        <w:t>Saisie manuelle d’une instruction par compte client.</w:t>
      </w:r>
    </w:p>
    <w:p w:rsidR="00596DD4" w:rsidRPr="004325ED" w:rsidRDefault="00596DD4" w:rsidP="00596DD4">
      <w:pPr>
        <w:pStyle w:val="Style3"/>
      </w:pPr>
      <w:bookmarkStart w:id="170" w:name="_Toc409450794"/>
      <w:r w:rsidRPr="004325ED">
        <w:t>Diagramme d’activité</w:t>
      </w:r>
      <w:bookmarkEnd w:id="170"/>
    </w:p>
    <w:p w:rsidR="00596DD4" w:rsidRDefault="00596DD4" w:rsidP="00596DD4">
      <w:pPr>
        <w:spacing w:before="240" w:line="240" w:lineRule="auto"/>
        <w:ind w:right="142"/>
        <w:jc w:val="both"/>
      </w:pPr>
      <w:r>
        <w:t>L’interaction entre l’utilisateur et le système est représentée comme suit :</w:t>
      </w:r>
    </w:p>
    <w:p w:rsidR="00596DD4" w:rsidRDefault="00596DD4" w:rsidP="00596DD4">
      <w:pPr>
        <w:spacing w:line="240" w:lineRule="auto"/>
        <w:ind w:left="2007" w:right="142"/>
      </w:pP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596DD4" w:rsidRPr="004325ED" w:rsidTr="00301424">
        <w:trPr>
          <w:tblHeader/>
          <w:jc w:val="center"/>
        </w:trPr>
        <w:tc>
          <w:tcPr>
            <w:tcW w:w="4340" w:type="dxa"/>
            <w:shd w:val="clear" w:color="auto" w:fill="D9D9D9" w:themeFill="background1" w:themeFillShade="D9"/>
          </w:tcPr>
          <w:p w:rsidR="00596DD4" w:rsidRPr="004325ED" w:rsidRDefault="00596DD4" w:rsidP="00301424">
            <w:pPr>
              <w:jc w:val="both"/>
              <w:rPr>
                <w:b/>
              </w:rPr>
            </w:pPr>
            <w:r>
              <w:rPr>
                <w:b/>
              </w:rPr>
              <w:t>L’utilisateur</w:t>
            </w:r>
          </w:p>
        </w:tc>
        <w:tc>
          <w:tcPr>
            <w:tcW w:w="4905" w:type="dxa"/>
            <w:shd w:val="clear" w:color="auto" w:fill="D9D9D9" w:themeFill="background1" w:themeFillShade="D9"/>
          </w:tcPr>
          <w:p w:rsidR="00596DD4" w:rsidRPr="004325ED" w:rsidRDefault="00596DD4" w:rsidP="00301424">
            <w:pPr>
              <w:jc w:val="both"/>
              <w:rPr>
                <w:b/>
              </w:rPr>
            </w:pPr>
            <w:r>
              <w:rPr>
                <w:b/>
              </w:rPr>
              <w:t>MegaCor</w:t>
            </w:r>
          </w:p>
        </w:tc>
      </w:tr>
      <w:tr w:rsidR="009E4D91" w:rsidRPr="009E4D91" w:rsidTr="00301424">
        <w:trPr>
          <w:jc w:val="center"/>
        </w:trPr>
        <w:tc>
          <w:tcPr>
            <w:tcW w:w="4340" w:type="dxa"/>
          </w:tcPr>
          <w:p w:rsidR="009E4D91" w:rsidRPr="009E4D91" w:rsidRDefault="009E4D91" w:rsidP="009E4D91">
            <w:pPr>
              <w:rPr>
                <w:sz w:val="20"/>
              </w:rPr>
            </w:pPr>
            <w:r w:rsidRPr="009E4D91">
              <w:rPr>
                <w:sz w:val="20"/>
              </w:rPr>
              <w:t>Saisie de la référence client</w:t>
            </w:r>
          </w:p>
        </w:tc>
        <w:tc>
          <w:tcPr>
            <w:tcW w:w="4905" w:type="dxa"/>
          </w:tcPr>
          <w:p w:rsidR="009E4D91" w:rsidRPr="009E4D91" w:rsidRDefault="009E4D91" w:rsidP="009E4D91">
            <w:pPr>
              <w:rPr>
                <w:rFonts w:ascii="Calibri" w:hAnsi="Calibri"/>
                <w:sz w:val="20"/>
              </w:rPr>
            </w:pPr>
            <w:r w:rsidRPr="009E4D91">
              <w:rPr>
                <w:rFonts w:ascii="Calibri" w:hAnsi="Calibri"/>
                <w:sz w:val="20"/>
              </w:rPr>
              <w:t>Référence de l’instruction reçue par email, fax etc…</w:t>
            </w:r>
          </w:p>
        </w:tc>
      </w:tr>
      <w:tr w:rsidR="00596DD4" w:rsidRPr="009E4D91" w:rsidTr="00301424">
        <w:trPr>
          <w:jc w:val="center"/>
        </w:trPr>
        <w:tc>
          <w:tcPr>
            <w:tcW w:w="4340" w:type="dxa"/>
          </w:tcPr>
          <w:p w:rsidR="00596DD4" w:rsidRPr="009E4D91" w:rsidRDefault="00596DD4" w:rsidP="009E4D91">
            <w:pPr>
              <w:rPr>
                <w:sz w:val="20"/>
              </w:rPr>
            </w:pPr>
            <w:r w:rsidRPr="009E4D91">
              <w:rPr>
                <w:sz w:val="20"/>
              </w:rPr>
              <w:t xml:space="preserve">Saisie de la référence </w:t>
            </w:r>
            <w:r w:rsidR="009E4D91" w:rsidRPr="009E4D91">
              <w:rPr>
                <w:sz w:val="20"/>
              </w:rPr>
              <w:t>de l’</w:t>
            </w:r>
            <w:r w:rsidRPr="009E4D91">
              <w:rPr>
                <w:sz w:val="20"/>
              </w:rPr>
              <w:t>annonce avec possibilité de recherche via F2 puis sélection</w:t>
            </w:r>
          </w:p>
        </w:tc>
        <w:tc>
          <w:tcPr>
            <w:tcW w:w="4905" w:type="dxa"/>
          </w:tcPr>
          <w:p w:rsidR="00596DD4" w:rsidRPr="009E4D91" w:rsidRDefault="00596DD4" w:rsidP="009E4D91">
            <w:pPr>
              <w:rPr>
                <w:rFonts w:ascii="Calibri" w:hAnsi="Calibri"/>
                <w:sz w:val="20"/>
              </w:rPr>
            </w:pPr>
          </w:p>
        </w:tc>
      </w:tr>
      <w:tr w:rsidR="009E4D91" w:rsidRPr="009E4D91" w:rsidTr="00301424">
        <w:trPr>
          <w:jc w:val="center"/>
        </w:trPr>
        <w:tc>
          <w:tcPr>
            <w:tcW w:w="4340" w:type="dxa"/>
          </w:tcPr>
          <w:p w:rsidR="009E4D91" w:rsidRPr="009E4D91" w:rsidRDefault="009E4D91" w:rsidP="009E4D91">
            <w:pPr>
              <w:rPr>
                <w:sz w:val="20"/>
              </w:rPr>
            </w:pPr>
            <w:r w:rsidRPr="009E4D91">
              <w:rPr>
                <w:sz w:val="20"/>
              </w:rPr>
              <w:t>Saisie de l’option souhaitée</w:t>
            </w:r>
          </w:p>
        </w:tc>
        <w:tc>
          <w:tcPr>
            <w:tcW w:w="4905" w:type="dxa"/>
          </w:tcPr>
          <w:p w:rsidR="009E4D91" w:rsidRPr="009E4D91" w:rsidRDefault="009E4D91" w:rsidP="009E4D91">
            <w:pPr>
              <w:rPr>
                <w:rFonts w:ascii="Calibri" w:hAnsi="Calibri"/>
                <w:sz w:val="20"/>
              </w:rPr>
            </w:pPr>
            <w:r w:rsidRPr="009E4D91">
              <w:rPr>
                <w:sz w:val="20"/>
              </w:rPr>
              <w:t xml:space="preserve">choix parmi une énumération contenant les options disponible sous l’annonce saisie </w:t>
            </w:r>
          </w:p>
        </w:tc>
      </w:tr>
      <w:tr w:rsidR="00596DD4" w:rsidRPr="009E4D91" w:rsidTr="00301424">
        <w:trPr>
          <w:jc w:val="center"/>
        </w:trPr>
        <w:tc>
          <w:tcPr>
            <w:tcW w:w="4340" w:type="dxa"/>
          </w:tcPr>
          <w:p w:rsidR="00596DD4" w:rsidRPr="009E4D91" w:rsidRDefault="00596DD4" w:rsidP="009E4D91">
            <w:pPr>
              <w:rPr>
                <w:sz w:val="20"/>
              </w:rPr>
            </w:pPr>
            <w:r w:rsidRPr="009E4D91">
              <w:rPr>
                <w:sz w:val="20"/>
              </w:rPr>
              <w:t>Saisie du c</w:t>
            </w:r>
            <w:r w:rsidR="009E4D91">
              <w:rPr>
                <w:sz w:val="20"/>
              </w:rPr>
              <w:t xml:space="preserve">lient </w:t>
            </w:r>
            <w:r w:rsidR="009E4D91" w:rsidRPr="009E4D91">
              <w:rPr>
                <w:sz w:val="20"/>
              </w:rPr>
              <w:t>avec possibilité de recherche via F2 puis sélection</w:t>
            </w:r>
          </w:p>
        </w:tc>
        <w:tc>
          <w:tcPr>
            <w:tcW w:w="4905" w:type="dxa"/>
          </w:tcPr>
          <w:p w:rsidR="00596DD4" w:rsidRPr="009E4D91" w:rsidRDefault="00596DD4" w:rsidP="009E4D91">
            <w:pPr>
              <w:rPr>
                <w:rFonts w:ascii="Calibri" w:hAnsi="Calibri"/>
                <w:i/>
                <w:sz w:val="20"/>
              </w:rPr>
            </w:pPr>
          </w:p>
        </w:tc>
      </w:tr>
      <w:tr w:rsidR="00596DD4" w:rsidRPr="009E4D91" w:rsidTr="00301424">
        <w:trPr>
          <w:jc w:val="center"/>
        </w:trPr>
        <w:tc>
          <w:tcPr>
            <w:tcW w:w="4340" w:type="dxa"/>
          </w:tcPr>
          <w:p w:rsidR="00596DD4" w:rsidRPr="009E4D91" w:rsidRDefault="009E4D91" w:rsidP="009E4D91">
            <w:pPr>
              <w:rPr>
                <w:sz w:val="20"/>
              </w:rPr>
            </w:pPr>
            <w:r>
              <w:rPr>
                <w:sz w:val="20"/>
              </w:rPr>
              <w:t xml:space="preserve">Saisie du compte client avec possibilité </w:t>
            </w:r>
            <w:r w:rsidRPr="009E4D91">
              <w:rPr>
                <w:sz w:val="20"/>
              </w:rPr>
              <w:t xml:space="preserve"> de recherche via F2 puis sélection</w:t>
            </w:r>
          </w:p>
        </w:tc>
        <w:tc>
          <w:tcPr>
            <w:tcW w:w="4905" w:type="dxa"/>
          </w:tcPr>
          <w:p w:rsidR="00596DD4" w:rsidRDefault="000C342B" w:rsidP="000C342B">
            <w:pPr>
              <w:rPr>
                <w:rFonts w:ascii="Calibri" w:hAnsi="Calibri"/>
                <w:i/>
                <w:sz w:val="20"/>
              </w:rPr>
            </w:pPr>
            <w:r w:rsidRPr="000C342B">
              <w:rPr>
                <w:sz w:val="20"/>
              </w:rPr>
              <w:t>Déduction du client si le client n’as pas été renseigné</w:t>
            </w:r>
            <w:r w:rsidRPr="000C342B">
              <w:rPr>
                <w:rFonts w:ascii="Calibri" w:hAnsi="Calibri"/>
                <w:i/>
                <w:sz w:val="20"/>
              </w:rPr>
              <w:t>.</w:t>
            </w:r>
          </w:p>
          <w:p w:rsidR="000C342B" w:rsidRDefault="000C342B" w:rsidP="000C342B">
            <w:pPr>
              <w:rPr>
                <w:rFonts w:ascii="Calibri" w:hAnsi="Calibri"/>
                <w:sz w:val="20"/>
              </w:rPr>
            </w:pPr>
            <w:r>
              <w:rPr>
                <w:rFonts w:ascii="Calibri" w:hAnsi="Calibri"/>
                <w:sz w:val="20"/>
              </w:rPr>
              <w:t>La quantité éligible est déduite et affichée</w:t>
            </w:r>
          </w:p>
          <w:p w:rsidR="000C342B" w:rsidRPr="000C342B" w:rsidRDefault="000C342B" w:rsidP="000C342B">
            <w:pPr>
              <w:rPr>
                <w:rFonts w:ascii="Calibri" w:hAnsi="Calibri"/>
                <w:sz w:val="18"/>
              </w:rPr>
            </w:pPr>
            <w:r>
              <w:rPr>
                <w:rFonts w:ascii="Calibri" w:hAnsi="Calibri"/>
                <w:sz w:val="20"/>
              </w:rPr>
              <w:t>La quantité restante est déduite et affichée</w:t>
            </w:r>
          </w:p>
        </w:tc>
      </w:tr>
      <w:tr w:rsidR="009E4D91" w:rsidRPr="009E4D91" w:rsidTr="00301424">
        <w:trPr>
          <w:jc w:val="center"/>
        </w:trPr>
        <w:tc>
          <w:tcPr>
            <w:tcW w:w="4340" w:type="dxa"/>
          </w:tcPr>
          <w:p w:rsidR="009E4D91" w:rsidRPr="009E4D91" w:rsidRDefault="000C342B" w:rsidP="003864C0">
            <w:pPr>
              <w:rPr>
                <w:sz w:val="20"/>
              </w:rPr>
            </w:pPr>
            <w:r>
              <w:rPr>
                <w:sz w:val="20"/>
              </w:rPr>
              <w:t xml:space="preserve">Saisie du </w:t>
            </w:r>
            <w:r w:rsidR="003864C0">
              <w:rPr>
                <w:sz w:val="20"/>
              </w:rPr>
              <w:t>type de quantité</w:t>
            </w:r>
            <w:r>
              <w:rPr>
                <w:sz w:val="20"/>
              </w:rPr>
              <w:t> : choix parmi une énumération : UNIT / FAMT</w:t>
            </w:r>
          </w:p>
        </w:tc>
        <w:tc>
          <w:tcPr>
            <w:tcW w:w="4905" w:type="dxa"/>
          </w:tcPr>
          <w:p w:rsidR="009E4D91" w:rsidRPr="009E4D91" w:rsidRDefault="009E4D91" w:rsidP="009E4D91">
            <w:pPr>
              <w:rPr>
                <w:rFonts w:ascii="Calibri" w:hAnsi="Calibri"/>
                <w:i/>
                <w:sz w:val="20"/>
              </w:rPr>
            </w:pPr>
          </w:p>
        </w:tc>
      </w:tr>
      <w:tr w:rsidR="000C342B" w:rsidRPr="009E4D91" w:rsidTr="00301424">
        <w:trPr>
          <w:jc w:val="center"/>
        </w:trPr>
        <w:tc>
          <w:tcPr>
            <w:tcW w:w="4340" w:type="dxa"/>
          </w:tcPr>
          <w:p w:rsidR="000C342B" w:rsidRDefault="000C342B" w:rsidP="009E4D91">
            <w:pPr>
              <w:rPr>
                <w:sz w:val="20"/>
              </w:rPr>
            </w:pPr>
            <w:r>
              <w:rPr>
                <w:sz w:val="20"/>
              </w:rPr>
              <w:t>Saisie de la quantité à instruire</w:t>
            </w:r>
          </w:p>
        </w:tc>
        <w:tc>
          <w:tcPr>
            <w:tcW w:w="4905" w:type="dxa"/>
          </w:tcPr>
          <w:p w:rsidR="000C342B" w:rsidRPr="009E4D91" w:rsidRDefault="000C342B" w:rsidP="009E4D91">
            <w:pPr>
              <w:rPr>
                <w:rFonts w:ascii="Calibri" w:hAnsi="Calibri"/>
                <w:i/>
                <w:sz w:val="20"/>
              </w:rPr>
            </w:pPr>
          </w:p>
        </w:tc>
      </w:tr>
    </w:tbl>
    <w:p w:rsidR="00E41599" w:rsidRDefault="00E41599" w:rsidP="00E41599"/>
    <w:p w:rsidR="00596DD4" w:rsidRPr="004325ED" w:rsidRDefault="00596DD4" w:rsidP="00596DD4">
      <w:pPr>
        <w:pStyle w:val="Style3"/>
      </w:pPr>
      <w:bookmarkStart w:id="171" w:name="_Toc409450795"/>
      <w:r w:rsidRPr="004325ED">
        <w:t>Traitements</w:t>
      </w:r>
      <w:bookmarkEnd w:id="171"/>
    </w:p>
    <w:p w:rsidR="00596DD4" w:rsidRPr="004325ED" w:rsidRDefault="00596DD4" w:rsidP="00FB1421">
      <w:pPr>
        <w:pStyle w:val="ListParagraph"/>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96DD4" w:rsidRPr="004325ED" w:rsidTr="00D972BB">
        <w:trPr>
          <w:tblHeader/>
          <w:jc w:val="center"/>
        </w:trPr>
        <w:tc>
          <w:tcPr>
            <w:tcW w:w="1526" w:type="dxa"/>
            <w:shd w:val="clear" w:color="auto" w:fill="D9D9D9" w:themeFill="background1" w:themeFillShade="D9"/>
          </w:tcPr>
          <w:p w:rsidR="00596DD4" w:rsidRPr="004325ED" w:rsidRDefault="00596DD4" w:rsidP="00301424">
            <w:pPr>
              <w:rPr>
                <w:b/>
              </w:rPr>
            </w:pPr>
            <w:r w:rsidRPr="004325ED">
              <w:rPr>
                <w:b/>
              </w:rPr>
              <w:t>Réf.</w:t>
            </w:r>
          </w:p>
        </w:tc>
        <w:tc>
          <w:tcPr>
            <w:tcW w:w="7719" w:type="dxa"/>
            <w:shd w:val="clear" w:color="auto" w:fill="D9D9D9" w:themeFill="background1" w:themeFillShade="D9"/>
          </w:tcPr>
          <w:p w:rsidR="00596DD4" w:rsidRPr="004325ED" w:rsidRDefault="00596DD4" w:rsidP="00301424">
            <w:pPr>
              <w:rPr>
                <w:b/>
              </w:rPr>
            </w:pPr>
            <w:r w:rsidRPr="004325ED">
              <w:rPr>
                <w:b/>
              </w:rPr>
              <w:t>Description</w:t>
            </w:r>
          </w:p>
        </w:tc>
      </w:tr>
      <w:tr w:rsidR="00596DD4" w:rsidRPr="004325ED" w:rsidTr="00301424">
        <w:trPr>
          <w:trHeight w:val="995"/>
          <w:jc w:val="center"/>
        </w:trPr>
        <w:tc>
          <w:tcPr>
            <w:tcW w:w="1526" w:type="dxa"/>
          </w:tcPr>
          <w:p w:rsidR="00596DD4" w:rsidRPr="00694E21" w:rsidRDefault="00596DD4" w:rsidP="00301424">
            <w:pPr>
              <w:jc w:val="both"/>
            </w:pPr>
            <w:r w:rsidRPr="00694E21">
              <w:t>TRT-</w:t>
            </w:r>
            <w:r>
              <w:t>06</w:t>
            </w:r>
            <w:r w:rsidR="00E41599">
              <w:t>3</w:t>
            </w:r>
            <w:r w:rsidRPr="00694E21">
              <w:t>-1</w:t>
            </w:r>
          </w:p>
        </w:tc>
        <w:tc>
          <w:tcPr>
            <w:tcW w:w="7719" w:type="dxa"/>
          </w:tcPr>
          <w:p w:rsidR="00596DD4" w:rsidRPr="00694E21" w:rsidRDefault="00596DD4" w:rsidP="00301424">
            <w:pPr>
              <w:jc w:val="both"/>
            </w:pPr>
            <w:r w:rsidRPr="00694E21">
              <w:t>Une fois que l’utilisateur a fini la saisie, il doit cliquer sur « sauvegarder »</w:t>
            </w:r>
          </w:p>
          <w:p w:rsidR="00596DD4" w:rsidRDefault="00F72502" w:rsidP="00F72502">
            <w:pPr>
              <w:jc w:val="both"/>
            </w:pPr>
            <w:r>
              <w:t xml:space="preserve">Si l’instruction est valide et respecte les règles de contrôle des instructions : </w:t>
            </w:r>
          </w:p>
          <w:p w:rsidR="00F72502" w:rsidRDefault="00F72502" w:rsidP="00FB1421">
            <w:pPr>
              <w:pStyle w:val="ListParagraph"/>
              <w:numPr>
                <w:ilvl w:val="0"/>
                <w:numId w:val="44"/>
              </w:numPr>
              <w:ind w:left="438"/>
              <w:jc w:val="both"/>
            </w:pPr>
            <w:r>
              <w:t xml:space="preserve">L’instruction sera acceptée et créée dans un statut « créée » </w:t>
            </w:r>
          </w:p>
          <w:p w:rsidR="00F72502" w:rsidRDefault="00F72502" w:rsidP="00FB1421">
            <w:pPr>
              <w:pStyle w:val="ListParagraph"/>
              <w:numPr>
                <w:ilvl w:val="0"/>
                <w:numId w:val="44"/>
              </w:numPr>
              <w:ind w:left="438"/>
              <w:jc w:val="both"/>
            </w:pPr>
            <w:r>
              <w:t xml:space="preserve">Une notification d’acceptation d’instruction sera envoyée au client  </w:t>
            </w:r>
          </w:p>
          <w:p w:rsidR="00F72502" w:rsidRPr="00694E21" w:rsidRDefault="00F72502" w:rsidP="00FB1421">
            <w:pPr>
              <w:pStyle w:val="ListParagraph"/>
              <w:numPr>
                <w:ilvl w:val="0"/>
                <w:numId w:val="44"/>
              </w:numPr>
              <w:ind w:left="438"/>
              <w:jc w:val="both"/>
            </w:pPr>
            <w:r>
              <w:t>Les exécutions sur la quantité instruite seront calculées.</w:t>
            </w:r>
          </w:p>
        </w:tc>
      </w:tr>
      <w:tr w:rsidR="00ED44D6" w:rsidRPr="004325ED" w:rsidTr="00301424">
        <w:trPr>
          <w:trHeight w:val="995"/>
          <w:jc w:val="center"/>
        </w:trPr>
        <w:tc>
          <w:tcPr>
            <w:tcW w:w="1526" w:type="dxa"/>
          </w:tcPr>
          <w:p w:rsidR="00ED44D6" w:rsidRPr="00694E21" w:rsidRDefault="00ED44D6" w:rsidP="00ED44D6">
            <w:pPr>
              <w:jc w:val="both"/>
            </w:pPr>
            <w:r w:rsidRPr="00694E21">
              <w:t>TRT-</w:t>
            </w:r>
            <w:r>
              <w:t>063</w:t>
            </w:r>
            <w:r w:rsidRPr="00694E21">
              <w:t>-</w:t>
            </w:r>
            <w:r>
              <w:t>2</w:t>
            </w:r>
          </w:p>
        </w:tc>
        <w:tc>
          <w:tcPr>
            <w:tcW w:w="7719" w:type="dxa"/>
          </w:tcPr>
          <w:p w:rsidR="00ED44D6" w:rsidRDefault="00ED44D6" w:rsidP="00ED44D6">
            <w:pPr>
              <w:jc w:val="both"/>
            </w:pPr>
            <w:r>
              <w:t xml:space="preserve">Si l’instruction ne respecte pas les règles de contrôle des instructions : </w:t>
            </w:r>
          </w:p>
          <w:p w:rsidR="00ED44D6" w:rsidRDefault="00ED44D6" w:rsidP="00FB1421">
            <w:pPr>
              <w:pStyle w:val="ListParagraph"/>
              <w:numPr>
                <w:ilvl w:val="0"/>
                <w:numId w:val="44"/>
              </w:numPr>
              <w:ind w:left="438"/>
              <w:jc w:val="both"/>
            </w:pPr>
            <w:r>
              <w:t xml:space="preserve">L’instruction sera rejetée </w:t>
            </w:r>
          </w:p>
          <w:p w:rsidR="00ED44D6" w:rsidRPr="00694E21" w:rsidRDefault="00ED44D6" w:rsidP="00ED44D6">
            <w:pPr>
              <w:jc w:val="both"/>
            </w:pPr>
            <w:r>
              <w:t>Une notification de rejet d’instruction sera envoyée au client  avec les raisons de rejet.</w:t>
            </w:r>
          </w:p>
        </w:tc>
      </w:tr>
    </w:tbl>
    <w:p w:rsidR="00E41599" w:rsidRDefault="00E41599" w:rsidP="00E41599">
      <w:pPr>
        <w:spacing w:before="60"/>
        <w:rPr>
          <w:i/>
          <w:sz w:val="20"/>
          <w:szCs w:val="20"/>
        </w:rPr>
      </w:pPr>
      <w:r>
        <w:rPr>
          <w:i/>
          <w:sz w:val="20"/>
          <w:szCs w:val="20"/>
        </w:rPr>
        <w:t>063</w:t>
      </w:r>
      <w:r w:rsidRPr="004325ED">
        <w:rPr>
          <w:i/>
          <w:sz w:val="20"/>
          <w:szCs w:val="20"/>
        </w:rPr>
        <w:t xml:space="preserve"> = </w:t>
      </w:r>
      <w:r>
        <w:rPr>
          <w:i/>
          <w:sz w:val="20"/>
          <w:szCs w:val="20"/>
        </w:rPr>
        <w:t>Saisie manuelle d’une instruction par compte client.</w:t>
      </w:r>
    </w:p>
    <w:p w:rsidR="00AC1857" w:rsidRPr="004325ED" w:rsidRDefault="00AC1857" w:rsidP="00AC1857">
      <w:pPr>
        <w:pStyle w:val="Style2"/>
      </w:pPr>
      <w:bookmarkStart w:id="172" w:name="_Toc409450796"/>
      <w:r w:rsidRPr="004325ED">
        <w:t>Cas d’utilisation &lt;</w:t>
      </w:r>
      <w:r>
        <w:t>Saisie manuelle d’une instruction par masse</w:t>
      </w:r>
      <w:r w:rsidRPr="004325ED">
        <w:t>&gt;</w:t>
      </w:r>
      <w:bookmarkEnd w:id="172"/>
    </w:p>
    <w:p w:rsidR="00AC1857" w:rsidRPr="004325ED" w:rsidRDefault="00AC1857" w:rsidP="00AC1857">
      <w:pPr>
        <w:pStyle w:val="Style3"/>
      </w:pPr>
      <w:bookmarkStart w:id="173" w:name="_Toc409450797"/>
      <w:r w:rsidRPr="004325ED">
        <w:t>Définition et objectif</w:t>
      </w:r>
      <w:bookmarkEnd w:id="173"/>
    </w:p>
    <w:p w:rsidR="00CF2251" w:rsidRPr="004325ED" w:rsidRDefault="00CF2251" w:rsidP="00FB1421">
      <w:pPr>
        <w:pStyle w:val="ListParagraph"/>
        <w:numPr>
          <w:ilvl w:val="0"/>
          <w:numId w:val="44"/>
        </w:numPr>
        <w:spacing w:before="240" w:line="240" w:lineRule="auto"/>
        <w:ind w:right="142"/>
        <w:jc w:val="both"/>
      </w:pPr>
      <w:r>
        <w:t>Ce cas d’utilisation est dédié à la création massive des instructions client pour une annonce donnée.</w:t>
      </w:r>
    </w:p>
    <w:p w:rsidR="00CF2251" w:rsidRPr="004325ED" w:rsidRDefault="00CF2251" w:rsidP="00CF2251">
      <w:pPr>
        <w:pStyle w:val="Style3"/>
      </w:pPr>
      <w:bookmarkStart w:id="174" w:name="_Toc409450798"/>
      <w:r w:rsidRPr="004325ED">
        <w:lastRenderedPageBreak/>
        <w:t>Pré-conditions</w:t>
      </w:r>
      <w:bookmarkEnd w:id="174"/>
    </w:p>
    <w:p w:rsidR="00CF2251" w:rsidRDefault="00CF2251" w:rsidP="00FB1421">
      <w:pPr>
        <w:pStyle w:val="ListParagraph"/>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F2251" w:rsidRPr="004325ED" w:rsidTr="00301424">
        <w:trPr>
          <w:tblHeader/>
          <w:jc w:val="center"/>
        </w:trPr>
        <w:tc>
          <w:tcPr>
            <w:tcW w:w="1526" w:type="dxa"/>
            <w:shd w:val="clear" w:color="auto" w:fill="D9D9D9" w:themeFill="background1" w:themeFillShade="D9"/>
          </w:tcPr>
          <w:p w:rsidR="00CF2251" w:rsidRPr="004325ED" w:rsidRDefault="00CF2251" w:rsidP="00301424">
            <w:pPr>
              <w:rPr>
                <w:b/>
              </w:rPr>
            </w:pPr>
            <w:r w:rsidRPr="004325ED">
              <w:rPr>
                <w:b/>
              </w:rPr>
              <w:t>Réf.</w:t>
            </w:r>
          </w:p>
        </w:tc>
        <w:tc>
          <w:tcPr>
            <w:tcW w:w="7719" w:type="dxa"/>
            <w:shd w:val="clear" w:color="auto" w:fill="D9D9D9" w:themeFill="background1" w:themeFillShade="D9"/>
          </w:tcPr>
          <w:p w:rsidR="00CF2251" w:rsidRPr="004325ED" w:rsidRDefault="00CF2251" w:rsidP="00301424">
            <w:pPr>
              <w:rPr>
                <w:b/>
              </w:rPr>
            </w:pPr>
            <w:r w:rsidRPr="004325ED">
              <w:rPr>
                <w:b/>
              </w:rPr>
              <w:t>Description</w:t>
            </w:r>
          </w:p>
        </w:tc>
      </w:tr>
      <w:tr w:rsidR="00CF2251" w:rsidRPr="004325ED" w:rsidTr="00301424">
        <w:trPr>
          <w:jc w:val="center"/>
        </w:trPr>
        <w:tc>
          <w:tcPr>
            <w:tcW w:w="1526" w:type="dxa"/>
          </w:tcPr>
          <w:p w:rsidR="00CF2251" w:rsidRDefault="00CF2251" w:rsidP="00301424">
            <w:pPr>
              <w:jc w:val="both"/>
            </w:pPr>
            <w:r w:rsidRPr="004325ED">
              <w:t>PRE-</w:t>
            </w:r>
            <w:r>
              <w:t>06</w:t>
            </w:r>
            <w:r w:rsidR="001F4B7C">
              <w:t>4</w:t>
            </w:r>
            <w:r w:rsidRPr="004325ED">
              <w:t>-1</w:t>
            </w:r>
          </w:p>
        </w:tc>
        <w:tc>
          <w:tcPr>
            <w:tcW w:w="7719" w:type="dxa"/>
          </w:tcPr>
          <w:p w:rsidR="00CF2251" w:rsidRDefault="00CF2251" w:rsidP="00301424">
            <w:pPr>
              <w:pStyle w:val="Normal1"/>
              <w:jc w:val="both"/>
              <w:rPr>
                <w:rFonts w:ascii="Calibri" w:hAnsi="Calibri"/>
                <w:i w:val="0"/>
                <w:lang w:val="fr-FR"/>
              </w:rPr>
            </w:pPr>
            <w:r>
              <w:rPr>
                <w:rFonts w:ascii="Calibri" w:hAnsi="Calibri"/>
                <w:i w:val="0"/>
                <w:lang w:val="fr-FR"/>
              </w:rPr>
              <w:t>Annonce optionnelle créée et complète.</w:t>
            </w:r>
          </w:p>
        </w:tc>
      </w:tr>
      <w:tr w:rsidR="00CF2251" w:rsidRPr="004325ED" w:rsidTr="00301424">
        <w:trPr>
          <w:jc w:val="center"/>
        </w:trPr>
        <w:tc>
          <w:tcPr>
            <w:tcW w:w="1526" w:type="dxa"/>
          </w:tcPr>
          <w:p w:rsidR="00CF2251" w:rsidRPr="004325ED" w:rsidRDefault="00CF2251" w:rsidP="00301424">
            <w:pPr>
              <w:jc w:val="both"/>
            </w:pPr>
            <w:r>
              <w:t>PRE-06</w:t>
            </w:r>
            <w:r w:rsidR="001F4B7C">
              <w:t>4</w:t>
            </w:r>
            <w:r>
              <w:t>-2</w:t>
            </w:r>
          </w:p>
        </w:tc>
        <w:tc>
          <w:tcPr>
            <w:tcW w:w="7719" w:type="dxa"/>
          </w:tcPr>
          <w:p w:rsidR="00CF2251" w:rsidRDefault="00CF2251" w:rsidP="00301424">
            <w:pPr>
              <w:pStyle w:val="Normal1"/>
              <w:jc w:val="both"/>
              <w:rPr>
                <w:rFonts w:ascii="Calibri" w:hAnsi="Calibri"/>
                <w:i w:val="0"/>
                <w:lang w:val="fr-FR"/>
              </w:rPr>
            </w:pPr>
            <w:r w:rsidRPr="00CC26AD">
              <w:rPr>
                <w:rFonts w:ascii="Calibri" w:hAnsi="Calibri"/>
                <w:i w:val="0"/>
                <w:lang w:val="fr-FR"/>
              </w:rPr>
              <w:t>Définir dans le référentiel les comptes-</w:t>
            </w:r>
            <w:r>
              <w:rPr>
                <w:rFonts w:ascii="Calibri" w:hAnsi="Calibri"/>
                <w:i w:val="0"/>
                <w:lang w:val="fr-FR"/>
              </w:rPr>
              <w:t>titre</w:t>
            </w:r>
            <w:r w:rsidRPr="00CC26AD">
              <w:rPr>
                <w:rFonts w:ascii="Calibri" w:hAnsi="Calibri"/>
                <w:i w:val="0"/>
                <w:lang w:val="fr-FR"/>
              </w:rPr>
              <w:t xml:space="preserve"> client sujet</w:t>
            </w:r>
            <w:r>
              <w:rPr>
                <w:rFonts w:ascii="Calibri" w:hAnsi="Calibri"/>
                <w:i w:val="0"/>
                <w:lang w:val="fr-FR"/>
              </w:rPr>
              <w:t>s à l’instruction.</w:t>
            </w:r>
          </w:p>
        </w:tc>
      </w:tr>
      <w:tr w:rsidR="00CF2251" w:rsidRPr="004325ED" w:rsidTr="00301424">
        <w:trPr>
          <w:jc w:val="center"/>
        </w:trPr>
        <w:tc>
          <w:tcPr>
            <w:tcW w:w="1526" w:type="dxa"/>
          </w:tcPr>
          <w:p w:rsidR="00CF2251" w:rsidRDefault="00CF2251" w:rsidP="00301424">
            <w:pPr>
              <w:jc w:val="both"/>
            </w:pPr>
            <w:r>
              <w:t>PRE-06</w:t>
            </w:r>
            <w:r w:rsidR="001F4B7C">
              <w:t>4</w:t>
            </w:r>
            <w:r>
              <w:t>-3</w:t>
            </w:r>
          </w:p>
        </w:tc>
        <w:tc>
          <w:tcPr>
            <w:tcW w:w="7719" w:type="dxa"/>
          </w:tcPr>
          <w:p w:rsidR="00CF2251" w:rsidRDefault="00CF2251" w:rsidP="00301424">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w:t>
            </w:r>
            <w:r>
              <w:rPr>
                <w:rFonts w:ascii="Calibri" w:hAnsi="Calibri"/>
                <w:i w:val="0"/>
                <w:lang w:val="fr-FR"/>
              </w:rPr>
              <w:t>à l’instruction.</w:t>
            </w:r>
          </w:p>
        </w:tc>
      </w:tr>
    </w:tbl>
    <w:p w:rsidR="00CF2251" w:rsidRPr="004325ED" w:rsidRDefault="00CF2251" w:rsidP="00CF2251">
      <w:pPr>
        <w:spacing w:before="60"/>
        <w:rPr>
          <w:i/>
          <w:sz w:val="20"/>
          <w:szCs w:val="20"/>
        </w:rPr>
      </w:pPr>
      <w:r>
        <w:rPr>
          <w:i/>
          <w:sz w:val="20"/>
          <w:szCs w:val="20"/>
        </w:rPr>
        <w:t>06</w:t>
      </w:r>
      <w:r w:rsidR="001F4B7C">
        <w:rPr>
          <w:i/>
          <w:sz w:val="20"/>
          <w:szCs w:val="20"/>
        </w:rPr>
        <w:t>4</w:t>
      </w:r>
      <w:r w:rsidRPr="004325ED">
        <w:rPr>
          <w:i/>
          <w:sz w:val="20"/>
          <w:szCs w:val="20"/>
        </w:rPr>
        <w:t xml:space="preserve"> = </w:t>
      </w:r>
      <w:r>
        <w:rPr>
          <w:i/>
          <w:sz w:val="20"/>
          <w:szCs w:val="20"/>
        </w:rPr>
        <w:t xml:space="preserve">Saisie manuelle d’une instruction </w:t>
      </w:r>
      <w:r w:rsidR="001F4B7C">
        <w:rPr>
          <w:i/>
          <w:sz w:val="20"/>
          <w:szCs w:val="20"/>
        </w:rPr>
        <w:t>par masse</w:t>
      </w:r>
    </w:p>
    <w:p w:rsidR="00CF2251" w:rsidRPr="004325ED" w:rsidRDefault="00CF2251" w:rsidP="00CF2251">
      <w:pPr>
        <w:pStyle w:val="Style3"/>
      </w:pPr>
      <w:bookmarkStart w:id="175" w:name="_Toc409450799"/>
      <w:r w:rsidRPr="004325ED">
        <w:t>Post-conditions</w:t>
      </w:r>
      <w:bookmarkEnd w:id="175"/>
    </w:p>
    <w:p w:rsidR="00CF2251" w:rsidRPr="004325ED" w:rsidRDefault="00CF2251" w:rsidP="00FB1421">
      <w:pPr>
        <w:pStyle w:val="ListParagraph"/>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F2251" w:rsidRPr="004325ED" w:rsidTr="00301424">
        <w:trPr>
          <w:tblHeader/>
          <w:jc w:val="center"/>
        </w:trPr>
        <w:tc>
          <w:tcPr>
            <w:tcW w:w="1526" w:type="dxa"/>
            <w:shd w:val="clear" w:color="auto" w:fill="D9D9D9" w:themeFill="background1" w:themeFillShade="D9"/>
          </w:tcPr>
          <w:p w:rsidR="00CF2251" w:rsidRPr="004325ED" w:rsidRDefault="00CF2251" w:rsidP="00301424">
            <w:pPr>
              <w:rPr>
                <w:b/>
              </w:rPr>
            </w:pPr>
            <w:r w:rsidRPr="004325ED">
              <w:rPr>
                <w:b/>
              </w:rPr>
              <w:t>Réf.</w:t>
            </w:r>
          </w:p>
        </w:tc>
        <w:tc>
          <w:tcPr>
            <w:tcW w:w="7719" w:type="dxa"/>
            <w:shd w:val="clear" w:color="auto" w:fill="D9D9D9" w:themeFill="background1" w:themeFillShade="D9"/>
          </w:tcPr>
          <w:p w:rsidR="00CF2251" w:rsidRPr="004325ED" w:rsidRDefault="00CF2251" w:rsidP="00301424">
            <w:pPr>
              <w:rPr>
                <w:b/>
              </w:rPr>
            </w:pPr>
            <w:r w:rsidRPr="004325ED">
              <w:rPr>
                <w:b/>
              </w:rPr>
              <w:t>Description</w:t>
            </w:r>
          </w:p>
        </w:tc>
      </w:tr>
      <w:tr w:rsidR="00CF2251" w:rsidRPr="004325ED" w:rsidTr="00301424">
        <w:trPr>
          <w:jc w:val="center"/>
        </w:trPr>
        <w:tc>
          <w:tcPr>
            <w:tcW w:w="1526" w:type="dxa"/>
          </w:tcPr>
          <w:p w:rsidR="00CF2251" w:rsidRPr="004325ED" w:rsidRDefault="00CF2251" w:rsidP="00301424">
            <w:pPr>
              <w:jc w:val="both"/>
            </w:pPr>
            <w:r>
              <w:t>POS-06</w:t>
            </w:r>
            <w:r w:rsidR="001F4B7C">
              <w:t>4</w:t>
            </w:r>
            <w:r>
              <w:t>-</w:t>
            </w:r>
            <w:r w:rsidRPr="004325ED">
              <w:t>1</w:t>
            </w:r>
          </w:p>
        </w:tc>
        <w:tc>
          <w:tcPr>
            <w:tcW w:w="7719" w:type="dxa"/>
          </w:tcPr>
          <w:p w:rsidR="00CF2251" w:rsidRPr="009E4D91" w:rsidRDefault="00CF2251" w:rsidP="00301424">
            <w:pPr>
              <w:rPr>
                <w:sz w:val="20"/>
              </w:rPr>
            </w:pPr>
            <w:r w:rsidRPr="009E4D91">
              <w:rPr>
                <w:sz w:val="20"/>
              </w:rPr>
              <w:t>Client</w:t>
            </w:r>
            <w:r w:rsidR="001F4B7C">
              <w:rPr>
                <w:sz w:val="20"/>
              </w:rPr>
              <w:t>s</w:t>
            </w:r>
            <w:r w:rsidRPr="009E4D91">
              <w:rPr>
                <w:sz w:val="20"/>
              </w:rPr>
              <w:t xml:space="preserve"> ayant une position éligible non totalement instruite.</w:t>
            </w:r>
          </w:p>
        </w:tc>
      </w:tr>
      <w:tr w:rsidR="00CF2251" w:rsidRPr="004325ED" w:rsidTr="00301424">
        <w:trPr>
          <w:jc w:val="center"/>
        </w:trPr>
        <w:tc>
          <w:tcPr>
            <w:tcW w:w="1526" w:type="dxa"/>
          </w:tcPr>
          <w:p w:rsidR="00CF2251" w:rsidRDefault="00CF2251" w:rsidP="00301424">
            <w:pPr>
              <w:jc w:val="both"/>
            </w:pPr>
            <w:r>
              <w:t>P</w:t>
            </w:r>
            <w:r w:rsidR="001F4B7C">
              <w:t>OS</w:t>
            </w:r>
            <w:r>
              <w:t>-</w:t>
            </w:r>
            <w:r w:rsidR="001F4B7C">
              <w:t>064</w:t>
            </w:r>
            <w:r>
              <w:t xml:space="preserve">-2 </w:t>
            </w:r>
          </w:p>
        </w:tc>
        <w:tc>
          <w:tcPr>
            <w:tcW w:w="7719" w:type="dxa"/>
          </w:tcPr>
          <w:p w:rsidR="00CF2251" w:rsidRPr="009E4D91" w:rsidRDefault="00CF2251" w:rsidP="00301424">
            <w:pPr>
              <w:rPr>
                <w:sz w:val="20"/>
              </w:rPr>
            </w:pPr>
            <w:r>
              <w:rPr>
                <w:sz w:val="20"/>
              </w:rPr>
              <w:t xml:space="preserve">Vérification des </w:t>
            </w:r>
            <w:hyperlink w:anchor="_Règles_de_Contrôle" w:history="1">
              <w:r w:rsidRPr="00E41599">
                <w:rPr>
                  <w:rStyle w:val="Hyperlink"/>
                  <w:sz w:val="20"/>
                </w:rPr>
                <w:t>règles de contrôle des instructions.</w:t>
              </w:r>
            </w:hyperlink>
          </w:p>
        </w:tc>
      </w:tr>
    </w:tbl>
    <w:p w:rsidR="001F4B7C" w:rsidRPr="004325ED" w:rsidRDefault="001F4B7C" w:rsidP="001F4B7C">
      <w:pPr>
        <w:spacing w:before="60"/>
        <w:rPr>
          <w:i/>
          <w:sz w:val="20"/>
          <w:szCs w:val="20"/>
        </w:rPr>
      </w:pPr>
      <w:r>
        <w:rPr>
          <w:i/>
          <w:sz w:val="20"/>
          <w:szCs w:val="20"/>
        </w:rPr>
        <w:t>064</w:t>
      </w:r>
      <w:r w:rsidRPr="004325ED">
        <w:rPr>
          <w:i/>
          <w:sz w:val="20"/>
          <w:szCs w:val="20"/>
        </w:rPr>
        <w:t xml:space="preserve"> = </w:t>
      </w:r>
      <w:r>
        <w:rPr>
          <w:i/>
          <w:sz w:val="20"/>
          <w:szCs w:val="20"/>
        </w:rPr>
        <w:t>Saisie manuelle d’une instruction par masse</w:t>
      </w:r>
    </w:p>
    <w:p w:rsidR="00CF2251" w:rsidRPr="004325ED" w:rsidRDefault="00CF2251" w:rsidP="00CF2251">
      <w:pPr>
        <w:pStyle w:val="Style3"/>
      </w:pPr>
      <w:bookmarkStart w:id="176" w:name="_Toc409450800"/>
      <w:r w:rsidRPr="004325ED">
        <w:t>Diagramme d’activité</w:t>
      </w:r>
      <w:bookmarkEnd w:id="176"/>
    </w:p>
    <w:p w:rsidR="00CF2251" w:rsidRDefault="00CF2251" w:rsidP="00CF2251">
      <w:pPr>
        <w:spacing w:before="240" w:line="240" w:lineRule="auto"/>
        <w:ind w:right="142"/>
        <w:jc w:val="both"/>
      </w:pPr>
      <w:r>
        <w:t>L’interaction entre l’utilisateur et le système est représentée comme suit :</w:t>
      </w:r>
    </w:p>
    <w:p w:rsidR="00CF2251" w:rsidRDefault="00CF2251" w:rsidP="00CF2251">
      <w:pPr>
        <w:spacing w:line="240" w:lineRule="auto"/>
        <w:ind w:left="2007" w:right="142"/>
      </w:pPr>
      <w:r w:rsidRPr="004325ED">
        <w:t>.</w:t>
      </w:r>
    </w:p>
    <w:tbl>
      <w:tblPr>
        <w:tblW w:w="0" w:type="auto"/>
        <w:jc w:val="center"/>
        <w:tblInd w:w="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253"/>
        <w:gridCol w:w="4905"/>
      </w:tblGrid>
      <w:tr w:rsidR="00CF2251" w:rsidRPr="004325ED" w:rsidTr="001F4B7C">
        <w:trPr>
          <w:tblHeader/>
          <w:jc w:val="center"/>
        </w:trPr>
        <w:tc>
          <w:tcPr>
            <w:tcW w:w="4253" w:type="dxa"/>
            <w:shd w:val="clear" w:color="auto" w:fill="D9D9D9" w:themeFill="background1" w:themeFillShade="D9"/>
          </w:tcPr>
          <w:p w:rsidR="00CF2251" w:rsidRPr="004325ED" w:rsidRDefault="00CF2251" w:rsidP="00301424">
            <w:pPr>
              <w:jc w:val="both"/>
              <w:rPr>
                <w:b/>
              </w:rPr>
            </w:pPr>
            <w:r>
              <w:rPr>
                <w:b/>
              </w:rPr>
              <w:t>L’utilisateur</w:t>
            </w:r>
          </w:p>
        </w:tc>
        <w:tc>
          <w:tcPr>
            <w:tcW w:w="4905" w:type="dxa"/>
            <w:shd w:val="clear" w:color="auto" w:fill="D9D9D9" w:themeFill="background1" w:themeFillShade="D9"/>
          </w:tcPr>
          <w:p w:rsidR="00CF2251" w:rsidRPr="004325ED" w:rsidRDefault="00CF2251" w:rsidP="00301424">
            <w:pPr>
              <w:jc w:val="both"/>
              <w:rPr>
                <w:b/>
              </w:rPr>
            </w:pPr>
            <w:r>
              <w:rPr>
                <w:b/>
              </w:rPr>
              <w:t>MegaCor</w:t>
            </w:r>
          </w:p>
        </w:tc>
      </w:tr>
      <w:tr w:rsidR="00CF2251" w:rsidRPr="009E4D91" w:rsidTr="001F4B7C">
        <w:trPr>
          <w:jc w:val="center"/>
        </w:trPr>
        <w:tc>
          <w:tcPr>
            <w:tcW w:w="4253" w:type="dxa"/>
          </w:tcPr>
          <w:p w:rsidR="00CF2251" w:rsidRPr="001F4B7C" w:rsidRDefault="00CF2251" w:rsidP="00301424">
            <w:pPr>
              <w:rPr>
                <w:sz w:val="20"/>
                <w:szCs w:val="20"/>
              </w:rPr>
            </w:pPr>
            <w:r w:rsidRPr="001F4B7C">
              <w:rPr>
                <w:sz w:val="20"/>
                <w:szCs w:val="20"/>
              </w:rPr>
              <w:t>Saisie de la référence de l’annonce avec possibilité de recherche via F2 puis sélection</w:t>
            </w:r>
          </w:p>
        </w:tc>
        <w:tc>
          <w:tcPr>
            <w:tcW w:w="4905" w:type="dxa"/>
          </w:tcPr>
          <w:p w:rsidR="00CF2251" w:rsidRPr="001F4B7C" w:rsidRDefault="00CF2251" w:rsidP="00301424">
            <w:pPr>
              <w:rPr>
                <w:rFonts w:ascii="Calibri" w:hAnsi="Calibri"/>
                <w:sz w:val="20"/>
                <w:szCs w:val="20"/>
              </w:rPr>
            </w:pPr>
          </w:p>
        </w:tc>
      </w:tr>
      <w:tr w:rsidR="00CF2251" w:rsidRPr="009E4D91" w:rsidTr="001F4B7C">
        <w:trPr>
          <w:jc w:val="center"/>
        </w:trPr>
        <w:tc>
          <w:tcPr>
            <w:tcW w:w="4253" w:type="dxa"/>
          </w:tcPr>
          <w:p w:rsidR="00CF2251" w:rsidRPr="001F4B7C" w:rsidRDefault="00CF2251" w:rsidP="00301424">
            <w:pPr>
              <w:rPr>
                <w:sz w:val="20"/>
                <w:szCs w:val="20"/>
              </w:rPr>
            </w:pPr>
            <w:r w:rsidRPr="001F4B7C">
              <w:rPr>
                <w:sz w:val="20"/>
                <w:szCs w:val="20"/>
              </w:rPr>
              <w:t>Saisie de l’option souhaitée</w:t>
            </w:r>
          </w:p>
        </w:tc>
        <w:tc>
          <w:tcPr>
            <w:tcW w:w="4905" w:type="dxa"/>
          </w:tcPr>
          <w:p w:rsidR="00CF2251" w:rsidRPr="001F4B7C" w:rsidRDefault="00CF2251" w:rsidP="00301424">
            <w:pPr>
              <w:rPr>
                <w:rFonts w:ascii="Calibri" w:hAnsi="Calibri"/>
                <w:sz w:val="20"/>
                <w:szCs w:val="20"/>
              </w:rPr>
            </w:pPr>
            <w:r w:rsidRPr="001F4B7C">
              <w:rPr>
                <w:sz w:val="20"/>
                <w:szCs w:val="20"/>
              </w:rPr>
              <w:t xml:space="preserve">choix parmi une énumération contenant les options disponible sous l’annonce saisie </w:t>
            </w:r>
          </w:p>
        </w:tc>
      </w:tr>
      <w:tr w:rsidR="001F4B7C" w:rsidRPr="009E4D91" w:rsidTr="001F4B7C">
        <w:trPr>
          <w:jc w:val="center"/>
        </w:trPr>
        <w:tc>
          <w:tcPr>
            <w:tcW w:w="4253" w:type="dxa"/>
          </w:tcPr>
          <w:p w:rsidR="001F4B7C" w:rsidRPr="001F4B7C" w:rsidRDefault="001F4B7C" w:rsidP="00301424">
            <w:pPr>
              <w:rPr>
                <w:sz w:val="20"/>
                <w:szCs w:val="20"/>
              </w:rPr>
            </w:pPr>
            <w:r w:rsidRPr="001F4B7C">
              <w:rPr>
                <w:sz w:val="20"/>
                <w:szCs w:val="20"/>
              </w:rPr>
              <w:t>Une fois des données saisie</w:t>
            </w:r>
            <w:r>
              <w:rPr>
                <w:sz w:val="20"/>
                <w:szCs w:val="20"/>
              </w:rPr>
              <w:t>,</w:t>
            </w:r>
            <w:r w:rsidRPr="001F4B7C">
              <w:rPr>
                <w:sz w:val="20"/>
                <w:szCs w:val="20"/>
              </w:rPr>
              <w:t xml:space="preserve"> l’utilisateur doit cliquer sur « chercher » </w:t>
            </w:r>
          </w:p>
        </w:tc>
        <w:tc>
          <w:tcPr>
            <w:tcW w:w="4905" w:type="dxa"/>
          </w:tcPr>
          <w:p w:rsidR="001F4B7C" w:rsidRDefault="001F4B7C" w:rsidP="00301424">
            <w:pPr>
              <w:rPr>
                <w:rFonts w:ascii="Calibri" w:hAnsi="Calibri"/>
                <w:sz w:val="20"/>
                <w:szCs w:val="20"/>
              </w:rPr>
            </w:pPr>
            <w:r w:rsidRPr="001F4B7C">
              <w:rPr>
                <w:rFonts w:ascii="Calibri" w:hAnsi="Calibri"/>
                <w:sz w:val="20"/>
                <w:szCs w:val="20"/>
              </w:rPr>
              <w:t>Le système affiche en résultat tous les clients éligible ayant une quantité non encore instruite ou restante</w:t>
            </w:r>
            <w:r>
              <w:rPr>
                <w:rFonts w:ascii="Calibri" w:hAnsi="Calibri"/>
                <w:sz w:val="20"/>
                <w:szCs w:val="20"/>
              </w:rPr>
              <w:t xml:space="preserve"> dans un tableau où l’utilisateur doit mettre la quantité à instruire par chaque client.</w:t>
            </w:r>
          </w:p>
          <w:p w:rsidR="001F4B7C" w:rsidRDefault="001F4B7C" w:rsidP="00301424">
            <w:pPr>
              <w:rPr>
                <w:rFonts w:ascii="Calibri" w:hAnsi="Calibri"/>
                <w:sz w:val="20"/>
                <w:szCs w:val="20"/>
              </w:rPr>
            </w:pPr>
            <w:r>
              <w:rPr>
                <w:rFonts w:ascii="Calibri" w:hAnsi="Calibri"/>
                <w:sz w:val="20"/>
                <w:szCs w:val="20"/>
              </w:rPr>
              <w:t>Le mode de cotation est pré-rempli.</w:t>
            </w:r>
          </w:p>
          <w:p w:rsidR="001F4B7C" w:rsidRPr="001F4B7C" w:rsidRDefault="00B65D2C" w:rsidP="001F4B7C">
            <w:pPr>
              <w:rPr>
                <w:rFonts w:ascii="Calibri" w:hAnsi="Calibri"/>
                <w:sz w:val="20"/>
                <w:szCs w:val="20"/>
              </w:rPr>
            </w:pPr>
            <w:r>
              <w:rPr>
                <w:rFonts w:ascii="Calibri" w:hAnsi="Calibri"/>
                <w:sz w:val="20"/>
                <w:szCs w:val="20"/>
              </w:rPr>
              <w:t>La quantité à instruir</w:t>
            </w:r>
            <w:r w:rsidR="001F4B7C">
              <w:rPr>
                <w:rFonts w:ascii="Calibri" w:hAnsi="Calibri"/>
                <w:sz w:val="20"/>
                <w:szCs w:val="20"/>
              </w:rPr>
              <w:t>e est pré-remplie.</w:t>
            </w:r>
          </w:p>
        </w:tc>
      </w:tr>
      <w:tr w:rsidR="00CF2251" w:rsidRPr="009E4D91" w:rsidTr="001F4B7C">
        <w:trPr>
          <w:jc w:val="center"/>
        </w:trPr>
        <w:tc>
          <w:tcPr>
            <w:tcW w:w="4253" w:type="dxa"/>
          </w:tcPr>
          <w:p w:rsidR="00CF2251" w:rsidRPr="001F4B7C" w:rsidRDefault="001F4B7C" w:rsidP="00301424">
            <w:pPr>
              <w:rPr>
                <w:sz w:val="20"/>
                <w:szCs w:val="20"/>
              </w:rPr>
            </w:pPr>
            <w:r>
              <w:rPr>
                <w:sz w:val="20"/>
              </w:rPr>
              <w:t>Saisie de la quantité à instruire</w:t>
            </w:r>
          </w:p>
        </w:tc>
        <w:tc>
          <w:tcPr>
            <w:tcW w:w="4905" w:type="dxa"/>
          </w:tcPr>
          <w:p w:rsidR="00CF2251" w:rsidRDefault="001F4B7C" w:rsidP="001F4B7C">
            <w:pPr>
              <w:jc w:val="both"/>
              <w:rPr>
                <w:rFonts w:ascii="Calibri" w:hAnsi="Calibri"/>
                <w:sz w:val="20"/>
                <w:szCs w:val="20"/>
              </w:rPr>
            </w:pPr>
            <w:r>
              <w:rPr>
                <w:rFonts w:ascii="Calibri" w:hAnsi="Calibri"/>
                <w:sz w:val="20"/>
                <w:szCs w:val="20"/>
              </w:rPr>
              <w:t>Le système affiche par défaut dans le champ « quantité à instruire » la quantité totale non instruite ou restante.</w:t>
            </w:r>
          </w:p>
          <w:p w:rsidR="001F4B7C" w:rsidRPr="001F4B7C" w:rsidRDefault="001F4B7C" w:rsidP="001F4B7C">
            <w:pPr>
              <w:jc w:val="both"/>
              <w:rPr>
                <w:rFonts w:ascii="Calibri" w:hAnsi="Calibri"/>
                <w:sz w:val="20"/>
                <w:szCs w:val="20"/>
              </w:rPr>
            </w:pPr>
            <w:r>
              <w:rPr>
                <w:rFonts w:ascii="Calibri" w:hAnsi="Calibri"/>
                <w:sz w:val="20"/>
                <w:szCs w:val="20"/>
              </w:rPr>
              <w:t>Cependant l’utilisateur peut changer la quantité à instruire s’il le souhaite.</w:t>
            </w:r>
          </w:p>
        </w:tc>
      </w:tr>
      <w:tr w:rsidR="001F4B7C" w:rsidRPr="009E4D91" w:rsidTr="001F4B7C">
        <w:trPr>
          <w:jc w:val="center"/>
        </w:trPr>
        <w:tc>
          <w:tcPr>
            <w:tcW w:w="4253" w:type="dxa"/>
          </w:tcPr>
          <w:p w:rsidR="001F4B7C" w:rsidRPr="001F4B7C" w:rsidRDefault="00B65D2C" w:rsidP="001F4B7C">
            <w:pPr>
              <w:rPr>
                <w:sz w:val="20"/>
                <w:szCs w:val="20"/>
              </w:rPr>
            </w:pPr>
            <w:r>
              <w:rPr>
                <w:sz w:val="20"/>
                <w:szCs w:val="20"/>
              </w:rPr>
              <w:t>Clique sur « appliquer »</w:t>
            </w:r>
          </w:p>
        </w:tc>
        <w:tc>
          <w:tcPr>
            <w:tcW w:w="4905" w:type="dxa"/>
          </w:tcPr>
          <w:p w:rsidR="001F4B7C" w:rsidRPr="001F4B7C" w:rsidRDefault="001F4B7C" w:rsidP="00301424">
            <w:pPr>
              <w:rPr>
                <w:rFonts w:ascii="Calibri" w:hAnsi="Calibri"/>
                <w:sz w:val="20"/>
                <w:szCs w:val="20"/>
              </w:rPr>
            </w:pPr>
          </w:p>
        </w:tc>
      </w:tr>
    </w:tbl>
    <w:p w:rsidR="00CF2251" w:rsidRDefault="00CF2251" w:rsidP="00CF2251"/>
    <w:p w:rsidR="00D577FF" w:rsidRDefault="00D577FF" w:rsidP="00CF2251"/>
    <w:p w:rsidR="00D577FF" w:rsidRDefault="00D577FF" w:rsidP="00CF2251"/>
    <w:p w:rsidR="00D577FF" w:rsidRDefault="00D577FF" w:rsidP="00CF2251"/>
    <w:p w:rsidR="00CF2251" w:rsidRPr="004325ED" w:rsidRDefault="00CF2251" w:rsidP="00CF2251">
      <w:pPr>
        <w:pStyle w:val="Style3"/>
      </w:pPr>
      <w:bookmarkStart w:id="177" w:name="_Toc409450801"/>
      <w:r w:rsidRPr="004325ED">
        <w:t>Traitements</w:t>
      </w:r>
      <w:bookmarkEnd w:id="177"/>
    </w:p>
    <w:p w:rsidR="00CF2251" w:rsidRPr="004325ED" w:rsidRDefault="00CF2251" w:rsidP="00FB1421">
      <w:pPr>
        <w:pStyle w:val="ListParagraph"/>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F2251" w:rsidRPr="004325ED" w:rsidTr="00D972BB">
        <w:trPr>
          <w:tblHeader/>
          <w:jc w:val="center"/>
        </w:trPr>
        <w:tc>
          <w:tcPr>
            <w:tcW w:w="1526" w:type="dxa"/>
            <w:shd w:val="clear" w:color="auto" w:fill="D9D9D9" w:themeFill="background1" w:themeFillShade="D9"/>
          </w:tcPr>
          <w:p w:rsidR="00CF2251" w:rsidRPr="004325ED" w:rsidRDefault="00CF2251" w:rsidP="00301424">
            <w:pPr>
              <w:rPr>
                <w:b/>
              </w:rPr>
            </w:pPr>
            <w:r w:rsidRPr="004325ED">
              <w:rPr>
                <w:b/>
              </w:rPr>
              <w:lastRenderedPageBreak/>
              <w:t>Réf.</w:t>
            </w:r>
          </w:p>
        </w:tc>
        <w:tc>
          <w:tcPr>
            <w:tcW w:w="7719" w:type="dxa"/>
            <w:shd w:val="clear" w:color="auto" w:fill="D9D9D9" w:themeFill="background1" w:themeFillShade="D9"/>
          </w:tcPr>
          <w:p w:rsidR="00CF2251" w:rsidRPr="004325ED" w:rsidRDefault="00CF2251" w:rsidP="00301424">
            <w:pPr>
              <w:rPr>
                <w:b/>
              </w:rPr>
            </w:pPr>
            <w:r w:rsidRPr="004325ED">
              <w:rPr>
                <w:b/>
              </w:rPr>
              <w:t>Description</w:t>
            </w:r>
          </w:p>
        </w:tc>
      </w:tr>
      <w:tr w:rsidR="00CF2251" w:rsidRPr="004325ED" w:rsidTr="00301424">
        <w:trPr>
          <w:trHeight w:val="995"/>
          <w:jc w:val="center"/>
        </w:trPr>
        <w:tc>
          <w:tcPr>
            <w:tcW w:w="1526" w:type="dxa"/>
          </w:tcPr>
          <w:p w:rsidR="00CF2251" w:rsidRPr="00694E21" w:rsidRDefault="00CF2251" w:rsidP="00BA0970">
            <w:pPr>
              <w:jc w:val="both"/>
            </w:pPr>
            <w:r w:rsidRPr="00694E21">
              <w:t>TRT-</w:t>
            </w:r>
            <w:r>
              <w:t>06</w:t>
            </w:r>
            <w:r w:rsidR="00BA0970">
              <w:t>4</w:t>
            </w:r>
            <w:r w:rsidRPr="00694E21">
              <w:t>-1</w:t>
            </w:r>
          </w:p>
        </w:tc>
        <w:tc>
          <w:tcPr>
            <w:tcW w:w="7719" w:type="dxa"/>
          </w:tcPr>
          <w:p w:rsidR="00CF2251" w:rsidRPr="00694E21" w:rsidRDefault="00B636E0" w:rsidP="00301424">
            <w:pPr>
              <w:jc w:val="both"/>
            </w:pPr>
            <w:r>
              <w:t>Le système verifie toutes les instructions saisie.</w:t>
            </w:r>
          </w:p>
          <w:p w:rsidR="00CF2251" w:rsidRDefault="00CF2251" w:rsidP="00301424">
            <w:pPr>
              <w:jc w:val="both"/>
            </w:pPr>
            <w:r>
              <w:t xml:space="preserve">Si l’instruction est valide et respecte les règles de contrôle des instructions : </w:t>
            </w:r>
          </w:p>
          <w:p w:rsidR="00CF2251" w:rsidRDefault="00CF2251" w:rsidP="00FB1421">
            <w:pPr>
              <w:pStyle w:val="ListParagraph"/>
              <w:numPr>
                <w:ilvl w:val="0"/>
                <w:numId w:val="44"/>
              </w:numPr>
              <w:ind w:left="438"/>
              <w:jc w:val="both"/>
            </w:pPr>
            <w:r>
              <w:t xml:space="preserve">L’instruction sera acceptée et créée dans un statut « créée » </w:t>
            </w:r>
          </w:p>
          <w:p w:rsidR="00CF2251" w:rsidRDefault="00CF2251" w:rsidP="00FB1421">
            <w:pPr>
              <w:pStyle w:val="ListParagraph"/>
              <w:numPr>
                <w:ilvl w:val="0"/>
                <w:numId w:val="44"/>
              </w:numPr>
              <w:ind w:left="438"/>
              <w:jc w:val="both"/>
            </w:pPr>
            <w:r>
              <w:t xml:space="preserve">Une notification d’acceptation d’instruction sera envoyée au client  </w:t>
            </w:r>
          </w:p>
          <w:p w:rsidR="00CF2251" w:rsidRPr="00694E21" w:rsidRDefault="00CF2251" w:rsidP="00FB1421">
            <w:pPr>
              <w:pStyle w:val="ListParagraph"/>
              <w:numPr>
                <w:ilvl w:val="0"/>
                <w:numId w:val="44"/>
              </w:numPr>
              <w:ind w:left="438"/>
              <w:jc w:val="both"/>
            </w:pPr>
            <w:r>
              <w:t>Les exécutions sur la quantité instruite seront calculées.</w:t>
            </w:r>
          </w:p>
        </w:tc>
      </w:tr>
      <w:tr w:rsidR="00CF2251" w:rsidRPr="004325ED" w:rsidTr="00301424">
        <w:trPr>
          <w:trHeight w:val="995"/>
          <w:jc w:val="center"/>
        </w:trPr>
        <w:tc>
          <w:tcPr>
            <w:tcW w:w="1526" w:type="dxa"/>
          </w:tcPr>
          <w:p w:rsidR="00CF2251" w:rsidRPr="00694E21" w:rsidRDefault="00CF2251" w:rsidP="00BA0970">
            <w:pPr>
              <w:jc w:val="both"/>
            </w:pPr>
            <w:r w:rsidRPr="00694E21">
              <w:t>TRT-</w:t>
            </w:r>
            <w:r>
              <w:t>06</w:t>
            </w:r>
            <w:r w:rsidR="00BA0970">
              <w:t>4</w:t>
            </w:r>
            <w:r w:rsidRPr="00694E21">
              <w:t>-</w:t>
            </w:r>
            <w:r>
              <w:t>2</w:t>
            </w:r>
          </w:p>
        </w:tc>
        <w:tc>
          <w:tcPr>
            <w:tcW w:w="7719" w:type="dxa"/>
          </w:tcPr>
          <w:p w:rsidR="00CF2251" w:rsidRDefault="00CF2251" w:rsidP="00301424">
            <w:pPr>
              <w:jc w:val="both"/>
            </w:pPr>
            <w:r>
              <w:t xml:space="preserve">Si l’instruction ne respecte pas les règles de contrôle des instructions : </w:t>
            </w:r>
          </w:p>
          <w:p w:rsidR="00CF2251" w:rsidRDefault="00CF2251" w:rsidP="00FB1421">
            <w:pPr>
              <w:pStyle w:val="ListParagraph"/>
              <w:numPr>
                <w:ilvl w:val="0"/>
                <w:numId w:val="44"/>
              </w:numPr>
              <w:ind w:left="438"/>
              <w:jc w:val="both"/>
            </w:pPr>
            <w:r>
              <w:t xml:space="preserve">L’instruction sera rejetée </w:t>
            </w:r>
          </w:p>
          <w:p w:rsidR="00CF2251" w:rsidRPr="00694E21" w:rsidRDefault="00CF2251" w:rsidP="00301424">
            <w:pPr>
              <w:jc w:val="both"/>
            </w:pPr>
            <w:r>
              <w:t>Une notification de rejet d’instruction sera envoyée au client  avec les raisons de rejet.</w:t>
            </w:r>
          </w:p>
        </w:tc>
      </w:tr>
    </w:tbl>
    <w:p w:rsidR="00CF2251" w:rsidRDefault="00CF2251" w:rsidP="00CF2251">
      <w:pPr>
        <w:spacing w:before="60"/>
        <w:rPr>
          <w:i/>
          <w:sz w:val="20"/>
          <w:szCs w:val="20"/>
        </w:rPr>
      </w:pPr>
      <w:r>
        <w:rPr>
          <w:i/>
          <w:sz w:val="20"/>
          <w:szCs w:val="20"/>
        </w:rPr>
        <w:t>06</w:t>
      </w:r>
      <w:r w:rsidR="00BA0970">
        <w:rPr>
          <w:i/>
          <w:sz w:val="20"/>
          <w:szCs w:val="20"/>
        </w:rPr>
        <w:t>4</w:t>
      </w:r>
      <w:r w:rsidRPr="004325ED">
        <w:rPr>
          <w:i/>
          <w:sz w:val="20"/>
          <w:szCs w:val="20"/>
        </w:rPr>
        <w:t xml:space="preserve"> = </w:t>
      </w:r>
      <w:r>
        <w:rPr>
          <w:i/>
          <w:sz w:val="20"/>
          <w:szCs w:val="20"/>
        </w:rPr>
        <w:t xml:space="preserve">Saisie manuelle d’une instruction par </w:t>
      </w:r>
      <w:r w:rsidR="00BA0970">
        <w:rPr>
          <w:i/>
          <w:sz w:val="20"/>
          <w:szCs w:val="20"/>
        </w:rPr>
        <w:t>masse</w:t>
      </w:r>
      <w:r>
        <w:rPr>
          <w:i/>
          <w:sz w:val="20"/>
          <w:szCs w:val="20"/>
        </w:rPr>
        <w:t>.</w:t>
      </w:r>
    </w:p>
    <w:p w:rsidR="00AC1857" w:rsidRDefault="00AC1857" w:rsidP="00AC1857"/>
    <w:p w:rsidR="004A7FB3" w:rsidRPr="004325ED" w:rsidRDefault="004A7FB3" w:rsidP="004A7FB3">
      <w:pPr>
        <w:pStyle w:val="Style2"/>
      </w:pPr>
      <w:bookmarkStart w:id="178" w:name="_Toc409450802"/>
      <w:r w:rsidRPr="004325ED">
        <w:t>Cas d’utilisation &lt;</w:t>
      </w:r>
      <w:r>
        <w:t xml:space="preserve">Saisie manuelle d’un paiement </w:t>
      </w:r>
      <w:r w:rsidR="005B6C6D">
        <w:t xml:space="preserve">Marché </w:t>
      </w:r>
      <w:r>
        <w:t xml:space="preserve"> </w:t>
      </w:r>
      <w:r w:rsidRPr="004325ED">
        <w:t>&gt;</w:t>
      </w:r>
      <w:bookmarkEnd w:id="178"/>
    </w:p>
    <w:p w:rsidR="004A7FB3" w:rsidRDefault="004A7FB3" w:rsidP="00AC1857">
      <w:pPr>
        <w:pStyle w:val="Style3"/>
      </w:pPr>
      <w:bookmarkStart w:id="179" w:name="_Toc409450803"/>
      <w:r w:rsidRPr="004325ED">
        <w:t>Définition et objectif</w:t>
      </w:r>
      <w:bookmarkEnd w:id="179"/>
    </w:p>
    <w:p w:rsidR="00377FE3" w:rsidRDefault="00377FE3" w:rsidP="00FB1421">
      <w:pPr>
        <w:pStyle w:val="ListParagraph"/>
        <w:numPr>
          <w:ilvl w:val="0"/>
          <w:numId w:val="44"/>
        </w:numPr>
        <w:spacing w:before="240" w:line="240" w:lineRule="auto"/>
        <w:ind w:right="142"/>
        <w:jc w:val="both"/>
      </w:pPr>
      <w:r>
        <w:t xml:space="preserve">Ce cas d’utilisation est dédié à la création manuelle d’un paiement </w:t>
      </w:r>
      <w:r w:rsidR="005B6C6D">
        <w:t xml:space="preserve">Marché </w:t>
      </w:r>
      <w:r>
        <w:t xml:space="preserve"> titre et/ou espèce.</w:t>
      </w:r>
    </w:p>
    <w:p w:rsidR="00377FE3" w:rsidRPr="004325ED" w:rsidRDefault="00377FE3" w:rsidP="00377FE3">
      <w:pPr>
        <w:pStyle w:val="Style3"/>
      </w:pPr>
      <w:bookmarkStart w:id="180" w:name="_Toc409450804"/>
      <w:r w:rsidRPr="004325ED">
        <w:t>Pré-conditions</w:t>
      </w:r>
      <w:bookmarkEnd w:id="180"/>
    </w:p>
    <w:p w:rsidR="00377FE3" w:rsidRPr="004325ED" w:rsidRDefault="00377FE3" w:rsidP="00FB1421">
      <w:pPr>
        <w:pStyle w:val="ListParagraph"/>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377FE3" w:rsidRPr="004325ED" w:rsidTr="00301424">
        <w:trPr>
          <w:tblHeader/>
          <w:jc w:val="center"/>
        </w:trPr>
        <w:tc>
          <w:tcPr>
            <w:tcW w:w="1526" w:type="dxa"/>
            <w:shd w:val="clear" w:color="auto" w:fill="D9D9D9" w:themeFill="background1" w:themeFillShade="D9"/>
          </w:tcPr>
          <w:p w:rsidR="00377FE3" w:rsidRPr="004325ED" w:rsidRDefault="00377FE3" w:rsidP="00301424">
            <w:pPr>
              <w:rPr>
                <w:b/>
              </w:rPr>
            </w:pPr>
            <w:r w:rsidRPr="004325ED">
              <w:rPr>
                <w:b/>
              </w:rPr>
              <w:t>Réf.</w:t>
            </w:r>
          </w:p>
        </w:tc>
        <w:tc>
          <w:tcPr>
            <w:tcW w:w="7719" w:type="dxa"/>
            <w:shd w:val="clear" w:color="auto" w:fill="D9D9D9" w:themeFill="background1" w:themeFillShade="D9"/>
          </w:tcPr>
          <w:p w:rsidR="00377FE3" w:rsidRPr="004325ED" w:rsidRDefault="00377FE3" w:rsidP="00301424">
            <w:pPr>
              <w:rPr>
                <w:b/>
              </w:rPr>
            </w:pPr>
            <w:r w:rsidRPr="004325ED">
              <w:rPr>
                <w:b/>
              </w:rPr>
              <w:t>Description</w:t>
            </w:r>
          </w:p>
        </w:tc>
      </w:tr>
      <w:tr w:rsidR="00377FE3" w:rsidRPr="004325ED" w:rsidTr="00301424">
        <w:trPr>
          <w:jc w:val="center"/>
        </w:trPr>
        <w:tc>
          <w:tcPr>
            <w:tcW w:w="1526" w:type="dxa"/>
          </w:tcPr>
          <w:p w:rsidR="00377FE3" w:rsidRDefault="00377FE3" w:rsidP="00301424">
            <w:pPr>
              <w:jc w:val="both"/>
            </w:pPr>
            <w:r w:rsidRPr="004325ED">
              <w:t>PRE-</w:t>
            </w:r>
            <w:r>
              <w:t>06</w:t>
            </w:r>
            <w:r w:rsidR="00BD5FCE">
              <w:t>5</w:t>
            </w:r>
            <w:r w:rsidRPr="004325ED">
              <w:t>-1</w:t>
            </w:r>
          </w:p>
        </w:tc>
        <w:tc>
          <w:tcPr>
            <w:tcW w:w="7719" w:type="dxa"/>
          </w:tcPr>
          <w:p w:rsidR="00377FE3" w:rsidRDefault="00377FE3" w:rsidP="00377FE3">
            <w:pPr>
              <w:pStyle w:val="Normal1"/>
              <w:jc w:val="both"/>
              <w:rPr>
                <w:rFonts w:ascii="Calibri" w:hAnsi="Calibri"/>
                <w:i w:val="0"/>
                <w:lang w:val="fr-FR"/>
              </w:rPr>
            </w:pPr>
            <w:r>
              <w:rPr>
                <w:rFonts w:ascii="Calibri" w:hAnsi="Calibri"/>
                <w:i w:val="0"/>
                <w:lang w:val="fr-FR"/>
              </w:rPr>
              <w:t>Annonce créée et complète.</w:t>
            </w:r>
          </w:p>
        </w:tc>
      </w:tr>
      <w:tr w:rsidR="00377FE3" w:rsidRPr="004325ED" w:rsidTr="00301424">
        <w:trPr>
          <w:jc w:val="center"/>
        </w:trPr>
        <w:tc>
          <w:tcPr>
            <w:tcW w:w="1526" w:type="dxa"/>
          </w:tcPr>
          <w:p w:rsidR="00377FE3" w:rsidRPr="004325ED" w:rsidRDefault="00377FE3" w:rsidP="00301424">
            <w:pPr>
              <w:jc w:val="both"/>
            </w:pPr>
            <w:r>
              <w:t>PRE-06</w:t>
            </w:r>
            <w:r w:rsidR="00BD5FCE">
              <w:t>5</w:t>
            </w:r>
            <w:r>
              <w:t>-2</w:t>
            </w:r>
          </w:p>
        </w:tc>
        <w:tc>
          <w:tcPr>
            <w:tcW w:w="7719" w:type="dxa"/>
          </w:tcPr>
          <w:p w:rsidR="00377FE3" w:rsidRDefault="00377FE3" w:rsidP="00477622">
            <w:pPr>
              <w:pStyle w:val="Normal1"/>
              <w:jc w:val="both"/>
              <w:rPr>
                <w:rFonts w:ascii="Calibri" w:hAnsi="Calibri"/>
                <w:i w:val="0"/>
                <w:lang w:val="fr-FR"/>
              </w:rPr>
            </w:pPr>
            <w:r w:rsidRPr="00CC26AD">
              <w:rPr>
                <w:rFonts w:ascii="Calibri" w:hAnsi="Calibri"/>
                <w:i w:val="0"/>
                <w:lang w:val="fr-FR"/>
              </w:rPr>
              <w:t>Définir dans le référentiel les comptes-</w:t>
            </w:r>
            <w:r>
              <w:rPr>
                <w:rFonts w:ascii="Calibri" w:hAnsi="Calibri"/>
                <w:i w:val="0"/>
                <w:lang w:val="fr-FR"/>
              </w:rPr>
              <w:t>titre</w:t>
            </w:r>
            <w:r w:rsidRPr="00CC26AD">
              <w:rPr>
                <w:rFonts w:ascii="Calibri" w:hAnsi="Calibri"/>
                <w:i w:val="0"/>
                <w:lang w:val="fr-FR"/>
              </w:rPr>
              <w:t xml:space="preserve"> </w:t>
            </w:r>
            <w:r w:rsidR="00477622">
              <w:rPr>
                <w:rFonts w:ascii="Calibri" w:hAnsi="Calibri"/>
                <w:i w:val="0"/>
                <w:lang w:val="fr-FR"/>
              </w:rPr>
              <w:t>Nostro</w:t>
            </w:r>
            <w:r w:rsidRPr="00CC26AD">
              <w:rPr>
                <w:rFonts w:ascii="Calibri" w:hAnsi="Calibri"/>
                <w:i w:val="0"/>
                <w:lang w:val="fr-FR"/>
              </w:rPr>
              <w:t xml:space="preserve"> sujet</w:t>
            </w:r>
            <w:r w:rsidR="00477622">
              <w:rPr>
                <w:rFonts w:ascii="Calibri" w:hAnsi="Calibri"/>
                <w:i w:val="0"/>
                <w:lang w:val="fr-FR"/>
              </w:rPr>
              <w:t>s au paiement</w:t>
            </w:r>
            <w:r>
              <w:rPr>
                <w:rFonts w:ascii="Calibri" w:hAnsi="Calibri"/>
                <w:i w:val="0"/>
                <w:lang w:val="fr-FR"/>
              </w:rPr>
              <w:t>.</w:t>
            </w:r>
          </w:p>
        </w:tc>
      </w:tr>
      <w:tr w:rsidR="00377FE3" w:rsidRPr="004325ED" w:rsidTr="00301424">
        <w:trPr>
          <w:jc w:val="center"/>
        </w:trPr>
        <w:tc>
          <w:tcPr>
            <w:tcW w:w="1526" w:type="dxa"/>
          </w:tcPr>
          <w:p w:rsidR="00377FE3" w:rsidRDefault="00377FE3" w:rsidP="00301424">
            <w:pPr>
              <w:jc w:val="both"/>
            </w:pPr>
            <w:r>
              <w:t>PRE-06</w:t>
            </w:r>
            <w:r w:rsidR="00BD5FCE">
              <w:t>5</w:t>
            </w:r>
            <w:r>
              <w:t>-3</w:t>
            </w:r>
          </w:p>
        </w:tc>
        <w:tc>
          <w:tcPr>
            <w:tcW w:w="7719" w:type="dxa"/>
          </w:tcPr>
          <w:p w:rsidR="00377FE3" w:rsidRDefault="00377FE3" w:rsidP="00477622">
            <w:pPr>
              <w:pStyle w:val="Normal1"/>
              <w:jc w:val="both"/>
              <w:rPr>
                <w:rFonts w:ascii="Calibri" w:hAnsi="Calibri"/>
                <w:i w:val="0"/>
                <w:lang w:val="fr-FR"/>
              </w:rPr>
            </w:pPr>
            <w:r w:rsidRPr="00CC26AD">
              <w:rPr>
                <w:rFonts w:ascii="Calibri" w:hAnsi="Calibri"/>
                <w:i w:val="0"/>
                <w:lang w:val="fr-FR"/>
              </w:rPr>
              <w:t xml:space="preserve">Définir dans le référentiel les comptes-espèces </w:t>
            </w:r>
            <w:r w:rsidR="00477622">
              <w:rPr>
                <w:rFonts w:ascii="Calibri" w:hAnsi="Calibri"/>
                <w:i w:val="0"/>
                <w:lang w:val="fr-FR"/>
              </w:rPr>
              <w:t>Nostro sujets au paiement</w:t>
            </w:r>
            <w:r>
              <w:rPr>
                <w:rFonts w:ascii="Calibri" w:hAnsi="Calibri"/>
                <w:i w:val="0"/>
                <w:lang w:val="fr-FR"/>
              </w:rPr>
              <w:t>.</w:t>
            </w:r>
          </w:p>
        </w:tc>
      </w:tr>
    </w:tbl>
    <w:p w:rsidR="00377FE3" w:rsidRPr="004325ED" w:rsidRDefault="00377FE3" w:rsidP="00377FE3">
      <w:pPr>
        <w:spacing w:before="60"/>
        <w:rPr>
          <w:i/>
          <w:sz w:val="20"/>
          <w:szCs w:val="20"/>
        </w:rPr>
      </w:pPr>
      <w:r>
        <w:rPr>
          <w:i/>
          <w:sz w:val="20"/>
          <w:szCs w:val="20"/>
        </w:rPr>
        <w:t>06</w:t>
      </w:r>
      <w:r w:rsidR="00BD5FCE">
        <w:rPr>
          <w:i/>
          <w:sz w:val="20"/>
          <w:szCs w:val="20"/>
        </w:rPr>
        <w:t>5</w:t>
      </w:r>
      <w:r w:rsidRPr="004325ED">
        <w:rPr>
          <w:i/>
          <w:sz w:val="20"/>
          <w:szCs w:val="20"/>
        </w:rPr>
        <w:t xml:space="preserve"> = </w:t>
      </w:r>
      <w:r>
        <w:rPr>
          <w:i/>
          <w:sz w:val="20"/>
          <w:szCs w:val="20"/>
        </w:rPr>
        <w:t xml:space="preserve">Saisie manuelle </w:t>
      </w:r>
      <w:r w:rsidR="00BD5FCE">
        <w:rPr>
          <w:i/>
          <w:sz w:val="20"/>
          <w:szCs w:val="20"/>
        </w:rPr>
        <w:t xml:space="preserve">d’un paiement </w:t>
      </w:r>
      <w:r w:rsidR="00E93F0C">
        <w:rPr>
          <w:i/>
          <w:sz w:val="20"/>
          <w:szCs w:val="20"/>
        </w:rPr>
        <w:t>Marché.</w:t>
      </w:r>
    </w:p>
    <w:p w:rsidR="00377FE3" w:rsidRPr="004325ED" w:rsidRDefault="00377FE3" w:rsidP="00377FE3">
      <w:pPr>
        <w:pStyle w:val="Style3"/>
      </w:pPr>
      <w:bookmarkStart w:id="181" w:name="_Toc409450805"/>
      <w:r w:rsidRPr="004325ED">
        <w:t>Post-conditions</w:t>
      </w:r>
      <w:bookmarkEnd w:id="181"/>
    </w:p>
    <w:p w:rsidR="00377FE3" w:rsidRPr="004325ED" w:rsidRDefault="00377FE3" w:rsidP="00FB1421">
      <w:pPr>
        <w:pStyle w:val="ListParagraph"/>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377FE3" w:rsidRPr="004325ED" w:rsidTr="00301424">
        <w:trPr>
          <w:tblHeader/>
          <w:jc w:val="center"/>
        </w:trPr>
        <w:tc>
          <w:tcPr>
            <w:tcW w:w="1526" w:type="dxa"/>
            <w:shd w:val="clear" w:color="auto" w:fill="D9D9D9" w:themeFill="background1" w:themeFillShade="D9"/>
          </w:tcPr>
          <w:p w:rsidR="00377FE3" w:rsidRPr="004325ED" w:rsidRDefault="00377FE3" w:rsidP="00301424">
            <w:pPr>
              <w:rPr>
                <w:b/>
              </w:rPr>
            </w:pPr>
            <w:r w:rsidRPr="004325ED">
              <w:rPr>
                <w:b/>
              </w:rPr>
              <w:t>Réf.</w:t>
            </w:r>
          </w:p>
        </w:tc>
        <w:tc>
          <w:tcPr>
            <w:tcW w:w="7719" w:type="dxa"/>
            <w:shd w:val="clear" w:color="auto" w:fill="D9D9D9" w:themeFill="background1" w:themeFillShade="D9"/>
          </w:tcPr>
          <w:p w:rsidR="00377FE3" w:rsidRPr="004325ED" w:rsidRDefault="00377FE3" w:rsidP="00301424">
            <w:pPr>
              <w:rPr>
                <w:b/>
              </w:rPr>
            </w:pPr>
            <w:r w:rsidRPr="004325ED">
              <w:rPr>
                <w:b/>
              </w:rPr>
              <w:t>Description</w:t>
            </w:r>
          </w:p>
        </w:tc>
      </w:tr>
      <w:tr w:rsidR="00377FE3" w:rsidRPr="004325ED" w:rsidTr="00301424">
        <w:trPr>
          <w:jc w:val="center"/>
        </w:trPr>
        <w:tc>
          <w:tcPr>
            <w:tcW w:w="1526" w:type="dxa"/>
          </w:tcPr>
          <w:p w:rsidR="00377FE3" w:rsidRPr="004325ED" w:rsidRDefault="00377FE3" w:rsidP="00301424">
            <w:pPr>
              <w:jc w:val="both"/>
            </w:pPr>
            <w:r>
              <w:t>POS-06</w:t>
            </w:r>
            <w:r w:rsidR="00477622">
              <w:t>5</w:t>
            </w:r>
            <w:r>
              <w:t>-</w:t>
            </w:r>
            <w:r w:rsidRPr="004325ED">
              <w:t>1</w:t>
            </w:r>
          </w:p>
        </w:tc>
        <w:tc>
          <w:tcPr>
            <w:tcW w:w="7719" w:type="dxa"/>
          </w:tcPr>
          <w:p w:rsidR="00377FE3" w:rsidRPr="009E4D91" w:rsidRDefault="00377FE3" w:rsidP="00301424">
            <w:pPr>
              <w:rPr>
                <w:sz w:val="20"/>
              </w:rPr>
            </w:pPr>
          </w:p>
        </w:tc>
      </w:tr>
    </w:tbl>
    <w:p w:rsidR="00E93F0C" w:rsidRDefault="00E93F0C" w:rsidP="00E93F0C">
      <w:pPr>
        <w:spacing w:before="60"/>
        <w:rPr>
          <w:i/>
          <w:sz w:val="20"/>
          <w:szCs w:val="20"/>
        </w:rPr>
      </w:pPr>
      <w:r>
        <w:rPr>
          <w:i/>
          <w:sz w:val="20"/>
          <w:szCs w:val="20"/>
        </w:rPr>
        <w:t>065</w:t>
      </w:r>
      <w:r w:rsidRPr="004325ED">
        <w:rPr>
          <w:i/>
          <w:sz w:val="20"/>
          <w:szCs w:val="20"/>
        </w:rPr>
        <w:t xml:space="preserve"> = </w:t>
      </w:r>
      <w:r>
        <w:rPr>
          <w:i/>
          <w:sz w:val="20"/>
          <w:szCs w:val="20"/>
        </w:rPr>
        <w:t>Saisie manuelle du paiement Marché.</w:t>
      </w:r>
    </w:p>
    <w:p w:rsidR="00377FE3" w:rsidRPr="004325ED" w:rsidRDefault="00377FE3" w:rsidP="00377FE3">
      <w:pPr>
        <w:pStyle w:val="Style3"/>
      </w:pPr>
      <w:bookmarkStart w:id="182" w:name="_Toc409450806"/>
      <w:r w:rsidRPr="004325ED">
        <w:t>Diagramme d’activité</w:t>
      </w:r>
      <w:bookmarkEnd w:id="182"/>
    </w:p>
    <w:p w:rsidR="00377FE3" w:rsidRDefault="00377FE3" w:rsidP="00377FE3">
      <w:pPr>
        <w:spacing w:before="240" w:line="240" w:lineRule="auto"/>
        <w:ind w:right="142"/>
        <w:jc w:val="both"/>
      </w:pPr>
      <w:r>
        <w:t>L’interaction entre l’utilisateur et le système est représentée comme suit :</w:t>
      </w:r>
    </w:p>
    <w:p w:rsidR="00F34F1C" w:rsidRDefault="00F34F1C" w:rsidP="00377FE3">
      <w:pPr>
        <w:spacing w:line="240" w:lineRule="auto"/>
        <w:ind w:left="2007"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377FE3" w:rsidRPr="004325ED" w:rsidTr="00301424">
        <w:trPr>
          <w:tblHeader/>
          <w:jc w:val="center"/>
        </w:trPr>
        <w:tc>
          <w:tcPr>
            <w:tcW w:w="4340" w:type="dxa"/>
            <w:shd w:val="clear" w:color="auto" w:fill="D9D9D9" w:themeFill="background1" w:themeFillShade="D9"/>
          </w:tcPr>
          <w:p w:rsidR="00377FE3" w:rsidRPr="004325ED" w:rsidRDefault="00377FE3" w:rsidP="00301424">
            <w:pPr>
              <w:jc w:val="both"/>
              <w:rPr>
                <w:b/>
              </w:rPr>
            </w:pPr>
            <w:r>
              <w:rPr>
                <w:b/>
              </w:rPr>
              <w:t>L’utilisateur</w:t>
            </w:r>
          </w:p>
        </w:tc>
        <w:tc>
          <w:tcPr>
            <w:tcW w:w="4905" w:type="dxa"/>
            <w:shd w:val="clear" w:color="auto" w:fill="D9D9D9" w:themeFill="background1" w:themeFillShade="D9"/>
          </w:tcPr>
          <w:p w:rsidR="00377FE3" w:rsidRPr="004325ED" w:rsidRDefault="00377FE3" w:rsidP="00301424">
            <w:pPr>
              <w:jc w:val="both"/>
              <w:rPr>
                <w:b/>
              </w:rPr>
            </w:pPr>
            <w:r>
              <w:rPr>
                <w:b/>
              </w:rPr>
              <w:t>MegaCor</w:t>
            </w:r>
          </w:p>
        </w:tc>
      </w:tr>
      <w:tr w:rsidR="00377FE3" w:rsidRPr="009E4D91" w:rsidTr="00301424">
        <w:trPr>
          <w:jc w:val="center"/>
        </w:trPr>
        <w:tc>
          <w:tcPr>
            <w:tcW w:w="4340" w:type="dxa"/>
          </w:tcPr>
          <w:p w:rsidR="00377FE3" w:rsidRPr="009E4D91" w:rsidRDefault="00377FE3" w:rsidP="00301424">
            <w:pPr>
              <w:rPr>
                <w:sz w:val="20"/>
              </w:rPr>
            </w:pPr>
            <w:r w:rsidRPr="009E4D91">
              <w:rPr>
                <w:sz w:val="20"/>
              </w:rPr>
              <w:t>Saisie de la référence de l’annonce avec possibilité de recherche via F2 puis sélection</w:t>
            </w:r>
          </w:p>
        </w:tc>
        <w:tc>
          <w:tcPr>
            <w:tcW w:w="4905" w:type="dxa"/>
          </w:tcPr>
          <w:p w:rsidR="00377FE3" w:rsidRPr="009E4D91" w:rsidRDefault="00377FE3" w:rsidP="00301424">
            <w:pPr>
              <w:rPr>
                <w:rFonts w:ascii="Calibri" w:hAnsi="Calibri"/>
                <w:sz w:val="20"/>
              </w:rPr>
            </w:pPr>
          </w:p>
        </w:tc>
      </w:tr>
      <w:tr w:rsidR="00377FE3" w:rsidRPr="009E4D91" w:rsidTr="00301424">
        <w:trPr>
          <w:jc w:val="center"/>
        </w:trPr>
        <w:tc>
          <w:tcPr>
            <w:tcW w:w="4340" w:type="dxa"/>
          </w:tcPr>
          <w:p w:rsidR="00377FE3" w:rsidRPr="009E4D91" w:rsidRDefault="00377FE3" w:rsidP="00301424">
            <w:pPr>
              <w:rPr>
                <w:sz w:val="20"/>
              </w:rPr>
            </w:pPr>
            <w:r w:rsidRPr="009E4D91">
              <w:rPr>
                <w:sz w:val="20"/>
              </w:rPr>
              <w:t xml:space="preserve">Saisie de l’option </w:t>
            </w:r>
            <w:r w:rsidR="004976BA">
              <w:rPr>
                <w:sz w:val="20"/>
              </w:rPr>
              <w:t>concernée</w:t>
            </w:r>
          </w:p>
        </w:tc>
        <w:tc>
          <w:tcPr>
            <w:tcW w:w="4905" w:type="dxa"/>
          </w:tcPr>
          <w:p w:rsidR="00377FE3" w:rsidRDefault="00377FE3" w:rsidP="00FB27D5">
            <w:pPr>
              <w:jc w:val="both"/>
              <w:rPr>
                <w:sz w:val="20"/>
              </w:rPr>
            </w:pPr>
            <w:r w:rsidRPr="009E4D91">
              <w:rPr>
                <w:sz w:val="20"/>
              </w:rPr>
              <w:t xml:space="preserve">choix parmi une énumération contenant les options disponible sous l’annonce saisie </w:t>
            </w:r>
          </w:p>
          <w:p w:rsidR="00FB27D5" w:rsidRPr="009E4D91" w:rsidRDefault="00FB27D5" w:rsidP="00FB27D5">
            <w:pPr>
              <w:jc w:val="both"/>
              <w:rPr>
                <w:rFonts w:ascii="Calibri" w:hAnsi="Calibri"/>
                <w:sz w:val="20"/>
              </w:rPr>
            </w:pPr>
            <w:r>
              <w:rPr>
                <w:sz w:val="20"/>
              </w:rPr>
              <w:lastRenderedPageBreak/>
              <w:t>s’il s’agit d’une annonce obligatoire avec une seule option, l’option sera déduite et affichée lorsque la référence de l’annonce est renseignée.</w:t>
            </w:r>
          </w:p>
        </w:tc>
      </w:tr>
      <w:tr w:rsidR="00377FE3" w:rsidRPr="009E4D91" w:rsidTr="00301424">
        <w:trPr>
          <w:jc w:val="center"/>
        </w:trPr>
        <w:tc>
          <w:tcPr>
            <w:tcW w:w="4340" w:type="dxa"/>
          </w:tcPr>
          <w:p w:rsidR="00377FE3" w:rsidRPr="00A236EF" w:rsidRDefault="00377FE3" w:rsidP="00FB27D5">
            <w:pPr>
              <w:rPr>
                <w:b/>
                <w:sz w:val="20"/>
              </w:rPr>
            </w:pPr>
            <w:r w:rsidRPr="00A236EF">
              <w:rPr>
                <w:b/>
                <w:sz w:val="20"/>
              </w:rPr>
              <w:lastRenderedPageBreak/>
              <w:t xml:space="preserve">Saisie du compte </w:t>
            </w:r>
            <w:r w:rsidR="00FB27D5" w:rsidRPr="00A236EF">
              <w:rPr>
                <w:b/>
                <w:sz w:val="20"/>
              </w:rPr>
              <w:t>titre Nostro</w:t>
            </w:r>
            <w:r w:rsidRPr="00A236EF">
              <w:rPr>
                <w:b/>
                <w:sz w:val="20"/>
              </w:rPr>
              <w:t xml:space="preserve"> avec possibilité  de recherche via F2 puis sélection</w:t>
            </w:r>
          </w:p>
        </w:tc>
        <w:tc>
          <w:tcPr>
            <w:tcW w:w="4905" w:type="dxa"/>
          </w:tcPr>
          <w:p w:rsidR="00377FE3" w:rsidRPr="000C342B" w:rsidRDefault="00377FE3" w:rsidP="00301424">
            <w:pPr>
              <w:rPr>
                <w:rFonts w:ascii="Calibri" w:hAnsi="Calibri"/>
                <w:sz w:val="18"/>
              </w:rPr>
            </w:pPr>
          </w:p>
        </w:tc>
      </w:tr>
      <w:tr w:rsidR="00377FE3" w:rsidRPr="009E4D91" w:rsidTr="00301424">
        <w:trPr>
          <w:jc w:val="center"/>
        </w:trPr>
        <w:tc>
          <w:tcPr>
            <w:tcW w:w="4340" w:type="dxa"/>
          </w:tcPr>
          <w:p w:rsidR="00377FE3" w:rsidRPr="009E4D91" w:rsidRDefault="00A236EF" w:rsidP="00301424">
            <w:pPr>
              <w:rPr>
                <w:sz w:val="20"/>
              </w:rPr>
            </w:pPr>
            <w:r>
              <w:rPr>
                <w:sz w:val="20"/>
              </w:rPr>
              <w:t xml:space="preserve">Cliquer sur l’onglet paiement titre pour saisir les données du paiement titre </w:t>
            </w:r>
          </w:p>
        </w:tc>
        <w:tc>
          <w:tcPr>
            <w:tcW w:w="4905" w:type="dxa"/>
          </w:tcPr>
          <w:p w:rsidR="00377FE3" w:rsidRPr="009E4D91" w:rsidRDefault="00377FE3" w:rsidP="00301424">
            <w:pPr>
              <w:rPr>
                <w:rFonts w:ascii="Calibri" w:hAnsi="Calibri"/>
                <w:i/>
                <w:sz w:val="20"/>
              </w:rPr>
            </w:pPr>
          </w:p>
        </w:tc>
      </w:tr>
      <w:tr w:rsidR="00377FE3" w:rsidRPr="009E4D91" w:rsidTr="00301424">
        <w:trPr>
          <w:jc w:val="center"/>
        </w:trPr>
        <w:tc>
          <w:tcPr>
            <w:tcW w:w="4340" w:type="dxa"/>
          </w:tcPr>
          <w:p w:rsidR="00377FE3" w:rsidRDefault="00377FE3" w:rsidP="00301424">
            <w:pPr>
              <w:rPr>
                <w:sz w:val="20"/>
              </w:rPr>
            </w:pPr>
            <w:r>
              <w:rPr>
                <w:sz w:val="20"/>
              </w:rPr>
              <w:t>Saisie de la quantité</w:t>
            </w:r>
            <w:r w:rsidR="00A236EF">
              <w:rPr>
                <w:sz w:val="20"/>
              </w:rPr>
              <w:t xml:space="preserve"> payé / perçu</w:t>
            </w:r>
          </w:p>
        </w:tc>
        <w:tc>
          <w:tcPr>
            <w:tcW w:w="4905" w:type="dxa"/>
          </w:tcPr>
          <w:p w:rsidR="00377FE3" w:rsidRPr="009E4D91" w:rsidRDefault="00377FE3" w:rsidP="00301424">
            <w:pPr>
              <w:rPr>
                <w:rFonts w:ascii="Calibri" w:hAnsi="Calibri"/>
                <w:i/>
                <w:sz w:val="20"/>
              </w:rPr>
            </w:pPr>
          </w:p>
        </w:tc>
      </w:tr>
      <w:tr w:rsidR="00A236EF" w:rsidRPr="009E4D91" w:rsidTr="00301424">
        <w:trPr>
          <w:jc w:val="center"/>
        </w:trPr>
        <w:tc>
          <w:tcPr>
            <w:tcW w:w="4340" w:type="dxa"/>
          </w:tcPr>
          <w:p w:rsidR="00A236EF" w:rsidRDefault="00A236EF" w:rsidP="00642AB4">
            <w:pPr>
              <w:rPr>
                <w:sz w:val="20"/>
              </w:rPr>
            </w:pPr>
            <w:r>
              <w:rPr>
                <w:sz w:val="20"/>
              </w:rPr>
              <w:t xml:space="preserve">Saisie </w:t>
            </w:r>
            <w:r w:rsidR="000E25D0">
              <w:rPr>
                <w:sz w:val="20"/>
              </w:rPr>
              <w:t>du type de</w:t>
            </w:r>
            <w:r w:rsidR="00642AB4">
              <w:rPr>
                <w:sz w:val="20"/>
              </w:rPr>
              <w:t xml:space="preserve"> quantité</w:t>
            </w:r>
            <w:r>
              <w:rPr>
                <w:sz w:val="20"/>
              </w:rPr>
              <w:t> : choix parmi une énumération : UNIT / FAMT</w:t>
            </w:r>
          </w:p>
        </w:tc>
        <w:tc>
          <w:tcPr>
            <w:tcW w:w="4905" w:type="dxa"/>
          </w:tcPr>
          <w:p w:rsidR="00A236EF" w:rsidRPr="009E4D91" w:rsidRDefault="00A236EF" w:rsidP="00301424">
            <w:pPr>
              <w:rPr>
                <w:rFonts w:ascii="Calibri" w:hAnsi="Calibri"/>
                <w:i/>
                <w:sz w:val="20"/>
              </w:rPr>
            </w:pPr>
          </w:p>
        </w:tc>
      </w:tr>
      <w:tr w:rsidR="00A236EF" w:rsidRPr="00A236EF"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sz w:val="20"/>
                <w:szCs w:val="20"/>
              </w:rPr>
            </w:pPr>
            <w:r w:rsidRPr="00A236EF">
              <w:rPr>
                <w:sz w:val="20"/>
                <w:szCs w:val="20"/>
              </w:rPr>
              <w:t>Saisie de la date de paiement</w:t>
            </w:r>
          </w:p>
        </w:tc>
        <w:tc>
          <w:tcPr>
            <w:tcW w:w="4905"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rFonts w:ascii="Calibri" w:hAnsi="Calibri"/>
                <w:sz w:val="20"/>
                <w:szCs w:val="20"/>
              </w:rPr>
            </w:pPr>
            <w:r w:rsidRPr="00A236EF">
              <w:rPr>
                <w:rFonts w:ascii="Calibri" w:hAnsi="Calibri"/>
                <w:sz w:val="20"/>
                <w:szCs w:val="20"/>
              </w:rPr>
              <w:t>Possibilité de saisir manuellement une date ou de sélectionner une date du calendrier</w:t>
            </w: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Pr="00A236EF" w:rsidRDefault="00A236EF" w:rsidP="00A236EF">
            <w:pPr>
              <w:rPr>
                <w:b/>
                <w:sz w:val="20"/>
              </w:rPr>
            </w:pPr>
            <w:r w:rsidRPr="00A236EF">
              <w:rPr>
                <w:b/>
                <w:sz w:val="20"/>
              </w:rPr>
              <w:t xml:space="preserve">Cliquer sur l’onglet paiement espèces pour saisir les données du paiement espèces </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A236EF">
            <w:pPr>
              <w:rPr>
                <w:sz w:val="20"/>
              </w:rPr>
            </w:pPr>
            <w:r>
              <w:rPr>
                <w:sz w:val="20"/>
              </w:rPr>
              <w:t>Saisie du montant brut payé / perçu</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A236EF">
            <w:pPr>
              <w:rPr>
                <w:sz w:val="20"/>
              </w:rPr>
            </w:pPr>
            <w:r>
              <w:rPr>
                <w:sz w:val="20"/>
              </w:rPr>
              <w:t>Saisie du montant Net payé / perçu</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A236EF">
            <w:pPr>
              <w:rPr>
                <w:sz w:val="20"/>
              </w:rPr>
            </w:pPr>
            <w:r>
              <w:rPr>
                <w:sz w:val="20"/>
              </w:rPr>
              <w:t xml:space="preserve">Saisie de la devise avec possibilité </w:t>
            </w:r>
            <w:r w:rsidRPr="009E4D91">
              <w:rPr>
                <w:sz w:val="20"/>
              </w:rPr>
              <w:t xml:space="preserve"> de recherche via F2 puis sélection</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A236EF"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sz w:val="20"/>
              </w:rPr>
            </w:pPr>
            <w:r w:rsidRPr="00A236EF">
              <w:rPr>
                <w:sz w:val="20"/>
              </w:rPr>
              <w:t>Saisie de la date de paiement</w:t>
            </w:r>
          </w:p>
        </w:tc>
        <w:tc>
          <w:tcPr>
            <w:tcW w:w="4905"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rFonts w:ascii="Calibri" w:hAnsi="Calibri"/>
                <w:i/>
                <w:sz w:val="20"/>
              </w:rPr>
            </w:pPr>
            <w:r w:rsidRPr="00A236EF">
              <w:rPr>
                <w:rFonts w:ascii="Calibri" w:hAnsi="Calibri"/>
                <w:sz w:val="20"/>
              </w:rPr>
              <w:t>Possibilité de saisir manuellement une date ou de sélectionner une date du calendrier</w:t>
            </w:r>
          </w:p>
        </w:tc>
      </w:tr>
    </w:tbl>
    <w:p w:rsidR="00377FE3" w:rsidRDefault="00377FE3" w:rsidP="00377FE3"/>
    <w:p w:rsidR="00377FE3" w:rsidRPr="004325ED" w:rsidRDefault="00377FE3" w:rsidP="00377FE3">
      <w:pPr>
        <w:pStyle w:val="Style3"/>
      </w:pPr>
      <w:bookmarkStart w:id="183" w:name="_Toc409450807"/>
      <w:r w:rsidRPr="004325ED">
        <w:t>Traitements</w:t>
      </w:r>
      <w:bookmarkEnd w:id="183"/>
    </w:p>
    <w:p w:rsidR="00377FE3" w:rsidRPr="004325ED" w:rsidRDefault="00377FE3" w:rsidP="00FB1421">
      <w:pPr>
        <w:pStyle w:val="ListParagraph"/>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377FE3" w:rsidRPr="004325ED" w:rsidTr="00D972BB">
        <w:trPr>
          <w:tblHeader/>
          <w:jc w:val="center"/>
        </w:trPr>
        <w:tc>
          <w:tcPr>
            <w:tcW w:w="1526" w:type="dxa"/>
            <w:shd w:val="clear" w:color="auto" w:fill="D9D9D9" w:themeFill="background1" w:themeFillShade="D9"/>
          </w:tcPr>
          <w:p w:rsidR="00377FE3" w:rsidRPr="004325ED" w:rsidRDefault="00377FE3" w:rsidP="00301424">
            <w:pPr>
              <w:rPr>
                <w:b/>
              </w:rPr>
            </w:pPr>
            <w:r w:rsidRPr="004325ED">
              <w:rPr>
                <w:b/>
              </w:rPr>
              <w:t>Réf.</w:t>
            </w:r>
          </w:p>
        </w:tc>
        <w:tc>
          <w:tcPr>
            <w:tcW w:w="7719" w:type="dxa"/>
            <w:shd w:val="clear" w:color="auto" w:fill="D9D9D9" w:themeFill="background1" w:themeFillShade="D9"/>
          </w:tcPr>
          <w:p w:rsidR="00377FE3" w:rsidRPr="004325ED" w:rsidRDefault="00377FE3" w:rsidP="00301424">
            <w:pPr>
              <w:rPr>
                <w:b/>
              </w:rPr>
            </w:pPr>
            <w:r w:rsidRPr="004325ED">
              <w:rPr>
                <w:b/>
              </w:rPr>
              <w:t>Description</w:t>
            </w:r>
          </w:p>
        </w:tc>
      </w:tr>
      <w:tr w:rsidR="00377FE3" w:rsidRPr="004325ED" w:rsidTr="00301424">
        <w:trPr>
          <w:trHeight w:val="995"/>
          <w:jc w:val="center"/>
        </w:trPr>
        <w:tc>
          <w:tcPr>
            <w:tcW w:w="1526" w:type="dxa"/>
          </w:tcPr>
          <w:p w:rsidR="00377FE3" w:rsidRPr="00694E21" w:rsidRDefault="00377FE3" w:rsidP="00301424">
            <w:pPr>
              <w:jc w:val="both"/>
            </w:pPr>
            <w:r w:rsidRPr="00694E21">
              <w:t>TRT-</w:t>
            </w:r>
            <w:r>
              <w:t>06</w:t>
            </w:r>
            <w:r w:rsidR="00E2251B">
              <w:t>5</w:t>
            </w:r>
            <w:r w:rsidRPr="00694E21">
              <w:t>-1</w:t>
            </w:r>
          </w:p>
        </w:tc>
        <w:tc>
          <w:tcPr>
            <w:tcW w:w="7719" w:type="dxa"/>
          </w:tcPr>
          <w:p w:rsidR="00377FE3" w:rsidRPr="00694E21" w:rsidRDefault="00377FE3" w:rsidP="00301424">
            <w:pPr>
              <w:jc w:val="both"/>
            </w:pPr>
            <w:r w:rsidRPr="00694E21">
              <w:t>Une fois que l’utilisateur a fini la saisie, il doit cliquer sur « sauvegarder »</w:t>
            </w:r>
          </w:p>
          <w:p w:rsidR="00377FE3" w:rsidRPr="00694E21" w:rsidRDefault="00E2251B" w:rsidP="00E2251B">
            <w:pPr>
              <w:jc w:val="both"/>
            </w:pPr>
            <w:r>
              <w:t xml:space="preserve">Le paiement </w:t>
            </w:r>
            <w:r w:rsidR="005B6C6D">
              <w:t xml:space="preserve">Marché </w:t>
            </w:r>
            <w:r>
              <w:t xml:space="preserve"> sera créé et le processus de Réconciliation titre et/ou espèces sera déclenché.</w:t>
            </w:r>
          </w:p>
        </w:tc>
      </w:tr>
    </w:tbl>
    <w:p w:rsidR="00377FE3" w:rsidRDefault="00E2251B" w:rsidP="00377FE3">
      <w:pPr>
        <w:spacing w:before="60"/>
        <w:rPr>
          <w:i/>
          <w:sz w:val="20"/>
          <w:szCs w:val="20"/>
        </w:rPr>
      </w:pPr>
      <w:r>
        <w:rPr>
          <w:i/>
          <w:sz w:val="20"/>
          <w:szCs w:val="20"/>
        </w:rPr>
        <w:t>065</w:t>
      </w:r>
      <w:r w:rsidR="00377FE3" w:rsidRPr="004325ED">
        <w:rPr>
          <w:i/>
          <w:sz w:val="20"/>
          <w:szCs w:val="20"/>
        </w:rPr>
        <w:t xml:space="preserve"> = </w:t>
      </w:r>
      <w:r w:rsidR="00377FE3">
        <w:rPr>
          <w:i/>
          <w:sz w:val="20"/>
          <w:szCs w:val="20"/>
        </w:rPr>
        <w:t>Saisie manuelle d</w:t>
      </w:r>
      <w:r>
        <w:rPr>
          <w:i/>
          <w:sz w:val="20"/>
          <w:szCs w:val="20"/>
        </w:rPr>
        <w:t xml:space="preserve">u paiement </w:t>
      </w:r>
      <w:r w:rsidR="00E93F0C">
        <w:rPr>
          <w:i/>
          <w:sz w:val="20"/>
          <w:szCs w:val="20"/>
        </w:rPr>
        <w:t>Marché.</w:t>
      </w:r>
    </w:p>
    <w:p w:rsidR="00B63054" w:rsidRDefault="00B63054" w:rsidP="00377FE3">
      <w:pPr>
        <w:spacing w:before="60"/>
        <w:rPr>
          <w:i/>
          <w:sz w:val="20"/>
          <w:szCs w:val="20"/>
        </w:rPr>
      </w:pPr>
    </w:p>
    <w:p w:rsidR="00937CB5" w:rsidRPr="004325ED" w:rsidRDefault="00937CB5" w:rsidP="00937CB5">
      <w:pPr>
        <w:pStyle w:val="Style1"/>
      </w:pPr>
      <w:bookmarkStart w:id="184" w:name="_Toc54515390"/>
      <w:bookmarkStart w:id="185" w:name="_Toc318352136"/>
      <w:bookmarkStart w:id="186" w:name="_Toc319568802"/>
      <w:bookmarkStart w:id="187" w:name="_Toc409450808"/>
      <w:r w:rsidRPr="004325ED">
        <w:t>Description des écrans</w:t>
      </w:r>
      <w:bookmarkStart w:id="188" w:name="_Toc54515391"/>
      <w:bookmarkEnd w:id="184"/>
      <w:bookmarkEnd w:id="185"/>
      <w:bookmarkEnd w:id="186"/>
      <w:bookmarkEnd w:id="187"/>
    </w:p>
    <w:bookmarkEnd w:id="188"/>
    <w:p w:rsidR="00937CB5" w:rsidRPr="004325ED" w:rsidRDefault="00937CB5" w:rsidP="00937CB5">
      <w:pPr>
        <w:rPr>
          <w:iCs/>
        </w:rPr>
      </w:pPr>
    </w:p>
    <w:p w:rsidR="00937CB5" w:rsidRPr="004325ED" w:rsidRDefault="00937CB5" w:rsidP="00937CB5">
      <w:pPr>
        <w:pStyle w:val="Style2"/>
      </w:pPr>
      <w:bookmarkStart w:id="189" w:name="_Toc54515392"/>
      <w:bookmarkStart w:id="190" w:name="_Toc319568804"/>
      <w:bookmarkStart w:id="191" w:name="_Toc409450809"/>
      <w:r w:rsidRPr="004325ED">
        <w:t>Description de l’écran &lt;</w:t>
      </w:r>
      <w:r w:rsidR="00301424">
        <w:t>Création manuelle d’une OST</w:t>
      </w:r>
      <w:r w:rsidR="006B7890">
        <w:t xml:space="preserve"> obligatoire sans choix</w:t>
      </w:r>
      <w:r w:rsidRPr="004325ED">
        <w:t>&gt;</w:t>
      </w:r>
      <w:bookmarkEnd w:id="189"/>
      <w:bookmarkEnd w:id="190"/>
      <w:bookmarkEnd w:id="191"/>
    </w:p>
    <w:p w:rsidR="00937CB5" w:rsidRPr="004325ED" w:rsidRDefault="00937CB5" w:rsidP="00937CB5">
      <w:pPr>
        <w:pStyle w:val="Style3"/>
      </w:pPr>
      <w:bookmarkStart w:id="192" w:name="_Toc54515393"/>
      <w:bookmarkStart w:id="193" w:name="_Toc319568805"/>
      <w:bookmarkStart w:id="194" w:name="_Toc409450810"/>
      <w:r w:rsidRPr="004325ED">
        <w:t>Maquette de l’écran &lt;</w:t>
      </w:r>
      <w:r w:rsidR="00301424">
        <w:t>Création manuelle d’une annonce de distribution de dividende obligatoire</w:t>
      </w:r>
      <w:r w:rsidRPr="004325ED">
        <w:t>&gt;</w:t>
      </w:r>
      <w:bookmarkEnd w:id="192"/>
      <w:bookmarkEnd w:id="193"/>
      <w:bookmarkEnd w:id="194"/>
    </w:p>
    <w:p w:rsidR="00937CB5" w:rsidRPr="004325ED" w:rsidRDefault="00937CB5" w:rsidP="00937CB5"/>
    <w:p w:rsidR="00937CB5" w:rsidRDefault="00A524D1" w:rsidP="00937CB5">
      <w:pPr>
        <w:jc w:val="center"/>
        <w:rPr>
          <w:i/>
        </w:rPr>
      </w:pPr>
      <w:r>
        <w:rPr>
          <w:i/>
          <w:noProof/>
          <w:lang w:eastAsia="fr-FR"/>
        </w:rPr>
        <w:lastRenderedPageBreak/>
        <w:drawing>
          <wp:inline distT="0" distB="0" distL="0" distR="0">
            <wp:extent cx="5753100" cy="258127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srcRect/>
                    <a:stretch>
                      <a:fillRect/>
                    </a:stretch>
                  </pic:blipFill>
                  <pic:spPr bwMode="auto">
                    <a:xfrm>
                      <a:off x="0" y="0"/>
                      <a:ext cx="5753100" cy="2581275"/>
                    </a:xfrm>
                    <a:prstGeom prst="rect">
                      <a:avLst/>
                    </a:prstGeom>
                    <a:noFill/>
                    <a:ln w="9525">
                      <a:noFill/>
                      <a:miter lim="800000"/>
                      <a:headEnd/>
                      <a:tailEnd/>
                    </a:ln>
                  </pic:spPr>
                </pic:pic>
              </a:graphicData>
            </a:graphic>
          </wp:inline>
        </w:drawing>
      </w:r>
    </w:p>
    <w:p w:rsidR="006D3DFE" w:rsidRPr="00FB0812" w:rsidRDefault="00A524D1" w:rsidP="00FB0812">
      <w:pPr>
        <w:rPr>
          <w:i/>
        </w:rPr>
      </w:pPr>
      <w:r w:rsidRPr="007D4835">
        <w:rPr>
          <w:b/>
          <w:color w:val="FF0000"/>
        </w:rPr>
        <w:t>N.B. :</w:t>
      </w:r>
      <w:r>
        <w:t xml:space="preserve"> L’écran est imprimé à titre d’information, les données mentionnées sont pour illustration, l’écran peut changer lors du cycle de développement</w:t>
      </w:r>
    </w:p>
    <w:p w:rsidR="00937CB5" w:rsidRPr="004325ED" w:rsidRDefault="00937CB5" w:rsidP="00937CB5">
      <w:pPr>
        <w:pStyle w:val="Style3"/>
      </w:pPr>
      <w:bookmarkStart w:id="195" w:name="_Toc54515394"/>
      <w:bookmarkStart w:id="196" w:name="_Toc319568806"/>
      <w:bookmarkStart w:id="197" w:name="_Toc409450811"/>
      <w:r w:rsidRPr="004325ED">
        <w:t>Typologie des données manipulées</w:t>
      </w:r>
      <w:bookmarkEnd w:id="195"/>
      <w:bookmarkEnd w:id="196"/>
      <w:bookmarkEnd w:id="197"/>
    </w:p>
    <w:p w:rsidR="00B63054" w:rsidRPr="004325ED" w:rsidRDefault="00937CB5"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937CB5" w:rsidRPr="004325ED" w:rsidTr="00D972BB">
        <w:trPr>
          <w:trHeight w:val="623"/>
        </w:trPr>
        <w:tc>
          <w:tcPr>
            <w:tcW w:w="1560" w:type="dxa"/>
            <w:shd w:val="clear" w:color="auto" w:fill="D9D9D9" w:themeFill="background1" w:themeFillShade="D9"/>
          </w:tcPr>
          <w:p w:rsidR="00937CB5" w:rsidRPr="004325ED" w:rsidRDefault="00937CB5" w:rsidP="00BA7060">
            <w:pPr>
              <w:jc w:val="center"/>
              <w:rPr>
                <w:b/>
                <w:bCs/>
              </w:rPr>
            </w:pPr>
            <w:r w:rsidRPr="004325ED">
              <w:rPr>
                <w:b/>
                <w:bCs/>
              </w:rPr>
              <w:t>Champ</w:t>
            </w:r>
          </w:p>
        </w:tc>
        <w:tc>
          <w:tcPr>
            <w:tcW w:w="1559" w:type="dxa"/>
            <w:shd w:val="clear" w:color="auto" w:fill="D9D9D9" w:themeFill="background1" w:themeFillShade="D9"/>
          </w:tcPr>
          <w:p w:rsidR="00937CB5" w:rsidRPr="004325ED" w:rsidRDefault="00937CB5" w:rsidP="00BA7060">
            <w:pPr>
              <w:jc w:val="center"/>
              <w:rPr>
                <w:b/>
                <w:bCs/>
              </w:rPr>
            </w:pPr>
            <w:r w:rsidRPr="004325ED">
              <w:rPr>
                <w:b/>
                <w:bCs/>
              </w:rPr>
              <w:t>Etiquette</w:t>
            </w:r>
          </w:p>
        </w:tc>
        <w:tc>
          <w:tcPr>
            <w:tcW w:w="1559" w:type="dxa"/>
            <w:shd w:val="clear" w:color="auto" w:fill="D9D9D9" w:themeFill="background1" w:themeFillShade="D9"/>
          </w:tcPr>
          <w:p w:rsidR="00937CB5" w:rsidRPr="004325ED" w:rsidRDefault="00937CB5" w:rsidP="00BA7060">
            <w:pPr>
              <w:jc w:val="center"/>
              <w:rPr>
                <w:b/>
                <w:bCs/>
              </w:rPr>
            </w:pPr>
            <w:r w:rsidRPr="004325ED">
              <w:rPr>
                <w:b/>
                <w:bCs/>
              </w:rPr>
              <w:t>Type de champ</w:t>
            </w:r>
          </w:p>
        </w:tc>
        <w:tc>
          <w:tcPr>
            <w:tcW w:w="1701" w:type="dxa"/>
            <w:shd w:val="clear" w:color="auto" w:fill="D9D9D9" w:themeFill="background1" w:themeFillShade="D9"/>
          </w:tcPr>
          <w:p w:rsidR="00937CB5" w:rsidRPr="004325ED" w:rsidRDefault="00937CB5" w:rsidP="00BA7060">
            <w:pPr>
              <w:jc w:val="center"/>
              <w:rPr>
                <w:b/>
                <w:bCs/>
              </w:rPr>
            </w:pPr>
            <w:r w:rsidRPr="004325ED">
              <w:rPr>
                <w:b/>
                <w:bCs/>
              </w:rPr>
              <w:t>Type de donnée manipulée</w:t>
            </w:r>
          </w:p>
        </w:tc>
        <w:tc>
          <w:tcPr>
            <w:tcW w:w="993" w:type="dxa"/>
            <w:shd w:val="clear" w:color="auto" w:fill="D9D9D9" w:themeFill="background1" w:themeFillShade="D9"/>
          </w:tcPr>
          <w:p w:rsidR="00937CB5" w:rsidRPr="004325ED" w:rsidRDefault="00937CB5" w:rsidP="00BA7060">
            <w:pPr>
              <w:jc w:val="center"/>
              <w:rPr>
                <w:b/>
                <w:bCs/>
              </w:rPr>
            </w:pPr>
            <w:r w:rsidRPr="004325ED">
              <w:rPr>
                <w:b/>
                <w:bCs/>
              </w:rPr>
              <w:t>Taille</w:t>
            </w:r>
          </w:p>
        </w:tc>
        <w:tc>
          <w:tcPr>
            <w:tcW w:w="2236" w:type="dxa"/>
            <w:shd w:val="clear" w:color="auto" w:fill="D9D9D9" w:themeFill="background1" w:themeFillShade="D9"/>
          </w:tcPr>
          <w:p w:rsidR="00937CB5" w:rsidRPr="004325ED" w:rsidRDefault="00937CB5" w:rsidP="00BA7060">
            <w:pPr>
              <w:jc w:val="center"/>
              <w:rPr>
                <w:b/>
                <w:bCs/>
              </w:rPr>
            </w:pPr>
            <w:r w:rsidRPr="004325ED">
              <w:rPr>
                <w:b/>
                <w:bCs/>
              </w:rPr>
              <w:t>Description &amp; valeurs possibles</w:t>
            </w:r>
          </w:p>
        </w:tc>
      </w:tr>
      <w:tr w:rsidR="00494DFC" w:rsidRPr="00604EEF" w:rsidTr="0031695E">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494DFC" w:rsidP="00F81489">
            <w:pPr>
              <w:rPr>
                <w:sz w:val="20"/>
                <w:szCs w:val="20"/>
              </w:rPr>
            </w:pPr>
            <w:r w:rsidRPr="00604EEF">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BA7060">
            <w:pPr>
              <w:rPr>
                <w:sz w:val="20"/>
                <w:szCs w:val="20"/>
              </w:rPr>
            </w:pPr>
            <w:r w:rsidRPr="00604EEF">
              <w:rPr>
                <w:sz w:val="20"/>
                <w:szCs w:val="20"/>
              </w:rPr>
              <w:t>20C CORP</w:t>
            </w:r>
          </w:p>
        </w:tc>
        <w:tc>
          <w:tcPr>
            <w:tcW w:w="1559" w:type="dxa"/>
          </w:tcPr>
          <w:p w:rsidR="00494DFC" w:rsidRPr="00604EEF" w:rsidRDefault="00494DFC" w:rsidP="00BA7060">
            <w:pPr>
              <w:rPr>
                <w:sz w:val="20"/>
                <w:szCs w:val="20"/>
              </w:rPr>
            </w:pPr>
            <w:r w:rsidRPr="00604EEF">
              <w:rPr>
                <w:sz w:val="20"/>
                <w:szCs w:val="20"/>
              </w:rPr>
              <w:t>Alphanumérique</w:t>
            </w:r>
          </w:p>
        </w:tc>
        <w:tc>
          <w:tcPr>
            <w:tcW w:w="1701" w:type="dxa"/>
          </w:tcPr>
          <w:p w:rsidR="00494DFC" w:rsidRPr="00604EEF" w:rsidRDefault="00494DFC" w:rsidP="00BA7060">
            <w:pPr>
              <w:rPr>
                <w:sz w:val="20"/>
                <w:szCs w:val="20"/>
              </w:rPr>
            </w:pPr>
            <w:r w:rsidRPr="00604EEF">
              <w:rPr>
                <w:sz w:val="20"/>
                <w:szCs w:val="20"/>
              </w:rPr>
              <w:t>obligatoire</w:t>
            </w:r>
          </w:p>
        </w:tc>
        <w:tc>
          <w:tcPr>
            <w:tcW w:w="993" w:type="dxa"/>
          </w:tcPr>
          <w:p w:rsidR="00494DFC" w:rsidRPr="00604EEF" w:rsidRDefault="00494DFC" w:rsidP="00BA7060">
            <w:pPr>
              <w:rPr>
                <w:sz w:val="20"/>
                <w:szCs w:val="20"/>
              </w:rPr>
            </w:pPr>
            <w:r w:rsidRPr="00604EEF">
              <w:rPr>
                <w:sz w:val="20"/>
                <w:szCs w:val="20"/>
              </w:rPr>
              <w:t>16</w:t>
            </w: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Officielle</w:t>
            </w:r>
          </w:p>
        </w:tc>
        <w:tc>
          <w:tcPr>
            <w:tcW w:w="1559" w:type="dxa"/>
          </w:tcPr>
          <w:p w:rsidR="00494DFC" w:rsidRPr="00604EEF" w:rsidRDefault="00494DFC" w:rsidP="00BA7060">
            <w:pPr>
              <w:rPr>
                <w:sz w:val="20"/>
                <w:szCs w:val="20"/>
              </w:rPr>
            </w:pPr>
            <w:r w:rsidRPr="00604EEF">
              <w:rPr>
                <w:sz w:val="20"/>
                <w:szCs w:val="20"/>
              </w:rPr>
              <w:t>Officielle</w:t>
            </w:r>
          </w:p>
        </w:tc>
        <w:tc>
          <w:tcPr>
            <w:tcW w:w="1559" w:type="dxa"/>
          </w:tcPr>
          <w:p w:rsidR="00494DFC" w:rsidRPr="00604EEF" w:rsidRDefault="00494DFC" w:rsidP="00BA7060">
            <w:pPr>
              <w:rPr>
                <w:sz w:val="20"/>
                <w:szCs w:val="20"/>
              </w:rPr>
            </w:pPr>
            <w:r w:rsidRPr="00604EEF">
              <w:rPr>
                <w:sz w:val="20"/>
                <w:szCs w:val="20"/>
              </w:rPr>
              <w:t>Booléen</w:t>
            </w:r>
          </w:p>
        </w:tc>
        <w:tc>
          <w:tcPr>
            <w:tcW w:w="1701" w:type="dxa"/>
          </w:tcPr>
          <w:p w:rsidR="00494DFC" w:rsidRPr="00604EEF" w:rsidRDefault="00494DFC" w:rsidP="00BA7060">
            <w:pPr>
              <w:rPr>
                <w:sz w:val="20"/>
                <w:szCs w:val="20"/>
              </w:rPr>
            </w:pP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r w:rsidRPr="00604EEF">
              <w:rPr>
                <w:sz w:val="20"/>
                <w:szCs w:val="20"/>
              </w:rPr>
              <w:t>Vrai / faux</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Complète</w:t>
            </w:r>
          </w:p>
        </w:tc>
        <w:tc>
          <w:tcPr>
            <w:tcW w:w="1559" w:type="dxa"/>
          </w:tcPr>
          <w:p w:rsidR="00494DFC" w:rsidRPr="00604EEF" w:rsidRDefault="00494DFC" w:rsidP="00BA7060">
            <w:pPr>
              <w:rPr>
                <w:sz w:val="20"/>
                <w:szCs w:val="20"/>
              </w:rPr>
            </w:pPr>
            <w:r w:rsidRPr="00604EEF">
              <w:rPr>
                <w:sz w:val="20"/>
                <w:szCs w:val="20"/>
              </w:rPr>
              <w:t>Complète</w:t>
            </w:r>
          </w:p>
        </w:tc>
        <w:tc>
          <w:tcPr>
            <w:tcW w:w="1559" w:type="dxa"/>
          </w:tcPr>
          <w:p w:rsidR="00494DFC" w:rsidRPr="00604EEF" w:rsidRDefault="00494DFC" w:rsidP="00BA7060">
            <w:pPr>
              <w:rPr>
                <w:sz w:val="20"/>
                <w:szCs w:val="20"/>
              </w:rPr>
            </w:pPr>
            <w:r w:rsidRPr="00604EEF">
              <w:rPr>
                <w:sz w:val="20"/>
                <w:szCs w:val="20"/>
              </w:rPr>
              <w:t>Booléen</w:t>
            </w:r>
          </w:p>
        </w:tc>
        <w:tc>
          <w:tcPr>
            <w:tcW w:w="1701" w:type="dxa"/>
          </w:tcPr>
          <w:p w:rsidR="00494DFC" w:rsidRPr="00604EEF" w:rsidRDefault="00494DFC" w:rsidP="00BA7060">
            <w:pPr>
              <w:rPr>
                <w:sz w:val="20"/>
                <w:szCs w:val="20"/>
              </w:rPr>
            </w:pP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r w:rsidRPr="00604EEF">
              <w:rPr>
                <w:sz w:val="20"/>
                <w:szCs w:val="20"/>
              </w:rPr>
              <w:t>Vrai / faux</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Type d’OST</w:t>
            </w:r>
          </w:p>
        </w:tc>
        <w:tc>
          <w:tcPr>
            <w:tcW w:w="1559" w:type="dxa"/>
          </w:tcPr>
          <w:p w:rsidR="00494DFC" w:rsidRPr="00604EEF" w:rsidRDefault="00494DFC" w:rsidP="00BA7060">
            <w:pPr>
              <w:rPr>
                <w:sz w:val="20"/>
                <w:szCs w:val="20"/>
              </w:rPr>
            </w:pPr>
            <w:r w:rsidRPr="00604EEF">
              <w:rPr>
                <w:sz w:val="20"/>
                <w:szCs w:val="20"/>
              </w:rPr>
              <w:t>Type d’OST</w:t>
            </w:r>
          </w:p>
        </w:tc>
        <w:tc>
          <w:tcPr>
            <w:tcW w:w="1559" w:type="dxa"/>
          </w:tcPr>
          <w:p w:rsidR="00494DFC" w:rsidRPr="00604EEF" w:rsidRDefault="00494DFC" w:rsidP="00BA7060">
            <w:pPr>
              <w:rPr>
                <w:sz w:val="20"/>
                <w:szCs w:val="20"/>
              </w:rPr>
            </w:pPr>
            <w:r w:rsidRPr="00604EEF">
              <w:rPr>
                <w:sz w:val="20"/>
                <w:szCs w:val="20"/>
              </w:rPr>
              <w:t xml:space="preserve">Enumération </w:t>
            </w:r>
          </w:p>
        </w:tc>
        <w:tc>
          <w:tcPr>
            <w:tcW w:w="1701" w:type="dxa"/>
          </w:tcPr>
          <w:p w:rsidR="00494DFC" w:rsidRPr="00604EEF" w:rsidRDefault="00494DFC" w:rsidP="00BA7060">
            <w:pPr>
              <w:rPr>
                <w:sz w:val="20"/>
                <w:szCs w:val="20"/>
              </w:rPr>
            </w:pPr>
            <w:r w:rsidRPr="00604EEF">
              <w:rPr>
                <w:sz w:val="20"/>
                <w:szCs w:val="20"/>
              </w:rPr>
              <w:t>Obligatoire</w:t>
            </w:r>
          </w:p>
          <w:p w:rsidR="00494DFC" w:rsidRPr="00604EEF" w:rsidRDefault="00494DFC" w:rsidP="00BA7060">
            <w:pPr>
              <w:rPr>
                <w:sz w:val="20"/>
                <w:szCs w:val="20"/>
              </w:rPr>
            </w:pPr>
            <w:r w:rsidRPr="00604EEF">
              <w:rPr>
                <w:sz w:val="20"/>
                <w:szCs w:val="20"/>
              </w:rPr>
              <w:t>pré-rempli</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r w:rsidRPr="00604EEF">
              <w:rPr>
                <w:sz w:val="20"/>
                <w:szCs w:val="20"/>
              </w:rPr>
              <w:t>Sans choix</w:t>
            </w:r>
          </w:p>
          <w:p w:rsidR="00494DFC" w:rsidRPr="00604EEF" w:rsidRDefault="00494DFC" w:rsidP="00BA7060">
            <w:pPr>
              <w:rPr>
                <w:sz w:val="20"/>
                <w:szCs w:val="20"/>
              </w:rPr>
            </w:pPr>
            <w:r w:rsidRPr="00604EEF">
              <w:rPr>
                <w:sz w:val="20"/>
                <w:szCs w:val="20"/>
              </w:rPr>
              <w:t>Avec choix</w:t>
            </w:r>
          </w:p>
          <w:p w:rsidR="00494DFC" w:rsidRPr="00604EEF" w:rsidRDefault="00494DFC" w:rsidP="00BA7060">
            <w:pPr>
              <w:rPr>
                <w:sz w:val="20"/>
                <w:szCs w:val="20"/>
              </w:rPr>
            </w:pPr>
            <w:r w:rsidRPr="00604EEF">
              <w:rPr>
                <w:sz w:val="20"/>
                <w:szCs w:val="20"/>
              </w:rPr>
              <w:t>Volontaire</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Nom OST</w:t>
            </w:r>
          </w:p>
        </w:tc>
        <w:tc>
          <w:tcPr>
            <w:tcW w:w="1559" w:type="dxa"/>
          </w:tcPr>
          <w:p w:rsidR="00494DFC" w:rsidRPr="00604EEF" w:rsidRDefault="00494DFC" w:rsidP="00BA7060">
            <w:pPr>
              <w:rPr>
                <w:sz w:val="20"/>
                <w:szCs w:val="20"/>
              </w:rPr>
            </w:pPr>
            <w:r w:rsidRPr="00604EEF">
              <w:rPr>
                <w:sz w:val="20"/>
                <w:szCs w:val="20"/>
              </w:rPr>
              <w:t>Nom OST</w:t>
            </w:r>
          </w:p>
        </w:tc>
        <w:tc>
          <w:tcPr>
            <w:tcW w:w="1559" w:type="dxa"/>
          </w:tcPr>
          <w:p w:rsidR="00494DFC" w:rsidRPr="00604EEF" w:rsidRDefault="00494DFC" w:rsidP="00345D77">
            <w:pPr>
              <w:rPr>
                <w:sz w:val="20"/>
                <w:szCs w:val="20"/>
              </w:rPr>
            </w:pPr>
            <w:r w:rsidRPr="00604EEF">
              <w:rPr>
                <w:sz w:val="20"/>
                <w:szCs w:val="20"/>
              </w:rPr>
              <w:t xml:space="preserve">Enumération </w:t>
            </w:r>
          </w:p>
        </w:tc>
        <w:tc>
          <w:tcPr>
            <w:tcW w:w="1701" w:type="dxa"/>
          </w:tcPr>
          <w:p w:rsidR="00494DFC" w:rsidRPr="00604EEF" w:rsidRDefault="00494DFC" w:rsidP="00345D77">
            <w:pPr>
              <w:rPr>
                <w:sz w:val="20"/>
                <w:szCs w:val="20"/>
              </w:rPr>
            </w:pPr>
            <w:r w:rsidRPr="00604EEF">
              <w:rPr>
                <w:sz w:val="20"/>
                <w:szCs w:val="20"/>
              </w:rPr>
              <w:t>Obligatoire</w:t>
            </w:r>
          </w:p>
          <w:p w:rsidR="00494DFC" w:rsidRPr="00604EEF" w:rsidRDefault="00494DFC" w:rsidP="00345D77">
            <w:pPr>
              <w:rPr>
                <w:sz w:val="20"/>
                <w:szCs w:val="20"/>
              </w:rPr>
            </w:pPr>
            <w:r w:rsidRPr="00604EEF">
              <w:rPr>
                <w:sz w:val="20"/>
                <w:szCs w:val="20"/>
              </w:rPr>
              <w:t>pré-rempli</w:t>
            </w:r>
          </w:p>
        </w:tc>
        <w:tc>
          <w:tcPr>
            <w:tcW w:w="993" w:type="dxa"/>
          </w:tcPr>
          <w:p w:rsidR="00494DFC" w:rsidRPr="00604EEF" w:rsidRDefault="00494DFC" w:rsidP="00345D77">
            <w:pPr>
              <w:rPr>
                <w:sz w:val="20"/>
                <w:szCs w:val="20"/>
              </w:rPr>
            </w:pPr>
          </w:p>
        </w:tc>
        <w:tc>
          <w:tcPr>
            <w:tcW w:w="2236" w:type="dxa"/>
          </w:tcPr>
          <w:p w:rsidR="00494DFC" w:rsidRPr="00604EEF" w:rsidRDefault="00494DFC" w:rsidP="00D068E2">
            <w:pPr>
              <w:rPr>
                <w:sz w:val="20"/>
                <w:szCs w:val="20"/>
              </w:rPr>
            </w:pPr>
            <w:r w:rsidRPr="00604EEF">
              <w:rPr>
                <w:sz w:val="20"/>
                <w:szCs w:val="20"/>
              </w:rPr>
              <w:t>Pré-rempli de la liste des  OST configurées</w:t>
            </w:r>
          </w:p>
          <w:p w:rsidR="00494DFC" w:rsidRPr="00604EEF" w:rsidRDefault="00494DFC" w:rsidP="00D068E2">
            <w:pPr>
              <w:rPr>
                <w:sz w:val="20"/>
                <w:szCs w:val="20"/>
              </w:rPr>
            </w:pPr>
            <w:r>
              <w:rPr>
                <w:sz w:val="20"/>
                <w:szCs w:val="20"/>
              </w:rPr>
              <w:t>DVCA/Cash D</w:t>
            </w:r>
            <w:r w:rsidRPr="00604EEF">
              <w:rPr>
                <w:sz w:val="20"/>
                <w:szCs w:val="20"/>
              </w:rPr>
              <w:t>ividend</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Titre exécuté</w:t>
            </w:r>
          </w:p>
        </w:tc>
        <w:tc>
          <w:tcPr>
            <w:tcW w:w="1559" w:type="dxa"/>
          </w:tcPr>
          <w:p w:rsidR="00494DFC" w:rsidRPr="00604EEF" w:rsidRDefault="00494DFC" w:rsidP="00BA7060">
            <w:pPr>
              <w:rPr>
                <w:sz w:val="20"/>
                <w:szCs w:val="20"/>
              </w:rPr>
            </w:pPr>
            <w:r w:rsidRPr="00604EEF">
              <w:rPr>
                <w:sz w:val="20"/>
                <w:szCs w:val="20"/>
              </w:rPr>
              <w:t>Titre</w:t>
            </w:r>
          </w:p>
        </w:tc>
        <w:tc>
          <w:tcPr>
            <w:tcW w:w="1559" w:type="dxa"/>
          </w:tcPr>
          <w:p w:rsidR="00494DFC" w:rsidRDefault="00494DFC" w:rsidP="0031695E">
            <w:pPr>
              <w:jc w:val="both"/>
              <w:rPr>
                <w:sz w:val="20"/>
                <w:szCs w:val="20"/>
              </w:rPr>
            </w:pPr>
            <w:r>
              <w:rPr>
                <w:sz w:val="20"/>
                <w:szCs w:val="20"/>
              </w:rPr>
              <w:t xml:space="preserve">Action </w:t>
            </w:r>
          </w:p>
          <w:p w:rsidR="00494DFC" w:rsidRPr="00604EEF" w:rsidRDefault="00494DFC" w:rsidP="0031695E">
            <w:pPr>
              <w:jc w:val="both"/>
              <w:rPr>
                <w:sz w:val="20"/>
                <w:szCs w:val="20"/>
              </w:rPr>
            </w:pPr>
            <w:r w:rsidRPr="00604EEF">
              <w:rPr>
                <w:sz w:val="20"/>
                <w:szCs w:val="20"/>
              </w:rPr>
              <w:t>OPCVM</w:t>
            </w:r>
          </w:p>
        </w:tc>
        <w:tc>
          <w:tcPr>
            <w:tcW w:w="1701" w:type="dxa"/>
          </w:tcPr>
          <w:p w:rsidR="00494DFC" w:rsidRPr="00604EEF" w:rsidRDefault="00494DFC" w:rsidP="00345D77">
            <w:pPr>
              <w:jc w:val="both"/>
              <w:rPr>
                <w:sz w:val="20"/>
                <w:szCs w:val="20"/>
              </w:rPr>
            </w:pPr>
            <w:r w:rsidRPr="00604EEF">
              <w:rPr>
                <w:sz w:val="20"/>
                <w:szCs w:val="20"/>
              </w:rPr>
              <w:t>Obligatoire</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Description</w:t>
            </w:r>
          </w:p>
        </w:tc>
        <w:tc>
          <w:tcPr>
            <w:tcW w:w="1559" w:type="dxa"/>
          </w:tcPr>
          <w:p w:rsidR="00494DFC" w:rsidRPr="00604EEF" w:rsidRDefault="00494DFC" w:rsidP="00BA7060">
            <w:pPr>
              <w:rPr>
                <w:sz w:val="20"/>
                <w:szCs w:val="20"/>
              </w:rPr>
            </w:pPr>
            <w:r>
              <w:rPr>
                <w:sz w:val="20"/>
                <w:szCs w:val="20"/>
              </w:rPr>
              <w:t>Description du titre</w:t>
            </w:r>
          </w:p>
        </w:tc>
        <w:tc>
          <w:tcPr>
            <w:tcW w:w="1559" w:type="dxa"/>
          </w:tcPr>
          <w:p w:rsidR="00494DFC" w:rsidRPr="00604EEF" w:rsidRDefault="00494DFC" w:rsidP="00BA7060">
            <w:pPr>
              <w:rPr>
                <w:sz w:val="20"/>
                <w:szCs w:val="20"/>
              </w:rPr>
            </w:pPr>
            <w:r>
              <w:rPr>
                <w:sz w:val="20"/>
                <w:szCs w:val="20"/>
              </w:rPr>
              <w:t>alphanumérique</w:t>
            </w:r>
          </w:p>
        </w:tc>
        <w:tc>
          <w:tcPr>
            <w:tcW w:w="1701" w:type="dxa"/>
          </w:tcPr>
          <w:p w:rsidR="00494DFC" w:rsidRPr="00604EEF" w:rsidRDefault="00494DFC" w:rsidP="00BA7060">
            <w:pPr>
              <w:rPr>
                <w:sz w:val="20"/>
                <w:szCs w:val="20"/>
              </w:rPr>
            </w:pPr>
            <w:r>
              <w:rPr>
                <w:sz w:val="20"/>
                <w:szCs w:val="20"/>
              </w:rPr>
              <w:t xml:space="preserve">Pré-rempli </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date d’enregistrement</w:t>
            </w:r>
          </w:p>
        </w:tc>
        <w:tc>
          <w:tcPr>
            <w:tcW w:w="1559" w:type="dxa"/>
          </w:tcPr>
          <w:p w:rsidR="00494DFC" w:rsidRPr="00604EEF" w:rsidRDefault="00494DFC" w:rsidP="00604EEF">
            <w:pPr>
              <w:rPr>
                <w:sz w:val="20"/>
                <w:szCs w:val="20"/>
              </w:rPr>
            </w:pPr>
            <w:r>
              <w:rPr>
                <w:sz w:val="20"/>
                <w:szCs w:val="20"/>
              </w:rPr>
              <w:t>Date d’enregistrement</w:t>
            </w:r>
          </w:p>
        </w:tc>
        <w:tc>
          <w:tcPr>
            <w:tcW w:w="1559" w:type="dxa"/>
          </w:tcPr>
          <w:p w:rsidR="00494DFC" w:rsidRPr="00604EEF" w:rsidRDefault="00494DFC" w:rsidP="00345D77">
            <w:pPr>
              <w:rPr>
                <w:sz w:val="20"/>
                <w:szCs w:val="20"/>
              </w:rPr>
            </w:pPr>
            <w:r>
              <w:rPr>
                <w:sz w:val="20"/>
                <w:szCs w:val="20"/>
              </w:rPr>
              <w:t>date</w:t>
            </w:r>
          </w:p>
        </w:tc>
        <w:tc>
          <w:tcPr>
            <w:tcW w:w="1701" w:type="dxa"/>
          </w:tcPr>
          <w:p w:rsidR="00494DFC" w:rsidRPr="00604EEF" w:rsidRDefault="00494DFC" w:rsidP="00345D77">
            <w:pPr>
              <w:rPr>
                <w:sz w:val="20"/>
                <w:szCs w:val="20"/>
              </w:rPr>
            </w:pPr>
            <w:r>
              <w:rPr>
                <w:sz w:val="20"/>
                <w:szCs w:val="20"/>
              </w:rPr>
              <w:t>optionnelle</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6D3DFE">
            <w:pPr>
              <w:rPr>
                <w:sz w:val="20"/>
                <w:szCs w:val="20"/>
              </w:rPr>
            </w:pPr>
            <w:r w:rsidRPr="00604EEF">
              <w:rPr>
                <w:sz w:val="20"/>
                <w:szCs w:val="20"/>
              </w:rPr>
              <w:t xml:space="preserve">Date de détachement </w:t>
            </w:r>
          </w:p>
        </w:tc>
        <w:tc>
          <w:tcPr>
            <w:tcW w:w="1559" w:type="dxa"/>
          </w:tcPr>
          <w:p w:rsidR="00494DFC" w:rsidRPr="00604EEF" w:rsidRDefault="00494DFC" w:rsidP="00345D77">
            <w:pPr>
              <w:rPr>
                <w:sz w:val="20"/>
                <w:szCs w:val="20"/>
              </w:rPr>
            </w:pPr>
            <w:r>
              <w:rPr>
                <w:sz w:val="20"/>
                <w:szCs w:val="20"/>
              </w:rPr>
              <w:t>Date de détachement</w:t>
            </w:r>
          </w:p>
        </w:tc>
        <w:tc>
          <w:tcPr>
            <w:tcW w:w="1559" w:type="dxa"/>
          </w:tcPr>
          <w:p w:rsidR="00494DFC" w:rsidRPr="00604EEF" w:rsidRDefault="00494DFC" w:rsidP="00345D77">
            <w:pPr>
              <w:rPr>
                <w:sz w:val="20"/>
                <w:szCs w:val="20"/>
              </w:rPr>
            </w:pPr>
            <w:r>
              <w:rPr>
                <w:sz w:val="20"/>
                <w:szCs w:val="20"/>
              </w:rPr>
              <w:t>date</w:t>
            </w:r>
          </w:p>
        </w:tc>
        <w:tc>
          <w:tcPr>
            <w:tcW w:w="1701" w:type="dxa"/>
          </w:tcPr>
          <w:p w:rsidR="00494DFC" w:rsidRPr="00604EEF" w:rsidRDefault="00A542F5" w:rsidP="00345D77">
            <w:pPr>
              <w:rPr>
                <w:sz w:val="20"/>
                <w:szCs w:val="20"/>
              </w:rPr>
            </w:pPr>
            <w:r>
              <w:rPr>
                <w:sz w:val="20"/>
                <w:szCs w:val="20"/>
              </w:rPr>
              <w:t>optionelle</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6D3DFE">
            <w:pPr>
              <w:rPr>
                <w:sz w:val="20"/>
                <w:szCs w:val="20"/>
              </w:rPr>
            </w:pPr>
            <w:r w:rsidRPr="00604EEF">
              <w:rPr>
                <w:sz w:val="20"/>
                <w:szCs w:val="20"/>
              </w:rPr>
              <w:t>Type de dividende</w:t>
            </w:r>
          </w:p>
        </w:tc>
        <w:tc>
          <w:tcPr>
            <w:tcW w:w="1559" w:type="dxa"/>
          </w:tcPr>
          <w:p w:rsidR="00494DFC" w:rsidRPr="00604EEF" w:rsidRDefault="00494DFC" w:rsidP="00BA7060">
            <w:pPr>
              <w:rPr>
                <w:sz w:val="20"/>
                <w:szCs w:val="20"/>
              </w:rPr>
            </w:pPr>
            <w:r>
              <w:rPr>
                <w:sz w:val="20"/>
                <w:szCs w:val="20"/>
              </w:rPr>
              <w:t>Type de dividende</w:t>
            </w:r>
          </w:p>
        </w:tc>
        <w:tc>
          <w:tcPr>
            <w:tcW w:w="1559" w:type="dxa"/>
          </w:tcPr>
          <w:p w:rsidR="00494DFC" w:rsidRPr="00604EEF" w:rsidRDefault="00494DFC" w:rsidP="00BA7060">
            <w:pPr>
              <w:rPr>
                <w:sz w:val="20"/>
                <w:szCs w:val="20"/>
              </w:rPr>
            </w:pPr>
            <w:r>
              <w:rPr>
                <w:sz w:val="20"/>
                <w:szCs w:val="20"/>
              </w:rPr>
              <w:t xml:space="preserve">Enumération </w:t>
            </w:r>
          </w:p>
        </w:tc>
        <w:tc>
          <w:tcPr>
            <w:tcW w:w="1701" w:type="dxa"/>
          </w:tcPr>
          <w:p w:rsidR="00494DFC" w:rsidRPr="00604EEF" w:rsidRDefault="00494DFC" w:rsidP="00BA7060">
            <w:pPr>
              <w:rPr>
                <w:sz w:val="20"/>
                <w:szCs w:val="20"/>
              </w:rPr>
            </w:pPr>
            <w:r>
              <w:rPr>
                <w:sz w:val="20"/>
                <w:szCs w:val="20"/>
              </w:rPr>
              <w:t>optionnelle</w:t>
            </w:r>
          </w:p>
        </w:tc>
        <w:tc>
          <w:tcPr>
            <w:tcW w:w="993" w:type="dxa"/>
          </w:tcPr>
          <w:p w:rsidR="00494DFC" w:rsidRPr="00604EEF" w:rsidRDefault="00494DFC" w:rsidP="00BA7060">
            <w:pPr>
              <w:rPr>
                <w:sz w:val="20"/>
                <w:szCs w:val="20"/>
              </w:rPr>
            </w:pPr>
          </w:p>
        </w:tc>
        <w:tc>
          <w:tcPr>
            <w:tcW w:w="2236" w:type="dxa"/>
          </w:tcPr>
          <w:p w:rsidR="00494DFC" w:rsidRDefault="00494DFC" w:rsidP="00BA7060">
            <w:pPr>
              <w:rPr>
                <w:sz w:val="20"/>
                <w:szCs w:val="20"/>
              </w:rPr>
            </w:pPr>
            <w:r>
              <w:rPr>
                <w:sz w:val="20"/>
                <w:szCs w:val="20"/>
              </w:rPr>
              <w:t>Dividendes réguliers</w:t>
            </w:r>
          </w:p>
          <w:p w:rsidR="00494DFC" w:rsidRDefault="00494DFC" w:rsidP="00BA7060">
            <w:pPr>
              <w:rPr>
                <w:sz w:val="20"/>
                <w:szCs w:val="20"/>
              </w:rPr>
            </w:pPr>
            <w:r>
              <w:rPr>
                <w:sz w:val="20"/>
                <w:szCs w:val="20"/>
              </w:rPr>
              <w:t>Dividendes spéciaux</w:t>
            </w:r>
          </w:p>
          <w:p w:rsidR="00494DFC" w:rsidRDefault="00494DFC" w:rsidP="00BA7060">
            <w:pPr>
              <w:rPr>
                <w:sz w:val="20"/>
                <w:szCs w:val="20"/>
              </w:rPr>
            </w:pPr>
            <w:r>
              <w:rPr>
                <w:sz w:val="20"/>
                <w:szCs w:val="20"/>
              </w:rPr>
              <w:t>Dividendes finals</w:t>
            </w:r>
          </w:p>
          <w:p w:rsidR="00494DFC" w:rsidRPr="00604EEF" w:rsidRDefault="00494DFC" w:rsidP="00BA7060">
            <w:pPr>
              <w:rPr>
                <w:sz w:val="20"/>
                <w:szCs w:val="20"/>
              </w:rPr>
            </w:pPr>
            <w:r>
              <w:rPr>
                <w:sz w:val="20"/>
                <w:szCs w:val="20"/>
              </w:rPr>
              <w:t>Dividendes intérims</w:t>
            </w:r>
          </w:p>
        </w:tc>
      </w:tr>
      <w:tr w:rsidR="00D972BB" w:rsidRPr="00604EEF" w:rsidTr="00D972BB">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993"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236"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D972BB" w:rsidRPr="00604EEF" w:rsidTr="0031695E">
        <w:tc>
          <w:tcPr>
            <w:tcW w:w="1560" w:type="dxa"/>
          </w:tcPr>
          <w:p w:rsidR="00D972BB" w:rsidRPr="00604EEF" w:rsidRDefault="00D972BB" w:rsidP="00345D77">
            <w:pPr>
              <w:jc w:val="both"/>
              <w:rPr>
                <w:sz w:val="20"/>
                <w:szCs w:val="20"/>
              </w:rPr>
            </w:pPr>
            <w:r w:rsidRPr="00604EEF">
              <w:rPr>
                <w:sz w:val="20"/>
                <w:szCs w:val="20"/>
              </w:rPr>
              <w:t>Type d’impact</w:t>
            </w:r>
          </w:p>
        </w:tc>
        <w:tc>
          <w:tcPr>
            <w:tcW w:w="1559" w:type="dxa"/>
          </w:tcPr>
          <w:p w:rsidR="00D972BB" w:rsidRPr="00604EEF" w:rsidRDefault="00D972BB" w:rsidP="00BA7060">
            <w:pPr>
              <w:rPr>
                <w:sz w:val="20"/>
                <w:szCs w:val="20"/>
              </w:rPr>
            </w:pPr>
            <w:r>
              <w:rPr>
                <w:sz w:val="20"/>
                <w:szCs w:val="20"/>
              </w:rPr>
              <w:t>Sens de l’impact</w:t>
            </w:r>
          </w:p>
        </w:tc>
        <w:tc>
          <w:tcPr>
            <w:tcW w:w="1559" w:type="dxa"/>
          </w:tcPr>
          <w:p w:rsidR="00D972BB" w:rsidRPr="00604EEF" w:rsidRDefault="00D972BB" w:rsidP="00BA7060">
            <w:pPr>
              <w:rPr>
                <w:sz w:val="20"/>
                <w:szCs w:val="20"/>
              </w:rPr>
            </w:pPr>
            <w:r>
              <w:rPr>
                <w:sz w:val="20"/>
                <w:szCs w:val="20"/>
              </w:rPr>
              <w:t xml:space="preserve">Enumération </w:t>
            </w:r>
          </w:p>
        </w:tc>
        <w:tc>
          <w:tcPr>
            <w:tcW w:w="1701" w:type="dxa"/>
          </w:tcPr>
          <w:p w:rsidR="00D972BB" w:rsidRPr="00604EEF" w:rsidRDefault="00D972BB" w:rsidP="00BA7060">
            <w:pPr>
              <w:rPr>
                <w:sz w:val="20"/>
                <w:szCs w:val="20"/>
              </w:rPr>
            </w:pPr>
            <w:r>
              <w:rPr>
                <w:sz w:val="20"/>
                <w:szCs w:val="20"/>
              </w:rPr>
              <w:t>obligatoire</w:t>
            </w:r>
          </w:p>
        </w:tc>
        <w:tc>
          <w:tcPr>
            <w:tcW w:w="993" w:type="dxa"/>
          </w:tcPr>
          <w:p w:rsidR="00D972BB" w:rsidRPr="00604EEF" w:rsidRDefault="00D972BB" w:rsidP="00BA7060">
            <w:pPr>
              <w:rPr>
                <w:sz w:val="20"/>
                <w:szCs w:val="20"/>
              </w:rPr>
            </w:pPr>
          </w:p>
        </w:tc>
        <w:tc>
          <w:tcPr>
            <w:tcW w:w="2236" w:type="dxa"/>
          </w:tcPr>
          <w:p w:rsidR="00D972BB" w:rsidRDefault="00D972BB" w:rsidP="00417F9A">
            <w:pPr>
              <w:rPr>
                <w:sz w:val="20"/>
                <w:szCs w:val="20"/>
              </w:rPr>
            </w:pPr>
            <w:r>
              <w:rPr>
                <w:sz w:val="20"/>
                <w:szCs w:val="20"/>
              </w:rPr>
              <w:t>Crédit</w:t>
            </w:r>
          </w:p>
          <w:p w:rsidR="00D972BB" w:rsidRPr="00604EEF" w:rsidRDefault="00D972BB" w:rsidP="00417F9A">
            <w:pPr>
              <w:rPr>
                <w:sz w:val="20"/>
                <w:szCs w:val="20"/>
              </w:rPr>
            </w:pPr>
            <w:r>
              <w:rPr>
                <w:sz w:val="20"/>
                <w:szCs w:val="20"/>
              </w:rPr>
              <w:t>Débit</w:t>
            </w:r>
          </w:p>
        </w:tc>
      </w:tr>
      <w:tr w:rsidR="00D972BB" w:rsidRPr="00604EEF" w:rsidTr="0031695E">
        <w:tc>
          <w:tcPr>
            <w:tcW w:w="1560" w:type="dxa"/>
          </w:tcPr>
          <w:p w:rsidR="00D972BB" w:rsidRPr="00604EEF" w:rsidRDefault="00D972BB" w:rsidP="00345D77">
            <w:pPr>
              <w:jc w:val="both"/>
              <w:rPr>
                <w:sz w:val="20"/>
                <w:szCs w:val="20"/>
              </w:rPr>
            </w:pPr>
            <w:r w:rsidRPr="00604EEF">
              <w:rPr>
                <w:sz w:val="20"/>
                <w:szCs w:val="20"/>
              </w:rPr>
              <w:t>Prix</w:t>
            </w:r>
          </w:p>
        </w:tc>
        <w:tc>
          <w:tcPr>
            <w:tcW w:w="1559" w:type="dxa"/>
          </w:tcPr>
          <w:p w:rsidR="00D972BB" w:rsidRPr="00604EEF" w:rsidRDefault="00D972BB" w:rsidP="00345D77">
            <w:pPr>
              <w:jc w:val="both"/>
              <w:rPr>
                <w:sz w:val="20"/>
                <w:szCs w:val="20"/>
              </w:rPr>
            </w:pPr>
            <w:r w:rsidRPr="00604EEF">
              <w:rPr>
                <w:sz w:val="20"/>
                <w:szCs w:val="20"/>
              </w:rPr>
              <w:t>Prix</w:t>
            </w:r>
          </w:p>
        </w:tc>
        <w:tc>
          <w:tcPr>
            <w:tcW w:w="1559" w:type="dxa"/>
          </w:tcPr>
          <w:p w:rsidR="00D972BB" w:rsidRPr="00604EEF" w:rsidRDefault="00D972BB" w:rsidP="00345D77">
            <w:pPr>
              <w:jc w:val="both"/>
              <w:rPr>
                <w:sz w:val="20"/>
                <w:szCs w:val="20"/>
              </w:rPr>
            </w:pPr>
            <w:r w:rsidRPr="00604EEF">
              <w:rPr>
                <w:sz w:val="20"/>
                <w:szCs w:val="20"/>
              </w:rPr>
              <w:t>Montant</w:t>
            </w:r>
          </w:p>
        </w:tc>
        <w:tc>
          <w:tcPr>
            <w:tcW w:w="1701" w:type="dxa"/>
          </w:tcPr>
          <w:p w:rsidR="00D972BB" w:rsidRPr="00604EEF" w:rsidRDefault="00D972BB" w:rsidP="00345D77">
            <w:pPr>
              <w:jc w:val="both"/>
              <w:rPr>
                <w:sz w:val="20"/>
                <w:szCs w:val="20"/>
              </w:rPr>
            </w:pPr>
            <w:r w:rsidRPr="00604EEF">
              <w:rPr>
                <w:sz w:val="20"/>
                <w:szCs w:val="20"/>
              </w:rPr>
              <w:t>Optionnelle</w:t>
            </w:r>
          </w:p>
        </w:tc>
        <w:tc>
          <w:tcPr>
            <w:tcW w:w="993" w:type="dxa"/>
          </w:tcPr>
          <w:p w:rsidR="00D972BB" w:rsidRPr="00604EEF" w:rsidRDefault="00D972BB" w:rsidP="00345D77">
            <w:pPr>
              <w:jc w:val="both"/>
              <w:rPr>
                <w:sz w:val="20"/>
                <w:szCs w:val="20"/>
              </w:rPr>
            </w:pPr>
          </w:p>
        </w:tc>
        <w:tc>
          <w:tcPr>
            <w:tcW w:w="2236" w:type="dxa"/>
          </w:tcPr>
          <w:p w:rsidR="00D972BB" w:rsidRPr="00604EEF" w:rsidRDefault="00D972BB" w:rsidP="00BA7060">
            <w:pPr>
              <w:rPr>
                <w:sz w:val="20"/>
                <w:szCs w:val="20"/>
              </w:rPr>
            </w:pPr>
          </w:p>
        </w:tc>
      </w:tr>
      <w:tr w:rsidR="00D972BB" w:rsidRPr="00604EEF" w:rsidTr="0031695E">
        <w:tc>
          <w:tcPr>
            <w:tcW w:w="1560" w:type="dxa"/>
          </w:tcPr>
          <w:p w:rsidR="00D972BB" w:rsidRPr="00604EEF" w:rsidRDefault="00D972BB" w:rsidP="006D3DFE">
            <w:pPr>
              <w:rPr>
                <w:sz w:val="20"/>
                <w:szCs w:val="20"/>
              </w:rPr>
            </w:pPr>
            <w:r w:rsidRPr="00604EEF">
              <w:rPr>
                <w:sz w:val="20"/>
                <w:szCs w:val="20"/>
              </w:rPr>
              <w:t>mode de cotation </w:t>
            </w:r>
          </w:p>
        </w:tc>
        <w:tc>
          <w:tcPr>
            <w:tcW w:w="1559" w:type="dxa"/>
          </w:tcPr>
          <w:p w:rsidR="00D972BB" w:rsidRPr="00604EEF" w:rsidRDefault="00D972BB" w:rsidP="00BA7060">
            <w:pPr>
              <w:rPr>
                <w:sz w:val="20"/>
                <w:szCs w:val="20"/>
              </w:rPr>
            </w:pPr>
            <w:r>
              <w:rPr>
                <w:sz w:val="20"/>
                <w:szCs w:val="20"/>
              </w:rPr>
              <w:t>Mode de cotation</w:t>
            </w:r>
          </w:p>
        </w:tc>
        <w:tc>
          <w:tcPr>
            <w:tcW w:w="1559" w:type="dxa"/>
          </w:tcPr>
          <w:p w:rsidR="00D972BB" w:rsidRPr="00604EEF" w:rsidRDefault="00D972BB" w:rsidP="00BA7060">
            <w:pPr>
              <w:rPr>
                <w:sz w:val="20"/>
                <w:szCs w:val="20"/>
              </w:rPr>
            </w:pPr>
            <w:r>
              <w:rPr>
                <w:sz w:val="20"/>
                <w:szCs w:val="20"/>
              </w:rPr>
              <w:t xml:space="preserve">Enumération </w:t>
            </w:r>
          </w:p>
        </w:tc>
        <w:tc>
          <w:tcPr>
            <w:tcW w:w="1701" w:type="dxa"/>
          </w:tcPr>
          <w:p w:rsidR="00D972BB" w:rsidRPr="00604EEF" w:rsidRDefault="00D972BB" w:rsidP="00BA7060">
            <w:pPr>
              <w:rPr>
                <w:sz w:val="20"/>
                <w:szCs w:val="20"/>
              </w:rPr>
            </w:pPr>
            <w:r>
              <w:rPr>
                <w:sz w:val="20"/>
                <w:szCs w:val="20"/>
              </w:rPr>
              <w:t>obligatoire</w:t>
            </w:r>
          </w:p>
        </w:tc>
        <w:tc>
          <w:tcPr>
            <w:tcW w:w="993" w:type="dxa"/>
          </w:tcPr>
          <w:p w:rsidR="00D972BB" w:rsidRDefault="00D972BB" w:rsidP="00BA7060">
            <w:pPr>
              <w:rPr>
                <w:sz w:val="20"/>
                <w:szCs w:val="20"/>
              </w:rPr>
            </w:pPr>
          </w:p>
          <w:p w:rsidR="00D972BB" w:rsidRPr="00604EEF" w:rsidRDefault="00D972BB" w:rsidP="00604EEF">
            <w:pPr>
              <w:rPr>
                <w:sz w:val="20"/>
                <w:szCs w:val="20"/>
              </w:rPr>
            </w:pPr>
          </w:p>
        </w:tc>
        <w:tc>
          <w:tcPr>
            <w:tcW w:w="2236" w:type="dxa"/>
          </w:tcPr>
          <w:p w:rsidR="00D972BB" w:rsidRPr="00604EEF" w:rsidRDefault="00D972BB" w:rsidP="00BA7060">
            <w:pPr>
              <w:rPr>
                <w:sz w:val="20"/>
                <w:szCs w:val="20"/>
              </w:rPr>
            </w:pPr>
            <w:r>
              <w:rPr>
                <w:sz w:val="20"/>
                <w:szCs w:val="20"/>
              </w:rPr>
              <w:t>Montant /pourcentage</w:t>
            </w:r>
          </w:p>
        </w:tc>
      </w:tr>
      <w:tr w:rsidR="00D972BB" w:rsidRPr="00604EEF" w:rsidTr="0031695E">
        <w:tc>
          <w:tcPr>
            <w:tcW w:w="1560" w:type="dxa"/>
          </w:tcPr>
          <w:p w:rsidR="00D972BB" w:rsidRPr="00604EEF" w:rsidRDefault="00D972BB" w:rsidP="006D3DFE">
            <w:pPr>
              <w:rPr>
                <w:sz w:val="20"/>
                <w:szCs w:val="20"/>
              </w:rPr>
            </w:pPr>
            <w:r w:rsidRPr="00604EEF">
              <w:rPr>
                <w:sz w:val="20"/>
                <w:szCs w:val="20"/>
              </w:rPr>
              <w:t>date de paiement</w:t>
            </w:r>
          </w:p>
        </w:tc>
        <w:tc>
          <w:tcPr>
            <w:tcW w:w="1559" w:type="dxa"/>
          </w:tcPr>
          <w:p w:rsidR="00D972BB" w:rsidRPr="00604EEF" w:rsidRDefault="00D972BB" w:rsidP="00BA7060">
            <w:pPr>
              <w:rPr>
                <w:sz w:val="20"/>
                <w:szCs w:val="20"/>
              </w:rPr>
            </w:pPr>
            <w:r>
              <w:rPr>
                <w:sz w:val="20"/>
                <w:szCs w:val="20"/>
              </w:rPr>
              <w:t>Date de paiement</w:t>
            </w:r>
          </w:p>
        </w:tc>
        <w:tc>
          <w:tcPr>
            <w:tcW w:w="1559" w:type="dxa"/>
          </w:tcPr>
          <w:p w:rsidR="00D972BB" w:rsidRPr="00604EEF" w:rsidRDefault="00D972BB" w:rsidP="00BA7060">
            <w:pPr>
              <w:rPr>
                <w:sz w:val="20"/>
                <w:szCs w:val="20"/>
              </w:rPr>
            </w:pPr>
            <w:r>
              <w:rPr>
                <w:sz w:val="20"/>
                <w:szCs w:val="20"/>
              </w:rPr>
              <w:t>date</w:t>
            </w:r>
          </w:p>
        </w:tc>
        <w:tc>
          <w:tcPr>
            <w:tcW w:w="1701" w:type="dxa"/>
          </w:tcPr>
          <w:p w:rsidR="00D972BB" w:rsidRPr="00604EEF" w:rsidRDefault="00D972BB" w:rsidP="00BA7060">
            <w:pPr>
              <w:rPr>
                <w:sz w:val="20"/>
                <w:szCs w:val="20"/>
              </w:rPr>
            </w:pPr>
            <w:r>
              <w:rPr>
                <w:sz w:val="20"/>
                <w:szCs w:val="20"/>
              </w:rPr>
              <w:t>optionnelle</w:t>
            </w:r>
          </w:p>
        </w:tc>
        <w:tc>
          <w:tcPr>
            <w:tcW w:w="993" w:type="dxa"/>
          </w:tcPr>
          <w:p w:rsidR="00D972BB" w:rsidRPr="00604EEF" w:rsidRDefault="00D972BB" w:rsidP="00BA7060">
            <w:pPr>
              <w:rPr>
                <w:sz w:val="20"/>
                <w:szCs w:val="20"/>
              </w:rPr>
            </w:pPr>
          </w:p>
        </w:tc>
        <w:tc>
          <w:tcPr>
            <w:tcW w:w="2236" w:type="dxa"/>
          </w:tcPr>
          <w:p w:rsidR="00D972BB" w:rsidRPr="00604EEF" w:rsidRDefault="00D972BB" w:rsidP="00BA7060">
            <w:pPr>
              <w:rPr>
                <w:sz w:val="20"/>
                <w:szCs w:val="20"/>
              </w:rPr>
            </w:pPr>
          </w:p>
        </w:tc>
      </w:tr>
      <w:tr w:rsidR="00D972BB" w:rsidRPr="00604EEF" w:rsidTr="0031695E">
        <w:tc>
          <w:tcPr>
            <w:tcW w:w="1560" w:type="dxa"/>
          </w:tcPr>
          <w:p w:rsidR="00D972BB" w:rsidRPr="00604EEF" w:rsidRDefault="00D972BB" w:rsidP="006D3DFE">
            <w:pPr>
              <w:rPr>
                <w:sz w:val="20"/>
                <w:szCs w:val="20"/>
              </w:rPr>
            </w:pPr>
            <w:r w:rsidRPr="00604EEF">
              <w:rPr>
                <w:sz w:val="20"/>
                <w:szCs w:val="20"/>
              </w:rPr>
              <w:t>Devise</w:t>
            </w:r>
          </w:p>
        </w:tc>
        <w:tc>
          <w:tcPr>
            <w:tcW w:w="1559" w:type="dxa"/>
          </w:tcPr>
          <w:p w:rsidR="00D972BB" w:rsidRPr="00604EEF" w:rsidRDefault="00D972BB" w:rsidP="00345D77">
            <w:pPr>
              <w:jc w:val="both"/>
              <w:rPr>
                <w:sz w:val="20"/>
                <w:szCs w:val="20"/>
              </w:rPr>
            </w:pPr>
            <w:r w:rsidRPr="00604EEF">
              <w:rPr>
                <w:sz w:val="20"/>
                <w:szCs w:val="20"/>
              </w:rPr>
              <w:t>Devise</w:t>
            </w:r>
          </w:p>
        </w:tc>
        <w:tc>
          <w:tcPr>
            <w:tcW w:w="1559" w:type="dxa"/>
          </w:tcPr>
          <w:p w:rsidR="00D972BB" w:rsidRPr="00604EEF" w:rsidRDefault="00D972BB" w:rsidP="00345D77">
            <w:pPr>
              <w:jc w:val="both"/>
              <w:rPr>
                <w:sz w:val="20"/>
                <w:szCs w:val="20"/>
              </w:rPr>
            </w:pPr>
            <w:r w:rsidRPr="00604EEF">
              <w:rPr>
                <w:sz w:val="20"/>
                <w:szCs w:val="20"/>
              </w:rPr>
              <w:t>Devise</w:t>
            </w:r>
          </w:p>
        </w:tc>
        <w:tc>
          <w:tcPr>
            <w:tcW w:w="1701" w:type="dxa"/>
          </w:tcPr>
          <w:p w:rsidR="00D972BB" w:rsidRPr="00604EEF" w:rsidRDefault="00D972BB" w:rsidP="00345D77">
            <w:pPr>
              <w:jc w:val="both"/>
              <w:rPr>
                <w:sz w:val="20"/>
                <w:szCs w:val="20"/>
              </w:rPr>
            </w:pPr>
            <w:r w:rsidRPr="00604EEF">
              <w:rPr>
                <w:sz w:val="20"/>
                <w:szCs w:val="20"/>
              </w:rPr>
              <w:t>Obligatoire</w:t>
            </w:r>
          </w:p>
        </w:tc>
        <w:tc>
          <w:tcPr>
            <w:tcW w:w="993" w:type="dxa"/>
          </w:tcPr>
          <w:p w:rsidR="00D972BB" w:rsidRPr="00604EEF" w:rsidRDefault="00D972BB" w:rsidP="00345D77">
            <w:pPr>
              <w:jc w:val="both"/>
              <w:rPr>
                <w:sz w:val="20"/>
                <w:szCs w:val="20"/>
              </w:rPr>
            </w:pPr>
          </w:p>
        </w:tc>
        <w:tc>
          <w:tcPr>
            <w:tcW w:w="2236" w:type="dxa"/>
          </w:tcPr>
          <w:p w:rsidR="00D972BB" w:rsidRPr="00604EEF" w:rsidRDefault="00D972BB" w:rsidP="00345D77">
            <w:pPr>
              <w:jc w:val="both"/>
              <w:rPr>
                <w:sz w:val="20"/>
                <w:szCs w:val="20"/>
              </w:rPr>
            </w:pPr>
            <w:r w:rsidRPr="00604EEF">
              <w:rPr>
                <w:sz w:val="20"/>
                <w:szCs w:val="20"/>
              </w:rPr>
              <w:t>Les devises définies dans le référentiel.</w:t>
            </w:r>
          </w:p>
        </w:tc>
      </w:tr>
      <w:tr w:rsidR="00D972BB" w:rsidRPr="00604EEF" w:rsidTr="00F81489">
        <w:tc>
          <w:tcPr>
            <w:tcW w:w="9608" w:type="dxa"/>
            <w:gridSpan w:val="6"/>
          </w:tcPr>
          <w:p w:rsidR="00D972BB" w:rsidRPr="00604EEF" w:rsidRDefault="00D972BB" w:rsidP="00345D77">
            <w:pPr>
              <w:jc w:val="both"/>
              <w:rPr>
                <w:sz w:val="20"/>
                <w:szCs w:val="20"/>
              </w:rPr>
            </w:pPr>
          </w:p>
        </w:tc>
      </w:tr>
      <w:tr w:rsidR="00D972BB" w:rsidRPr="00604EEF" w:rsidTr="0031695E">
        <w:tc>
          <w:tcPr>
            <w:tcW w:w="1560" w:type="dxa"/>
          </w:tcPr>
          <w:p w:rsidR="00D972BB" w:rsidRPr="00604EEF" w:rsidRDefault="00D972BB" w:rsidP="00F81489">
            <w:pPr>
              <w:jc w:val="both"/>
              <w:rPr>
                <w:sz w:val="20"/>
                <w:szCs w:val="20"/>
              </w:rPr>
            </w:pPr>
            <w:r>
              <w:rPr>
                <w:sz w:val="20"/>
                <w:szCs w:val="20"/>
              </w:rPr>
              <w:t>Commentaires</w:t>
            </w:r>
          </w:p>
        </w:tc>
        <w:tc>
          <w:tcPr>
            <w:tcW w:w="1559" w:type="dxa"/>
          </w:tcPr>
          <w:p w:rsidR="00D972BB" w:rsidRPr="00604EEF" w:rsidRDefault="00D972BB" w:rsidP="00F81489">
            <w:pPr>
              <w:jc w:val="both"/>
              <w:rPr>
                <w:sz w:val="20"/>
                <w:szCs w:val="20"/>
              </w:rPr>
            </w:pPr>
            <w:r>
              <w:rPr>
                <w:sz w:val="20"/>
                <w:szCs w:val="20"/>
              </w:rPr>
              <w:t xml:space="preserve">Commentaire </w:t>
            </w:r>
          </w:p>
        </w:tc>
        <w:tc>
          <w:tcPr>
            <w:tcW w:w="1559" w:type="dxa"/>
          </w:tcPr>
          <w:p w:rsidR="00D972BB" w:rsidRDefault="00D972BB" w:rsidP="00F81489">
            <w:pPr>
              <w:rPr>
                <w:sz w:val="20"/>
                <w:szCs w:val="20"/>
              </w:rPr>
            </w:pPr>
            <w:r>
              <w:rPr>
                <w:sz w:val="20"/>
                <w:szCs w:val="20"/>
              </w:rPr>
              <w:t>Texte</w:t>
            </w:r>
          </w:p>
        </w:tc>
        <w:tc>
          <w:tcPr>
            <w:tcW w:w="1701" w:type="dxa"/>
          </w:tcPr>
          <w:p w:rsidR="00D972BB" w:rsidRDefault="00D972BB" w:rsidP="00F81489">
            <w:pPr>
              <w:rPr>
                <w:sz w:val="20"/>
                <w:szCs w:val="20"/>
              </w:rPr>
            </w:pPr>
          </w:p>
        </w:tc>
        <w:tc>
          <w:tcPr>
            <w:tcW w:w="993" w:type="dxa"/>
          </w:tcPr>
          <w:p w:rsidR="00D972BB" w:rsidRPr="00604EEF" w:rsidRDefault="00D972BB" w:rsidP="00F81489">
            <w:pPr>
              <w:rPr>
                <w:sz w:val="20"/>
                <w:szCs w:val="20"/>
              </w:rPr>
            </w:pPr>
          </w:p>
        </w:tc>
        <w:tc>
          <w:tcPr>
            <w:tcW w:w="2236" w:type="dxa"/>
          </w:tcPr>
          <w:p w:rsidR="00D972BB" w:rsidRPr="00604EEF" w:rsidRDefault="00D972BB" w:rsidP="00F81489">
            <w:pPr>
              <w:rPr>
                <w:sz w:val="20"/>
                <w:szCs w:val="20"/>
              </w:rPr>
            </w:pPr>
          </w:p>
        </w:tc>
      </w:tr>
    </w:tbl>
    <w:p w:rsidR="00937CB5" w:rsidRPr="00604EEF" w:rsidRDefault="00937CB5" w:rsidP="00937CB5">
      <w:pPr>
        <w:pStyle w:val="Style3"/>
      </w:pPr>
      <w:bookmarkStart w:id="198" w:name="_Toc319568807"/>
      <w:bookmarkStart w:id="199" w:name="_Toc409450812"/>
      <w:r w:rsidRPr="00604EEF">
        <w:t>Comportement de l’écran</w:t>
      </w:r>
      <w:bookmarkEnd w:id="198"/>
      <w:bookmarkEnd w:id="199"/>
    </w:p>
    <w:p w:rsidR="00937CB5" w:rsidRDefault="0008790B" w:rsidP="0029022A">
      <w:pPr>
        <w:pStyle w:val="ListParagraph"/>
        <w:spacing w:before="240" w:line="240" w:lineRule="auto"/>
        <w:ind w:right="142"/>
      </w:pPr>
      <w:r>
        <w:t>Le comportement de l’écran est décrit dans la section 6.1.4</w:t>
      </w:r>
    </w:p>
    <w:p w:rsidR="00FE431C" w:rsidRDefault="00FE431C" w:rsidP="00FE431C">
      <w:pPr>
        <w:pStyle w:val="ListParagraph"/>
        <w:spacing w:before="240" w:line="240" w:lineRule="auto"/>
        <w:ind w:right="142"/>
      </w:pPr>
    </w:p>
    <w:p w:rsidR="006B7890" w:rsidRPr="004325ED" w:rsidRDefault="006B7890" w:rsidP="006B7890">
      <w:pPr>
        <w:pStyle w:val="Style2"/>
      </w:pPr>
      <w:bookmarkStart w:id="200" w:name="_Toc409450813"/>
      <w:r w:rsidRPr="004325ED">
        <w:t>Description de l’écran &lt;</w:t>
      </w:r>
      <w:r>
        <w:t>Création manuelle d’une OST obligatoire avec choix</w:t>
      </w:r>
      <w:r w:rsidRPr="004325ED">
        <w:t>&gt;</w:t>
      </w:r>
      <w:bookmarkEnd w:id="200"/>
    </w:p>
    <w:p w:rsidR="006B7890" w:rsidRPr="004325ED" w:rsidRDefault="006B7890" w:rsidP="006B7890">
      <w:pPr>
        <w:pStyle w:val="Style3"/>
      </w:pPr>
      <w:bookmarkStart w:id="201" w:name="_Toc409450814"/>
      <w:r w:rsidRPr="004325ED">
        <w:t>Maquette de l’écran &lt;</w:t>
      </w:r>
      <w:r>
        <w:t>Création manuelle d’une annonce de distribution de dividende obligatoire avec choix</w:t>
      </w:r>
      <w:r w:rsidRPr="004325ED">
        <w:t>&gt;</w:t>
      </w:r>
      <w:bookmarkEnd w:id="201"/>
    </w:p>
    <w:p w:rsidR="006B7890" w:rsidRDefault="006B7890" w:rsidP="006B7890"/>
    <w:p w:rsidR="005149E4" w:rsidRDefault="005149E4" w:rsidP="006B7890">
      <w:r>
        <w:rPr>
          <w:noProof/>
          <w:lang w:eastAsia="fr-FR"/>
        </w:rPr>
        <w:drawing>
          <wp:inline distT="0" distB="0" distL="0" distR="0">
            <wp:extent cx="5753100" cy="249555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srcRect/>
                    <a:stretch>
                      <a:fillRect/>
                    </a:stretch>
                  </pic:blipFill>
                  <pic:spPr bwMode="auto">
                    <a:xfrm>
                      <a:off x="0" y="0"/>
                      <a:ext cx="5753100" cy="2495550"/>
                    </a:xfrm>
                    <a:prstGeom prst="rect">
                      <a:avLst/>
                    </a:prstGeom>
                    <a:noFill/>
                    <a:ln w="9525">
                      <a:noFill/>
                      <a:miter lim="800000"/>
                      <a:headEnd/>
                      <a:tailEnd/>
                    </a:ln>
                  </pic:spPr>
                </pic:pic>
              </a:graphicData>
            </a:graphic>
          </wp:inline>
        </w:drawing>
      </w:r>
    </w:p>
    <w:p w:rsidR="005149E4" w:rsidRDefault="005149E4" w:rsidP="006B7890"/>
    <w:p w:rsidR="005149E4" w:rsidRPr="005149E4" w:rsidRDefault="005149E4" w:rsidP="006B7890">
      <w:pPr>
        <w:rPr>
          <w:b/>
          <w:color w:val="A6A6A6" w:themeColor="background1" w:themeShade="A6"/>
        </w:rPr>
      </w:pPr>
      <w:r w:rsidRPr="005149E4">
        <w:rPr>
          <w:b/>
          <w:color w:val="A6A6A6" w:themeColor="background1" w:themeShade="A6"/>
        </w:rPr>
        <w:t xml:space="preserve">Option Espèce : </w:t>
      </w:r>
    </w:p>
    <w:p w:rsidR="005149E4" w:rsidRDefault="005149E4" w:rsidP="006B7890">
      <w:r>
        <w:rPr>
          <w:noProof/>
          <w:lang w:eastAsia="fr-FR"/>
        </w:rPr>
        <w:lastRenderedPageBreak/>
        <w:drawing>
          <wp:inline distT="0" distB="0" distL="0" distR="0">
            <wp:extent cx="5753100" cy="204787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srcRect/>
                    <a:stretch>
                      <a:fillRect/>
                    </a:stretch>
                  </pic:blipFill>
                  <pic:spPr bwMode="auto">
                    <a:xfrm>
                      <a:off x="0" y="0"/>
                      <a:ext cx="5753100" cy="2047875"/>
                    </a:xfrm>
                    <a:prstGeom prst="rect">
                      <a:avLst/>
                    </a:prstGeom>
                    <a:noFill/>
                    <a:ln w="9525">
                      <a:noFill/>
                      <a:miter lim="800000"/>
                      <a:headEnd/>
                      <a:tailEnd/>
                    </a:ln>
                  </pic:spPr>
                </pic:pic>
              </a:graphicData>
            </a:graphic>
          </wp:inline>
        </w:drawing>
      </w:r>
    </w:p>
    <w:p w:rsidR="005149E4" w:rsidRDefault="005149E4" w:rsidP="006B7890">
      <w:pPr>
        <w:rPr>
          <w:b/>
          <w:color w:val="A6A6A6" w:themeColor="background1" w:themeShade="A6"/>
        </w:rPr>
      </w:pPr>
    </w:p>
    <w:p w:rsidR="005149E4" w:rsidRPr="005149E4" w:rsidRDefault="005149E4" w:rsidP="006B7890">
      <w:pPr>
        <w:rPr>
          <w:b/>
          <w:color w:val="A6A6A6" w:themeColor="background1" w:themeShade="A6"/>
        </w:rPr>
      </w:pPr>
      <w:r w:rsidRPr="005149E4">
        <w:rPr>
          <w:b/>
          <w:color w:val="A6A6A6" w:themeColor="background1" w:themeShade="A6"/>
        </w:rPr>
        <w:t>Option titre :</w:t>
      </w:r>
    </w:p>
    <w:p w:rsidR="006B7890" w:rsidRDefault="005149E4" w:rsidP="006B7890">
      <w:pPr>
        <w:jc w:val="center"/>
        <w:rPr>
          <w:i/>
        </w:rPr>
      </w:pPr>
      <w:r>
        <w:rPr>
          <w:i/>
          <w:noProof/>
          <w:lang w:eastAsia="fr-FR"/>
        </w:rPr>
        <w:drawing>
          <wp:inline distT="0" distB="0" distL="0" distR="0">
            <wp:extent cx="5762625" cy="2124075"/>
            <wp:effectExtent l="1905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srcRect/>
                    <a:stretch>
                      <a:fillRect/>
                    </a:stretch>
                  </pic:blipFill>
                  <pic:spPr bwMode="auto">
                    <a:xfrm>
                      <a:off x="0" y="0"/>
                      <a:ext cx="5762625" cy="2124075"/>
                    </a:xfrm>
                    <a:prstGeom prst="rect">
                      <a:avLst/>
                    </a:prstGeom>
                    <a:noFill/>
                    <a:ln w="9525">
                      <a:noFill/>
                      <a:miter lim="800000"/>
                      <a:headEnd/>
                      <a:tailEnd/>
                    </a:ln>
                  </pic:spPr>
                </pic:pic>
              </a:graphicData>
            </a:graphic>
          </wp:inline>
        </w:drawing>
      </w:r>
    </w:p>
    <w:p w:rsidR="005149E4" w:rsidRDefault="005149E4" w:rsidP="005149E4">
      <w:pPr>
        <w:rPr>
          <w:b/>
          <w:color w:val="A6A6A6" w:themeColor="background1" w:themeShade="A6"/>
        </w:rPr>
      </w:pPr>
    </w:p>
    <w:p w:rsidR="005149E4" w:rsidRDefault="005149E4" w:rsidP="005149E4">
      <w:pPr>
        <w:rPr>
          <w:b/>
          <w:color w:val="A6A6A6" w:themeColor="background1" w:themeShade="A6"/>
        </w:rPr>
      </w:pPr>
      <w:r w:rsidRPr="005149E4">
        <w:rPr>
          <w:b/>
          <w:color w:val="A6A6A6" w:themeColor="background1" w:themeShade="A6"/>
        </w:rPr>
        <w:t>Option CASE</w:t>
      </w:r>
      <w:r>
        <w:rPr>
          <w:b/>
          <w:color w:val="A6A6A6" w:themeColor="background1" w:themeShade="A6"/>
        </w:rPr>
        <w:t> :</w:t>
      </w:r>
    </w:p>
    <w:p w:rsidR="005149E4" w:rsidRPr="005149E4" w:rsidRDefault="00D63A39" w:rsidP="005149E4">
      <w:pPr>
        <w:rPr>
          <w:b/>
          <w:color w:val="A6A6A6" w:themeColor="background1" w:themeShade="A6"/>
        </w:rPr>
      </w:pPr>
      <w:r>
        <w:rPr>
          <w:b/>
          <w:noProof/>
          <w:color w:val="A6A6A6" w:themeColor="background1" w:themeShade="A6"/>
          <w:lang w:eastAsia="fr-FR"/>
        </w:rPr>
        <w:drawing>
          <wp:inline distT="0" distB="0" distL="0" distR="0">
            <wp:extent cx="5753100" cy="2952750"/>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srcRect/>
                    <a:stretch>
                      <a:fillRect/>
                    </a:stretch>
                  </pic:blipFill>
                  <pic:spPr bwMode="auto">
                    <a:xfrm>
                      <a:off x="0" y="0"/>
                      <a:ext cx="5753100" cy="2952750"/>
                    </a:xfrm>
                    <a:prstGeom prst="rect">
                      <a:avLst/>
                    </a:prstGeom>
                    <a:noFill/>
                    <a:ln w="9525">
                      <a:noFill/>
                      <a:miter lim="800000"/>
                      <a:headEnd/>
                      <a:tailEnd/>
                    </a:ln>
                  </pic:spPr>
                </pic:pic>
              </a:graphicData>
            </a:graphic>
          </wp:inline>
        </w:drawing>
      </w:r>
    </w:p>
    <w:p w:rsidR="005149E4" w:rsidRDefault="005149E4" w:rsidP="006B7890">
      <w:pPr>
        <w:jc w:val="center"/>
        <w:rPr>
          <w:i/>
        </w:rPr>
      </w:pPr>
    </w:p>
    <w:p w:rsidR="006B7890" w:rsidRPr="00FB0812" w:rsidRDefault="006B7890" w:rsidP="006B7890">
      <w:pPr>
        <w:rPr>
          <w:i/>
        </w:rPr>
      </w:pPr>
      <w:r w:rsidRPr="007D4835">
        <w:rPr>
          <w:b/>
          <w:color w:val="FF0000"/>
        </w:rPr>
        <w:t>N.B. :</w:t>
      </w:r>
      <w:r w:rsidR="005149E4">
        <w:t xml:space="preserve"> Les </w:t>
      </w:r>
      <w:r>
        <w:t>écran</w:t>
      </w:r>
      <w:r w:rsidR="005149E4">
        <w:t>s</w:t>
      </w:r>
      <w:r>
        <w:t xml:space="preserve"> </w:t>
      </w:r>
      <w:r w:rsidR="005149E4">
        <w:t>sont</w:t>
      </w:r>
      <w:r>
        <w:t xml:space="preserve"> imprimé</w:t>
      </w:r>
      <w:r w:rsidR="005149E4">
        <w:t>s</w:t>
      </w:r>
      <w:r>
        <w:t xml:space="preserve"> à titre d’information, les données mentionnées sont pour illustration, </w:t>
      </w:r>
      <w:r w:rsidR="005149E4">
        <w:t>Les écrans</w:t>
      </w:r>
      <w:r>
        <w:t xml:space="preserve"> peu</w:t>
      </w:r>
      <w:r w:rsidR="005149E4">
        <w:t>ven</w:t>
      </w:r>
      <w:r>
        <w:t>t changer lors du cycle de développement</w:t>
      </w:r>
    </w:p>
    <w:p w:rsidR="006B7890" w:rsidRPr="004325ED" w:rsidRDefault="006B7890" w:rsidP="006B7890">
      <w:pPr>
        <w:pStyle w:val="Style3"/>
      </w:pPr>
      <w:bookmarkStart w:id="202" w:name="_Toc409450815"/>
      <w:r w:rsidRPr="004325ED">
        <w:lastRenderedPageBreak/>
        <w:t>Typologie des données manipulées</w:t>
      </w:r>
      <w:bookmarkEnd w:id="202"/>
    </w:p>
    <w:p w:rsidR="006B7890" w:rsidRPr="004325ED" w:rsidRDefault="006B7890"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851"/>
        <w:gridCol w:w="2378"/>
      </w:tblGrid>
      <w:tr w:rsidR="006B7890" w:rsidRPr="004325ED" w:rsidTr="00D972BB">
        <w:trPr>
          <w:trHeight w:val="623"/>
        </w:trPr>
        <w:tc>
          <w:tcPr>
            <w:tcW w:w="1560" w:type="dxa"/>
            <w:shd w:val="clear" w:color="auto" w:fill="D9D9D9" w:themeFill="background1" w:themeFillShade="D9"/>
          </w:tcPr>
          <w:p w:rsidR="006B7890" w:rsidRPr="004325ED" w:rsidRDefault="006B7890" w:rsidP="00974226">
            <w:pPr>
              <w:jc w:val="center"/>
              <w:rPr>
                <w:b/>
                <w:bCs/>
              </w:rPr>
            </w:pPr>
            <w:r w:rsidRPr="004325ED">
              <w:rPr>
                <w:b/>
                <w:bCs/>
              </w:rPr>
              <w:t>Champ</w:t>
            </w:r>
          </w:p>
        </w:tc>
        <w:tc>
          <w:tcPr>
            <w:tcW w:w="1559" w:type="dxa"/>
            <w:shd w:val="clear" w:color="auto" w:fill="D9D9D9" w:themeFill="background1" w:themeFillShade="D9"/>
          </w:tcPr>
          <w:p w:rsidR="006B7890" w:rsidRPr="004325ED" w:rsidRDefault="006B7890" w:rsidP="00974226">
            <w:pPr>
              <w:jc w:val="center"/>
              <w:rPr>
                <w:b/>
                <w:bCs/>
              </w:rPr>
            </w:pPr>
            <w:r w:rsidRPr="004325ED">
              <w:rPr>
                <w:b/>
                <w:bCs/>
              </w:rPr>
              <w:t>Etiquette</w:t>
            </w:r>
          </w:p>
        </w:tc>
        <w:tc>
          <w:tcPr>
            <w:tcW w:w="1559" w:type="dxa"/>
            <w:shd w:val="clear" w:color="auto" w:fill="D9D9D9" w:themeFill="background1" w:themeFillShade="D9"/>
          </w:tcPr>
          <w:p w:rsidR="006B7890" w:rsidRPr="004325ED" w:rsidRDefault="006B7890" w:rsidP="00974226">
            <w:pPr>
              <w:jc w:val="center"/>
              <w:rPr>
                <w:b/>
                <w:bCs/>
              </w:rPr>
            </w:pPr>
            <w:r w:rsidRPr="004325ED">
              <w:rPr>
                <w:b/>
                <w:bCs/>
              </w:rPr>
              <w:t>Type de champ</w:t>
            </w:r>
          </w:p>
        </w:tc>
        <w:tc>
          <w:tcPr>
            <w:tcW w:w="1701" w:type="dxa"/>
            <w:shd w:val="clear" w:color="auto" w:fill="D9D9D9" w:themeFill="background1" w:themeFillShade="D9"/>
          </w:tcPr>
          <w:p w:rsidR="006B7890" w:rsidRPr="004325ED" w:rsidRDefault="006B7890" w:rsidP="00974226">
            <w:pPr>
              <w:jc w:val="center"/>
              <w:rPr>
                <w:b/>
                <w:bCs/>
              </w:rPr>
            </w:pPr>
            <w:r w:rsidRPr="004325ED">
              <w:rPr>
                <w:b/>
                <w:bCs/>
              </w:rPr>
              <w:t>Type de donnée manipulée</w:t>
            </w:r>
          </w:p>
        </w:tc>
        <w:tc>
          <w:tcPr>
            <w:tcW w:w="851" w:type="dxa"/>
            <w:shd w:val="clear" w:color="auto" w:fill="D9D9D9" w:themeFill="background1" w:themeFillShade="D9"/>
          </w:tcPr>
          <w:p w:rsidR="006B7890" w:rsidRPr="004325ED" w:rsidRDefault="006B7890" w:rsidP="00974226">
            <w:pPr>
              <w:jc w:val="center"/>
              <w:rPr>
                <w:b/>
                <w:bCs/>
              </w:rPr>
            </w:pPr>
            <w:r w:rsidRPr="004325ED">
              <w:rPr>
                <w:b/>
                <w:bCs/>
              </w:rPr>
              <w:t>Taille</w:t>
            </w:r>
          </w:p>
        </w:tc>
        <w:tc>
          <w:tcPr>
            <w:tcW w:w="2378" w:type="dxa"/>
            <w:shd w:val="clear" w:color="auto" w:fill="D9D9D9" w:themeFill="background1" w:themeFillShade="D9"/>
          </w:tcPr>
          <w:p w:rsidR="006B7890" w:rsidRPr="004325ED" w:rsidRDefault="006B7890" w:rsidP="00974226">
            <w:pPr>
              <w:jc w:val="center"/>
              <w:rPr>
                <w:b/>
                <w:bCs/>
              </w:rPr>
            </w:pPr>
            <w:r w:rsidRPr="004325ED">
              <w:rPr>
                <w:b/>
                <w:bCs/>
              </w:rPr>
              <w:t>Description &amp; valeurs possibles</w:t>
            </w:r>
          </w:p>
        </w:tc>
      </w:tr>
      <w:tr w:rsidR="00494DFC" w:rsidRPr="00604EEF" w:rsidTr="00494DFC">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BB7E28" w:rsidP="00F81489">
            <w:pPr>
              <w:rPr>
                <w:sz w:val="20"/>
                <w:szCs w:val="20"/>
              </w:rPr>
            </w:pPr>
            <w:r w:rsidRPr="00604EEF">
              <w:rPr>
                <w:sz w:val="20"/>
                <w:szCs w:val="20"/>
              </w:rPr>
              <w:t>O</w:t>
            </w:r>
            <w:r w:rsidR="00494DFC" w:rsidRPr="00604EEF">
              <w:rPr>
                <w:sz w:val="20"/>
                <w:szCs w:val="20"/>
              </w:rPr>
              <w:t>bligatoire</w:t>
            </w:r>
          </w:p>
        </w:tc>
        <w:tc>
          <w:tcPr>
            <w:tcW w:w="851" w:type="dxa"/>
          </w:tcPr>
          <w:p w:rsidR="00494DFC" w:rsidRPr="00604EEF" w:rsidRDefault="00494DFC" w:rsidP="00F81489">
            <w:pPr>
              <w:rPr>
                <w:sz w:val="20"/>
                <w:szCs w:val="20"/>
              </w:rPr>
            </w:pPr>
          </w:p>
        </w:tc>
        <w:tc>
          <w:tcPr>
            <w:tcW w:w="2378"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974226">
            <w:pPr>
              <w:rPr>
                <w:sz w:val="20"/>
                <w:szCs w:val="20"/>
              </w:rPr>
            </w:pPr>
            <w:r w:rsidRPr="00604EEF">
              <w:rPr>
                <w:sz w:val="20"/>
                <w:szCs w:val="20"/>
              </w:rPr>
              <w:t>20C CORP</w:t>
            </w:r>
          </w:p>
        </w:tc>
        <w:tc>
          <w:tcPr>
            <w:tcW w:w="1559" w:type="dxa"/>
          </w:tcPr>
          <w:p w:rsidR="00494DFC" w:rsidRPr="00604EEF" w:rsidRDefault="00494DFC" w:rsidP="00974226">
            <w:pPr>
              <w:rPr>
                <w:sz w:val="20"/>
                <w:szCs w:val="20"/>
              </w:rPr>
            </w:pPr>
            <w:r w:rsidRPr="00604EEF">
              <w:rPr>
                <w:sz w:val="20"/>
                <w:szCs w:val="20"/>
              </w:rPr>
              <w:t>Alphanumérique</w:t>
            </w:r>
          </w:p>
        </w:tc>
        <w:tc>
          <w:tcPr>
            <w:tcW w:w="1701" w:type="dxa"/>
          </w:tcPr>
          <w:p w:rsidR="00494DFC" w:rsidRPr="00604EEF" w:rsidRDefault="00BB7E28" w:rsidP="00974226">
            <w:pPr>
              <w:rPr>
                <w:sz w:val="20"/>
                <w:szCs w:val="20"/>
              </w:rPr>
            </w:pPr>
            <w:r w:rsidRPr="00604EEF">
              <w:rPr>
                <w:sz w:val="20"/>
                <w:szCs w:val="20"/>
              </w:rPr>
              <w:t>O</w:t>
            </w:r>
            <w:r w:rsidR="00494DFC" w:rsidRPr="00604EEF">
              <w:rPr>
                <w:sz w:val="20"/>
                <w:szCs w:val="20"/>
              </w:rPr>
              <w:t>bligatoire</w:t>
            </w:r>
          </w:p>
        </w:tc>
        <w:tc>
          <w:tcPr>
            <w:tcW w:w="851" w:type="dxa"/>
          </w:tcPr>
          <w:p w:rsidR="00494DFC" w:rsidRPr="00604EEF" w:rsidRDefault="00494DFC" w:rsidP="00974226">
            <w:pPr>
              <w:rPr>
                <w:sz w:val="20"/>
                <w:szCs w:val="20"/>
              </w:rPr>
            </w:pPr>
            <w:r w:rsidRPr="00604EEF">
              <w:rPr>
                <w:sz w:val="20"/>
                <w:szCs w:val="20"/>
              </w:rPr>
              <w:t>16</w:t>
            </w: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Officielle</w:t>
            </w:r>
          </w:p>
        </w:tc>
        <w:tc>
          <w:tcPr>
            <w:tcW w:w="1559" w:type="dxa"/>
          </w:tcPr>
          <w:p w:rsidR="00494DFC" w:rsidRPr="00604EEF" w:rsidRDefault="00494DFC" w:rsidP="00974226">
            <w:pPr>
              <w:rPr>
                <w:sz w:val="20"/>
                <w:szCs w:val="20"/>
              </w:rPr>
            </w:pPr>
            <w:r w:rsidRPr="00604EEF">
              <w:rPr>
                <w:sz w:val="20"/>
                <w:szCs w:val="20"/>
              </w:rPr>
              <w:t>Officielle</w:t>
            </w:r>
          </w:p>
        </w:tc>
        <w:tc>
          <w:tcPr>
            <w:tcW w:w="1559" w:type="dxa"/>
          </w:tcPr>
          <w:p w:rsidR="00494DFC" w:rsidRPr="00604EEF" w:rsidRDefault="00494DFC" w:rsidP="00974226">
            <w:pPr>
              <w:rPr>
                <w:sz w:val="20"/>
                <w:szCs w:val="20"/>
              </w:rPr>
            </w:pPr>
            <w:r w:rsidRPr="00604EEF">
              <w:rPr>
                <w:sz w:val="20"/>
                <w:szCs w:val="20"/>
              </w:rPr>
              <w:t>Booléen</w:t>
            </w:r>
          </w:p>
        </w:tc>
        <w:tc>
          <w:tcPr>
            <w:tcW w:w="1701" w:type="dxa"/>
          </w:tcPr>
          <w:p w:rsidR="00494DFC" w:rsidRPr="00604EEF" w:rsidRDefault="00494DFC" w:rsidP="00974226">
            <w:pPr>
              <w:rPr>
                <w:sz w:val="20"/>
                <w:szCs w:val="20"/>
              </w:rPr>
            </w:pP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Vrai / faux</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Complète</w:t>
            </w:r>
          </w:p>
        </w:tc>
        <w:tc>
          <w:tcPr>
            <w:tcW w:w="1559" w:type="dxa"/>
          </w:tcPr>
          <w:p w:rsidR="00494DFC" w:rsidRPr="00604EEF" w:rsidRDefault="00494DFC" w:rsidP="00974226">
            <w:pPr>
              <w:rPr>
                <w:sz w:val="20"/>
                <w:szCs w:val="20"/>
              </w:rPr>
            </w:pPr>
            <w:r w:rsidRPr="00604EEF">
              <w:rPr>
                <w:sz w:val="20"/>
                <w:szCs w:val="20"/>
              </w:rPr>
              <w:t>Complète</w:t>
            </w:r>
          </w:p>
        </w:tc>
        <w:tc>
          <w:tcPr>
            <w:tcW w:w="1559" w:type="dxa"/>
          </w:tcPr>
          <w:p w:rsidR="00494DFC" w:rsidRPr="00604EEF" w:rsidRDefault="00494DFC" w:rsidP="00974226">
            <w:pPr>
              <w:rPr>
                <w:sz w:val="20"/>
                <w:szCs w:val="20"/>
              </w:rPr>
            </w:pPr>
            <w:r w:rsidRPr="00604EEF">
              <w:rPr>
                <w:sz w:val="20"/>
                <w:szCs w:val="20"/>
              </w:rPr>
              <w:t>Booléen</w:t>
            </w:r>
          </w:p>
        </w:tc>
        <w:tc>
          <w:tcPr>
            <w:tcW w:w="1701" w:type="dxa"/>
          </w:tcPr>
          <w:p w:rsidR="00494DFC" w:rsidRPr="00604EEF" w:rsidRDefault="00494DFC" w:rsidP="00974226">
            <w:pPr>
              <w:rPr>
                <w:sz w:val="20"/>
                <w:szCs w:val="20"/>
              </w:rPr>
            </w:pP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Vrai / faux</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Type d’OST</w:t>
            </w:r>
          </w:p>
        </w:tc>
        <w:tc>
          <w:tcPr>
            <w:tcW w:w="1559" w:type="dxa"/>
          </w:tcPr>
          <w:p w:rsidR="00494DFC" w:rsidRPr="00604EEF" w:rsidRDefault="00494DFC" w:rsidP="00974226">
            <w:pPr>
              <w:rPr>
                <w:sz w:val="20"/>
                <w:szCs w:val="20"/>
              </w:rPr>
            </w:pPr>
            <w:r w:rsidRPr="00604EEF">
              <w:rPr>
                <w:sz w:val="20"/>
                <w:szCs w:val="20"/>
              </w:rPr>
              <w:t>Type d’OST</w:t>
            </w:r>
          </w:p>
        </w:tc>
        <w:tc>
          <w:tcPr>
            <w:tcW w:w="1559" w:type="dxa"/>
          </w:tcPr>
          <w:p w:rsidR="00494DFC" w:rsidRPr="00604EEF" w:rsidRDefault="00494DFC" w:rsidP="00974226">
            <w:pPr>
              <w:rPr>
                <w:sz w:val="20"/>
                <w:szCs w:val="20"/>
              </w:rPr>
            </w:pPr>
            <w:r w:rsidRPr="00604EEF">
              <w:rPr>
                <w:sz w:val="20"/>
                <w:szCs w:val="20"/>
              </w:rPr>
              <w:t xml:space="preserve">Enumération </w:t>
            </w:r>
          </w:p>
        </w:tc>
        <w:tc>
          <w:tcPr>
            <w:tcW w:w="1701" w:type="dxa"/>
          </w:tcPr>
          <w:p w:rsidR="00494DFC" w:rsidRPr="00604EEF" w:rsidRDefault="00494DFC" w:rsidP="00974226">
            <w:pPr>
              <w:rPr>
                <w:sz w:val="20"/>
                <w:szCs w:val="20"/>
              </w:rPr>
            </w:pPr>
            <w:r w:rsidRPr="00604EEF">
              <w:rPr>
                <w:sz w:val="20"/>
                <w:szCs w:val="20"/>
              </w:rPr>
              <w:t>Obligatoire</w:t>
            </w:r>
          </w:p>
          <w:p w:rsidR="00494DFC" w:rsidRPr="00604EEF" w:rsidRDefault="00494DFC" w:rsidP="00974226">
            <w:pPr>
              <w:rPr>
                <w:sz w:val="20"/>
                <w:szCs w:val="20"/>
              </w:rPr>
            </w:pPr>
            <w:r w:rsidRPr="00604EEF">
              <w:rPr>
                <w:sz w:val="20"/>
                <w:szCs w:val="20"/>
              </w:rPr>
              <w:t>pré-rempli</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Sans choix</w:t>
            </w:r>
          </w:p>
          <w:p w:rsidR="00494DFC" w:rsidRPr="00604EEF" w:rsidRDefault="00494DFC" w:rsidP="00974226">
            <w:pPr>
              <w:rPr>
                <w:sz w:val="20"/>
                <w:szCs w:val="20"/>
              </w:rPr>
            </w:pPr>
            <w:r w:rsidRPr="00604EEF">
              <w:rPr>
                <w:sz w:val="20"/>
                <w:szCs w:val="20"/>
              </w:rPr>
              <w:t>Avec choix</w:t>
            </w:r>
          </w:p>
          <w:p w:rsidR="00494DFC" w:rsidRPr="00604EEF" w:rsidRDefault="00494DFC" w:rsidP="00974226">
            <w:pPr>
              <w:rPr>
                <w:sz w:val="20"/>
                <w:szCs w:val="20"/>
              </w:rPr>
            </w:pPr>
            <w:r w:rsidRPr="00604EEF">
              <w:rPr>
                <w:sz w:val="20"/>
                <w:szCs w:val="20"/>
              </w:rPr>
              <w:t>Volontaire</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Nom OST</w:t>
            </w:r>
          </w:p>
        </w:tc>
        <w:tc>
          <w:tcPr>
            <w:tcW w:w="1559" w:type="dxa"/>
          </w:tcPr>
          <w:p w:rsidR="00494DFC" w:rsidRPr="00604EEF" w:rsidRDefault="00494DFC" w:rsidP="00974226">
            <w:pPr>
              <w:rPr>
                <w:sz w:val="20"/>
                <w:szCs w:val="20"/>
              </w:rPr>
            </w:pPr>
            <w:r w:rsidRPr="00604EEF">
              <w:rPr>
                <w:sz w:val="20"/>
                <w:szCs w:val="20"/>
              </w:rPr>
              <w:t>Nom OST</w:t>
            </w:r>
          </w:p>
        </w:tc>
        <w:tc>
          <w:tcPr>
            <w:tcW w:w="1559" w:type="dxa"/>
          </w:tcPr>
          <w:p w:rsidR="00494DFC" w:rsidRPr="00604EEF" w:rsidRDefault="00494DFC" w:rsidP="00974226">
            <w:pPr>
              <w:rPr>
                <w:sz w:val="20"/>
                <w:szCs w:val="20"/>
              </w:rPr>
            </w:pPr>
            <w:r w:rsidRPr="00604EEF">
              <w:rPr>
                <w:sz w:val="20"/>
                <w:szCs w:val="20"/>
              </w:rPr>
              <w:t xml:space="preserve">Enumération </w:t>
            </w:r>
          </w:p>
        </w:tc>
        <w:tc>
          <w:tcPr>
            <w:tcW w:w="1701" w:type="dxa"/>
          </w:tcPr>
          <w:p w:rsidR="00494DFC" w:rsidRPr="00604EEF" w:rsidRDefault="00494DFC" w:rsidP="00974226">
            <w:pPr>
              <w:rPr>
                <w:sz w:val="20"/>
                <w:szCs w:val="20"/>
              </w:rPr>
            </w:pPr>
            <w:r w:rsidRPr="00604EEF">
              <w:rPr>
                <w:sz w:val="20"/>
                <w:szCs w:val="20"/>
              </w:rPr>
              <w:t>Obligatoire</w:t>
            </w:r>
          </w:p>
          <w:p w:rsidR="00494DFC" w:rsidRPr="00604EEF" w:rsidRDefault="00494DFC" w:rsidP="00974226">
            <w:pPr>
              <w:rPr>
                <w:sz w:val="20"/>
                <w:szCs w:val="20"/>
              </w:rPr>
            </w:pPr>
            <w:r w:rsidRPr="00604EEF">
              <w:rPr>
                <w:sz w:val="20"/>
                <w:szCs w:val="20"/>
              </w:rPr>
              <w:t>pré-rempli</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Pré-rempli de la liste des  OST configurées</w:t>
            </w:r>
          </w:p>
          <w:p w:rsidR="00494DFC" w:rsidRPr="00604EEF" w:rsidRDefault="00494DFC" w:rsidP="00974226">
            <w:pPr>
              <w:rPr>
                <w:sz w:val="20"/>
                <w:szCs w:val="20"/>
              </w:rPr>
            </w:pPr>
            <w:r>
              <w:rPr>
                <w:sz w:val="20"/>
                <w:szCs w:val="20"/>
              </w:rPr>
              <w:t>DVOP/D</w:t>
            </w:r>
            <w:r w:rsidRPr="00604EEF">
              <w:rPr>
                <w:sz w:val="20"/>
                <w:szCs w:val="20"/>
              </w:rPr>
              <w:t>ividend</w:t>
            </w:r>
            <w:r>
              <w:rPr>
                <w:sz w:val="20"/>
                <w:szCs w:val="20"/>
              </w:rPr>
              <w:t>e optionnel</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Titre exécuté</w:t>
            </w:r>
          </w:p>
        </w:tc>
        <w:tc>
          <w:tcPr>
            <w:tcW w:w="1559" w:type="dxa"/>
          </w:tcPr>
          <w:p w:rsidR="00494DFC" w:rsidRPr="00604EEF" w:rsidRDefault="00494DFC" w:rsidP="00974226">
            <w:pPr>
              <w:rPr>
                <w:sz w:val="20"/>
                <w:szCs w:val="20"/>
              </w:rPr>
            </w:pPr>
            <w:r w:rsidRPr="00604EEF">
              <w:rPr>
                <w:sz w:val="20"/>
                <w:szCs w:val="20"/>
              </w:rPr>
              <w:t>Titre</w:t>
            </w:r>
          </w:p>
        </w:tc>
        <w:tc>
          <w:tcPr>
            <w:tcW w:w="1559" w:type="dxa"/>
          </w:tcPr>
          <w:p w:rsidR="00494DFC" w:rsidRDefault="00494DFC" w:rsidP="00974226">
            <w:pPr>
              <w:jc w:val="both"/>
              <w:rPr>
                <w:sz w:val="20"/>
                <w:szCs w:val="20"/>
              </w:rPr>
            </w:pPr>
            <w:r>
              <w:rPr>
                <w:sz w:val="20"/>
                <w:szCs w:val="20"/>
              </w:rPr>
              <w:t xml:space="preserve">Action </w:t>
            </w:r>
          </w:p>
          <w:p w:rsidR="00494DFC" w:rsidRDefault="00494DFC" w:rsidP="00974226">
            <w:pPr>
              <w:jc w:val="both"/>
              <w:rPr>
                <w:sz w:val="20"/>
                <w:szCs w:val="20"/>
              </w:rPr>
            </w:pPr>
            <w:r w:rsidRPr="00604EEF">
              <w:rPr>
                <w:sz w:val="20"/>
                <w:szCs w:val="20"/>
              </w:rPr>
              <w:t>OPCVM</w:t>
            </w:r>
          </w:p>
          <w:p w:rsidR="00494DFC" w:rsidRPr="00604EEF" w:rsidRDefault="00494DFC" w:rsidP="00974226">
            <w:pPr>
              <w:jc w:val="both"/>
              <w:rPr>
                <w:sz w:val="20"/>
                <w:szCs w:val="20"/>
              </w:rPr>
            </w:pPr>
            <w:r>
              <w:rPr>
                <w:sz w:val="20"/>
                <w:szCs w:val="20"/>
              </w:rPr>
              <w:t>droit</w:t>
            </w:r>
          </w:p>
        </w:tc>
        <w:tc>
          <w:tcPr>
            <w:tcW w:w="1701" w:type="dxa"/>
          </w:tcPr>
          <w:p w:rsidR="00494DFC" w:rsidRPr="00604EEF" w:rsidRDefault="00494DFC" w:rsidP="00974226">
            <w:pPr>
              <w:jc w:val="both"/>
              <w:rPr>
                <w:sz w:val="20"/>
                <w:szCs w:val="20"/>
              </w:rPr>
            </w:pPr>
            <w:r w:rsidRPr="00604EEF">
              <w:rPr>
                <w:sz w:val="20"/>
                <w:szCs w:val="20"/>
              </w:rPr>
              <w:t>Obligatoire</w:t>
            </w:r>
          </w:p>
        </w:tc>
        <w:tc>
          <w:tcPr>
            <w:tcW w:w="851" w:type="dxa"/>
          </w:tcPr>
          <w:p w:rsidR="00494DFC" w:rsidRPr="00604EEF" w:rsidRDefault="00494DFC" w:rsidP="00974226">
            <w:pPr>
              <w:rPr>
                <w:sz w:val="20"/>
                <w:szCs w:val="20"/>
              </w:rPr>
            </w:pPr>
          </w:p>
        </w:tc>
        <w:tc>
          <w:tcPr>
            <w:tcW w:w="2378" w:type="dxa"/>
          </w:tcPr>
          <w:p w:rsidR="00494DFC" w:rsidRPr="00604EEF" w:rsidRDefault="00494DFC" w:rsidP="00DB4667">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Description</w:t>
            </w:r>
          </w:p>
        </w:tc>
        <w:tc>
          <w:tcPr>
            <w:tcW w:w="1559" w:type="dxa"/>
          </w:tcPr>
          <w:p w:rsidR="00494DFC" w:rsidRPr="00604EEF" w:rsidRDefault="00494DFC" w:rsidP="00974226">
            <w:pPr>
              <w:rPr>
                <w:sz w:val="20"/>
                <w:szCs w:val="20"/>
              </w:rPr>
            </w:pPr>
            <w:r>
              <w:rPr>
                <w:sz w:val="20"/>
                <w:szCs w:val="20"/>
              </w:rPr>
              <w:t>Description du titre</w:t>
            </w:r>
          </w:p>
        </w:tc>
        <w:tc>
          <w:tcPr>
            <w:tcW w:w="1559" w:type="dxa"/>
          </w:tcPr>
          <w:p w:rsidR="00494DFC" w:rsidRPr="00604EEF" w:rsidRDefault="00494DFC" w:rsidP="00974226">
            <w:pPr>
              <w:rPr>
                <w:sz w:val="20"/>
                <w:szCs w:val="20"/>
              </w:rPr>
            </w:pPr>
            <w:r>
              <w:rPr>
                <w:sz w:val="20"/>
                <w:szCs w:val="20"/>
              </w:rPr>
              <w:t>alphanumérique</w:t>
            </w:r>
          </w:p>
        </w:tc>
        <w:tc>
          <w:tcPr>
            <w:tcW w:w="1701" w:type="dxa"/>
          </w:tcPr>
          <w:p w:rsidR="00494DFC" w:rsidRPr="00604EEF" w:rsidRDefault="00494DFC" w:rsidP="00974226">
            <w:pPr>
              <w:rPr>
                <w:sz w:val="20"/>
                <w:szCs w:val="20"/>
              </w:rPr>
            </w:pPr>
            <w:r>
              <w:rPr>
                <w:sz w:val="20"/>
                <w:szCs w:val="20"/>
              </w:rPr>
              <w:t xml:space="preserve">Pré-rempli </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date d’enregistrement</w:t>
            </w:r>
          </w:p>
        </w:tc>
        <w:tc>
          <w:tcPr>
            <w:tcW w:w="1559" w:type="dxa"/>
          </w:tcPr>
          <w:p w:rsidR="00494DFC" w:rsidRPr="00604EEF" w:rsidRDefault="00494DFC" w:rsidP="00974226">
            <w:pPr>
              <w:rPr>
                <w:sz w:val="20"/>
                <w:szCs w:val="20"/>
              </w:rPr>
            </w:pPr>
            <w:r>
              <w:rPr>
                <w:sz w:val="20"/>
                <w:szCs w:val="20"/>
              </w:rPr>
              <w:t>Date d’enregistrement</w:t>
            </w:r>
          </w:p>
        </w:tc>
        <w:tc>
          <w:tcPr>
            <w:tcW w:w="1559" w:type="dxa"/>
          </w:tcPr>
          <w:p w:rsidR="00494DFC" w:rsidRPr="00604EEF" w:rsidRDefault="00494DFC" w:rsidP="00974226">
            <w:pPr>
              <w:rPr>
                <w:sz w:val="20"/>
                <w:szCs w:val="20"/>
              </w:rPr>
            </w:pPr>
            <w:r>
              <w:rPr>
                <w:sz w:val="20"/>
                <w:szCs w:val="20"/>
              </w:rPr>
              <w:t>date</w:t>
            </w:r>
          </w:p>
        </w:tc>
        <w:tc>
          <w:tcPr>
            <w:tcW w:w="1701" w:type="dxa"/>
          </w:tcPr>
          <w:p w:rsidR="00494DFC" w:rsidRPr="00604EEF"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rPr>
                <w:sz w:val="20"/>
                <w:szCs w:val="20"/>
              </w:rPr>
            </w:pPr>
            <w:r w:rsidRPr="00604EEF">
              <w:rPr>
                <w:sz w:val="20"/>
                <w:szCs w:val="20"/>
              </w:rPr>
              <w:t xml:space="preserve">Date de détachement </w:t>
            </w:r>
          </w:p>
        </w:tc>
        <w:tc>
          <w:tcPr>
            <w:tcW w:w="1559" w:type="dxa"/>
          </w:tcPr>
          <w:p w:rsidR="00494DFC" w:rsidRPr="00604EEF" w:rsidRDefault="00494DFC" w:rsidP="00974226">
            <w:pPr>
              <w:rPr>
                <w:sz w:val="20"/>
                <w:szCs w:val="20"/>
              </w:rPr>
            </w:pPr>
            <w:r>
              <w:rPr>
                <w:sz w:val="20"/>
                <w:szCs w:val="20"/>
              </w:rPr>
              <w:t>Date de détachement</w:t>
            </w:r>
          </w:p>
        </w:tc>
        <w:tc>
          <w:tcPr>
            <w:tcW w:w="1559" w:type="dxa"/>
          </w:tcPr>
          <w:p w:rsidR="00494DFC" w:rsidRPr="00604EEF" w:rsidRDefault="00494DFC" w:rsidP="00974226">
            <w:pPr>
              <w:rPr>
                <w:sz w:val="20"/>
                <w:szCs w:val="20"/>
              </w:rPr>
            </w:pPr>
            <w:r>
              <w:rPr>
                <w:sz w:val="20"/>
                <w:szCs w:val="20"/>
              </w:rPr>
              <w:t>date</w:t>
            </w:r>
          </w:p>
        </w:tc>
        <w:tc>
          <w:tcPr>
            <w:tcW w:w="1701" w:type="dxa"/>
          </w:tcPr>
          <w:p w:rsidR="00494DFC" w:rsidRPr="00604EEF" w:rsidRDefault="00494DFC" w:rsidP="00974226">
            <w:pPr>
              <w:rPr>
                <w:sz w:val="20"/>
                <w:szCs w:val="20"/>
              </w:rPr>
            </w:pPr>
            <w:r>
              <w:rPr>
                <w:sz w:val="20"/>
                <w:szCs w:val="20"/>
              </w:rPr>
              <w:t>Obligatoire</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rPr>
                <w:sz w:val="20"/>
                <w:szCs w:val="20"/>
              </w:rPr>
            </w:pPr>
            <w:r w:rsidRPr="00604EEF">
              <w:rPr>
                <w:sz w:val="20"/>
                <w:szCs w:val="20"/>
              </w:rPr>
              <w:t>Type de dividende</w:t>
            </w:r>
          </w:p>
        </w:tc>
        <w:tc>
          <w:tcPr>
            <w:tcW w:w="1559" w:type="dxa"/>
          </w:tcPr>
          <w:p w:rsidR="00494DFC" w:rsidRPr="00604EEF" w:rsidRDefault="00494DFC" w:rsidP="00974226">
            <w:pPr>
              <w:rPr>
                <w:sz w:val="20"/>
                <w:szCs w:val="20"/>
              </w:rPr>
            </w:pPr>
            <w:r>
              <w:rPr>
                <w:sz w:val="20"/>
                <w:szCs w:val="20"/>
              </w:rPr>
              <w:t>Type de dividende</w:t>
            </w:r>
          </w:p>
        </w:tc>
        <w:tc>
          <w:tcPr>
            <w:tcW w:w="1559" w:type="dxa"/>
          </w:tcPr>
          <w:p w:rsidR="00494DFC" w:rsidRPr="00604EEF" w:rsidRDefault="00494DFC" w:rsidP="00974226">
            <w:pPr>
              <w:rPr>
                <w:sz w:val="20"/>
                <w:szCs w:val="20"/>
              </w:rPr>
            </w:pPr>
            <w:r>
              <w:rPr>
                <w:sz w:val="20"/>
                <w:szCs w:val="20"/>
              </w:rPr>
              <w:t xml:space="preserve">Enumération </w:t>
            </w:r>
          </w:p>
        </w:tc>
        <w:tc>
          <w:tcPr>
            <w:tcW w:w="1701" w:type="dxa"/>
          </w:tcPr>
          <w:p w:rsidR="00494DFC" w:rsidRPr="00604EEF"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974226">
            <w:pPr>
              <w:rPr>
                <w:sz w:val="20"/>
                <w:szCs w:val="20"/>
              </w:rPr>
            </w:pPr>
            <w:r>
              <w:rPr>
                <w:sz w:val="20"/>
                <w:szCs w:val="20"/>
              </w:rPr>
              <w:t>Dividendes réguliers</w:t>
            </w:r>
          </w:p>
          <w:p w:rsidR="00494DFC" w:rsidRDefault="00494DFC" w:rsidP="00974226">
            <w:pPr>
              <w:rPr>
                <w:sz w:val="20"/>
                <w:szCs w:val="20"/>
              </w:rPr>
            </w:pPr>
            <w:r>
              <w:rPr>
                <w:sz w:val="20"/>
                <w:szCs w:val="20"/>
              </w:rPr>
              <w:t>Dividendes spéciaux</w:t>
            </w:r>
          </w:p>
          <w:p w:rsidR="00494DFC" w:rsidRDefault="00494DFC" w:rsidP="00974226">
            <w:pPr>
              <w:rPr>
                <w:sz w:val="20"/>
                <w:szCs w:val="20"/>
              </w:rPr>
            </w:pPr>
            <w:r>
              <w:rPr>
                <w:sz w:val="20"/>
                <w:szCs w:val="20"/>
              </w:rPr>
              <w:t>Dividendes finals</w:t>
            </w:r>
          </w:p>
          <w:p w:rsidR="00494DFC" w:rsidRPr="00604EEF" w:rsidRDefault="00494DFC" w:rsidP="00974226">
            <w:pPr>
              <w:rPr>
                <w:sz w:val="20"/>
                <w:szCs w:val="20"/>
              </w:rPr>
            </w:pPr>
            <w:r>
              <w:rPr>
                <w:sz w:val="20"/>
                <w:szCs w:val="20"/>
              </w:rPr>
              <w:t>Dividendes intérims</w:t>
            </w:r>
          </w:p>
        </w:tc>
      </w:tr>
      <w:tr w:rsidR="00494DFC" w:rsidRPr="00604EEF" w:rsidTr="00974226">
        <w:tc>
          <w:tcPr>
            <w:tcW w:w="9608" w:type="dxa"/>
            <w:gridSpan w:val="6"/>
          </w:tcPr>
          <w:p w:rsidR="00494DFC" w:rsidRPr="00670D8A" w:rsidRDefault="00494DFC" w:rsidP="00974226">
            <w:pPr>
              <w:rPr>
                <w:b/>
                <w:sz w:val="20"/>
                <w:szCs w:val="20"/>
              </w:rPr>
            </w:pPr>
            <w:r w:rsidRPr="00670D8A">
              <w:rPr>
                <w:b/>
                <w:sz w:val="20"/>
                <w:szCs w:val="20"/>
              </w:rPr>
              <w:t xml:space="preserve">Cliquer sur l’option </w:t>
            </w:r>
            <w:r>
              <w:rPr>
                <w:b/>
                <w:sz w:val="20"/>
                <w:szCs w:val="20"/>
              </w:rPr>
              <w:t>E</w:t>
            </w:r>
            <w:r w:rsidRPr="00670D8A">
              <w:rPr>
                <w:b/>
                <w:sz w:val="20"/>
                <w:szCs w:val="20"/>
              </w:rPr>
              <w:t>spèce</w:t>
            </w:r>
          </w:p>
        </w:tc>
      </w:tr>
      <w:tr w:rsidR="00494DFC" w:rsidRPr="00604EEF" w:rsidTr="00494DFC">
        <w:tc>
          <w:tcPr>
            <w:tcW w:w="1560" w:type="dxa"/>
          </w:tcPr>
          <w:p w:rsidR="00494DFC" w:rsidRPr="00604EEF" w:rsidRDefault="00494DFC" w:rsidP="005149E4">
            <w:pPr>
              <w:jc w:val="both"/>
              <w:rPr>
                <w:sz w:val="20"/>
                <w:szCs w:val="20"/>
              </w:rPr>
            </w:pPr>
            <w:r>
              <w:rPr>
                <w:sz w:val="20"/>
                <w:szCs w:val="20"/>
              </w:rPr>
              <w:t>Date limite client</w:t>
            </w:r>
          </w:p>
        </w:tc>
        <w:tc>
          <w:tcPr>
            <w:tcW w:w="1559" w:type="dxa"/>
          </w:tcPr>
          <w:p w:rsidR="00494DFC" w:rsidRDefault="00494DFC" w:rsidP="005149E4">
            <w:pPr>
              <w:rPr>
                <w:sz w:val="20"/>
                <w:szCs w:val="20"/>
              </w:rPr>
            </w:pPr>
            <w:r>
              <w:rPr>
                <w:sz w:val="20"/>
                <w:szCs w:val="20"/>
              </w:rPr>
              <w:t>Date limite dépositaire</w:t>
            </w:r>
          </w:p>
        </w:tc>
        <w:tc>
          <w:tcPr>
            <w:tcW w:w="1559" w:type="dxa"/>
          </w:tcPr>
          <w:p w:rsidR="00494DFC" w:rsidRDefault="00494DFC" w:rsidP="00974226">
            <w:pPr>
              <w:rPr>
                <w:sz w:val="20"/>
                <w:szCs w:val="20"/>
              </w:rPr>
            </w:pPr>
            <w:r>
              <w:rPr>
                <w:sz w:val="20"/>
                <w:szCs w:val="20"/>
              </w:rPr>
              <w:t>Date</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Pr="00604EEF" w:rsidRDefault="00494DFC" w:rsidP="005149E4">
            <w:pPr>
              <w:rPr>
                <w:sz w:val="20"/>
                <w:szCs w:val="20"/>
              </w:rPr>
            </w:pPr>
            <w:r>
              <w:rPr>
                <w:sz w:val="20"/>
                <w:szCs w:val="20"/>
              </w:rPr>
              <w:t>Date limite Marché</w:t>
            </w:r>
          </w:p>
        </w:tc>
        <w:tc>
          <w:tcPr>
            <w:tcW w:w="1559" w:type="dxa"/>
          </w:tcPr>
          <w:p w:rsidR="00494DFC" w:rsidRDefault="00494DFC" w:rsidP="005149E4">
            <w:pPr>
              <w:rPr>
                <w:sz w:val="20"/>
                <w:szCs w:val="20"/>
              </w:rPr>
            </w:pPr>
            <w:r>
              <w:rPr>
                <w:sz w:val="20"/>
                <w:szCs w:val="20"/>
              </w:rPr>
              <w:t>Date limite marché</w:t>
            </w:r>
          </w:p>
        </w:tc>
        <w:tc>
          <w:tcPr>
            <w:tcW w:w="1559" w:type="dxa"/>
          </w:tcPr>
          <w:p w:rsidR="00494DFC" w:rsidRDefault="00494DFC" w:rsidP="00974226">
            <w:pPr>
              <w:rPr>
                <w:sz w:val="20"/>
                <w:szCs w:val="20"/>
              </w:rPr>
            </w:pPr>
            <w:r>
              <w:rPr>
                <w:sz w:val="20"/>
                <w:szCs w:val="20"/>
              </w:rPr>
              <w:t>Date</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Default="00494DFC" w:rsidP="005B3319">
            <w:r w:rsidRPr="00DF1EA4">
              <w:rPr>
                <w:sz w:val="20"/>
                <w:szCs w:val="20"/>
              </w:rPr>
              <w:t xml:space="preserve">Date </w:t>
            </w:r>
            <w:r>
              <w:rPr>
                <w:sz w:val="20"/>
                <w:szCs w:val="20"/>
              </w:rPr>
              <w:t>d’ouverture d’opération</w:t>
            </w:r>
          </w:p>
        </w:tc>
        <w:tc>
          <w:tcPr>
            <w:tcW w:w="1559" w:type="dxa"/>
          </w:tcPr>
          <w:p w:rsidR="00494DFC" w:rsidRDefault="00494DFC">
            <w:r w:rsidRPr="00DF1EA4">
              <w:rPr>
                <w:sz w:val="20"/>
                <w:szCs w:val="20"/>
              </w:rPr>
              <w:t xml:space="preserve">Date </w:t>
            </w:r>
            <w:r>
              <w:rPr>
                <w:sz w:val="20"/>
                <w:szCs w:val="20"/>
              </w:rPr>
              <w:t>d’ouverture d’opération</w:t>
            </w:r>
          </w:p>
        </w:tc>
        <w:tc>
          <w:tcPr>
            <w:tcW w:w="1559" w:type="dxa"/>
          </w:tcPr>
          <w:p w:rsidR="00494DFC" w:rsidRDefault="00494DFC" w:rsidP="00974226">
            <w:pPr>
              <w:rPr>
                <w:sz w:val="20"/>
                <w:szCs w:val="20"/>
              </w:rPr>
            </w:pPr>
            <w:r>
              <w:rPr>
                <w:sz w:val="20"/>
                <w:szCs w:val="20"/>
              </w:rPr>
              <w:t>Date</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Default="00494DFC" w:rsidP="005B3319">
            <w:r w:rsidRPr="00DF1EA4">
              <w:rPr>
                <w:sz w:val="20"/>
                <w:szCs w:val="20"/>
              </w:rPr>
              <w:t xml:space="preserve">Date </w:t>
            </w:r>
            <w:r>
              <w:rPr>
                <w:sz w:val="20"/>
                <w:szCs w:val="20"/>
              </w:rPr>
              <w:t>de clôture d’opération</w:t>
            </w:r>
          </w:p>
        </w:tc>
        <w:tc>
          <w:tcPr>
            <w:tcW w:w="1559" w:type="dxa"/>
          </w:tcPr>
          <w:p w:rsidR="00494DFC" w:rsidRDefault="00494DFC" w:rsidP="005149E4">
            <w:r w:rsidRPr="00DF1EA4">
              <w:rPr>
                <w:sz w:val="20"/>
                <w:szCs w:val="20"/>
              </w:rPr>
              <w:t xml:space="preserve">Date </w:t>
            </w:r>
            <w:r>
              <w:rPr>
                <w:sz w:val="20"/>
                <w:szCs w:val="20"/>
              </w:rPr>
              <w:t>de clôture d’opération</w:t>
            </w:r>
          </w:p>
        </w:tc>
        <w:tc>
          <w:tcPr>
            <w:tcW w:w="1559" w:type="dxa"/>
          </w:tcPr>
          <w:p w:rsidR="00494DFC" w:rsidRDefault="00494DFC" w:rsidP="00974226">
            <w:pPr>
              <w:rPr>
                <w:sz w:val="20"/>
                <w:szCs w:val="20"/>
              </w:rPr>
            </w:pPr>
            <w:r>
              <w:rPr>
                <w:sz w:val="20"/>
                <w:szCs w:val="20"/>
              </w:rPr>
              <w:t xml:space="preserve">Date </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Pr="00604EEF" w:rsidRDefault="00494DFC" w:rsidP="00974226">
            <w:pPr>
              <w:jc w:val="both"/>
              <w:rPr>
                <w:sz w:val="20"/>
                <w:szCs w:val="20"/>
              </w:rPr>
            </w:pPr>
            <w:r>
              <w:rPr>
                <w:sz w:val="20"/>
                <w:szCs w:val="20"/>
              </w:rPr>
              <w:t>Par défaut</w:t>
            </w:r>
          </w:p>
        </w:tc>
        <w:tc>
          <w:tcPr>
            <w:tcW w:w="1559" w:type="dxa"/>
          </w:tcPr>
          <w:p w:rsidR="00494DFC" w:rsidRDefault="00494DFC" w:rsidP="00974226">
            <w:pPr>
              <w:rPr>
                <w:sz w:val="20"/>
                <w:szCs w:val="20"/>
              </w:rPr>
            </w:pPr>
            <w:r>
              <w:rPr>
                <w:sz w:val="20"/>
                <w:szCs w:val="20"/>
              </w:rPr>
              <w:t>Option par défaut</w:t>
            </w:r>
          </w:p>
        </w:tc>
        <w:tc>
          <w:tcPr>
            <w:tcW w:w="1559" w:type="dxa"/>
          </w:tcPr>
          <w:p w:rsidR="00494DFC" w:rsidRDefault="00494DFC" w:rsidP="00974226">
            <w:pPr>
              <w:rPr>
                <w:sz w:val="20"/>
                <w:szCs w:val="20"/>
              </w:rPr>
            </w:pPr>
            <w:r>
              <w:rPr>
                <w:sz w:val="20"/>
                <w:szCs w:val="20"/>
              </w:rPr>
              <w:t>Booléen</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r>
              <w:rPr>
                <w:sz w:val="20"/>
                <w:szCs w:val="20"/>
              </w:rPr>
              <w:t>Vrai faux</w:t>
            </w:r>
          </w:p>
        </w:tc>
      </w:tr>
      <w:tr w:rsidR="00494DFC" w:rsidRPr="00604EEF" w:rsidTr="00974226">
        <w:tc>
          <w:tcPr>
            <w:tcW w:w="9608" w:type="dxa"/>
            <w:gridSpan w:val="6"/>
          </w:tcPr>
          <w:p w:rsidR="00494DFC" w:rsidRPr="0085769D" w:rsidRDefault="00494DFC" w:rsidP="00E07655">
            <w:pPr>
              <w:rPr>
                <w:b/>
                <w:sz w:val="20"/>
                <w:szCs w:val="20"/>
                <w:u w:val="single"/>
              </w:rPr>
            </w:pPr>
            <w:r w:rsidRPr="0085769D">
              <w:rPr>
                <w:b/>
                <w:sz w:val="20"/>
                <w:szCs w:val="20"/>
                <w:u w:val="single"/>
              </w:rPr>
              <w:t xml:space="preserve">Mouvement Espèce : </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Type d’impact</w:t>
            </w:r>
          </w:p>
        </w:tc>
        <w:tc>
          <w:tcPr>
            <w:tcW w:w="1559" w:type="dxa"/>
          </w:tcPr>
          <w:p w:rsidR="00494DFC" w:rsidRPr="00604EEF" w:rsidRDefault="00494DFC" w:rsidP="00974226">
            <w:pPr>
              <w:rPr>
                <w:sz w:val="20"/>
                <w:szCs w:val="20"/>
              </w:rPr>
            </w:pPr>
            <w:r>
              <w:rPr>
                <w:sz w:val="20"/>
                <w:szCs w:val="20"/>
              </w:rPr>
              <w:t>Sens de l’impact</w:t>
            </w:r>
          </w:p>
        </w:tc>
        <w:tc>
          <w:tcPr>
            <w:tcW w:w="1559" w:type="dxa"/>
          </w:tcPr>
          <w:p w:rsidR="00494DFC" w:rsidRPr="00604EEF" w:rsidRDefault="00494DFC" w:rsidP="00974226">
            <w:pPr>
              <w:rPr>
                <w:sz w:val="20"/>
                <w:szCs w:val="20"/>
              </w:rPr>
            </w:pPr>
            <w:r>
              <w:rPr>
                <w:sz w:val="20"/>
                <w:szCs w:val="20"/>
              </w:rPr>
              <w:t xml:space="preserve">Enumération </w:t>
            </w:r>
          </w:p>
        </w:tc>
        <w:tc>
          <w:tcPr>
            <w:tcW w:w="1701" w:type="dxa"/>
          </w:tcPr>
          <w:p w:rsidR="00494DFC" w:rsidRPr="00604EEF" w:rsidRDefault="00494DFC" w:rsidP="00974226">
            <w:pPr>
              <w:rPr>
                <w:sz w:val="20"/>
                <w:szCs w:val="20"/>
              </w:rPr>
            </w:pPr>
            <w:r>
              <w:rPr>
                <w:sz w:val="20"/>
                <w:szCs w:val="20"/>
              </w:rPr>
              <w:t>Obligatoire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r>
              <w:rPr>
                <w:sz w:val="20"/>
                <w:szCs w:val="20"/>
              </w:rPr>
              <w:t>Crédit</w:t>
            </w:r>
          </w:p>
          <w:p w:rsidR="00494DFC" w:rsidRPr="00604EEF" w:rsidRDefault="00494DFC" w:rsidP="00E07655">
            <w:pPr>
              <w:rPr>
                <w:sz w:val="20"/>
                <w:szCs w:val="20"/>
              </w:rPr>
            </w:pPr>
            <w:r>
              <w:rPr>
                <w:sz w:val="20"/>
                <w:szCs w:val="20"/>
              </w:rPr>
              <w:t>Débit</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Prix</w:t>
            </w:r>
          </w:p>
        </w:tc>
        <w:tc>
          <w:tcPr>
            <w:tcW w:w="1559" w:type="dxa"/>
          </w:tcPr>
          <w:p w:rsidR="00494DFC" w:rsidRPr="00604EEF" w:rsidRDefault="00494DFC" w:rsidP="00974226">
            <w:pPr>
              <w:jc w:val="both"/>
              <w:rPr>
                <w:sz w:val="20"/>
                <w:szCs w:val="20"/>
              </w:rPr>
            </w:pPr>
            <w:r w:rsidRPr="00604EEF">
              <w:rPr>
                <w:sz w:val="20"/>
                <w:szCs w:val="20"/>
              </w:rPr>
              <w:t>Prix</w:t>
            </w:r>
          </w:p>
        </w:tc>
        <w:tc>
          <w:tcPr>
            <w:tcW w:w="1559" w:type="dxa"/>
          </w:tcPr>
          <w:p w:rsidR="00494DFC" w:rsidRPr="00604EEF" w:rsidRDefault="00494DFC" w:rsidP="00974226">
            <w:pPr>
              <w:jc w:val="both"/>
              <w:rPr>
                <w:sz w:val="20"/>
                <w:szCs w:val="20"/>
              </w:rPr>
            </w:pPr>
            <w:r w:rsidRPr="00604EEF">
              <w:rPr>
                <w:sz w:val="20"/>
                <w:szCs w:val="20"/>
              </w:rPr>
              <w:t>Montant</w:t>
            </w:r>
          </w:p>
        </w:tc>
        <w:tc>
          <w:tcPr>
            <w:tcW w:w="1701" w:type="dxa"/>
          </w:tcPr>
          <w:p w:rsidR="00494DFC" w:rsidRPr="00604EEF" w:rsidRDefault="00494DFC" w:rsidP="00974226">
            <w:pPr>
              <w:jc w:val="both"/>
              <w:rPr>
                <w:sz w:val="20"/>
                <w:szCs w:val="20"/>
              </w:rPr>
            </w:pPr>
            <w:r w:rsidRPr="00604EEF">
              <w:rPr>
                <w:sz w:val="20"/>
                <w:szCs w:val="20"/>
              </w:rPr>
              <w:t>Optionnelle</w:t>
            </w:r>
          </w:p>
        </w:tc>
        <w:tc>
          <w:tcPr>
            <w:tcW w:w="851" w:type="dxa"/>
          </w:tcPr>
          <w:p w:rsidR="00494DFC" w:rsidRPr="00604EEF" w:rsidRDefault="00494DFC" w:rsidP="00974226">
            <w:pPr>
              <w:jc w:val="both"/>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rPr>
                <w:sz w:val="20"/>
                <w:szCs w:val="20"/>
              </w:rPr>
            </w:pPr>
            <w:r w:rsidRPr="00604EEF">
              <w:rPr>
                <w:sz w:val="20"/>
                <w:szCs w:val="20"/>
              </w:rPr>
              <w:t>mode de cotation </w:t>
            </w:r>
          </w:p>
        </w:tc>
        <w:tc>
          <w:tcPr>
            <w:tcW w:w="1559" w:type="dxa"/>
          </w:tcPr>
          <w:p w:rsidR="00494DFC" w:rsidRPr="00604EEF" w:rsidRDefault="00494DFC" w:rsidP="00974226">
            <w:pPr>
              <w:rPr>
                <w:sz w:val="20"/>
                <w:szCs w:val="20"/>
              </w:rPr>
            </w:pPr>
            <w:r>
              <w:rPr>
                <w:sz w:val="20"/>
                <w:szCs w:val="20"/>
              </w:rPr>
              <w:t>Mode de cotation</w:t>
            </w:r>
          </w:p>
        </w:tc>
        <w:tc>
          <w:tcPr>
            <w:tcW w:w="1559" w:type="dxa"/>
          </w:tcPr>
          <w:p w:rsidR="00494DFC" w:rsidRPr="00604EEF" w:rsidRDefault="00494DFC" w:rsidP="00974226">
            <w:pPr>
              <w:rPr>
                <w:sz w:val="20"/>
                <w:szCs w:val="20"/>
              </w:rPr>
            </w:pPr>
            <w:r>
              <w:rPr>
                <w:sz w:val="20"/>
                <w:szCs w:val="20"/>
              </w:rPr>
              <w:t xml:space="preserve">Enumération </w:t>
            </w:r>
          </w:p>
        </w:tc>
        <w:tc>
          <w:tcPr>
            <w:tcW w:w="1701" w:type="dxa"/>
          </w:tcPr>
          <w:p w:rsidR="00494DFC" w:rsidRPr="00604EEF" w:rsidRDefault="00BB7E28" w:rsidP="00974226">
            <w:pPr>
              <w:rPr>
                <w:sz w:val="20"/>
                <w:szCs w:val="20"/>
              </w:rPr>
            </w:pPr>
            <w:r>
              <w:rPr>
                <w:sz w:val="20"/>
                <w:szCs w:val="20"/>
              </w:rPr>
              <w:t>O</w:t>
            </w:r>
            <w:r w:rsidR="00494DFC">
              <w:rPr>
                <w:sz w:val="20"/>
                <w:szCs w:val="20"/>
              </w:rPr>
              <w:t>bligatoire</w:t>
            </w:r>
          </w:p>
        </w:tc>
        <w:tc>
          <w:tcPr>
            <w:tcW w:w="851" w:type="dxa"/>
          </w:tcPr>
          <w:p w:rsidR="00494DFC" w:rsidRDefault="00494DFC" w:rsidP="00974226">
            <w:pPr>
              <w:rPr>
                <w:sz w:val="20"/>
                <w:szCs w:val="20"/>
              </w:rPr>
            </w:pPr>
          </w:p>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Pr>
                <w:sz w:val="20"/>
                <w:szCs w:val="20"/>
              </w:rPr>
              <w:t>Montant /pourcentage</w:t>
            </w:r>
          </w:p>
        </w:tc>
      </w:tr>
      <w:tr w:rsidR="00D972BB" w:rsidRPr="00604EEF" w:rsidTr="00D972BB">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851"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378"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Devise</w:t>
            </w:r>
          </w:p>
        </w:tc>
        <w:tc>
          <w:tcPr>
            <w:tcW w:w="1559" w:type="dxa"/>
          </w:tcPr>
          <w:p w:rsidR="00D972BB" w:rsidRPr="00604EEF" w:rsidRDefault="00D972BB" w:rsidP="00974226">
            <w:pPr>
              <w:jc w:val="both"/>
              <w:rPr>
                <w:sz w:val="20"/>
                <w:szCs w:val="20"/>
              </w:rPr>
            </w:pPr>
            <w:r w:rsidRPr="00604EEF">
              <w:rPr>
                <w:sz w:val="20"/>
                <w:szCs w:val="20"/>
              </w:rPr>
              <w:t>Devise</w:t>
            </w:r>
          </w:p>
        </w:tc>
        <w:tc>
          <w:tcPr>
            <w:tcW w:w="1559" w:type="dxa"/>
          </w:tcPr>
          <w:p w:rsidR="00D972BB" w:rsidRPr="00604EEF" w:rsidRDefault="00D972BB" w:rsidP="00974226">
            <w:pPr>
              <w:jc w:val="both"/>
              <w:rPr>
                <w:sz w:val="20"/>
                <w:szCs w:val="20"/>
              </w:rPr>
            </w:pPr>
            <w:r w:rsidRPr="00604EEF">
              <w:rPr>
                <w:sz w:val="20"/>
                <w:szCs w:val="20"/>
              </w:rPr>
              <w:t>Devise</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jc w:val="both"/>
              <w:rPr>
                <w:sz w:val="20"/>
                <w:szCs w:val="20"/>
              </w:rPr>
            </w:pPr>
            <w:r w:rsidRPr="00604EEF">
              <w:rPr>
                <w:sz w:val="20"/>
                <w:szCs w:val="20"/>
              </w:rPr>
              <w:t>Les devises définies dans le référentiel.</w:t>
            </w:r>
          </w:p>
        </w:tc>
      </w:tr>
      <w:tr w:rsidR="00D972BB" w:rsidRPr="00604EEF" w:rsidTr="00974226">
        <w:tc>
          <w:tcPr>
            <w:tcW w:w="9608" w:type="dxa"/>
            <w:gridSpan w:val="6"/>
          </w:tcPr>
          <w:p w:rsidR="00D972BB" w:rsidRPr="0085769D" w:rsidRDefault="00D972BB" w:rsidP="00974226">
            <w:pPr>
              <w:jc w:val="both"/>
              <w:rPr>
                <w:b/>
                <w:sz w:val="20"/>
                <w:szCs w:val="20"/>
                <w:u w:val="single"/>
              </w:rPr>
            </w:pPr>
            <w:r w:rsidRPr="0085769D">
              <w:rPr>
                <w:b/>
                <w:sz w:val="20"/>
                <w:szCs w:val="20"/>
                <w:u w:val="single"/>
              </w:rPr>
              <w:t>Sortie de droit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Type d’impact</w:t>
            </w:r>
          </w:p>
        </w:tc>
        <w:tc>
          <w:tcPr>
            <w:tcW w:w="1559" w:type="dxa"/>
          </w:tcPr>
          <w:p w:rsidR="00D972BB" w:rsidRPr="00604EEF" w:rsidRDefault="00D972BB" w:rsidP="00974226">
            <w:pPr>
              <w:rPr>
                <w:sz w:val="20"/>
                <w:szCs w:val="20"/>
              </w:rPr>
            </w:pPr>
            <w:r>
              <w:rPr>
                <w:sz w:val="20"/>
                <w:szCs w:val="20"/>
              </w:rPr>
              <w:t>Sens de l’impact</w:t>
            </w:r>
          </w:p>
        </w:tc>
        <w:tc>
          <w:tcPr>
            <w:tcW w:w="1559" w:type="dxa"/>
          </w:tcPr>
          <w:p w:rsidR="00D972BB" w:rsidRPr="00604EEF" w:rsidRDefault="00D972BB" w:rsidP="00974226">
            <w:pPr>
              <w:rPr>
                <w:sz w:val="20"/>
                <w:szCs w:val="20"/>
              </w:rPr>
            </w:pPr>
            <w:r>
              <w:rPr>
                <w:sz w:val="20"/>
                <w:szCs w:val="20"/>
              </w:rPr>
              <w:t xml:space="preserve">Enumération </w:t>
            </w:r>
          </w:p>
        </w:tc>
        <w:tc>
          <w:tcPr>
            <w:tcW w:w="1701" w:type="dxa"/>
          </w:tcPr>
          <w:p w:rsidR="00D972BB" w:rsidRPr="00604EEF" w:rsidRDefault="00BB7E28" w:rsidP="00974226">
            <w:pPr>
              <w:rPr>
                <w:sz w:val="20"/>
                <w:szCs w:val="20"/>
              </w:rPr>
            </w:pPr>
            <w:r>
              <w:rPr>
                <w:sz w:val="20"/>
                <w:szCs w:val="20"/>
              </w:rPr>
              <w:t>O</w:t>
            </w:r>
            <w:r w:rsidR="00D972BB">
              <w:rPr>
                <w:sz w:val="20"/>
                <w:szCs w:val="20"/>
              </w:rPr>
              <w:t>bligatoire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Crédit</w:t>
            </w:r>
          </w:p>
          <w:p w:rsidR="00D972BB" w:rsidRPr="00604EEF" w:rsidRDefault="00D972BB" w:rsidP="00974226">
            <w:pPr>
              <w:rPr>
                <w:sz w:val="20"/>
                <w:szCs w:val="20"/>
              </w:rPr>
            </w:pPr>
            <w:r>
              <w:rPr>
                <w:sz w:val="20"/>
                <w:szCs w:val="20"/>
              </w:rPr>
              <w:t>Débit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Titre</w:t>
            </w:r>
          </w:p>
        </w:tc>
        <w:tc>
          <w:tcPr>
            <w:tcW w:w="1559" w:type="dxa"/>
          </w:tcPr>
          <w:p w:rsidR="00D972BB" w:rsidRPr="00604EEF" w:rsidRDefault="00D972BB" w:rsidP="00974226">
            <w:pPr>
              <w:rPr>
                <w:sz w:val="20"/>
                <w:szCs w:val="20"/>
              </w:rPr>
            </w:pPr>
            <w:r w:rsidRPr="00604EEF">
              <w:rPr>
                <w:sz w:val="20"/>
                <w:szCs w:val="20"/>
              </w:rPr>
              <w:t>Titre</w:t>
            </w:r>
          </w:p>
        </w:tc>
        <w:tc>
          <w:tcPr>
            <w:tcW w:w="1559" w:type="dxa"/>
          </w:tcPr>
          <w:p w:rsidR="00D972BB" w:rsidRPr="00604EEF" w:rsidRDefault="00D972BB" w:rsidP="00974226">
            <w:pPr>
              <w:jc w:val="both"/>
              <w:rPr>
                <w:sz w:val="20"/>
                <w:szCs w:val="20"/>
              </w:rPr>
            </w:pPr>
            <w:r>
              <w:rPr>
                <w:sz w:val="20"/>
                <w:szCs w:val="20"/>
              </w:rPr>
              <w:t>droit</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974226">
        <w:tc>
          <w:tcPr>
            <w:tcW w:w="9608" w:type="dxa"/>
            <w:gridSpan w:val="6"/>
          </w:tcPr>
          <w:p w:rsidR="00D972BB" w:rsidRPr="00604EEF" w:rsidRDefault="00D972BB" w:rsidP="00974226">
            <w:pPr>
              <w:jc w:val="both"/>
              <w:rPr>
                <w:sz w:val="20"/>
                <w:szCs w:val="20"/>
              </w:rPr>
            </w:pPr>
            <w:r w:rsidRPr="00670D8A">
              <w:rPr>
                <w:b/>
                <w:sz w:val="20"/>
                <w:szCs w:val="20"/>
              </w:rPr>
              <w:t xml:space="preserve">Cliquer sur l’option </w:t>
            </w:r>
            <w:r>
              <w:rPr>
                <w:b/>
                <w:sz w:val="20"/>
                <w:szCs w:val="20"/>
              </w:rPr>
              <w:t xml:space="preserve">Titre </w:t>
            </w:r>
          </w:p>
        </w:tc>
      </w:tr>
      <w:tr w:rsidR="00D972BB" w:rsidRPr="00604EEF" w:rsidTr="00494DFC">
        <w:tc>
          <w:tcPr>
            <w:tcW w:w="1560" w:type="dxa"/>
          </w:tcPr>
          <w:p w:rsidR="00D972BB" w:rsidRPr="00604EEF" w:rsidRDefault="00D972BB" w:rsidP="00974226">
            <w:pPr>
              <w:jc w:val="both"/>
              <w:rPr>
                <w:sz w:val="20"/>
                <w:szCs w:val="20"/>
              </w:rPr>
            </w:pPr>
            <w:r>
              <w:rPr>
                <w:sz w:val="20"/>
                <w:szCs w:val="20"/>
              </w:rPr>
              <w:t>Date limite client</w:t>
            </w:r>
          </w:p>
        </w:tc>
        <w:tc>
          <w:tcPr>
            <w:tcW w:w="1559" w:type="dxa"/>
          </w:tcPr>
          <w:p w:rsidR="00D972BB" w:rsidRDefault="00D972BB" w:rsidP="00974226">
            <w:pPr>
              <w:rPr>
                <w:sz w:val="20"/>
                <w:szCs w:val="20"/>
              </w:rPr>
            </w:pPr>
            <w:r>
              <w:rPr>
                <w:sz w:val="20"/>
                <w:szCs w:val="20"/>
              </w:rPr>
              <w:t>Date limite dépositaire</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pPr>
              <w:rPr>
                <w:sz w:val="20"/>
                <w:szCs w:val="20"/>
              </w:rPr>
            </w:pPr>
            <w:r>
              <w:rPr>
                <w:sz w:val="20"/>
                <w:szCs w:val="20"/>
              </w:rPr>
              <w:t xml:space="preserve">Date </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Pr="00604EEF" w:rsidRDefault="00D972BB" w:rsidP="00BE2163">
            <w:pPr>
              <w:rPr>
                <w:sz w:val="20"/>
                <w:szCs w:val="20"/>
              </w:rPr>
            </w:pPr>
            <w:r>
              <w:rPr>
                <w:sz w:val="20"/>
                <w:szCs w:val="20"/>
              </w:rPr>
              <w:t>Par défaut</w:t>
            </w:r>
          </w:p>
        </w:tc>
        <w:tc>
          <w:tcPr>
            <w:tcW w:w="1559" w:type="dxa"/>
          </w:tcPr>
          <w:p w:rsidR="00D972BB" w:rsidRDefault="00D972BB" w:rsidP="00974226">
            <w:pPr>
              <w:rPr>
                <w:sz w:val="20"/>
                <w:szCs w:val="20"/>
              </w:rPr>
            </w:pPr>
            <w:r>
              <w:rPr>
                <w:sz w:val="20"/>
                <w:szCs w:val="20"/>
              </w:rPr>
              <w:t>Option par défaut</w:t>
            </w:r>
          </w:p>
        </w:tc>
        <w:tc>
          <w:tcPr>
            <w:tcW w:w="1559" w:type="dxa"/>
          </w:tcPr>
          <w:p w:rsidR="00D972BB" w:rsidRDefault="00D972BB" w:rsidP="00974226">
            <w:pPr>
              <w:rPr>
                <w:sz w:val="20"/>
                <w:szCs w:val="20"/>
              </w:rPr>
            </w:pPr>
            <w:r>
              <w:rPr>
                <w:sz w:val="20"/>
                <w:szCs w:val="20"/>
              </w:rPr>
              <w:t>Booléen</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Vrai - faux</w:t>
            </w:r>
          </w:p>
        </w:tc>
      </w:tr>
      <w:tr w:rsidR="00D972BB" w:rsidRPr="00604EEF" w:rsidTr="00494DFC">
        <w:tc>
          <w:tcPr>
            <w:tcW w:w="1560" w:type="dxa"/>
          </w:tcPr>
          <w:p w:rsidR="00D972BB" w:rsidRDefault="00D972BB" w:rsidP="00BE2163">
            <w:pPr>
              <w:rPr>
                <w:sz w:val="20"/>
                <w:szCs w:val="20"/>
              </w:rPr>
            </w:pPr>
            <w:r>
              <w:rPr>
                <w:sz w:val="20"/>
                <w:szCs w:val="20"/>
              </w:rPr>
              <w:t>Prix de réinvestissement</w:t>
            </w:r>
          </w:p>
        </w:tc>
        <w:tc>
          <w:tcPr>
            <w:tcW w:w="1559" w:type="dxa"/>
          </w:tcPr>
          <w:p w:rsidR="00D972BB" w:rsidRDefault="00D972BB" w:rsidP="00974226">
            <w:pPr>
              <w:rPr>
                <w:sz w:val="20"/>
                <w:szCs w:val="20"/>
              </w:rPr>
            </w:pPr>
            <w:r>
              <w:rPr>
                <w:sz w:val="20"/>
                <w:szCs w:val="20"/>
              </w:rPr>
              <w:t>Prix de réinvestissement</w:t>
            </w:r>
          </w:p>
        </w:tc>
        <w:tc>
          <w:tcPr>
            <w:tcW w:w="1559" w:type="dxa"/>
          </w:tcPr>
          <w:p w:rsidR="00D972BB" w:rsidRDefault="00D972BB" w:rsidP="00974226">
            <w:pPr>
              <w:rPr>
                <w:sz w:val="20"/>
                <w:szCs w:val="20"/>
              </w:rPr>
            </w:pPr>
            <w:r>
              <w:rPr>
                <w:sz w:val="20"/>
                <w:szCs w:val="20"/>
              </w:rPr>
              <w:t>chiffre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pPr>
              <w:jc w:val="both"/>
              <w:rPr>
                <w:sz w:val="20"/>
                <w:szCs w:val="20"/>
              </w:rPr>
            </w:pPr>
            <w:r>
              <w:rPr>
                <w:sz w:val="20"/>
                <w:szCs w:val="20"/>
              </w:rPr>
              <w:t>Ratio</w:t>
            </w:r>
          </w:p>
        </w:tc>
        <w:tc>
          <w:tcPr>
            <w:tcW w:w="1559" w:type="dxa"/>
          </w:tcPr>
          <w:p w:rsidR="00D972BB" w:rsidRDefault="00D972BB" w:rsidP="00974226">
            <w:pPr>
              <w:rPr>
                <w:sz w:val="20"/>
                <w:szCs w:val="20"/>
              </w:rPr>
            </w:pPr>
            <w:r>
              <w:rPr>
                <w:sz w:val="20"/>
                <w:szCs w:val="20"/>
              </w:rPr>
              <w:t>ratio</w:t>
            </w:r>
          </w:p>
        </w:tc>
        <w:tc>
          <w:tcPr>
            <w:tcW w:w="1559" w:type="dxa"/>
          </w:tcPr>
          <w:p w:rsidR="00D972BB" w:rsidRDefault="00D972BB" w:rsidP="00974226">
            <w:pPr>
              <w:rPr>
                <w:sz w:val="20"/>
                <w:szCs w:val="20"/>
              </w:rPr>
            </w:pP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pPr>
              <w:jc w:val="both"/>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Enumération</w:t>
            </w:r>
          </w:p>
        </w:tc>
        <w:tc>
          <w:tcPr>
            <w:tcW w:w="1701" w:type="dxa"/>
          </w:tcPr>
          <w:p w:rsidR="00D972BB" w:rsidRDefault="00D972BB" w:rsidP="00974226">
            <w:pPr>
              <w:rPr>
                <w:sz w:val="20"/>
                <w:szCs w:val="20"/>
              </w:rPr>
            </w:pPr>
          </w:p>
        </w:tc>
        <w:tc>
          <w:tcPr>
            <w:tcW w:w="851" w:type="dxa"/>
          </w:tcPr>
          <w:p w:rsidR="00D972BB" w:rsidRPr="00604EEF" w:rsidRDefault="00D972BB" w:rsidP="00974226">
            <w:pPr>
              <w:rPr>
                <w:sz w:val="20"/>
                <w:szCs w:val="20"/>
              </w:rPr>
            </w:pPr>
          </w:p>
        </w:tc>
        <w:tc>
          <w:tcPr>
            <w:tcW w:w="2378" w:type="dxa"/>
          </w:tcPr>
          <w:p w:rsidR="00D972BB" w:rsidRDefault="00D972BB" w:rsidP="00BE2163">
            <w:pPr>
              <w:rPr>
                <w:sz w:val="20"/>
                <w:szCs w:val="20"/>
              </w:rPr>
            </w:pPr>
            <w:r>
              <w:rPr>
                <w:sz w:val="20"/>
                <w:szCs w:val="20"/>
              </w:rPr>
              <w:t>Inférieur</w:t>
            </w:r>
          </w:p>
          <w:p w:rsidR="00D972BB" w:rsidRDefault="00D972BB" w:rsidP="00BE2163">
            <w:pPr>
              <w:rPr>
                <w:sz w:val="20"/>
                <w:szCs w:val="20"/>
              </w:rPr>
            </w:pPr>
            <w:r>
              <w:rPr>
                <w:sz w:val="20"/>
                <w:szCs w:val="20"/>
              </w:rPr>
              <w:t>Supérieur</w:t>
            </w:r>
          </w:p>
          <w:p w:rsidR="00D972BB" w:rsidRDefault="00D972BB" w:rsidP="00BE2163">
            <w:pPr>
              <w:rPr>
                <w:sz w:val="20"/>
                <w:szCs w:val="20"/>
              </w:rPr>
            </w:pPr>
            <w:r>
              <w:rPr>
                <w:sz w:val="20"/>
                <w:szCs w:val="20"/>
              </w:rPr>
              <w:t>Actuel</w:t>
            </w:r>
          </w:p>
          <w:p w:rsidR="00D972BB" w:rsidRDefault="00D972BB" w:rsidP="00BE2163">
            <w:pPr>
              <w:rPr>
                <w:sz w:val="20"/>
                <w:szCs w:val="20"/>
              </w:rPr>
            </w:pPr>
            <w:r>
              <w:rPr>
                <w:sz w:val="20"/>
                <w:szCs w:val="20"/>
              </w:rPr>
              <w:t>Au plus proche</w:t>
            </w:r>
          </w:p>
        </w:tc>
      </w:tr>
      <w:tr w:rsidR="00D972BB" w:rsidRPr="00604EEF" w:rsidTr="00F81489">
        <w:tc>
          <w:tcPr>
            <w:tcW w:w="9608" w:type="dxa"/>
            <w:gridSpan w:val="6"/>
          </w:tcPr>
          <w:p w:rsidR="00D972BB" w:rsidRDefault="00D972BB" w:rsidP="00BE2163">
            <w:pPr>
              <w:rPr>
                <w:sz w:val="20"/>
                <w:szCs w:val="20"/>
              </w:rPr>
            </w:pPr>
            <w:r w:rsidRPr="0085769D">
              <w:rPr>
                <w:b/>
                <w:sz w:val="20"/>
                <w:szCs w:val="20"/>
                <w:u w:val="single"/>
              </w:rPr>
              <w:t>Sortie de droit</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Type d’impact</w:t>
            </w:r>
          </w:p>
        </w:tc>
        <w:tc>
          <w:tcPr>
            <w:tcW w:w="1559" w:type="dxa"/>
          </w:tcPr>
          <w:p w:rsidR="00D972BB" w:rsidRPr="00604EEF" w:rsidRDefault="00D972BB" w:rsidP="00F81489">
            <w:pPr>
              <w:rPr>
                <w:sz w:val="20"/>
                <w:szCs w:val="20"/>
              </w:rPr>
            </w:pPr>
            <w:r>
              <w:rPr>
                <w:sz w:val="20"/>
                <w:szCs w:val="20"/>
              </w:rPr>
              <w:t>Sens de l’impact</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Pr="00604EEF" w:rsidRDefault="00D972BB" w:rsidP="00F81489">
            <w:pPr>
              <w:rPr>
                <w:sz w:val="20"/>
                <w:szCs w:val="20"/>
              </w:rPr>
            </w:pPr>
          </w:p>
        </w:tc>
        <w:tc>
          <w:tcPr>
            <w:tcW w:w="2378" w:type="dxa"/>
          </w:tcPr>
          <w:p w:rsidR="00D972BB" w:rsidRDefault="00D972BB" w:rsidP="00F81489">
            <w:pPr>
              <w:rPr>
                <w:sz w:val="20"/>
                <w:szCs w:val="20"/>
              </w:rPr>
            </w:pPr>
            <w:r>
              <w:rPr>
                <w:sz w:val="20"/>
                <w:szCs w:val="20"/>
              </w:rPr>
              <w:t>Crédit</w:t>
            </w:r>
          </w:p>
          <w:p w:rsidR="00D972BB" w:rsidRPr="00604EEF" w:rsidRDefault="00D972BB" w:rsidP="00F81489">
            <w:pPr>
              <w:rPr>
                <w:sz w:val="20"/>
                <w:szCs w:val="20"/>
              </w:rPr>
            </w:pPr>
            <w:r>
              <w:rPr>
                <w:sz w:val="20"/>
                <w:szCs w:val="20"/>
              </w:rPr>
              <w:t>Débit</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Titre</w:t>
            </w:r>
          </w:p>
        </w:tc>
        <w:tc>
          <w:tcPr>
            <w:tcW w:w="1559" w:type="dxa"/>
          </w:tcPr>
          <w:p w:rsidR="00D972BB" w:rsidRPr="00604EEF" w:rsidRDefault="00D972BB" w:rsidP="00F81489">
            <w:pPr>
              <w:rPr>
                <w:sz w:val="20"/>
                <w:szCs w:val="20"/>
              </w:rPr>
            </w:pPr>
            <w:r w:rsidRPr="00604EEF">
              <w:rPr>
                <w:sz w:val="20"/>
                <w:szCs w:val="20"/>
              </w:rPr>
              <w:t>Titre</w:t>
            </w:r>
          </w:p>
        </w:tc>
        <w:tc>
          <w:tcPr>
            <w:tcW w:w="1559" w:type="dxa"/>
          </w:tcPr>
          <w:p w:rsidR="00D972BB" w:rsidRPr="00604EEF" w:rsidRDefault="00D972BB" w:rsidP="00F81489">
            <w:pPr>
              <w:jc w:val="both"/>
              <w:rPr>
                <w:sz w:val="20"/>
                <w:szCs w:val="20"/>
              </w:rPr>
            </w:pPr>
            <w:r>
              <w:rPr>
                <w:sz w:val="20"/>
                <w:szCs w:val="20"/>
              </w:rPr>
              <w:t>droit</w:t>
            </w:r>
          </w:p>
        </w:tc>
        <w:tc>
          <w:tcPr>
            <w:tcW w:w="1701" w:type="dxa"/>
          </w:tcPr>
          <w:p w:rsidR="00D972BB" w:rsidRPr="00604EEF" w:rsidRDefault="00D972BB" w:rsidP="00F81489">
            <w:pPr>
              <w:jc w:val="both"/>
              <w:rPr>
                <w:sz w:val="20"/>
                <w:szCs w:val="20"/>
              </w:rPr>
            </w:pPr>
            <w:r w:rsidRPr="00604EEF">
              <w:rPr>
                <w:sz w:val="20"/>
                <w:szCs w:val="20"/>
              </w:rPr>
              <w:t>Obligatoire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date de paiement</w:t>
            </w:r>
          </w:p>
        </w:tc>
        <w:tc>
          <w:tcPr>
            <w:tcW w:w="1559" w:type="dxa"/>
          </w:tcPr>
          <w:p w:rsidR="00D972BB" w:rsidRPr="00604EEF" w:rsidRDefault="00D972BB" w:rsidP="00F81489">
            <w:pPr>
              <w:rPr>
                <w:sz w:val="20"/>
                <w:szCs w:val="20"/>
              </w:rPr>
            </w:pPr>
            <w:r>
              <w:rPr>
                <w:sz w:val="20"/>
                <w:szCs w:val="20"/>
              </w:rPr>
              <w:t>Date de paiement</w:t>
            </w:r>
          </w:p>
        </w:tc>
        <w:tc>
          <w:tcPr>
            <w:tcW w:w="1559" w:type="dxa"/>
          </w:tcPr>
          <w:p w:rsidR="00D972BB" w:rsidRPr="00604EEF" w:rsidRDefault="00D972BB" w:rsidP="00F81489">
            <w:pPr>
              <w:rPr>
                <w:sz w:val="20"/>
                <w:szCs w:val="20"/>
              </w:rPr>
            </w:pPr>
            <w:r>
              <w:rPr>
                <w:sz w:val="20"/>
                <w:szCs w:val="20"/>
              </w:rPr>
              <w:t>date</w:t>
            </w:r>
          </w:p>
        </w:tc>
        <w:tc>
          <w:tcPr>
            <w:tcW w:w="1701" w:type="dxa"/>
          </w:tcPr>
          <w:p w:rsidR="00D972BB" w:rsidRPr="00604EEF" w:rsidRDefault="00D972BB" w:rsidP="00F81489">
            <w:pPr>
              <w:rPr>
                <w:sz w:val="20"/>
                <w:szCs w:val="20"/>
              </w:rPr>
            </w:pPr>
            <w:r>
              <w:rPr>
                <w:sz w:val="20"/>
                <w:szCs w:val="20"/>
              </w:rPr>
              <w:t>optionnelle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974226">
        <w:tc>
          <w:tcPr>
            <w:tcW w:w="9608" w:type="dxa"/>
            <w:gridSpan w:val="6"/>
          </w:tcPr>
          <w:p w:rsidR="00D972BB" w:rsidRPr="0085769D" w:rsidRDefault="00D972BB" w:rsidP="00417F9A">
            <w:pPr>
              <w:rPr>
                <w:b/>
                <w:sz w:val="20"/>
                <w:szCs w:val="20"/>
                <w:u w:val="single"/>
              </w:rPr>
            </w:pPr>
            <w:r w:rsidRPr="0085769D">
              <w:rPr>
                <w:b/>
                <w:sz w:val="20"/>
                <w:szCs w:val="20"/>
                <w:u w:val="single"/>
              </w:rPr>
              <w:t>Entrée de titre</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Type d’impact</w:t>
            </w:r>
          </w:p>
        </w:tc>
        <w:tc>
          <w:tcPr>
            <w:tcW w:w="1559" w:type="dxa"/>
          </w:tcPr>
          <w:p w:rsidR="00D972BB" w:rsidRPr="00604EEF" w:rsidRDefault="00D972BB" w:rsidP="00974226">
            <w:pPr>
              <w:rPr>
                <w:sz w:val="20"/>
                <w:szCs w:val="20"/>
              </w:rPr>
            </w:pPr>
            <w:r>
              <w:rPr>
                <w:sz w:val="20"/>
                <w:szCs w:val="20"/>
              </w:rPr>
              <w:t>Sens de l’impact</w:t>
            </w:r>
          </w:p>
        </w:tc>
        <w:tc>
          <w:tcPr>
            <w:tcW w:w="1559" w:type="dxa"/>
          </w:tcPr>
          <w:p w:rsidR="00D972BB" w:rsidRPr="00604EEF" w:rsidRDefault="00D972BB" w:rsidP="00974226">
            <w:pPr>
              <w:rPr>
                <w:sz w:val="20"/>
                <w:szCs w:val="20"/>
              </w:rPr>
            </w:pPr>
            <w:r>
              <w:rPr>
                <w:sz w:val="20"/>
                <w:szCs w:val="20"/>
              </w:rPr>
              <w:t xml:space="preserve">Enumération </w:t>
            </w:r>
          </w:p>
        </w:tc>
        <w:tc>
          <w:tcPr>
            <w:tcW w:w="1701" w:type="dxa"/>
          </w:tcPr>
          <w:p w:rsidR="00D972BB" w:rsidRPr="00604EEF" w:rsidRDefault="00BB7E28" w:rsidP="00974226">
            <w:pPr>
              <w:rPr>
                <w:sz w:val="20"/>
                <w:szCs w:val="20"/>
              </w:rPr>
            </w:pPr>
            <w:r>
              <w:rPr>
                <w:sz w:val="20"/>
                <w:szCs w:val="20"/>
              </w:rPr>
              <w:t>O</w:t>
            </w:r>
            <w:r w:rsidR="00D972BB">
              <w:rPr>
                <w:sz w:val="20"/>
                <w:szCs w:val="20"/>
              </w:rPr>
              <w:t>bligatoire</w:t>
            </w:r>
          </w:p>
        </w:tc>
        <w:tc>
          <w:tcPr>
            <w:tcW w:w="851" w:type="dxa"/>
          </w:tcPr>
          <w:p w:rsidR="00D972BB" w:rsidRPr="00604EEF" w:rsidRDefault="00D972BB" w:rsidP="00974226">
            <w:pPr>
              <w:rPr>
                <w:sz w:val="20"/>
                <w:szCs w:val="20"/>
              </w:rPr>
            </w:pPr>
          </w:p>
        </w:tc>
        <w:tc>
          <w:tcPr>
            <w:tcW w:w="2378" w:type="dxa"/>
          </w:tcPr>
          <w:p w:rsidR="00D972BB" w:rsidRDefault="00D972BB" w:rsidP="00417F9A">
            <w:pPr>
              <w:rPr>
                <w:sz w:val="20"/>
                <w:szCs w:val="20"/>
              </w:rPr>
            </w:pPr>
            <w:r>
              <w:rPr>
                <w:sz w:val="20"/>
                <w:szCs w:val="20"/>
              </w:rPr>
              <w:t>Crédit</w:t>
            </w:r>
          </w:p>
          <w:p w:rsidR="00D972BB" w:rsidRPr="00604EEF" w:rsidRDefault="00D972BB" w:rsidP="00417F9A">
            <w:pPr>
              <w:rPr>
                <w:sz w:val="20"/>
                <w:szCs w:val="20"/>
              </w:rPr>
            </w:pPr>
            <w:r>
              <w:rPr>
                <w:sz w:val="20"/>
                <w:szCs w:val="20"/>
              </w:rPr>
              <w:t>Débit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Titre</w:t>
            </w:r>
          </w:p>
        </w:tc>
        <w:tc>
          <w:tcPr>
            <w:tcW w:w="1559" w:type="dxa"/>
          </w:tcPr>
          <w:p w:rsidR="00D972BB" w:rsidRPr="00604EEF" w:rsidRDefault="00D972BB" w:rsidP="00974226">
            <w:pPr>
              <w:rPr>
                <w:sz w:val="20"/>
                <w:szCs w:val="20"/>
              </w:rPr>
            </w:pPr>
            <w:r w:rsidRPr="00604EEF">
              <w:rPr>
                <w:sz w:val="20"/>
                <w:szCs w:val="20"/>
              </w:rPr>
              <w:t>Titre</w:t>
            </w:r>
          </w:p>
        </w:tc>
        <w:tc>
          <w:tcPr>
            <w:tcW w:w="1559" w:type="dxa"/>
          </w:tcPr>
          <w:p w:rsidR="00D972BB" w:rsidRDefault="00D972BB" w:rsidP="00974226">
            <w:pPr>
              <w:jc w:val="both"/>
              <w:rPr>
                <w:sz w:val="20"/>
                <w:szCs w:val="20"/>
              </w:rPr>
            </w:pPr>
            <w:r>
              <w:rPr>
                <w:sz w:val="20"/>
                <w:szCs w:val="20"/>
              </w:rPr>
              <w:t xml:space="preserve">Action </w:t>
            </w:r>
          </w:p>
          <w:p w:rsidR="00D972BB" w:rsidRPr="00604EEF" w:rsidRDefault="00D972BB" w:rsidP="00974226">
            <w:pPr>
              <w:jc w:val="both"/>
              <w:rPr>
                <w:sz w:val="20"/>
                <w:szCs w:val="20"/>
              </w:rPr>
            </w:pPr>
            <w:r w:rsidRPr="00604EEF">
              <w:rPr>
                <w:sz w:val="20"/>
                <w:szCs w:val="20"/>
              </w:rPr>
              <w:t>OPCVM</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Pr>
                <w:sz w:val="20"/>
                <w:szCs w:val="20"/>
              </w:rPr>
              <w:t>Mouvement fraction espèce</w:t>
            </w:r>
          </w:p>
        </w:tc>
        <w:tc>
          <w:tcPr>
            <w:tcW w:w="1559" w:type="dxa"/>
          </w:tcPr>
          <w:p w:rsidR="00D972BB" w:rsidRDefault="00D972BB" w:rsidP="00974226">
            <w:pPr>
              <w:rPr>
                <w:sz w:val="20"/>
                <w:szCs w:val="20"/>
              </w:rPr>
            </w:pPr>
            <w:r>
              <w:rPr>
                <w:sz w:val="20"/>
                <w:szCs w:val="20"/>
              </w:rPr>
              <w:t>Mouvement fraction espèce</w:t>
            </w:r>
          </w:p>
        </w:tc>
        <w:tc>
          <w:tcPr>
            <w:tcW w:w="1559" w:type="dxa"/>
          </w:tcPr>
          <w:p w:rsidR="00D972BB" w:rsidRDefault="00D972BB" w:rsidP="00974226">
            <w:pPr>
              <w:rPr>
                <w:sz w:val="20"/>
                <w:szCs w:val="20"/>
              </w:rPr>
            </w:pPr>
            <w:r>
              <w:rPr>
                <w:sz w:val="20"/>
                <w:szCs w:val="20"/>
              </w:rPr>
              <w:t>Mouvement fraction espèce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Pr="00604EEF" w:rsidRDefault="00D972BB" w:rsidP="00974226">
            <w:pPr>
              <w:rPr>
                <w:sz w:val="20"/>
                <w:szCs w:val="20"/>
              </w:rPr>
            </w:pPr>
          </w:p>
        </w:tc>
      </w:tr>
      <w:tr w:rsidR="00D972BB" w:rsidRPr="00604EEF" w:rsidTr="00974226">
        <w:tc>
          <w:tcPr>
            <w:tcW w:w="9608" w:type="dxa"/>
            <w:gridSpan w:val="6"/>
          </w:tcPr>
          <w:p w:rsidR="00D972BB" w:rsidRPr="00604EEF" w:rsidRDefault="00D972BB" w:rsidP="00974226">
            <w:pPr>
              <w:rPr>
                <w:sz w:val="20"/>
                <w:szCs w:val="20"/>
              </w:rPr>
            </w:pPr>
            <w:r w:rsidRPr="00670D8A">
              <w:rPr>
                <w:b/>
                <w:sz w:val="20"/>
                <w:szCs w:val="20"/>
              </w:rPr>
              <w:t xml:space="preserve">Cliquer sur l’option </w:t>
            </w:r>
            <w:r>
              <w:rPr>
                <w:b/>
                <w:sz w:val="20"/>
                <w:szCs w:val="20"/>
              </w:rPr>
              <w:t xml:space="preserve">CASE </w:t>
            </w:r>
          </w:p>
        </w:tc>
      </w:tr>
      <w:tr w:rsidR="00D972BB" w:rsidRPr="00604EEF" w:rsidTr="00494DFC">
        <w:tc>
          <w:tcPr>
            <w:tcW w:w="1560" w:type="dxa"/>
          </w:tcPr>
          <w:p w:rsidR="00D972BB" w:rsidRPr="00604EEF" w:rsidRDefault="00D972BB" w:rsidP="00974226">
            <w:pPr>
              <w:jc w:val="both"/>
              <w:rPr>
                <w:sz w:val="20"/>
                <w:szCs w:val="20"/>
              </w:rPr>
            </w:pPr>
            <w:r>
              <w:rPr>
                <w:sz w:val="20"/>
                <w:szCs w:val="20"/>
              </w:rPr>
              <w:t>Date limite client</w:t>
            </w:r>
          </w:p>
        </w:tc>
        <w:tc>
          <w:tcPr>
            <w:tcW w:w="1559" w:type="dxa"/>
          </w:tcPr>
          <w:p w:rsidR="00D972BB" w:rsidRDefault="00D972BB" w:rsidP="00974226">
            <w:pPr>
              <w:rPr>
                <w:sz w:val="20"/>
                <w:szCs w:val="20"/>
              </w:rPr>
            </w:pPr>
            <w:r>
              <w:rPr>
                <w:sz w:val="20"/>
                <w:szCs w:val="20"/>
              </w:rPr>
              <w:t>Date limite dépositaire</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F7D47">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851"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378"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D972BB" w:rsidRPr="00604EEF" w:rsidTr="00494DFC">
        <w:tc>
          <w:tcPr>
            <w:tcW w:w="1560" w:type="dxa"/>
          </w:tcPr>
          <w:p w:rsidR="00D972BB" w:rsidRPr="00604EEF"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pPr>
              <w:rPr>
                <w:sz w:val="20"/>
                <w:szCs w:val="20"/>
              </w:rPr>
            </w:pPr>
            <w:r>
              <w:rPr>
                <w:sz w:val="20"/>
                <w:szCs w:val="20"/>
              </w:rPr>
              <w:t xml:space="preserve">Date </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Pr>
                <w:sz w:val="20"/>
                <w:szCs w:val="20"/>
              </w:rPr>
              <w:t>Par défaut</w:t>
            </w:r>
          </w:p>
        </w:tc>
        <w:tc>
          <w:tcPr>
            <w:tcW w:w="1559" w:type="dxa"/>
          </w:tcPr>
          <w:p w:rsidR="00D972BB" w:rsidRDefault="00D972BB" w:rsidP="00974226">
            <w:pPr>
              <w:rPr>
                <w:sz w:val="20"/>
                <w:szCs w:val="20"/>
              </w:rPr>
            </w:pPr>
            <w:r>
              <w:rPr>
                <w:sz w:val="20"/>
                <w:szCs w:val="20"/>
              </w:rPr>
              <w:t>Option par défaut</w:t>
            </w:r>
          </w:p>
        </w:tc>
        <w:tc>
          <w:tcPr>
            <w:tcW w:w="1559" w:type="dxa"/>
          </w:tcPr>
          <w:p w:rsidR="00D972BB" w:rsidRDefault="00D972BB" w:rsidP="00974226">
            <w:pPr>
              <w:rPr>
                <w:sz w:val="20"/>
                <w:szCs w:val="20"/>
              </w:rPr>
            </w:pPr>
            <w:r>
              <w:rPr>
                <w:sz w:val="20"/>
                <w:szCs w:val="20"/>
              </w:rPr>
              <w:t>Booléen</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Vrai - faux</w:t>
            </w:r>
          </w:p>
        </w:tc>
      </w:tr>
      <w:tr w:rsidR="00D972BB" w:rsidRPr="00604EEF" w:rsidTr="00494DFC">
        <w:tc>
          <w:tcPr>
            <w:tcW w:w="1560" w:type="dxa"/>
          </w:tcPr>
          <w:p w:rsidR="00D972BB" w:rsidRDefault="00D972BB" w:rsidP="00974226">
            <w:pPr>
              <w:rPr>
                <w:sz w:val="20"/>
                <w:szCs w:val="20"/>
              </w:rPr>
            </w:pPr>
            <w:r>
              <w:rPr>
                <w:sz w:val="20"/>
                <w:szCs w:val="20"/>
              </w:rPr>
              <w:t>Parité de sortie</w:t>
            </w:r>
          </w:p>
        </w:tc>
        <w:tc>
          <w:tcPr>
            <w:tcW w:w="1559" w:type="dxa"/>
          </w:tcPr>
          <w:p w:rsidR="00D972BB" w:rsidRDefault="00D972BB" w:rsidP="00974226">
            <w:pPr>
              <w:rPr>
                <w:sz w:val="20"/>
                <w:szCs w:val="20"/>
              </w:rPr>
            </w:pPr>
            <w:r>
              <w:rPr>
                <w:sz w:val="20"/>
                <w:szCs w:val="20"/>
              </w:rPr>
              <w:t>Parité de sortie</w:t>
            </w:r>
          </w:p>
        </w:tc>
        <w:tc>
          <w:tcPr>
            <w:tcW w:w="1559" w:type="dxa"/>
          </w:tcPr>
          <w:p w:rsidR="00D972BB" w:rsidRDefault="00D972BB" w:rsidP="00974226">
            <w:pPr>
              <w:rPr>
                <w:sz w:val="20"/>
                <w:szCs w:val="20"/>
              </w:rPr>
            </w:pPr>
            <w:r>
              <w:rPr>
                <w:sz w:val="20"/>
                <w:szCs w:val="20"/>
              </w:rPr>
              <w:t>chiffre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pPr>
              <w:jc w:val="both"/>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Enumération</w:t>
            </w:r>
          </w:p>
        </w:tc>
        <w:tc>
          <w:tcPr>
            <w:tcW w:w="1701" w:type="dxa"/>
          </w:tcPr>
          <w:p w:rsidR="00D972BB" w:rsidRDefault="00D972BB" w:rsidP="00974226">
            <w:pPr>
              <w:rPr>
                <w:sz w:val="20"/>
                <w:szCs w:val="20"/>
              </w:rPr>
            </w:pP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Inférieur</w:t>
            </w:r>
          </w:p>
          <w:p w:rsidR="00D972BB" w:rsidRDefault="00D972BB" w:rsidP="00974226">
            <w:pPr>
              <w:rPr>
                <w:sz w:val="20"/>
                <w:szCs w:val="20"/>
              </w:rPr>
            </w:pPr>
            <w:r>
              <w:rPr>
                <w:sz w:val="20"/>
                <w:szCs w:val="20"/>
              </w:rPr>
              <w:t>Supérieur</w:t>
            </w:r>
          </w:p>
          <w:p w:rsidR="00D972BB" w:rsidRDefault="00D972BB" w:rsidP="00974226">
            <w:pPr>
              <w:rPr>
                <w:sz w:val="20"/>
                <w:szCs w:val="20"/>
              </w:rPr>
            </w:pPr>
            <w:r>
              <w:rPr>
                <w:sz w:val="20"/>
                <w:szCs w:val="20"/>
              </w:rPr>
              <w:t>Actuel</w:t>
            </w:r>
          </w:p>
          <w:p w:rsidR="00D972BB" w:rsidRDefault="00D972BB" w:rsidP="00974226">
            <w:pPr>
              <w:rPr>
                <w:sz w:val="20"/>
                <w:szCs w:val="20"/>
              </w:rPr>
            </w:pPr>
            <w:r>
              <w:rPr>
                <w:sz w:val="20"/>
                <w:szCs w:val="20"/>
              </w:rPr>
              <w:t>Au plus proche</w:t>
            </w:r>
          </w:p>
        </w:tc>
      </w:tr>
      <w:tr w:rsidR="00D972BB" w:rsidRPr="00604EEF" w:rsidTr="00F81489">
        <w:tc>
          <w:tcPr>
            <w:tcW w:w="9608" w:type="dxa"/>
            <w:gridSpan w:val="6"/>
          </w:tcPr>
          <w:p w:rsidR="00D972BB" w:rsidRPr="00604EEF" w:rsidRDefault="00D972BB" w:rsidP="00974226">
            <w:pPr>
              <w:jc w:val="both"/>
              <w:rPr>
                <w:sz w:val="20"/>
                <w:szCs w:val="20"/>
              </w:rPr>
            </w:pPr>
            <w:r w:rsidRPr="0085769D">
              <w:rPr>
                <w:b/>
                <w:sz w:val="20"/>
                <w:szCs w:val="20"/>
                <w:u w:val="single"/>
              </w:rPr>
              <w:t>Sortie de droit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Type d’impact</w:t>
            </w:r>
          </w:p>
        </w:tc>
        <w:tc>
          <w:tcPr>
            <w:tcW w:w="1559" w:type="dxa"/>
          </w:tcPr>
          <w:p w:rsidR="00D972BB" w:rsidRPr="00604EEF" w:rsidRDefault="00D972BB" w:rsidP="00974226">
            <w:pPr>
              <w:rPr>
                <w:sz w:val="20"/>
                <w:szCs w:val="20"/>
              </w:rPr>
            </w:pPr>
            <w:r>
              <w:rPr>
                <w:sz w:val="20"/>
                <w:szCs w:val="20"/>
              </w:rPr>
              <w:t>Sens de l’impact</w:t>
            </w:r>
          </w:p>
        </w:tc>
        <w:tc>
          <w:tcPr>
            <w:tcW w:w="1559" w:type="dxa"/>
          </w:tcPr>
          <w:p w:rsidR="00D972BB" w:rsidRPr="00604EEF" w:rsidRDefault="00D972BB" w:rsidP="00974226">
            <w:pPr>
              <w:rPr>
                <w:sz w:val="20"/>
                <w:szCs w:val="20"/>
              </w:rPr>
            </w:pPr>
            <w:r>
              <w:rPr>
                <w:sz w:val="20"/>
                <w:szCs w:val="20"/>
              </w:rPr>
              <w:t xml:space="preserve">Enumération </w:t>
            </w:r>
          </w:p>
        </w:tc>
        <w:tc>
          <w:tcPr>
            <w:tcW w:w="1701" w:type="dxa"/>
          </w:tcPr>
          <w:p w:rsidR="00D972BB" w:rsidRPr="00604EEF" w:rsidRDefault="00BB7E28" w:rsidP="00974226">
            <w:pPr>
              <w:rPr>
                <w:sz w:val="20"/>
                <w:szCs w:val="20"/>
              </w:rPr>
            </w:pPr>
            <w:r>
              <w:rPr>
                <w:sz w:val="20"/>
                <w:szCs w:val="20"/>
              </w:rPr>
              <w:t>O</w:t>
            </w:r>
            <w:r w:rsidR="00D972BB">
              <w:rPr>
                <w:sz w:val="20"/>
                <w:szCs w:val="20"/>
              </w:rPr>
              <w:t>bligatoire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Crédit</w:t>
            </w:r>
          </w:p>
          <w:p w:rsidR="00D972BB" w:rsidRPr="00604EEF" w:rsidRDefault="00D972BB" w:rsidP="00974226">
            <w:pPr>
              <w:rPr>
                <w:sz w:val="20"/>
                <w:szCs w:val="20"/>
              </w:rPr>
            </w:pPr>
            <w:r>
              <w:rPr>
                <w:sz w:val="20"/>
                <w:szCs w:val="20"/>
              </w:rPr>
              <w:t>Débit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Titre</w:t>
            </w:r>
          </w:p>
        </w:tc>
        <w:tc>
          <w:tcPr>
            <w:tcW w:w="1559" w:type="dxa"/>
          </w:tcPr>
          <w:p w:rsidR="00D972BB" w:rsidRPr="00604EEF" w:rsidRDefault="00D972BB" w:rsidP="00974226">
            <w:pPr>
              <w:rPr>
                <w:sz w:val="20"/>
                <w:szCs w:val="20"/>
              </w:rPr>
            </w:pPr>
            <w:r w:rsidRPr="00604EEF">
              <w:rPr>
                <w:sz w:val="20"/>
                <w:szCs w:val="20"/>
              </w:rPr>
              <w:t>Titre</w:t>
            </w:r>
          </w:p>
        </w:tc>
        <w:tc>
          <w:tcPr>
            <w:tcW w:w="1559" w:type="dxa"/>
          </w:tcPr>
          <w:p w:rsidR="00D972BB" w:rsidRPr="00604EEF" w:rsidRDefault="00D972BB" w:rsidP="00974226">
            <w:pPr>
              <w:jc w:val="both"/>
              <w:rPr>
                <w:sz w:val="20"/>
                <w:szCs w:val="20"/>
              </w:rPr>
            </w:pPr>
            <w:r>
              <w:rPr>
                <w:sz w:val="20"/>
                <w:szCs w:val="20"/>
              </w:rPr>
              <w:t>droit</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F81489">
        <w:tc>
          <w:tcPr>
            <w:tcW w:w="9608" w:type="dxa"/>
            <w:gridSpan w:val="6"/>
          </w:tcPr>
          <w:p w:rsidR="00D972BB" w:rsidRDefault="00D972BB" w:rsidP="00F81489">
            <w:pPr>
              <w:rPr>
                <w:sz w:val="20"/>
                <w:szCs w:val="20"/>
              </w:rPr>
            </w:pPr>
            <w:r w:rsidRPr="0085769D">
              <w:rPr>
                <w:b/>
                <w:sz w:val="20"/>
                <w:szCs w:val="20"/>
                <w:u w:val="single"/>
              </w:rPr>
              <w:t>Entrée de titre</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Type d’impact</w:t>
            </w:r>
          </w:p>
        </w:tc>
        <w:tc>
          <w:tcPr>
            <w:tcW w:w="1559" w:type="dxa"/>
          </w:tcPr>
          <w:p w:rsidR="00D972BB" w:rsidRPr="00604EEF" w:rsidRDefault="00D972BB" w:rsidP="00F81489">
            <w:pPr>
              <w:rPr>
                <w:sz w:val="20"/>
                <w:szCs w:val="20"/>
              </w:rPr>
            </w:pPr>
            <w:r>
              <w:rPr>
                <w:sz w:val="20"/>
                <w:szCs w:val="20"/>
              </w:rPr>
              <w:t>Sens de l’impact</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Pr="00604EEF" w:rsidRDefault="00D972BB" w:rsidP="00F81489">
            <w:pPr>
              <w:rPr>
                <w:sz w:val="20"/>
                <w:szCs w:val="20"/>
              </w:rPr>
            </w:pPr>
          </w:p>
        </w:tc>
        <w:tc>
          <w:tcPr>
            <w:tcW w:w="2378" w:type="dxa"/>
          </w:tcPr>
          <w:p w:rsidR="00D972BB" w:rsidRDefault="00D972BB" w:rsidP="00F81489">
            <w:pPr>
              <w:rPr>
                <w:sz w:val="20"/>
                <w:szCs w:val="20"/>
              </w:rPr>
            </w:pPr>
            <w:r>
              <w:rPr>
                <w:sz w:val="20"/>
                <w:szCs w:val="20"/>
              </w:rPr>
              <w:t>Crédit</w:t>
            </w:r>
          </w:p>
          <w:p w:rsidR="00D972BB" w:rsidRPr="00604EEF" w:rsidRDefault="00D972BB" w:rsidP="00F81489">
            <w:pPr>
              <w:rPr>
                <w:sz w:val="20"/>
                <w:szCs w:val="20"/>
              </w:rPr>
            </w:pPr>
            <w:r>
              <w:rPr>
                <w:sz w:val="20"/>
                <w:szCs w:val="20"/>
              </w:rPr>
              <w:t>Débit</w:t>
            </w:r>
          </w:p>
        </w:tc>
      </w:tr>
      <w:tr w:rsidR="00D972BB" w:rsidRPr="00604EEF" w:rsidTr="00494DFC">
        <w:trPr>
          <w:trHeight w:val="349"/>
        </w:trPr>
        <w:tc>
          <w:tcPr>
            <w:tcW w:w="1560" w:type="dxa"/>
          </w:tcPr>
          <w:p w:rsidR="00D972BB" w:rsidRPr="00604EEF" w:rsidRDefault="00D972BB" w:rsidP="00F81489">
            <w:pPr>
              <w:jc w:val="both"/>
              <w:rPr>
                <w:sz w:val="20"/>
                <w:szCs w:val="20"/>
              </w:rPr>
            </w:pPr>
            <w:r w:rsidRPr="00604EEF">
              <w:rPr>
                <w:sz w:val="20"/>
                <w:szCs w:val="20"/>
              </w:rPr>
              <w:t>Titre</w:t>
            </w:r>
          </w:p>
        </w:tc>
        <w:tc>
          <w:tcPr>
            <w:tcW w:w="1559" w:type="dxa"/>
          </w:tcPr>
          <w:p w:rsidR="00D972BB" w:rsidRPr="00604EEF" w:rsidRDefault="00D972BB" w:rsidP="00F81489">
            <w:pPr>
              <w:rPr>
                <w:sz w:val="20"/>
                <w:szCs w:val="20"/>
              </w:rPr>
            </w:pPr>
            <w:r w:rsidRPr="00604EEF">
              <w:rPr>
                <w:sz w:val="20"/>
                <w:szCs w:val="20"/>
              </w:rPr>
              <w:t>Titre</w:t>
            </w:r>
          </w:p>
        </w:tc>
        <w:tc>
          <w:tcPr>
            <w:tcW w:w="1559" w:type="dxa"/>
          </w:tcPr>
          <w:p w:rsidR="00D972BB" w:rsidRDefault="00D972BB" w:rsidP="00F81489">
            <w:pPr>
              <w:jc w:val="both"/>
              <w:rPr>
                <w:sz w:val="20"/>
                <w:szCs w:val="20"/>
              </w:rPr>
            </w:pPr>
            <w:r>
              <w:rPr>
                <w:sz w:val="20"/>
                <w:szCs w:val="20"/>
              </w:rPr>
              <w:t xml:space="preserve">Action </w:t>
            </w:r>
          </w:p>
          <w:p w:rsidR="00D972BB" w:rsidRPr="00604EEF" w:rsidRDefault="00D972BB" w:rsidP="00F81489">
            <w:pPr>
              <w:jc w:val="both"/>
              <w:rPr>
                <w:sz w:val="20"/>
                <w:szCs w:val="20"/>
              </w:rPr>
            </w:pPr>
            <w:r w:rsidRPr="00604EEF">
              <w:rPr>
                <w:sz w:val="20"/>
                <w:szCs w:val="20"/>
              </w:rPr>
              <w:t>OPCVM</w:t>
            </w:r>
          </w:p>
        </w:tc>
        <w:tc>
          <w:tcPr>
            <w:tcW w:w="1701" w:type="dxa"/>
          </w:tcPr>
          <w:p w:rsidR="00D972BB" w:rsidRPr="00604EEF" w:rsidRDefault="00D972BB" w:rsidP="00F81489">
            <w:pPr>
              <w:jc w:val="both"/>
              <w:rPr>
                <w:sz w:val="20"/>
                <w:szCs w:val="20"/>
              </w:rPr>
            </w:pPr>
            <w:r w:rsidRPr="00604EEF">
              <w:rPr>
                <w:sz w:val="20"/>
                <w:szCs w:val="20"/>
              </w:rPr>
              <w:t>Obligatoire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494DFC">
        <w:trPr>
          <w:trHeight w:val="187"/>
        </w:trPr>
        <w:tc>
          <w:tcPr>
            <w:tcW w:w="1560" w:type="dxa"/>
          </w:tcPr>
          <w:p w:rsidR="00D972BB" w:rsidRPr="009B2AFA" w:rsidRDefault="00D972BB" w:rsidP="00F81489">
            <w:pPr>
              <w:rPr>
                <w:sz w:val="20"/>
                <w:szCs w:val="20"/>
              </w:rPr>
            </w:pPr>
            <w:r>
              <w:rPr>
                <w:sz w:val="20"/>
                <w:szCs w:val="20"/>
              </w:rPr>
              <w:t>Parité d’entrée</w:t>
            </w:r>
            <w:r w:rsidRPr="00604EEF">
              <w:rPr>
                <w:sz w:val="20"/>
                <w:szCs w:val="20"/>
              </w:rPr>
              <w:t> </w:t>
            </w:r>
          </w:p>
        </w:tc>
        <w:tc>
          <w:tcPr>
            <w:tcW w:w="1559" w:type="dxa"/>
          </w:tcPr>
          <w:p w:rsidR="00D972BB" w:rsidRPr="009B2AFA" w:rsidRDefault="00D972BB" w:rsidP="00F81489">
            <w:pPr>
              <w:rPr>
                <w:sz w:val="20"/>
                <w:szCs w:val="20"/>
              </w:rPr>
            </w:pPr>
            <w:r>
              <w:rPr>
                <w:sz w:val="20"/>
                <w:szCs w:val="20"/>
              </w:rPr>
              <w:t>Parité d’entrée</w:t>
            </w:r>
            <w:r w:rsidRPr="00604EEF">
              <w:rPr>
                <w:sz w:val="20"/>
                <w:szCs w:val="20"/>
              </w:rPr>
              <w:t> </w:t>
            </w:r>
          </w:p>
        </w:tc>
        <w:tc>
          <w:tcPr>
            <w:tcW w:w="1559" w:type="dxa"/>
          </w:tcPr>
          <w:p w:rsidR="00D972BB" w:rsidRPr="00604EEF" w:rsidRDefault="00D972BB" w:rsidP="00F81489">
            <w:pPr>
              <w:rPr>
                <w:sz w:val="20"/>
                <w:szCs w:val="20"/>
              </w:rPr>
            </w:pPr>
            <w:r>
              <w:rPr>
                <w:sz w:val="20"/>
                <w:szCs w:val="20"/>
              </w:rPr>
              <w:t>chiffre</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Default="00D972BB" w:rsidP="00F81489">
            <w:pPr>
              <w:rPr>
                <w:sz w:val="20"/>
                <w:szCs w:val="20"/>
              </w:rPr>
            </w:pPr>
          </w:p>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date de paiement</w:t>
            </w:r>
          </w:p>
        </w:tc>
        <w:tc>
          <w:tcPr>
            <w:tcW w:w="1559" w:type="dxa"/>
          </w:tcPr>
          <w:p w:rsidR="00D972BB" w:rsidRPr="00604EEF" w:rsidRDefault="00D972BB" w:rsidP="00F81489">
            <w:pPr>
              <w:rPr>
                <w:sz w:val="20"/>
                <w:szCs w:val="20"/>
              </w:rPr>
            </w:pPr>
            <w:r>
              <w:rPr>
                <w:sz w:val="20"/>
                <w:szCs w:val="20"/>
              </w:rPr>
              <w:t>Date de paiement</w:t>
            </w:r>
          </w:p>
        </w:tc>
        <w:tc>
          <w:tcPr>
            <w:tcW w:w="1559" w:type="dxa"/>
          </w:tcPr>
          <w:p w:rsidR="00D972BB" w:rsidRPr="00604EEF" w:rsidRDefault="00D972BB" w:rsidP="00F81489">
            <w:pPr>
              <w:rPr>
                <w:sz w:val="20"/>
                <w:szCs w:val="20"/>
              </w:rPr>
            </w:pPr>
            <w:r>
              <w:rPr>
                <w:sz w:val="20"/>
                <w:szCs w:val="20"/>
              </w:rPr>
              <w:t>date</w:t>
            </w:r>
          </w:p>
        </w:tc>
        <w:tc>
          <w:tcPr>
            <w:tcW w:w="1701" w:type="dxa"/>
          </w:tcPr>
          <w:p w:rsidR="00D972BB" w:rsidRPr="00604EEF" w:rsidRDefault="00D972BB" w:rsidP="00F81489">
            <w:pPr>
              <w:rPr>
                <w:sz w:val="20"/>
                <w:szCs w:val="20"/>
              </w:rPr>
            </w:pPr>
            <w:r>
              <w:rPr>
                <w:sz w:val="20"/>
                <w:szCs w:val="20"/>
              </w:rPr>
              <w:t>optionnelle</w:t>
            </w: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Pr>
                <w:sz w:val="20"/>
                <w:szCs w:val="20"/>
              </w:rPr>
              <w:t>Mouvement fraction espèce</w:t>
            </w:r>
          </w:p>
        </w:tc>
        <w:tc>
          <w:tcPr>
            <w:tcW w:w="1559" w:type="dxa"/>
          </w:tcPr>
          <w:p w:rsidR="00D972BB" w:rsidRDefault="00D972BB" w:rsidP="00F81489">
            <w:pPr>
              <w:rPr>
                <w:sz w:val="20"/>
                <w:szCs w:val="20"/>
              </w:rPr>
            </w:pPr>
            <w:r>
              <w:rPr>
                <w:sz w:val="20"/>
                <w:szCs w:val="20"/>
              </w:rPr>
              <w:t>Mouvement fraction espèce</w:t>
            </w:r>
          </w:p>
        </w:tc>
        <w:tc>
          <w:tcPr>
            <w:tcW w:w="1559" w:type="dxa"/>
          </w:tcPr>
          <w:p w:rsidR="00D972BB" w:rsidRDefault="00D972BB" w:rsidP="00F81489">
            <w:pPr>
              <w:rPr>
                <w:sz w:val="20"/>
                <w:szCs w:val="20"/>
              </w:rPr>
            </w:pPr>
            <w:r>
              <w:rPr>
                <w:sz w:val="20"/>
                <w:szCs w:val="20"/>
              </w:rPr>
              <w:t>Mouvement fraction espèce</w:t>
            </w:r>
          </w:p>
        </w:tc>
        <w:tc>
          <w:tcPr>
            <w:tcW w:w="1701" w:type="dxa"/>
          </w:tcPr>
          <w:p w:rsidR="00D972BB" w:rsidRDefault="00D972BB" w:rsidP="00F81489">
            <w:pPr>
              <w:rPr>
                <w:sz w:val="20"/>
                <w:szCs w:val="20"/>
              </w:rPr>
            </w:pPr>
            <w:r>
              <w:rPr>
                <w:sz w:val="20"/>
                <w:szCs w:val="20"/>
              </w:rPr>
              <w:t>optionnelle</w:t>
            </w: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F81489">
        <w:tc>
          <w:tcPr>
            <w:tcW w:w="9608" w:type="dxa"/>
            <w:gridSpan w:val="6"/>
          </w:tcPr>
          <w:p w:rsidR="00D972BB" w:rsidRPr="00604EEF" w:rsidRDefault="00D972BB" w:rsidP="00974226">
            <w:pPr>
              <w:rPr>
                <w:sz w:val="20"/>
                <w:szCs w:val="20"/>
              </w:rPr>
            </w:pPr>
            <w:r w:rsidRPr="0085769D">
              <w:rPr>
                <w:b/>
                <w:sz w:val="20"/>
                <w:szCs w:val="20"/>
                <w:u w:val="single"/>
              </w:rPr>
              <w:t xml:space="preserve">Mouvement Espèce : </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Type d’impact</w:t>
            </w:r>
          </w:p>
        </w:tc>
        <w:tc>
          <w:tcPr>
            <w:tcW w:w="1559" w:type="dxa"/>
          </w:tcPr>
          <w:p w:rsidR="00D972BB" w:rsidRPr="00604EEF" w:rsidRDefault="00D972BB" w:rsidP="00F81489">
            <w:pPr>
              <w:rPr>
                <w:sz w:val="20"/>
                <w:szCs w:val="20"/>
              </w:rPr>
            </w:pPr>
            <w:r>
              <w:rPr>
                <w:sz w:val="20"/>
                <w:szCs w:val="20"/>
              </w:rPr>
              <w:t>Sens de l’impact</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D972BB" w:rsidP="00F81489">
            <w:pPr>
              <w:rPr>
                <w:sz w:val="20"/>
                <w:szCs w:val="20"/>
              </w:rPr>
            </w:pPr>
            <w:r>
              <w:rPr>
                <w:sz w:val="20"/>
                <w:szCs w:val="20"/>
              </w:rPr>
              <w:t>Obligatoire</w:t>
            </w:r>
          </w:p>
        </w:tc>
        <w:tc>
          <w:tcPr>
            <w:tcW w:w="851" w:type="dxa"/>
          </w:tcPr>
          <w:p w:rsidR="00D972BB" w:rsidRPr="00604EEF" w:rsidRDefault="00D972BB" w:rsidP="00F81489">
            <w:pPr>
              <w:rPr>
                <w:sz w:val="20"/>
                <w:szCs w:val="20"/>
              </w:rPr>
            </w:pPr>
          </w:p>
        </w:tc>
        <w:tc>
          <w:tcPr>
            <w:tcW w:w="2378" w:type="dxa"/>
          </w:tcPr>
          <w:p w:rsidR="00D972BB" w:rsidRDefault="00D972BB" w:rsidP="00F81489">
            <w:pPr>
              <w:rPr>
                <w:sz w:val="20"/>
                <w:szCs w:val="20"/>
              </w:rPr>
            </w:pPr>
            <w:r>
              <w:rPr>
                <w:sz w:val="20"/>
                <w:szCs w:val="20"/>
              </w:rPr>
              <w:t>Crédit</w:t>
            </w:r>
          </w:p>
          <w:p w:rsidR="00D972BB" w:rsidRPr="00604EEF" w:rsidRDefault="00D972BB" w:rsidP="00F81489">
            <w:pPr>
              <w:rPr>
                <w:sz w:val="20"/>
                <w:szCs w:val="20"/>
              </w:rPr>
            </w:pPr>
            <w:r>
              <w:rPr>
                <w:sz w:val="20"/>
                <w:szCs w:val="20"/>
              </w:rPr>
              <w:t>Débit</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Prix</w:t>
            </w:r>
          </w:p>
        </w:tc>
        <w:tc>
          <w:tcPr>
            <w:tcW w:w="1559" w:type="dxa"/>
          </w:tcPr>
          <w:p w:rsidR="00D972BB" w:rsidRPr="00604EEF" w:rsidRDefault="00D972BB" w:rsidP="00F81489">
            <w:pPr>
              <w:jc w:val="both"/>
              <w:rPr>
                <w:sz w:val="20"/>
                <w:szCs w:val="20"/>
              </w:rPr>
            </w:pPr>
            <w:r w:rsidRPr="00604EEF">
              <w:rPr>
                <w:sz w:val="20"/>
                <w:szCs w:val="20"/>
              </w:rPr>
              <w:t>Prix</w:t>
            </w:r>
          </w:p>
        </w:tc>
        <w:tc>
          <w:tcPr>
            <w:tcW w:w="1559" w:type="dxa"/>
          </w:tcPr>
          <w:p w:rsidR="00D972BB" w:rsidRPr="00604EEF" w:rsidRDefault="00D972BB" w:rsidP="00F81489">
            <w:pPr>
              <w:jc w:val="both"/>
              <w:rPr>
                <w:sz w:val="20"/>
                <w:szCs w:val="20"/>
              </w:rPr>
            </w:pPr>
            <w:r w:rsidRPr="00604EEF">
              <w:rPr>
                <w:sz w:val="20"/>
                <w:szCs w:val="20"/>
              </w:rPr>
              <w:t>Montant</w:t>
            </w:r>
          </w:p>
        </w:tc>
        <w:tc>
          <w:tcPr>
            <w:tcW w:w="1701" w:type="dxa"/>
          </w:tcPr>
          <w:p w:rsidR="00D972BB" w:rsidRPr="00604EEF" w:rsidRDefault="00D972BB" w:rsidP="00F81489">
            <w:pPr>
              <w:jc w:val="both"/>
              <w:rPr>
                <w:sz w:val="20"/>
                <w:szCs w:val="20"/>
              </w:rPr>
            </w:pPr>
            <w:r w:rsidRPr="00604EEF">
              <w:rPr>
                <w:sz w:val="20"/>
                <w:szCs w:val="20"/>
              </w:rPr>
              <w:t>Optionnelle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mode de cotation </w:t>
            </w:r>
          </w:p>
        </w:tc>
        <w:tc>
          <w:tcPr>
            <w:tcW w:w="1559" w:type="dxa"/>
          </w:tcPr>
          <w:p w:rsidR="00D972BB" w:rsidRPr="00604EEF" w:rsidRDefault="00D972BB" w:rsidP="00F81489">
            <w:pPr>
              <w:rPr>
                <w:sz w:val="20"/>
                <w:szCs w:val="20"/>
              </w:rPr>
            </w:pPr>
            <w:r>
              <w:rPr>
                <w:sz w:val="20"/>
                <w:szCs w:val="20"/>
              </w:rPr>
              <w:t>Mode de cotation</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Default="00D972BB" w:rsidP="00F81489">
            <w:pPr>
              <w:rPr>
                <w:sz w:val="20"/>
                <w:szCs w:val="20"/>
              </w:rPr>
            </w:pPr>
          </w:p>
          <w:p w:rsidR="00D972BB" w:rsidRPr="00604EEF" w:rsidRDefault="00D972BB" w:rsidP="00F81489">
            <w:pPr>
              <w:rPr>
                <w:sz w:val="20"/>
                <w:szCs w:val="20"/>
              </w:rPr>
            </w:pPr>
          </w:p>
        </w:tc>
        <w:tc>
          <w:tcPr>
            <w:tcW w:w="2378" w:type="dxa"/>
          </w:tcPr>
          <w:p w:rsidR="00D972BB" w:rsidRPr="00604EEF" w:rsidRDefault="00D972BB" w:rsidP="00F81489">
            <w:pPr>
              <w:rPr>
                <w:sz w:val="20"/>
                <w:szCs w:val="20"/>
              </w:rPr>
            </w:pPr>
            <w:r>
              <w:rPr>
                <w:sz w:val="20"/>
                <w:szCs w:val="20"/>
              </w:rPr>
              <w:t>Montant /pourcentage</w:t>
            </w:r>
          </w:p>
        </w:tc>
      </w:tr>
      <w:tr w:rsidR="00D972BB" w:rsidRPr="00604EEF" w:rsidTr="00494DFC">
        <w:tc>
          <w:tcPr>
            <w:tcW w:w="1560" w:type="dxa"/>
          </w:tcPr>
          <w:p w:rsidR="00D972BB" w:rsidRPr="00604EEF" w:rsidRDefault="00D972BB" w:rsidP="00F81489">
            <w:pPr>
              <w:rPr>
                <w:sz w:val="20"/>
                <w:szCs w:val="20"/>
              </w:rPr>
            </w:pPr>
            <w:r w:rsidRPr="00604EEF">
              <w:rPr>
                <w:sz w:val="20"/>
                <w:szCs w:val="20"/>
              </w:rPr>
              <w:t>date de paiement</w:t>
            </w:r>
          </w:p>
        </w:tc>
        <w:tc>
          <w:tcPr>
            <w:tcW w:w="1559" w:type="dxa"/>
          </w:tcPr>
          <w:p w:rsidR="00D972BB" w:rsidRPr="00604EEF" w:rsidRDefault="00D972BB" w:rsidP="00F81489">
            <w:pPr>
              <w:rPr>
                <w:sz w:val="20"/>
                <w:szCs w:val="20"/>
              </w:rPr>
            </w:pPr>
            <w:r>
              <w:rPr>
                <w:sz w:val="20"/>
                <w:szCs w:val="20"/>
              </w:rPr>
              <w:t>Date de paiement</w:t>
            </w:r>
          </w:p>
        </w:tc>
        <w:tc>
          <w:tcPr>
            <w:tcW w:w="1559" w:type="dxa"/>
          </w:tcPr>
          <w:p w:rsidR="00D972BB" w:rsidRPr="00604EEF" w:rsidRDefault="00D972BB" w:rsidP="00F81489">
            <w:pPr>
              <w:rPr>
                <w:sz w:val="20"/>
                <w:szCs w:val="20"/>
              </w:rPr>
            </w:pPr>
            <w:r>
              <w:rPr>
                <w:sz w:val="20"/>
                <w:szCs w:val="20"/>
              </w:rPr>
              <w:t>date</w:t>
            </w:r>
          </w:p>
        </w:tc>
        <w:tc>
          <w:tcPr>
            <w:tcW w:w="1701" w:type="dxa"/>
          </w:tcPr>
          <w:p w:rsidR="00D972BB" w:rsidRPr="00604EEF" w:rsidRDefault="00D972BB" w:rsidP="00F81489">
            <w:pPr>
              <w:rPr>
                <w:sz w:val="20"/>
                <w:szCs w:val="20"/>
              </w:rPr>
            </w:pPr>
            <w:r>
              <w:rPr>
                <w:sz w:val="20"/>
                <w:szCs w:val="20"/>
              </w:rPr>
              <w:t>optionnelle</w:t>
            </w: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Devise</w:t>
            </w:r>
          </w:p>
        </w:tc>
        <w:tc>
          <w:tcPr>
            <w:tcW w:w="1559" w:type="dxa"/>
          </w:tcPr>
          <w:p w:rsidR="00D972BB" w:rsidRPr="00604EEF" w:rsidRDefault="00D972BB" w:rsidP="00F81489">
            <w:pPr>
              <w:jc w:val="both"/>
              <w:rPr>
                <w:sz w:val="20"/>
                <w:szCs w:val="20"/>
              </w:rPr>
            </w:pPr>
            <w:r w:rsidRPr="00604EEF">
              <w:rPr>
                <w:sz w:val="20"/>
                <w:szCs w:val="20"/>
              </w:rPr>
              <w:t>Devise</w:t>
            </w:r>
          </w:p>
        </w:tc>
        <w:tc>
          <w:tcPr>
            <w:tcW w:w="1559" w:type="dxa"/>
          </w:tcPr>
          <w:p w:rsidR="00D972BB" w:rsidRPr="00604EEF" w:rsidRDefault="00D972BB" w:rsidP="00F81489">
            <w:pPr>
              <w:jc w:val="both"/>
              <w:rPr>
                <w:sz w:val="20"/>
                <w:szCs w:val="20"/>
              </w:rPr>
            </w:pPr>
            <w:r w:rsidRPr="00604EEF">
              <w:rPr>
                <w:sz w:val="20"/>
                <w:szCs w:val="20"/>
              </w:rPr>
              <w:t>Devise</w:t>
            </w:r>
          </w:p>
        </w:tc>
        <w:tc>
          <w:tcPr>
            <w:tcW w:w="1701" w:type="dxa"/>
          </w:tcPr>
          <w:p w:rsidR="00D972BB" w:rsidRPr="00604EEF" w:rsidRDefault="00D972BB" w:rsidP="00F81489">
            <w:pPr>
              <w:jc w:val="both"/>
              <w:rPr>
                <w:sz w:val="20"/>
                <w:szCs w:val="20"/>
              </w:rPr>
            </w:pPr>
            <w:r w:rsidRPr="00604EEF">
              <w:rPr>
                <w:sz w:val="20"/>
                <w:szCs w:val="20"/>
              </w:rPr>
              <w:t>Obligatoire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jc w:val="both"/>
              <w:rPr>
                <w:sz w:val="20"/>
                <w:szCs w:val="20"/>
              </w:rPr>
            </w:pPr>
            <w:r w:rsidRPr="00604EEF">
              <w:rPr>
                <w:sz w:val="20"/>
                <w:szCs w:val="20"/>
              </w:rPr>
              <w:t>Les devises définies dans le référentiel.</w:t>
            </w:r>
          </w:p>
        </w:tc>
      </w:tr>
      <w:tr w:rsidR="00D972BB" w:rsidRPr="00604EEF" w:rsidTr="00F81489">
        <w:tc>
          <w:tcPr>
            <w:tcW w:w="9608" w:type="dxa"/>
            <w:gridSpan w:val="6"/>
          </w:tcPr>
          <w:p w:rsidR="00D972BB" w:rsidRPr="00604EEF" w:rsidRDefault="00D972BB" w:rsidP="00F81489">
            <w:pPr>
              <w:jc w:val="both"/>
              <w:rPr>
                <w:sz w:val="20"/>
                <w:szCs w:val="20"/>
              </w:rPr>
            </w:pPr>
          </w:p>
        </w:tc>
      </w:tr>
      <w:tr w:rsidR="00D972BB" w:rsidRPr="00604EEF" w:rsidTr="00494DFC">
        <w:tc>
          <w:tcPr>
            <w:tcW w:w="1560" w:type="dxa"/>
          </w:tcPr>
          <w:p w:rsidR="00D972BB" w:rsidRPr="00604EEF" w:rsidRDefault="00D972BB" w:rsidP="00F81489">
            <w:pPr>
              <w:jc w:val="both"/>
              <w:rPr>
                <w:sz w:val="20"/>
                <w:szCs w:val="20"/>
              </w:rPr>
            </w:pPr>
            <w:r>
              <w:rPr>
                <w:sz w:val="20"/>
                <w:szCs w:val="20"/>
              </w:rPr>
              <w:t>Commentaires</w:t>
            </w:r>
          </w:p>
        </w:tc>
        <w:tc>
          <w:tcPr>
            <w:tcW w:w="1559" w:type="dxa"/>
          </w:tcPr>
          <w:p w:rsidR="00D972BB" w:rsidRPr="00604EEF" w:rsidRDefault="00D972BB" w:rsidP="00F81489">
            <w:pPr>
              <w:jc w:val="both"/>
              <w:rPr>
                <w:sz w:val="20"/>
                <w:szCs w:val="20"/>
              </w:rPr>
            </w:pPr>
            <w:r>
              <w:rPr>
                <w:sz w:val="20"/>
                <w:szCs w:val="20"/>
              </w:rPr>
              <w:t xml:space="preserve">Commentaire </w:t>
            </w:r>
          </w:p>
        </w:tc>
        <w:tc>
          <w:tcPr>
            <w:tcW w:w="1559" w:type="dxa"/>
          </w:tcPr>
          <w:p w:rsidR="00D972BB" w:rsidRDefault="00D972BB" w:rsidP="00F81489">
            <w:pPr>
              <w:rPr>
                <w:sz w:val="20"/>
                <w:szCs w:val="20"/>
              </w:rPr>
            </w:pPr>
            <w:r>
              <w:rPr>
                <w:sz w:val="20"/>
                <w:szCs w:val="20"/>
              </w:rPr>
              <w:t>Texte</w:t>
            </w:r>
          </w:p>
        </w:tc>
        <w:tc>
          <w:tcPr>
            <w:tcW w:w="1701" w:type="dxa"/>
          </w:tcPr>
          <w:p w:rsidR="00D972BB" w:rsidRDefault="00D972BB" w:rsidP="00F81489">
            <w:pPr>
              <w:rPr>
                <w:sz w:val="20"/>
                <w:szCs w:val="20"/>
              </w:rPr>
            </w:pP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bl>
    <w:p w:rsidR="006B7890" w:rsidRPr="00604EEF" w:rsidRDefault="006B7890" w:rsidP="006B7890">
      <w:pPr>
        <w:pStyle w:val="Style3"/>
      </w:pPr>
      <w:bookmarkStart w:id="203" w:name="_Toc409450816"/>
      <w:r w:rsidRPr="00604EEF">
        <w:t>Comportement de l’écran</w:t>
      </w:r>
      <w:bookmarkEnd w:id="203"/>
    </w:p>
    <w:p w:rsidR="00EC3A03" w:rsidRDefault="00EC3A03" w:rsidP="00EC3A03"/>
    <w:p w:rsidR="006B7890" w:rsidRDefault="006B7890" w:rsidP="00EC3A03">
      <w:r>
        <w:t>Le comportement de l’écran est décrit dans la section 6.1.4</w:t>
      </w:r>
    </w:p>
    <w:p w:rsidR="007A2850" w:rsidRPr="004325ED" w:rsidRDefault="007A2850" w:rsidP="007A2850">
      <w:pPr>
        <w:pStyle w:val="Style2"/>
      </w:pPr>
      <w:bookmarkStart w:id="204" w:name="_Toc409450817"/>
      <w:r w:rsidRPr="004325ED">
        <w:lastRenderedPageBreak/>
        <w:t>Description de l’écran &lt;</w:t>
      </w:r>
      <w:r>
        <w:t>Création manuelle d’une OST Volontaire</w:t>
      </w:r>
      <w:r w:rsidRPr="004325ED">
        <w:t>&gt;</w:t>
      </w:r>
      <w:bookmarkEnd w:id="204"/>
    </w:p>
    <w:p w:rsidR="007A2850" w:rsidRPr="004325ED" w:rsidRDefault="007A2850" w:rsidP="007A2850">
      <w:pPr>
        <w:pStyle w:val="Style3"/>
      </w:pPr>
      <w:bookmarkStart w:id="205" w:name="_Toc409450818"/>
      <w:r w:rsidRPr="004325ED">
        <w:t>Maquette de l’écran &lt;</w:t>
      </w:r>
      <w:r>
        <w:t>Création manuelle d’une annonce d’offre publique d’achat initié par l’émetteur</w:t>
      </w:r>
      <w:r w:rsidRPr="004325ED">
        <w:t>&gt;</w:t>
      </w:r>
      <w:bookmarkEnd w:id="205"/>
    </w:p>
    <w:p w:rsidR="007A2850" w:rsidRDefault="007A2850" w:rsidP="007A2850"/>
    <w:p w:rsidR="00361ABF" w:rsidRDefault="00361ABF" w:rsidP="007A2850">
      <w:r>
        <w:rPr>
          <w:noProof/>
          <w:lang w:eastAsia="fr-FR"/>
        </w:rPr>
        <w:drawing>
          <wp:inline distT="0" distB="0" distL="0" distR="0">
            <wp:extent cx="5753735" cy="2130425"/>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srcRect/>
                    <a:stretch>
                      <a:fillRect/>
                    </a:stretch>
                  </pic:blipFill>
                  <pic:spPr bwMode="auto">
                    <a:xfrm>
                      <a:off x="0" y="0"/>
                      <a:ext cx="5753735" cy="2130425"/>
                    </a:xfrm>
                    <a:prstGeom prst="rect">
                      <a:avLst/>
                    </a:prstGeom>
                    <a:noFill/>
                    <a:ln w="9525">
                      <a:noFill/>
                      <a:miter lim="800000"/>
                      <a:headEnd/>
                      <a:tailEnd/>
                    </a:ln>
                  </pic:spPr>
                </pic:pic>
              </a:graphicData>
            </a:graphic>
          </wp:inline>
        </w:drawing>
      </w:r>
    </w:p>
    <w:p w:rsidR="007A2850" w:rsidRDefault="007A2850" w:rsidP="007A2850"/>
    <w:p w:rsidR="007A2850" w:rsidRPr="005149E4" w:rsidRDefault="007A2850" w:rsidP="007A2850">
      <w:pPr>
        <w:rPr>
          <w:b/>
          <w:color w:val="A6A6A6" w:themeColor="background1" w:themeShade="A6"/>
        </w:rPr>
      </w:pPr>
      <w:r w:rsidRPr="005149E4">
        <w:rPr>
          <w:b/>
          <w:color w:val="A6A6A6" w:themeColor="background1" w:themeShade="A6"/>
        </w:rPr>
        <w:t>Option</w:t>
      </w:r>
      <w:r w:rsidR="00361ABF">
        <w:rPr>
          <w:b/>
          <w:color w:val="A6A6A6" w:themeColor="background1" w:themeShade="A6"/>
        </w:rPr>
        <w:t xml:space="preserve"> Rachat</w:t>
      </w:r>
      <w:r w:rsidRPr="005149E4">
        <w:rPr>
          <w:b/>
          <w:color w:val="A6A6A6" w:themeColor="background1" w:themeShade="A6"/>
        </w:rPr>
        <w:t xml:space="preserve"> Espèce : </w:t>
      </w:r>
    </w:p>
    <w:p w:rsidR="007A2850" w:rsidRDefault="00765D2B" w:rsidP="007A2850">
      <w:r>
        <w:rPr>
          <w:noProof/>
          <w:lang w:eastAsia="fr-FR"/>
        </w:rPr>
        <w:drawing>
          <wp:inline distT="0" distB="0" distL="0" distR="0">
            <wp:extent cx="5762625" cy="2035810"/>
            <wp:effectExtent l="1905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5762625" cy="2035810"/>
                    </a:xfrm>
                    <a:prstGeom prst="rect">
                      <a:avLst/>
                    </a:prstGeom>
                    <a:noFill/>
                    <a:ln w="9525">
                      <a:noFill/>
                      <a:miter lim="800000"/>
                      <a:headEnd/>
                      <a:tailEnd/>
                    </a:ln>
                  </pic:spPr>
                </pic:pic>
              </a:graphicData>
            </a:graphic>
          </wp:inline>
        </w:drawing>
      </w:r>
    </w:p>
    <w:p w:rsidR="007A2850" w:rsidRDefault="007A2850" w:rsidP="007A2850">
      <w:pPr>
        <w:rPr>
          <w:b/>
          <w:color w:val="A6A6A6" w:themeColor="background1" w:themeShade="A6"/>
        </w:rPr>
      </w:pPr>
    </w:p>
    <w:p w:rsidR="007A2850" w:rsidRPr="005149E4" w:rsidRDefault="007A2850" w:rsidP="007A2850">
      <w:pPr>
        <w:rPr>
          <w:b/>
          <w:color w:val="A6A6A6" w:themeColor="background1" w:themeShade="A6"/>
        </w:rPr>
      </w:pPr>
      <w:r w:rsidRPr="005149E4">
        <w:rPr>
          <w:b/>
          <w:color w:val="A6A6A6" w:themeColor="background1" w:themeShade="A6"/>
        </w:rPr>
        <w:t xml:space="preserve">Option </w:t>
      </w:r>
      <w:r>
        <w:rPr>
          <w:b/>
          <w:color w:val="A6A6A6" w:themeColor="background1" w:themeShade="A6"/>
        </w:rPr>
        <w:t>N</w:t>
      </w:r>
      <w:r w:rsidR="0064019B">
        <w:rPr>
          <w:b/>
          <w:color w:val="A6A6A6" w:themeColor="background1" w:themeShade="A6"/>
        </w:rPr>
        <w:t>o Action</w:t>
      </w:r>
      <w:r w:rsidRPr="005149E4">
        <w:rPr>
          <w:b/>
          <w:color w:val="A6A6A6" w:themeColor="background1" w:themeShade="A6"/>
        </w:rPr>
        <w:t> :</w:t>
      </w:r>
    </w:p>
    <w:p w:rsidR="007A2850" w:rsidRDefault="00765D2B" w:rsidP="007A2850">
      <w:pPr>
        <w:jc w:val="center"/>
        <w:rPr>
          <w:i/>
        </w:rPr>
      </w:pPr>
      <w:r>
        <w:rPr>
          <w:i/>
          <w:noProof/>
          <w:lang w:eastAsia="fr-FR"/>
        </w:rPr>
        <w:drawing>
          <wp:inline distT="0" distB="0" distL="0" distR="0">
            <wp:extent cx="5753735" cy="810895"/>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srcRect/>
                    <a:stretch>
                      <a:fillRect/>
                    </a:stretch>
                  </pic:blipFill>
                  <pic:spPr bwMode="auto">
                    <a:xfrm>
                      <a:off x="0" y="0"/>
                      <a:ext cx="5753735" cy="810895"/>
                    </a:xfrm>
                    <a:prstGeom prst="rect">
                      <a:avLst/>
                    </a:prstGeom>
                    <a:noFill/>
                    <a:ln w="9525">
                      <a:noFill/>
                      <a:miter lim="800000"/>
                      <a:headEnd/>
                      <a:tailEnd/>
                    </a:ln>
                  </pic:spPr>
                </pic:pic>
              </a:graphicData>
            </a:graphic>
          </wp:inline>
        </w:drawing>
      </w:r>
    </w:p>
    <w:p w:rsidR="007A2850" w:rsidRPr="00FB0812" w:rsidRDefault="007A2850" w:rsidP="007A2850">
      <w:pPr>
        <w:rPr>
          <w:i/>
        </w:rPr>
      </w:pPr>
      <w:r w:rsidRPr="007D4835">
        <w:rPr>
          <w:b/>
          <w:color w:val="FF0000"/>
        </w:rPr>
        <w:t>N.B. :</w:t>
      </w:r>
      <w:r>
        <w:t xml:space="preserve"> Les écrans sont imprimés à titre d’information, les données mentionnées sont pour illustration, Les écrans peuvent changer lors du cycle de développement</w:t>
      </w:r>
    </w:p>
    <w:p w:rsidR="007A2850" w:rsidRPr="004325ED" w:rsidRDefault="007A2850" w:rsidP="007A2850">
      <w:pPr>
        <w:pStyle w:val="Style3"/>
      </w:pPr>
      <w:bookmarkStart w:id="206" w:name="_Toc409450819"/>
      <w:r w:rsidRPr="004325ED">
        <w:t>Typologie des données manipulées</w:t>
      </w:r>
      <w:bookmarkEnd w:id="206"/>
    </w:p>
    <w:p w:rsidR="007A2850" w:rsidRDefault="007A2850" w:rsidP="00FB1421">
      <w:pPr>
        <w:pStyle w:val="ListParagraph"/>
        <w:numPr>
          <w:ilvl w:val="0"/>
          <w:numId w:val="2"/>
        </w:numPr>
        <w:spacing w:before="240" w:after="240" w:line="240" w:lineRule="auto"/>
        <w:ind w:right="142"/>
      </w:pPr>
      <w:r w:rsidRPr="004325ED">
        <w:t>Identifier, lister et spécifier  les champs présents dans l’écran.</w:t>
      </w:r>
    </w:p>
    <w:p w:rsidR="00D972BB" w:rsidRDefault="00D972BB" w:rsidP="00D972BB">
      <w:pPr>
        <w:spacing w:before="240" w:after="240" w:line="240" w:lineRule="auto"/>
        <w:ind w:right="142"/>
      </w:pPr>
    </w:p>
    <w:p w:rsidR="00D972BB" w:rsidRPr="004325ED" w:rsidRDefault="00D972BB" w:rsidP="00D972BB">
      <w:pPr>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7A2850" w:rsidRPr="004325ED" w:rsidTr="00D972BB">
        <w:trPr>
          <w:trHeight w:val="623"/>
        </w:trPr>
        <w:tc>
          <w:tcPr>
            <w:tcW w:w="1560" w:type="dxa"/>
            <w:shd w:val="clear" w:color="auto" w:fill="D9D9D9" w:themeFill="background1" w:themeFillShade="D9"/>
          </w:tcPr>
          <w:p w:rsidR="007A2850" w:rsidRPr="004325ED" w:rsidRDefault="007A2850" w:rsidP="00F81489">
            <w:pPr>
              <w:jc w:val="center"/>
              <w:rPr>
                <w:b/>
                <w:bCs/>
              </w:rPr>
            </w:pPr>
            <w:r w:rsidRPr="004325ED">
              <w:rPr>
                <w:b/>
                <w:bCs/>
              </w:rPr>
              <w:lastRenderedPageBreak/>
              <w:t>Champ</w:t>
            </w:r>
          </w:p>
        </w:tc>
        <w:tc>
          <w:tcPr>
            <w:tcW w:w="1559" w:type="dxa"/>
            <w:shd w:val="clear" w:color="auto" w:fill="D9D9D9" w:themeFill="background1" w:themeFillShade="D9"/>
          </w:tcPr>
          <w:p w:rsidR="007A2850" w:rsidRPr="004325ED" w:rsidRDefault="007A2850" w:rsidP="00F81489">
            <w:pPr>
              <w:jc w:val="center"/>
              <w:rPr>
                <w:b/>
                <w:bCs/>
              </w:rPr>
            </w:pPr>
            <w:r w:rsidRPr="004325ED">
              <w:rPr>
                <w:b/>
                <w:bCs/>
              </w:rPr>
              <w:t>Etiquette</w:t>
            </w:r>
          </w:p>
        </w:tc>
        <w:tc>
          <w:tcPr>
            <w:tcW w:w="1559" w:type="dxa"/>
            <w:shd w:val="clear" w:color="auto" w:fill="D9D9D9" w:themeFill="background1" w:themeFillShade="D9"/>
          </w:tcPr>
          <w:p w:rsidR="007A2850" w:rsidRPr="004325ED" w:rsidRDefault="007A2850" w:rsidP="00F81489">
            <w:pPr>
              <w:jc w:val="center"/>
              <w:rPr>
                <w:b/>
                <w:bCs/>
              </w:rPr>
            </w:pPr>
            <w:r w:rsidRPr="004325ED">
              <w:rPr>
                <w:b/>
                <w:bCs/>
              </w:rPr>
              <w:t>Type de champ</w:t>
            </w:r>
          </w:p>
        </w:tc>
        <w:tc>
          <w:tcPr>
            <w:tcW w:w="1701" w:type="dxa"/>
            <w:shd w:val="clear" w:color="auto" w:fill="D9D9D9" w:themeFill="background1" w:themeFillShade="D9"/>
          </w:tcPr>
          <w:p w:rsidR="007A2850" w:rsidRPr="004325ED" w:rsidRDefault="007A2850" w:rsidP="00F81489">
            <w:pPr>
              <w:jc w:val="center"/>
              <w:rPr>
                <w:b/>
                <w:bCs/>
              </w:rPr>
            </w:pPr>
            <w:r w:rsidRPr="004325ED">
              <w:rPr>
                <w:b/>
                <w:bCs/>
              </w:rPr>
              <w:t>Type de donnée manipulée</w:t>
            </w:r>
          </w:p>
        </w:tc>
        <w:tc>
          <w:tcPr>
            <w:tcW w:w="993" w:type="dxa"/>
            <w:shd w:val="clear" w:color="auto" w:fill="D9D9D9" w:themeFill="background1" w:themeFillShade="D9"/>
          </w:tcPr>
          <w:p w:rsidR="007A2850" w:rsidRPr="004325ED" w:rsidRDefault="007A2850" w:rsidP="00F81489">
            <w:pPr>
              <w:jc w:val="center"/>
              <w:rPr>
                <w:b/>
                <w:bCs/>
              </w:rPr>
            </w:pPr>
            <w:r w:rsidRPr="004325ED">
              <w:rPr>
                <w:b/>
                <w:bCs/>
              </w:rPr>
              <w:t>Taille</w:t>
            </w:r>
          </w:p>
        </w:tc>
        <w:tc>
          <w:tcPr>
            <w:tcW w:w="2236" w:type="dxa"/>
            <w:shd w:val="clear" w:color="auto" w:fill="D9D9D9" w:themeFill="background1" w:themeFillShade="D9"/>
          </w:tcPr>
          <w:p w:rsidR="007A2850" w:rsidRPr="004325ED" w:rsidRDefault="007A2850" w:rsidP="00F81489">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BB7E28" w:rsidP="00F81489">
            <w:pPr>
              <w:rPr>
                <w:sz w:val="20"/>
                <w:szCs w:val="20"/>
              </w:rPr>
            </w:pPr>
            <w:r>
              <w:rPr>
                <w:sz w:val="20"/>
                <w:szCs w:val="20"/>
              </w:rPr>
              <w:t>O</w:t>
            </w:r>
            <w:r w:rsidR="00494DFC">
              <w:rPr>
                <w:sz w:val="20"/>
                <w:szCs w:val="20"/>
              </w:rPr>
              <w:t>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F81489">
            <w:pPr>
              <w:rPr>
                <w:sz w:val="20"/>
                <w:szCs w:val="20"/>
              </w:rPr>
            </w:pPr>
            <w:r w:rsidRPr="00604EEF">
              <w:rPr>
                <w:sz w:val="20"/>
                <w:szCs w:val="20"/>
              </w:rPr>
              <w:t>20C CORP</w:t>
            </w:r>
          </w:p>
        </w:tc>
        <w:tc>
          <w:tcPr>
            <w:tcW w:w="1559" w:type="dxa"/>
          </w:tcPr>
          <w:p w:rsidR="00494DFC" w:rsidRPr="00604EEF" w:rsidRDefault="00494DFC" w:rsidP="00F81489">
            <w:pPr>
              <w:rPr>
                <w:sz w:val="20"/>
                <w:szCs w:val="20"/>
              </w:rPr>
            </w:pPr>
            <w:r w:rsidRPr="00604EEF">
              <w:rPr>
                <w:sz w:val="20"/>
                <w:szCs w:val="20"/>
              </w:rPr>
              <w:t>Alphanumérique</w:t>
            </w:r>
          </w:p>
        </w:tc>
        <w:tc>
          <w:tcPr>
            <w:tcW w:w="1701" w:type="dxa"/>
          </w:tcPr>
          <w:p w:rsidR="00494DFC" w:rsidRPr="00604EEF" w:rsidRDefault="00BB7E28" w:rsidP="00F81489">
            <w:pPr>
              <w:rPr>
                <w:sz w:val="20"/>
                <w:szCs w:val="20"/>
              </w:rPr>
            </w:pPr>
            <w:r w:rsidRPr="00604EEF">
              <w:rPr>
                <w:sz w:val="20"/>
                <w:szCs w:val="20"/>
              </w:rPr>
              <w:t>O</w:t>
            </w:r>
            <w:r w:rsidR="00494DFC" w:rsidRPr="00604EEF">
              <w:rPr>
                <w:sz w:val="20"/>
                <w:szCs w:val="20"/>
              </w:rPr>
              <w:t>bligatoire</w:t>
            </w:r>
          </w:p>
        </w:tc>
        <w:tc>
          <w:tcPr>
            <w:tcW w:w="993" w:type="dxa"/>
          </w:tcPr>
          <w:p w:rsidR="00494DFC" w:rsidRPr="00604EEF" w:rsidRDefault="00494DFC" w:rsidP="00F81489">
            <w:pPr>
              <w:rPr>
                <w:sz w:val="20"/>
                <w:szCs w:val="20"/>
              </w:rPr>
            </w:pPr>
            <w:r w:rsidRPr="00604EEF">
              <w:rPr>
                <w:sz w:val="20"/>
                <w:szCs w:val="20"/>
              </w:rPr>
              <w:t>16</w:t>
            </w: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Sans choix</w:t>
            </w:r>
          </w:p>
          <w:p w:rsidR="00494DFC" w:rsidRPr="00604EEF" w:rsidRDefault="00494DFC" w:rsidP="00F81489">
            <w:pPr>
              <w:rPr>
                <w:sz w:val="20"/>
                <w:szCs w:val="20"/>
              </w:rPr>
            </w:pPr>
            <w:r w:rsidRPr="00604EEF">
              <w:rPr>
                <w:sz w:val="20"/>
                <w:szCs w:val="20"/>
              </w:rPr>
              <w:t>Avec choix</w:t>
            </w:r>
          </w:p>
          <w:p w:rsidR="00494DFC" w:rsidRPr="00604EEF" w:rsidRDefault="00494DFC" w:rsidP="00F81489">
            <w:pPr>
              <w:rPr>
                <w:sz w:val="20"/>
                <w:szCs w:val="20"/>
              </w:rPr>
            </w:pPr>
            <w:r w:rsidRPr="00604EEF">
              <w:rPr>
                <w:sz w:val="20"/>
                <w:szCs w:val="20"/>
              </w:rPr>
              <w:t>Volontaire</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Pré-rempli de la liste des  OST configurées</w:t>
            </w:r>
          </w:p>
          <w:p w:rsidR="00494DFC" w:rsidRPr="00604EEF" w:rsidRDefault="00494DFC" w:rsidP="00494DFC">
            <w:pPr>
              <w:rPr>
                <w:sz w:val="20"/>
                <w:szCs w:val="20"/>
              </w:rPr>
            </w:pPr>
            <w:r>
              <w:rPr>
                <w:sz w:val="20"/>
                <w:szCs w:val="20"/>
              </w:rPr>
              <w:t>BISD</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Titre exécuté</w:t>
            </w:r>
          </w:p>
        </w:tc>
        <w:tc>
          <w:tcPr>
            <w:tcW w:w="1559" w:type="dxa"/>
          </w:tcPr>
          <w:p w:rsidR="00494DFC" w:rsidRPr="00604EEF" w:rsidRDefault="00494DFC" w:rsidP="00F81489">
            <w:pPr>
              <w:rPr>
                <w:sz w:val="20"/>
                <w:szCs w:val="20"/>
              </w:rPr>
            </w:pPr>
            <w:r w:rsidRPr="00604EEF">
              <w:rPr>
                <w:sz w:val="20"/>
                <w:szCs w:val="20"/>
              </w:rPr>
              <w:t>Titre</w:t>
            </w:r>
          </w:p>
        </w:tc>
        <w:tc>
          <w:tcPr>
            <w:tcW w:w="1559" w:type="dxa"/>
          </w:tcPr>
          <w:p w:rsidR="00494DFC" w:rsidRDefault="00494DFC" w:rsidP="00F81489">
            <w:pPr>
              <w:jc w:val="both"/>
              <w:rPr>
                <w:sz w:val="20"/>
                <w:szCs w:val="20"/>
              </w:rPr>
            </w:pPr>
            <w:r>
              <w:rPr>
                <w:sz w:val="20"/>
                <w:szCs w:val="20"/>
              </w:rPr>
              <w:t xml:space="preserve">Action </w:t>
            </w:r>
          </w:p>
          <w:p w:rsidR="00494DFC" w:rsidRPr="00604EEF" w:rsidRDefault="00494DFC" w:rsidP="00F81489">
            <w:pPr>
              <w:jc w:val="both"/>
              <w:rPr>
                <w:sz w:val="20"/>
                <w:szCs w:val="20"/>
              </w:rPr>
            </w:pPr>
            <w:r w:rsidRPr="00604EEF">
              <w:rPr>
                <w:sz w:val="20"/>
                <w:szCs w:val="20"/>
              </w:rPr>
              <w:t>OPCVM</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Description</w:t>
            </w:r>
          </w:p>
        </w:tc>
        <w:tc>
          <w:tcPr>
            <w:tcW w:w="1559" w:type="dxa"/>
          </w:tcPr>
          <w:p w:rsidR="00494DFC" w:rsidRPr="00604EEF" w:rsidRDefault="00494DFC" w:rsidP="00F81489">
            <w:pPr>
              <w:rPr>
                <w:sz w:val="20"/>
                <w:szCs w:val="20"/>
              </w:rPr>
            </w:pPr>
            <w:r>
              <w:rPr>
                <w:sz w:val="20"/>
                <w:szCs w:val="20"/>
              </w:rPr>
              <w:t>Description du titre</w:t>
            </w:r>
          </w:p>
        </w:tc>
        <w:tc>
          <w:tcPr>
            <w:tcW w:w="1559" w:type="dxa"/>
          </w:tcPr>
          <w:p w:rsidR="00494DFC" w:rsidRPr="00604EEF" w:rsidRDefault="00494DFC" w:rsidP="00F81489">
            <w:pPr>
              <w:rPr>
                <w:sz w:val="20"/>
                <w:szCs w:val="20"/>
              </w:rPr>
            </w:pPr>
            <w:r>
              <w:rPr>
                <w:sz w:val="20"/>
                <w:szCs w:val="20"/>
              </w:rPr>
              <w:t>alphanumérique</w:t>
            </w:r>
          </w:p>
        </w:tc>
        <w:tc>
          <w:tcPr>
            <w:tcW w:w="1701" w:type="dxa"/>
          </w:tcPr>
          <w:p w:rsidR="00494DFC" w:rsidRPr="00604EEF" w:rsidRDefault="00494DFC" w:rsidP="00F81489">
            <w:pPr>
              <w:rPr>
                <w:sz w:val="20"/>
                <w:szCs w:val="20"/>
              </w:rPr>
            </w:pPr>
            <w:r>
              <w:rPr>
                <w:sz w:val="20"/>
                <w:szCs w:val="20"/>
              </w:rPr>
              <w:t xml:space="preserve">Pré-rempli </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date d’enregistrement</w:t>
            </w:r>
          </w:p>
        </w:tc>
        <w:tc>
          <w:tcPr>
            <w:tcW w:w="1559" w:type="dxa"/>
          </w:tcPr>
          <w:p w:rsidR="00494DFC" w:rsidRPr="00604EEF" w:rsidRDefault="00494DFC" w:rsidP="00F81489">
            <w:pPr>
              <w:rPr>
                <w:sz w:val="20"/>
                <w:szCs w:val="20"/>
              </w:rPr>
            </w:pPr>
            <w:r>
              <w:rPr>
                <w:sz w:val="20"/>
                <w:szCs w:val="20"/>
              </w:rPr>
              <w:t>Date d’enregistrement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 xml:space="preserve">Date de détachement </w:t>
            </w:r>
          </w:p>
        </w:tc>
        <w:tc>
          <w:tcPr>
            <w:tcW w:w="1559" w:type="dxa"/>
          </w:tcPr>
          <w:p w:rsidR="00494DFC" w:rsidRPr="00604EEF" w:rsidRDefault="00494DFC" w:rsidP="00F81489">
            <w:pPr>
              <w:rPr>
                <w:sz w:val="20"/>
                <w:szCs w:val="20"/>
              </w:rPr>
            </w:pPr>
            <w:r>
              <w:rPr>
                <w:sz w:val="20"/>
                <w:szCs w:val="20"/>
              </w:rPr>
              <w:t>Date de détachement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9608" w:type="dxa"/>
            <w:gridSpan w:val="6"/>
          </w:tcPr>
          <w:p w:rsidR="00494DFC" w:rsidRPr="00670D8A" w:rsidRDefault="00494DFC" w:rsidP="00765D2B">
            <w:pPr>
              <w:rPr>
                <w:b/>
                <w:sz w:val="20"/>
                <w:szCs w:val="20"/>
              </w:rPr>
            </w:pPr>
            <w:r w:rsidRPr="00670D8A">
              <w:rPr>
                <w:b/>
                <w:sz w:val="20"/>
                <w:szCs w:val="20"/>
              </w:rPr>
              <w:t>Cliquer sur l’option</w:t>
            </w:r>
            <w:r>
              <w:rPr>
                <w:b/>
                <w:sz w:val="20"/>
                <w:szCs w:val="20"/>
              </w:rPr>
              <w:t xml:space="preserve"> Rachat E</w:t>
            </w:r>
            <w:r w:rsidRPr="00670D8A">
              <w:rPr>
                <w:b/>
                <w:sz w:val="20"/>
                <w:szCs w:val="20"/>
              </w:rPr>
              <w:t>spèce</w:t>
            </w:r>
          </w:p>
        </w:tc>
      </w:tr>
      <w:tr w:rsidR="00494DFC" w:rsidRPr="00604EEF" w:rsidTr="00F81489">
        <w:tc>
          <w:tcPr>
            <w:tcW w:w="1560" w:type="dxa"/>
          </w:tcPr>
          <w:p w:rsidR="00494DFC" w:rsidRPr="00604EEF" w:rsidRDefault="00494DFC" w:rsidP="00F81489">
            <w:pPr>
              <w:jc w:val="both"/>
              <w:rPr>
                <w:sz w:val="20"/>
                <w:szCs w:val="20"/>
              </w:rPr>
            </w:pPr>
            <w:r>
              <w:rPr>
                <w:sz w:val="20"/>
                <w:szCs w:val="20"/>
              </w:rPr>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Vrai - faux</w:t>
            </w:r>
          </w:p>
        </w:tc>
      </w:tr>
      <w:tr w:rsidR="00494DFC" w:rsidRPr="00604EEF" w:rsidTr="00F81489">
        <w:tc>
          <w:tcPr>
            <w:tcW w:w="1560" w:type="dxa"/>
          </w:tcPr>
          <w:p w:rsidR="00494DFC" w:rsidRDefault="00494DFC" w:rsidP="00F81489">
            <w:pPr>
              <w:jc w:val="both"/>
              <w:rPr>
                <w:sz w:val="20"/>
                <w:szCs w:val="20"/>
              </w:rPr>
            </w:pPr>
            <w:r>
              <w:rPr>
                <w:sz w:val="20"/>
                <w:szCs w:val="20"/>
              </w:rPr>
              <w:t>Process</w:t>
            </w:r>
            <w:r w:rsidR="00EF6485">
              <w:rPr>
                <w:sz w:val="20"/>
                <w:szCs w:val="20"/>
              </w:rPr>
              <w:t>us</w:t>
            </w:r>
            <w:r>
              <w:rPr>
                <w:sz w:val="20"/>
                <w:szCs w:val="20"/>
              </w:rPr>
              <w:t xml:space="preserve"> individuel d’instruction</w:t>
            </w:r>
          </w:p>
        </w:tc>
        <w:tc>
          <w:tcPr>
            <w:tcW w:w="1559" w:type="dxa"/>
          </w:tcPr>
          <w:p w:rsidR="00494DFC" w:rsidRDefault="00494DFC" w:rsidP="00F81489">
            <w:pPr>
              <w:rPr>
                <w:sz w:val="20"/>
                <w:szCs w:val="20"/>
              </w:rPr>
            </w:pPr>
            <w:r>
              <w:rPr>
                <w:sz w:val="20"/>
                <w:szCs w:val="20"/>
              </w:rPr>
              <w:t>Proces</w:t>
            </w:r>
            <w:r w:rsidR="00EF6485">
              <w:rPr>
                <w:sz w:val="20"/>
                <w:szCs w:val="20"/>
              </w:rPr>
              <w:t xml:space="preserve">sus </w:t>
            </w:r>
            <w:r>
              <w:rPr>
                <w:sz w:val="20"/>
                <w:szCs w:val="20"/>
              </w:rPr>
              <w:t>individuel d’instruction</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Vrai - faux</w:t>
            </w:r>
          </w:p>
        </w:tc>
      </w:tr>
      <w:tr w:rsidR="00494DFC" w:rsidRPr="00604EEF" w:rsidTr="00F81489">
        <w:tc>
          <w:tcPr>
            <w:tcW w:w="9608" w:type="dxa"/>
            <w:gridSpan w:val="6"/>
          </w:tcPr>
          <w:p w:rsidR="00494DFC" w:rsidRPr="0085769D" w:rsidRDefault="00494DFC" w:rsidP="00F81489">
            <w:pPr>
              <w:rPr>
                <w:b/>
                <w:sz w:val="20"/>
                <w:szCs w:val="20"/>
                <w:u w:val="single"/>
              </w:rPr>
            </w:pPr>
            <w:r w:rsidRPr="0085769D">
              <w:rPr>
                <w:b/>
                <w:sz w:val="20"/>
                <w:szCs w:val="20"/>
                <w:u w:val="single"/>
              </w:rPr>
              <w:t xml:space="preserve">Mouvement Espèce : </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d’impact</w:t>
            </w:r>
          </w:p>
        </w:tc>
        <w:tc>
          <w:tcPr>
            <w:tcW w:w="1559" w:type="dxa"/>
          </w:tcPr>
          <w:p w:rsidR="00494DFC" w:rsidRPr="00604EEF" w:rsidRDefault="00494DFC" w:rsidP="00F81489">
            <w:pPr>
              <w:rPr>
                <w:sz w:val="20"/>
                <w:szCs w:val="20"/>
              </w:rPr>
            </w:pPr>
            <w:r>
              <w:rPr>
                <w:sz w:val="20"/>
                <w:szCs w:val="20"/>
              </w:rPr>
              <w:t>Sens de l’impact</w:t>
            </w:r>
          </w:p>
        </w:tc>
        <w:tc>
          <w:tcPr>
            <w:tcW w:w="1559" w:type="dxa"/>
          </w:tcPr>
          <w:p w:rsidR="00494DFC" w:rsidRPr="00604EEF" w:rsidRDefault="00494DFC" w:rsidP="00F81489">
            <w:pPr>
              <w:rPr>
                <w:sz w:val="20"/>
                <w:szCs w:val="20"/>
              </w:rPr>
            </w:pPr>
            <w:r>
              <w:rPr>
                <w:sz w:val="20"/>
                <w:szCs w:val="20"/>
              </w:rPr>
              <w:t xml:space="preserve">Enumération </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Crédit</w:t>
            </w:r>
          </w:p>
          <w:p w:rsidR="00494DFC" w:rsidRPr="00604EEF" w:rsidRDefault="00494DFC" w:rsidP="00F81489">
            <w:pPr>
              <w:rPr>
                <w:sz w:val="20"/>
                <w:szCs w:val="20"/>
              </w:rPr>
            </w:pPr>
            <w:r>
              <w:rPr>
                <w:sz w:val="20"/>
                <w:szCs w:val="20"/>
              </w:rPr>
              <w:t>Débit</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Prix</w:t>
            </w:r>
          </w:p>
        </w:tc>
        <w:tc>
          <w:tcPr>
            <w:tcW w:w="1559" w:type="dxa"/>
          </w:tcPr>
          <w:p w:rsidR="00494DFC" w:rsidRPr="00604EEF" w:rsidRDefault="00494DFC" w:rsidP="00F81489">
            <w:pPr>
              <w:jc w:val="both"/>
              <w:rPr>
                <w:sz w:val="20"/>
                <w:szCs w:val="20"/>
              </w:rPr>
            </w:pPr>
            <w:r w:rsidRPr="00604EEF">
              <w:rPr>
                <w:sz w:val="20"/>
                <w:szCs w:val="20"/>
              </w:rPr>
              <w:t>Prix</w:t>
            </w:r>
          </w:p>
        </w:tc>
        <w:tc>
          <w:tcPr>
            <w:tcW w:w="1559" w:type="dxa"/>
          </w:tcPr>
          <w:p w:rsidR="00494DFC" w:rsidRPr="00604EEF" w:rsidRDefault="00494DFC" w:rsidP="00F81489">
            <w:pPr>
              <w:jc w:val="both"/>
              <w:rPr>
                <w:sz w:val="20"/>
                <w:szCs w:val="20"/>
              </w:rPr>
            </w:pPr>
            <w:r w:rsidRPr="00604EEF">
              <w:rPr>
                <w:sz w:val="20"/>
                <w:szCs w:val="20"/>
              </w:rPr>
              <w:t>Montant</w:t>
            </w:r>
          </w:p>
        </w:tc>
        <w:tc>
          <w:tcPr>
            <w:tcW w:w="1701" w:type="dxa"/>
          </w:tcPr>
          <w:p w:rsidR="00494DFC" w:rsidRPr="00604EEF" w:rsidRDefault="00494DFC" w:rsidP="00F81489">
            <w:pPr>
              <w:jc w:val="both"/>
              <w:rPr>
                <w:sz w:val="20"/>
                <w:szCs w:val="20"/>
              </w:rPr>
            </w:pPr>
            <w:r w:rsidRPr="00604EEF">
              <w:rPr>
                <w:sz w:val="20"/>
                <w:szCs w:val="20"/>
              </w:rPr>
              <w:t>Optionnelle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mode de cotation </w:t>
            </w:r>
          </w:p>
        </w:tc>
        <w:tc>
          <w:tcPr>
            <w:tcW w:w="1559" w:type="dxa"/>
          </w:tcPr>
          <w:p w:rsidR="00494DFC" w:rsidRPr="00604EEF" w:rsidRDefault="00494DFC" w:rsidP="00F81489">
            <w:pPr>
              <w:rPr>
                <w:sz w:val="20"/>
                <w:szCs w:val="20"/>
              </w:rPr>
            </w:pPr>
            <w:r>
              <w:rPr>
                <w:sz w:val="20"/>
                <w:szCs w:val="20"/>
              </w:rPr>
              <w:t>Mode de cotation</w:t>
            </w:r>
          </w:p>
        </w:tc>
        <w:tc>
          <w:tcPr>
            <w:tcW w:w="1559" w:type="dxa"/>
          </w:tcPr>
          <w:p w:rsidR="00494DFC" w:rsidRPr="00604EEF" w:rsidRDefault="00494DFC" w:rsidP="00F81489">
            <w:pPr>
              <w:rPr>
                <w:sz w:val="20"/>
                <w:szCs w:val="20"/>
              </w:rPr>
            </w:pPr>
            <w:r>
              <w:rPr>
                <w:sz w:val="20"/>
                <w:szCs w:val="20"/>
              </w:rPr>
              <w:t xml:space="preserve">Enumération </w:t>
            </w:r>
          </w:p>
        </w:tc>
        <w:tc>
          <w:tcPr>
            <w:tcW w:w="1701" w:type="dxa"/>
          </w:tcPr>
          <w:p w:rsidR="00494DFC" w:rsidRPr="00604EEF" w:rsidRDefault="00BB7E28" w:rsidP="00F81489">
            <w:pPr>
              <w:rPr>
                <w:sz w:val="20"/>
                <w:szCs w:val="20"/>
              </w:rPr>
            </w:pPr>
            <w:r>
              <w:rPr>
                <w:sz w:val="20"/>
                <w:szCs w:val="20"/>
              </w:rPr>
              <w:t>O</w:t>
            </w:r>
            <w:r w:rsidR="00494DFC">
              <w:rPr>
                <w:sz w:val="20"/>
                <w:szCs w:val="20"/>
              </w:rPr>
              <w:t>bligatoire</w:t>
            </w:r>
          </w:p>
        </w:tc>
        <w:tc>
          <w:tcPr>
            <w:tcW w:w="993" w:type="dxa"/>
          </w:tcPr>
          <w:p w:rsidR="00494DFC" w:rsidRDefault="00494DFC" w:rsidP="00F81489">
            <w:pPr>
              <w:rPr>
                <w:sz w:val="20"/>
                <w:szCs w:val="20"/>
              </w:rPr>
            </w:pPr>
          </w:p>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Montant /pourcentage</w:t>
            </w:r>
          </w:p>
        </w:tc>
      </w:tr>
      <w:tr w:rsidR="00494DFC" w:rsidRPr="00604EEF" w:rsidTr="00F81489">
        <w:tc>
          <w:tcPr>
            <w:tcW w:w="1560" w:type="dxa"/>
          </w:tcPr>
          <w:p w:rsidR="00494DFC" w:rsidRPr="00604EEF" w:rsidRDefault="00494DFC" w:rsidP="00F81489">
            <w:pPr>
              <w:rPr>
                <w:sz w:val="20"/>
                <w:szCs w:val="20"/>
              </w:rPr>
            </w:pPr>
            <w:r w:rsidRPr="00604EEF">
              <w:rPr>
                <w:sz w:val="20"/>
                <w:szCs w:val="20"/>
              </w:rPr>
              <w:t>date de paiement</w:t>
            </w:r>
          </w:p>
        </w:tc>
        <w:tc>
          <w:tcPr>
            <w:tcW w:w="1559" w:type="dxa"/>
          </w:tcPr>
          <w:p w:rsidR="00494DFC" w:rsidRPr="00604EEF" w:rsidRDefault="00494DFC" w:rsidP="00F81489">
            <w:pPr>
              <w:rPr>
                <w:sz w:val="20"/>
                <w:szCs w:val="20"/>
              </w:rPr>
            </w:pPr>
            <w:r>
              <w:rPr>
                <w:sz w:val="20"/>
                <w:szCs w:val="20"/>
              </w:rPr>
              <w:t>Date de paiement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Devise</w:t>
            </w:r>
          </w:p>
        </w:tc>
        <w:tc>
          <w:tcPr>
            <w:tcW w:w="1559" w:type="dxa"/>
          </w:tcPr>
          <w:p w:rsidR="00494DFC" w:rsidRPr="00604EEF" w:rsidRDefault="00494DFC" w:rsidP="00F81489">
            <w:pPr>
              <w:jc w:val="both"/>
              <w:rPr>
                <w:sz w:val="20"/>
                <w:szCs w:val="20"/>
              </w:rPr>
            </w:pPr>
            <w:r w:rsidRPr="00604EEF">
              <w:rPr>
                <w:sz w:val="20"/>
                <w:szCs w:val="20"/>
              </w:rPr>
              <w:t>Devise</w:t>
            </w:r>
          </w:p>
        </w:tc>
        <w:tc>
          <w:tcPr>
            <w:tcW w:w="1559" w:type="dxa"/>
          </w:tcPr>
          <w:p w:rsidR="00494DFC" w:rsidRPr="00604EEF" w:rsidRDefault="00494DFC" w:rsidP="00F81489">
            <w:pPr>
              <w:jc w:val="both"/>
              <w:rPr>
                <w:sz w:val="20"/>
                <w:szCs w:val="20"/>
              </w:rPr>
            </w:pPr>
            <w:r w:rsidRPr="00604EEF">
              <w:rPr>
                <w:sz w:val="20"/>
                <w:szCs w:val="20"/>
              </w:rPr>
              <w:t>Devise</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jc w:val="both"/>
              <w:rPr>
                <w:sz w:val="20"/>
                <w:szCs w:val="20"/>
              </w:rPr>
            </w:pPr>
            <w:r w:rsidRPr="00604EEF">
              <w:rPr>
                <w:sz w:val="20"/>
                <w:szCs w:val="20"/>
              </w:rPr>
              <w:t>Les devises définies dans le référentiel.</w:t>
            </w:r>
          </w:p>
        </w:tc>
      </w:tr>
      <w:tr w:rsidR="00494DFC" w:rsidRPr="00604EEF" w:rsidTr="00F81489">
        <w:tc>
          <w:tcPr>
            <w:tcW w:w="9608" w:type="dxa"/>
            <w:gridSpan w:val="6"/>
          </w:tcPr>
          <w:p w:rsidR="00494DFC" w:rsidRPr="0085769D" w:rsidRDefault="00494DFC" w:rsidP="0064019B">
            <w:pPr>
              <w:jc w:val="both"/>
              <w:rPr>
                <w:b/>
                <w:sz w:val="20"/>
                <w:szCs w:val="20"/>
                <w:u w:val="single"/>
              </w:rPr>
            </w:pPr>
            <w:r w:rsidRPr="0085769D">
              <w:rPr>
                <w:b/>
                <w:sz w:val="20"/>
                <w:szCs w:val="20"/>
                <w:u w:val="single"/>
              </w:rPr>
              <w:t xml:space="preserve">Sortie de </w:t>
            </w:r>
            <w:r>
              <w:rPr>
                <w:b/>
                <w:sz w:val="20"/>
                <w:szCs w:val="20"/>
                <w:u w:val="single"/>
              </w:rPr>
              <w:t>titre</w:t>
            </w:r>
          </w:p>
        </w:tc>
      </w:tr>
      <w:tr w:rsidR="00D972BB" w:rsidRPr="00604EEF" w:rsidTr="00D972BB">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993"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236"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d’impact</w:t>
            </w:r>
          </w:p>
        </w:tc>
        <w:tc>
          <w:tcPr>
            <w:tcW w:w="1559" w:type="dxa"/>
          </w:tcPr>
          <w:p w:rsidR="00494DFC" w:rsidRPr="00604EEF" w:rsidRDefault="00494DFC" w:rsidP="00F81489">
            <w:pPr>
              <w:rPr>
                <w:sz w:val="20"/>
                <w:szCs w:val="20"/>
              </w:rPr>
            </w:pPr>
            <w:r>
              <w:rPr>
                <w:sz w:val="20"/>
                <w:szCs w:val="20"/>
              </w:rPr>
              <w:t>Sens de l’impact</w:t>
            </w:r>
          </w:p>
        </w:tc>
        <w:tc>
          <w:tcPr>
            <w:tcW w:w="1559" w:type="dxa"/>
          </w:tcPr>
          <w:p w:rsidR="00494DFC" w:rsidRPr="00604EEF" w:rsidRDefault="00494DFC" w:rsidP="00F81489">
            <w:pPr>
              <w:rPr>
                <w:sz w:val="20"/>
                <w:szCs w:val="20"/>
              </w:rPr>
            </w:pPr>
            <w:r>
              <w:rPr>
                <w:sz w:val="20"/>
                <w:szCs w:val="20"/>
              </w:rPr>
              <w:t xml:space="preserve">Enumération </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Crédit</w:t>
            </w:r>
          </w:p>
          <w:p w:rsidR="00494DFC" w:rsidRPr="00604EEF" w:rsidRDefault="00494DFC" w:rsidP="00F81489">
            <w:pPr>
              <w:rPr>
                <w:sz w:val="20"/>
                <w:szCs w:val="20"/>
              </w:rPr>
            </w:pPr>
            <w:r>
              <w:rPr>
                <w:sz w:val="20"/>
                <w:szCs w:val="20"/>
              </w:rPr>
              <w:t>Débit</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Titre</w:t>
            </w:r>
          </w:p>
        </w:tc>
        <w:tc>
          <w:tcPr>
            <w:tcW w:w="1559" w:type="dxa"/>
          </w:tcPr>
          <w:p w:rsidR="00494DFC" w:rsidRPr="00604EEF" w:rsidRDefault="00494DFC" w:rsidP="00F81489">
            <w:pPr>
              <w:rPr>
                <w:sz w:val="20"/>
                <w:szCs w:val="20"/>
              </w:rPr>
            </w:pPr>
            <w:r w:rsidRPr="00604EEF">
              <w:rPr>
                <w:sz w:val="20"/>
                <w:szCs w:val="20"/>
              </w:rPr>
              <w:t>Titre</w:t>
            </w:r>
          </w:p>
        </w:tc>
        <w:tc>
          <w:tcPr>
            <w:tcW w:w="1559" w:type="dxa"/>
          </w:tcPr>
          <w:p w:rsidR="00494DFC" w:rsidRPr="00604EEF" w:rsidRDefault="00494DFC" w:rsidP="00F81489">
            <w:pPr>
              <w:jc w:val="both"/>
              <w:rPr>
                <w:sz w:val="20"/>
                <w:szCs w:val="20"/>
              </w:rPr>
            </w:pPr>
            <w:r>
              <w:rPr>
                <w:sz w:val="20"/>
                <w:szCs w:val="20"/>
              </w:rPr>
              <w:t>titre</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date de paiement</w:t>
            </w:r>
          </w:p>
        </w:tc>
        <w:tc>
          <w:tcPr>
            <w:tcW w:w="1559" w:type="dxa"/>
          </w:tcPr>
          <w:p w:rsidR="00494DFC" w:rsidRPr="00604EEF" w:rsidRDefault="00494DFC" w:rsidP="00F81489">
            <w:pPr>
              <w:rPr>
                <w:sz w:val="20"/>
                <w:szCs w:val="20"/>
              </w:rPr>
            </w:pPr>
            <w:r>
              <w:rPr>
                <w:sz w:val="20"/>
                <w:szCs w:val="20"/>
              </w:rPr>
              <w:t>Date de paiement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9608" w:type="dxa"/>
            <w:gridSpan w:val="6"/>
          </w:tcPr>
          <w:p w:rsidR="00494DFC" w:rsidRPr="00604EEF" w:rsidRDefault="00494DFC" w:rsidP="0064019B">
            <w:pPr>
              <w:jc w:val="both"/>
              <w:rPr>
                <w:sz w:val="20"/>
                <w:szCs w:val="20"/>
              </w:rPr>
            </w:pPr>
            <w:r w:rsidRPr="00670D8A">
              <w:rPr>
                <w:b/>
                <w:sz w:val="20"/>
                <w:szCs w:val="20"/>
              </w:rPr>
              <w:t xml:space="preserve">Cliquer sur l’option </w:t>
            </w:r>
            <w:r>
              <w:rPr>
                <w:b/>
                <w:sz w:val="20"/>
                <w:szCs w:val="20"/>
              </w:rPr>
              <w:t xml:space="preserve">No Action </w:t>
            </w:r>
          </w:p>
        </w:tc>
      </w:tr>
      <w:tr w:rsidR="00494DFC" w:rsidRPr="00604EEF" w:rsidTr="00F81489">
        <w:tc>
          <w:tcPr>
            <w:tcW w:w="1560" w:type="dxa"/>
          </w:tcPr>
          <w:p w:rsidR="00494DFC" w:rsidRPr="00604EEF" w:rsidRDefault="00494DFC" w:rsidP="00F81489">
            <w:pPr>
              <w:jc w:val="both"/>
              <w:rPr>
                <w:sz w:val="20"/>
                <w:szCs w:val="20"/>
              </w:rPr>
            </w:pPr>
            <w:r>
              <w:rPr>
                <w:sz w:val="20"/>
                <w:szCs w:val="20"/>
              </w:rPr>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Vrai - faux</w:t>
            </w:r>
          </w:p>
        </w:tc>
      </w:tr>
      <w:tr w:rsidR="00D907BA" w:rsidRPr="00604EEF" w:rsidTr="00F81489">
        <w:tc>
          <w:tcPr>
            <w:tcW w:w="9608" w:type="dxa"/>
            <w:gridSpan w:val="6"/>
          </w:tcPr>
          <w:p w:rsidR="00D907BA" w:rsidRDefault="00D907BA" w:rsidP="00F81489">
            <w:pPr>
              <w:rPr>
                <w:sz w:val="20"/>
                <w:szCs w:val="20"/>
              </w:rPr>
            </w:pPr>
          </w:p>
        </w:tc>
      </w:tr>
      <w:tr w:rsidR="00D907BA" w:rsidRPr="00604EEF" w:rsidTr="00F81489">
        <w:tc>
          <w:tcPr>
            <w:tcW w:w="1560" w:type="dxa"/>
          </w:tcPr>
          <w:p w:rsidR="00D907BA" w:rsidRPr="00604EEF" w:rsidRDefault="00D907BA" w:rsidP="00F81489">
            <w:pPr>
              <w:jc w:val="both"/>
              <w:rPr>
                <w:sz w:val="20"/>
                <w:szCs w:val="20"/>
              </w:rPr>
            </w:pPr>
            <w:r>
              <w:rPr>
                <w:sz w:val="20"/>
                <w:szCs w:val="20"/>
              </w:rPr>
              <w:t>Commentaires</w:t>
            </w:r>
          </w:p>
        </w:tc>
        <w:tc>
          <w:tcPr>
            <w:tcW w:w="1559" w:type="dxa"/>
          </w:tcPr>
          <w:p w:rsidR="00D907BA" w:rsidRPr="00604EEF" w:rsidRDefault="00D907BA" w:rsidP="00F81489">
            <w:pPr>
              <w:jc w:val="both"/>
              <w:rPr>
                <w:sz w:val="20"/>
                <w:szCs w:val="20"/>
              </w:rPr>
            </w:pPr>
            <w:r>
              <w:rPr>
                <w:sz w:val="20"/>
                <w:szCs w:val="20"/>
              </w:rPr>
              <w:t xml:space="preserve">Commentaire </w:t>
            </w:r>
          </w:p>
        </w:tc>
        <w:tc>
          <w:tcPr>
            <w:tcW w:w="1559" w:type="dxa"/>
          </w:tcPr>
          <w:p w:rsidR="00D907BA" w:rsidRDefault="00D907BA" w:rsidP="00F81489">
            <w:pPr>
              <w:rPr>
                <w:sz w:val="20"/>
                <w:szCs w:val="20"/>
              </w:rPr>
            </w:pPr>
            <w:r>
              <w:rPr>
                <w:sz w:val="20"/>
                <w:szCs w:val="20"/>
              </w:rPr>
              <w:t>Texte</w:t>
            </w:r>
          </w:p>
        </w:tc>
        <w:tc>
          <w:tcPr>
            <w:tcW w:w="1701" w:type="dxa"/>
          </w:tcPr>
          <w:p w:rsidR="00D907BA" w:rsidRDefault="00D907BA" w:rsidP="00F81489">
            <w:pPr>
              <w:rPr>
                <w:sz w:val="20"/>
                <w:szCs w:val="20"/>
              </w:rPr>
            </w:pPr>
          </w:p>
        </w:tc>
        <w:tc>
          <w:tcPr>
            <w:tcW w:w="993" w:type="dxa"/>
          </w:tcPr>
          <w:p w:rsidR="00D907BA" w:rsidRPr="00604EEF" w:rsidRDefault="00D907BA" w:rsidP="00F81489">
            <w:pPr>
              <w:rPr>
                <w:sz w:val="20"/>
                <w:szCs w:val="20"/>
              </w:rPr>
            </w:pPr>
          </w:p>
        </w:tc>
        <w:tc>
          <w:tcPr>
            <w:tcW w:w="2236" w:type="dxa"/>
          </w:tcPr>
          <w:p w:rsidR="00D907BA" w:rsidRPr="00604EEF" w:rsidRDefault="00D907BA" w:rsidP="00F81489">
            <w:pPr>
              <w:rPr>
                <w:sz w:val="20"/>
                <w:szCs w:val="20"/>
              </w:rPr>
            </w:pPr>
          </w:p>
        </w:tc>
      </w:tr>
    </w:tbl>
    <w:p w:rsidR="007A2850" w:rsidRPr="00604EEF" w:rsidRDefault="007A2850" w:rsidP="007A2850">
      <w:pPr>
        <w:pStyle w:val="Style3"/>
      </w:pPr>
      <w:bookmarkStart w:id="207" w:name="_Toc409450820"/>
      <w:r w:rsidRPr="00604EEF">
        <w:t>Comportement de l’écran</w:t>
      </w:r>
      <w:bookmarkEnd w:id="207"/>
    </w:p>
    <w:p w:rsidR="00EC3A03" w:rsidRDefault="00EC3A03" w:rsidP="00EC3A03"/>
    <w:p w:rsidR="007A2850" w:rsidRDefault="007A2850" w:rsidP="00EC3A03">
      <w:r>
        <w:t>Le comportement de l’écran est décrit dans la section 6.1.4</w:t>
      </w:r>
    </w:p>
    <w:p w:rsidR="007A2850" w:rsidRDefault="007A2850" w:rsidP="00FE431C">
      <w:pPr>
        <w:pStyle w:val="ListParagraph"/>
        <w:spacing w:before="240" w:line="240" w:lineRule="auto"/>
        <w:ind w:right="142"/>
      </w:pPr>
    </w:p>
    <w:p w:rsidR="003E0603" w:rsidRPr="004325ED" w:rsidRDefault="003E0603" w:rsidP="003E0603">
      <w:pPr>
        <w:pStyle w:val="Style2"/>
      </w:pPr>
      <w:bookmarkStart w:id="208" w:name="_Toc409450821"/>
      <w:r w:rsidRPr="004325ED">
        <w:t>Description de l’écran &lt;</w:t>
      </w:r>
      <w:r>
        <w:t>Création manuelle d’une OST d’assemblé</w:t>
      </w:r>
      <w:r w:rsidR="00A257BB">
        <w:t>e</w:t>
      </w:r>
      <w:r>
        <w:t xml:space="preserve"> </w:t>
      </w:r>
      <w:r w:rsidRPr="004325ED">
        <w:t>&gt;</w:t>
      </w:r>
      <w:bookmarkEnd w:id="208"/>
    </w:p>
    <w:p w:rsidR="003E0603" w:rsidRPr="004325ED" w:rsidRDefault="003E0603" w:rsidP="003E0603">
      <w:pPr>
        <w:pStyle w:val="Style3"/>
      </w:pPr>
      <w:bookmarkStart w:id="209" w:name="_Toc409450822"/>
      <w:r w:rsidRPr="004325ED">
        <w:t>Maquette de l’écran &lt;</w:t>
      </w:r>
      <w:r>
        <w:t>Création manuelle d’une annonce d’assemblé</w:t>
      </w:r>
      <w:r w:rsidR="00A257BB">
        <w:t>e</w:t>
      </w:r>
      <w:r>
        <w:t xml:space="preserve"> ordinaire</w:t>
      </w:r>
      <w:bookmarkEnd w:id="209"/>
    </w:p>
    <w:p w:rsidR="003E0603" w:rsidRDefault="003E0603" w:rsidP="003E0603"/>
    <w:p w:rsidR="003E0603" w:rsidRDefault="006479A8" w:rsidP="003E0603">
      <w:r>
        <w:rPr>
          <w:noProof/>
          <w:lang w:eastAsia="fr-FR"/>
        </w:rPr>
        <w:drawing>
          <wp:inline distT="0" distB="0" distL="0" distR="0">
            <wp:extent cx="5762625" cy="272415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srcRect/>
                    <a:stretch>
                      <a:fillRect/>
                    </a:stretch>
                  </pic:blipFill>
                  <pic:spPr bwMode="auto">
                    <a:xfrm>
                      <a:off x="0" y="0"/>
                      <a:ext cx="5762625" cy="2724150"/>
                    </a:xfrm>
                    <a:prstGeom prst="rect">
                      <a:avLst/>
                    </a:prstGeom>
                    <a:noFill/>
                    <a:ln w="9525">
                      <a:noFill/>
                      <a:miter lim="800000"/>
                      <a:headEnd/>
                      <a:tailEnd/>
                    </a:ln>
                  </pic:spPr>
                </pic:pic>
              </a:graphicData>
            </a:graphic>
          </wp:inline>
        </w:drawing>
      </w:r>
    </w:p>
    <w:p w:rsidR="003E0603" w:rsidRDefault="003E0603" w:rsidP="003E0603"/>
    <w:p w:rsidR="003E0603" w:rsidRPr="005149E4" w:rsidRDefault="003E0603" w:rsidP="003E0603">
      <w:pPr>
        <w:rPr>
          <w:b/>
          <w:color w:val="A6A6A6" w:themeColor="background1" w:themeShade="A6"/>
        </w:rPr>
      </w:pPr>
      <w:r>
        <w:rPr>
          <w:b/>
          <w:color w:val="A6A6A6" w:themeColor="background1" w:themeShade="A6"/>
        </w:rPr>
        <w:lastRenderedPageBreak/>
        <w:t xml:space="preserve">Les </w:t>
      </w:r>
      <w:r w:rsidRPr="005149E4">
        <w:rPr>
          <w:b/>
          <w:color w:val="A6A6A6" w:themeColor="background1" w:themeShade="A6"/>
        </w:rPr>
        <w:t>Option</w:t>
      </w:r>
      <w:r>
        <w:rPr>
          <w:b/>
          <w:color w:val="A6A6A6" w:themeColor="background1" w:themeShade="A6"/>
        </w:rPr>
        <w:t xml:space="preserve">s </w:t>
      </w:r>
      <w:r w:rsidRPr="005149E4">
        <w:rPr>
          <w:b/>
          <w:color w:val="A6A6A6" w:themeColor="background1" w:themeShade="A6"/>
        </w:rPr>
        <w:t xml:space="preserve">: </w:t>
      </w:r>
      <w:r>
        <w:rPr>
          <w:b/>
          <w:color w:val="A6A6A6" w:themeColor="background1" w:themeShade="A6"/>
        </w:rPr>
        <w:t>s’abstenir, consen</w:t>
      </w:r>
      <w:r w:rsidR="006479A8">
        <w:rPr>
          <w:b/>
          <w:color w:val="A6A6A6" w:themeColor="background1" w:themeShade="A6"/>
        </w:rPr>
        <w:t>t refusé, consent accepté</w:t>
      </w:r>
      <w:r>
        <w:rPr>
          <w:b/>
          <w:color w:val="A6A6A6" w:themeColor="background1" w:themeShade="A6"/>
        </w:rPr>
        <w:t>, vote contre direction, vote avec direction et split ont les mêmes caractéristiques.</w:t>
      </w:r>
    </w:p>
    <w:p w:rsidR="003E0603" w:rsidRDefault="003E0603" w:rsidP="003E0603">
      <w:pPr>
        <w:rPr>
          <w:b/>
          <w:color w:val="A6A6A6" w:themeColor="background1" w:themeShade="A6"/>
        </w:rPr>
      </w:pPr>
    </w:p>
    <w:p w:rsidR="003E0603" w:rsidRDefault="00B641AE" w:rsidP="003E0603">
      <w:pPr>
        <w:rPr>
          <w:b/>
          <w:color w:val="A6A6A6" w:themeColor="background1" w:themeShade="A6"/>
        </w:rPr>
      </w:pPr>
      <w:r>
        <w:rPr>
          <w:b/>
          <w:noProof/>
          <w:color w:val="A6A6A6" w:themeColor="background1" w:themeShade="A6"/>
          <w:lang w:eastAsia="fr-FR"/>
        </w:rPr>
        <w:drawing>
          <wp:inline distT="0" distB="0" distL="0" distR="0">
            <wp:extent cx="5753100" cy="12700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5753100" cy="1270000"/>
                    </a:xfrm>
                    <a:prstGeom prst="rect">
                      <a:avLst/>
                    </a:prstGeom>
                    <a:noFill/>
                    <a:ln w="9525">
                      <a:noFill/>
                      <a:miter lim="800000"/>
                      <a:headEnd/>
                      <a:tailEnd/>
                    </a:ln>
                  </pic:spPr>
                </pic:pic>
              </a:graphicData>
            </a:graphic>
          </wp:inline>
        </w:drawing>
      </w:r>
    </w:p>
    <w:p w:rsidR="003E0603" w:rsidRPr="005149E4" w:rsidRDefault="003E0603" w:rsidP="003E0603">
      <w:pPr>
        <w:rPr>
          <w:b/>
          <w:color w:val="A6A6A6" w:themeColor="background1" w:themeShade="A6"/>
        </w:rPr>
      </w:pPr>
      <w:r w:rsidRPr="005149E4">
        <w:rPr>
          <w:b/>
          <w:color w:val="A6A6A6" w:themeColor="background1" w:themeShade="A6"/>
        </w:rPr>
        <w:t xml:space="preserve">Option </w:t>
      </w:r>
      <w:r>
        <w:rPr>
          <w:b/>
          <w:color w:val="A6A6A6" w:themeColor="background1" w:themeShade="A6"/>
        </w:rPr>
        <w:t>No Action</w:t>
      </w:r>
      <w:r w:rsidRPr="005149E4">
        <w:rPr>
          <w:b/>
          <w:color w:val="A6A6A6" w:themeColor="background1" w:themeShade="A6"/>
        </w:rPr>
        <w:t> :</w:t>
      </w:r>
    </w:p>
    <w:p w:rsidR="003E0603" w:rsidRDefault="003932C1" w:rsidP="003E0603">
      <w:pPr>
        <w:jc w:val="center"/>
        <w:rPr>
          <w:i/>
        </w:rPr>
      </w:pPr>
      <w:r>
        <w:rPr>
          <w:i/>
          <w:noProof/>
          <w:lang w:eastAsia="fr-FR"/>
        </w:rPr>
        <w:drawing>
          <wp:inline distT="0" distB="0" distL="0" distR="0">
            <wp:extent cx="5753735" cy="65532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srcRect/>
                    <a:stretch>
                      <a:fillRect/>
                    </a:stretch>
                  </pic:blipFill>
                  <pic:spPr bwMode="auto">
                    <a:xfrm>
                      <a:off x="0" y="0"/>
                      <a:ext cx="5753735" cy="655320"/>
                    </a:xfrm>
                    <a:prstGeom prst="rect">
                      <a:avLst/>
                    </a:prstGeom>
                    <a:noFill/>
                    <a:ln w="9525">
                      <a:noFill/>
                      <a:miter lim="800000"/>
                      <a:headEnd/>
                      <a:tailEnd/>
                    </a:ln>
                  </pic:spPr>
                </pic:pic>
              </a:graphicData>
            </a:graphic>
          </wp:inline>
        </w:drawing>
      </w:r>
    </w:p>
    <w:p w:rsidR="003E0603" w:rsidRPr="00FB0812" w:rsidRDefault="003E0603" w:rsidP="003E0603">
      <w:pPr>
        <w:rPr>
          <w:i/>
        </w:rPr>
      </w:pPr>
      <w:r w:rsidRPr="007D4835">
        <w:rPr>
          <w:b/>
          <w:color w:val="FF0000"/>
        </w:rPr>
        <w:t>N.B. :</w:t>
      </w:r>
      <w:r>
        <w:t xml:space="preserve"> Les écrans sont imprimés à titre d’information, les données mentionnées sont pour illustration, Les écrans peuvent changer lors du cycle de développement</w:t>
      </w:r>
    </w:p>
    <w:p w:rsidR="003E0603" w:rsidRPr="004325ED" w:rsidRDefault="003E0603" w:rsidP="003E0603">
      <w:pPr>
        <w:pStyle w:val="Style3"/>
      </w:pPr>
      <w:bookmarkStart w:id="210" w:name="_Toc409450823"/>
      <w:r w:rsidRPr="004325ED">
        <w:t>Typologie des données manipulées</w:t>
      </w:r>
      <w:bookmarkEnd w:id="210"/>
    </w:p>
    <w:p w:rsidR="003E0603" w:rsidRDefault="003E0603"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3E0603" w:rsidRPr="004325ED" w:rsidTr="00D972BB">
        <w:trPr>
          <w:trHeight w:val="623"/>
        </w:trPr>
        <w:tc>
          <w:tcPr>
            <w:tcW w:w="1560" w:type="dxa"/>
            <w:shd w:val="clear" w:color="auto" w:fill="D9D9D9" w:themeFill="background1" w:themeFillShade="D9"/>
          </w:tcPr>
          <w:p w:rsidR="003E0603" w:rsidRPr="004325ED" w:rsidRDefault="003E0603" w:rsidP="00F81489">
            <w:pPr>
              <w:jc w:val="center"/>
              <w:rPr>
                <w:b/>
                <w:bCs/>
              </w:rPr>
            </w:pPr>
            <w:r w:rsidRPr="004325ED">
              <w:rPr>
                <w:b/>
                <w:bCs/>
              </w:rPr>
              <w:t>Champ</w:t>
            </w:r>
          </w:p>
        </w:tc>
        <w:tc>
          <w:tcPr>
            <w:tcW w:w="1559" w:type="dxa"/>
            <w:shd w:val="clear" w:color="auto" w:fill="D9D9D9" w:themeFill="background1" w:themeFillShade="D9"/>
          </w:tcPr>
          <w:p w:rsidR="003E0603" w:rsidRPr="004325ED" w:rsidRDefault="003E0603" w:rsidP="00F81489">
            <w:pPr>
              <w:jc w:val="center"/>
              <w:rPr>
                <w:b/>
                <w:bCs/>
              </w:rPr>
            </w:pPr>
            <w:r w:rsidRPr="004325ED">
              <w:rPr>
                <w:b/>
                <w:bCs/>
              </w:rPr>
              <w:t>Etiquette</w:t>
            </w:r>
          </w:p>
        </w:tc>
        <w:tc>
          <w:tcPr>
            <w:tcW w:w="1559" w:type="dxa"/>
            <w:shd w:val="clear" w:color="auto" w:fill="D9D9D9" w:themeFill="background1" w:themeFillShade="D9"/>
          </w:tcPr>
          <w:p w:rsidR="003E0603" w:rsidRPr="004325ED" w:rsidRDefault="003E0603" w:rsidP="00F81489">
            <w:pPr>
              <w:jc w:val="center"/>
              <w:rPr>
                <w:b/>
                <w:bCs/>
              </w:rPr>
            </w:pPr>
            <w:r w:rsidRPr="004325ED">
              <w:rPr>
                <w:b/>
                <w:bCs/>
              </w:rPr>
              <w:t>Type de champ</w:t>
            </w:r>
          </w:p>
        </w:tc>
        <w:tc>
          <w:tcPr>
            <w:tcW w:w="1701" w:type="dxa"/>
            <w:shd w:val="clear" w:color="auto" w:fill="D9D9D9" w:themeFill="background1" w:themeFillShade="D9"/>
          </w:tcPr>
          <w:p w:rsidR="003E0603" w:rsidRPr="004325ED" w:rsidRDefault="003E0603" w:rsidP="00F81489">
            <w:pPr>
              <w:jc w:val="center"/>
              <w:rPr>
                <w:b/>
                <w:bCs/>
              </w:rPr>
            </w:pPr>
            <w:r w:rsidRPr="004325ED">
              <w:rPr>
                <w:b/>
                <w:bCs/>
              </w:rPr>
              <w:t>Type de donnée manipulée</w:t>
            </w:r>
          </w:p>
        </w:tc>
        <w:tc>
          <w:tcPr>
            <w:tcW w:w="993" w:type="dxa"/>
            <w:shd w:val="clear" w:color="auto" w:fill="D9D9D9" w:themeFill="background1" w:themeFillShade="D9"/>
          </w:tcPr>
          <w:p w:rsidR="003E0603" w:rsidRPr="004325ED" w:rsidRDefault="003E0603" w:rsidP="00F81489">
            <w:pPr>
              <w:jc w:val="center"/>
              <w:rPr>
                <w:b/>
                <w:bCs/>
              </w:rPr>
            </w:pPr>
            <w:r w:rsidRPr="004325ED">
              <w:rPr>
                <w:b/>
                <w:bCs/>
              </w:rPr>
              <w:t>Taille</w:t>
            </w:r>
          </w:p>
        </w:tc>
        <w:tc>
          <w:tcPr>
            <w:tcW w:w="2236" w:type="dxa"/>
            <w:shd w:val="clear" w:color="auto" w:fill="D9D9D9" w:themeFill="background1" w:themeFillShade="D9"/>
          </w:tcPr>
          <w:p w:rsidR="003E0603" w:rsidRPr="004325ED" w:rsidRDefault="003E0603" w:rsidP="00F81489">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F81489">
            <w:pPr>
              <w:rPr>
                <w:sz w:val="20"/>
                <w:szCs w:val="20"/>
              </w:rPr>
            </w:pPr>
            <w:r w:rsidRPr="00604EEF">
              <w:rPr>
                <w:sz w:val="20"/>
                <w:szCs w:val="20"/>
              </w:rPr>
              <w:t>20C CORP</w:t>
            </w:r>
          </w:p>
        </w:tc>
        <w:tc>
          <w:tcPr>
            <w:tcW w:w="1559" w:type="dxa"/>
          </w:tcPr>
          <w:p w:rsidR="00494DFC" w:rsidRPr="00604EEF" w:rsidRDefault="00494DFC" w:rsidP="00F81489">
            <w:pPr>
              <w:rPr>
                <w:sz w:val="20"/>
                <w:szCs w:val="20"/>
              </w:rPr>
            </w:pPr>
            <w:r w:rsidRPr="00604EEF">
              <w:rPr>
                <w:sz w:val="20"/>
                <w:szCs w:val="20"/>
              </w:rPr>
              <w:t>Alphanumérique</w:t>
            </w:r>
          </w:p>
        </w:tc>
        <w:tc>
          <w:tcPr>
            <w:tcW w:w="1701" w:type="dxa"/>
          </w:tcPr>
          <w:p w:rsidR="00494DFC" w:rsidRPr="00604EEF" w:rsidRDefault="00494DFC" w:rsidP="00F81489">
            <w:pPr>
              <w:rPr>
                <w:sz w:val="20"/>
                <w:szCs w:val="20"/>
              </w:rPr>
            </w:pPr>
            <w:r w:rsidRPr="00604EEF">
              <w:rPr>
                <w:sz w:val="20"/>
                <w:szCs w:val="20"/>
              </w:rPr>
              <w:t>obligatoire</w:t>
            </w:r>
          </w:p>
        </w:tc>
        <w:tc>
          <w:tcPr>
            <w:tcW w:w="993" w:type="dxa"/>
          </w:tcPr>
          <w:p w:rsidR="00494DFC" w:rsidRPr="00604EEF" w:rsidRDefault="00494DFC" w:rsidP="00F81489">
            <w:pPr>
              <w:rPr>
                <w:sz w:val="20"/>
                <w:szCs w:val="20"/>
              </w:rPr>
            </w:pPr>
            <w:r w:rsidRPr="00604EEF">
              <w:rPr>
                <w:sz w:val="20"/>
                <w:szCs w:val="20"/>
              </w:rPr>
              <w:t>16</w:t>
            </w: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Sans choix</w:t>
            </w:r>
          </w:p>
          <w:p w:rsidR="00494DFC" w:rsidRPr="00604EEF" w:rsidRDefault="00494DFC" w:rsidP="00F81489">
            <w:pPr>
              <w:rPr>
                <w:sz w:val="20"/>
                <w:szCs w:val="20"/>
              </w:rPr>
            </w:pPr>
            <w:r w:rsidRPr="00604EEF">
              <w:rPr>
                <w:sz w:val="20"/>
                <w:szCs w:val="20"/>
              </w:rPr>
              <w:t>Avec choix</w:t>
            </w:r>
          </w:p>
          <w:p w:rsidR="00494DFC" w:rsidRPr="00604EEF" w:rsidRDefault="00494DFC" w:rsidP="00F81489">
            <w:pPr>
              <w:rPr>
                <w:sz w:val="20"/>
                <w:szCs w:val="20"/>
              </w:rPr>
            </w:pPr>
            <w:r w:rsidRPr="00604EEF">
              <w:rPr>
                <w:sz w:val="20"/>
                <w:szCs w:val="20"/>
              </w:rPr>
              <w:t>Volontaire</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Pré-rempli de la liste des  OST configurées</w:t>
            </w:r>
          </w:p>
          <w:p w:rsidR="00494DFC" w:rsidRPr="00604EEF" w:rsidRDefault="00494DFC" w:rsidP="00F81489">
            <w:pPr>
              <w:rPr>
                <w:sz w:val="20"/>
                <w:szCs w:val="20"/>
              </w:rPr>
            </w:pPr>
            <w:r>
              <w:rPr>
                <w:sz w:val="20"/>
                <w:szCs w:val="20"/>
              </w:rPr>
              <w:t xml:space="preserve">OMET </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Titre exécuté</w:t>
            </w:r>
          </w:p>
        </w:tc>
        <w:tc>
          <w:tcPr>
            <w:tcW w:w="1559" w:type="dxa"/>
          </w:tcPr>
          <w:p w:rsidR="00494DFC" w:rsidRPr="00604EEF" w:rsidRDefault="00494DFC" w:rsidP="00F81489">
            <w:pPr>
              <w:rPr>
                <w:sz w:val="20"/>
                <w:szCs w:val="20"/>
              </w:rPr>
            </w:pPr>
            <w:r w:rsidRPr="00604EEF">
              <w:rPr>
                <w:sz w:val="20"/>
                <w:szCs w:val="20"/>
              </w:rPr>
              <w:t>Titre</w:t>
            </w:r>
          </w:p>
        </w:tc>
        <w:tc>
          <w:tcPr>
            <w:tcW w:w="1559" w:type="dxa"/>
          </w:tcPr>
          <w:p w:rsidR="00494DFC" w:rsidRDefault="00494DFC" w:rsidP="00F81489">
            <w:pPr>
              <w:jc w:val="both"/>
              <w:rPr>
                <w:sz w:val="20"/>
                <w:szCs w:val="20"/>
              </w:rPr>
            </w:pPr>
            <w:r>
              <w:rPr>
                <w:sz w:val="20"/>
                <w:szCs w:val="20"/>
              </w:rPr>
              <w:t xml:space="preserve">Action </w:t>
            </w:r>
          </w:p>
          <w:p w:rsidR="00494DFC" w:rsidRPr="00604EEF" w:rsidRDefault="00494DFC" w:rsidP="00F81489">
            <w:pPr>
              <w:jc w:val="both"/>
              <w:rPr>
                <w:sz w:val="20"/>
                <w:szCs w:val="20"/>
              </w:rPr>
            </w:pPr>
            <w:r w:rsidRPr="00604EEF">
              <w:rPr>
                <w:sz w:val="20"/>
                <w:szCs w:val="20"/>
              </w:rPr>
              <w:t>OPCVM</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Description</w:t>
            </w:r>
          </w:p>
        </w:tc>
        <w:tc>
          <w:tcPr>
            <w:tcW w:w="1559" w:type="dxa"/>
          </w:tcPr>
          <w:p w:rsidR="00494DFC" w:rsidRPr="00604EEF" w:rsidRDefault="00494DFC" w:rsidP="00F81489">
            <w:pPr>
              <w:rPr>
                <w:sz w:val="20"/>
                <w:szCs w:val="20"/>
              </w:rPr>
            </w:pPr>
            <w:r>
              <w:rPr>
                <w:sz w:val="20"/>
                <w:szCs w:val="20"/>
              </w:rPr>
              <w:t>Description du titre</w:t>
            </w:r>
          </w:p>
        </w:tc>
        <w:tc>
          <w:tcPr>
            <w:tcW w:w="1559" w:type="dxa"/>
          </w:tcPr>
          <w:p w:rsidR="00494DFC" w:rsidRPr="00604EEF" w:rsidRDefault="00494DFC" w:rsidP="00F81489">
            <w:pPr>
              <w:rPr>
                <w:sz w:val="20"/>
                <w:szCs w:val="20"/>
              </w:rPr>
            </w:pPr>
            <w:r>
              <w:rPr>
                <w:sz w:val="20"/>
                <w:szCs w:val="20"/>
              </w:rPr>
              <w:t>alphanumérique</w:t>
            </w:r>
          </w:p>
        </w:tc>
        <w:tc>
          <w:tcPr>
            <w:tcW w:w="1701" w:type="dxa"/>
          </w:tcPr>
          <w:p w:rsidR="00494DFC" w:rsidRPr="00604EEF" w:rsidRDefault="00494DFC" w:rsidP="00F81489">
            <w:pPr>
              <w:rPr>
                <w:sz w:val="20"/>
                <w:szCs w:val="20"/>
              </w:rPr>
            </w:pPr>
            <w:r>
              <w:rPr>
                <w:sz w:val="20"/>
                <w:szCs w:val="20"/>
              </w:rPr>
              <w:t xml:space="preserve">Pré-rempli </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date d’enregistrement</w:t>
            </w:r>
          </w:p>
        </w:tc>
        <w:tc>
          <w:tcPr>
            <w:tcW w:w="1559" w:type="dxa"/>
          </w:tcPr>
          <w:p w:rsidR="00494DFC" w:rsidRPr="00604EEF" w:rsidRDefault="00494DFC" w:rsidP="00F81489">
            <w:pPr>
              <w:rPr>
                <w:sz w:val="20"/>
                <w:szCs w:val="20"/>
              </w:rPr>
            </w:pPr>
            <w:r>
              <w:rPr>
                <w:sz w:val="20"/>
                <w:szCs w:val="20"/>
              </w:rPr>
              <w:t>Date d’enregistrement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554C2E">
            <w:pPr>
              <w:rPr>
                <w:sz w:val="20"/>
                <w:szCs w:val="20"/>
              </w:rPr>
            </w:pPr>
            <w:r w:rsidRPr="00604EEF">
              <w:rPr>
                <w:sz w:val="20"/>
                <w:szCs w:val="20"/>
              </w:rPr>
              <w:t>Date d</w:t>
            </w:r>
            <w:r>
              <w:rPr>
                <w:sz w:val="20"/>
                <w:szCs w:val="20"/>
              </w:rPr>
              <w:t>e l’assemblé</w:t>
            </w:r>
            <w:r w:rsidRPr="00604EEF">
              <w:rPr>
                <w:sz w:val="20"/>
                <w:szCs w:val="20"/>
              </w:rPr>
              <w:t xml:space="preserve"> </w:t>
            </w:r>
          </w:p>
        </w:tc>
        <w:tc>
          <w:tcPr>
            <w:tcW w:w="1559" w:type="dxa"/>
          </w:tcPr>
          <w:p w:rsidR="00494DFC" w:rsidRPr="00604EEF" w:rsidRDefault="00494DFC" w:rsidP="00F81489">
            <w:pPr>
              <w:rPr>
                <w:sz w:val="20"/>
                <w:szCs w:val="20"/>
              </w:rPr>
            </w:pPr>
            <w:r w:rsidRPr="00604EEF">
              <w:rPr>
                <w:sz w:val="20"/>
                <w:szCs w:val="20"/>
              </w:rPr>
              <w:t>Date d</w:t>
            </w:r>
            <w:r>
              <w:rPr>
                <w:sz w:val="20"/>
                <w:szCs w:val="20"/>
              </w:rPr>
              <w:t>e l’assemblé</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 xml:space="preserve">Heure </w:t>
            </w:r>
            <w:r w:rsidRPr="00604EEF">
              <w:rPr>
                <w:sz w:val="20"/>
                <w:szCs w:val="20"/>
              </w:rPr>
              <w:t xml:space="preserve"> d</w:t>
            </w:r>
            <w:r>
              <w:rPr>
                <w:sz w:val="20"/>
                <w:szCs w:val="20"/>
              </w:rPr>
              <w:t>e l’assemblé</w:t>
            </w:r>
            <w:r w:rsidRPr="00604EEF">
              <w:rPr>
                <w:sz w:val="20"/>
                <w:szCs w:val="20"/>
              </w:rPr>
              <w:t xml:space="preserve"> </w:t>
            </w:r>
          </w:p>
        </w:tc>
        <w:tc>
          <w:tcPr>
            <w:tcW w:w="1559" w:type="dxa"/>
          </w:tcPr>
          <w:p w:rsidR="00494DFC" w:rsidRPr="00604EEF" w:rsidRDefault="00494DFC" w:rsidP="00F81489">
            <w:pPr>
              <w:rPr>
                <w:sz w:val="20"/>
                <w:szCs w:val="20"/>
              </w:rPr>
            </w:pPr>
            <w:r>
              <w:rPr>
                <w:sz w:val="20"/>
                <w:szCs w:val="20"/>
              </w:rPr>
              <w:t>heure</w:t>
            </w:r>
            <w:r w:rsidRPr="00604EEF">
              <w:rPr>
                <w:sz w:val="20"/>
                <w:szCs w:val="20"/>
              </w:rPr>
              <w:t xml:space="preserve"> d</w:t>
            </w:r>
            <w:r>
              <w:rPr>
                <w:sz w:val="20"/>
                <w:szCs w:val="20"/>
              </w:rPr>
              <w:t>e l’assemblé</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9608" w:type="dxa"/>
            <w:gridSpan w:val="6"/>
          </w:tcPr>
          <w:p w:rsidR="00494DFC" w:rsidRPr="00670D8A" w:rsidRDefault="00494DFC" w:rsidP="00A2679E">
            <w:pPr>
              <w:rPr>
                <w:b/>
                <w:sz w:val="20"/>
                <w:szCs w:val="20"/>
              </w:rPr>
            </w:pPr>
            <w:r>
              <w:rPr>
                <w:b/>
                <w:sz w:val="20"/>
                <w:szCs w:val="20"/>
              </w:rPr>
              <w:t xml:space="preserve">Option  </w:t>
            </w:r>
            <w:r w:rsidRPr="00B83AC7">
              <w:rPr>
                <w:b/>
                <w:color w:val="808080" w:themeColor="background1" w:themeShade="80"/>
              </w:rPr>
              <w:t>s’abstenir, c</w:t>
            </w:r>
            <w:r w:rsidR="00A2679E">
              <w:rPr>
                <w:b/>
                <w:color w:val="808080" w:themeColor="background1" w:themeShade="80"/>
              </w:rPr>
              <w:t>onsent refusé, consent accepté</w:t>
            </w:r>
            <w:r w:rsidRPr="00B83AC7">
              <w:rPr>
                <w:b/>
                <w:color w:val="808080" w:themeColor="background1" w:themeShade="80"/>
              </w:rPr>
              <w:t>, vote contre direction, vote avec direction et split</w:t>
            </w:r>
          </w:p>
        </w:tc>
      </w:tr>
      <w:tr w:rsidR="00494DFC" w:rsidRPr="00604EEF" w:rsidTr="00F81489">
        <w:tc>
          <w:tcPr>
            <w:tcW w:w="1560" w:type="dxa"/>
          </w:tcPr>
          <w:p w:rsidR="00494DFC" w:rsidRPr="00604EEF" w:rsidRDefault="00494DFC" w:rsidP="00F81489">
            <w:pPr>
              <w:jc w:val="both"/>
              <w:rPr>
                <w:sz w:val="20"/>
                <w:szCs w:val="20"/>
              </w:rPr>
            </w:pPr>
            <w:r>
              <w:rPr>
                <w:sz w:val="20"/>
                <w:szCs w:val="20"/>
              </w:rPr>
              <w:lastRenderedPageBreak/>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AD0B64" w:rsidRPr="00604EEF" w:rsidTr="00AD0B64">
        <w:tc>
          <w:tcPr>
            <w:tcW w:w="1560" w:type="dxa"/>
            <w:shd w:val="clear" w:color="auto" w:fill="D9D9D9" w:themeFill="background1" w:themeFillShade="D9"/>
          </w:tcPr>
          <w:p w:rsidR="00AD0B64" w:rsidRPr="004325ED" w:rsidRDefault="00AD0B64" w:rsidP="004F7D47">
            <w:pPr>
              <w:jc w:val="center"/>
              <w:rPr>
                <w:b/>
                <w:bCs/>
              </w:rPr>
            </w:pPr>
            <w:r w:rsidRPr="004325ED">
              <w:rPr>
                <w:b/>
                <w:bCs/>
              </w:rPr>
              <w:t>Champ</w:t>
            </w:r>
          </w:p>
        </w:tc>
        <w:tc>
          <w:tcPr>
            <w:tcW w:w="1559" w:type="dxa"/>
            <w:shd w:val="clear" w:color="auto" w:fill="D9D9D9" w:themeFill="background1" w:themeFillShade="D9"/>
          </w:tcPr>
          <w:p w:rsidR="00AD0B64" w:rsidRPr="004325ED" w:rsidRDefault="00AD0B64" w:rsidP="004F7D47">
            <w:pPr>
              <w:jc w:val="center"/>
              <w:rPr>
                <w:b/>
                <w:bCs/>
              </w:rPr>
            </w:pPr>
            <w:r w:rsidRPr="004325ED">
              <w:rPr>
                <w:b/>
                <w:bCs/>
              </w:rPr>
              <w:t>Etiquette</w:t>
            </w:r>
          </w:p>
        </w:tc>
        <w:tc>
          <w:tcPr>
            <w:tcW w:w="1559" w:type="dxa"/>
            <w:shd w:val="clear" w:color="auto" w:fill="D9D9D9" w:themeFill="background1" w:themeFillShade="D9"/>
          </w:tcPr>
          <w:p w:rsidR="00AD0B64" w:rsidRPr="004325ED" w:rsidRDefault="00AD0B64" w:rsidP="004F7D47">
            <w:pPr>
              <w:jc w:val="center"/>
              <w:rPr>
                <w:b/>
                <w:bCs/>
              </w:rPr>
            </w:pPr>
            <w:r w:rsidRPr="004325ED">
              <w:rPr>
                <w:b/>
                <w:bCs/>
              </w:rPr>
              <w:t>Type de champ</w:t>
            </w:r>
          </w:p>
        </w:tc>
        <w:tc>
          <w:tcPr>
            <w:tcW w:w="1701" w:type="dxa"/>
            <w:shd w:val="clear" w:color="auto" w:fill="D9D9D9" w:themeFill="background1" w:themeFillShade="D9"/>
          </w:tcPr>
          <w:p w:rsidR="00AD0B64" w:rsidRPr="004325ED" w:rsidRDefault="00AD0B64" w:rsidP="004F7D47">
            <w:pPr>
              <w:jc w:val="center"/>
              <w:rPr>
                <w:b/>
                <w:bCs/>
              </w:rPr>
            </w:pPr>
            <w:r w:rsidRPr="004325ED">
              <w:rPr>
                <w:b/>
                <w:bCs/>
              </w:rPr>
              <w:t>Type de donnée manipulée</w:t>
            </w:r>
          </w:p>
        </w:tc>
        <w:tc>
          <w:tcPr>
            <w:tcW w:w="993" w:type="dxa"/>
            <w:shd w:val="clear" w:color="auto" w:fill="D9D9D9" w:themeFill="background1" w:themeFillShade="D9"/>
          </w:tcPr>
          <w:p w:rsidR="00AD0B64" w:rsidRPr="004325ED" w:rsidRDefault="00AD0B64" w:rsidP="004F7D47">
            <w:pPr>
              <w:jc w:val="center"/>
              <w:rPr>
                <w:b/>
                <w:bCs/>
              </w:rPr>
            </w:pPr>
            <w:r w:rsidRPr="004325ED">
              <w:rPr>
                <w:b/>
                <w:bCs/>
              </w:rPr>
              <w:t>Taille</w:t>
            </w:r>
          </w:p>
        </w:tc>
        <w:tc>
          <w:tcPr>
            <w:tcW w:w="2236" w:type="dxa"/>
            <w:shd w:val="clear" w:color="auto" w:fill="D9D9D9" w:themeFill="background1" w:themeFillShade="D9"/>
          </w:tcPr>
          <w:p w:rsidR="00AD0B64" w:rsidRPr="004325ED" w:rsidRDefault="00AD0B64" w:rsidP="004F7D47">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 xml:space="preserve">Vrai </w:t>
            </w:r>
            <w:r w:rsidR="00AB1139">
              <w:rPr>
                <w:sz w:val="20"/>
                <w:szCs w:val="20"/>
              </w:rPr>
              <w:t>–</w:t>
            </w:r>
            <w:r>
              <w:rPr>
                <w:sz w:val="20"/>
                <w:szCs w:val="20"/>
              </w:rPr>
              <w:t xml:space="preserve"> faux</w:t>
            </w:r>
          </w:p>
        </w:tc>
      </w:tr>
      <w:tr w:rsidR="00494DFC" w:rsidRPr="00604EEF" w:rsidTr="00F81489">
        <w:tc>
          <w:tcPr>
            <w:tcW w:w="1560" w:type="dxa"/>
          </w:tcPr>
          <w:p w:rsidR="00494DFC" w:rsidRDefault="00494DFC" w:rsidP="00F81489">
            <w:pPr>
              <w:jc w:val="both"/>
              <w:rPr>
                <w:sz w:val="20"/>
                <w:szCs w:val="20"/>
              </w:rPr>
            </w:pPr>
            <w:r>
              <w:rPr>
                <w:sz w:val="20"/>
                <w:szCs w:val="20"/>
              </w:rPr>
              <w:t>Process individuel d’instruction</w:t>
            </w:r>
          </w:p>
        </w:tc>
        <w:tc>
          <w:tcPr>
            <w:tcW w:w="1559" w:type="dxa"/>
          </w:tcPr>
          <w:p w:rsidR="00494DFC" w:rsidRDefault="00494DFC" w:rsidP="00F81489">
            <w:pPr>
              <w:rPr>
                <w:sz w:val="20"/>
                <w:szCs w:val="20"/>
              </w:rPr>
            </w:pPr>
            <w:r>
              <w:rPr>
                <w:sz w:val="20"/>
                <w:szCs w:val="20"/>
              </w:rPr>
              <w:t>Process individuel d’instruction</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 xml:space="preserve">Vrai </w:t>
            </w:r>
            <w:r w:rsidR="00AB1139">
              <w:rPr>
                <w:sz w:val="20"/>
                <w:szCs w:val="20"/>
              </w:rPr>
              <w:t>–</w:t>
            </w:r>
            <w:r>
              <w:rPr>
                <w:sz w:val="20"/>
                <w:szCs w:val="20"/>
              </w:rPr>
              <w:t xml:space="preserve"> faux</w:t>
            </w:r>
          </w:p>
        </w:tc>
      </w:tr>
      <w:tr w:rsidR="00494DFC" w:rsidRPr="00604EEF" w:rsidTr="00F81489">
        <w:tc>
          <w:tcPr>
            <w:tcW w:w="9608" w:type="dxa"/>
            <w:gridSpan w:val="6"/>
          </w:tcPr>
          <w:p w:rsidR="00494DFC" w:rsidRPr="00604EEF" w:rsidRDefault="00494DFC" w:rsidP="00F81489">
            <w:pPr>
              <w:jc w:val="both"/>
              <w:rPr>
                <w:sz w:val="20"/>
                <w:szCs w:val="20"/>
              </w:rPr>
            </w:pPr>
            <w:r w:rsidRPr="00670D8A">
              <w:rPr>
                <w:b/>
                <w:sz w:val="20"/>
                <w:szCs w:val="20"/>
              </w:rPr>
              <w:t xml:space="preserve">Cliquer sur l’option </w:t>
            </w:r>
            <w:r>
              <w:rPr>
                <w:b/>
                <w:sz w:val="20"/>
                <w:szCs w:val="20"/>
              </w:rPr>
              <w:t xml:space="preserve">No Action </w:t>
            </w:r>
          </w:p>
        </w:tc>
      </w:tr>
      <w:tr w:rsidR="00494DFC" w:rsidRPr="00604EEF" w:rsidTr="00F81489">
        <w:tc>
          <w:tcPr>
            <w:tcW w:w="1560" w:type="dxa"/>
          </w:tcPr>
          <w:p w:rsidR="00494DFC" w:rsidRPr="00604EEF" w:rsidRDefault="00494DFC" w:rsidP="00F81489">
            <w:pPr>
              <w:jc w:val="both"/>
              <w:rPr>
                <w:sz w:val="20"/>
                <w:szCs w:val="20"/>
              </w:rPr>
            </w:pPr>
            <w:r>
              <w:rPr>
                <w:sz w:val="20"/>
                <w:szCs w:val="20"/>
              </w:rPr>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 xml:space="preserve">Vrai </w:t>
            </w:r>
            <w:r w:rsidR="00AB1139">
              <w:rPr>
                <w:sz w:val="20"/>
                <w:szCs w:val="20"/>
              </w:rPr>
              <w:t>–</w:t>
            </w:r>
            <w:r>
              <w:rPr>
                <w:sz w:val="20"/>
                <w:szCs w:val="20"/>
              </w:rPr>
              <w:t xml:space="preserve"> faux</w:t>
            </w:r>
          </w:p>
        </w:tc>
      </w:tr>
      <w:tr w:rsidR="00D907BA" w:rsidRPr="00604EEF" w:rsidTr="00F81489">
        <w:tc>
          <w:tcPr>
            <w:tcW w:w="9608" w:type="dxa"/>
            <w:gridSpan w:val="6"/>
          </w:tcPr>
          <w:p w:rsidR="00D907BA" w:rsidRPr="00604EEF" w:rsidRDefault="00D907BA" w:rsidP="00F81489">
            <w:pPr>
              <w:rPr>
                <w:sz w:val="20"/>
                <w:szCs w:val="20"/>
              </w:rPr>
            </w:pPr>
          </w:p>
        </w:tc>
      </w:tr>
      <w:tr w:rsidR="00D907BA" w:rsidRPr="00604EEF" w:rsidTr="00F81489">
        <w:tc>
          <w:tcPr>
            <w:tcW w:w="1560" w:type="dxa"/>
          </w:tcPr>
          <w:p w:rsidR="00D907BA" w:rsidRPr="00604EEF" w:rsidRDefault="00D907BA" w:rsidP="00F81489">
            <w:pPr>
              <w:jc w:val="both"/>
              <w:rPr>
                <w:sz w:val="20"/>
                <w:szCs w:val="20"/>
              </w:rPr>
            </w:pPr>
            <w:r>
              <w:rPr>
                <w:sz w:val="20"/>
                <w:szCs w:val="20"/>
              </w:rPr>
              <w:t>Commentaires</w:t>
            </w:r>
          </w:p>
        </w:tc>
        <w:tc>
          <w:tcPr>
            <w:tcW w:w="1559" w:type="dxa"/>
          </w:tcPr>
          <w:p w:rsidR="00D907BA" w:rsidRPr="00604EEF" w:rsidRDefault="00D907BA" w:rsidP="00F81489">
            <w:pPr>
              <w:jc w:val="both"/>
              <w:rPr>
                <w:sz w:val="20"/>
                <w:szCs w:val="20"/>
              </w:rPr>
            </w:pPr>
            <w:r>
              <w:rPr>
                <w:sz w:val="20"/>
                <w:szCs w:val="20"/>
              </w:rPr>
              <w:t xml:space="preserve">Commentaire </w:t>
            </w:r>
          </w:p>
        </w:tc>
        <w:tc>
          <w:tcPr>
            <w:tcW w:w="1559" w:type="dxa"/>
          </w:tcPr>
          <w:p w:rsidR="00D907BA" w:rsidRDefault="00D907BA" w:rsidP="00F81489">
            <w:pPr>
              <w:rPr>
                <w:sz w:val="20"/>
                <w:szCs w:val="20"/>
              </w:rPr>
            </w:pPr>
            <w:r>
              <w:rPr>
                <w:sz w:val="20"/>
                <w:szCs w:val="20"/>
              </w:rPr>
              <w:t>Texte</w:t>
            </w:r>
          </w:p>
        </w:tc>
        <w:tc>
          <w:tcPr>
            <w:tcW w:w="1701" w:type="dxa"/>
          </w:tcPr>
          <w:p w:rsidR="00D907BA" w:rsidRDefault="00D907BA" w:rsidP="00F81489">
            <w:pPr>
              <w:rPr>
                <w:sz w:val="20"/>
                <w:szCs w:val="20"/>
              </w:rPr>
            </w:pPr>
          </w:p>
        </w:tc>
        <w:tc>
          <w:tcPr>
            <w:tcW w:w="993" w:type="dxa"/>
          </w:tcPr>
          <w:p w:rsidR="00D907BA" w:rsidRPr="00604EEF" w:rsidRDefault="00D907BA" w:rsidP="00F81489">
            <w:pPr>
              <w:rPr>
                <w:sz w:val="20"/>
                <w:szCs w:val="20"/>
              </w:rPr>
            </w:pPr>
          </w:p>
        </w:tc>
        <w:tc>
          <w:tcPr>
            <w:tcW w:w="2236" w:type="dxa"/>
          </w:tcPr>
          <w:p w:rsidR="00D907BA" w:rsidRPr="00604EEF" w:rsidRDefault="00D907BA" w:rsidP="00F81489">
            <w:pPr>
              <w:rPr>
                <w:sz w:val="20"/>
                <w:szCs w:val="20"/>
              </w:rPr>
            </w:pPr>
          </w:p>
        </w:tc>
      </w:tr>
    </w:tbl>
    <w:p w:rsidR="003E0603" w:rsidRPr="00604EEF" w:rsidRDefault="003E0603" w:rsidP="003E0603">
      <w:pPr>
        <w:pStyle w:val="Style3"/>
      </w:pPr>
      <w:bookmarkStart w:id="211" w:name="_Toc409450824"/>
      <w:r w:rsidRPr="00604EEF">
        <w:t>Comportement de l’écran</w:t>
      </w:r>
      <w:bookmarkEnd w:id="211"/>
    </w:p>
    <w:p w:rsidR="00761370" w:rsidRDefault="00761370" w:rsidP="00761370">
      <w:pPr>
        <w:pStyle w:val="ListParagraph"/>
        <w:spacing w:before="240" w:line="240" w:lineRule="auto"/>
        <w:ind w:right="142"/>
      </w:pPr>
    </w:p>
    <w:p w:rsidR="003E0603" w:rsidRDefault="003E0603" w:rsidP="00761370">
      <w:r>
        <w:t>Le comportement de l’écran est décrit dans la section 6.1.4</w:t>
      </w:r>
    </w:p>
    <w:p w:rsidR="003E0603" w:rsidRDefault="003E0603" w:rsidP="00FE431C">
      <w:pPr>
        <w:pStyle w:val="ListParagraph"/>
        <w:spacing w:before="240" w:line="240" w:lineRule="auto"/>
        <w:ind w:right="142"/>
      </w:pPr>
    </w:p>
    <w:p w:rsidR="00903E2B" w:rsidRPr="004325ED" w:rsidRDefault="00903E2B" w:rsidP="00903E2B">
      <w:pPr>
        <w:pStyle w:val="Style2"/>
      </w:pPr>
      <w:bookmarkStart w:id="212" w:name="_Toc409450825"/>
      <w:r w:rsidRPr="004325ED">
        <w:t>Description de l’écran &lt;</w:t>
      </w:r>
      <w:r>
        <w:t xml:space="preserve">Création manuelle d’une OST de notification </w:t>
      </w:r>
      <w:r w:rsidRPr="004325ED">
        <w:t>&gt;</w:t>
      </w:r>
      <w:bookmarkEnd w:id="212"/>
    </w:p>
    <w:p w:rsidR="00903E2B" w:rsidRPr="004325ED" w:rsidRDefault="00903E2B" w:rsidP="00903E2B">
      <w:pPr>
        <w:pStyle w:val="Style3"/>
      </w:pPr>
      <w:bookmarkStart w:id="213" w:name="_Toc409450826"/>
      <w:r w:rsidRPr="004325ED">
        <w:t>Maquette de l’écran &lt;</w:t>
      </w:r>
      <w:r>
        <w:t>Création manuelle d’une annonce d’activation&gt;</w:t>
      </w:r>
      <w:bookmarkEnd w:id="213"/>
    </w:p>
    <w:p w:rsidR="00903E2B" w:rsidRDefault="00903E2B" w:rsidP="00903E2B"/>
    <w:p w:rsidR="00903E2B" w:rsidRPr="00DC7109" w:rsidRDefault="00DC7109" w:rsidP="00903E2B">
      <w:pPr>
        <w:rPr>
          <w:b/>
        </w:rPr>
      </w:pPr>
      <w:r>
        <w:rPr>
          <w:b/>
          <w:noProof/>
          <w:lang w:eastAsia="fr-FR"/>
        </w:rPr>
        <w:drawing>
          <wp:inline distT="0" distB="0" distL="0" distR="0">
            <wp:extent cx="5762625" cy="1095375"/>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srcRect/>
                    <a:stretch>
                      <a:fillRect/>
                    </a:stretch>
                  </pic:blipFill>
                  <pic:spPr bwMode="auto">
                    <a:xfrm>
                      <a:off x="0" y="0"/>
                      <a:ext cx="5762625" cy="1095375"/>
                    </a:xfrm>
                    <a:prstGeom prst="rect">
                      <a:avLst/>
                    </a:prstGeom>
                    <a:noFill/>
                    <a:ln w="9525">
                      <a:noFill/>
                      <a:miter lim="800000"/>
                      <a:headEnd/>
                      <a:tailEnd/>
                    </a:ln>
                  </pic:spPr>
                </pic:pic>
              </a:graphicData>
            </a:graphic>
          </wp:inline>
        </w:drawing>
      </w:r>
    </w:p>
    <w:p w:rsidR="00903E2B" w:rsidRDefault="00903E2B" w:rsidP="00DC7109">
      <w:pPr>
        <w:rPr>
          <w:i/>
        </w:rPr>
      </w:pPr>
    </w:p>
    <w:p w:rsidR="00903E2B" w:rsidRPr="00FB0812" w:rsidRDefault="00903E2B" w:rsidP="00903E2B">
      <w:pPr>
        <w:rPr>
          <w:i/>
        </w:rPr>
      </w:pPr>
      <w:r w:rsidRPr="007D4835">
        <w:rPr>
          <w:b/>
          <w:color w:val="FF0000"/>
        </w:rPr>
        <w:lastRenderedPageBreak/>
        <w:t>N.B. :</w:t>
      </w:r>
      <w:r>
        <w:t xml:space="preserve"> Les écrans sont imprimés à titre d’information, les données mentionnées sont pour illustration, Les écrans peuvent changer lors du cycle de développement</w:t>
      </w:r>
    </w:p>
    <w:p w:rsidR="00903E2B" w:rsidRPr="004325ED" w:rsidRDefault="00903E2B" w:rsidP="00903E2B">
      <w:pPr>
        <w:pStyle w:val="Style3"/>
      </w:pPr>
      <w:bookmarkStart w:id="214" w:name="_Toc409450827"/>
      <w:r w:rsidRPr="004325ED">
        <w:t>Typologie des données manipulées</w:t>
      </w:r>
      <w:bookmarkEnd w:id="214"/>
    </w:p>
    <w:p w:rsidR="00903E2B" w:rsidRPr="004325ED" w:rsidRDefault="00903E2B"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903E2B" w:rsidRPr="004325ED" w:rsidTr="00AD0B64">
        <w:trPr>
          <w:trHeight w:val="623"/>
        </w:trPr>
        <w:tc>
          <w:tcPr>
            <w:tcW w:w="1560" w:type="dxa"/>
            <w:shd w:val="clear" w:color="auto" w:fill="D9D9D9" w:themeFill="background1" w:themeFillShade="D9"/>
          </w:tcPr>
          <w:p w:rsidR="00903E2B" w:rsidRPr="004325ED" w:rsidRDefault="00903E2B" w:rsidP="00F81489">
            <w:pPr>
              <w:jc w:val="center"/>
              <w:rPr>
                <w:b/>
                <w:bCs/>
              </w:rPr>
            </w:pPr>
            <w:r w:rsidRPr="004325ED">
              <w:rPr>
                <w:b/>
                <w:bCs/>
              </w:rPr>
              <w:t>Champ</w:t>
            </w:r>
          </w:p>
        </w:tc>
        <w:tc>
          <w:tcPr>
            <w:tcW w:w="1559" w:type="dxa"/>
            <w:shd w:val="clear" w:color="auto" w:fill="D9D9D9" w:themeFill="background1" w:themeFillShade="D9"/>
          </w:tcPr>
          <w:p w:rsidR="00903E2B" w:rsidRPr="004325ED" w:rsidRDefault="00903E2B" w:rsidP="00F81489">
            <w:pPr>
              <w:jc w:val="center"/>
              <w:rPr>
                <w:b/>
                <w:bCs/>
              </w:rPr>
            </w:pPr>
            <w:r w:rsidRPr="004325ED">
              <w:rPr>
                <w:b/>
                <w:bCs/>
              </w:rPr>
              <w:t>Etiquette</w:t>
            </w:r>
          </w:p>
        </w:tc>
        <w:tc>
          <w:tcPr>
            <w:tcW w:w="1559" w:type="dxa"/>
            <w:shd w:val="clear" w:color="auto" w:fill="D9D9D9" w:themeFill="background1" w:themeFillShade="D9"/>
          </w:tcPr>
          <w:p w:rsidR="00903E2B" w:rsidRPr="004325ED" w:rsidRDefault="00903E2B" w:rsidP="00F81489">
            <w:pPr>
              <w:jc w:val="center"/>
              <w:rPr>
                <w:b/>
                <w:bCs/>
              </w:rPr>
            </w:pPr>
            <w:r w:rsidRPr="004325ED">
              <w:rPr>
                <w:b/>
                <w:bCs/>
              </w:rPr>
              <w:t>Type de champ</w:t>
            </w:r>
          </w:p>
        </w:tc>
        <w:tc>
          <w:tcPr>
            <w:tcW w:w="1701" w:type="dxa"/>
            <w:shd w:val="clear" w:color="auto" w:fill="D9D9D9" w:themeFill="background1" w:themeFillShade="D9"/>
          </w:tcPr>
          <w:p w:rsidR="00903E2B" w:rsidRPr="004325ED" w:rsidRDefault="00903E2B" w:rsidP="00F81489">
            <w:pPr>
              <w:jc w:val="center"/>
              <w:rPr>
                <w:b/>
                <w:bCs/>
              </w:rPr>
            </w:pPr>
            <w:r w:rsidRPr="004325ED">
              <w:rPr>
                <w:b/>
                <w:bCs/>
              </w:rPr>
              <w:t>Type de donnée manipulée</w:t>
            </w:r>
          </w:p>
        </w:tc>
        <w:tc>
          <w:tcPr>
            <w:tcW w:w="993" w:type="dxa"/>
            <w:shd w:val="clear" w:color="auto" w:fill="D9D9D9" w:themeFill="background1" w:themeFillShade="D9"/>
          </w:tcPr>
          <w:p w:rsidR="00903E2B" w:rsidRPr="004325ED" w:rsidRDefault="00903E2B" w:rsidP="00F81489">
            <w:pPr>
              <w:jc w:val="center"/>
              <w:rPr>
                <w:b/>
                <w:bCs/>
              </w:rPr>
            </w:pPr>
            <w:r w:rsidRPr="004325ED">
              <w:rPr>
                <w:b/>
                <w:bCs/>
              </w:rPr>
              <w:t>Taille</w:t>
            </w:r>
          </w:p>
        </w:tc>
        <w:tc>
          <w:tcPr>
            <w:tcW w:w="2236" w:type="dxa"/>
            <w:shd w:val="clear" w:color="auto" w:fill="D9D9D9" w:themeFill="background1" w:themeFillShade="D9"/>
          </w:tcPr>
          <w:p w:rsidR="00903E2B" w:rsidRPr="004325ED" w:rsidRDefault="00903E2B" w:rsidP="00F81489">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494DFC" w:rsidP="00F96EFC">
            <w:pPr>
              <w:rPr>
                <w:sz w:val="20"/>
                <w:szCs w:val="20"/>
              </w:rPr>
            </w:pPr>
            <w:r>
              <w:rPr>
                <w:sz w:val="20"/>
                <w:szCs w:val="20"/>
              </w:rPr>
              <w:t>o</w:t>
            </w:r>
            <w:r w:rsidR="00F96EFC">
              <w:rPr>
                <w:sz w:val="20"/>
                <w:szCs w:val="20"/>
              </w:rPr>
              <w:t>b</w:t>
            </w:r>
            <w:r>
              <w:rPr>
                <w:sz w:val="20"/>
                <w:szCs w:val="20"/>
              </w:rPr>
              <w:t>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903E2B" w:rsidRPr="00604EEF" w:rsidRDefault="00903E2B" w:rsidP="00F81489">
            <w:pPr>
              <w:rPr>
                <w:sz w:val="20"/>
                <w:szCs w:val="20"/>
              </w:rPr>
            </w:pPr>
            <w:r w:rsidRPr="00604EEF">
              <w:rPr>
                <w:sz w:val="20"/>
                <w:szCs w:val="20"/>
              </w:rPr>
              <w:t>20C CORP</w:t>
            </w:r>
          </w:p>
        </w:tc>
        <w:tc>
          <w:tcPr>
            <w:tcW w:w="1559" w:type="dxa"/>
          </w:tcPr>
          <w:p w:rsidR="00903E2B" w:rsidRPr="00604EEF" w:rsidRDefault="00903E2B" w:rsidP="00F81489">
            <w:pPr>
              <w:rPr>
                <w:sz w:val="20"/>
                <w:szCs w:val="20"/>
              </w:rPr>
            </w:pPr>
            <w:r w:rsidRPr="00604EEF">
              <w:rPr>
                <w:sz w:val="20"/>
                <w:szCs w:val="20"/>
              </w:rPr>
              <w:t>Alphanumérique</w:t>
            </w:r>
          </w:p>
        </w:tc>
        <w:tc>
          <w:tcPr>
            <w:tcW w:w="1701" w:type="dxa"/>
          </w:tcPr>
          <w:p w:rsidR="00903E2B" w:rsidRPr="00604EEF" w:rsidRDefault="00903E2B" w:rsidP="00F81489">
            <w:pPr>
              <w:rPr>
                <w:sz w:val="20"/>
                <w:szCs w:val="20"/>
              </w:rPr>
            </w:pPr>
            <w:r w:rsidRPr="00604EEF">
              <w:rPr>
                <w:sz w:val="20"/>
                <w:szCs w:val="20"/>
              </w:rPr>
              <w:t>obligatoire</w:t>
            </w:r>
          </w:p>
        </w:tc>
        <w:tc>
          <w:tcPr>
            <w:tcW w:w="993" w:type="dxa"/>
          </w:tcPr>
          <w:p w:rsidR="00903E2B" w:rsidRPr="00604EEF" w:rsidRDefault="00903E2B" w:rsidP="00F81489">
            <w:pPr>
              <w:rPr>
                <w:sz w:val="20"/>
                <w:szCs w:val="20"/>
              </w:rPr>
            </w:pPr>
            <w:r w:rsidRPr="00604EEF">
              <w:rPr>
                <w:sz w:val="20"/>
                <w:szCs w:val="20"/>
              </w:rPr>
              <w:t>16</w:t>
            </w:r>
          </w:p>
        </w:tc>
        <w:tc>
          <w:tcPr>
            <w:tcW w:w="2236" w:type="dxa"/>
          </w:tcPr>
          <w:p w:rsidR="00903E2B" w:rsidRPr="00604EEF" w:rsidRDefault="00903E2B" w:rsidP="00F81489">
            <w:pPr>
              <w:rPr>
                <w:sz w:val="20"/>
                <w:szCs w:val="20"/>
              </w:rPr>
            </w:pP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Officielle</w:t>
            </w:r>
          </w:p>
        </w:tc>
        <w:tc>
          <w:tcPr>
            <w:tcW w:w="1559" w:type="dxa"/>
          </w:tcPr>
          <w:p w:rsidR="00903E2B" w:rsidRPr="00604EEF" w:rsidRDefault="00903E2B" w:rsidP="00F81489">
            <w:pPr>
              <w:rPr>
                <w:sz w:val="20"/>
                <w:szCs w:val="20"/>
              </w:rPr>
            </w:pPr>
            <w:r w:rsidRPr="00604EEF">
              <w:rPr>
                <w:sz w:val="20"/>
                <w:szCs w:val="20"/>
              </w:rPr>
              <w:t>Officielle</w:t>
            </w:r>
          </w:p>
        </w:tc>
        <w:tc>
          <w:tcPr>
            <w:tcW w:w="1559" w:type="dxa"/>
          </w:tcPr>
          <w:p w:rsidR="00903E2B" w:rsidRPr="00604EEF" w:rsidRDefault="00903E2B" w:rsidP="00F81489">
            <w:pPr>
              <w:rPr>
                <w:sz w:val="20"/>
                <w:szCs w:val="20"/>
              </w:rPr>
            </w:pPr>
            <w:r w:rsidRPr="00604EEF">
              <w:rPr>
                <w:sz w:val="20"/>
                <w:szCs w:val="20"/>
              </w:rPr>
              <w:t>Booléen</w:t>
            </w:r>
          </w:p>
        </w:tc>
        <w:tc>
          <w:tcPr>
            <w:tcW w:w="1701" w:type="dxa"/>
          </w:tcPr>
          <w:p w:rsidR="00903E2B" w:rsidRPr="00604EEF" w:rsidRDefault="00903E2B" w:rsidP="00F81489">
            <w:pPr>
              <w:rPr>
                <w:sz w:val="20"/>
                <w:szCs w:val="20"/>
              </w:rPr>
            </w:pP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Vrai / faux</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Complète</w:t>
            </w:r>
          </w:p>
        </w:tc>
        <w:tc>
          <w:tcPr>
            <w:tcW w:w="1559" w:type="dxa"/>
          </w:tcPr>
          <w:p w:rsidR="00903E2B" w:rsidRPr="00604EEF" w:rsidRDefault="00903E2B" w:rsidP="00F81489">
            <w:pPr>
              <w:rPr>
                <w:sz w:val="20"/>
                <w:szCs w:val="20"/>
              </w:rPr>
            </w:pPr>
            <w:r w:rsidRPr="00604EEF">
              <w:rPr>
                <w:sz w:val="20"/>
                <w:szCs w:val="20"/>
              </w:rPr>
              <w:t>Complète</w:t>
            </w:r>
          </w:p>
        </w:tc>
        <w:tc>
          <w:tcPr>
            <w:tcW w:w="1559" w:type="dxa"/>
          </w:tcPr>
          <w:p w:rsidR="00903E2B" w:rsidRPr="00604EEF" w:rsidRDefault="00903E2B" w:rsidP="00F81489">
            <w:pPr>
              <w:rPr>
                <w:sz w:val="20"/>
                <w:szCs w:val="20"/>
              </w:rPr>
            </w:pPr>
            <w:r w:rsidRPr="00604EEF">
              <w:rPr>
                <w:sz w:val="20"/>
                <w:szCs w:val="20"/>
              </w:rPr>
              <w:t>Booléen</w:t>
            </w:r>
          </w:p>
        </w:tc>
        <w:tc>
          <w:tcPr>
            <w:tcW w:w="1701" w:type="dxa"/>
          </w:tcPr>
          <w:p w:rsidR="00903E2B" w:rsidRPr="00604EEF" w:rsidRDefault="00903E2B" w:rsidP="00F81489">
            <w:pPr>
              <w:rPr>
                <w:sz w:val="20"/>
                <w:szCs w:val="20"/>
              </w:rPr>
            </w:pP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Vrai / faux</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Type d’OST</w:t>
            </w:r>
          </w:p>
        </w:tc>
        <w:tc>
          <w:tcPr>
            <w:tcW w:w="1559" w:type="dxa"/>
          </w:tcPr>
          <w:p w:rsidR="00903E2B" w:rsidRPr="00604EEF" w:rsidRDefault="00903E2B" w:rsidP="00F81489">
            <w:pPr>
              <w:rPr>
                <w:sz w:val="20"/>
                <w:szCs w:val="20"/>
              </w:rPr>
            </w:pPr>
            <w:r w:rsidRPr="00604EEF">
              <w:rPr>
                <w:sz w:val="20"/>
                <w:szCs w:val="20"/>
              </w:rPr>
              <w:t>Type d’OST</w:t>
            </w:r>
          </w:p>
        </w:tc>
        <w:tc>
          <w:tcPr>
            <w:tcW w:w="1559" w:type="dxa"/>
          </w:tcPr>
          <w:p w:rsidR="00903E2B" w:rsidRPr="00604EEF" w:rsidRDefault="00903E2B" w:rsidP="00F81489">
            <w:pPr>
              <w:rPr>
                <w:sz w:val="20"/>
                <w:szCs w:val="20"/>
              </w:rPr>
            </w:pPr>
            <w:r w:rsidRPr="00604EEF">
              <w:rPr>
                <w:sz w:val="20"/>
                <w:szCs w:val="20"/>
              </w:rPr>
              <w:t xml:space="preserve">Enumération </w:t>
            </w:r>
          </w:p>
        </w:tc>
        <w:tc>
          <w:tcPr>
            <w:tcW w:w="1701" w:type="dxa"/>
          </w:tcPr>
          <w:p w:rsidR="00903E2B" w:rsidRPr="00604EEF" w:rsidRDefault="00903E2B" w:rsidP="00F81489">
            <w:pPr>
              <w:rPr>
                <w:sz w:val="20"/>
                <w:szCs w:val="20"/>
              </w:rPr>
            </w:pPr>
            <w:r w:rsidRPr="00604EEF">
              <w:rPr>
                <w:sz w:val="20"/>
                <w:szCs w:val="20"/>
              </w:rPr>
              <w:t>Obligatoire</w:t>
            </w:r>
          </w:p>
          <w:p w:rsidR="00903E2B" w:rsidRPr="00604EEF" w:rsidRDefault="00903E2B" w:rsidP="00F81489">
            <w:pPr>
              <w:rPr>
                <w:sz w:val="20"/>
                <w:szCs w:val="20"/>
              </w:rPr>
            </w:pPr>
            <w:r w:rsidRPr="00604EEF">
              <w:rPr>
                <w:sz w:val="20"/>
                <w:szCs w:val="20"/>
              </w:rPr>
              <w:t>pré-rempli</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Sans choix</w:t>
            </w:r>
          </w:p>
          <w:p w:rsidR="00903E2B" w:rsidRPr="00604EEF" w:rsidRDefault="00903E2B" w:rsidP="00F81489">
            <w:pPr>
              <w:rPr>
                <w:sz w:val="20"/>
                <w:szCs w:val="20"/>
              </w:rPr>
            </w:pPr>
            <w:r w:rsidRPr="00604EEF">
              <w:rPr>
                <w:sz w:val="20"/>
                <w:szCs w:val="20"/>
              </w:rPr>
              <w:t>Avec choix</w:t>
            </w:r>
          </w:p>
          <w:p w:rsidR="00903E2B" w:rsidRPr="00604EEF" w:rsidRDefault="00903E2B" w:rsidP="00F81489">
            <w:pPr>
              <w:rPr>
                <w:sz w:val="20"/>
                <w:szCs w:val="20"/>
              </w:rPr>
            </w:pPr>
            <w:r w:rsidRPr="00604EEF">
              <w:rPr>
                <w:sz w:val="20"/>
                <w:szCs w:val="20"/>
              </w:rPr>
              <w:t>Volontaire</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Nom OST</w:t>
            </w:r>
          </w:p>
        </w:tc>
        <w:tc>
          <w:tcPr>
            <w:tcW w:w="1559" w:type="dxa"/>
          </w:tcPr>
          <w:p w:rsidR="00903E2B" w:rsidRPr="00604EEF" w:rsidRDefault="00903E2B" w:rsidP="00F81489">
            <w:pPr>
              <w:rPr>
                <w:sz w:val="20"/>
                <w:szCs w:val="20"/>
              </w:rPr>
            </w:pPr>
            <w:r w:rsidRPr="00604EEF">
              <w:rPr>
                <w:sz w:val="20"/>
                <w:szCs w:val="20"/>
              </w:rPr>
              <w:t>Nom OST</w:t>
            </w:r>
          </w:p>
        </w:tc>
        <w:tc>
          <w:tcPr>
            <w:tcW w:w="1559" w:type="dxa"/>
          </w:tcPr>
          <w:p w:rsidR="00903E2B" w:rsidRPr="00604EEF" w:rsidRDefault="00903E2B" w:rsidP="00F81489">
            <w:pPr>
              <w:rPr>
                <w:sz w:val="20"/>
                <w:szCs w:val="20"/>
              </w:rPr>
            </w:pPr>
            <w:r w:rsidRPr="00604EEF">
              <w:rPr>
                <w:sz w:val="20"/>
                <w:szCs w:val="20"/>
              </w:rPr>
              <w:t xml:space="preserve">Enumération </w:t>
            </w:r>
          </w:p>
        </w:tc>
        <w:tc>
          <w:tcPr>
            <w:tcW w:w="1701" w:type="dxa"/>
          </w:tcPr>
          <w:p w:rsidR="00903E2B" w:rsidRPr="00604EEF" w:rsidRDefault="00903E2B" w:rsidP="00F81489">
            <w:pPr>
              <w:rPr>
                <w:sz w:val="20"/>
                <w:szCs w:val="20"/>
              </w:rPr>
            </w:pPr>
            <w:r w:rsidRPr="00604EEF">
              <w:rPr>
                <w:sz w:val="20"/>
                <w:szCs w:val="20"/>
              </w:rPr>
              <w:t>Obligatoire</w:t>
            </w:r>
          </w:p>
          <w:p w:rsidR="00903E2B" w:rsidRPr="00604EEF" w:rsidRDefault="00903E2B" w:rsidP="00F81489">
            <w:pPr>
              <w:rPr>
                <w:sz w:val="20"/>
                <w:szCs w:val="20"/>
              </w:rPr>
            </w:pPr>
            <w:r w:rsidRPr="00604EEF">
              <w:rPr>
                <w:sz w:val="20"/>
                <w:szCs w:val="20"/>
              </w:rPr>
              <w:t>pré-rempli</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Pré-rempli de la liste des  OST configurées</w:t>
            </w:r>
          </w:p>
          <w:p w:rsidR="00903E2B" w:rsidRPr="00604EEF" w:rsidRDefault="00DC7109" w:rsidP="00DC7109">
            <w:pPr>
              <w:rPr>
                <w:sz w:val="20"/>
                <w:szCs w:val="20"/>
              </w:rPr>
            </w:pPr>
            <w:r>
              <w:rPr>
                <w:sz w:val="20"/>
                <w:szCs w:val="20"/>
              </w:rPr>
              <w:t>ACTV</w:t>
            </w:r>
            <w:r w:rsidR="00903E2B">
              <w:rPr>
                <w:sz w:val="20"/>
                <w:szCs w:val="20"/>
              </w:rPr>
              <w:t>/</w:t>
            </w:r>
            <w:r>
              <w:rPr>
                <w:sz w:val="20"/>
                <w:szCs w:val="20"/>
              </w:rPr>
              <w:t>Activation</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Titre exécuté</w:t>
            </w:r>
          </w:p>
        </w:tc>
        <w:tc>
          <w:tcPr>
            <w:tcW w:w="1559" w:type="dxa"/>
          </w:tcPr>
          <w:p w:rsidR="00903E2B" w:rsidRPr="00604EEF" w:rsidRDefault="00903E2B" w:rsidP="00F81489">
            <w:pPr>
              <w:rPr>
                <w:sz w:val="20"/>
                <w:szCs w:val="20"/>
              </w:rPr>
            </w:pPr>
            <w:r w:rsidRPr="00604EEF">
              <w:rPr>
                <w:sz w:val="20"/>
                <w:szCs w:val="20"/>
              </w:rPr>
              <w:t>Titre</w:t>
            </w:r>
          </w:p>
        </w:tc>
        <w:tc>
          <w:tcPr>
            <w:tcW w:w="1559" w:type="dxa"/>
          </w:tcPr>
          <w:p w:rsidR="00903E2B" w:rsidRDefault="00903E2B" w:rsidP="00F81489">
            <w:pPr>
              <w:jc w:val="both"/>
              <w:rPr>
                <w:sz w:val="20"/>
                <w:szCs w:val="20"/>
              </w:rPr>
            </w:pPr>
            <w:r>
              <w:rPr>
                <w:sz w:val="20"/>
                <w:szCs w:val="20"/>
              </w:rPr>
              <w:t xml:space="preserve">Action </w:t>
            </w:r>
          </w:p>
          <w:p w:rsidR="00903E2B" w:rsidRPr="00604EEF" w:rsidRDefault="00903E2B" w:rsidP="00F81489">
            <w:pPr>
              <w:jc w:val="both"/>
              <w:rPr>
                <w:sz w:val="20"/>
                <w:szCs w:val="20"/>
              </w:rPr>
            </w:pPr>
            <w:r w:rsidRPr="00604EEF">
              <w:rPr>
                <w:sz w:val="20"/>
                <w:szCs w:val="20"/>
              </w:rPr>
              <w:t>OPCVM</w:t>
            </w:r>
          </w:p>
        </w:tc>
        <w:tc>
          <w:tcPr>
            <w:tcW w:w="1701" w:type="dxa"/>
          </w:tcPr>
          <w:p w:rsidR="00903E2B" w:rsidRPr="00604EEF" w:rsidRDefault="00903E2B" w:rsidP="00F81489">
            <w:pPr>
              <w:jc w:val="both"/>
              <w:rPr>
                <w:sz w:val="20"/>
                <w:szCs w:val="20"/>
              </w:rPr>
            </w:pPr>
            <w:r w:rsidRPr="00604EEF">
              <w:rPr>
                <w:sz w:val="20"/>
                <w:szCs w:val="20"/>
              </w:rPr>
              <w:t>Obligatoire</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Description</w:t>
            </w:r>
          </w:p>
        </w:tc>
        <w:tc>
          <w:tcPr>
            <w:tcW w:w="1559" w:type="dxa"/>
          </w:tcPr>
          <w:p w:rsidR="00903E2B" w:rsidRPr="00604EEF" w:rsidRDefault="00903E2B" w:rsidP="00F81489">
            <w:pPr>
              <w:rPr>
                <w:sz w:val="20"/>
                <w:szCs w:val="20"/>
              </w:rPr>
            </w:pPr>
            <w:r>
              <w:rPr>
                <w:sz w:val="20"/>
                <w:szCs w:val="20"/>
              </w:rPr>
              <w:t>Description du titre</w:t>
            </w:r>
          </w:p>
        </w:tc>
        <w:tc>
          <w:tcPr>
            <w:tcW w:w="1559" w:type="dxa"/>
          </w:tcPr>
          <w:p w:rsidR="00903E2B" w:rsidRPr="00604EEF" w:rsidRDefault="00903E2B" w:rsidP="00F81489">
            <w:pPr>
              <w:rPr>
                <w:sz w:val="20"/>
                <w:szCs w:val="20"/>
              </w:rPr>
            </w:pPr>
            <w:r>
              <w:rPr>
                <w:sz w:val="20"/>
                <w:szCs w:val="20"/>
              </w:rPr>
              <w:t>alphanumérique</w:t>
            </w:r>
          </w:p>
        </w:tc>
        <w:tc>
          <w:tcPr>
            <w:tcW w:w="1701" w:type="dxa"/>
          </w:tcPr>
          <w:p w:rsidR="00903E2B" w:rsidRPr="00604EEF" w:rsidRDefault="00903E2B" w:rsidP="00F81489">
            <w:pPr>
              <w:rPr>
                <w:sz w:val="20"/>
                <w:szCs w:val="20"/>
              </w:rPr>
            </w:pPr>
            <w:r>
              <w:rPr>
                <w:sz w:val="20"/>
                <w:szCs w:val="20"/>
              </w:rPr>
              <w:t xml:space="preserve">Pré-rempli </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p>
        </w:tc>
      </w:tr>
      <w:tr w:rsidR="00903E2B" w:rsidRPr="00604EEF" w:rsidTr="00F81489">
        <w:tc>
          <w:tcPr>
            <w:tcW w:w="1560" w:type="dxa"/>
          </w:tcPr>
          <w:p w:rsidR="00903E2B" w:rsidRPr="00604EEF" w:rsidRDefault="00903E2B" w:rsidP="00903E2B">
            <w:pPr>
              <w:jc w:val="both"/>
              <w:rPr>
                <w:sz w:val="20"/>
                <w:szCs w:val="20"/>
              </w:rPr>
            </w:pPr>
            <w:r w:rsidRPr="00604EEF">
              <w:rPr>
                <w:sz w:val="20"/>
                <w:szCs w:val="20"/>
              </w:rPr>
              <w:t xml:space="preserve">date </w:t>
            </w:r>
            <w:r>
              <w:rPr>
                <w:sz w:val="20"/>
                <w:szCs w:val="20"/>
              </w:rPr>
              <w:t>effective</w:t>
            </w:r>
          </w:p>
        </w:tc>
        <w:tc>
          <w:tcPr>
            <w:tcW w:w="1559" w:type="dxa"/>
          </w:tcPr>
          <w:p w:rsidR="00903E2B" w:rsidRPr="00604EEF" w:rsidRDefault="00903E2B" w:rsidP="00F81489">
            <w:pPr>
              <w:jc w:val="both"/>
              <w:rPr>
                <w:sz w:val="20"/>
                <w:szCs w:val="20"/>
              </w:rPr>
            </w:pPr>
            <w:r w:rsidRPr="00604EEF">
              <w:rPr>
                <w:sz w:val="20"/>
                <w:szCs w:val="20"/>
              </w:rPr>
              <w:t xml:space="preserve">date </w:t>
            </w:r>
            <w:r>
              <w:rPr>
                <w:sz w:val="20"/>
                <w:szCs w:val="20"/>
              </w:rPr>
              <w:t>effective</w:t>
            </w:r>
          </w:p>
        </w:tc>
        <w:tc>
          <w:tcPr>
            <w:tcW w:w="1559" w:type="dxa"/>
          </w:tcPr>
          <w:p w:rsidR="00903E2B" w:rsidRPr="00604EEF" w:rsidRDefault="00903E2B" w:rsidP="00F81489">
            <w:pPr>
              <w:rPr>
                <w:sz w:val="20"/>
                <w:szCs w:val="20"/>
              </w:rPr>
            </w:pPr>
            <w:r>
              <w:rPr>
                <w:sz w:val="20"/>
                <w:szCs w:val="20"/>
              </w:rPr>
              <w:t>date</w:t>
            </w:r>
          </w:p>
        </w:tc>
        <w:tc>
          <w:tcPr>
            <w:tcW w:w="1701" w:type="dxa"/>
          </w:tcPr>
          <w:p w:rsidR="00903E2B" w:rsidRPr="00604EEF" w:rsidRDefault="00903E2B" w:rsidP="00F81489">
            <w:pPr>
              <w:rPr>
                <w:sz w:val="20"/>
                <w:szCs w:val="20"/>
              </w:rPr>
            </w:pPr>
            <w:r>
              <w:rPr>
                <w:sz w:val="20"/>
                <w:szCs w:val="20"/>
              </w:rPr>
              <w:t>optionnelle</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p>
        </w:tc>
      </w:tr>
      <w:tr w:rsidR="00494DFC" w:rsidRPr="00604EEF" w:rsidTr="00F81489">
        <w:tc>
          <w:tcPr>
            <w:tcW w:w="1560" w:type="dxa"/>
          </w:tcPr>
          <w:p w:rsidR="00494DFC" w:rsidRPr="00604EEF" w:rsidRDefault="00494DFC" w:rsidP="00903E2B">
            <w:pPr>
              <w:jc w:val="both"/>
              <w:rPr>
                <w:sz w:val="20"/>
                <w:szCs w:val="20"/>
              </w:rPr>
            </w:pPr>
            <w:r>
              <w:rPr>
                <w:sz w:val="20"/>
                <w:szCs w:val="20"/>
              </w:rPr>
              <w:t>Commentaires</w:t>
            </w:r>
          </w:p>
        </w:tc>
        <w:tc>
          <w:tcPr>
            <w:tcW w:w="1559" w:type="dxa"/>
          </w:tcPr>
          <w:p w:rsidR="00494DFC" w:rsidRPr="00604EEF" w:rsidRDefault="00D907BA" w:rsidP="00F81489">
            <w:pPr>
              <w:jc w:val="both"/>
              <w:rPr>
                <w:sz w:val="20"/>
                <w:szCs w:val="20"/>
              </w:rPr>
            </w:pPr>
            <w:r>
              <w:rPr>
                <w:sz w:val="20"/>
                <w:szCs w:val="20"/>
              </w:rPr>
              <w:t xml:space="preserve">Commentaire </w:t>
            </w:r>
          </w:p>
        </w:tc>
        <w:tc>
          <w:tcPr>
            <w:tcW w:w="1559" w:type="dxa"/>
          </w:tcPr>
          <w:p w:rsidR="00494DFC" w:rsidRDefault="00D907BA" w:rsidP="00F81489">
            <w:pPr>
              <w:rPr>
                <w:sz w:val="20"/>
                <w:szCs w:val="20"/>
              </w:rPr>
            </w:pPr>
            <w:r>
              <w:rPr>
                <w:sz w:val="20"/>
                <w:szCs w:val="20"/>
              </w:rPr>
              <w:t>Texte</w:t>
            </w:r>
          </w:p>
        </w:tc>
        <w:tc>
          <w:tcPr>
            <w:tcW w:w="1701" w:type="dxa"/>
          </w:tcPr>
          <w:p w:rsidR="00494DFC"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bl>
    <w:p w:rsidR="00903E2B" w:rsidRPr="00604EEF" w:rsidRDefault="00903E2B" w:rsidP="00903E2B">
      <w:pPr>
        <w:pStyle w:val="Style3"/>
      </w:pPr>
      <w:bookmarkStart w:id="215" w:name="_Toc409450828"/>
      <w:r w:rsidRPr="00604EEF">
        <w:t>Comportement de l’écran</w:t>
      </w:r>
      <w:bookmarkEnd w:id="215"/>
    </w:p>
    <w:p w:rsidR="00761370" w:rsidRDefault="00761370" w:rsidP="00761370"/>
    <w:p w:rsidR="00903E2B" w:rsidRDefault="00903E2B" w:rsidP="00761370">
      <w:r>
        <w:t>Le comportement de l’écran est décrit dans la section 6.1.4</w:t>
      </w:r>
    </w:p>
    <w:p w:rsidR="007A2850" w:rsidRDefault="007A2850" w:rsidP="00FE431C">
      <w:pPr>
        <w:pStyle w:val="ListParagraph"/>
        <w:spacing w:before="240" w:line="240" w:lineRule="auto"/>
        <w:ind w:right="142"/>
      </w:pPr>
    </w:p>
    <w:p w:rsidR="00FE431C" w:rsidRPr="004325ED" w:rsidRDefault="00FE431C" w:rsidP="00FE431C">
      <w:pPr>
        <w:pStyle w:val="Style2"/>
      </w:pPr>
      <w:bookmarkStart w:id="216" w:name="_Toc409450829"/>
      <w:r w:rsidRPr="004325ED">
        <w:t>Description de l’écran &lt;</w:t>
      </w:r>
      <w:r w:rsidR="00310B3C">
        <w:t>Mise à jour du</w:t>
      </w:r>
      <w:r>
        <w:t xml:space="preserve"> </w:t>
      </w:r>
      <w:r w:rsidR="00CA244B">
        <w:t xml:space="preserve">Dummy code </w:t>
      </w:r>
      <w:r w:rsidRPr="004325ED">
        <w:t>&gt;</w:t>
      </w:r>
      <w:bookmarkEnd w:id="216"/>
    </w:p>
    <w:p w:rsidR="00FE431C" w:rsidRDefault="00FE431C" w:rsidP="00FE431C">
      <w:pPr>
        <w:pStyle w:val="Heading3"/>
      </w:pPr>
      <w:bookmarkStart w:id="217" w:name="_Maquette_de_l’écran_1"/>
      <w:bookmarkStart w:id="218" w:name="_Toc409450830"/>
      <w:bookmarkEnd w:id="217"/>
      <w:r w:rsidRPr="004325ED">
        <w:t>Maquette de l’écran &lt;</w:t>
      </w:r>
      <w:r w:rsidRPr="00FE431C">
        <w:t xml:space="preserve"> </w:t>
      </w:r>
      <w:r w:rsidR="00310B3C">
        <w:t>Mise à jour du</w:t>
      </w:r>
      <w:r w:rsidR="00CA244B">
        <w:t xml:space="preserve"> Dummy code </w:t>
      </w:r>
      <w:r w:rsidR="003768E6">
        <w:t>&gt;</w:t>
      </w:r>
      <w:bookmarkEnd w:id="218"/>
    </w:p>
    <w:p w:rsidR="00FE431C" w:rsidRDefault="00FE431C" w:rsidP="00FE431C"/>
    <w:p w:rsidR="00C244A6" w:rsidRDefault="00C244A6" w:rsidP="00FE431C">
      <w:r>
        <w:rPr>
          <w:noProof/>
          <w:lang w:eastAsia="fr-FR"/>
        </w:rPr>
        <w:drawing>
          <wp:inline distT="0" distB="0" distL="0" distR="0">
            <wp:extent cx="5752465" cy="1031240"/>
            <wp:effectExtent l="19050" t="0" r="63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srcRect/>
                    <a:stretch>
                      <a:fillRect/>
                    </a:stretch>
                  </pic:blipFill>
                  <pic:spPr bwMode="auto">
                    <a:xfrm>
                      <a:off x="0" y="0"/>
                      <a:ext cx="5752465" cy="1031240"/>
                    </a:xfrm>
                    <a:prstGeom prst="rect">
                      <a:avLst/>
                    </a:prstGeom>
                    <a:noFill/>
                    <a:ln w="9525">
                      <a:noFill/>
                      <a:miter lim="800000"/>
                      <a:headEnd/>
                      <a:tailEnd/>
                    </a:ln>
                  </pic:spPr>
                </pic:pic>
              </a:graphicData>
            </a:graphic>
          </wp:inline>
        </w:drawing>
      </w:r>
    </w:p>
    <w:p w:rsidR="00FE431C" w:rsidRPr="00FB0812" w:rsidRDefault="00FE431C" w:rsidP="00FE431C">
      <w:pPr>
        <w:rPr>
          <w:i/>
        </w:rPr>
      </w:pPr>
      <w:r w:rsidRPr="007D4835">
        <w:rPr>
          <w:b/>
          <w:color w:val="FF0000"/>
        </w:rPr>
        <w:t>N.B. :</w:t>
      </w:r>
      <w:r>
        <w:t xml:space="preserve"> L’écran est imprimé à titre d’information, les données mentionnées sont pour illustration, l’écran peut changer lors du cycle de développement</w:t>
      </w:r>
    </w:p>
    <w:p w:rsidR="00FE431C" w:rsidRPr="004325ED" w:rsidRDefault="00FE431C" w:rsidP="00FE431C">
      <w:pPr>
        <w:pStyle w:val="Style3"/>
      </w:pPr>
      <w:bookmarkStart w:id="219" w:name="_Toc409450831"/>
      <w:r w:rsidRPr="004325ED">
        <w:lastRenderedPageBreak/>
        <w:t>Typologie des données manipulées</w:t>
      </w:r>
      <w:bookmarkEnd w:id="219"/>
    </w:p>
    <w:p w:rsidR="00FE431C" w:rsidRPr="004325ED" w:rsidRDefault="00FE431C"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FE431C" w:rsidRPr="004325ED" w:rsidTr="00AD0B64">
        <w:trPr>
          <w:trHeight w:val="623"/>
        </w:trPr>
        <w:tc>
          <w:tcPr>
            <w:tcW w:w="1560" w:type="dxa"/>
            <w:shd w:val="clear" w:color="auto" w:fill="D9D9D9" w:themeFill="background1" w:themeFillShade="D9"/>
          </w:tcPr>
          <w:p w:rsidR="00FE431C" w:rsidRPr="004325ED" w:rsidRDefault="00FE431C" w:rsidP="00000651">
            <w:pPr>
              <w:jc w:val="center"/>
              <w:rPr>
                <w:b/>
                <w:bCs/>
              </w:rPr>
            </w:pPr>
            <w:r w:rsidRPr="004325ED">
              <w:rPr>
                <w:b/>
                <w:bCs/>
              </w:rPr>
              <w:t>Champ</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Etiquette</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Type de champ</w:t>
            </w:r>
          </w:p>
        </w:tc>
        <w:tc>
          <w:tcPr>
            <w:tcW w:w="1701" w:type="dxa"/>
            <w:shd w:val="clear" w:color="auto" w:fill="D9D9D9" w:themeFill="background1" w:themeFillShade="D9"/>
          </w:tcPr>
          <w:p w:rsidR="00FE431C" w:rsidRPr="004325ED" w:rsidRDefault="00FE431C" w:rsidP="00000651">
            <w:pPr>
              <w:jc w:val="center"/>
              <w:rPr>
                <w:b/>
                <w:bCs/>
              </w:rPr>
            </w:pPr>
            <w:r w:rsidRPr="004325ED">
              <w:rPr>
                <w:b/>
                <w:bCs/>
              </w:rPr>
              <w:t>Type de donnée manipulée</w:t>
            </w:r>
          </w:p>
        </w:tc>
        <w:tc>
          <w:tcPr>
            <w:tcW w:w="993" w:type="dxa"/>
            <w:shd w:val="clear" w:color="auto" w:fill="D9D9D9" w:themeFill="background1" w:themeFillShade="D9"/>
          </w:tcPr>
          <w:p w:rsidR="00FE431C" w:rsidRPr="004325ED" w:rsidRDefault="00FE431C" w:rsidP="00000651">
            <w:pPr>
              <w:jc w:val="center"/>
              <w:rPr>
                <w:b/>
                <w:bCs/>
              </w:rPr>
            </w:pPr>
            <w:r w:rsidRPr="004325ED">
              <w:rPr>
                <w:b/>
                <w:bCs/>
              </w:rPr>
              <w:t>Taille</w:t>
            </w:r>
          </w:p>
        </w:tc>
        <w:tc>
          <w:tcPr>
            <w:tcW w:w="2236" w:type="dxa"/>
            <w:shd w:val="clear" w:color="auto" w:fill="D9D9D9" w:themeFill="background1" w:themeFillShade="D9"/>
          </w:tcPr>
          <w:p w:rsidR="00FE431C" w:rsidRPr="004325ED" w:rsidRDefault="00FE431C" w:rsidP="00000651">
            <w:pPr>
              <w:jc w:val="center"/>
              <w:rPr>
                <w:b/>
                <w:bCs/>
              </w:rPr>
            </w:pPr>
            <w:r w:rsidRPr="004325ED">
              <w:rPr>
                <w:b/>
                <w:bCs/>
              </w:rPr>
              <w:t>Description &amp; valeurs possibles</w:t>
            </w:r>
          </w:p>
        </w:tc>
      </w:tr>
      <w:tr w:rsidR="00FE431C" w:rsidRPr="00604EEF" w:rsidTr="00000651">
        <w:tc>
          <w:tcPr>
            <w:tcW w:w="1560" w:type="dxa"/>
          </w:tcPr>
          <w:p w:rsidR="00FE431C" w:rsidRPr="00604EEF" w:rsidRDefault="00FE431C" w:rsidP="00000651">
            <w:pPr>
              <w:jc w:val="both"/>
              <w:rPr>
                <w:sz w:val="20"/>
                <w:szCs w:val="20"/>
              </w:rPr>
            </w:pPr>
            <w:r>
              <w:rPr>
                <w:sz w:val="20"/>
                <w:szCs w:val="20"/>
              </w:rPr>
              <w:t xml:space="preserve">identifiant </w:t>
            </w:r>
            <w:r w:rsidRPr="00604EEF">
              <w:rPr>
                <w:sz w:val="20"/>
                <w:szCs w:val="20"/>
              </w:rPr>
              <w:t xml:space="preserve"> </w:t>
            </w:r>
          </w:p>
        </w:tc>
        <w:tc>
          <w:tcPr>
            <w:tcW w:w="1559" w:type="dxa"/>
          </w:tcPr>
          <w:p w:rsidR="00FE431C" w:rsidRPr="00604EEF" w:rsidRDefault="00EE04E7" w:rsidP="00000651">
            <w:pPr>
              <w:rPr>
                <w:sz w:val="20"/>
                <w:szCs w:val="20"/>
              </w:rPr>
            </w:pPr>
            <w:r>
              <w:rPr>
                <w:sz w:val="20"/>
                <w:szCs w:val="20"/>
              </w:rPr>
              <w:t>Identifiant /référence</w:t>
            </w:r>
          </w:p>
        </w:tc>
        <w:tc>
          <w:tcPr>
            <w:tcW w:w="1559" w:type="dxa"/>
          </w:tcPr>
          <w:p w:rsidR="00FE431C" w:rsidRPr="00604EEF" w:rsidRDefault="00FE431C" w:rsidP="00000651">
            <w:pPr>
              <w:rPr>
                <w:sz w:val="20"/>
                <w:szCs w:val="20"/>
              </w:rPr>
            </w:pPr>
            <w:r w:rsidRPr="00604EEF">
              <w:rPr>
                <w:sz w:val="20"/>
                <w:szCs w:val="20"/>
              </w:rPr>
              <w:t>Alphanumérique</w:t>
            </w:r>
          </w:p>
        </w:tc>
        <w:tc>
          <w:tcPr>
            <w:tcW w:w="1701" w:type="dxa"/>
          </w:tcPr>
          <w:p w:rsidR="00FE431C" w:rsidRPr="00604EEF" w:rsidRDefault="00FE431C" w:rsidP="00000651">
            <w:pPr>
              <w:rPr>
                <w:sz w:val="20"/>
                <w:szCs w:val="20"/>
              </w:rPr>
            </w:pPr>
            <w:r w:rsidRPr="00604EEF">
              <w:rPr>
                <w:sz w:val="20"/>
                <w:szCs w:val="20"/>
              </w:rPr>
              <w:t>obligatoire</w:t>
            </w:r>
          </w:p>
        </w:tc>
        <w:tc>
          <w:tcPr>
            <w:tcW w:w="993" w:type="dxa"/>
          </w:tcPr>
          <w:p w:rsidR="00FE431C" w:rsidRPr="00604EEF" w:rsidRDefault="00FE431C" w:rsidP="00000651">
            <w:pPr>
              <w:rPr>
                <w:sz w:val="20"/>
                <w:szCs w:val="20"/>
              </w:rPr>
            </w:pPr>
            <w:r w:rsidRPr="00604EEF">
              <w:rPr>
                <w:sz w:val="20"/>
                <w:szCs w:val="20"/>
              </w:rPr>
              <w:t>16</w:t>
            </w:r>
          </w:p>
        </w:tc>
        <w:tc>
          <w:tcPr>
            <w:tcW w:w="2236" w:type="dxa"/>
          </w:tcPr>
          <w:p w:rsidR="00FE431C" w:rsidRPr="00604EEF" w:rsidRDefault="00FE431C" w:rsidP="00000651">
            <w:pPr>
              <w:rPr>
                <w:sz w:val="20"/>
                <w:szCs w:val="20"/>
              </w:rPr>
            </w:pPr>
          </w:p>
        </w:tc>
      </w:tr>
      <w:tr w:rsidR="00FE431C" w:rsidRPr="00604EEF" w:rsidTr="00000651">
        <w:tc>
          <w:tcPr>
            <w:tcW w:w="1560" w:type="dxa"/>
          </w:tcPr>
          <w:p w:rsidR="00FE431C" w:rsidRPr="00604EEF" w:rsidRDefault="00FE431C" w:rsidP="00000651">
            <w:pPr>
              <w:jc w:val="both"/>
              <w:rPr>
                <w:sz w:val="20"/>
                <w:szCs w:val="20"/>
              </w:rPr>
            </w:pPr>
            <w:r>
              <w:rPr>
                <w:sz w:val="20"/>
                <w:szCs w:val="20"/>
              </w:rPr>
              <w:t>OST</w:t>
            </w:r>
          </w:p>
        </w:tc>
        <w:tc>
          <w:tcPr>
            <w:tcW w:w="1559" w:type="dxa"/>
          </w:tcPr>
          <w:p w:rsidR="00FE431C" w:rsidRPr="00604EEF" w:rsidRDefault="00FE431C" w:rsidP="00000651">
            <w:pPr>
              <w:rPr>
                <w:sz w:val="20"/>
                <w:szCs w:val="20"/>
              </w:rPr>
            </w:pPr>
            <w:r>
              <w:rPr>
                <w:sz w:val="20"/>
                <w:szCs w:val="20"/>
              </w:rPr>
              <w:t>annonce</w:t>
            </w:r>
          </w:p>
        </w:tc>
        <w:tc>
          <w:tcPr>
            <w:tcW w:w="1559" w:type="dxa"/>
          </w:tcPr>
          <w:p w:rsidR="00FE431C" w:rsidRPr="00604EEF" w:rsidRDefault="00FE431C" w:rsidP="00000651">
            <w:pPr>
              <w:rPr>
                <w:sz w:val="20"/>
                <w:szCs w:val="20"/>
              </w:rPr>
            </w:pPr>
            <w:r>
              <w:rPr>
                <w:sz w:val="20"/>
                <w:szCs w:val="20"/>
              </w:rPr>
              <w:t>Recherche F2</w:t>
            </w:r>
          </w:p>
        </w:tc>
        <w:tc>
          <w:tcPr>
            <w:tcW w:w="1701" w:type="dxa"/>
          </w:tcPr>
          <w:p w:rsidR="00FE431C" w:rsidRPr="00604EEF" w:rsidRDefault="00FE431C" w:rsidP="00000651">
            <w:pPr>
              <w:rPr>
                <w:sz w:val="20"/>
                <w:szCs w:val="20"/>
              </w:rPr>
            </w:pPr>
            <w:r w:rsidRPr="00604EEF">
              <w:rPr>
                <w:sz w:val="20"/>
                <w:szCs w:val="20"/>
              </w:rPr>
              <w:t>obligatoire</w:t>
            </w:r>
          </w:p>
        </w:tc>
        <w:tc>
          <w:tcPr>
            <w:tcW w:w="993" w:type="dxa"/>
          </w:tcPr>
          <w:p w:rsidR="00FE431C" w:rsidRPr="00604EEF" w:rsidRDefault="00FE431C" w:rsidP="00000651">
            <w:pPr>
              <w:rPr>
                <w:sz w:val="20"/>
                <w:szCs w:val="20"/>
              </w:rPr>
            </w:pPr>
          </w:p>
        </w:tc>
        <w:tc>
          <w:tcPr>
            <w:tcW w:w="2236" w:type="dxa"/>
          </w:tcPr>
          <w:p w:rsidR="00FE431C" w:rsidRPr="00604EEF" w:rsidRDefault="00FE431C" w:rsidP="00000651">
            <w:pPr>
              <w:rPr>
                <w:sz w:val="20"/>
                <w:szCs w:val="20"/>
              </w:rPr>
            </w:pPr>
          </w:p>
        </w:tc>
      </w:tr>
      <w:tr w:rsidR="00EE04E7" w:rsidRPr="00604EEF" w:rsidTr="00000651">
        <w:tc>
          <w:tcPr>
            <w:tcW w:w="1560" w:type="dxa"/>
          </w:tcPr>
          <w:p w:rsidR="00EE04E7" w:rsidRDefault="00EE04E7" w:rsidP="00000651">
            <w:pPr>
              <w:jc w:val="both"/>
              <w:rPr>
                <w:sz w:val="20"/>
                <w:szCs w:val="20"/>
              </w:rPr>
            </w:pPr>
            <w:r>
              <w:rPr>
                <w:sz w:val="20"/>
                <w:szCs w:val="20"/>
              </w:rPr>
              <w:t>Ancien Actif1</w:t>
            </w:r>
          </w:p>
        </w:tc>
        <w:tc>
          <w:tcPr>
            <w:tcW w:w="1559" w:type="dxa"/>
          </w:tcPr>
          <w:p w:rsidR="00EE04E7" w:rsidRDefault="00EE04E7" w:rsidP="00000651">
            <w:pPr>
              <w:rPr>
                <w:sz w:val="20"/>
                <w:szCs w:val="20"/>
              </w:rPr>
            </w:pPr>
            <w:r>
              <w:rPr>
                <w:sz w:val="20"/>
                <w:szCs w:val="20"/>
              </w:rPr>
              <w:t>Dummy code</w:t>
            </w:r>
          </w:p>
        </w:tc>
        <w:tc>
          <w:tcPr>
            <w:tcW w:w="1559" w:type="dxa"/>
          </w:tcPr>
          <w:p w:rsidR="00EE04E7" w:rsidRPr="00604EEF" w:rsidRDefault="00EE04E7" w:rsidP="00000651">
            <w:pPr>
              <w:rPr>
                <w:sz w:val="20"/>
                <w:szCs w:val="20"/>
              </w:rPr>
            </w:pPr>
            <w:r w:rsidRPr="00604EEF">
              <w:rPr>
                <w:sz w:val="20"/>
                <w:szCs w:val="20"/>
              </w:rPr>
              <w:t>Alphanumérique</w:t>
            </w:r>
          </w:p>
        </w:tc>
        <w:tc>
          <w:tcPr>
            <w:tcW w:w="1701" w:type="dxa"/>
          </w:tcPr>
          <w:p w:rsidR="00EE04E7" w:rsidRPr="00604EEF" w:rsidRDefault="00EE04E7" w:rsidP="00000651">
            <w:pPr>
              <w:rPr>
                <w:sz w:val="20"/>
                <w:szCs w:val="20"/>
              </w:rPr>
            </w:pPr>
            <w:r w:rsidRPr="00604EEF">
              <w:rPr>
                <w:sz w:val="20"/>
                <w:szCs w:val="20"/>
              </w:rPr>
              <w:t>obligatoire</w:t>
            </w:r>
          </w:p>
        </w:tc>
        <w:tc>
          <w:tcPr>
            <w:tcW w:w="993" w:type="dxa"/>
          </w:tcPr>
          <w:p w:rsidR="00EE04E7" w:rsidRPr="00604EEF" w:rsidRDefault="00EE04E7" w:rsidP="00000651">
            <w:pPr>
              <w:rPr>
                <w:sz w:val="20"/>
                <w:szCs w:val="20"/>
              </w:rPr>
            </w:pPr>
            <w:r w:rsidRPr="00604EEF">
              <w:rPr>
                <w:sz w:val="20"/>
                <w:szCs w:val="20"/>
              </w:rPr>
              <w:t>16</w:t>
            </w:r>
          </w:p>
        </w:tc>
        <w:tc>
          <w:tcPr>
            <w:tcW w:w="2236" w:type="dxa"/>
          </w:tcPr>
          <w:p w:rsidR="00EE04E7" w:rsidRPr="00604EEF" w:rsidRDefault="00EE04E7" w:rsidP="00000651">
            <w:pPr>
              <w:rPr>
                <w:sz w:val="20"/>
                <w:szCs w:val="20"/>
              </w:rPr>
            </w:pPr>
          </w:p>
        </w:tc>
      </w:tr>
      <w:tr w:rsidR="00EE04E7" w:rsidRPr="00604EEF" w:rsidTr="00000651">
        <w:tc>
          <w:tcPr>
            <w:tcW w:w="1560" w:type="dxa"/>
          </w:tcPr>
          <w:p w:rsidR="00EE04E7" w:rsidRDefault="00EE04E7" w:rsidP="006D0A3C">
            <w:pPr>
              <w:jc w:val="both"/>
              <w:rPr>
                <w:sz w:val="20"/>
                <w:szCs w:val="20"/>
              </w:rPr>
            </w:pPr>
            <w:r>
              <w:rPr>
                <w:sz w:val="20"/>
                <w:szCs w:val="20"/>
              </w:rPr>
              <w:t>Nouvel Actif1</w:t>
            </w:r>
          </w:p>
        </w:tc>
        <w:tc>
          <w:tcPr>
            <w:tcW w:w="1559" w:type="dxa"/>
          </w:tcPr>
          <w:p w:rsidR="00EE04E7" w:rsidRDefault="00EE04E7" w:rsidP="006D0A3C">
            <w:pPr>
              <w:rPr>
                <w:sz w:val="20"/>
                <w:szCs w:val="20"/>
              </w:rPr>
            </w:pPr>
            <w:r>
              <w:rPr>
                <w:sz w:val="20"/>
                <w:szCs w:val="20"/>
              </w:rPr>
              <w:t>ISIN réel</w:t>
            </w:r>
          </w:p>
        </w:tc>
        <w:tc>
          <w:tcPr>
            <w:tcW w:w="1559" w:type="dxa"/>
          </w:tcPr>
          <w:p w:rsidR="00EE04E7" w:rsidRPr="00604EEF" w:rsidRDefault="00EE04E7" w:rsidP="006D0A3C">
            <w:pPr>
              <w:rPr>
                <w:sz w:val="20"/>
                <w:szCs w:val="20"/>
              </w:rPr>
            </w:pPr>
            <w:r w:rsidRPr="00604EEF">
              <w:rPr>
                <w:sz w:val="20"/>
                <w:szCs w:val="20"/>
              </w:rPr>
              <w:t>Alphanumérique</w:t>
            </w:r>
          </w:p>
        </w:tc>
        <w:tc>
          <w:tcPr>
            <w:tcW w:w="1701" w:type="dxa"/>
          </w:tcPr>
          <w:p w:rsidR="00EE04E7" w:rsidRPr="00604EEF" w:rsidRDefault="00EE04E7" w:rsidP="006D0A3C">
            <w:pPr>
              <w:rPr>
                <w:sz w:val="20"/>
                <w:szCs w:val="20"/>
              </w:rPr>
            </w:pPr>
            <w:r w:rsidRPr="00604EEF">
              <w:rPr>
                <w:sz w:val="20"/>
                <w:szCs w:val="20"/>
              </w:rPr>
              <w:t>obligatoire</w:t>
            </w:r>
          </w:p>
        </w:tc>
        <w:tc>
          <w:tcPr>
            <w:tcW w:w="993" w:type="dxa"/>
          </w:tcPr>
          <w:p w:rsidR="00EE04E7" w:rsidRPr="00604EEF" w:rsidRDefault="00EE04E7" w:rsidP="006D0A3C">
            <w:pPr>
              <w:rPr>
                <w:sz w:val="20"/>
                <w:szCs w:val="20"/>
              </w:rPr>
            </w:pPr>
            <w:r w:rsidRPr="00604EEF">
              <w:rPr>
                <w:sz w:val="20"/>
                <w:szCs w:val="20"/>
              </w:rPr>
              <w:t>16</w:t>
            </w:r>
          </w:p>
        </w:tc>
        <w:tc>
          <w:tcPr>
            <w:tcW w:w="2236" w:type="dxa"/>
          </w:tcPr>
          <w:p w:rsidR="00EE04E7" w:rsidRPr="00604EEF" w:rsidRDefault="00EE04E7" w:rsidP="00000651">
            <w:pPr>
              <w:rPr>
                <w:sz w:val="20"/>
                <w:szCs w:val="20"/>
              </w:rPr>
            </w:pPr>
          </w:p>
        </w:tc>
      </w:tr>
      <w:tr w:rsidR="00EE04E7" w:rsidRPr="00604EEF" w:rsidTr="00000651">
        <w:tc>
          <w:tcPr>
            <w:tcW w:w="1560" w:type="dxa"/>
          </w:tcPr>
          <w:p w:rsidR="00EE04E7" w:rsidRPr="00604EEF" w:rsidRDefault="00EE04E7" w:rsidP="00000651">
            <w:pPr>
              <w:jc w:val="both"/>
              <w:rPr>
                <w:sz w:val="20"/>
                <w:szCs w:val="20"/>
              </w:rPr>
            </w:pPr>
            <w:r>
              <w:rPr>
                <w:sz w:val="20"/>
                <w:szCs w:val="20"/>
              </w:rPr>
              <w:t>Update date</w:t>
            </w:r>
          </w:p>
        </w:tc>
        <w:tc>
          <w:tcPr>
            <w:tcW w:w="1559" w:type="dxa"/>
          </w:tcPr>
          <w:p w:rsidR="00EE04E7" w:rsidRPr="00604EEF" w:rsidRDefault="00EE04E7" w:rsidP="00000651">
            <w:pPr>
              <w:rPr>
                <w:sz w:val="20"/>
                <w:szCs w:val="20"/>
              </w:rPr>
            </w:pPr>
            <w:r>
              <w:rPr>
                <w:sz w:val="20"/>
                <w:szCs w:val="20"/>
              </w:rPr>
              <w:t>Date de mise à jour</w:t>
            </w:r>
          </w:p>
        </w:tc>
        <w:tc>
          <w:tcPr>
            <w:tcW w:w="1559" w:type="dxa"/>
          </w:tcPr>
          <w:p w:rsidR="00EE04E7" w:rsidRPr="00604EEF" w:rsidRDefault="00EE04E7" w:rsidP="00000651">
            <w:pPr>
              <w:rPr>
                <w:sz w:val="20"/>
                <w:szCs w:val="20"/>
              </w:rPr>
            </w:pPr>
            <w:r w:rsidRPr="00604EEF">
              <w:rPr>
                <w:sz w:val="20"/>
                <w:szCs w:val="20"/>
              </w:rPr>
              <w:t>Booléen</w:t>
            </w:r>
          </w:p>
        </w:tc>
        <w:tc>
          <w:tcPr>
            <w:tcW w:w="1701" w:type="dxa"/>
          </w:tcPr>
          <w:p w:rsidR="00EE04E7" w:rsidRPr="00604EEF" w:rsidRDefault="00EE04E7" w:rsidP="00000651">
            <w:pPr>
              <w:rPr>
                <w:sz w:val="20"/>
                <w:szCs w:val="20"/>
              </w:rPr>
            </w:pPr>
          </w:p>
        </w:tc>
        <w:tc>
          <w:tcPr>
            <w:tcW w:w="993" w:type="dxa"/>
          </w:tcPr>
          <w:p w:rsidR="00EE04E7" w:rsidRPr="00604EEF" w:rsidRDefault="00EE04E7" w:rsidP="00000651">
            <w:pPr>
              <w:rPr>
                <w:sz w:val="20"/>
                <w:szCs w:val="20"/>
              </w:rPr>
            </w:pPr>
          </w:p>
        </w:tc>
        <w:tc>
          <w:tcPr>
            <w:tcW w:w="2236" w:type="dxa"/>
          </w:tcPr>
          <w:p w:rsidR="00EE04E7" w:rsidRPr="00604EEF" w:rsidRDefault="00EE04E7" w:rsidP="00000651">
            <w:pPr>
              <w:rPr>
                <w:sz w:val="20"/>
                <w:szCs w:val="20"/>
              </w:rPr>
            </w:pPr>
          </w:p>
        </w:tc>
      </w:tr>
      <w:tr w:rsidR="00EE04E7" w:rsidRPr="00604EEF" w:rsidTr="00000651">
        <w:tc>
          <w:tcPr>
            <w:tcW w:w="1560" w:type="dxa"/>
          </w:tcPr>
          <w:p w:rsidR="00EE04E7" w:rsidRPr="00604EEF" w:rsidRDefault="00EE04E7" w:rsidP="00000651">
            <w:pPr>
              <w:jc w:val="both"/>
              <w:rPr>
                <w:sz w:val="20"/>
                <w:szCs w:val="20"/>
              </w:rPr>
            </w:pPr>
            <w:r>
              <w:rPr>
                <w:sz w:val="20"/>
                <w:szCs w:val="20"/>
              </w:rPr>
              <w:t>Mis à jour</w:t>
            </w:r>
          </w:p>
        </w:tc>
        <w:tc>
          <w:tcPr>
            <w:tcW w:w="1559" w:type="dxa"/>
          </w:tcPr>
          <w:p w:rsidR="00EE04E7" w:rsidRPr="00604EEF" w:rsidRDefault="00EE04E7" w:rsidP="00000651">
            <w:pPr>
              <w:rPr>
                <w:sz w:val="20"/>
                <w:szCs w:val="20"/>
              </w:rPr>
            </w:pPr>
            <w:r>
              <w:rPr>
                <w:sz w:val="20"/>
                <w:szCs w:val="20"/>
              </w:rPr>
              <w:t>Mis à jour</w:t>
            </w:r>
          </w:p>
        </w:tc>
        <w:tc>
          <w:tcPr>
            <w:tcW w:w="1559" w:type="dxa"/>
          </w:tcPr>
          <w:p w:rsidR="00EE04E7" w:rsidRPr="00604EEF" w:rsidRDefault="00EE04E7" w:rsidP="00000651">
            <w:pPr>
              <w:rPr>
                <w:sz w:val="20"/>
                <w:szCs w:val="20"/>
              </w:rPr>
            </w:pPr>
            <w:r w:rsidRPr="00604EEF">
              <w:rPr>
                <w:sz w:val="20"/>
                <w:szCs w:val="20"/>
              </w:rPr>
              <w:t>Booléen</w:t>
            </w:r>
          </w:p>
        </w:tc>
        <w:tc>
          <w:tcPr>
            <w:tcW w:w="1701" w:type="dxa"/>
          </w:tcPr>
          <w:p w:rsidR="00EE04E7" w:rsidRPr="00604EEF" w:rsidRDefault="00EE04E7" w:rsidP="00000651">
            <w:pPr>
              <w:rPr>
                <w:sz w:val="20"/>
                <w:szCs w:val="20"/>
              </w:rPr>
            </w:pPr>
          </w:p>
        </w:tc>
        <w:tc>
          <w:tcPr>
            <w:tcW w:w="993" w:type="dxa"/>
          </w:tcPr>
          <w:p w:rsidR="00EE04E7" w:rsidRPr="00604EEF" w:rsidRDefault="00EE04E7" w:rsidP="00000651">
            <w:pPr>
              <w:rPr>
                <w:sz w:val="20"/>
                <w:szCs w:val="20"/>
              </w:rPr>
            </w:pPr>
          </w:p>
        </w:tc>
        <w:tc>
          <w:tcPr>
            <w:tcW w:w="2236" w:type="dxa"/>
          </w:tcPr>
          <w:p w:rsidR="00EE04E7" w:rsidRPr="00604EEF" w:rsidRDefault="00EE04E7" w:rsidP="00000651">
            <w:pPr>
              <w:rPr>
                <w:sz w:val="20"/>
                <w:szCs w:val="20"/>
              </w:rPr>
            </w:pPr>
          </w:p>
        </w:tc>
      </w:tr>
    </w:tbl>
    <w:p w:rsidR="00B21C57" w:rsidRDefault="00B21C57" w:rsidP="00B21C57"/>
    <w:p w:rsidR="00FE431C" w:rsidRPr="00604EEF" w:rsidRDefault="00FE431C" w:rsidP="00FE431C">
      <w:pPr>
        <w:pStyle w:val="Style3"/>
      </w:pPr>
      <w:bookmarkStart w:id="220" w:name="_Toc409450832"/>
      <w:r w:rsidRPr="00604EEF">
        <w:t>Comportement de l’écran</w:t>
      </w:r>
      <w:bookmarkEnd w:id="220"/>
    </w:p>
    <w:p w:rsidR="00354D80" w:rsidRDefault="00354D80" w:rsidP="00354D80"/>
    <w:p w:rsidR="00FE431C" w:rsidRDefault="00FE431C" w:rsidP="00354D80">
      <w:r>
        <w:t>Le comportement de l’écran est décrit dans la section 6.2.4</w:t>
      </w:r>
    </w:p>
    <w:p w:rsidR="00FE431C" w:rsidRPr="004325ED" w:rsidRDefault="00FE431C" w:rsidP="00FE431C">
      <w:pPr>
        <w:pStyle w:val="Style2"/>
      </w:pPr>
      <w:bookmarkStart w:id="221" w:name="_Toc409450833"/>
      <w:r w:rsidRPr="004325ED">
        <w:t>Description de l’écran &lt;</w:t>
      </w:r>
      <w:r w:rsidR="009B240E" w:rsidRPr="009B240E">
        <w:t xml:space="preserve"> </w:t>
      </w:r>
      <w:r w:rsidR="009B240E">
        <w:t>Saisie manuelle d’une instruction par compte client</w:t>
      </w:r>
      <w:r w:rsidR="009B240E" w:rsidRPr="004325ED">
        <w:t xml:space="preserve"> </w:t>
      </w:r>
      <w:r w:rsidRPr="004325ED">
        <w:t>&gt;</w:t>
      </w:r>
      <w:bookmarkEnd w:id="221"/>
    </w:p>
    <w:p w:rsidR="00FE431C" w:rsidRPr="004325ED" w:rsidRDefault="00FE431C" w:rsidP="00FE431C">
      <w:pPr>
        <w:pStyle w:val="Heading3"/>
      </w:pPr>
      <w:bookmarkStart w:id="222" w:name="_Maquette_de_l’écran"/>
      <w:bookmarkStart w:id="223" w:name="_Toc409450834"/>
      <w:bookmarkEnd w:id="222"/>
      <w:r w:rsidRPr="004325ED">
        <w:t>Maquette de l’écran &lt;</w:t>
      </w:r>
      <w:r w:rsidR="009B240E" w:rsidRPr="009B240E">
        <w:t xml:space="preserve"> </w:t>
      </w:r>
      <w:r w:rsidR="009B240E">
        <w:t>Saisie manuelle d’une instruction par compte client&gt;</w:t>
      </w:r>
      <w:bookmarkEnd w:id="223"/>
    </w:p>
    <w:p w:rsidR="00FE431C" w:rsidRDefault="00FE431C" w:rsidP="00FE431C"/>
    <w:p w:rsidR="00FE431C" w:rsidRDefault="003864C0" w:rsidP="00FE431C">
      <w:r>
        <w:rPr>
          <w:noProof/>
          <w:lang w:eastAsia="fr-FR"/>
        </w:rPr>
        <w:drawing>
          <wp:inline distT="0" distB="0" distL="0" distR="0">
            <wp:extent cx="5752465" cy="1297305"/>
            <wp:effectExtent l="1905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srcRect/>
                    <a:stretch>
                      <a:fillRect/>
                    </a:stretch>
                  </pic:blipFill>
                  <pic:spPr bwMode="auto">
                    <a:xfrm>
                      <a:off x="0" y="0"/>
                      <a:ext cx="5752465" cy="1297305"/>
                    </a:xfrm>
                    <a:prstGeom prst="rect">
                      <a:avLst/>
                    </a:prstGeom>
                    <a:noFill/>
                    <a:ln w="9525">
                      <a:noFill/>
                      <a:miter lim="800000"/>
                      <a:headEnd/>
                      <a:tailEnd/>
                    </a:ln>
                  </pic:spPr>
                </pic:pic>
              </a:graphicData>
            </a:graphic>
          </wp:inline>
        </w:drawing>
      </w:r>
    </w:p>
    <w:p w:rsidR="00FE431C" w:rsidRPr="00FB0812" w:rsidRDefault="00FE431C" w:rsidP="00FE431C">
      <w:pPr>
        <w:rPr>
          <w:i/>
        </w:rPr>
      </w:pPr>
      <w:r w:rsidRPr="007D4835">
        <w:rPr>
          <w:b/>
          <w:color w:val="FF0000"/>
        </w:rPr>
        <w:t>N.B. :</w:t>
      </w:r>
      <w:r>
        <w:t xml:space="preserve"> L’écran est imprimé à titre d’information, les données mentionnées sont pour illustration, l’écran peut changer lors du cycle de développement</w:t>
      </w:r>
    </w:p>
    <w:p w:rsidR="00FE431C" w:rsidRPr="004325ED" w:rsidRDefault="00FE431C" w:rsidP="00FE431C">
      <w:pPr>
        <w:pStyle w:val="Style3"/>
      </w:pPr>
      <w:bookmarkStart w:id="224" w:name="_Toc409450835"/>
      <w:r w:rsidRPr="004325ED">
        <w:t>Typologie des données manipulées</w:t>
      </w:r>
      <w:bookmarkEnd w:id="224"/>
    </w:p>
    <w:p w:rsidR="00FE431C" w:rsidRPr="004325ED" w:rsidRDefault="00FE431C"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FE431C" w:rsidRPr="004325ED" w:rsidTr="00AD0B64">
        <w:trPr>
          <w:trHeight w:val="623"/>
        </w:trPr>
        <w:tc>
          <w:tcPr>
            <w:tcW w:w="1560" w:type="dxa"/>
            <w:shd w:val="clear" w:color="auto" w:fill="D9D9D9" w:themeFill="background1" w:themeFillShade="D9"/>
          </w:tcPr>
          <w:p w:rsidR="00FE431C" w:rsidRPr="004325ED" w:rsidRDefault="00FE431C" w:rsidP="00000651">
            <w:pPr>
              <w:jc w:val="center"/>
              <w:rPr>
                <w:b/>
                <w:bCs/>
              </w:rPr>
            </w:pPr>
            <w:r w:rsidRPr="004325ED">
              <w:rPr>
                <w:b/>
                <w:bCs/>
              </w:rPr>
              <w:t>Champ</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Etiquette</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Type de champ</w:t>
            </w:r>
          </w:p>
        </w:tc>
        <w:tc>
          <w:tcPr>
            <w:tcW w:w="1701" w:type="dxa"/>
            <w:shd w:val="clear" w:color="auto" w:fill="D9D9D9" w:themeFill="background1" w:themeFillShade="D9"/>
          </w:tcPr>
          <w:p w:rsidR="00FE431C" w:rsidRPr="004325ED" w:rsidRDefault="00FE431C" w:rsidP="00000651">
            <w:pPr>
              <w:jc w:val="center"/>
              <w:rPr>
                <w:b/>
                <w:bCs/>
              </w:rPr>
            </w:pPr>
            <w:r w:rsidRPr="004325ED">
              <w:rPr>
                <w:b/>
                <w:bCs/>
              </w:rPr>
              <w:t>Type de donnée manipulée</w:t>
            </w:r>
          </w:p>
        </w:tc>
        <w:tc>
          <w:tcPr>
            <w:tcW w:w="993" w:type="dxa"/>
            <w:shd w:val="clear" w:color="auto" w:fill="D9D9D9" w:themeFill="background1" w:themeFillShade="D9"/>
          </w:tcPr>
          <w:p w:rsidR="00FE431C" w:rsidRPr="004325ED" w:rsidRDefault="00FE431C" w:rsidP="00000651">
            <w:pPr>
              <w:jc w:val="center"/>
              <w:rPr>
                <w:b/>
                <w:bCs/>
              </w:rPr>
            </w:pPr>
            <w:r w:rsidRPr="004325ED">
              <w:rPr>
                <w:b/>
                <w:bCs/>
              </w:rPr>
              <w:t>Taille</w:t>
            </w:r>
          </w:p>
        </w:tc>
        <w:tc>
          <w:tcPr>
            <w:tcW w:w="2236" w:type="dxa"/>
            <w:shd w:val="clear" w:color="auto" w:fill="D9D9D9" w:themeFill="background1" w:themeFillShade="D9"/>
          </w:tcPr>
          <w:p w:rsidR="00FE431C" w:rsidRPr="004325ED" w:rsidRDefault="00FE431C" w:rsidP="00000651">
            <w:pPr>
              <w:jc w:val="center"/>
              <w:rPr>
                <w:b/>
                <w:bCs/>
              </w:rPr>
            </w:pPr>
            <w:r w:rsidRPr="004325ED">
              <w:rPr>
                <w:b/>
                <w:bCs/>
              </w:rPr>
              <w:t>Description &amp; valeurs possibles</w:t>
            </w:r>
          </w:p>
        </w:tc>
      </w:tr>
      <w:tr w:rsidR="003864C0" w:rsidRPr="00604EEF" w:rsidTr="00000651">
        <w:tc>
          <w:tcPr>
            <w:tcW w:w="1560" w:type="dxa"/>
          </w:tcPr>
          <w:p w:rsidR="003864C0" w:rsidRPr="00384734" w:rsidRDefault="003864C0" w:rsidP="00000651">
            <w:pPr>
              <w:rPr>
                <w:sz w:val="20"/>
                <w:szCs w:val="20"/>
              </w:rPr>
            </w:pPr>
            <w:r w:rsidRPr="00384734">
              <w:rPr>
                <w:sz w:val="20"/>
                <w:szCs w:val="20"/>
              </w:rPr>
              <w:t>référence client</w:t>
            </w:r>
          </w:p>
        </w:tc>
        <w:tc>
          <w:tcPr>
            <w:tcW w:w="1559" w:type="dxa"/>
          </w:tcPr>
          <w:p w:rsidR="003864C0" w:rsidRPr="00384734" w:rsidRDefault="003864C0" w:rsidP="00000651">
            <w:pPr>
              <w:rPr>
                <w:sz w:val="20"/>
                <w:szCs w:val="20"/>
              </w:rPr>
            </w:pPr>
            <w:r w:rsidRPr="00384734">
              <w:rPr>
                <w:sz w:val="20"/>
                <w:szCs w:val="20"/>
              </w:rPr>
              <w:t>20C CORP</w:t>
            </w:r>
          </w:p>
        </w:tc>
        <w:tc>
          <w:tcPr>
            <w:tcW w:w="1559" w:type="dxa"/>
          </w:tcPr>
          <w:p w:rsidR="003864C0" w:rsidRPr="00384734" w:rsidRDefault="003864C0" w:rsidP="00000651">
            <w:pPr>
              <w:rPr>
                <w:sz w:val="20"/>
                <w:szCs w:val="20"/>
              </w:rPr>
            </w:pPr>
            <w:r w:rsidRPr="00384734">
              <w:rPr>
                <w:sz w:val="20"/>
                <w:szCs w:val="20"/>
              </w:rPr>
              <w:t>Alphanumérique</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r w:rsidRPr="00384734">
              <w:rPr>
                <w:sz w:val="20"/>
                <w:szCs w:val="20"/>
              </w:rPr>
              <w:t>16</w:t>
            </w:r>
          </w:p>
        </w:tc>
        <w:tc>
          <w:tcPr>
            <w:tcW w:w="2236" w:type="dxa"/>
          </w:tcPr>
          <w:p w:rsidR="003864C0" w:rsidRPr="00384734" w:rsidRDefault="003864C0" w:rsidP="00000651">
            <w:pPr>
              <w:rPr>
                <w:sz w:val="20"/>
                <w:szCs w:val="20"/>
              </w:rPr>
            </w:pPr>
          </w:p>
        </w:tc>
      </w:tr>
      <w:tr w:rsidR="003864C0" w:rsidRPr="00604EEF" w:rsidTr="00000651">
        <w:tc>
          <w:tcPr>
            <w:tcW w:w="1560" w:type="dxa"/>
          </w:tcPr>
          <w:p w:rsidR="003864C0" w:rsidRPr="00384734" w:rsidRDefault="003864C0" w:rsidP="00000651">
            <w:pPr>
              <w:rPr>
                <w:sz w:val="20"/>
                <w:szCs w:val="20"/>
              </w:rPr>
            </w:pPr>
            <w:r w:rsidRPr="00384734">
              <w:rPr>
                <w:sz w:val="20"/>
                <w:szCs w:val="20"/>
              </w:rPr>
              <w:t>OST</w:t>
            </w:r>
          </w:p>
        </w:tc>
        <w:tc>
          <w:tcPr>
            <w:tcW w:w="1559" w:type="dxa"/>
          </w:tcPr>
          <w:p w:rsidR="003864C0" w:rsidRPr="00384734" w:rsidRDefault="003864C0" w:rsidP="00000651">
            <w:pPr>
              <w:rPr>
                <w:sz w:val="20"/>
                <w:szCs w:val="20"/>
              </w:rPr>
            </w:pPr>
            <w:r w:rsidRPr="00384734">
              <w:rPr>
                <w:sz w:val="20"/>
                <w:szCs w:val="20"/>
              </w:rPr>
              <w:t>Annonce</w:t>
            </w:r>
          </w:p>
        </w:tc>
        <w:tc>
          <w:tcPr>
            <w:tcW w:w="1559" w:type="dxa"/>
          </w:tcPr>
          <w:p w:rsidR="003864C0" w:rsidRPr="00384734" w:rsidRDefault="004E70B2" w:rsidP="00000651">
            <w:pPr>
              <w:rPr>
                <w:sz w:val="20"/>
                <w:szCs w:val="20"/>
              </w:rPr>
            </w:pPr>
            <w:r w:rsidRPr="00384734">
              <w:rPr>
                <w:sz w:val="20"/>
                <w:szCs w:val="20"/>
              </w:rPr>
              <w:t xml:space="preserve">Annonce </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Annonce créée dans Megacor</w:t>
            </w:r>
          </w:p>
        </w:tc>
      </w:tr>
      <w:tr w:rsidR="003864C0" w:rsidRPr="00604EEF" w:rsidTr="00000651">
        <w:tc>
          <w:tcPr>
            <w:tcW w:w="1560" w:type="dxa"/>
          </w:tcPr>
          <w:p w:rsidR="003864C0" w:rsidRPr="00384734" w:rsidRDefault="003864C0" w:rsidP="00000651">
            <w:pPr>
              <w:rPr>
                <w:sz w:val="20"/>
                <w:szCs w:val="20"/>
              </w:rPr>
            </w:pPr>
            <w:r w:rsidRPr="00384734">
              <w:rPr>
                <w:sz w:val="20"/>
                <w:szCs w:val="20"/>
              </w:rPr>
              <w:t>Option</w:t>
            </w:r>
          </w:p>
        </w:tc>
        <w:tc>
          <w:tcPr>
            <w:tcW w:w="1559" w:type="dxa"/>
          </w:tcPr>
          <w:p w:rsidR="003864C0" w:rsidRPr="00384734" w:rsidRDefault="003864C0" w:rsidP="00000651">
            <w:pPr>
              <w:rPr>
                <w:sz w:val="20"/>
                <w:szCs w:val="20"/>
              </w:rPr>
            </w:pPr>
            <w:r w:rsidRPr="00384734">
              <w:rPr>
                <w:sz w:val="20"/>
                <w:szCs w:val="20"/>
              </w:rPr>
              <w:t>Option</w:t>
            </w:r>
          </w:p>
        </w:tc>
        <w:tc>
          <w:tcPr>
            <w:tcW w:w="1559" w:type="dxa"/>
          </w:tcPr>
          <w:p w:rsidR="003864C0" w:rsidRPr="00384734" w:rsidRDefault="004E70B2" w:rsidP="00000651">
            <w:pPr>
              <w:rPr>
                <w:sz w:val="20"/>
                <w:szCs w:val="20"/>
              </w:rPr>
            </w:pPr>
            <w:r w:rsidRPr="00384734">
              <w:rPr>
                <w:sz w:val="20"/>
                <w:szCs w:val="20"/>
              </w:rPr>
              <w:t>Option</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Annonce créée dans Megacor</w:t>
            </w:r>
          </w:p>
        </w:tc>
      </w:tr>
      <w:tr w:rsidR="003864C0" w:rsidRPr="00604EEF" w:rsidTr="00000651">
        <w:tc>
          <w:tcPr>
            <w:tcW w:w="1560" w:type="dxa"/>
          </w:tcPr>
          <w:p w:rsidR="003864C0" w:rsidRPr="00384734" w:rsidRDefault="003864C0" w:rsidP="003864C0">
            <w:pPr>
              <w:rPr>
                <w:sz w:val="20"/>
                <w:szCs w:val="20"/>
              </w:rPr>
            </w:pPr>
            <w:r w:rsidRPr="00384734">
              <w:rPr>
                <w:sz w:val="20"/>
                <w:szCs w:val="20"/>
              </w:rPr>
              <w:t xml:space="preserve">client </w:t>
            </w:r>
          </w:p>
        </w:tc>
        <w:tc>
          <w:tcPr>
            <w:tcW w:w="1559" w:type="dxa"/>
          </w:tcPr>
          <w:p w:rsidR="003864C0" w:rsidRPr="00384734" w:rsidRDefault="003864C0" w:rsidP="00000651">
            <w:pPr>
              <w:rPr>
                <w:sz w:val="20"/>
                <w:szCs w:val="20"/>
              </w:rPr>
            </w:pPr>
            <w:r w:rsidRPr="00384734">
              <w:rPr>
                <w:sz w:val="20"/>
                <w:szCs w:val="20"/>
              </w:rPr>
              <w:t xml:space="preserve">client </w:t>
            </w:r>
          </w:p>
        </w:tc>
        <w:tc>
          <w:tcPr>
            <w:tcW w:w="1559" w:type="dxa"/>
          </w:tcPr>
          <w:p w:rsidR="003864C0" w:rsidRPr="00384734" w:rsidRDefault="00464DA6" w:rsidP="00000651">
            <w:pPr>
              <w:rPr>
                <w:sz w:val="20"/>
                <w:szCs w:val="20"/>
              </w:rPr>
            </w:pPr>
            <w:r w:rsidRPr="00384734">
              <w:rPr>
                <w:sz w:val="20"/>
                <w:szCs w:val="20"/>
              </w:rPr>
              <w:t>Alphanumérique</w:t>
            </w:r>
          </w:p>
        </w:tc>
        <w:tc>
          <w:tcPr>
            <w:tcW w:w="1701" w:type="dxa"/>
          </w:tcPr>
          <w:p w:rsidR="003864C0" w:rsidRPr="00384734" w:rsidRDefault="003864C0" w:rsidP="00000651">
            <w:pPr>
              <w:rPr>
                <w:sz w:val="20"/>
                <w:szCs w:val="20"/>
              </w:rPr>
            </w:pP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Les clients définis dans le référentiel.</w:t>
            </w:r>
          </w:p>
        </w:tc>
      </w:tr>
      <w:tr w:rsidR="003864C0" w:rsidRPr="00604EEF" w:rsidTr="00000651">
        <w:tc>
          <w:tcPr>
            <w:tcW w:w="1560" w:type="dxa"/>
          </w:tcPr>
          <w:p w:rsidR="003864C0" w:rsidRPr="00384734" w:rsidRDefault="003864C0" w:rsidP="003864C0">
            <w:pPr>
              <w:rPr>
                <w:sz w:val="20"/>
                <w:szCs w:val="20"/>
              </w:rPr>
            </w:pPr>
            <w:r w:rsidRPr="00384734">
              <w:rPr>
                <w:sz w:val="20"/>
                <w:szCs w:val="20"/>
              </w:rPr>
              <w:t xml:space="preserve">compte titre </w:t>
            </w:r>
            <w:r w:rsidRPr="00384734">
              <w:rPr>
                <w:sz w:val="20"/>
                <w:szCs w:val="20"/>
              </w:rPr>
              <w:lastRenderedPageBreak/>
              <w:t xml:space="preserve">client </w:t>
            </w:r>
          </w:p>
        </w:tc>
        <w:tc>
          <w:tcPr>
            <w:tcW w:w="1559" w:type="dxa"/>
          </w:tcPr>
          <w:p w:rsidR="003864C0" w:rsidRPr="00384734" w:rsidRDefault="003864C0" w:rsidP="00000651">
            <w:pPr>
              <w:rPr>
                <w:sz w:val="20"/>
                <w:szCs w:val="20"/>
              </w:rPr>
            </w:pPr>
            <w:r w:rsidRPr="00384734">
              <w:rPr>
                <w:sz w:val="20"/>
                <w:szCs w:val="20"/>
              </w:rPr>
              <w:lastRenderedPageBreak/>
              <w:t xml:space="preserve">compte titre </w:t>
            </w:r>
            <w:r w:rsidRPr="00384734">
              <w:rPr>
                <w:sz w:val="20"/>
                <w:szCs w:val="20"/>
              </w:rPr>
              <w:lastRenderedPageBreak/>
              <w:t xml:space="preserve">client </w:t>
            </w:r>
          </w:p>
        </w:tc>
        <w:tc>
          <w:tcPr>
            <w:tcW w:w="1559" w:type="dxa"/>
          </w:tcPr>
          <w:p w:rsidR="003864C0" w:rsidRPr="00384734" w:rsidRDefault="00464DA6" w:rsidP="00000651">
            <w:pPr>
              <w:rPr>
                <w:sz w:val="20"/>
                <w:szCs w:val="20"/>
              </w:rPr>
            </w:pPr>
            <w:r w:rsidRPr="00384734">
              <w:rPr>
                <w:sz w:val="20"/>
                <w:szCs w:val="20"/>
              </w:rPr>
              <w:lastRenderedPageBreak/>
              <w:t>Alphanumérique</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 xml:space="preserve">Les comptes titre clients </w:t>
            </w:r>
            <w:r w:rsidRPr="00384734">
              <w:rPr>
                <w:sz w:val="20"/>
                <w:szCs w:val="20"/>
              </w:rPr>
              <w:lastRenderedPageBreak/>
              <w:t>définis dans le référentiel.</w:t>
            </w:r>
          </w:p>
        </w:tc>
      </w:tr>
      <w:tr w:rsidR="0089603A" w:rsidRPr="00604EEF" w:rsidTr="0089603A">
        <w:tc>
          <w:tcPr>
            <w:tcW w:w="1560" w:type="dxa"/>
            <w:shd w:val="clear" w:color="auto" w:fill="D9D9D9" w:themeFill="background1" w:themeFillShade="D9"/>
          </w:tcPr>
          <w:p w:rsidR="0089603A" w:rsidRPr="004325ED" w:rsidRDefault="0089603A" w:rsidP="006D0A3C">
            <w:pPr>
              <w:jc w:val="center"/>
              <w:rPr>
                <w:b/>
                <w:bCs/>
              </w:rPr>
            </w:pPr>
            <w:r w:rsidRPr="004325ED">
              <w:rPr>
                <w:b/>
                <w:bCs/>
              </w:rPr>
              <w:lastRenderedPageBreak/>
              <w:t>Champ</w:t>
            </w:r>
          </w:p>
        </w:tc>
        <w:tc>
          <w:tcPr>
            <w:tcW w:w="1559" w:type="dxa"/>
            <w:shd w:val="clear" w:color="auto" w:fill="D9D9D9" w:themeFill="background1" w:themeFillShade="D9"/>
          </w:tcPr>
          <w:p w:rsidR="0089603A" w:rsidRPr="004325ED" w:rsidRDefault="0089603A" w:rsidP="006D0A3C">
            <w:pPr>
              <w:jc w:val="center"/>
              <w:rPr>
                <w:b/>
                <w:bCs/>
              </w:rPr>
            </w:pPr>
            <w:r w:rsidRPr="004325ED">
              <w:rPr>
                <w:b/>
                <w:bCs/>
              </w:rPr>
              <w:t>Etiquette</w:t>
            </w:r>
          </w:p>
        </w:tc>
        <w:tc>
          <w:tcPr>
            <w:tcW w:w="1559" w:type="dxa"/>
            <w:shd w:val="clear" w:color="auto" w:fill="D9D9D9" w:themeFill="background1" w:themeFillShade="D9"/>
          </w:tcPr>
          <w:p w:rsidR="0089603A" w:rsidRPr="004325ED" w:rsidRDefault="0089603A" w:rsidP="006D0A3C">
            <w:pPr>
              <w:jc w:val="center"/>
              <w:rPr>
                <w:b/>
                <w:bCs/>
              </w:rPr>
            </w:pPr>
            <w:r w:rsidRPr="004325ED">
              <w:rPr>
                <w:b/>
                <w:bCs/>
              </w:rPr>
              <w:t>Type de champ</w:t>
            </w:r>
          </w:p>
        </w:tc>
        <w:tc>
          <w:tcPr>
            <w:tcW w:w="1701" w:type="dxa"/>
            <w:shd w:val="clear" w:color="auto" w:fill="D9D9D9" w:themeFill="background1" w:themeFillShade="D9"/>
          </w:tcPr>
          <w:p w:rsidR="0089603A" w:rsidRPr="004325ED" w:rsidRDefault="0089603A" w:rsidP="006D0A3C">
            <w:pPr>
              <w:jc w:val="center"/>
              <w:rPr>
                <w:b/>
                <w:bCs/>
              </w:rPr>
            </w:pPr>
            <w:r w:rsidRPr="004325ED">
              <w:rPr>
                <w:b/>
                <w:bCs/>
              </w:rPr>
              <w:t>Type de donnée manipulée</w:t>
            </w:r>
          </w:p>
        </w:tc>
        <w:tc>
          <w:tcPr>
            <w:tcW w:w="993" w:type="dxa"/>
            <w:shd w:val="clear" w:color="auto" w:fill="D9D9D9" w:themeFill="background1" w:themeFillShade="D9"/>
          </w:tcPr>
          <w:p w:rsidR="0089603A" w:rsidRPr="004325ED" w:rsidRDefault="0089603A" w:rsidP="006D0A3C">
            <w:pPr>
              <w:jc w:val="center"/>
              <w:rPr>
                <w:b/>
                <w:bCs/>
              </w:rPr>
            </w:pPr>
            <w:r w:rsidRPr="004325ED">
              <w:rPr>
                <w:b/>
                <w:bCs/>
              </w:rPr>
              <w:t>Taille</w:t>
            </w:r>
          </w:p>
        </w:tc>
        <w:tc>
          <w:tcPr>
            <w:tcW w:w="2236" w:type="dxa"/>
            <w:shd w:val="clear" w:color="auto" w:fill="D9D9D9" w:themeFill="background1" w:themeFillShade="D9"/>
          </w:tcPr>
          <w:p w:rsidR="0089603A" w:rsidRPr="004325ED" w:rsidRDefault="0089603A" w:rsidP="006D0A3C">
            <w:pPr>
              <w:jc w:val="center"/>
              <w:rPr>
                <w:b/>
                <w:bCs/>
              </w:rPr>
            </w:pPr>
            <w:r w:rsidRPr="004325ED">
              <w:rPr>
                <w:b/>
                <w:bCs/>
              </w:rPr>
              <w:t>Description &amp; valeurs possibles</w:t>
            </w:r>
          </w:p>
        </w:tc>
      </w:tr>
      <w:tr w:rsidR="0089603A" w:rsidRPr="00604EEF" w:rsidTr="00000651">
        <w:tc>
          <w:tcPr>
            <w:tcW w:w="1560" w:type="dxa"/>
          </w:tcPr>
          <w:p w:rsidR="0089603A" w:rsidRPr="00384734" w:rsidRDefault="0089603A" w:rsidP="003864C0">
            <w:pPr>
              <w:rPr>
                <w:sz w:val="20"/>
                <w:szCs w:val="20"/>
              </w:rPr>
            </w:pPr>
            <w:r w:rsidRPr="00384734">
              <w:rPr>
                <w:sz w:val="20"/>
                <w:szCs w:val="20"/>
              </w:rPr>
              <w:t>Type de quantité </w:t>
            </w:r>
          </w:p>
        </w:tc>
        <w:tc>
          <w:tcPr>
            <w:tcW w:w="1559" w:type="dxa"/>
          </w:tcPr>
          <w:p w:rsidR="0089603A" w:rsidRPr="00384734" w:rsidRDefault="0089603A" w:rsidP="00000651">
            <w:pPr>
              <w:rPr>
                <w:sz w:val="20"/>
                <w:szCs w:val="20"/>
              </w:rPr>
            </w:pPr>
            <w:r w:rsidRPr="00384734">
              <w:rPr>
                <w:sz w:val="20"/>
                <w:szCs w:val="20"/>
              </w:rPr>
              <w:t>Type de quantité </w:t>
            </w:r>
          </w:p>
        </w:tc>
        <w:tc>
          <w:tcPr>
            <w:tcW w:w="1559" w:type="dxa"/>
          </w:tcPr>
          <w:p w:rsidR="0089603A" w:rsidRPr="00384734" w:rsidRDefault="0089603A" w:rsidP="00000651">
            <w:pPr>
              <w:jc w:val="both"/>
              <w:rPr>
                <w:sz w:val="20"/>
                <w:szCs w:val="20"/>
              </w:rPr>
            </w:pPr>
            <w:r w:rsidRPr="00384734">
              <w:rPr>
                <w:sz w:val="20"/>
                <w:szCs w:val="20"/>
              </w:rPr>
              <w:t>Enumération</w:t>
            </w:r>
          </w:p>
        </w:tc>
        <w:tc>
          <w:tcPr>
            <w:tcW w:w="1701" w:type="dxa"/>
          </w:tcPr>
          <w:p w:rsidR="0089603A" w:rsidRPr="00384734" w:rsidRDefault="0089603A" w:rsidP="00000651">
            <w:pPr>
              <w:jc w:val="both"/>
              <w:rPr>
                <w:sz w:val="20"/>
                <w:szCs w:val="20"/>
              </w:rPr>
            </w:pPr>
            <w:r w:rsidRPr="00384734">
              <w:rPr>
                <w:sz w:val="20"/>
                <w:szCs w:val="20"/>
              </w:rPr>
              <w:t>Obligatoire</w:t>
            </w:r>
          </w:p>
        </w:tc>
        <w:tc>
          <w:tcPr>
            <w:tcW w:w="993" w:type="dxa"/>
          </w:tcPr>
          <w:p w:rsidR="0089603A" w:rsidRPr="00384734" w:rsidRDefault="0089603A" w:rsidP="00000651">
            <w:pPr>
              <w:rPr>
                <w:sz w:val="20"/>
                <w:szCs w:val="20"/>
              </w:rPr>
            </w:pPr>
          </w:p>
        </w:tc>
        <w:tc>
          <w:tcPr>
            <w:tcW w:w="2236" w:type="dxa"/>
          </w:tcPr>
          <w:p w:rsidR="0089603A" w:rsidRPr="00384734" w:rsidRDefault="0089603A" w:rsidP="003864C0">
            <w:pPr>
              <w:rPr>
                <w:sz w:val="20"/>
                <w:szCs w:val="20"/>
              </w:rPr>
            </w:pPr>
            <w:r w:rsidRPr="00384734">
              <w:rPr>
                <w:sz w:val="20"/>
                <w:szCs w:val="20"/>
              </w:rPr>
              <w:t xml:space="preserve">UNIT </w:t>
            </w:r>
          </w:p>
          <w:p w:rsidR="0089603A" w:rsidRPr="00384734" w:rsidRDefault="0089603A" w:rsidP="003864C0">
            <w:pPr>
              <w:rPr>
                <w:sz w:val="20"/>
                <w:szCs w:val="20"/>
              </w:rPr>
            </w:pPr>
            <w:r w:rsidRPr="00384734">
              <w:rPr>
                <w:sz w:val="20"/>
                <w:szCs w:val="20"/>
              </w:rPr>
              <w:t xml:space="preserve"> FAMT</w:t>
            </w:r>
          </w:p>
        </w:tc>
      </w:tr>
      <w:tr w:rsidR="0089603A" w:rsidRPr="00604EEF" w:rsidTr="00000651">
        <w:tc>
          <w:tcPr>
            <w:tcW w:w="1560" w:type="dxa"/>
          </w:tcPr>
          <w:p w:rsidR="0089603A" w:rsidRPr="00384734" w:rsidRDefault="0089603A" w:rsidP="003864C0">
            <w:pPr>
              <w:rPr>
                <w:sz w:val="20"/>
                <w:szCs w:val="20"/>
              </w:rPr>
            </w:pPr>
            <w:r w:rsidRPr="00384734">
              <w:rPr>
                <w:sz w:val="20"/>
                <w:szCs w:val="20"/>
              </w:rPr>
              <w:t xml:space="preserve">quantité </w:t>
            </w:r>
          </w:p>
        </w:tc>
        <w:tc>
          <w:tcPr>
            <w:tcW w:w="1559" w:type="dxa"/>
          </w:tcPr>
          <w:p w:rsidR="0089603A" w:rsidRPr="00384734" w:rsidRDefault="0089603A" w:rsidP="00000651">
            <w:pPr>
              <w:rPr>
                <w:sz w:val="20"/>
                <w:szCs w:val="20"/>
              </w:rPr>
            </w:pPr>
            <w:r w:rsidRPr="00384734">
              <w:rPr>
                <w:sz w:val="20"/>
                <w:szCs w:val="20"/>
              </w:rPr>
              <w:t>Quantité à instruire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000651">
            <w:pPr>
              <w:jc w:val="both"/>
              <w:rPr>
                <w:sz w:val="20"/>
                <w:szCs w:val="20"/>
              </w:rPr>
            </w:pPr>
            <w:r w:rsidRPr="00384734">
              <w:rPr>
                <w:sz w:val="20"/>
                <w:szCs w:val="20"/>
              </w:rPr>
              <w:t>Obligatoire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000651">
            <w:pPr>
              <w:rPr>
                <w:sz w:val="20"/>
                <w:szCs w:val="20"/>
              </w:rPr>
            </w:pPr>
            <w:r w:rsidRPr="00384734">
              <w:rPr>
                <w:sz w:val="20"/>
                <w:szCs w:val="20"/>
              </w:rPr>
              <w:t>Quantité restante</w:t>
            </w:r>
          </w:p>
        </w:tc>
        <w:tc>
          <w:tcPr>
            <w:tcW w:w="1559" w:type="dxa"/>
          </w:tcPr>
          <w:p w:rsidR="0089603A" w:rsidRPr="00384734" w:rsidRDefault="0089603A" w:rsidP="00000651">
            <w:pPr>
              <w:rPr>
                <w:sz w:val="20"/>
                <w:szCs w:val="20"/>
              </w:rPr>
            </w:pPr>
            <w:r w:rsidRPr="00384734">
              <w:rPr>
                <w:sz w:val="20"/>
                <w:szCs w:val="20"/>
              </w:rPr>
              <w:t>Quantité restante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3864C0">
            <w:pPr>
              <w:rPr>
                <w:sz w:val="20"/>
                <w:szCs w:val="20"/>
              </w:rPr>
            </w:pPr>
            <w:r w:rsidRPr="00384734">
              <w:rPr>
                <w:sz w:val="20"/>
                <w:szCs w:val="20"/>
              </w:rPr>
              <w:t>Calculé par le système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3864C0">
            <w:pPr>
              <w:rPr>
                <w:sz w:val="20"/>
                <w:szCs w:val="20"/>
              </w:rPr>
            </w:pPr>
            <w:r w:rsidRPr="00384734">
              <w:rPr>
                <w:sz w:val="20"/>
                <w:szCs w:val="20"/>
              </w:rPr>
              <w:t>Quantité éligible</w:t>
            </w:r>
          </w:p>
        </w:tc>
        <w:tc>
          <w:tcPr>
            <w:tcW w:w="1559" w:type="dxa"/>
          </w:tcPr>
          <w:p w:rsidR="0089603A" w:rsidRPr="00384734" w:rsidRDefault="0089603A" w:rsidP="00000651">
            <w:pPr>
              <w:rPr>
                <w:sz w:val="20"/>
                <w:szCs w:val="20"/>
              </w:rPr>
            </w:pPr>
            <w:r w:rsidRPr="00384734">
              <w:rPr>
                <w:sz w:val="20"/>
                <w:szCs w:val="20"/>
              </w:rPr>
              <w:t>Quantité éligible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000651">
            <w:pPr>
              <w:rPr>
                <w:sz w:val="20"/>
                <w:szCs w:val="20"/>
              </w:rPr>
            </w:pPr>
            <w:r w:rsidRPr="00384734">
              <w:rPr>
                <w:sz w:val="20"/>
                <w:szCs w:val="20"/>
              </w:rPr>
              <w:t>Calculé par le système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000651">
            <w:pPr>
              <w:rPr>
                <w:sz w:val="20"/>
                <w:szCs w:val="20"/>
              </w:rPr>
            </w:pPr>
            <w:r w:rsidRPr="00384734">
              <w:rPr>
                <w:sz w:val="20"/>
                <w:szCs w:val="20"/>
              </w:rPr>
              <w:t>Quantité non validée</w:t>
            </w:r>
          </w:p>
        </w:tc>
        <w:tc>
          <w:tcPr>
            <w:tcW w:w="1559" w:type="dxa"/>
          </w:tcPr>
          <w:p w:rsidR="0089603A" w:rsidRPr="00384734" w:rsidRDefault="0089603A" w:rsidP="00000651">
            <w:pPr>
              <w:rPr>
                <w:sz w:val="20"/>
                <w:szCs w:val="20"/>
              </w:rPr>
            </w:pPr>
            <w:r w:rsidRPr="00384734">
              <w:rPr>
                <w:sz w:val="20"/>
                <w:szCs w:val="20"/>
              </w:rPr>
              <w:t>Quantité non validée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000651">
            <w:pPr>
              <w:rPr>
                <w:sz w:val="20"/>
                <w:szCs w:val="20"/>
              </w:rPr>
            </w:pPr>
            <w:r w:rsidRPr="00384734">
              <w:rPr>
                <w:sz w:val="20"/>
                <w:szCs w:val="20"/>
              </w:rPr>
              <w:t>Calculé par le système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000651">
            <w:pPr>
              <w:rPr>
                <w:sz w:val="20"/>
                <w:szCs w:val="20"/>
              </w:rPr>
            </w:pPr>
            <w:r w:rsidRPr="00384734">
              <w:rPr>
                <w:sz w:val="20"/>
                <w:szCs w:val="20"/>
              </w:rPr>
              <w:t>Règle d’arrondi quantité restante</w:t>
            </w:r>
          </w:p>
        </w:tc>
        <w:tc>
          <w:tcPr>
            <w:tcW w:w="1559" w:type="dxa"/>
          </w:tcPr>
          <w:p w:rsidR="0089603A" w:rsidRPr="00384734" w:rsidRDefault="0089603A" w:rsidP="00000651">
            <w:pPr>
              <w:rPr>
                <w:sz w:val="20"/>
                <w:szCs w:val="20"/>
              </w:rPr>
            </w:pPr>
            <w:r w:rsidRPr="00384734">
              <w:rPr>
                <w:sz w:val="20"/>
                <w:szCs w:val="20"/>
              </w:rPr>
              <w:t>Règle d’arrondi quantité restante</w:t>
            </w:r>
          </w:p>
        </w:tc>
        <w:tc>
          <w:tcPr>
            <w:tcW w:w="1559" w:type="dxa"/>
          </w:tcPr>
          <w:p w:rsidR="0089603A" w:rsidRPr="00384734" w:rsidRDefault="0089603A" w:rsidP="00000651">
            <w:pPr>
              <w:rPr>
                <w:sz w:val="20"/>
                <w:szCs w:val="20"/>
              </w:rPr>
            </w:pPr>
            <w:r w:rsidRPr="00384734">
              <w:rPr>
                <w:sz w:val="20"/>
                <w:szCs w:val="20"/>
              </w:rPr>
              <w:t>Enumération</w:t>
            </w:r>
          </w:p>
        </w:tc>
        <w:tc>
          <w:tcPr>
            <w:tcW w:w="1701" w:type="dxa"/>
          </w:tcPr>
          <w:p w:rsidR="0089603A" w:rsidRPr="00384734" w:rsidRDefault="0089603A" w:rsidP="00000651">
            <w:pPr>
              <w:rPr>
                <w:sz w:val="20"/>
                <w:szCs w:val="20"/>
              </w:rPr>
            </w:pPr>
            <w:r w:rsidRPr="00384734">
              <w:rPr>
                <w:sz w:val="20"/>
                <w:szCs w:val="20"/>
              </w:rPr>
              <w:t>optionnelle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r w:rsidRPr="00384734">
              <w:rPr>
                <w:sz w:val="20"/>
                <w:szCs w:val="20"/>
              </w:rPr>
              <w:t>Inférieur</w:t>
            </w:r>
          </w:p>
          <w:p w:rsidR="0089603A" w:rsidRPr="00384734" w:rsidRDefault="0089603A" w:rsidP="00000651">
            <w:pPr>
              <w:rPr>
                <w:sz w:val="20"/>
                <w:szCs w:val="20"/>
              </w:rPr>
            </w:pPr>
            <w:r w:rsidRPr="00384734">
              <w:rPr>
                <w:sz w:val="20"/>
                <w:szCs w:val="20"/>
              </w:rPr>
              <w:t>Supérieur</w:t>
            </w:r>
          </w:p>
          <w:p w:rsidR="0089603A" w:rsidRPr="00384734" w:rsidRDefault="0089603A" w:rsidP="00000651">
            <w:pPr>
              <w:rPr>
                <w:sz w:val="20"/>
                <w:szCs w:val="20"/>
              </w:rPr>
            </w:pPr>
            <w:r w:rsidRPr="00384734">
              <w:rPr>
                <w:sz w:val="20"/>
                <w:szCs w:val="20"/>
              </w:rPr>
              <w:t>Actuel</w:t>
            </w:r>
          </w:p>
          <w:p w:rsidR="0089603A" w:rsidRPr="00384734" w:rsidRDefault="0089603A" w:rsidP="00000651">
            <w:pPr>
              <w:rPr>
                <w:sz w:val="20"/>
                <w:szCs w:val="20"/>
              </w:rPr>
            </w:pPr>
            <w:r w:rsidRPr="00384734">
              <w:rPr>
                <w:sz w:val="20"/>
                <w:szCs w:val="20"/>
              </w:rPr>
              <w:t xml:space="preserve">Au plus proche </w:t>
            </w:r>
          </w:p>
        </w:tc>
      </w:tr>
      <w:tr w:rsidR="0089603A" w:rsidRPr="00604EEF" w:rsidTr="00000651">
        <w:tc>
          <w:tcPr>
            <w:tcW w:w="1560" w:type="dxa"/>
          </w:tcPr>
          <w:p w:rsidR="0089603A" w:rsidRPr="00384734" w:rsidRDefault="0089603A" w:rsidP="00000651">
            <w:pPr>
              <w:rPr>
                <w:sz w:val="20"/>
                <w:szCs w:val="20"/>
              </w:rPr>
            </w:pPr>
            <w:r w:rsidRPr="00384734">
              <w:rPr>
                <w:sz w:val="20"/>
                <w:szCs w:val="20"/>
              </w:rPr>
              <w:t>Rounding IN</w:t>
            </w:r>
          </w:p>
        </w:tc>
        <w:tc>
          <w:tcPr>
            <w:tcW w:w="1559" w:type="dxa"/>
          </w:tcPr>
          <w:p w:rsidR="0089603A" w:rsidRPr="00384734" w:rsidRDefault="0089603A" w:rsidP="00464DA6">
            <w:pPr>
              <w:rPr>
                <w:sz w:val="20"/>
                <w:szCs w:val="20"/>
              </w:rPr>
            </w:pPr>
            <w:r w:rsidRPr="00384734">
              <w:rPr>
                <w:sz w:val="20"/>
                <w:szCs w:val="20"/>
              </w:rPr>
              <w:t>Règle d’arrondi de la quantité à recevoir</w:t>
            </w:r>
          </w:p>
        </w:tc>
        <w:tc>
          <w:tcPr>
            <w:tcW w:w="1559" w:type="dxa"/>
          </w:tcPr>
          <w:p w:rsidR="0089603A" w:rsidRPr="00384734" w:rsidRDefault="0089603A" w:rsidP="00000651">
            <w:pPr>
              <w:rPr>
                <w:sz w:val="20"/>
                <w:szCs w:val="20"/>
              </w:rPr>
            </w:pPr>
            <w:r w:rsidRPr="00384734">
              <w:rPr>
                <w:sz w:val="20"/>
                <w:szCs w:val="20"/>
              </w:rPr>
              <w:t>Enumération</w:t>
            </w:r>
          </w:p>
        </w:tc>
        <w:tc>
          <w:tcPr>
            <w:tcW w:w="1701" w:type="dxa"/>
          </w:tcPr>
          <w:p w:rsidR="0089603A" w:rsidRPr="00384734" w:rsidRDefault="0089603A" w:rsidP="00000651">
            <w:pPr>
              <w:rPr>
                <w:sz w:val="20"/>
                <w:szCs w:val="20"/>
              </w:rPr>
            </w:pPr>
            <w:r w:rsidRPr="00384734">
              <w:rPr>
                <w:sz w:val="20"/>
                <w:szCs w:val="20"/>
              </w:rPr>
              <w:t>optionnelle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r w:rsidRPr="00384734">
              <w:rPr>
                <w:sz w:val="20"/>
                <w:szCs w:val="20"/>
              </w:rPr>
              <w:t>Inférieur</w:t>
            </w:r>
          </w:p>
          <w:p w:rsidR="0089603A" w:rsidRPr="00384734" w:rsidRDefault="0089603A" w:rsidP="00000651">
            <w:pPr>
              <w:rPr>
                <w:sz w:val="20"/>
                <w:szCs w:val="20"/>
              </w:rPr>
            </w:pPr>
            <w:r w:rsidRPr="00384734">
              <w:rPr>
                <w:sz w:val="20"/>
                <w:szCs w:val="20"/>
              </w:rPr>
              <w:t>Supérieur</w:t>
            </w:r>
          </w:p>
          <w:p w:rsidR="0089603A" w:rsidRPr="00384734" w:rsidRDefault="0089603A" w:rsidP="00000651">
            <w:pPr>
              <w:rPr>
                <w:sz w:val="20"/>
                <w:szCs w:val="20"/>
              </w:rPr>
            </w:pPr>
            <w:r w:rsidRPr="00384734">
              <w:rPr>
                <w:sz w:val="20"/>
                <w:szCs w:val="20"/>
              </w:rPr>
              <w:t>Actuel</w:t>
            </w:r>
          </w:p>
          <w:p w:rsidR="0089603A" w:rsidRPr="00384734" w:rsidRDefault="0089603A" w:rsidP="00000651">
            <w:pPr>
              <w:rPr>
                <w:sz w:val="20"/>
                <w:szCs w:val="20"/>
              </w:rPr>
            </w:pPr>
            <w:r w:rsidRPr="00384734">
              <w:rPr>
                <w:sz w:val="20"/>
                <w:szCs w:val="20"/>
              </w:rPr>
              <w:t xml:space="preserve">Au plus proche </w:t>
            </w:r>
          </w:p>
        </w:tc>
      </w:tr>
    </w:tbl>
    <w:p w:rsidR="00FE431C" w:rsidRPr="00604EEF" w:rsidRDefault="00FE431C" w:rsidP="00FE431C">
      <w:pPr>
        <w:pStyle w:val="Style3"/>
      </w:pPr>
      <w:bookmarkStart w:id="225" w:name="_Toc409450836"/>
      <w:r w:rsidRPr="00604EEF">
        <w:t>Comportement de l’écran</w:t>
      </w:r>
      <w:bookmarkEnd w:id="225"/>
    </w:p>
    <w:p w:rsidR="00FE431C" w:rsidRDefault="00FE431C" w:rsidP="00354D80">
      <w:pPr>
        <w:spacing w:before="240" w:line="240" w:lineRule="auto"/>
        <w:ind w:right="142"/>
      </w:pPr>
      <w:r>
        <w:t>Le comportement de l’écra</w:t>
      </w:r>
      <w:r w:rsidR="00AF40D1">
        <w:t>n est décrit dans la section 6.3</w:t>
      </w:r>
      <w:r>
        <w:t>.4</w:t>
      </w:r>
    </w:p>
    <w:p w:rsidR="00FE431C" w:rsidRDefault="00FE431C" w:rsidP="00FE431C"/>
    <w:p w:rsidR="001F543D" w:rsidRPr="004325ED" w:rsidRDefault="001F543D" w:rsidP="001F543D">
      <w:pPr>
        <w:pStyle w:val="Style2"/>
      </w:pPr>
      <w:bookmarkStart w:id="226" w:name="_Toc409450837"/>
      <w:r w:rsidRPr="004325ED">
        <w:t>Description de l’écran &lt;</w:t>
      </w:r>
      <w:r w:rsidRPr="009B240E">
        <w:t xml:space="preserve"> </w:t>
      </w:r>
      <w:r>
        <w:t>Saisie manuelle d’une instruction par masse</w:t>
      </w:r>
      <w:r w:rsidRPr="004325ED">
        <w:t>&gt;</w:t>
      </w:r>
      <w:bookmarkEnd w:id="226"/>
    </w:p>
    <w:p w:rsidR="001F543D" w:rsidRPr="004325ED" w:rsidRDefault="001F543D" w:rsidP="001F543D">
      <w:pPr>
        <w:pStyle w:val="Heading3"/>
      </w:pPr>
      <w:bookmarkStart w:id="227" w:name="_Toc409450838"/>
      <w:r w:rsidRPr="004325ED">
        <w:t>Maquette de l’écran &lt;</w:t>
      </w:r>
      <w:r w:rsidRPr="009B240E">
        <w:t xml:space="preserve"> </w:t>
      </w:r>
      <w:r>
        <w:t>Saisie manuelle d’une instruction par  masse&gt;</w:t>
      </w:r>
      <w:bookmarkEnd w:id="227"/>
    </w:p>
    <w:p w:rsidR="001F543D" w:rsidRDefault="001F543D" w:rsidP="001F543D"/>
    <w:p w:rsidR="001F543D" w:rsidRDefault="001F543D" w:rsidP="001F543D">
      <w:pPr>
        <w:rPr>
          <w:noProof/>
          <w:lang w:eastAsia="fr-FR"/>
        </w:rPr>
      </w:pPr>
      <w:r>
        <w:rPr>
          <w:noProof/>
          <w:lang w:eastAsia="fr-FR"/>
        </w:rPr>
        <w:drawing>
          <wp:inline distT="0" distB="0" distL="0" distR="0">
            <wp:extent cx="5762625" cy="121221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srcRect/>
                    <a:stretch>
                      <a:fillRect/>
                    </a:stretch>
                  </pic:blipFill>
                  <pic:spPr bwMode="auto">
                    <a:xfrm>
                      <a:off x="0" y="0"/>
                      <a:ext cx="5762625" cy="1212215"/>
                    </a:xfrm>
                    <a:prstGeom prst="rect">
                      <a:avLst/>
                    </a:prstGeom>
                    <a:noFill/>
                    <a:ln w="9525">
                      <a:noFill/>
                      <a:miter lim="800000"/>
                      <a:headEnd/>
                      <a:tailEnd/>
                    </a:ln>
                  </pic:spPr>
                </pic:pic>
              </a:graphicData>
            </a:graphic>
          </wp:inline>
        </w:drawing>
      </w:r>
    </w:p>
    <w:p w:rsidR="001F543D" w:rsidRDefault="001F543D" w:rsidP="001F543D"/>
    <w:p w:rsidR="001F543D" w:rsidRDefault="001F543D" w:rsidP="001F543D">
      <w:r w:rsidRPr="007D4835">
        <w:rPr>
          <w:b/>
          <w:color w:val="FF0000"/>
        </w:rPr>
        <w:t>N.B. :</w:t>
      </w:r>
      <w:r>
        <w:t xml:space="preserve"> L’écran est imprimé à titre d’information, les données mentionnées sont pour illustration, l’écran peut changer lors du cycle de développement</w:t>
      </w:r>
      <w:r w:rsidR="00244771">
        <w:t>.</w:t>
      </w:r>
    </w:p>
    <w:p w:rsidR="00244771" w:rsidRPr="00FB0812" w:rsidRDefault="00244771" w:rsidP="001F543D">
      <w:pPr>
        <w:rPr>
          <w:i/>
        </w:rPr>
      </w:pPr>
    </w:p>
    <w:p w:rsidR="001F543D" w:rsidRPr="004325ED" w:rsidRDefault="001F543D" w:rsidP="001F543D">
      <w:pPr>
        <w:pStyle w:val="Style3"/>
      </w:pPr>
      <w:bookmarkStart w:id="228" w:name="_Toc409450839"/>
      <w:r w:rsidRPr="004325ED">
        <w:t>Typologie des données manipulées</w:t>
      </w:r>
      <w:bookmarkEnd w:id="228"/>
    </w:p>
    <w:p w:rsidR="001F543D" w:rsidRDefault="001F543D" w:rsidP="00FB1421">
      <w:pPr>
        <w:pStyle w:val="ListParagraph"/>
        <w:numPr>
          <w:ilvl w:val="0"/>
          <w:numId w:val="2"/>
        </w:numPr>
        <w:spacing w:before="240" w:after="240" w:line="240" w:lineRule="auto"/>
        <w:ind w:right="142"/>
      </w:pPr>
      <w:r w:rsidRPr="004325ED">
        <w:t>Identifier, lister et spécifier  les champs présents dans l’écran.</w:t>
      </w:r>
    </w:p>
    <w:p w:rsidR="00AD0B64" w:rsidRDefault="00AD0B64" w:rsidP="00AD0B64">
      <w:pPr>
        <w:pStyle w:val="ListParagraph"/>
        <w:spacing w:before="240" w:after="240" w:line="240" w:lineRule="auto"/>
        <w:ind w:right="142"/>
      </w:pPr>
    </w:p>
    <w:p w:rsidR="009632FA" w:rsidRDefault="009632FA" w:rsidP="00AD0B64">
      <w:pPr>
        <w:pStyle w:val="ListParagraph"/>
        <w:spacing w:before="240" w:after="240" w:line="240" w:lineRule="auto"/>
        <w:ind w:right="142"/>
      </w:pPr>
    </w:p>
    <w:p w:rsidR="009632FA" w:rsidRPr="004325ED" w:rsidRDefault="009632FA" w:rsidP="00AD0B64">
      <w:pPr>
        <w:pStyle w:val="ListParagraph"/>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1F543D" w:rsidRPr="004325ED" w:rsidTr="00AD0B64">
        <w:trPr>
          <w:trHeight w:val="623"/>
        </w:trPr>
        <w:tc>
          <w:tcPr>
            <w:tcW w:w="1560" w:type="dxa"/>
            <w:shd w:val="clear" w:color="auto" w:fill="D9D9D9" w:themeFill="background1" w:themeFillShade="D9"/>
          </w:tcPr>
          <w:p w:rsidR="001F543D" w:rsidRPr="004325ED" w:rsidRDefault="001F543D" w:rsidP="00000651">
            <w:pPr>
              <w:jc w:val="center"/>
              <w:rPr>
                <w:b/>
                <w:bCs/>
              </w:rPr>
            </w:pPr>
            <w:r w:rsidRPr="004325ED">
              <w:rPr>
                <w:b/>
                <w:bCs/>
              </w:rPr>
              <w:t>Champ</w:t>
            </w:r>
          </w:p>
        </w:tc>
        <w:tc>
          <w:tcPr>
            <w:tcW w:w="1559" w:type="dxa"/>
            <w:shd w:val="clear" w:color="auto" w:fill="D9D9D9" w:themeFill="background1" w:themeFillShade="D9"/>
          </w:tcPr>
          <w:p w:rsidR="001F543D" w:rsidRPr="004325ED" w:rsidRDefault="001F543D" w:rsidP="00000651">
            <w:pPr>
              <w:jc w:val="center"/>
              <w:rPr>
                <w:b/>
                <w:bCs/>
              </w:rPr>
            </w:pPr>
            <w:r w:rsidRPr="004325ED">
              <w:rPr>
                <w:b/>
                <w:bCs/>
              </w:rPr>
              <w:t>Etiquette</w:t>
            </w:r>
          </w:p>
        </w:tc>
        <w:tc>
          <w:tcPr>
            <w:tcW w:w="1559" w:type="dxa"/>
            <w:shd w:val="clear" w:color="auto" w:fill="D9D9D9" w:themeFill="background1" w:themeFillShade="D9"/>
          </w:tcPr>
          <w:p w:rsidR="001F543D" w:rsidRPr="004325ED" w:rsidRDefault="001F543D" w:rsidP="00000651">
            <w:pPr>
              <w:jc w:val="center"/>
              <w:rPr>
                <w:b/>
                <w:bCs/>
              </w:rPr>
            </w:pPr>
            <w:r w:rsidRPr="004325ED">
              <w:rPr>
                <w:b/>
                <w:bCs/>
              </w:rPr>
              <w:t>Type de champ</w:t>
            </w:r>
          </w:p>
        </w:tc>
        <w:tc>
          <w:tcPr>
            <w:tcW w:w="1701" w:type="dxa"/>
            <w:shd w:val="clear" w:color="auto" w:fill="D9D9D9" w:themeFill="background1" w:themeFillShade="D9"/>
          </w:tcPr>
          <w:p w:rsidR="001F543D" w:rsidRPr="004325ED" w:rsidRDefault="001F543D" w:rsidP="00000651">
            <w:pPr>
              <w:jc w:val="center"/>
              <w:rPr>
                <w:b/>
                <w:bCs/>
              </w:rPr>
            </w:pPr>
            <w:r w:rsidRPr="004325ED">
              <w:rPr>
                <w:b/>
                <w:bCs/>
              </w:rPr>
              <w:t>Type de donnée manipulée</w:t>
            </w:r>
          </w:p>
        </w:tc>
        <w:tc>
          <w:tcPr>
            <w:tcW w:w="993" w:type="dxa"/>
            <w:shd w:val="clear" w:color="auto" w:fill="D9D9D9" w:themeFill="background1" w:themeFillShade="D9"/>
          </w:tcPr>
          <w:p w:rsidR="001F543D" w:rsidRPr="004325ED" w:rsidRDefault="001F543D" w:rsidP="00000651">
            <w:pPr>
              <w:jc w:val="center"/>
              <w:rPr>
                <w:b/>
                <w:bCs/>
              </w:rPr>
            </w:pPr>
            <w:r w:rsidRPr="004325ED">
              <w:rPr>
                <w:b/>
                <w:bCs/>
              </w:rPr>
              <w:t>Taille</w:t>
            </w:r>
          </w:p>
        </w:tc>
        <w:tc>
          <w:tcPr>
            <w:tcW w:w="2236" w:type="dxa"/>
            <w:shd w:val="clear" w:color="auto" w:fill="D9D9D9" w:themeFill="background1" w:themeFillShade="D9"/>
          </w:tcPr>
          <w:p w:rsidR="001F543D" w:rsidRPr="004325ED" w:rsidRDefault="001F543D" w:rsidP="00000651">
            <w:pPr>
              <w:jc w:val="center"/>
              <w:rPr>
                <w:b/>
                <w:bCs/>
              </w:rPr>
            </w:pPr>
            <w:r w:rsidRPr="004325ED">
              <w:rPr>
                <w:b/>
                <w:bCs/>
              </w:rPr>
              <w:t>Description &amp; valeurs possibles</w:t>
            </w:r>
          </w:p>
        </w:tc>
      </w:tr>
      <w:tr w:rsidR="00685ED1" w:rsidRPr="00604EEF" w:rsidTr="00000651">
        <w:tc>
          <w:tcPr>
            <w:tcW w:w="1560" w:type="dxa"/>
          </w:tcPr>
          <w:p w:rsidR="00685ED1" w:rsidRPr="009E4D91" w:rsidRDefault="00685ED1" w:rsidP="00000651">
            <w:pPr>
              <w:rPr>
                <w:sz w:val="20"/>
              </w:rPr>
            </w:pPr>
            <w:r w:rsidRPr="009E4D91">
              <w:rPr>
                <w:sz w:val="20"/>
              </w:rPr>
              <w:t>c</w:t>
            </w:r>
            <w:r>
              <w:rPr>
                <w:sz w:val="20"/>
              </w:rPr>
              <w:t xml:space="preserve">lient </w:t>
            </w:r>
          </w:p>
        </w:tc>
        <w:tc>
          <w:tcPr>
            <w:tcW w:w="1559" w:type="dxa"/>
          </w:tcPr>
          <w:p w:rsidR="00685ED1" w:rsidRPr="009E4D91" w:rsidRDefault="00685ED1" w:rsidP="00000651">
            <w:pPr>
              <w:rPr>
                <w:sz w:val="20"/>
              </w:rPr>
            </w:pPr>
            <w:r w:rsidRPr="009E4D91">
              <w:rPr>
                <w:sz w:val="20"/>
              </w:rPr>
              <w:t>c</w:t>
            </w:r>
            <w:r>
              <w:rPr>
                <w:sz w:val="20"/>
              </w:rPr>
              <w:t xml:space="preserve">lient </w:t>
            </w:r>
          </w:p>
        </w:tc>
        <w:tc>
          <w:tcPr>
            <w:tcW w:w="1559" w:type="dxa"/>
          </w:tcPr>
          <w:p w:rsidR="00685ED1" w:rsidRPr="00604EEF" w:rsidRDefault="00685ED1" w:rsidP="00000651">
            <w:pPr>
              <w:rPr>
                <w:sz w:val="20"/>
                <w:szCs w:val="20"/>
              </w:rPr>
            </w:pPr>
            <w:r w:rsidRPr="00604EEF">
              <w:rPr>
                <w:sz w:val="20"/>
                <w:szCs w:val="20"/>
              </w:rPr>
              <w:t>Alphanumérique</w:t>
            </w:r>
          </w:p>
        </w:tc>
        <w:tc>
          <w:tcPr>
            <w:tcW w:w="1701" w:type="dxa"/>
          </w:tcPr>
          <w:p w:rsidR="00685ED1" w:rsidRPr="00604EEF" w:rsidRDefault="00685ED1" w:rsidP="00000651">
            <w:pPr>
              <w:rPr>
                <w:sz w:val="20"/>
                <w:szCs w:val="20"/>
              </w:rPr>
            </w:pPr>
          </w:p>
        </w:tc>
        <w:tc>
          <w:tcPr>
            <w:tcW w:w="993" w:type="dxa"/>
          </w:tcPr>
          <w:p w:rsidR="00685ED1" w:rsidRPr="00604EEF" w:rsidRDefault="00685ED1" w:rsidP="00000651">
            <w:pPr>
              <w:rPr>
                <w:sz w:val="20"/>
                <w:szCs w:val="20"/>
              </w:rPr>
            </w:pPr>
          </w:p>
        </w:tc>
        <w:tc>
          <w:tcPr>
            <w:tcW w:w="2236" w:type="dxa"/>
          </w:tcPr>
          <w:p w:rsidR="00685ED1" w:rsidRPr="00604EEF" w:rsidRDefault="00685ED1" w:rsidP="00000651">
            <w:pPr>
              <w:rPr>
                <w:sz w:val="20"/>
                <w:szCs w:val="20"/>
              </w:rPr>
            </w:pPr>
            <w:r>
              <w:t>Les clients définis dans le référentiel.</w:t>
            </w:r>
          </w:p>
        </w:tc>
      </w:tr>
      <w:tr w:rsidR="001F543D" w:rsidRPr="00604EEF" w:rsidTr="00000651">
        <w:tc>
          <w:tcPr>
            <w:tcW w:w="1560" w:type="dxa"/>
          </w:tcPr>
          <w:p w:rsidR="001F543D" w:rsidRPr="009E4D91" w:rsidRDefault="001F543D" w:rsidP="00000651">
            <w:pPr>
              <w:rPr>
                <w:sz w:val="20"/>
              </w:rPr>
            </w:pPr>
            <w:r>
              <w:rPr>
                <w:sz w:val="20"/>
              </w:rPr>
              <w:t>OST</w:t>
            </w:r>
          </w:p>
        </w:tc>
        <w:tc>
          <w:tcPr>
            <w:tcW w:w="1559" w:type="dxa"/>
          </w:tcPr>
          <w:p w:rsidR="001F543D" w:rsidRPr="009E4D91" w:rsidRDefault="001F543D" w:rsidP="00000651">
            <w:pPr>
              <w:rPr>
                <w:sz w:val="20"/>
              </w:rPr>
            </w:pPr>
            <w:r>
              <w:rPr>
                <w:sz w:val="20"/>
              </w:rPr>
              <w:t>Annonce</w:t>
            </w:r>
          </w:p>
        </w:tc>
        <w:tc>
          <w:tcPr>
            <w:tcW w:w="1559" w:type="dxa"/>
          </w:tcPr>
          <w:p w:rsidR="001F543D" w:rsidRPr="00604EEF" w:rsidRDefault="001F543D" w:rsidP="00000651">
            <w:pPr>
              <w:rPr>
                <w:sz w:val="20"/>
                <w:szCs w:val="20"/>
              </w:rPr>
            </w:pPr>
            <w:r>
              <w:rPr>
                <w:sz w:val="20"/>
                <w:szCs w:val="20"/>
              </w:rPr>
              <w:t xml:space="preserve">Annonce </w:t>
            </w:r>
          </w:p>
        </w:tc>
        <w:tc>
          <w:tcPr>
            <w:tcW w:w="1701" w:type="dxa"/>
          </w:tcPr>
          <w:p w:rsidR="001F543D" w:rsidRPr="00604EEF" w:rsidRDefault="001F543D" w:rsidP="00000651">
            <w:pPr>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rPr>
                <w:sz w:val="20"/>
                <w:szCs w:val="20"/>
              </w:rPr>
              <w:t>Annonce créée dans Megacor</w:t>
            </w:r>
          </w:p>
        </w:tc>
      </w:tr>
      <w:tr w:rsidR="001F543D" w:rsidRPr="00604EEF" w:rsidTr="00000651">
        <w:tc>
          <w:tcPr>
            <w:tcW w:w="1560" w:type="dxa"/>
          </w:tcPr>
          <w:p w:rsidR="001F543D" w:rsidRPr="009E4D91" w:rsidRDefault="001F543D" w:rsidP="00000651">
            <w:pPr>
              <w:rPr>
                <w:sz w:val="20"/>
              </w:rPr>
            </w:pPr>
            <w:r>
              <w:rPr>
                <w:sz w:val="20"/>
              </w:rPr>
              <w:t>Option</w:t>
            </w:r>
          </w:p>
        </w:tc>
        <w:tc>
          <w:tcPr>
            <w:tcW w:w="1559" w:type="dxa"/>
          </w:tcPr>
          <w:p w:rsidR="001F543D" w:rsidRPr="009E4D91" w:rsidRDefault="001F543D" w:rsidP="00000651">
            <w:pPr>
              <w:rPr>
                <w:sz w:val="20"/>
              </w:rPr>
            </w:pPr>
            <w:r>
              <w:rPr>
                <w:sz w:val="20"/>
              </w:rPr>
              <w:t>Option</w:t>
            </w:r>
          </w:p>
        </w:tc>
        <w:tc>
          <w:tcPr>
            <w:tcW w:w="1559" w:type="dxa"/>
          </w:tcPr>
          <w:p w:rsidR="001F543D" w:rsidRPr="00604EEF" w:rsidRDefault="001F543D" w:rsidP="00000651">
            <w:pPr>
              <w:rPr>
                <w:sz w:val="20"/>
                <w:szCs w:val="20"/>
              </w:rPr>
            </w:pPr>
            <w:r>
              <w:rPr>
                <w:sz w:val="20"/>
                <w:szCs w:val="20"/>
              </w:rPr>
              <w:t>Option</w:t>
            </w:r>
          </w:p>
        </w:tc>
        <w:tc>
          <w:tcPr>
            <w:tcW w:w="1701" w:type="dxa"/>
          </w:tcPr>
          <w:p w:rsidR="001F543D" w:rsidRPr="00604EEF" w:rsidRDefault="001F543D" w:rsidP="00000651">
            <w:pPr>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rPr>
                <w:sz w:val="20"/>
                <w:szCs w:val="20"/>
              </w:rPr>
              <w:t>Annonce créée dans Megacor</w:t>
            </w:r>
          </w:p>
        </w:tc>
      </w:tr>
      <w:tr w:rsidR="00685ED1" w:rsidRPr="00604EEF" w:rsidTr="00000651">
        <w:tc>
          <w:tcPr>
            <w:tcW w:w="1560" w:type="dxa"/>
          </w:tcPr>
          <w:p w:rsidR="00685ED1" w:rsidRDefault="00685ED1" w:rsidP="00000651">
            <w:pPr>
              <w:rPr>
                <w:sz w:val="20"/>
              </w:rPr>
            </w:pPr>
            <w:r>
              <w:rPr>
                <w:sz w:val="20"/>
              </w:rPr>
              <w:t>Rounding IN</w:t>
            </w:r>
          </w:p>
        </w:tc>
        <w:tc>
          <w:tcPr>
            <w:tcW w:w="1559" w:type="dxa"/>
          </w:tcPr>
          <w:p w:rsidR="00685ED1" w:rsidRDefault="00685ED1" w:rsidP="00000651">
            <w:pPr>
              <w:rPr>
                <w:sz w:val="20"/>
              </w:rPr>
            </w:pPr>
            <w:r>
              <w:rPr>
                <w:sz w:val="20"/>
              </w:rPr>
              <w:t>Règle d’arrondi de la quantité à recevoir</w:t>
            </w:r>
          </w:p>
        </w:tc>
        <w:tc>
          <w:tcPr>
            <w:tcW w:w="1559" w:type="dxa"/>
          </w:tcPr>
          <w:p w:rsidR="00685ED1" w:rsidRDefault="00685ED1" w:rsidP="00000651">
            <w:pPr>
              <w:rPr>
                <w:sz w:val="20"/>
                <w:szCs w:val="20"/>
              </w:rPr>
            </w:pPr>
            <w:r>
              <w:rPr>
                <w:sz w:val="20"/>
                <w:szCs w:val="20"/>
              </w:rPr>
              <w:t>Enumération</w:t>
            </w:r>
          </w:p>
        </w:tc>
        <w:tc>
          <w:tcPr>
            <w:tcW w:w="1701" w:type="dxa"/>
          </w:tcPr>
          <w:p w:rsidR="00685ED1" w:rsidRDefault="00685ED1" w:rsidP="00000651">
            <w:pPr>
              <w:rPr>
                <w:sz w:val="20"/>
                <w:szCs w:val="20"/>
              </w:rPr>
            </w:pPr>
            <w:r>
              <w:rPr>
                <w:sz w:val="20"/>
                <w:szCs w:val="20"/>
              </w:rPr>
              <w:t>optionnelle</w:t>
            </w:r>
          </w:p>
        </w:tc>
        <w:tc>
          <w:tcPr>
            <w:tcW w:w="993" w:type="dxa"/>
          </w:tcPr>
          <w:p w:rsidR="00685ED1" w:rsidRPr="00604EEF" w:rsidRDefault="00685ED1" w:rsidP="00000651">
            <w:pPr>
              <w:rPr>
                <w:sz w:val="20"/>
                <w:szCs w:val="20"/>
              </w:rPr>
            </w:pPr>
          </w:p>
        </w:tc>
        <w:tc>
          <w:tcPr>
            <w:tcW w:w="2236" w:type="dxa"/>
          </w:tcPr>
          <w:p w:rsidR="00685ED1" w:rsidRDefault="00685ED1" w:rsidP="00000651">
            <w:pPr>
              <w:rPr>
                <w:sz w:val="20"/>
                <w:szCs w:val="20"/>
              </w:rPr>
            </w:pPr>
            <w:r>
              <w:rPr>
                <w:sz w:val="20"/>
                <w:szCs w:val="20"/>
              </w:rPr>
              <w:t>Inférieur</w:t>
            </w:r>
          </w:p>
          <w:p w:rsidR="00685ED1" w:rsidRDefault="00685ED1" w:rsidP="00000651">
            <w:pPr>
              <w:rPr>
                <w:sz w:val="20"/>
                <w:szCs w:val="20"/>
              </w:rPr>
            </w:pPr>
            <w:r>
              <w:rPr>
                <w:sz w:val="20"/>
                <w:szCs w:val="20"/>
              </w:rPr>
              <w:t>Supérieur</w:t>
            </w:r>
          </w:p>
          <w:p w:rsidR="00685ED1" w:rsidRDefault="00685ED1" w:rsidP="00000651">
            <w:pPr>
              <w:rPr>
                <w:sz w:val="20"/>
                <w:szCs w:val="20"/>
              </w:rPr>
            </w:pPr>
            <w:r>
              <w:rPr>
                <w:sz w:val="20"/>
                <w:szCs w:val="20"/>
              </w:rPr>
              <w:t>Actuel</w:t>
            </w:r>
          </w:p>
          <w:p w:rsidR="00685ED1" w:rsidRPr="00604EEF" w:rsidRDefault="00685ED1" w:rsidP="00000651">
            <w:pPr>
              <w:rPr>
                <w:sz w:val="20"/>
                <w:szCs w:val="20"/>
              </w:rPr>
            </w:pPr>
            <w:r>
              <w:rPr>
                <w:sz w:val="20"/>
                <w:szCs w:val="20"/>
              </w:rPr>
              <w:t xml:space="preserve">Au plus proche </w:t>
            </w:r>
          </w:p>
        </w:tc>
      </w:tr>
      <w:tr w:rsidR="00685ED1" w:rsidRPr="00604EEF" w:rsidTr="00000651">
        <w:tc>
          <w:tcPr>
            <w:tcW w:w="9608" w:type="dxa"/>
            <w:gridSpan w:val="6"/>
          </w:tcPr>
          <w:p w:rsidR="00685ED1" w:rsidRDefault="00685ED1" w:rsidP="00000651">
            <w:r>
              <w:rPr>
                <w:sz w:val="20"/>
              </w:rPr>
              <w:t>Résultat de  recherche</w:t>
            </w:r>
          </w:p>
        </w:tc>
      </w:tr>
      <w:tr w:rsidR="001F543D" w:rsidRPr="00604EEF" w:rsidTr="00000651">
        <w:tc>
          <w:tcPr>
            <w:tcW w:w="1560" w:type="dxa"/>
          </w:tcPr>
          <w:p w:rsidR="001F543D" w:rsidRPr="009E4D91" w:rsidRDefault="001F543D" w:rsidP="00000651">
            <w:pPr>
              <w:rPr>
                <w:sz w:val="20"/>
              </w:rPr>
            </w:pPr>
            <w:r w:rsidRPr="009E4D91">
              <w:rPr>
                <w:sz w:val="20"/>
              </w:rPr>
              <w:t>c</w:t>
            </w:r>
            <w:r>
              <w:rPr>
                <w:sz w:val="20"/>
              </w:rPr>
              <w:t xml:space="preserve">lient </w:t>
            </w:r>
          </w:p>
        </w:tc>
        <w:tc>
          <w:tcPr>
            <w:tcW w:w="1559" w:type="dxa"/>
          </w:tcPr>
          <w:p w:rsidR="001F543D" w:rsidRPr="009E4D91" w:rsidRDefault="001F543D" w:rsidP="00000651">
            <w:pPr>
              <w:rPr>
                <w:sz w:val="20"/>
              </w:rPr>
            </w:pPr>
            <w:r w:rsidRPr="009E4D91">
              <w:rPr>
                <w:sz w:val="20"/>
              </w:rPr>
              <w:t>c</w:t>
            </w:r>
            <w:r>
              <w:rPr>
                <w:sz w:val="20"/>
              </w:rPr>
              <w:t xml:space="preserve">lient </w:t>
            </w:r>
          </w:p>
        </w:tc>
        <w:tc>
          <w:tcPr>
            <w:tcW w:w="1559" w:type="dxa"/>
          </w:tcPr>
          <w:p w:rsidR="001F543D" w:rsidRPr="00604EEF" w:rsidRDefault="001F543D" w:rsidP="00000651">
            <w:pPr>
              <w:rPr>
                <w:sz w:val="20"/>
                <w:szCs w:val="20"/>
              </w:rPr>
            </w:pPr>
            <w:r w:rsidRPr="00604EEF">
              <w:rPr>
                <w:sz w:val="20"/>
                <w:szCs w:val="20"/>
              </w:rPr>
              <w:t>Alphanumérique</w:t>
            </w:r>
          </w:p>
        </w:tc>
        <w:tc>
          <w:tcPr>
            <w:tcW w:w="1701" w:type="dxa"/>
          </w:tcPr>
          <w:p w:rsidR="001F543D" w:rsidRPr="00604EEF" w:rsidRDefault="001F543D" w:rsidP="00000651">
            <w:pPr>
              <w:rPr>
                <w:sz w:val="20"/>
                <w:szCs w:val="20"/>
              </w:rPr>
            </w:pP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t>Les clients définis dans le référentiel.</w:t>
            </w:r>
          </w:p>
        </w:tc>
      </w:tr>
      <w:tr w:rsidR="001F543D" w:rsidRPr="00604EEF" w:rsidTr="00000651">
        <w:tc>
          <w:tcPr>
            <w:tcW w:w="1560" w:type="dxa"/>
          </w:tcPr>
          <w:p w:rsidR="001F543D" w:rsidRPr="009E4D91" w:rsidRDefault="001F543D" w:rsidP="00000651">
            <w:pPr>
              <w:rPr>
                <w:sz w:val="20"/>
              </w:rPr>
            </w:pPr>
            <w:r>
              <w:rPr>
                <w:sz w:val="20"/>
              </w:rPr>
              <w:t xml:space="preserve">compte titre client </w:t>
            </w:r>
          </w:p>
        </w:tc>
        <w:tc>
          <w:tcPr>
            <w:tcW w:w="1559" w:type="dxa"/>
          </w:tcPr>
          <w:p w:rsidR="001F543D" w:rsidRPr="009E4D91" w:rsidRDefault="001F543D" w:rsidP="00000651">
            <w:pPr>
              <w:rPr>
                <w:sz w:val="20"/>
              </w:rPr>
            </w:pPr>
            <w:r>
              <w:rPr>
                <w:sz w:val="20"/>
              </w:rPr>
              <w:t xml:space="preserve">compte titre client </w:t>
            </w:r>
          </w:p>
        </w:tc>
        <w:tc>
          <w:tcPr>
            <w:tcW w:w="1559" w:type="dxa"/>
          </w:tcPr>
          <w:p w:rsidR="001F543D" w:rsidRPr="00604EEF" w:rsidRDefault="001F543D" w:rsidP="00000651">
            <w:pPr>
              <w:rPr>
                <w:sz w:val="20"/>
                <w:szCs w:val="20"/>
              </w:rPr>
            </w:pPr>
            <w:r w:rsidRPr="00604EEF">
              <w:rPr>
                <w:sz w:val="20"/>
                <w:szCs w:val="20"/>
              </w:rPr>
              <w:t>Alphanumérique</w:t>
            </w:r>
          </w:p>
        </w:tc>
        <w:tc>
          <w:tcPr>
            <w:tcW w:w="1701" w:type="dxa"/>
          </w:tcPr>
          <w:p w:rsidR="001F543D" w:rsidRPr="00604EEF" w:rsidRDefault="001F543D" w:rsidP="00000651">
            <w:pPr>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t>Les comptes titre clients définis dans le référentiel.</w:t>
            </w:r>
          </w:p>
        </w:tc>
      </w:tr>
      <w:tr w:rsidR="001F543D" w:rsidRPr="00604EEF" w:rsidTr="00000651">
        <w:tc>
          <w:tcPr>
            <w:tcW w:w="1560" w:type="dxa"/>
          </w:tcPr>
          <w:p w:rsidR="001F543D" w:rsidRPr="009E4D91" w:rsidRDefault="001F543D" w:rsidP="00000651">
            <w:pPr>
              <w:rPr>
                <w:sz w:val="20"/>
              </w:rPr>
            </w:pPr>
            <w:r>
              <w:rPr>
                <w:sz w:val="20"/>
              </w:rPr>
              <w:t>Type de quantité </w:t>
            </w:r>
          </w:p>
        </w:tc>
        <w:tc>
          <w:tcPr>
            <w:tcW w:w="1559" w:type="dxa"/>
          </w:tcPr>
          <w:p w:rsidR="001F543D" w:rsidRPr="00604EEF" w:rsidRDefault="001F543D" w:rsidP="00000651">
            <w:pPr>
              <w:rPr>
                <w:sz w:val="20"/>
                <w:szCs w:val="20"/>
              </w:rPr>
            </w:pPr>
            <w:r>
              <w:rPr>
                <w:sz w:val="20"/>
              </w:rPr>
              <w:t>Type de quantité </w:t>
            </w:r>
          </w:p>
        </w:tc>
        <w:tc>
          <w:tcPr>
            <w:tcW w:w="1559" w:type="dxa"/>
          </w:tcPr>
          <w:p w:rsidR="001F543D" w:rsidRPr="00604EEF" w:rsidRDefault="001F543D" w:rsidP="00000651">
            <w:pPr>
              <w:jc w:val="both"/>
              <w:rPr>
                <w:sz w:val="20"/>
                <w:szCs w:val="20"/>
              </w:rPr>
            </w:pPr>
            <w:r>
              <w:rPr>
                <w:sz w:val="20"/>
                <w:szCs w:val="20"/>
              </w:rPr>
              <w:t>Enumération</w:t>
            </w:r>
          </w:p>
        </w:tc>
        <w:tc>
          <w:tcPr>
            <w:tcW w:w="1701" w:type="dxa"/>
          </w:tcPr>
          <w:p w:rsidR="001F543D" w:rsidRPr="00604EEF" w:rsidRDefault="001F543D" w:rsidP="00000651">
            <w:pPr>
              <w:jc w:val="both"/>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Default="001F543D" w:rsidP="00000651">
            <w:pPr>
              <w:rPr>
                <w:sz w:val="20"/>
              </w:rPr>
            </w:pPr>
            <w:r>
              <w:rPr>
                <w:sz w:val="20"/>
              </w:rPr>
              <w:t xml:space="preserve">UNIT </w:t>
            </w:r>
          </w:p>
          <w:p w:rsidR="001F543D" w:rsidRPr="00604EEF" w:rsidRDefault="001F543D" w:rsidP="00000651">
            <w:pPr>
              <w:rPr>
                <w:sz w:val="20"/>
                <w:szCs w:val="20"/>
              </w:rPr>
            </w:pPr>
            <w:r>
              <w:rPr>
                <w:sz w:val="20"/>
              </w:rPr>
              <w:t xml:space="preserve"> FAMT</w:t>
            </w:r>
          </w:p>
        </w:tc>
      </w:tr>
      <w:tr w:rsidR="001F543D" w:rsidRPr="00604EEF" w:rsidTr="00000651">
        <w:tc>
          <w:tcPr>
            <w:tcW w:w="1560" w:type="dxa"/>
          </w:tcPr>
          <w:p w:rsidR="001F543D" w:rsidRDefault="001F543D" w:rsidP="00000651">
            <w:pPr>
              <w:rPr>
                <w:sz w:val="20"/>
              </w:rPr>
            </w:pPr>
            <w:r>
              <w:rPr>
                <w:sz w:val="20"/>
              </w:rPr>
              <w:t xml:space="preserve">quantité </w:t>
            </w:r>
          </w:p>
        </w:tc>
        <w:tc>
          <w:tcPr>
            <w:tcW w:w="1559" w:type="dxa"/>
          </w:tcPr>
          <w:p w:rsidR="001F543D" w:rsidRPr="00604EEF" w:rsidRDefault="001F543D" w:rsidP="00000651">
            <w:pPr>
              <w:rPr>
                <w:sz w:val="20"/>
                <w:szCs w:val="20"/>
              </w:rPr>
            </w:pPr>
            <w:r>
              <w:rPr>
                <w:sz w:val="20"/>
              </w:rPr>
              <w:t>Quantité à instruire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jc w:val="both"/>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Pr="009E4D91" w:rsidRDefault="001F543D" w:rsidP="00000651">
            <w:pPr>
              <w:rPr>
                <w:sz w:val="20"/>
              </w:rPr>
            </w:pPr>
            <w:r>
              <w:rPr>
                <w:sz w:val="20"/>
              </w:rPr>
              <w:t>Quantité restante</w:t>
            </w:r>
          </w:p>
        </w:tc>
        <w:tc>
          <w:tcPr>
            <w:tcW w:w="1559" w:type="dxa"/>
          </w:tcPr>
          <w:p w:rsidR="001F543D" w:rsidRPr="00604EEF" w:rsidRDefault="001F543D" w:rsidP="00000651">
            <w:pPr>
              <w:rPr>
                <w:sz w:val="20"/>
                <w:szCs w:val="20"/>
              </w:rPr>
            </w:pPr>
            <w:r>
              <w:rPr>
                <w:sz w:val="20"/>
              </w:rPr>
              <w:t>Quantité restante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rPr>
                <w:sz w:val="20"/>
                <w:szCs w:val="20"/>
              </w:rPr>
            </w:pPr>
            <w:r>
              <w:rPr>
                <w:sz w:val="20"/>
                <w:szCs w:val="20"/>
              </w:rPr>
              <w:t>Calculé par le système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Pr="009E4D91" w:rsidRDefault="001F543D" w:rsidP="00000651">
            <w:pPr>
              <w:rPr>
                <w:sz w:val="20"/>
              </w:rPr>
            </w:pPr>
            <w:r>
              <w:rPr>
                <w:sz w:val="20"/>
              </w:rPr>
              <w:t>Quantité éligible</w:t>
            </w:r>
          </w:p>
        </w:tc>
        <w:tc>
          <w:tcPr>
            <w:tcW w:w="1559" w:type="dxa"/>
          </w:tcPr>
          <w:p w:rsidR="001F543D" w:rsidRPr="00604EEF" w:rsidRDefault="001F543D" w:rsidP="00000651">
            <w:pPr>
              <w:rPr>
                <w:sz w:val="20"/>
                <w:szCs w:val="20"/>
              </w:rPr>
            </w:pPr>
            <w:r>
              <w:rPr>
                <w:sz w:val="20"/>
              </w:rPr>
              <w:t>Quantité éligible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rPr>
                <w:sz w:val="20"/>
                <w:szCs w:val="20"/>
              </w:rPr>
            </w:pPr>
            <w:r>
              <w:rPr>
                <w:sz w:val="20"/>
                <w:szCs w:val="20"/>
              </w:rPr>
              <w:t>Calculé par le système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Pr="009E4D91" w:rsidRDefault="001F543D" w:rsidP="00000651">
            <w:pPr>
              <w:rPr>
                <w:sz w:val="20"/>
              </w:rPr>
            </w:pPr>
            <w:r>
              <w:rPr>
                <w:sz w:val="20"/>
              </w:rPr>
              <w:t>Quantité non validée</w:t>
            </w:r>
          </w:p>
        </w:tc>
        <w:tc>
          <w:tcPr>
            <w:tcW w:w="1559" w:type="dxa"/>
          </w:tcPr>
          <w:p w:rsidR="001F543D" w:rsidRPr="00604EEF" w:rsidRDefault="001F543D" w:rsidP="00000651">
            <w:pPr>
              <w:rPr>
                <w:sz w:val="20"/>
                <w:szCs w:val="20"/>
              </w:rPr>
            </w:pPr>
            <w:r>
              <w:rPr>
                <w:sz w:val="20"/>
              </w:rPr>
              <w:t>Quantité non validée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rPr>
                <w:sz w:val="20"/>
                <w:szCs w:val="20"/>
              </w:rPr>
            </w:pPr>
            <w:r>
              <w:rPr>
                <w:sz w:val="20"/>
                <w:szCs w:val="20"/>
              </w:rPr>
              <w:t>Calculé par le système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Default="001F543D" w:rsidP="00000651">
            <w:pPr>
              <w:rPr>
                <w:sz w:val="20"/>
              </w:rPr>
            </w:pPr>
            <w:r>
              <w:rPr>
                <w:sz w:val="20"/>
              </w:rPr>
              <w:t>Règle d’arrondi quantité restante</w:t>
            </w:r>
          </w:p>
        </w:tc>
        <w:tc>
          <w:tcPr>
            <w:tcW w:w="1559" w:type="dxa"/>
          </w:tcPr>
          <w:p w:rsidR="001F543D" w:rsidRDefault="001F543D" w:rsidP="00000651">
            <w:pPr>
              <w:rPr>
                <w:sz w:val="20"/>
              </w:rPr>
            </w:pPr>
            <w:r>
              <w:rPr>
                <w:sz w:val="20"/>
              </w:rPr>
              <w:t>Règle d’arrondi quantité restante</w:t>
            </w:r>
          </w:p>
        </w:tc>
        <w:tc>
          <w:tcPr>
            <w:tcW w:w="1559" w:type="dxa"/>
          </w:tcPr>
          <w:p w:rsidR="001F543D" w:rsidRDefault="001F543D" w:rsidP="00000651">
            <w:pPr>
              <w:rPr>
                <w:sz w:val="20"/>
                <w:szCs w:val="20"/>
              </w:rPr>
            </w:pPr>
            <w:r>
              <w:rPr>
                <w:sz w:val="20"/>
                <w:szCs w:val="20"/>
              </w:rPr>
              <w:t>Enumération</w:t>
            </w:r>
          </w:p>
        </w:tc>
        <w:tc>
          <w:tcPr>
            <w:tcW w:w="1701" w:type="dxa"/>
          </w:tcPr>
          <w:p w:rsidR="001F543D" w:rsidRDefault="001F543D" w:rsidP="00000651">
            <w:pPr>
              <w:rPr>
                <w:sz w:val="20"/>
                <w:szCs w:val="20"/>
              </w:rPr>
            </w:pPr>
            <w:r>
              <w:rPr>
                <w:sz w:val="20"/>
                <w:szCs w:val="20"/>
              </w:rPr>
              <w:t>optionnelle</w:t>
            </w:r>
          </w:p>
        </w:tc>
        <w:tc>
          <w:tcPr>
            <w:tcW w:w="993" w:type="dxa"/>
          </w:tcPr>
          <w:p w:rsidR="001F543D" w:rsidRPr="00604EEF" w:rsidRDefault="001F543D" w:rsidP="00000651">
            <w:pPr>
              <w:rPr>
                <w:sz w:val="20"/>
                <w:szCs w:val="20"/>
              </w:rPr>
            </w:pPr>
          </w:p>
        </w:tc>
        <w:tc>
          <w:tcPr>
            <w:tcW w:w="2236" w:type="dxa"/>
          </w:tcPr>
          <w:p w:rsidR="001F543D" w:rsidRDefault="001F543D" w:rsidP="00000651">
            <w:pPr>
              <w:rPr>
                <w:sz w:val="20"/>
                <w:szCs w:val="20"/>
              </w:rPr>
            </w:pPr>
            <w:r>
              <w:rPr>
                <w:sz w:val="20"/>
                <w:szCs w:val="20"/>
              </w:rPr>
              <w:t>Inférieur</w:t>
            </w:r>
          </w:p>
          <w:p w:rsidR="001F543D" w:rsidRDefault="001F543D" w:rsidP="00000651">
            <w:pPr>
              <w:rPr>
                <w:sz w:val="20"/>
                <w:szCs w:val="20"/>
              </w:rPr>
            </w:pPr>
            <w:r>
              <w:rPr>
                <w:sz w:val="20"/>
                <w:szCs w:val="20"/>
              </w:rPr>
              <w:t>Supérieur</w:t>
            </w:r>
          </w:p>
          <w:p w:rsidR="001F543D" w:rsidRDefault="001F543D" w:rsidP="00000651">
            <w:pPr>
              <w:rPr>
                <w:sz w:val="20"/>
                <w:szCs w:val="20"/>
              </w:rPr>
            </w:pPr>
            <w:r>
              <w:rPr>
                <w:sz w:val="20"/>
                <w:szCs w:val="20"/>
              </w:rPr>
              <w:t>Actuel</w:t>
            </w:r>
          </w:p>
          <w:p w:rsidR="001F543D" w:rsidRPr="00604EEF" w:rsidRDefault="001F543D" w:rsidP="00000651">
            <w:pPr>
              <w:rPr>
                <w:sz w:val="20"/>
                <w:szCs w:val="20"/>
              </w:rPr>
            </w:pPr>
            <w:r>
              <w:rPr>
                <w:sz w:val="20"/>
                <w:szCs w:val="20"/>
              </w:rPr>
              <w:t xml:space="preserve">Au plus proche </w:t>
            </w:r>
          </w:p>
        </w:tc>
      </w:tr>
    </w:tbl>
    <w:p w:rsidR="001F543D" w:rsidRPr="00604EEF" w:rsidRDefault="001F543D" w:rsidP="001F543D">
      <w:pPr>
        <w:pStyle w:val="Style3"/>
      </w:pPr>
      <w:bookmarkStart w:id="229" w:name="_Toc409450840"/>
      <w:r w:rsidRPr="00604EEF">
        <w:t>Comportement de l’écran</w:t>
      </w:r>
      <w:bookmarkEnd w:id="229"/>
    </w:p>
    <w:p w:rsidR="001F543D" w:rsidRDefault="001F543D" w:rsidP="001649F0">
      <w:pPr>
        <w:spacing w:before="240" w:line="240" w:lineRule="auto"/>
        <w:ind w:right="142"/>
      </w:pPr>
      <w:r>
        <w:t>Le comportement de l’écran est décrit dans la section 6.</w:t>
      </w:r>
      <w:r w:rsidR="003F2EB1">
        <w:t>4</w:t>
      </w:r>
      <w:r>
        <w:t>.4</w:t>
      </w:r>
    </w:p>
    <w:p w:rsidR="00FE431C" w:rsidRDefault="00FE431C" w:rsidP="00FE431C"/>
    <w:p w:rsidR="00114515" w:rsidRPr="004325ED" w:rsidRDefault="00114515" w:rsidP="00114515">
      <w:pPr>
        <w:pStyle w:val="Style2"/>
      </w:pPr>
      <w:bookmarkStart w:id="230" w:name="_Toc409450841"/>
      <w:r w:rsidRPr="004325ED">
        <w:t>Description de l’écran &lt;</w:t>
      </w:r>
      <w:r w:rsidRPr="009B240E">
        <w:t xml:space="preserve"> </w:t>
      </w:r>
      <w:r>
        <w:t>Saisie manuelle d’un paiement Marché</w:t>
      </w:r>
      <w:r w:rsidRPr="004325ED">
        <w:t>&gt;</w:t>
      </w:r>
      <w:bookmarkEnd w:id="230"/>
    </w:p>
    <w:p w:rsidR="00114515" w:rsidRPr="004325ED" w:rsidRDefault="00114515" w:rsidP="00114515">
      <w:pPr>
        <w:pStyle w:val="Heading3"/>
      </w:pPr>
      <w:bookmarkStart w:id="231" w:name="_Maquette_de_l’écran_2"/>
      <w:bookmarkStart w:id="232" w:name="_Toc409450842"/>
      <w:bookmarkEnd w:id="231"/>
      <w:r w:rsidRPr="004325ED">
        <w:t>Maquette de l’écran &lt;</w:t>
      </w:r>
      <w:r w:rsidRPr="009B240E">
        <w:t xml:space="preserve"> </w:t>
      </w:r>
      <w:r>
        <w:t>Saisie manuelle d’un paiement Marché&gt;</w:t>
      </w:r>
      <w:bookmarkEnd w:id="232"/>
    </w:p>
    <w:p w:rsidR="00114515" w:rsidRDefault="00114515" w:rsidP="00114515"/>
    <w:p w:rsidR="00114515" w:rsidRDefault="004320B2" w:rsidP="00114515">
      <w:pPr>
        <w:rPr>
          <w:noProof/>
          <w:lang w:eastAsia="fr-FR"/>
        </w:rPr>
      </w:pPr>
      <w:r>
        <w:rPr>
          <w:noProof/>
          <w:lang w:eastAsia="fr-FR"/>
        </w:rPr>
        <w:lastRenderedPageBreak/>
        <w:drawing>
          <wp:inline distT="0" distB="0" distL="0" distR="0">
            <wp:extent cx="5753100" cy="179070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srcRect/>
                    <a:stretch>
                      <a:fillRect/>
                    </a:stretch>
                  </pic:blipFill>
                  <pic:spPr bwMode="auto">
                    <a:xfrm>
                      <a:off x="0" y="0"/>
                      <a:ext cx="5753100" cy="1790700"/>
                    </a:xfrm>
                    <a:prstGeom prst="rect">
                      <a:avLst/>
                    </a:prstGeom>
                    <a:noFill/>
                    <a:ln w="9525">
                      <a:noFill/>
                      <a:miter lim="800000"/>
                      <a:headEnd/>
                      <a:tailEnd/>
                    </a:ln>
                  </pic:spPr>
                </pic:pic>
              </a:graphicData>
            </a:graphic>
          </wp:inline>
        </w:drawing>
      </w:r>
    </w:p>
    <w:p w:rsidR="00114515" w:rsidRDefault="00114515" w:rsidP="00114515"/>
    <w:p w:rsidR="001400D6" w:rsidRPr="000E25D0" w:rsidRDefault="001400D6" w:rsidP="001400D6">
      <w:pPr>
        <w:rPr>
          <w:b/>
          <w:sz w:val="20"/>
          <w:szCs w:val="20"/>
        </w:rPr>
      </w:pPr>
      <w:r w:rsidRPr="000E25D0">
        <w:rPr>
          <w:b/>
          <w:sz w:val="20"/>
        </w:rPr>
        <w:t>Cliquer su</w:t>
      </w:r>
      <w:r w:rsidR="003714FE">
        <w:rPr>
          <w:b/>
          <w:sz w:val="20"/>
        </w:rPr>
        <w:t>r l’onglet P</w:t>
      </w:r>
      <w:r w:rsidRPr="000E25D0">
        <w:rPr>
          <w:b/>
          <w:sz w:val="20"/>
        </w:rPr>
        <w:t>aiement titre</w:t>
      </w:r>
      <w:r w:rsidR="003714FE">
        <w:rPr>
          <w:b/>
          <w:sz w:val="20"/>
        </w:rPr>
        <w:t xml:space="preserve"> Marché</w:t>
      </w:r>
      <w:r w:rsidRPr="000E25D0">
        <w:rPr>
          <w:b/>
          <w:sz w:val="20"/>
        </w:rPr>
        <w:t xml:space="preserve"> pour saisir les données du paiement titre </w:t>
      </w:r>
    </w:p>
    <w:p w:rsidR="001400D6" w:rsidRDefault="001400D6" w:rsidP="00114515">
      <w:r>
        <w:rPr>
          <w:noProof/>
          <w:lang w:eastAsia="fr-FR"/>
        </w:rPr>
        <w:drawing>
          <wp:inline distT="0" distB="0" distL="0" distR="0">
            <wp:extent cx="5753100" cy="67627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
                    <a:srcRect/>
                    <a:stretch>
                      <a:fillRect/>
                    </a:stretch>
                  </pic:blipFill>
                  <pic:spPr bwMode="auto">
                    <a:xfrm>
                      <a:off x="0" y="0"/>
                      <a:ext cx="5753100" cy="676275"/>
                    </a:xfrm>
                    <a:prstGeom prst="rect">
                      <a:avLst/>
                    </a:prstGeom>
                    <a:noFill/>
                    <a:ln w="9525">
                      <a:noFill/>
                      <a:miter lim="800000"/>
                      <a:headEnd/>
                      <a:tailEnd/>
                    </a:ln>
                  </pic:spPr>
                </pic:pic>
              </a:graphicData>
            </a:graphic>
          </wp:inline>
        </w:drawing>
      </w:r>
    </w:p>
    <w:p w:rsidR="003714FE" w:rsidRDefault="003714FE" w:rsidP="003714FE">
      <w:pPr>
        <w:rPr>
          <w:b/>
          <w:sz w:val="20"/>
        </w:rPr>
      </w:pPr>
    </w:p>
    <w:p w:rsidR="003714FE" w:rsidRDefault="003714FE" w:rsidP="003714FE">
      <w:pPr>
        <w:rPr>
          <w:b/>
          <w:sz w:val="20"/>
        </w:rPr>
      </w:pPr>
      <w:r w:rsidRPr="000E25D0">
        <w:rPr>
          <w:b/>
          <w:sz w:val="20"/>
        </w:rPr>
        <w:t>Cliquer su</w:t>
      </w:r>
      <w:r>
        <w:rPr>
          <w:b/>
          <w:sz w:val="20"/>
        </w:rPr>
        <w:t>r l’onglet Paiement E</w:t>
      </w:r>
      <w:r w:rsidRPr="000E25D0">
        <w:rPr>
          <w:b/>
          <w:sz w:val="20"/>
        </w:rPr>
        <w:t>spèce</w:t>
      </w:r>
      <w:r>
        <w:rPr>
          <w:b/>
          <w:sz w:val="20"/>
        </w:rPr>
        <w:t xml:space="preserve"> Marché</w:t>
      </w:r>
      <w:r w:rsidRPr="000E25D0">
        <w:rPr>
          <w:b/>
          <w:sz w:val="20"/>
        </w:rPr>
        <w:t xml:space="preserve"> pour saisir les données du paiement espèces </w:t>
      </w:r>
    </w:p>
    <w:p w:rsidR="003714FE" w:rsidRPr="000E25D0" w:rsidRDefault="003714FE" w:rsidP="003714FE">
      <w:pPr>
        <w:rPr>
          <w:b/>
          <w:sz w:val="20"/>
          <w:szCs w:val="20"/>
        </w:rPr>
      </w:pPr>
    </w:p>
    <w:p w:rsidR="001400D6" w:rsidRDefault="003714FE" w:rsidP="00114515">
      <w:r>
        <w:rPr>
          <w:noProof/>
          <w:lang w:eastAsia="fr-FR"/>
        </w:rPr>
        <w:drawing>
          <wp:inline distT="0" distB="0" distL="0" distR="0">
            <wp:extent cx="5752465" cy="659130"/>
            <wp:effectExtent l="1905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srcRect/>
                    <a:stretch>
                      <a:fillRect/>
                    </a:stretch>
                  </pic:blipFill>
                  <pic:spPr bwMode="auto">
                    <a:xfrm>
                      <a:off x="0" y="0"/>
                      <a:ext cx="5752465" cy="659130"/>
                    </a:xfrm>
                    <a:prstGeom prst="rect">
                      <a:avLst/>
                    </a:prstGeom>
                    <a:noFill/>
                    <a:ln w="9525">
                      <a:noFill/>
                      <a:miter lim="800000"/>
                      <a:headEnd/>
                      <a:tailEnd/>
                    </a:ln>
                  </pic:spPr>
                </pic:pic>
              </a:graphicData>
            </a:graphic>
          </wp:inline>
        </w:drawing>
      </w:r>
    </w:p>
    <w:p w:rsidR="003714FE" w:rsidRDefault="003714FE" w:rsidP="00114515">
      <w:pPr>
        <w:rPr>
          <w:b/>
          <w:color w:val="FF0000"/>
        </w:rPr>
      </w:pPr>
    </w:p>
    <w:p w:rsidR="00114515" w:rsidRPr="00FB0812" w:rsidRDefault="00114515" w:rsidP="00114515">
      <w:pPr>
        <w:rPr>
          <w:i/>
        </w:rPr>
      </w:pPr>
      <w:r w:rsidRPr="007D4835">
        <w:rPr>
          <w:b/>
          <w:color w:val="FF0000"/>
        </w:rPr>
        <w:t>N.B. :</w:t>
      </w:r>
      <w:r>
        <w:t xml:space="preserve"> L’écran est imprimé à titre d’information, les données mentionnées sont pour illustration, l’écran peut changer lors du cycle de développement</w:t>
      </w:r>
    </w:p>
    <w:p w:rsidR="00114515" w:rsidRPr="004325ED" w:rsidRDefault="00114515" w:rsidP="00114515">
      <w:pPr>
        <w:pStyle w:val="Style3"/>
      </w:pPr>
      <w:bookmarkStart w:id="233" w:name="_Toc409450843"/>
      <w:r w:rsidRPr="004325ED">
        <w:t>Typologie des données manipulées</w:t>
      </w:r>
      <w:bookmarkEnd w:id="233"/>
    </w:p>
    <w:p w:rsidR="00114515" w:rsidRPr="004325ED" w:rsidRDefault="00114515" w:rsidP="00FB1421">
      <w:pPr>
        <w:pStyle w:val="ListParagraph"/>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114515" w:rsidRPr="00C10037" w:rsidTr="00AD0B64">
        <w:trPr>
          <w:trHeight w:val="623"/>
        </w:trPr>
        <w:tc>
          <w:tcPr>
            <w:tcW w:w="1560" w:type="dxa"/>
            <w:shd w:val="clear" w:color="auto" w:fill="D9D9D9" w:themeFill="background1" w:themeFillShade="D9"/>
          </w:tcPr>
          <w:p w:rsidR="00114515" w:rsidRPr="00C10037" w:rsidRDefault="00114515" w:rsidP="00000651">
            <w:pPr>
              <w:jc w:val="center"/>
              <w:rPr>
                <w:b/>
                <w:bCs/>
              </w:rPr>
            </w:pPr>
            <w:r w:rsidRPr="00C10037">
              <w:rPr>
                <w:b/>
                <w:bCs/>
              </w:rPr>
              <w:t>Champ</w:t>
            </w:r>
          </w:p>
        </w:tc>
        <w:tc>
          <w:tcPr>
            <w:tcW w:w="1559" w:type="dxa"/>
            <w:shd w:val="clear" w:color="auto" w:fill="D9D9D9" w:themeFill="background1" w:themeFillShade="D9"/>
          </w:tcPr>
          <w:p w:rsidR="00114515" w:rsidRPr="00C10037" w:rsidRDefault="00114515" w:rsidP="00000651">
            <w:pPr>
              <w:jc w:val="center"/>
              <w:rPr>
                <w:b/>
                <w:bCs/>
              </w:rPr>
            </w:pPr>
            <w:r w:rsidRPr="00C10037">
              <w:rPr>
                <w:b/>
                <w:bCs/>
              </w:rPr>
              <w:t>Etiquette</w:t>
            </w:r>
          </w:p>
        </w:tc>
        <w:tc>
          <w:tcPr>
            <w:tcW w:w="1559" w:type="dxa"/>
            <w:shd w:val="clear" w:color="auto" w:fill="D9D9D9" w:themeFill="background1" w:themeFillShade="D9"/>
          </w:tcPr>
          <w:p w:rsidR="00114515" w:rsidRPr="00C10037" w:rsidRDefault="00114515" w:rsidP="00000651">
            <w:pPr>
              <w:jc w:val="center"/>
              <w:rPr>
                <w:b/>
                <w:bCs/>
              </w:rPr>
            </w:pPr>
            <w:r w:rsidRPr="00C10037">
              <w:rPr>
                <w:b/>
                <w:bCs/>
              </w:rPr>
              <w:t>Type de champ</w:t>
            </w:r>
          </w:p>
        </w:tc>
        <w:tc>
          <w:tcPr>
            <w:tcW w:w="1701" w:type="dxa"/>
            <w:shd w:val="clear" w:color="auto" w:fill="D9D9D9" w:themeFill="background1" w:themeFillShade="D9"/>
          </w:tcPr>
          <w:p w:rsidR="00114515" w:rsidRPr="00C10037" w:rsidRDefault="00114515" w:rsidP="00000651">
            <w:pPr>
              <w:jc w:val="center"/>
              <w:rPr>
                <w:b/>
                <w:bCs/>
              </w:rPr>
            </w:pPr>
            <w:r w:rsidRPr="00C10037">
              <w:rPr>
                <w:b/>
                <w:bCs/>
              </w:rPr>
              <w:t>Type de donnée manipulée</w:t>
            </w:r>
          </w:p>
        </w:tc>
        <w:tc>
          <w:tcPr>
            <w:tcW w:w="993" w:type="dxa"/>
            <w:shd w:val="clear" w:color="auto" w:fill="D9D9D9" w:themeFill="background1" w:themeFillShade="D9"/>
          </w:tcPr>
          <w:p w:rsidR="00114515" w:rsidRPr="00C10037" w:rsidRDefault="00114515" w:rsidP="00000651">
            <w:pPr>
              <w:jc w:val="center"/>
              <w:rPr>
                <w:b/>
                <w:bCs/>
              </w:rPr>
            </w:pPr>
            <w:r w:rsidRPr="00C10037">
              <w:rPr>
                <w:b/>
                <w:bCs/>
              </w:rPr>
              <w:t>Taille</w:t>
            </w:r>
          </w:p>
        </w:tc>
        <w:tc>
          <w:tcPr>
            <w:tcW w:w="2236" w:type="dxa"/>
            <w:shd w:val="clear" w:color="auto" w:fill="D9D9D9" w:themeFill="background1" w:themeFillShade="D9"/>
          </w:tcPr>
          <w:p w:rsidR="00114515" w:rsidRPr="00C10037" w:rsidRDefault="00114515" w:rsidP="00000651">
            <w:pPr>
              <w:jc w:val="center"/>
              <w:rPr>
                <w:b/>
                <w:bCs/>
              </w:rPr>
            </w:pPr>
            <w:r w:rsidRPr="00C10037">
              <w:rPr>
                <w:b/>
                <w:bCs/>
              </w:rPr>
              <w:t>Description &amp; valeurs possibles</w:t>
            </w:r>
          </w:p>
        </w:tc>
      </w:tr>
      <w:tr w:rsidR="00114515" w:rsidRPr="00C10037" w:rsidTr="00000651">
        <w:tc>
          <w:tcPr>
            <w:tcW w:w="1560" w:type="dxa"/>
          </w:tcPr>
          <w:p w:rsidR="00114515" w:rsidRPr="00C10037" w:rsidRDefault="00114515" w:rsidP="00000651">
            <w:pPr>
              <w:rPr>
                <w:sz w:val="20"/>
                <w:szCs w:val="20"/>
              </w:rPr>
            </w:pPr>
            <w:r w:rsidRPr="00C10037">
              <w:rPr>
                <w:sz w:val="20"/>
                <w:szCs w:val="20"/>
              </w:rPr>
              <w:t>OST</w:t>
            </w:r>
          </w:p>
        </w:tc>
        <w:tc>
          <w:tcPr>
            <w:tcW w:w="1559" w:type="dxa"/>
          </w:tcPr>
          <w:p w:rsidR="00114515" w:rsidRPr="00C10037" w:rsidRDefault="00114515" w:rsidP="00000651">
            <w:pPr>
              <w:rPr>
                <w:sz w:val="20"/>
                <w:szCs w:val="20"/>
              </w:rPr>
            </w:pPr>
            <w:r w:rsidRPr="00C10037">
              <w:rPr>
                <w:sz w:val="20"/>
                <w:szCs w:val="20"/>
              </w:rPr>
              <w:t>Annonce</w:t>
            </w:r>
          </w:p>
        </w:tc>
        <w:tc>
          <w:tcPr>
            <w:tcW w:w="1559" w:type="dxa"/>
          </w:tcPr>
          <w:p w:rsidR="00114515" w:rsidRPr="00C10037" w:rsidRDefault="00114515" w:rsidP="00000651">
            <w:pPr>
              <w:rPr>
                <w:sz w:val="20"/>
                <w:szCs w:val="20"/>
              </w:rPr>
            </w:pPr>
            <w:r w:rsidRPr="00C10037">
              <w:rPr>
                <w:sz w:val="20"/>
                <w:szCs w:val="20"/>
              </w:rPr>
              <w:t xml:space="preserve">Annonce </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r w:rsidRPr="00C10037">
              <w:rPr>
                <w:sz w:val="20"/>
                <w:szCs w:val="20"/>
              </w:rPr>
              <w:t>Annonce créée dans Megacor</w:t>
            </w:r>
          </w:p>
        </w:tc>
      </w:tr>
      <w:tr w:rsidR="00114515" w:rsidRPr="00C10037" w:rsidTr="00000651">
        <w:tc>
          <w:tcPr>
            <w:tcW w:w="1560" w:type="dxa"/>
          </w:tcPr>
          <w:p w:rsidR="00114515" w:rsidRPr="00C10037" w:rsidRDefault="00114515" w:rsidP="00000651">
            <w:pPr>
              <w:rPr>
                <w:sz w:val="20"/>
                <w:szCs w:val="20"/>
              </w:rPr>
            </w:pPr>
            <w:r w:rsidRPr="00C10037">
              <w:rPr>
                <w:sz w:val="20"/>
                <w:szCs w:val="20"/>
              </w:rPr>
              <w:t>Option</w:t>
            </w:r>
          </w:p>
        </w:tc>
        <w:tc>
          <w:tcPr>
            <w:tcW w:w="1559" w:type="dxa"/>
          </w:tcPr>
          <w:p w:rsidR="00114515" w:rsidRPr="00C10037" w:rsidRDefault="00114515" w:rsidP="00000651">
            <w:pPr>
              <w:rPr>
                <w:sz w:val="20"/>
                <w:szCs w:val="20"/>
              </w:rPr>
            </w:pPr>
            <w:r w:rsidRPr="00C10037">
              <w:rPr>
                <w:sz w:val="20"/>
                <w:szCs w:val="20"/>
              </w:rPr>
              <w:t>Option</w:t>
            </w:r>
          </w:p>
        </w:tc>
        <w:tc>
          <w:tcPr>
            <w:tcW w:w="1559" w:type="dxa"/>
          </w:tcPr>
          <w:p w:rsidR="00114515" w:rsidRPr="00C10037" w:rsidRDefault="00114515" w:rsidP="00000651">
            <w:pPr>
              <w:rPr>
                <w:sz w:val="20"/>
                <w:szCs w:val="20"/>
              </w:rPr>
            </w:pPr>
            <w:r w:rsidRPr="00C10037">
              <w:rPr>
                <w:sz w:val="20"/>
                <w:szCs w:val="20"/>
              </w:rPr>
              <w:t>Option</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r w:rsidRPr="00C10037">
              <w:rPr>
                <w:sz w:val="20"/>
                <w:szCs w:val="20"/>
              </w:rPr>
              <w:t>Annonce créée dans Megacor</w:t>
            </w:r>
          </w:p>
        </w:tc>
      </w:tr>
      <w:tr w:rsidR="00114515" w:rsidRPr="00C10037" w:rsidTr="00000651">
        <w:tc>
          <w:tcPr>
            <w:tcW w:w="1560" w:type="dxa"/>
          </w:tcPr>
          <w:p w:rsidR="00114515" w:rsidRPr="00C10037" w:rsidRDefault="00114515" w:rsidP="00000651">
            <w:pPr>
              <w:rPr>
                <w:sz w:val="20"/>
                <w:szCs w:val="20"/>
              </w:rPr>
            </w:pPr>
            <w:r w:rsidRPr="00C10037">
              <w:rPr>
                <w:sz w:val="20"/>
                <w:szCs w:val="20"/>
              </w:rPr>
              <w:t>Dépositaire</w:t>
            </w:r>
          </w:p>
        </w:tc>
        <w:tc>
          <w:tcPr>
            <w:tcW w:w="1559" w:type="dxa"/>
          </w:tcPr>
          <w:p w:rsidR="00114515" w:rsidRPr="00C10037" w:rsidRDefault="00114515" w:rsidP="00000651">
            <w:pPr>
              <w:rPr>
                <w:sz w:val="20"/>
                <w:szCs w:val="20"/>
              </w:rPr>
            </w:pPr>
            <w:r w:rsidRPr="00C10037">
              <w:rPr>
                <w:sz w:val="20"/>
                <w:szCs w:val="20"/>
              </w:rPr>
              <w:t>Code dépositaire |compte Nostro</w:t>
            </w:r>
          </w:p>
        </w:tc>
        <w:tc>
          <w:tcPr>
            <w:tcW w:w="1559" w:type="dxa"/>
          </w:tcPr>
          <w:p w:rsidR="00114515" w:rsidRPr="00C10037" w:rsidRDefault="00114515" w:rsidP="00000651">
            <w:pPr>
              <w:rPr>
                <w:sz w:val="20"/>
                <w:szCs w:val="20"/>
              </w:rPr>
            </w:pPr>
            <w:r w:rsidRPr="00C10037">
              <w:rPr>
                <w:sz w:val="20"/>
                <w:szCs w:val="20"/>
              </w:rPr>
              <w:t>Code dépositaire |compte Nostro</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114515">
            <w:pPr>
              <w:rPr>
                <w:sz w:val="20"/>
                <w:szCs w:val="20"/>
              </w:rPr>
            </w:pPr>
            <w:r w:rsidRPr="00C10037">
              <w:rPr>
                <w:sz w:val="20"/>
                <w:szCs w:val="20"/>
              </w:rPr>
              <w:t>Les Dépositaire définis</w:t>
            </w:r>
            <w:r w:rsidR="00355B80" w:rsidRPr="00C10037">
              <w:rPr>
                <w:sz w:val="20"/>
                <w:szCs w:val="20"/>
              </w:rPr>
              <w:t xml:space="preserve"> </w:t>
            </w:r>
            <w:r w:rsidRPr="00C10037">
              <w:rPr>
                <w:sz w:val="20"/>
                <w:szCs w:val="20"/>
              </w:rPr>
              <w:t>dans le référentiel.</w:t>
            </w:r>
          </w:p>
        </w:tc>
      </w:tr>
      <w:tr w:rsidR="00114515" w:rsidRPr="00C10037" w:rsidTr="00000651">
        <w:tc>
          <w:tcPr>
            <w:tcW w:w="1560" w:type="dxa"/>
          </w:tcPr>
          <w:p w:rsidR="00114515" w:rsidRPr="00C10037" w:rsidRDefault="00114515" w:rsidP="00000651">
            <w:pPr>
              <w:rPr>
                <w:sz w:val="20"/>
                <w:szCs w:val="20"/>
              </w:rPr>
            </w:pPr>
            <w:r w:rsidRPr="00C10037">
              <w:rPr>
                <w:sz w:val="20"/>
                <w:szCs w:val="20"/>
              </w:rPr>
              <w:t>Contrepartie</w:t>
            </w:r>
          </w:p>
        </w:tc>
        <w:tc>
          <w:tcPr>
            <w:tcW w:w="1559" w:type="dxa"/>
          </w:tcPr>
          <w:p w:rsidR="00114515" w:rsidRPr="00C10037" w:rsidRDefault="00114515" w:rsidP="00000651">
            <w:pPr>
              <w:rPr>
                <w:sz w:val="20"/>
                <w:szCs w:val="20"/>
              </w:rPr>
            </w:pPr>
            <w:r w:rsidRPr="00C10037">
              <w:rPr>
                <w:sz w:val="20"/>
                <w:szCs w:val="20"/>
              </w:rPr>
              <w:t>Contrepartie</w:t>
            </w:r>
          </w:p>
        </w:tc>
        <w:tc>
          <w:tcPr>
            <w:tcW w:w="1559" w:type="dxa"/>
          </w:tcPr>
          <w:p w:rsidR="00114515" w:rsidRPr="00C10037" w:rsidRDefault="00114515" w:rsidP="00000651">
            <w:pPr>
              <w:rPr>
                <w:sz w:val="20"/>
                <w:szCs w:val="20"/>
              </w:rPr>
            </w:pPr>
            <w:r w:rsidRPr="00C10037">
              <w:rPr>
                <w:sz w:val="20"/>
                <w:szCs w:val="20"/>
              </w:rPr>
              <w:t>Contrepartie</w:t>
            </w:r>
          </w:p>
        </w:tc>
        <w:tc>
          <w:tcPr>
            <w:tcW w:w="1701" w:type="dxa"/>
          </w:tcPr>
          <w:p w:rsidR="00114515" w:rsidRPr="00C10037" w:rsidRDefault="00114515" w:rsidP="00000651">
            <w:pPr>
              <w:rPr>
                <w:sz w:val="20"/>
                <w:szCs w:val="20"/>
              </w:rPr>
            </w:pPr>
            <w:r w:rsidRPr="00C10037">
              <w:rPr>
                <w:sz w:val="20"/>
                <w:szCs w:val="20"/>
              </w:rPr>
              <w:t>optionnelle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r w:rsidRPr="00C10037">
              <w:rPr>
                <w:sz w:val="20"/>
                <w:szCs w:val="20"/>
              </w:rPr>
              <w:t>Les Contreparties définies dans le référentiel.</w:t>
            </w:r>
          </w:p>
        </w:tc>
      </w:tr>
      <w:tr w:rsidR="00625477" w:rsidRPr="00C10037" w:rsidTr="00000651">
        <w:tc>
          <w:tcPr>
            <w:tcW w:w="1560" w:type="dxa"/>
          </w:tcPr>
          <w:p w:rsidR="00625477" w:rsidRPr="00C10037" w:rsidRDefault="00AB4F58" w:rsidP="00000651">
            <w:pPr>
              <w:rPr>
                <w:sz w:val="20"/>
                <w:szCs w:val="20"/>
              </w:rPr>
            </w:pPr>
            <w:r w:rsidRPr="00C10037">
              <w:rPr>
                <w:sz w:val="20"/>
                <w:szCs w:val="20"/>
              </w:rPr>
              <w:t>Agent payeur</w:t>
            </w:r>
          </w:p>
        </w:tc>
        <w:tc>
          <w:tcPr>
            <w:tcW w:w="1559" w:type="dxa"/>
          </w:tcPr>
          <w:p w:rsidR="00625477" w:rsidRPr="00C10037" w:rsidRDefault="00AB4F58" w:rsidP="00000651">
            <w:pPr>
              <w:rPr>
                <w:sz w:val="20"/>
                <w:szCs w:val="20"/>
              </w:rPr>
            </w:pPr>
            <w:r w:rsidRPr="00C10037">
              <w:rPr>
                <w:sz w:val="20"/>
                <w:szCs w:val="20"/>
              </w:rPr>
              <w:t>Agent payeur</w:t>
            </w:r>
          </w:p>
        </w:tc>
        <w:tc>
          <w:tcPr>
            <w:tcW w:w="1559" w:type="dxa"/>
          </w:tcPr>
          <w:p w:rsidR="00625477" w:rsidRPr="00C10037" w:rsidRDefault="00AB4F58" w:rsidP="00000651">
            <w:pPr>
              <w:rPr>
                <w:sz w:val="20"/>
                <w:szCs w:val="20"/>
              </w:rPr>
            </w:pPr>
            <w:r w:rsidRPr="00C10037">
              <w:rPr>
                <w:sz w:val="20"/>
                <w:szCs w:val="20"/>
              </w:rPr>
              <w:t>Agent payeur</w:t>
            </w:r>
          </w:p>
        </w:tc>
        <w:tc>
          <w:tcPr>
            <w:tcW w:w="1701" w:type="dxa"/>
          </w:tcPr>
          <w:p w:rsidR="00625477" w:rsidRPr="00C10037" w:rsidRDefault="00625477" w:rsidP="00000651">
            <w:pPr>
              <w:rPr>
                <w:sz w:val="20"/>
                <w:szCs w:val="20"/>
              </w:rPr>
            </w:pPr>
            <w:r w:rsidRPr="00C10037">
              <w:rPr>
                <w:sz w:val="20"/>
                <w:szCs w:val="20"/>
              </w:rPr>
              <w:t>optionnelle</w:t>
            </w:r>
          </w:p>
        </w:tc>
        <w:tc>
          <w:tcPr>
            <w:tcW w:w="993" w:type="dxa"/>
          </w:tcPr>
          <w:p w:rsidR="00625477" w:rsidRPr="00C10037" w:rsidRDefault="00625477" w:rsidP="00000651">
            <w:pPr>
              <w:rPr>
                <w:sz w:val="20"/>
                <w:szCs w:val="20"/>
              </w:rPr>
            </w:pPr>
          </w:p>
        </w:tc>
        <w:tc>
          <w:tcPr>
            <w:tcW w:w="2236" w:type="dxa"/>
          </w:tcPr>
          <w:p w:rsidR="00625477" w:rsidRPr="00C10037" w:rsidRDefault="00625477" w:rsidP="00AB4F58">
            <w:pPr>
              <w:rPr>
                <w:sz w:val="20"/>
                <w:szCs w:val="20"/>
              </w:rPr>
            </w:pPr>
            <w:r w:rsidRPr="00C10037">
              <w:rPr>
                <w:sz w:val="20"/>
                <w:szCs w:val="20"/>
              </w:rPr>
              <w:t xml:space="preserve">Les </w:t>
            </w:r>
            <w:r w:rsidR="00AB4F58" w:rsidRPr="00C10037">
              <w:rPr>
                <w:sz w:val="20"/>
                <w:szCs w:val="20"/>
              </w:rPr>
              <w:t>agents payeur</w:t>
            </w:r>
            <w:r w:rsidRPr="00C10037">
              <w:rPr>
                <w:sz w:val="20"/>
                <w:szCs w:val="20"/>
              </w:rPr>
              <w:t xml:space="preserve"> définis dans le référentiel.</w:t>
            </w:r>
          </w:p>
        </w:tc>
      </w:tr>
      <w:tr w:rsidR="00342BE2" w:rsidRPr="00C10037" w:rsidTr="00000651">
        <w:tc>
          <w:tcPr>
            <w:tcW w:w="1560" w:type="dxa"/>
          </w:tcPr>
          <w:p w:rsidR="00342BE2" w:rsidRPr="00C10037" w:rsidRDefault="00342BE2" w:rsidP="00000651">
            <w:pPr>
              <w:rPr>
                <w:sz w:val="20"/>
                <w:szCs w:val="20"/>
              </w:rPr>
            </w:pPr>
            <w:r w:rsidRPr="00C10037">
              <w:rPr>
                <w:sz w:val="20"/>
                <w:szCs w:val="20"/>
              </w:rPr>
              <w:t>Nature de position</w:t>
            </w:r>
          </w:p>
        </w:tc>
        <w:tc>
          <w:tcPr>
            <w:tcW w:w="1559" w:type="dxa"/>
          </w:tcPr>
          <w:p w:rsidR="00342BE2" w:rsidRPr="00C10037" w:rsidRDefault="00342BE2" w:rsidP="00000651">
            <w:pPr>
              <w:rPr>
                <w:sz w:val="20"/>
                <w:szCs w:val="20"/>
              </w:rPr>
            </w:pPr>
            <w:r w:rsidRPr="00C10037">
              <w:rPr>
                <w:sz w:val="20"/>
                <w:szCs w:val="20"/>
              </w:rPr>
              <w:t>Nature de Position</w:t>
            </w:r>
          </w:p>
        </w:tc>
        <w:tc>
          <w:tcPr>
            <w:tcW w:w="1559" w:type="dxa"/>
          </w:tcPr>
          <w:p w:rsidR="00342BE2" w:rsidRPr="00C10037" w:rsidRDefault="00342BE2" w:rsidP="00000651">
            <w:pPr>
              <w:rPr>
                <w:sz w:val="20"/>
                <w:szCs w:val="20"/>
              </w:rPr>
            </w:pPr>
            <w:r w:rsidRPr="00C10037">
              <w:rPr>
                <w:sz w:val="20"/>
                <w:szCs w:val="20"/>
              </w:rPr>
              <w:t xml:space="preserve">Enumération </w:t>
            </w:r>
          </w:p>
        </w:tc>
        <w:tc>
          <w:tcPr>
            <w:tcW w:w="1701" w:type="dxa"/>
          </w:tcPr>
          <w:p w:rsidR="00342BE2" w:rsidRPr="00C10037" w:rsidRDefault="00342BE2" w:rsidP="00000651">
            <w:pPr>
              <w:rPr>
                <w:sz w:val="20"/>
                <w:szCs w:val="20"/>
              </w:rPr>
            </w:pPr>
            <w:r w:rsidRPr="00C10037">
              <w:rPr>
                <w:sz w:val="20"/>
                <w:szCs w:val="20"/>
              </w:rPr>
              <w:t>optionnelle</w:t>
            </w:r>
          </w:p>
        </w:tc>
        <w:tc>
          <w:tcPr>
            <w:tcW w:w="993" w:type="dxa"/>
          </w:tcPr>
          <w:p w:rsidR="00342BE2" w:rsidRPr="00C10037" w:rsidRDefault="00342BE2" w:rsidP="00000651">
            <w:pPr>
              <w:rPr>
                <w:sz w:val="20"/>
                <w:szCs w:val="20"/>
              </w:rPr>
            </w:pPr>
          </w:p>
        </w:tc>
        <w:tc>
          <w:tcPr>
            <w:tcW w:w="2236" w:type="dxa"/>
          </w:tcPr>
          <w:p w:rsidR="00342BE2" w:rsidRPr="00C10037" w:rsidRDefault="00342BE2" w:rsidP="00342BE2">
            <w:pPr>
              <w:rPr>
                <w:sz w:val="20"/>
                <w:szCs w:val="20"/>
              </w:rPr>
            </w:pPr>
            <w:r w:rsidRPr="00C10037">
              <w:rPr>
                <w:sz w:val="20"/>
                <w:szCs w:val="20"/>
              </w:rPr>
              <w:t>Les Natures de Position définies dans le référentiel.</w:t>
            </w:r>
          </w:p>
        </w:tc>
      </w:tr>
      <w:tr w:rsidR="004320B2" w:rsidRPr="00C10037" w:rsidTr="00000651">
        <w:tc>
          <w:tcPr>
            <w:tcW w:w="1560" w:type="dxa"/>
          </w:tcPr>
          <w:p w:rsidR="004320B2" w:rsidRPr="00C10037" w:rsidRDefault="004320B2" w:rsidP="00000651">
            <w:pPr>
              <w:rPr>
                <w:sz w:val="20"/>
                <w:szCs w:val="20"/>
              </w:rPr>
            </w:pPr>
            <w:r w:rsidRPr="00C10037">
              <w:rPr>
                <w:sz w:val="20"/>
                <w:szCs w:val="20"/>
              </w:rPr>
              <w:t>PM référence</w:t>
            </w:r>
          </w:p>
        </w:tc>
        <w:tc>
          <w:tcPr>
            <w:tcW w:w="1559" w:type="dxa"/>
          </w:tcPr>
          <w:p w:rsidR="004320B2" w:rsidRPr="00C10037" w:rsidRDefault="004320B2" w:rsidP="00000651">
            <w:pPr>
              <w:rPr>
                <w:sz w:val="20"/>
                <w:szCs w:val="20"/>
              </w:rPr>
            </w:pPr>
            <w:r w:rsidRPr="00C10037">
              <w:rPr>
                <w:sz w:val="20"/>
                <w:szCs w:val="20"/>
              </w:rPr>
              <w:t>Référence du mouvement</w:t>
            </w:r>
          </w:p>
        </w:tc>
        <w:tc>
          <w:tcPr>
            <w:tcW w:w="1559" w:type="dxa"/>
          </w:tcPr>
          <w:p w:rsidR="004320B2" w:rsidRPr="00C10037" w:rsidRDefault="004320B2" w:rsidP="00000651">
            <w:pPr>
              <w:rPr>
                <w:sz w:val="20"/>
                <w:szCs w:val="20"/>
              </w:rPr>
            </w:pPr>
            <w:r w:rsidRPr="00C10037">
              <w:rPr>
                <w:sz w:val="20"/>
                <w:szCs w:val="20"/>
              </w:rPr>
              <w:t>Alphanumérique</w:t>
            </w:r>
          </w:p>
        </w:tc>
        <w:tc>
          <w:tcPr>
            <w:tcW w:w="1701" w:type="dxa"/>
          </w:tcPr>
          <w:p w:rsidR="004320B2" w:rsidRPr="00C10037" w:rsidRDefault="004320B2" w:rsidP="00000651">
            <w:pPr>
              <w:rPr>
                <w:sz w:val="20"/>
                <w:szCs w:val="20"/>
              </w:rPr>
            </w:pPr>
            <w:r w:rsidRPr="00C10037">
              <w:rPr>
                <w:sz w:val="20"/>
                <w:szCs w:val="20"/>
              </w:rPr>
              <w:t>optionnelle</w:t>
            </w:r>
          </w:p>
        </w:tc>
        <w:tc>
          <w:tcPr>
            <w:tcW w:w="993" w:type="dxa"/>
          </w:tcPr>
          <w:p w:rsidR="004320B2" w:rsidRPr="00C10037" w:rsidRDefault="004320B2" w:rsidP="00000651">
            <w:pPr>
              <w:rPr>
                <w:sz w:val="20"/>
                <w:szCs w:val="20"/>
              </w:rPr>
            </w:pPr>
          </w:p>
        </w:tc>
        <w:tc>
          <w:tcPr>
            <w:tcW w:w="2236" w:type="dxa"/>
          </w:tcPr>
          <w:p w:rsidR="004320B2" w:rsidRPr="00C10037" w:rsidRDefault="004320B2" w:rsidP="00342BE2">
            <w:pPr>
              <w:rPr>
                <w:sz w:val="20"/>
                <w:szCs w:val="20"/>
              </w:rPr>
            </w:pPr>
          </w:p>
        </w:tc>
      </w:tr>
      <w:tr w:rsidR="009632FA" w:rsidRPr="00C10037" w:rsidTr="006D0A3C">
        <w:tc>
          <w:tcPr>
            <w:tcW w:w="1560" w:type="dxa"/>
            <w:shd w:val="clear" w:color="auto" w:fill="D9D9D9" w:themeFill="background1" w:themeFillShade="D9"/>
          </w:tcPr>
          <w:p w:rsidR="009632FA" w:rsidRPr="004325ED" w:rsidRDefault="009632FA" w:rsidP="006D0A3C">
            <w:pPr>
              <w:jc w:val="center"/>
              <w:rPr>
                <w:b/>
                <w:bCs/>
              </w:rPr>
            </w:pPr>
            <w:r w:rsidRPr="004325ED">
              <w:rPr>
                <w:b/>
                <w:bCs/>
              </w:rPr>
              <w:lastRenderedPageBreak/>
              <w:t>Champ</w:t>
            </w:r>
          </w:p>
        </w:tc>
        <w:tc>
          <w:tcPr>
            <w:tcW w:w="1559" w:type="dxa"/>
            <w:shd w:val="clear" w:color="auto" w:fill="D9D9D9" w:themeFill="background1" w:themeFillShade="D9"/>
          </w:tcPr>
          <w:p w:rsidR="009632FA" w:rsidRPr="004325ED" w:rsidRDefault="009632FA" w:rsidP="006D0A3C">
            <w:pPr>
              <w:jc w:val="center"/>
              <w:rPr>
                <w:b/>
                <w:bCs/>
              </w:rPr>
            </w:pPr>
            <w:r w:rsidRPr="004325ED">
              <w:rPr>
                <w:b/>
                <w:bCs/>
              </w:rPr>
              <w:t>Etiquette</w:t>
            </w:r>
          </w:p>
        </w:tc>
        <w:tc>
          <w:tcPr>
            <w:tcW w:w="1559" w:type="dxa"/>
            <w:shd w:val="clear" w:color="auto" w:fill="D9D9D9" w:themeFill="background1" w:themeFillShade="D9"/>
          </w:tcPr>
          <w:p w:rsidR="009632FA" w:rsidRPr="004325ED" w:rsidRDefault="009632FA" w:rsidP="006D0A3C">
            <w:pPr>
              <w:jc w:val="center"/>
              <w:rPr>
                <w:b/>
                <w:bCs/>
              </w:rPr>
            </w:pPr>
            <w:r w:rsidRPr="004325ED">
              <w:rPr>
                <w:b/>
                <w:bCs/>
              </w:rPr>
              <w:t>Type de champ</w:t>
            </w:r>
          </w:p>
        </w:tc>
        <w:tc>
          <w:tcPr>
            <w:tcW w:w="1701" w:type="dxa"/>
            <w:shd w:val="clear" w:color="auto" w:fill="D9D9D9" w:themeFill="background1" w:themeFillShade="D9"/>
          </w:tcPr>
          <w:p w:rsidR="009632FA" w:rsidRPr="004325ED" w:rsidRDefault="009632FA" w:rsidP="006D0A3C">
            <w:pPr>
              <w:jc w:val="center"/>
              <w:rPr>
                <w:b/>
                <w:bCs/>
              </w:rPr>
            </w:pPr>
            <w:r w:rsidRPr="004325ED">
              <w:rPr>
                <w:b/>
                <w:bCs/>
              </w:rPr>
              <w:t>Type de donnée manipulée</w:t>
            </w:r>
          </w:p>
        </w:tc>
        <w:tc>
          <w:tcPr>
            <w:tcW w:w="993" w:type="dxa"/>
            <w:shd w:val="clear" w:color="auto" w:fill="D9D9D9" w:themeFill="background1" w:themeFillShade="D9"/>
          </w:tcPr>
          <w:p w:rsidR="009632FA" w:rsidRPr="004325ED" w:rsidRDefault="009632FA" w:rsidP="006D0A3C">
            <w:pPr>
              <w:jc w:val="center"/>
              <w:rPr>
                <w:b/>
                <w:bCs/>
              </w:rPr>
            </w:pPr>
            <w:r w:rsidRPr="004325ED">
              <w:rPr>
                <w:b/>
                <w:bCs/>
              </w:rPr>
              <w:t>Taille</w:t>
            </w:r>
          </w:p>
        </w:tc>
        <w:tc>
          <w:tcPr>
            <w:tcW w:w="2236" w:type="dxa"/>
            <w:shd w:val="clear" w:color="auto" w:fill="D9D9D9" w:themeFill="background1" w:themeFillShade="D9"/>
          </w:tcPr>
          <w:p w:rsidR="009632FA" w:rsidRPr="004325ED" w:rsidRDefault="009632FA" w:rsidP="006D0A3C">
            <w:pPr>
              <w:jc w:val="center"/>
              <w:rPr>
                <w:b/>
                <w:bCs/>
              </w:rPr>
            </w:pPr>
            <w:r w:rsidRPr="004325ED">
              <w:rPr>
                <w:b/>
                <w:bCs/>
              </w:rPr>
              <w:t>Description &amp; valeurs possibles</w:t>
            </w:r>
          </w:p>
        </w:tc>
      </w:tr>
      <w:tr w:rsidR="00642AB4" w:rsidRPr="00C10037" w:rsidTr="00000651">
        <w:tc>
          <w:tcPr>
            <w:tcW w:w="9608" w:type="dxa"/>
            <w:gridSpan w:val="6"/>
          </w:tcPr>
          <w:p w:rsidR="00642AB4" w:rsidRPr="00C10037" w:rsidRDefault="00642AB4" w:rsidP="00642AB4">
            <w:pPr>
              <w:rPr>
                <w:b/>
                <w:sz w:val="20"/>
                <w:szCs w:val="20"/>
              </w:rPr>
            </w:pPr>
            <w:r w:rsidRPr="00C10037">
              <w:rPr>
                <w:b/>
                <w:sz w:val="20"/>
                <w:szCs w:val="20"/>
              </w:rPr>
              <w:t xml:space="preserve">Cliquer sur l’onglet paiement titre pour saisir les données du paiement titre </w:t>
            </w:r>
          </w:p>
        </w:tc>
      </w:tr>
      <w:tr w:rsidR="001400D6" w:rsidRPr="00C10037" w:rsidTr="00000651">
        <w:tc>
          <w:tcPr>
            <w:tcW w:w="1560" w:type="dxa"/>
          </w:tcPr>
          <w:p w:rsidR="001400D6" w:rsidRPr="00C10037" w:rsidRDefault="001400D6" w:rsidP="00000651">
            <w:pPr>
              <w:rPr>
                <w:sz w:val="20"/>
                <w:szCs w:val="20"/>
              </w:rPr>
            </w:pPr>
            <w:r w:rsidRPr="00C10037">
              <w:rPr>
                <w:sz w:val="20"/>
                <w:szCs w:val="20"/>
              </w:rPr>
              <w:t>Type d’impact</w:t>
            </w:r>
          </w:p>
        </w:tc>
        <w:tc>
          <w:tcPr>
            <w:tcW w:w="1559" w:type="dxa"/>
          </w:tcPr>
          <w:p w:rsidR="001400D6" w:rsidRPr="00C10037" w:rsidRDefault="001400D6" w:rsidP="00000651">
            <w:pPr>
              <w:rPr>
                <w:sz w:val="20"/>
                <w:szCs w:val="20"/>
              </w:rPr>
            </w:pPr>
            <w:r w:rsidRPr="00C10037">
              <w:rPr>
                <w:sz w:val="20"/>
                <w:szCs w:val="20"/>
              </w:rPr>
              <w:t>Sens de l’impact</w:t>
            </w:r>
          </w:p>
        </w:tc>
        <w:tc>
          <w:tcPr>
            <w:tcW w:w="1559" w:type="dxa"/>
          </w:tcPr>
          <w:p w:rsidR="001400D6" w:rsidRPr="00C10037" w:rsidRDefault="003714FE" w:rsidP="00000651">
            <w:pPr>
              <w:rPr>
                <w:sz w:val="20"/>
                <w:szCs w:val="20"/>
              </w:rPr>
            </w:pPr>
            <w:r w:rsidRPr="00C10037">
              <w:rPr>
                <w:sz w:val="20"/>
                <w:szCs w:val="20"/>
              </w:rPr>
              <w:t xml:space="preserve">Enumération </w:t>
            </w:r>
          </w:p>
        </w:tc>
        <w:tc>
          <w:tcPr>
            <w:tcW w:w="1701" w:type="dxa"/>
          </w:tcPr>
          <w:p w:rsidR="001400D6" w:rsidRPr="00C10037" w:rsidRDefault="003714FE" w:rsidP="00000651">
            <w:pPr>
              <w:rPr>
                <w:sz w:val="20"/>
                <w:szCs w:val="20"/>
              </w:rPr>
            </w:pPr>
            <w:r w:rsidRPr="00C10037">
              <w:rPr>
                <w:sz w:val="20"/>
                <w:szCs w:val="20"/>
              </w:rPr>
              <w:t>Obligatoire</w:t>
            </w:r>
          </w:p>
        </w:tc>
        <w:tc>
          <w:tcPr>
            <w:tcW w:w="993" w:type="dxa"/>
          </w:tcPr>
          <w:p w:rsidR="001400D6" w:rsidRPr="00C10037" w:rsidRDefault="001400D6" w:rsidP="00000651">
            <w:pPr>
              <w:rPr>
                <w:sz w:val="20"/>
                <w:szCs w:val="20"/>
              </w:rPr>
            </w:pPr>
          </w:p>
        </w:tc>
        <w:tc>
          <w:tcPr>
            <w:tcW w:w="2236" w:type="dxa"/>
          </w:tcPr>
          <w:p w:rsidR="001400D6" w:rsidRPr="00C10037" w:rsidRDefault="00C10037" w:rsidP="00000651">
            <w:pPr>
              <w:rPr>
                <w:sz w:val="20"/>
                <w:szCs w:val="20"/>
              </w:rPr>
            </w:pPr>
            <w:r w:rsidRPr="00C10037">
              <w:rPr>
                <w:sz w:val="20"/>
                <w:szCs w:val="20"/>
              </w:rPr>
              <w:t>Crédit</w:t>
            </w:r>
          </w:p>
          <w:p w:rsidR="00C10037" w:rsidRPr="00C10037" w:rsidRDefault="00C10037" w:rsidP="00000651">
            <w:pPr>
              <w:rPr>
                <w:sz w:val="20"/>
                <w:szCs w:val="20"/>
              </w:rPr>
            </w:pPr>
            <w:r w:rsidRPr="00C10037">
              <w:rPr>
                <w:sz w:val="20"/>
                <w:szCs w:val="20"/>
              </w:rPr>
              <w:t>Dédit</w:t>
            </w:r>
          </w:p>
        </w:tc>
      </w:tr>
      <w:tr w:rsidR="004320B2" w:rsidRPr="00C10037" w:rsidTr="00000651">
        <w:tc>
          <w:tcPr>
            <w:tcW w:w="1560" w:type="dxa"/>
          </w:tcPr>
          <w:p w:rsidR="004320B2" w:rsidRPr="00C10037" w:rsidRDefault="00355B80" w:rsidP="00000651">
            <w:pPr>
              <w:rPr>
                <w:sz w:val="20"/>
                <w:szCs w:val="20"/>
              </w:rPr>
            </w:pPr>
            <w:r w:rsidRPr="00C10037">
              <w:rPr>
                <w:sz w:val="20"/>
                <w:szCs w:val="20"/>
              </w:rPr>
              <w:t xml:space="preserve">Quantité </w:t>
            </w:r>
          </w:p>
        </w:tc>
        <w:tc>
          <w:tcPr>
            <w:tcW w:w="1559" w:type="dxa"/>
          </w:tcPr>
          <w:p w:rsidR="004320B2" w:rsidRPr="00C10037" w:rsidRDefault="00355B80" w:rsidP="00000651">
            <w:pPr>
              <w:rPr>
                <w:sz w:val="20"/>
                <w:szCs w:val="20"/>
              </w:rPr>
            </w:pPr>
            <w:r w:rsidRPr="00C10037">
              <w:rPr>
                <w:sz w:val="20"/>
                <w:szCs w:val="20"/>
              </w:rPr>
              <w:t>Quantité reçue</w:t>
            </w:r>
          </w:p>
        </w:tc>
        <w:tc>
          <w:tcPr>
            <w:tcW w:w="1559" w:type="dxa"/>
          </w:tcPr>
          <w:p w:rsidR="004320B2" w:rsidRPr="00C10037" w:rsidRDefault="00974226" w:rsidP="00000651">
            <w:pPr>
              <w:rPr>
                <w:sz w:val="20"/>
                <w:szCs w:val="20"/>
              </w:rPr>
            </w:pPr>
            <w:r>
              <w:rPr>
                <w:sz w:val="20"/>
                <w:szCs w:val="20"/>
              </w:rPr>
              <w:t>Chiffre</w:t>
            </w:r>
          </w:p>
        </w:tc>
        <w:tc>
          <w:tcPr>
            <w:tcW w:w="1701" w:type="dxa"/>
          </w:tcPr>
          <w:p w:rsidR="004320B2" w:rsidRPr="00C10037" w:rsidRDefault="00355B80" w:rsidP="00000651">
            <w:pPr>
              <w:rPr>
                <w:sz w:val="20"/>
                <w:szCs w:val="20"/>
              </w:rPr>
            </w:pPr>
            <w:r w:rsidRPr="00C10037">
              <w:rPr>
                <w:sz w:val="20"/>
                <w:szCs w:val="20"/>
              </w:rPr>
              <w:t>obligatoire</w:t>
            </w:r>
          </w:p>
        </w:tc>
        <w:tc>
          <w:tcPr>
            <w:tcW w:w="993" w:type="dxa"/>
          </w:tcPr>
          <w:p w:rsidR="004320B2" w:rsidRPr="00C10037" w:rsidRDefault="004320B2" w:rsidP="00000651">
            <w:pPr>
              <w:rPr>
                <w:sz w:val="20"/>
                <w:szCs w:val="20"/>
              </w:rPr>
            </w:pPr>
          </w:p>
        </w:tc>
        <w:tc>
          <w:tcPr>
            <w:tcW w:w="2236" w:type="dxa"/>
          </w:tcPr>
          <w:p w:rsidR="004320B2" w:rsidRPr="00C10037" w:rsidRDefault="004320B2" w:rsidP="00000651">
            <w:pPr>
              <w:rPr>
                <w:sz w:val="20"/>
                <w:szCs w:val="20"/>
              </w:rPr>
            </w:pPr>
          </w:p>
        </w:tc>
      </w:tr>
      <w:tr w:rsidR="00114515" w:rsidRPr="00C10037" w:rsidTr="00000651">
        <w:tc>
          <w:tcPr>
            <w:tcW w:w="1560" w:type="dxa"/>
          </w:tcPr>
          <w:p w:rsidR="00114515" w:rsidRPr="00C10037" w:rsidRDefault="004320B2" w:rsidP="00355B80">
            <w:pPr>
              <w:rPr>
                <w:sz w:val="20"/>
                <w:szCs w:val="20"/>
              </w:rPr>
            </w:pPr>
            <w:r w:rsidRPr="00C10037">
              <w:rPr>
                <w:sz w:val="20"/>
                <w:szCs w:val="20"/>
              </w:rPr>
              <w:t xml:space="preserve">Type de quantité </w:t>
            </w:r>
          </w:p>
        </w:tc>
        <w:tc>
          <w:tcPr>
            <w:tcW w:w="1559" w:type="dxa"/>
          </w:tcPr>
          <w:p w:rsidR="00114515" w:rsidRPr="00C10037" w:rsidRDefault="00355B80" w:rsidP="00000651">
            <w:pPr>
              <w:rPr>
                <w:sz w:val="20"/>
                <w:szCs w:val="20"/>
              </w:rPr>
            </w:pPr>
            <w:r w:rsidRPr="00C10037">
              <w:rPr>
                <w:sz w:val="20"/>
                <w:szCs w:val="20"/>
              </w:rPr>
              <w:t>Type de quantité</w:t>
            </w:r>
          </w:p>
        </w:tc>
        <w:tc>
          <w:tcPr>
            <w:tcW w:w="1559" w:type="dxa"/>
          </w:tcPr>
          <w:p w:rsidR="00114515" w:rsidRPr="00C10037" w:rsidRDefault="00355B80" w:rsidP="00000651">
            <w:pPr>
              <w:rPr>
                <w:sz w:val="20"/>
                <w:szCs w:val="20"/>
              </w:rPr>
            </w:pPr>
            <w:r w:rsidRPr="00C10037">
              <w:rPr>
                <w:sz w:val="20"/>
                <w:szCs w:val="20"/>
              </w:rPr>
              <w:t xml:space="preserve">Enumération </w:t>
            </w:r>
          </w:p>
        </w:tc>
        <w:tc>
          <w:tcPr>
            <w:tcW w:w="1701" w:type="dxa"/>
          </w:tcPr>
          <w:p w:rsidR="00114515" w:rsidRPr="00C10037" w:rsidRDefault="00355B80"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355B80" w:rsidRPr="00C10037" w:rsidRDefault="00355B80" w:rsidP="00000651">
            <w:pPr>
              <w:rPr>
                <w:sz w:val="20"/>
                <w:szCs w:val="20"/>
              </w:rPr>
            </w:pPr>
            <w:r w:rsidRPr="00C10037">
              <w:rPr>
                <w:sz w:val="20"/>
                <w:szCs w:val="20"/>
              </w:rPr>
              <w:t>UNIT</w:t>
            </w:r>
          </w:p>
          <w:p w:rsidR="00114515" w:rsidRPr="00C10037" w:rsidRDefault="00355B80" w:rsidP="00000651">
            <w:pPr>
              <w:rPr>
                <w:sz w:val="20"/>
                <w:szCs w:val="20"/>
              </w:rPr>
            </w:pPr>
            <w:r w:rsidRPr="00C10037">
              <w:rPr>
                <w:sz w:val="20"/>
                <w:szCs w:val="20"/>
              </w:rPr>
              <w:t xml:space="preserve"> FAMT</w:t>
            </w:r>
          </w:p>
        </w:tc>
      </w:tr>
      <w:tr w:rsidR="001400D6" w:rsidRPr="00C10037" w:rsidTr="00000651">
        <w:tc>
          <w:tcPr>
            <w:tcW w:w="1560" w:type="dxa"/>
          </w:tcPr>
          <w:p w:rsidR="001400D6" w:rsidRPr="00C10037" w:rsidRDefault="001400D6" w:rsidP="00000651">
            <w:pPr>
              <w:rPr>
                <w:sz w:val="20"/>
                <w:szCs w:val="20"/>
              </w:rPr>
            </w:pPr>
            <w:r w:rsidRPr="00C10037">
              <w:rPr>
                <w:sz w:val="20"/>
                <w:szCs w:val="20"/>
              </w:rPr>
              <w:t>Titre</w:t>
            </w:r>
          </w:p>
        </w:tc>
        <w:tc>
          <w:tcPr>
            <w:tcW w:w="1559" w:type="dxa"/>
          </w:tcPr>
          <w:p w:rsidR="001400D6" w:rsidRPr="00C10037" w:rsidRDefault="001400D6" w:rsidP="00000651">
            <w:pPr>
              <w:rPr>
                <w:sz w:val="20"/>
                <w:szCs w:val="20"/>
              </w:rPr>
            </w:pPr>
            <w:r w:rsidRPr="00C10037">
              <w:rPr>
                <w:sz w:val="20"/>
                <w:szCs w:val="20"/>
              </w:rPr>
              <w:t>Titre</w:t>
            </w:r>
          </w:p>
        </w:tc>
        <w:tc>
          <w:tcPr>
            <w:tcW w:w="1559" w:type="dxa"/>
          </w:tcPr>
          <w:p w:rsidR="001400D6" w:rsidRPr="00C10037" w:rsidRDefault="001400D6" w:rsidP="00000651">
            <w:pPr>
              <w:rPr>
                <w:sz w:val="20"/>
                <w:szCs w:val="20"/>
              </w:rPr>
            </w:pPr>
            <w:r w:rsidRPr="00C10037">
              <w:rPr>
                <w:sz w:val="20"/>
                <w:szCs w:val="20"/>
              </w:rPr>
              <w:t>Titres</w:t>
            </w:r>
          </w:p>
        </w:tc>
        <w:tc>
          <w:tcPr>
            <w:tcW w:w="1701" w:type="dxa"/>
          </w:tcPr>
          <w:p w:rsidR="001400D6" w:rsidRPr="00C10037" w:rsidRDefault="001400D6" w:rsidP="00000651">
            <w:pPr>
              <w:rPr>
                <w:sz w:val="20"/>
                <w:szCs w:val="20"/>
              </w:rPr>
            </w:pPr>
            <w:r w:rsidRPr="00C10037">
              <w:rPr>
                <w:sz w:val="20"/>
                <w:szCs w:val="20"/>
              </w:rPr>
              <w:t>Obligatoire</w:t>
            </w:r>
          </w:p>
        </w:tc>
        <w:tc>
          <w:tcPr>
            <w:tcW w:w="993" w:type="dxa"/>
          </w:tcPr>
          <w:p w:rsidR="001400D6" w:rsidRPr="00C10037" w:rsidRDefault="001400D6" w:rsidP="00000651">
            <w:pPr>
              <w:rPr>
                <w:sz w:val="20"/>
                <w:szCs w:val="20"/>
              </w:rPr>
            </w:pPr>
          </w:p>
        </w:tc>
        <w:tc>
          <w:tcPr>
            <w:tcW w:w="2236" w:type="dxa"/>
          </w:tcPr>
          <w:p w:rsidR="001400D6" w:rsidRPr="00C10037" w:rsidRDefault="001400D6" w:rsidP="001400D6">
            <w:pPr>
              <w:rPr>
                <w:sz w:val="20"/>
                <w:szCs w:val="20"/>
              </w:rPr>
            </w:pPr>
            <w:r w:rsidRPr="00C10037">
              <w:rPr>
                <w:sz w:val="20"/>
                <w:szCs w:val="20"/>
              </w:rPr>
              <w:t>Les titres définis dans le référentiel.</w:t>
            </w:r>
          </w:p>
        </w:tc>
      </w:tr>
      <w:tr w:rsidR="00114515" w:rsidRPr="00C10037" w:rsidTr="00000651">
        <w:tc>
          <w:tcPr>
            <w:tcW w:w="1560" w:type="dxa"/>
          </w:tcPr>
          <w:p w:rsidR="00114515" w:rsidRPr="00C10037" w:rsidRDefault="001400D6" w:rsidP="00000651">
            <w:pPr>
              <w:rPr>
                <w:sz w:val="20"/>
                <w:szCs w:val="20"/>
              </w:rPr>
            </w:pPr>
            <w:r w:rsidRPr="00C10037">
              <w:rPr>
                <w:sz w:val="20"/>
                <w:szCs w:val="20"/>
              </w:rPr>
              <w:t>Date valeur</w:t>
            </w:r>
          </w:p>
        </w:tc>
        <w:tc>
          <w:tcPr>
            <w:tcW w:w="1559" w:type="dxa"/>
          </w:tcPr>
          <w:p w:rsidR="00114515" w:rsidRPr="00C10037" w:rsidRDefault="00642AB4" w:rsidP="00000651">
            <w:pPr>
              <w:rPr>
                <w:sz w:val="20"/>
                <w:szCs w:val="20"/>
              </w:rPr>
            </w:pPr>
            <w:r w:rsidRPr="00C10037">
              <w:rPr>
                <w:sz w:val="20"/>
                <w:szCs w:val="20"/>
              </w:rPr>
              <w:t>Date de paiement</w:t>
            </w:r>
            <w:r w:rsidR="00114515" w:rsidRPr="00C10037">
              <w:rPr>
                <w:sz w:val="20"/>
                <w:szCs w:val="20"/>
              </w:rPr>
              <w:t xml:space="preserve"> </w:t>
            </w:r>
          </w:p>
        </w:tc>
        <w:tc>
          <w:tcPr>
            <w:tcW w:w="1559" w:type="dxa"/>
          </w:tcPr>
          <w:p w:rsidR="00114515" w:rsidRPr="00C10037" w:rsidRDefault="00642AB4" w:rsidP="00000651">
            <w:pPr>
              <w:rPr>
                <w:sz w:val="20"/>
                <w:szCs w:val="20"/>
              </w:rPr>
            </w:pPr>
            <w:r w:rsidRPr="00C10037">
              <w:rPr>
                <w:sz w:val="20"/>
                <w:szCs w:val="20"/>
              </w:rPr>
              <w:t>Date</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p>
        </w:tc>
      </w:tr>
      <w:tr w:rsidR="001400D6" w:rsidRPr="00C10037" w:rsidTr="00000651">
        <w:tc>
          <w:tcPr>
            <w:tcW w:w="1560" w:type="dxa"/>
          </w:tcPr>
          <w:p w:rsidR="001400D6" w:rsidRPr="00C10037" w:rsidRDefault="001400D6" w:rsidP="00000651">
            <w:pPr>
              <w:rPr>
                <w:sz w:val="20"/>
                <w:szCs w:val="20"/>
              </w:rPr>
            </w:pPr>
            <w:r w:rsidRPr="00C10037">
              <w:rPr>
                <w:sz w:val="20"/>
                <w:szCs w:val="20"/>
              </w:rPr>
              <w:t>Fraction origine</w:t>
            </w:r>
          </w:p>
        </w:tc>
        <w:tc>
          <w:tcPr>
            <w:tcW w:w="1559" w:type="dxa"/>
          </w:tcPr>
          <w:p w:rsidR="001400D6" w:rsidRPr="00C10037" w:rsidRDefault="001400D6" w:rsidP="00000651">
            <w:pPr>
              <w:rPr>
                <w:sz w:val="20"/>
                <w:szCs w:val="20"/>
              </w:rPr>
            </w:pPr>
            <w:r w:rsidRPr="00C10037">
              <w:rPr>
                <w:sz w:val="20"/>
                <w:szCs w:val="20"/>
              </w:rPr>
              <w:t>Paiement de fraction</w:t>
            </w:r>
          </w:p>
        </w:tc>
        <w:tc>
          <w:tcPr>
            <w:tcW w:w="1559" w:type="dxa"/>
          </w:tcPr>
          <w:p w:rsidR="001400D6" w:rsidRPr="00C10037" w:rsidRDefault="001400D6" w:rsidP="00000651">
            <w:pPr>
              <w:rPr>
                <w:sz w:val="20"/>
                <w:szCs w:val="20"/>
              </w:rPr>
            </w:pPr>
            <w:r w:rsidRPr="00C10037">
              <w:rPr>
                <w:sz w:val="20"/>
                <w:szCs w:val="20"/>
              </w:rPr>
              <w:t>Booléen</w:t>
            </w:r>
          </w:p>
        </w:tc>
        <w:tc>
          <w:tcPr>
            <w:tcW w:w="1701" w:type="dxa"/>
          </w:tcPr>
          <w:p w:rsidR="001400D6" w:rsidRPr="00C10037" w:rsidRDefault="001400D6" w:rsidP="00000651">
            <w:pPr>
              <w:rPr>
                <w:sz w:val="20"/>
                <w:szCs w:val="20"/>
              </w:rPr>
            </w:pPr>
            <w:r w:rsidRPr="00C10037">
              <w:rPr>
                <w:sz w:val="20"/>
                <w:szCs w:val="20"/>
              </w:rPr>
              <w:t>optionnelle</w:t>
            </w:r>
          </w:p>
        </w:tc>
        <w:tc>
          <w:tcPr>
            <w:tcW w:w="993" w:type="dxa"/>
          </w:tcPr>
          <w:p w:rsidR="001400D6" w:rsidRPr="00C10037" w:rsidRDefault="001400D6" w:rsidP="00000651">
            <w:pPr>
              <w:rPr>
                <w:sz w:val="20"/>
                <w:szCs w:val="20"/>
              </w:rPr>
            </w:pPr>
          </w:p>
        </w:tc>
        <w:tc>
          <w:tcPr>
            <w:tcW w:w="2236" w:type="dxa"/>
          </w:tcPr>
          <w:p w:rsidR="001400D6" w:rsidRPr="00C10037" w:rsidRDefault="001400D6" w:rsidP="00000651">
            <w:pPr>
              <w:rPr>
                <w:sz w:val="20"/>
                <w:szCs w:val="20"/>
              </w:rPr>
            </w:pPr>
            <w:r w:rsidRPr="00C10037">
              <w:rPr>
                <w:sz w:val="20"/>
                <w:szCs w:val="20"/>
              </w:rPr>
              <w:t xml:space="preserve">Vrai – faux </w:t>
            </w:r>
          </w:p>
        </w:tc>
      </w:tr>
      <w:tr w:rsidR="00AD0B64" w:rsidRPr="00C10037" w:rsidTr="004F7D47">
        <w:tc>
          <w:tcPr>
            <w:tcW w:w="9608" w:type="dxa"/>
            <w:gridSpan w:val="6"/>
          </w:tcPr>
          <w:p w:rsidR="00AD0B64" w:rsidRPr="00C10037" w:rsidRDefault="00AD0B64" w:rsidP="004F7D47">
            <w:pPr>
              <w:rPr>
                <w:b/>
                <w:sz w:val="20"/>
                <w:szCs w:val="20"/>
              </w:rPr>
            </w:pPr>
            <w:r w:rsidRPr="00C10037">
              <w:rPr>
                <w:b/>
                <w:sz w:val="20"/>
                <w:szCs w:val="20"/>
              </w:rPr>
              <w:t xml:space="preserve">Cliquer sur l’onglet paiement espèces pour saisir les données du paiement espèces </w:t>
            </w:r>
          </w:p>
        </w:tc>
      </w:tr>
      <w:tr w:rsidR="00AD0B64" w:rsidRPr="00C10037" w:rsidTr="00974226">
        <w:tc>
          <w:tcPr>
            <w:tcW w:w="1560" w:type="dxa"/>
          </w:tcPr>
          <w:p w:rsidR="00AD0B64" w:rsidRPr="00C10037" w:rsidRDefault="00AD0B64" w:rsidP="00974226">
            <w:pPr>
              <w:rPr>
                <w:sz w:val="20"/>
                <w:szCs w:val="20"/>
              </w:rPr>
            </w:pPr>
            <w:r w:rsidRPr="00C10037">
              <w:rPr>
                <w:sz w:val="20"/>
                <w:szCs w:val="20"/>
              </w:rPr>
              <w:t>Type d’impact</w:t>
            </w:r>
          </w:p>
        </w:tc>
        <w:tc>
          <w:tcPr>
            <w:tcW w:w="1559" w:type="dxa"/>
          </w:tcPr>
          <w:p w:rsidR="00AD0B64" w:rsidRPr="00C10037" w:rsidRDefault="00AD0B64" w:rsidP="00974226">
            <w:pPr>
              <w:rPr>
                <w:sz w:val="20"/>
                <w:szCs w:val="20"/>
              </w:rPr>
            </w:pPr>
            <w:r w:rsidRPr="00C10037">
              <w:rPr>
                <w:sz w:val="20"/>
                <w:szCs w:val="20"/>
              </w:rPr>
              <w:t>Sens de l’impact</w:t>
            </w:r>
          </w:p>
        </w:tc>
        <w:tc>
          <w:tcPr>
            <w:tcW w:w="1559" w:type="dxa"/>
          </w:tcPr>
          <w:p w:rsidR="00AD0B64" w:rsidRPr="00C10037" w:rsidRDefault="00AD0B64" w:rsidP="00974226">
            <w:pPr>
              <w:rPr>
                <w:sz w:val="20"/>
                <w:szCs w:val="20"/>
              </w:rPr>
            </w:pPr>
            <w:r w:rsidRPr="00C10037">
              <w:rPr>
                <w:sz w:val="20"/>
                <w:szCs w:val="20"/>
              </w:rPr>
              <w:t xml:space="preserve">Enumération </w:t>
            </w:r>
          </w:p>
        </w:tc>
        <w:tc>
          <w:tcPr>
            <w:tcW w:w="1701" w:type="dxa"/>
          </w:tcPr>
          <w:p w:rsidR="00AD0B64" w:rsidRPr="00C10037" w:rsidRDefault="00AD0B64" w:rsidP="00974226">
            <w:pPr>
              <w:rPr>
                <w:sz w:val="20"/>
                <w:szCs w:val="20"/>
              </w:rPr>
            </w:pPr>
            <w:r w:rsidRPr="00C10037">
              <w:rPr>
                <w:sz w:val="20"/>
                <w:szCs w:val="20"/>
              </w:rPr>
              <w:t>Obligatoire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r w:rsidRPr="00C10037">
              <w:rPr>
                <w:sz w:val="20"/>
                <w:szCs w:val="20"/>
              </w:rPr>
              <w:t>Crédit</w:t>
            </w:r>
          </w:p>
          <w:p w:rsidR="00AD0B64" w:rsidRPr="00C10037" w:rsidRDefault="00AD0B64" w:rsidP="00974226">
            <w:pPr>
              <w:rPr>
                <w:sz w:val="20"/>
                <w:szCs w:val="20"/>
              </w:rPr>
            </w:pPr>
            <w:r w:rsidRPr="00C10037">
              <w:rPr>
                <w:sz w:val="20"/>
                <w:szCs w:val="20"/>
              </w:rPr>
              <w:t>Dédit</w:t>
            </w:r>
          </w:p>
        </w:tc>
      </w:tr>
      <w:tr w:rsidR="00AD0B64" w:rsidRPr="00C10037" w:rsidTr="00000651">
        <w:tc>
          <w:tcPr>
            <w:tcW w:w="1560" w:type="dxa"/>
          </w:tcPr>
          <w:p w:rsidR="00AD0B64" w:rsidRPr="00C10037" w:rsidRDefault="00AD0B64" w:rsidP="00642AB4">
            <w:pPr>
              <w:rPr>
                <w:sz w:val="20"/>
                <w:szCs w:val="20"/>
              </w:rPr>
            </w:pPr>
            <w:r w:rsidRPr="00C10037">
              <w:rPr>
                <w:sz w:val="20"/>
                <w:szCs w:val="20"/>
              </w:rPr>
              <w:t>Compte espèces Nostro</w:t>
            </w:r>
          </w:p>
        </w:tc>
        <w:tc>
          <w:tcPr>
            <w:tcW w:w="1559" w:type="dxa"/>
          </w:tcPr>
          <w:p w:rsidR="00AD0B64" w:rsidRPr="00C10037" w:rsidRDefault="00AD0B64" w:rsidP="00000651">
            <w:pPr>
              <w:rPr>
                <w:sz w:val="20"/>
                <w:szCs w:val="20"/>
              </w:rPr>
            </w:pPr>
            <w:r w:rsidRPr="00C10037">
              <w:rPr>
                <w:sz w:val="20"/>
                <w:szCs w:val="20"/>
              </w:rPr>
              <w:t>Compte espèces Nostro</w:t>
            </w:r>
          </w:p>
        </w:tc>
        <w:tc>
          <w:tcPr>
            <w:tcW w:w="1559" w:type="dxa"/>
          </w:tcPr>
          <w:p w:rsidR="00AD0B64" w:rsidRPr="00C10037" w:rsidRDefault="00AD0B64" w:rsidP="00000651">
            <w:pPr>
              <w:rPr>
                <w:sz w:val="20"/>
                <w:szCs w:val="20"/>
              </w:rPr>
            </w:pPr>
            <w:r w:rsidRPr="00C10037">
              <w:rPr>
                <w:sz w:val="20"/>
                <w:szCs w:val="20"/>
              </w:rPr>
              <w:t>Compte espèces Nostro</w:t>
            </w:r>
          </w:p>
        </w:tc>
        <w:tc>
          <w:tcPr>
            <w:tcW w:w="1701" w:type="dxa"/>
          </w:tcPr>
          <w:p w:rsidR="00AD0B64" w:rsidRPr="00C10037" w:rsidRDefault="00AD0B64" w:rsidP="00000651">
            <w:pPr>
              <w:jc w:val="both"/>
              <w:rPr>
                <w:sz w:val="20"/>
                <w:szCs w:val="20"/>
              </w:rPr>
            </w:pPr>
            <w:r w:rsidRPr="00C10037">
              <w:rPr>
                <w:sz w:val="20"/>
                <w:szCs w:val="20"/>
              </w:rPr>
              <w:t>optionnelle</w:t>
            </w:r>
          </w:p>
        </w:tc>
        <w:tc>
          <w:tcPr>
            <w:tcW w:w="993" w:type="dxa"/>
          </w:tcPr>
          <w:p w:rsidR="00AD0B64" w:rsidRPr="00C10037" w:rsidRDefault="00AD0B64" w:rsidP="00000651">
            <w:pPr>
              <w:rPr>
                <w:sz w:val="20"/>
                <w:szCs w:val="20"/>
              </w:rPr>
            </w:pPr>
          </w:p>
        </w:tc>
        <w:tc>
          <w:tcPr>
            <w:tcW w:w="2236" w:type="dxa"/>
          </w:tcPr>
          <w:p w:rsidR="00AD0B64" w:rsidRPr="00C10037" w:rsidRDefault="00AD0B64" w:rsidP="00C10037">
            <w:pPr>
              <w:rPr>
                <w:sz w:val="20"/>
                <w:szCs w:val="20"/>
              </w:rPr>
            </w:pPr>
            <w:r w:rsidRPr="00C10037">
              <w:rPr>
                <w:sz w:val="20"/>
                <w:szCs w:val="20"/>
              </w:rPr>
              <w:t>Les comptes espèces Nostro définis dans le référentiel.</w:t>
            </w:r>
          </w:p>
        </w:tc>
      </w:tr>
      <w:tr w:rsidR="00AD0B64" w:rsidRPr="00C10037" w:rsidTr="00000651">
        <w:tc>
          <w:tcPr>
            <w:tcW w:w="1560" w:type="dxa"/>
          </w:tcPr>
          <w:p w:rsidR="00AD0B64" w:rsidRPr="00C10037" w:rsidRDefault="00AD0B64" w:rsidP="00642AB4">
            <w:pPr>
              <w:rPr>
                <w:sz w:val="20"/>
                <w:szCs w:val="20"/>
              </w:rPr>
            </w:pPr>
            <w:r>
              <w:rPr>
                <w:sz w:val="20"/>
                <w:szCs w:val="20"/>
              </w:rPr>
              <w:t>Type de paiement</w:t>
            </w:r>
          </w:p>
        </w:tc>
        <w:tc>
          <w:tcPr>
            <w:tcW w:w="1559" w:type="dxa"/>
          </w:tcPr>
          <w:p w:rsidR="00AD0B64" w:rsidRPr="00C10037" w:rsidRDefault="00AD0B64" w:rsidP="00000651">
            <w:pPr>
              <w:rPr>
                <w:sz w:val="20"/>
                <w:szCs w:val="20"/>
              </w:rPr>
            </w:pPr>
            <w:r>
              <w:rPr>
                <w:sz w:val="20"/>
                <w:szCs w:val="20"/>
              </w:rPr>
              <w:t>Type de paiement</w:t>
            </w:r>
          </w:p>
        </w:tc>
        <w:tc>
          <w:tcPr>
            <w:tcW w:w="1559" w:type="dxa"/>
          </w:tcPr>
          <w:p w:rsidR="00AD0B64" w:rsidRPr="00C10037" w:rsidRDefault="00AD0B64" w:rsidP="00000651">
            <w:pPr>
              <w:rPr>
                <w:sz w:val="20"/>
                <w:szCs w:val="20"/>
              </w:rPr>
            </w:pPr>
            <w:r>
              <w:rPr>
                <w:sz w:val="20"/>
                <w:szCs w:val="20"/>
              </w:rPr>
              <w:t>Enumération</w:t>
            </w:r>
          </w:p>
        </w:tc>
        <w:tc>
          <w:tcPr>
            <w:tcW w:w="1701" w:type="dxa"/>
          </w:tcPr>
          <w:p w:rsidR="00AD0B64" w:rsidRPr="00C10037" w:rsidRDefault="00AD0B64" w:rsidP="00000651">
            <w:pPr>
              <w:jc w:val="both"/>
              <w:rPr>
                <w:sz w:val="20"/>
                <w:szCs w:val="20"/>
              </w:rPr>
            </w:pPr>
            <w:r>
              <w:rPr>
                <w:sz w:val="20"/>
                <w:szCs w:val="20"/>
              </w:rPr>
              <w:t>Optionnelle</w:t>
            </w:r>
          </w:p>
        </w:tc>
        <w:tc>
          <w:tcPr>
            <w:tcW w:w="993" w:type="dxa"/>
          </w:tcPr>
          <w:p w:rsidR="00AD0B64" w:rsidRPr="00C10037" w:rsidRDefault="00AD0B64" w:rsidP="00000651">
            <w:pPr>
              <w:rPr>
                <w:sz w:val="20"/>
                <w:szCs w:val="20"/>
              </w:rPr>
            </w:pPr>
          </w:p>
        </w:tc>
        <w:tc>
          <w:tcPr>
            <w:tcW w:w="2236" w:type="dxa"/>
          </w:tcPr>
          <w:p w:rsidR="00AD0B64" w:rsidRDefault="00AD0B64" w:rsidP="00000651">
            <w:pPr>
              <w:rPr>
                <w:sz w:val="20"/>
                <w:szCs w:val="20"/>
              </w:rPr>
            </w:pPr>
            <w:r>
              <w:rPr>
                <w:sz w:val="20"/>
                <w:szCs w:val="20"/>
              </w:rPr>
              <w:t>Net</w:t>
            </w:r>
          </w:p>
          <w:p w:rsidR="00AD0B64" w:rsidRPr="00C10037" w:rsidRDefault="00AD0B64" w:rsidP="00000651">
            <w:pPr>
              <w:rPr>
                <w:sz w:val="20"/>
                <w:szCs w:val="20"/>
              </w:rPr>
            </w:pPr>
            <w:r>
              <w:rPr>
                <w:sz w:val="20"/>
                <w:szCs w:val="20"/>
              </w:rPr>
              <w:t>Brut</w:t>
            </w:r>
          </w:p>
        </w:tc>
      </w:tr>
      <w:tr w:rsidR="00AD0B64" w:rsidRPr="00C10037" w:rsidTr="00000651">
        <w:tc>
          <w:tcPr>
            <w:tcW w:w="1560" w:type="dxa"/>
          </w:tcPr>
          <w:p w:rsidR="00AD0B64" w:rsidRPr="00C10037" w:rsidRDefault="00AD0B64" w:rsidP="00974226">
            <w:pPr>
              <w:rPr>
                <w:sz w:val="20"/>
                <w:szCs w:val="20"/>
              </w:rPr>
            </w:pPr>
            <w:r w:rsidRPr="00C10037">
              <w:rPr>
                <w:sz w:val="20"/>
                <w:szCs w:val="20"/>
              </w:rPr>
              <w:t xml:space="preserve">devise </w:t>
            </w:r>
          </w:p>
        </w:tc>
        <w:tc>
          <w:tcPr>
            <w:tcW w:w="1559" w:type="dxa"/>
          </w:tcPr>
          <w:p w:rsidR="00AD0B64" w:rsidRPr="00C10037" w:rsidRDefault="00AD0B64" w:rsidP="00974226">
            <w:pPr>
              <w:rPr>
                <w:sz w:val="20"/>
                <w:szCs w:val="20"/>
              </w:rPr>
            </w:pPr>
            <w:r w:rsidRPr="00C10037">
              <w:rPr>
                <w:sz w:val="20"/>
                <w:szCs w:val="20"/>
              </w:rPr>
              <w:t>Devise</w:t>
            </w:r>
          </w:p>
        </w:tc>
        <w:tc>
          <w:tcPr>
            <w:tcW w:w="1559" w:type="dxa"/>
          </w:tcPr>
          <w:p w:rsidR="00AD0B64" w:rsidRPr="00C10037" w:rsidRDefault="00AD0B64" w:rsidP="00974226">
            <w:pPr>
              <w:rPr>
                <w:sz w:val="20"/>
                <w:szCs w:val="20"/>
              </w:rPr>
            </w:pPr>
            <w:r w:rsidRPr="00C10037">
              <w:rPr>
                <w:sz w:val="20"/>
                <w:szCs w:val="20"/>
              </w:rPr>
              <w:t>Devise</w:t>
            </w:r>
          </w:p>
        </w:tc>
        <w:tc>
          <w:tcPr>
            <w:tcW w:w="1701" w:type="dxa"/>
          </w:tcPr>
          <w:p w:rsidR="00AD0B64" w:rsidRPr="00C10037" w:rsidRDefault="00AD0B64" w:rsidP="00974226">
            <w:pPr>
              <w:rPr>
                <w:sz w:val="20"/>
                <w:szCs w:val="20"/>
              </w:rPr>
            </w:pPr>
            <w:r w:rsidRPr="00C10037">
              <w:rPr>
                <w:sz w:val="20"/>
                <w:szCs w:val="20"/>
              </w:rPr>
              <w:t>Obligatoire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r w:rsidRPr="00C10037">
              <w:rPr>
                <w:sz w:val="20"/>
                <w:szCs w:val="20"/>
              </w:rPr>
              <w:t>Les devises définies dans le référentiel.</w:t>
            </w:r>
          </w:p>
        </w:tc>
      </w:tr>
      <w:tr w:rsidR="00AD0B64" w:rsidRPr="00C10037" w:rsidTr="00000651">
        <w:tc>
          <w:tcPr>
            <w:tcW w:w="1560" w:type="dxa"/>
          </w:tcPr>
          <w:p w:rsidR="00AD0B64" w:rsidRPr="00C10037" w:rsidRDefault="00AD0B64" w:rsidP="00642AB4">
            <w:pPr>
              <w:rPr>
                <w:sz w:val="20"/>
                <w:szCs w:val="20"/>
              </w:rPr>
            </w:pPr>
            <w:r w:rsidRPr="00C10037">
              <w:rPr>
                <w:sz w:val="20"/>
                <w:szCs w:val="20"/>
              </w:rPr>
              <w:t>Brut</w:t>
            </w:r>
            <w:r>
              <w:rPr>
                <w:sz w:val="20"/>
                <w:szCs w:val="20"/>
              </w:rPr>
              <w:t xml:space="preserve"> marché</w:t>
            </w:r>
          </w:p>
        </w:tc>
        <w:tc>
          <w:tcPr>
            <w:tcW w:w="1559" w:type="dxa"/>
          </w:tcPr>
          <w:p w:rsidR="00AD0B64" w:rsidRPr="00C10037" w:rsidRDefault="00AD0B64" w:rsidP="00000651">
            <w:pPr>
              <w:rPr>
                <w:sz w:val="20"/>
                <w:szCs w:val="20"/>
              </w:rPr>
            </w:pPr>
            <w:r w:rsidRPr="00C10037">
              <w:rPr>
                <w:sz w:val="20"/>
                <w:szCs w:val="20"/>
              </w:rPr>
              <w:t>montant brut payé / perçu</w:t>
            </w:r>
          </w:p>
        </w:tc>
        <w:tc>
          <w:tcPr>
            <w:tcW w:w="1559" w:type="dxa"/>
          </w:tcPr>
          <w:p w:rsidR="00AD0B64" w:rsidRPr="00C10037" w:rsidRDefault="00AD0B64" w:rsidP="00000651">
            <w:pPr>
              <w:rPr>
                <w:sz w:val="20"/>
                <w:szCs w:val="20"/>
              </w:rPr>
            </w:pPr>
            <w:r>
              <w:rPr>
                <w:sz w:val="20"/>
                <w:szCs w:val="20"/>
              </w:rPr>
              <w:t>chiffre</w:t>
            </w:r>
          </w:p>
        </w:tc>
        <w:tc>
          <w:tcPr>
            <w:tcW w:w="1701" w:type="dxa"/>
          </w:tcPr>
          <w:p w:rsidR="00AD0B64" w:rsidRPr="00C10037" w:rsidRDefault="00AD0B64" w:rsidP="00000651">
            <w:pPr>
              <w:jc w:val="both"/>
              <w:rPr>
                <w:sz w:val="20"/>
                <w:szCs w:val="20"/>
              </w:rPr>
            </w:pPr>
            <w:r w:rsidRPr="00C10037">
              <w:rPr>
                <w:sz w:val="20"/>
                <w:szCs w:val="20"/>
              </w:rPr>
              <w:t>Obligatoire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0E25D0">
            <w:pPr>
              <w:rPr>
                <w:sz w:val="20"/>
                <w:szCs w:val="20"/>
              </w:rPr>
            </w:pPr>
            <w:r w:rsidRPr="00C10037">
              <w:rPr>
                <w:sz w:val="20"/>
                <w:szCs w:val="20"/>
              </w:rPr>
              <w:t>Net</w:t>
            </w:r>
            <w:r>
              <w:rPr>
                <w:sz w:val="20"/>
                <w:szCs w:val="20"/>
              </w:rPr>
              <w:t xml:space="preserve"> marché</w:t>
            </w:r>
          </w:p>
        </w:tc>
        <w:tc>
          <w:tcPr>
            <w:tcW w:w="1559" w:type="dxa"/>
          </w:tcPr>
          <w:p w:rsidR="00AD0B64" w:rsidRPr="00C10037" w:rsidRDefault="00AD0B64" w:rsidP="00000651">
            <w:pPr>
              <w:rPr>
                <w:sz w:val="20"/>
                <w:szCs w:val="20"/>
              </w:rPr>
            </w:pPr>
            <w:r w:rsidRPr="00C10037">
              <w:rPr>
                <w:sz w:val="20"/>
                <w:szCs w:val="20"/>
              </w:rPr>
              <w:t>montant Net payé / perçu</w:t>
            </w:r>
          </w:p>
        </w:tc>
        <w:tc>
          <w:tcPr>
            <w:tcW w:w="1559" w:type="dxa"/>
          </w:tcPr>
          <w:p w:rsidR="00AD0B64" w:rsidRPr="00C10037" w:rsidRDefault="00AD0B64" w:rsidP="00000651">
            <w:pPr>
              <w:rPr>
                <w:sz w:val="20"/>
                <w:szCs w:val="20"/>
              </w:rPr>
            </w:pPr>
            <w:r>
              <w:rPr>
                <w:sz w:val="20"/>
                <w:szCs w:val="20"/>
              </w:rPr>
              <w:t>chiffre</w:t>
            </w:r>
          </w:p>
        </w:tc>
        <w:tc>
          <w:tcPr>
            <w:tcW w:w="1701" w:type="dxa"/>
          </w:tcPr>
          <w:p w:rsidR="00AD0B64" w:rsidRPr="00C10037" w:rsidRDefault="00AD0B64" w:rsidP="00000651">
            <w:pPr>
              <w:rPr>
                <w:sz w:val="20"/>
                <w:szCs w:val="20"/>
              </w:rPr>
            </w:pPr>
            <w:r w:rsidRPr="00C10037">
              <w:rPr>
                <w:sz w:val="20"/>
                <w:szCs w:val="20"/>
              </w:rPr>
              <w:t>Obligatoire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974226">
            <w:pPr>
              <w:rPr>
                <w:sz w:val="20"/>
                <w:szCs w:val="20"/>
              </w:rPr>
            </w:pPr>
            <w:r>
              <w:rPr>
                <w:sz w:val="20"/>
                <w:szCs w:val="20"/>
              </w:rPr>
              <w:t>commissions marché</w:t>
            </w:r>
          </w:p>
        </w:tc>
        <w:tc>
          <w:tcPr>
            <w:tcW w:w="1559" w:type="dxa"/>
          </w:tcPr>
          <w:p w:rsidR="00AD0B64" w:rsidRPr="00C10037" w:rsidRDefault="00AD0B64" w:rsidP="00C10037">
            <w:pPr>
              <w:rPr>
                <w:sz w:val="20"/>
                <w:szCs w:val="20"/>
              </w:rPr>
            </w:pPr>
            <w:r w:rsidRPr="00C10037">
              <w:rPr>
                <w:sz w:val="20"/>
                <w:szCs w:val="20"/>
              </w:rPr>
              <w:t xml:space="preserve">montant </w:t>
            </w:r>
            <w:r>
              <w:rPr>
                <w:sz w:val="20"/>
                <w:szCs w:val="20"/>
              </w:rPr>
              <w:t>de commission marché</w:t>
            </w:r>
          </w:p>
        </w:tc>
        <w:tc>
          <w:tcPr>
            <w:tcW w:w="1559" w:type="dxa"/>
          </w:tcPr>
          <w:p w:rsidR="00AD0B64" w:rsidRPr="00C10037" w:rsidRDefault="00AD0B64" w:rsidP="00974226">
            <w:pPr>
              <w:rPr>
                <w:sz w:val="20"/>
                <w:szCs w:val="20"/>
              </w:rPr>
            </w:pPr>
            <w:r>
              <w:rPr>
                <w:sz w:val="20"/>
                <w:szCs w:val="20"/>
              </w:rPr>
              <w:t>chiffre</w:t>
            </w:r>
          </w:p>
        </w:tc>
        <w:tc>
          <w:tcPr>
            <w:tcW w:w="1701" w:type="dxa"/>
          </w:tcPr>
          <w:p w:rsidR="00AD0B64" w:rsidRPr="00C10037" w:rsidRDefault="00AD0B64" w:rsidP="00974226">
            <w:pPr>
              <w:rPr>
                <w:sz w:val="20"/>
                <w:szCs w:val="20"/>
              </w:rPr>
            </w:pPr>
            <w:r>
              <w:rPr>
                <w:sz w:val="20"/>
                <w:szCs w:val="20"/>
              </w:rPr>
              <w:t>Optionnelle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p>
        </w:tc>
      </w:tr>
      <w:tr w:rsidR="00AD0B64" w:rsidRPr="00C10037" w:rsidTr="00000651">
        <w:tc>
          <w:tcPr>
            <w:tcW w:w="1560" w:type="dxa"/>
          </w:tcPr>
          <w:p w:rsidR="00AD0B64" w:rsidRPr="00C10037" w:rsidRDefault="00AD0B64" w:rsidP="00974226">
            <w:pPr>
              <w:rPr>
                <w:sz w:val="20"/>
                <w:szCs w:val="20"/>
              </w:rPr>
            </w:pPr>
            <w:r>
              <w:rPr>
                <w:sz w:val="20"/>
                <w:szCs w:val="20"/>
              </w:rPr>
              <w:t>Marché taxe actuelle</w:t>
            </w:r>
          </w:p>
        </w:tc>
        <w:tc>
          <w:tcPr>
            <w:tcW w:w="1559" w:type="dxa"/>
          </w:tcPr>
          <w:p w:rsidR="00AD0B64" w:rsidRPr="00C10037" w:rsidRDefault="00AD0B64" w:rsidP="00C10037">
            <w:pPr>
              <w:rPr>
                <w:sz w:val="20"/>
                <w:szCs w:val="20"/>
              </w:rPr>
            </w:pPr>
            <w:r>
              <w:rPr>
                <w:sz w:val="20"/>
                <w:szCs w:val="20"/>
              </w:rPr>
              <w:t>Montant de taxe</w:t>
            </w:r>
            <w:r w:rsidRPr="00C10037">
              <w:rPr>
                <w:sz w:val="20"/>
                <w:szCs w:val="20"/>
              </w:rPr>
              <w:t xml:space="preserve"> </w:t>
            </w:r>
            <w:r>
              <w:rPr>
                <w:sz w:val="20"/>
                <w:szCs w:val="20"/>
              </w:rPr>
              <w:t>prélevé</w:t>
            </w:r>
          </w:p>
        </w:tc>
        <w:tc>
          <w:tcPr>
            <w:tcW w:w="1559" w:type="dxa"/>
          </w:tcPr>
          <w:p w:rsidR="00AD0B64" w:rsidRPr="00C10037" w:rsidRDefault="00AD0B64" w:rsidP="00974226">
            <w:pPr>
              <w:rPr>
                <w:sz w:val="20"/>
                <w:szCs w:val="20"/>
              </w:rPr>
            </w:pPr>
            <w:r>
              <w:rPr>
                <w:sz w:val="20"/>
                <w:szCs w:val="20"/>
              </w:rPr>
              <w:t>chiffre</w:t>
            </w:r>
          </w:p>
        </w:tc>
        <w:tc>
          <w:tcPr>
            <w:tcW w:w="1701" w:type="dxa"/>
          </w:tcPr>
          <w:p w:rsidR="00AD0B64" w:rsidRPr="00C10037" w:rsidRDefault="00AD0B64" w:rsidP="00974226">
            <w:pPr>
              <w:rPr>
                <w:sz w:val="20"/>
                <w:szCs w:val="20"/>
              </w:rPr>
            </w:pPr>
            <w:r>
              <w:rPr>
                <w:sz w:val="20"/>
                <w:szCs w:val="20"/>
              </w:rPr>
              <w:t>Optionnelle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000651">
            <w:pPr>
              <w:rPr>
                <w:sz w:val="20"/>
                <w:szCs w:val="20"/>
              </w:rPr>
            </w:pPr>
            <w:r>
              <w:rPr>
                <w:sz w:val="20"/>
                <w:szCs w:val="20"/>
              </w:rPr>
              <w:t>Date valeur</w:t>
            </w:r>
          </w:p>
        </w:tc>
        <w:tc>
          <w:tcPr>
            <w:tcW w:w="1559" w:type="dxa"/>
          </w:tcPr>
          <w:p w:rsidR="00AD0B64" w:rsidRPr="00C10037" w:rsidRDefault="00AD0B64" w:rsidP="00974226">
            <w:pPr>
              <w:rPr>
                <w:sz w:val="20"/>
                <w:szCs w:val="20"/>
              </w:rPr>
            </w:pPr>
            <w:r w:rsidRPr="00C10037">
              <w:rPr>
                <w:sz w:val="20"/>
                <w:szCs w:val="20"/>
              </w:rPr>
              <w:t xml:space="preserve">Date de paiement </w:t>
            </w:r>
          </w:p>
        </w:tc>
        <w:tc>
          <w:tcPr>
            <w:tcW w:w="1559" w:type="dxa"/>
          </w:tcPr>
          <w:p w:rsidR="00AD0B64" w:rsidRPr="00C10037" w:rsidRDefault="00AD0B64" w:rsidP="00974226">
            <w:pPr>
              <w:rPr>
                <w:sz w:val="20"/>
                <w:szCs w:val="20"/>
              </w:rPr>
            </w:pPr>
            <w:r w:rsidRPr="00C10037">
              <w:rPr>
                <w:sz w:val="20"/>
                <w:szCs w:val="20"/>
              </w:rPr>
              <w:t>Date</w:t>
            </w:r>
          </w:p>
        </w:tc>
        <w:tc>
          <w:tcPr>
            <w:tcW w:w="1701" w:type="dxa"/>
          </w:tcPr>
          <w:p w:rsidR="00AD0B64" w:rsidRPr="00C10037" w:rsidRDefault="00AD0B64" w:rsidP="00974226">
            <w:pPr>
              <w:rPr>
                <w:sz w:val="20"/>
                <w:szCs w:val="20"/>
              </w:rPr>
            </w:pPr>
            <w:r w:rsidRPr="00C10037">
              <w:rPr>
                <w:sz w:val="20"/>
                <w:szCs w:val="20"/>
              </w:rPr>
              <w:t>obligatoire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974226">
            <w:pPr>
              <w:rPr>
                <w:sz w:val="20"/>
                <w:szCs w:val="20"/>
              </w:rPr>
            </w:pPr>
            <w:r w:rsidRPr="00C10037">
              <w:rPr>
                <w:sz w:val="20"/>
                <w:szCs w:val="20"/>
              </w:rPr>
              <w:t>Fraction origine</w:t>
            </w:r>
          </w:p>
        </w:tc>
        <w:tc>
          <w:tcPr>
            <w:tcW w:w="1559" w:type="dxa"/>
          </w:tcPr>
          <w:p w:rsidR="00AD0B64" w:rsidRPr="00C10037" w:rsidRDefault="00AD0B64" w:rsidP="00974226">
            <w:pPr>
              <w:rPr>
                <w:sz w:val="20"/>
                <w:szCs w:val="20"/>
              </w:rPr>
            </w:pPr>
            <w:r w:rsidRPr="00C10037">
              <w:rPr>
                <w:sz w:val="20"/>
                <w:szCs w:val="20"/>
              </w:rPr>
              <w:t>Paiement de fraction</w:t>
            </w:r>
          </w:p>
        </w:tc>
        <w:tc>
          <w:tcPr>
            <w:tcW w:w="1559" w:type="dxa"/>
          </w:tcPr>
          <w:p w:rsidR="00AD0B64" w:rsidRPr="00C10037" w:rsidRDefault="00AD0B64" w:rsidP="00974226">
            <w:pPr>
              <w:rPr>
                <w:sz w:val="20"/>
                <w:szCs w:val="20"/>
              </w:rPr>
            </w:pPr>
            <w:r w:rsidRPr="00C10037">
              <w:rPr>
                <w:sz w:val="20"/>
                <w:szCs w:val="20"/>
              </w:rPr>
              <w:t>Booléen</w:t>
            </w:r>
          </w:p>
        </w:tc>
        <w:tc>
          <w:tcPr>
            <w:tcW w:w="1701" w:type="dxa"/>
          </w:tcPr>
          <w:p w:rsidR="00AD0B64" w:rsidRPr="00C10037" w:rsidRDefault="00AD0B64" w:rsidP="00974226">
            <w:pPr>
              <w:rPr>
                <w:sz w:val="20"/>
                <w:szCs w:val="20"/>
              </w:rPr>
            </w:pPr>
            <w:r w:rsidRPr="00C10037">
              <w:rPr>
                <w:sz w:val="20"/>
                <w:szCs w:val="20"/>
              </w:rPr>
              <w:t>optionnelle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r w:rsidRPr="00C10037">
              <w:rPr>
                <w:sz w:val="20"/>
                <w:szCs w:val="20"/>
              </w:rPr>
              <w:t xml:space="preserve">Vrai – faux </w:t>
            </w:r>
          </w:p>
        </w:tc>
      </w:tr>
    </w:tbl>
    <w:p w:rsidR="00114515" w:rsidRPr="00604EEF" w:rsidRDefault="00114515" w:rsidP="00114515">
      <w:pPr>
        <w:pStyle w:val="Style3"/>
      </w:pPr>
      <w:bookmarkStart w:id="234" w:name="_Toc409450844"/>
      <w:r w:rsidRPr="00604EEF">
        <w:t>Comportement de l’écran</w:t>
      </w:r>
      <w:bookmarkEnd w:id="234"/>
    </w:p>
    <w:p w:rsidR="00114515" w:rsidRDefault="00114515" w:rsidP="001649F0">
      <w:pPr>
        <w:spacing w:before="240" w:line="240" w:lineRule="auto"/>
        <w:ind w:right="142"/>
      </w:pPr>
      <w:r>
        <w:t>Le comportement de l’écran est décrit d</w:t>
      </w:r>
      <w:r w:rsidR="00831081">
        <w:t>ans la section 6.5</w:t>
      </w:r>
      <w:r>
        <w:t>.4</w:t>
      </w:r>
    </w:p>
    <w:p w:rsidR="00AD0B64" w:rsidRDefault="00AD0B64"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7A2DE4" w:rsidRPr="004325ED" w:rsidRDefault="007A2DE4" w:rsidP="007A2DE4">
      <w:pPr>
        <w:pStyle w:val="Style2"/>
      </w:pPr>
      <w:bookmarkStart w:id="235" w:name="_Toc409450845"/>
      <w:r w:rsidRPr="004325ED">
        <w:lastRenderedPageBreak/>
        <w:t>Description de l’écran &lt;</w:t>
      </w:r>
      <w:r w:rsidRPr="009B240E">
        <w:t xml:space="preserve"> </w:t>
      </w:r>
      <w:r>
        <w:t>Accepter / Rejeter un Brouillon</w:t>
      </w:r>
      <w:r w:rsidRPr="004325ED">
        <w:t>&gt;</w:t>
      </w:r>
      <w:bookmarkEnd w:id="235"/>
    </w:p>
    <w:p w:rsidR="007A2DE4" w:rsidRDefault="007A2DE4" w:rsidP="007A2DE4">
      <w:pPr>
        <w:pStyle w:val="Heading3"/>
      </w:pPr>
      <w:bookmarkStart w:id="236" w:name="_Toc409450846"/>
      <w:r w:rsidRPr="004325ED">
        <w:t>Maquette de l’écran &lt;</w:t>
      </w:r>
      <w:r w:rsidRPr="009B240E">
        <w:t xml:space="preserve"> </w:t>
      </w:r>
      <w:r>
        <w:t>Accepter / Rejeter un Brouillon &gt;</w:t>
      </w:r>
      <w:bookmarkEnd w:id="236"/>
    </w:p>
    <w:p w:rsidR="00B919C1" w:rsidRDefault="00B919C1" w:rsidP="00B919C1"/>
    <w:p w:rsidR="00D87FD7" w:rsidRDefault="00D87FD7" w:rsidP="00B919C1"/>
    <w:p w:rsidR="007A2DE4" w:rsidRDefault="007A2DE4" w:rsidP="00DD697A">
      <w:r>
        <w:rPr>
          <w:noProof/>
          <w:lang w:eastAsia="fr-FR"/>
        </w:rPr>
        <w:drawing>
          <wp:inline distT="0" distB="0" distL="0" distR="0">
            <wp:extent cx="5752465" cy="1711960"/>
            <wp:effectExtent l="19050" t="0" r="63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srcRect/>
                    <a:stretch>
                      <a:fillRect/>
                    </a:stretch>
                  </pic:blipFill>
                  <pic:spPr bwMode="auto">
                    <a:xfrm>
                      <a:off x="0" y="0"/>
                      <a:ext cx="5752465" cy="1711960"/>
                    </a:xfrm>
                    <a:prstGeom prst="rect">
                      <a:avLst/>
                    </a:prstGeom>
                    <a:noFill/>
                    <a:ln w="9525">
                      <a:noFill/>
                      <a:miter lim="800000"/>
                      <a:headEnd/>
                      <a:tailEnd/>
                    </a:ln>
                  </pic:spPr>
                </pic:pic>
              </a:graphicData>
            </a:graphic>
          </wp:inline>
        </w:drawing>
      </w:r>
    </w:p>
    <w:p w:rsidR="007A2DE4" w:rsidRDefault="007A2DE4" w:rsidP="00AD0B64">
      <w:pPr>
        <w:spacing w:before="240" w:line="240" w:lineRule="auto"/>
        <w:ind w:right="142"/>
      </w:pPr>
      <w:r>
        <w:t>Cliquer sur Comparer</w:t>
      </w:r>
    </w:p>
    <w:p w:rsidR="007A2DE4" w:rsidRDefault="007A2DE4" w:rsidP="00AD0B64">
      <w:pPr>
        <w:spacing w:before="240" w:line="240" w:lineRule="auto"/>
        <w:ind w:right="142"/>
      </w:pPr>
      <w:r>
        <w:rPr>
          <w:noProof/>
          <w:lang w:eastAsia="fr-FR"/>
        </w:rPr>
        <w:drawing>
          <wp:inline distT="0" distB="0" distL="0" distR="0">
            <wp:extent cx="5762625" cy="2169160"/>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5762625" cy="2169160"/>
                    </a:xfrm>
                    <a:prstGeom prst="rect">
                      <a:avLst/>
                    </a:prstGeom>
                    <a:noFill/>
                    <a:ln w="9525">
                      <a:noFill/>
                      <a:miter lim="800000"/>
                      <a:headEnd/>
                      <a:tailEnd/>
                    </a:ln>
                  </pic:spPr>
                </pic:pic>
              </a:graphicData>
            </a:graphic>
          </wp:inline>
        </w:drawing>
      </w:r>
    </w:p>
    <w:p w:rsidR="007A2DE4" w:rsidRDefault="007A2DE4" w:rsidP="007A2DE4">
      <w:r w:rsidRPr="007D4835">
        <w:rPr>
          <w:b/>
          <w:color w:val="FF0000"/>
        </w:rPr>
        <w:t>N.B. :</w:t>
      </w:r>
      <w:r>
        <w:t xml:space="preserve"> L’écran est imprimé à titre d’information, les données mentionnées sont pour illustration, l’écran peut changer lors du cycle de développement</w:t>
      </w:r>
      <w:r w:rsidR="001C2103">
        <w:t>.</w:t>
      </w:r>
    </w:p>
    <w:p w:rsidR="007A2DE4" w:rsidRPr="004325ED" w:rsidRDefault="007A2DE4" w:rsidP="007A2DE4">
      <w:pPr>
        <w:pStyle w:val="Style3"/>
      </w:pPr>
      <w:bookmarkStart w:id="237" w:name="_Toc409450847"/>
      <w:r w:rsidRPr="004325ED">
        <w:t>Typologie des données manipulées</w:t>
      </w:r>
      <w:bookmarkEnd w:id="237"/>
    </w:p>
    <w:p w:rsidR="007A2DE4" w:rsidRDefault="007A2DE4" w:rsidP="00FB1421">
      <w:pPr>
        <w:pStyle w:val="ListParagraph"/>
        <w:numPr>
          <w:ilvl w:val="0"/>
          <w:numId w:val="2"/>
        </w:numPr>
        <w:spacing w:before="240" w:after="240" w:line="240" w:lineRule="auto"/>
        <w:ind w:right="142"/>
      </w:pPr>
      <w:r w:rsidRPr="004325ED">
        <w:t>Identifier, lister et spécifier  les champs présents dans l’écran.</w:t>
      </w:r>
    </w:p>
    <w:p w:rsidR="00D87FD7" w:rsidRDefault="00D87FD7" w:rsidP="00D87FD7">
      <w:pPr>
        <w:pStyle w:val="ListParagraph"/>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709"/>
        <w:gridCol w:w="2520"/>
      </w:tblGrid>
      <w:tr w:rsidR="007A2DE4" w:rsidRPr="00C10037" w:rsidTr="00DD697A">
        <w:trPr>
          <w:trHeight w:val="623"/>
        </w:trPr>
        <w:tc>
          <w:tcPr>
            <w:tcW w:w="1560" w:type="dxa"/>
            <w:shd w:val="clear" w:color="auto" w:fill="D9D9D9" w:themeFill="background1" w:themeFillShade="D9"/>
          </w:tcPr>
          <w:p w:rsidR="007A2DE4" w:rsidRPr="00C10037" w:rsidRDefault="007A2DE4" w:rsidP="006D0A3C">
            <w:pPr>
              <w:jc w:val="center"/>
              <w:rPr>
                <w:b/>
                <w:bCs/>
              </w:rPr>
            </w:pPr>
            <w:r w:rsidRPr="00C10037">
              <w:rPr>
                <w:b/>
                <w:bCs/>
              </w:rPr>
              <w:t>Champ</w:t>
            </w:r>
          </w:p>
        </w:tc>
        <w:tc>
          <w:tcPr>
            <w:tcW w:w="1559" w:type="dxa"/>
            <w:shd w:val="clear" w:color="auto" w:fill="D9D9D9" w:themeFill="background1" w:themeFillShade="D9"/>
          </w:tcPr>
          <w:p w:rsidR="007A2DE4" w:rsidRPr="00C10037" w:rsidRDefault="007A2DE4" w:rsidP="006D0A3C">
            <w:pPr>
              <w:jc w:val="center"/>
              <w:rPr>
                <w:b/>
                <w:bCs/>
              </w:rPr>
            </w:pPr>
            <w:r w:rsidRPr="00C10037">
              <w:rPr>
                <w:b/>
                <w:bCs/>
              </w:rPr>
              <w:t>Etiquette</w:t>
            </w:r>
          </w:p>
        </w:tc>
        <w:tc>
          <w:tcPr>
            <w:tcW w:w="1559" w:type="dxa"/>
            <w:shd w:val="clear" w:color="auto" w:fill="D9D9D9" w:themeFill="background1" w:themeFillShade="D9"/>
          </w:tcPr>
          <w:p w:rsidR="007A2DE4" w:rsidRPr="00C10037" w:rsidRDefault="007A2DE4" w:rsidP="006D0A3C">
            <w:pPr>
              <w:jc w:val="center"/>
              <w:rPr>
                <w:b/>
                <w:bCs/>
              </w:rPr>
            </w:pPr>
            <w:r w:rsidRPr="00C10037">
              <w:rPr>
                <w:b/>
                <w:bCs/>
              </w:rPr>
              <w:t>Type de champ</w:t>
            </w:r>
          </w:p>
        </w:tc>
        <w:tc>
          <w:tcPr>
            <w:tcW w:w="1701" w:type="dxa"/>
            <w:shd w:val="clear" w:color="auto" w:fill="D9D9D9" w:themeFill="background1" w:themeFillShade="D9"/>
          </w:tcPr>
          <w:p w:rsidR="007A2DE4" w:rsidRPr="00C10037" w:rsidRDefault="007A2DE4" w:rsidP="006D0A3C">
            <w:pPr>
              <w:jc w:val="center"/>
              <w:rPr>
                <w:b/>
                <w:bCs/>
              </w:rPr>
            </w:pPr>
            <w:r w:rsidRPr="00C10037">
              <w:rPr>
                <w:b/>
                <w:bCs/>
              </w:rPr>
              <w:t>Type de donnée manipulée</w:t>
            </w:r>
          </w:p>
        </w:tc>
        <w:tc>
          <w:tcPr>
            <w:tcW w:w="709" w:type="dxa"/>
            <w:shd w:val="clear" w:color="auto" w:fill="D9D9D9" w:themeFill="background1" w:themeFillShade="D9"/>
          </w:tcPr>
          <w:p w:rsidR="007A2DE4" w:rsidRPr="00C10037" w:rsidRDefault="007A2DE4" w:rsidP="006D0A3C">
            <w:pPr>
              <w:jc w:val="center"/>
              <w:rPr>
                <w:b/>
                <w:bCs/>
              </w:rPr>
            </w:pPr>
            <w:r w:rsidRPr="00C10037">
              <w:rPr>
                <w:b/>
                <w:bCs/>
              </w:rPr>
              <w:t>Taille</w:t>
            </w:r>
          </w:p>
        </w:tc>
        <w:tc>
          <w:tcPr>
            <w:tcW w:w="2520" w:type="dxa"/>
            <w:shd w:val="clear" w:color="auto" w:fill="D9D9D9" w:themeFill="background1" w:themeFillShade="D9"/>
          </w:tcPr>
          <w:p w:rsidR="007A2DE4" w:rsidRPr="00C10037" w:rsidRDefault="007A2DE4" w:rsidP="006D0A3C">
            <w:pPr>
              <w:jc w:val="center"/>
              <w:rPr>
                <w:b/>
                <w:bCs/>
              </w:rPr>
            </w:pPr>
            <w:r w:rsidRPr="00C10037">
              <w:rPr>
                <w:b/>
                <w:bCs/>
              </w:rPr>
              <w:t>Description &amp; valeurs possibles</w:t>
            </w:r>
          </w:p>
        </w:tc>
      </w:tr>
      <w:tr w:rsidR="007A2DE4" w:rsidRPr="00C10037" w:rsidTr="00DD697A">
        <w:tc>
          <w:tcPr>
            <w:tcW w:w="1560" w:type="dxa"/>
          </w:tcPr>
          <w:p w:rsidR="007A2DE4" w:rsidRPr="00C10037" w:rsidRDefault="007A2DE4" w:rsidP="006D0A3C">
            <w:pPr>
              <w:rPr>
                <w:sz w:val="20"/>
                <w:szCs w:val="20"/>
              </w:rPr>
            </w:pPr>
            <w:r>
              <w:rPr>
                <w:sz w:val="20"/>
                <w:szCs w:val="20"/>
              </w:rPr>
              <w:t xml:space="preserve">Référence du brouillon </w:t>
            </w:r>
          </w:p>
        </w:tc>
        <w:tc>
          <w:tcPr>
            <w:tcW w:w="1559" w:type="dxa"/>
          </w:tcPr>
          <w:p w:rsidR="007A2DE4" w:rsidRPr="00C10037" w:rsidRDefault="007A2DE4" w:rsidP="006D0A3C">
            <w:pPr>
              <w:rPr>
                <w:sz w:val="20"/>
                <w:szCs w:val="20"/>
              </w:rPr>
            </w:pPr>
            <w:r>
              <w:rPr>
                <w:sz w:val="20"/>
                <w:szCs w:val="20"/>
              </w:rPr>
              <w:t>Référence du brouillon</w:t>
            </w:r>
          </w:p>
        </w:tc>
        <w:tc>
          <w:tcPr>
            <w:tcW w:w="1559" w:type="dxa"/>
          </w:tcPr>
          <w:p w:rsidR="007A2DE4" w:rsidRPr="00C10037" w:rsidRDefault="00C36E64" w:rsidP="006D0A3C">
            <w:pPr>
              <w:rPr>
                <w:sz w:val="20"/>
                <w:szCs w:val="20"/>
              </w:rPr>
            </w:pPr>
            <w:r>
              <w:rPr>
                <w:sz w:val="20"/>
                <w:szCs w:val="20"/>
              </w:rPr>
              <w:t>alphanumérique</w:t>
            </w:r>
            <w:r w:rsidR="007A2DE4" w:rsidRPr="00C10037">
              <w:rPr>
                <w:sz w:val="20"/>
                <w:szCs w:val="20"/>
              </w:rPr>
              <w:t xml:space="preserve"> </w:t>
            </w:r>
          </w:p>
        </w:tc>
        <w:tc>
          <w:tcPr>
            <w:tcW w:w="1701" w:type="dxa"/>
          </w:tcPr>
          <w:p w:rsidR="007A2DE4" w:rsidRPr="00C10037" w:rsidRDefault="007A2DE4" w:rsidP="006D0A3C">
            <w:pPr>
              <w:rPr>
                <w:sz w:val="20"/>
                <w:szCs w:val="20"/>
              </w:rPr>
            </w:pPr>
          </w:p>
        </w:tc>
        <w:tc>
          <w:tcPr>
            <w:tcW w:w="709" w:type="dxa"/>
          </w:tcPr>
          <w:p w:rsidR="007A2DE4" w:rsidRPr="00C10037" w:rsidRDefault="007A2DE4" w:rsidP="006D0A3C">
            <w:pPr>
              <w:rPr>
                <w:sz w:val="20"/>
                <w:szCs w:val="20"/>
              </w:rPr>
            </w:pPr>
          </w:p>
        </w:tc>
        <w:tc>
          <w:tcPr>
            <w:tcW w:w="2520" w:type="dxa"/>
          </w:tcPr>
          <w:p w:rsidR="007A2DE4" w:rsidRPr="00C10037" w:rsidRDefault="00C36E64" w:rsidP="00C36E64">
            <w:pPr>
              <w:rPr>
                <w:sz w:val="20"/>
                <w:szCs w:val="20"/>
              </w:rPr>
            </w:pPr>
            <w:r>
              <w:rPr>
                <w:sz w:val="20"/>
                <w:szCs w:val="20"/>
              </w:rPr>
              <w:t>Référence unique  de l’ost mise à jour</w:t>
            </w:r>
          </w:p>
        </w:tc>
      </w:tr>
      <w:tr w:rsidR="007A2DE4" w:rsidRPr="00C10037" w:rsidTr="00DD697A">
        <w:tc>
          <w:tcPr>
            <w:tcW w:w="1560" w:type="dxa"/>
          </w:tcPr>
          <w:p w:rsidR="007A2DE4" w:rsidRPr="00C10037" w:rsidRDefault="00C36E64" w:rsidP="006D0A3C">
            <w:pPr>
              <w:rPr>
                <w:sz w:val="20"/>
                <w:szCs w:val="20"/>
              </w:rPr>
            </w:pPr>
            <w:r>
              <w:rPr>
                <w:sz w:val="20"/>
                <w:szCs w:val="20"/>
              </w:rPr>
              <w:t>Nom de l’OST</w:t>
            </w:r>
          </w:p>
        </w:tc>
        <w:tc>
          <w:tcPr>
            <w:tcW w:w="1559" w:type="dxa"/>
          </w:tcPr>
          <w:p w:rsidR="007A2DE4" w:rsidRPr="00C10037" w:rsidRDefault="00C36E64" w:rsidP="006D0A3C">
            <w:pPr>
              <w:rPr>
                <w:sz w:val="20"/>
                <w:szCs w:val="20"/>
              </w:rPr>
            </w:pPr>
            <w:r>
              <w:rPr>
                <w:sz w:val="20"/>
                <w:szCs w:val="20"/>
              </w:rPr>
              <w:t>Nom de l’OST</w:t>
            </w:r>
          </w:p>
        </w:tc>
        <w:tc>
          <w:tcPr>
            <w:tcW w:w="1559" w:type="dxa"/>
          </w:tcPr>
          <w:p w:rsidR="007A2DE4" w:rsidRPr="00C10037" w:rsidRDefault="00C36E64" w:rsidP="006D0A3C">
            <w:pPr>
              <w:rPr>
                <w:sz w:val="20"/>
                <w:szCs w:val="20"/>
              </w:rPr>
            </w:pPr>
            <w:r>
              <w:rPr>
                <w:sz w:val="20"/>
                <w:szCs w:val="20"/>
              </w:rPr>
              <w:t>alphanumérique</w:t>
            </w:r>
          </w:p>
        </w:tc>
        <w:tc>
          <w:tcPr>
            <w:tcW w:w="1701" w:type="dxa"/>
          </w:tcPr>
          <w:p w:rsidR="007A2DE4" w:rsidRPr="00C10037" w:rsidRDefault="007A2DE4" w:rsidP="006D0A3C">
            <w:pPr>
              <w:rPr>
                <w:sz w:val="20"/>
                <w:szCs w:val="20"/>
              </w:rPr>
            </w:pPr>
          </w:p>
        </w:tc>
        <w:tc>
          <w:tcPr>
            <w:tcW w:w="709" w:type="dxa"/>
          </w:tcPr>
          <w:p w:rsidR="007A2DE4" w:rsidRPr="00C10037" w:rsidRDefault="007A2DE4" w:rsidP="006D0A3C">
            <w:pPr>
              <w:rPr>
                <w:sz w:val="20"/>
                <w:szCs w:val="20"/>
              </w:rPr>
            </w:pPr>
          </w:p>
        </w:tc>
        <w:tc>
          <w:tcPr>
            <w:tcW w:w="2520" w:type="dxa"/>
          </w:tcPr>
          <w:p w:rsidR="007A2DE4" w:rsidRPr="00C10037" w:rsidRDefault="00C36E64" w:rsidP="006D0A3C">
            <w:pPr>
              <w:rPr>
                <w:sz w:val="20"/>
                <w:szCs w:val="20"/>
              </w:rPr>
            </w:pPr>
            <w:r>
              <w:rPr>
                <w:sz w:val="20"/>
                <w:szCs w:val="20"/>
              </w:rPr>
              <w:t>Affichée par le système</w:t>
            </w:r>
          </w:p>
        </w:tc>
      </w:tr>
      <w:tr w:rsidR="00C36E64" w:rsidRPr="00C10037" w:rsidTr="00DD697A">
        <w:tc>
          <w:tcPr>
            <w:tcW w:w="1560" w:type="dxa"/>
          </w:tcPr>
          <w:p w:rsidR="00C36E64" w:rsidRPr="00C10037" w:rsidRDefault="00C36E64" w:rsidP="00C36E64">
            <w:pPr>
              <w:rPr>
                <w:sz w:val="20"/>
                <w:szCs w:val="20"/>
              </w:rPr>
            </w:pPr>
            <w:r w:rsidRPr="00C10037">
              <w:rPr>
                <w:sz w:val="20"/>
                <w:szCs w:val="20"/>
              </w:rPr>
              <w:t>D</w:t>
            </w:r>
            <w:r>
              <w:rPr>
                <w:sz w:val="20"/>
                <w:szCs w:val="20"/>
              </w:rPr>
              <w:t>escription</w:t>
            </w:r>
          </w:p>
        </w:tc>
        <w:tc>
          <w:tcPr>
            <w:tcW w:w="1559" w:type="dxa"/>
          </w:tcPr>
          <w:p w:rsidR="00C36E64" w:rsidRPr="00C10037" w:rsidRDefault="00C36E64" w:rsidP="006D0A3C">
            <w:pPr>
              <w:rPr>
                <w:sz w:val="20"/>
                <w:szCs w:val="20"/>
              </w:rPr>
            </w:pPr>
            <w:r w:rsidRPr="00C10037">
              <w:rPr>
                <w:sz w:val="20"/>
                <w:szCs w:val="20"/>
              </w:rPr>
              <w:t>D</w:t>
            </w:r>
            <w:r>
              <w:rPr>
                <w:sz w:val="20"/>
                <w:szCs w:val="20"/>
              </w:rPr>
              <w:t>escription</w:t>
            </w:r>
          </w:p>
        </w:tc>
        <w:tc>
          <w:tcPr>
            <w:tcW w:w="1559" w:type="dxa"/>
          </w:tcPr>
          <w:p w:rsidR="00C36E64" w:rsidRPr="00C10037" w:rsidRDefault="00C36E64" w:rsidP="006D0A3C">
            <w:pPr>
              <w:rPr>
                <w:sz w:val="20"/>
                <w:szCs w:val="20"/>
              </w:rPr>
            </w:pPr>
            <w:r>
              <w:rPr>
                <w:sz w:val="20"/>
                <w:szCs w:val="20"/>
              </w:rPr>
              <w:t>alphanumérique</w:t>
            </w:r>
          </w:p>
        </w:tc>
        <w:tc>
          <w:tcPr>
            <w:tcW w:w="1701" w:type="dxa"/>
          </w:tcPr>
          <w:p w:rsidR="00C36E64" w:rsidRPr="00C10037" w:rsidRDefault="00C36E64" w:rsidP="006D0A3C">
            <w:pPr>
              <w:rPr>
                <w:sz w:val="20"/>
                <w:szCs w:val="20"/>
              </w:rPr>
            </w:pPr>
          </w:p>
        </w:tc>
        <w:tc>
          <w:tcPr>
            <w:tcW w:w="709" w:type="dxa"/>
          </w:tcPr>
          <w:p w:rsidR="00C36E64" w:rsidRPr="00C10037" w:rsidRDefault="00C36E64" w:rsidP="006D0A3C">
            <w:pPr>
              <w:rPr>
                <w:sz w:val="20"/>
                <w:szCs w:val="20"/>
              </w:rPr>
            </w:pPr>
          </w:p>
        </w:tc>
        <w:tc>
          <w:tcPr>
            <w:tcW w:w="2520" w:type="dxa"/>
          </w:tcPr>
          <w:p w:rsidR="00C36E64" w:rsidRPr="00C10037" w:rsidRDefault="00C36E64" w:rsidP="00C36E64">
            <w:pPr>
              <w:rPr>
                <w:sz w:val="20"/>
                <w:szCs w:val="20"/>
              </w:rPr>
            </w:pPr>
            <w:r>
              <w:rPr>
                <w:sz w:val="20"/>
                <w:szCs w:val="20"/>
              </w:rPr>
              <w:t>Affichée par le système pour spécifier si la mise à jour a été faite manuellement par un utilisateur ou automatiquement par SWIFT</w:t>
            </w:r>
          </w:p>
        </w:tc>
      </w:tr>
      <w:tr w:rsidR="001C2103" w:rsidRPr="00C10037" w:rsidTr="00DD697A">
        <w:trPr>
          <w:trHeight w:val="623"/>
        </w:trPr>
        <w:tc>
          <w:tcPr>
            <w:tcW w:w="1560" w:type="dxa"/>
            <w:shd w:val="clear" w:color="auto" w:fill="D9D9D9" w:themeFill="background1" w:themeFillShade="D9"/>
          </w:tcPr>
          <w:p w:rsidR="001C2103" w:rsidRPr="00C10037" w:rsidRDefault="001C2103" w:rsidP="0005624F">
            <w:pPr>
              <w:jc w:val="center"/>
              <w:rPr>
                <w:b/>
                <w:bCs/>
              </w:rPr>
            </w:pPr>
            <w:r w:rsidRPr="00C10037">
              <w:rPr>
                <w:b/>
                <w:bCs/>
              </w:rPr>
              <w:lastRenderedPageBreak/>
              <w:t>Champ</w:t>
            </w:r>
          </w:p>
        </w:tc>
        <w:tc>
          <w:tcPr>
            <w:tcW w:w="1559" w:type="dxa"/>
            <w:shd w:val="clear" w:color="auto" w:fill="D9D9D9" w:themeFill="background1" w:themeFillShade="D9"/>
          </w:tcPr>
          <w:p w:rsidR="001C2103" w:rsidRPr="00C10037" w:rsidRDefault="001C2103" w:rsidP="0005624F">
            <w:pPr>
              <w:jc w:val="center"/>
              <w:rPr>
                <w:b/>
                <w:bCs/>
              </w:rPr>
            </w:pPr>
            <w:r w:rsidRPr="00C10037">
              <w:rPr>
                <w:b/>
                <w:bCs/>
              </w:rPr>
              <w:t>Etiquette</w:t>
            </w:r>
          </w:p>
        </w:tc>
        <w:tc>
          <w:tcPr>
            <w:tcW w:w="1559" w:type="dxa"/>
            <w:shd w:val="clear" w:color="auto" w:fill="D9D9D9" w:themeFill="background1" w:themeFillShade="D9"/>
          </w:tcPr>
          <w:p w:rsidR="001C2103" w:rsidRPr="00C10037" w:rsidRDefault="001C2103" w:rsidP="0005624F">
            <w:pPr>
              <w:jc w:val="center"/>
              <w:rPr>
                <w:b/>
                <w:bCs/>
              </w:rPr>
            </w:pPr>
            <w:r w:rsidRPr="00C10037">
              <w:rPr>
                <w:b/>
                <w:bCs/>
              </w:rPr>
              <w:t>Type de champ</w:t>
            </w:r>
          </w:p>
        </w:tc>
        <w:tc>
          <w:tcPr>
            <w:tcW w:w="1701" w:type="dxa"/>
            <w:shd w:val="clear" w:color="auto" w:fill="D9D9D9" w:themeFill="background1" w:themeFillShade="D9"/>
          </w:tcPr>
          <w:p w:rsidR="001C2103" w:rsidRPr="00C10037" w:rsidRDefault="001C2103" w:rsidP="0005624F">
            <w:pPr>
              <w:jc w:val="center"/>
              <w:rPr>
                <w:b/>
                <w:bCs/>
              </w:rPr>
            </w:pPr>
            <w:r w:rsidRPr="00C10037">
              <w:rPr>
                <w:b/>
                <w:bCs/>
              </w:rPr>
              <w:t>Type de donnée manipulée</w:t>
            </w:r>
          </w:p>
        </w:tc>
        <w:tc>
          <w:tcPr>
            <w:tcW w:w="709" w:type="dxa"/>
            <w:shd w:val="clear" w:color="auto" w:fill="D9D9D9" w:themeFill="background1" w:themeFillShade="D9"/>
          </w:tcPr>
          <w:p w:rsidR="001C2103" w:rsidRPr="00C10037" w:rsidRDefault="001C2103" w:rsidP="0005624F">
            <w:pPr>
              <w:jc w:val="center"/>
              <w:rPr>
                <w:b/>
                <w:bCs/>
              </w:rPr>
            </w:pPr>
            <w:r w:rsidRPr="00C10037">
              <w:rPr>
                <w:b/>
                <w:bCs/>
              </w:rPr>
              <w:t>Taille</w:t>
            </w:r>
          </w:p>
        </w:tc>
        <w:tc>
          <w:tcPr>
            <w:tcW w:w="2520" w:type="dxa"/>
            <w:shd w:val="clear" w:color="auto" w:fill="D9D9D9" w:themeFill="background1" w:themeFillShade="D9"/>
          </w:tcPr>
          <w:p w:rsidR="001C2103" w:rsidRPr="00C10037" w:rsidRDefault="001C2103" w:rsidP="0005624F">
            <w:pPr>
              <w:jc w:val="center"/>
              <w:rPr>
                <w:b/>
                <w:bCs/>
              </w:rPr>
            </w:pPr>
            <w:r w:rsidRPr="00C10037">
              <w:rPr>
                <w:b/>
                <w:bCs/>
              </w:rPr>
              <w:t>Description &amp; valeurs possibles</w:t>
            </w:r>
          </w:p>
        </w:tc>
      </w:tr>
      <w:tr w:rsidR="00C36E64" w:rsidRPr="00C10037" w:rsidTr="00DD697A">
        <w:trPr>
          <w:trHeight w:val="471"/>
        </w:trPr>
        <w:tc>
          <w:tcPr>
            <w:tcW w:w="1560" w:type="dxa"/>
          </w:tcPr>
          <w:p w:rsidR="00C36E64" w:rsidRPr="00C10037" w:rsidRDefault="00C36E64" w:rsidP="006D0A3C">
            <w:pPr>
              <w:rPr>
                <w:sz w:val="20"/>
                <w:szCs w:val="20"/>
              </w:rPr>
            </w:pPr>
            <w:r>
              <w:rPr>
                <w:sz w:val="20"/>
                <w:szCs w:val="20"/>
              </w:rPr>
              <w:t>Date de création</w:t>
            </w:r>
          </w:p>
        </w:tc>
        <w:tc>
          <w:tcPr>
            <w:tcW w:w="1559" w:type="dxa"/>
          </w:tcPr>
          <w:p w:rsidR="00C36E64" w:rsidRPr="00C10037" w:rsidRDefault="00C36E64" w:rsidP="006D0A3C">
            <w:pPr>
              <w:rPr>
                <w:sz w:val="20"/>
                <w:szCs w:val="20"/>
              </w:rPr>
            </w:pPr>
            <w:r>
              <w:rPr>
                <w:sz w:val="20"/>
                <w:szCs w:val="20"/>
              </w:rPr>
              <w:t>Date de création</w:t>
            </w:r>
          </w:p>
        </w:tc>
        <w:tc>
          <w:tcPr>
            <w:tcW w:w="1559" w:type="dxa"/>
          </w:tcPr>
          <w:p w:rsidR="00C36E64" w:rsidRPr="00C10037" w:rsidRDefault="00C36E64" w:rsidP="006D0A3C">
            <w:pPr>
              <w:rPr>
                <w:sz w:val="20"/>
                <w:szCs w:val="20"/>
              </w:rPr>
            </w:pPr>
            <w:r>
              <w:rPr>
                <w:sz w:val="20"/>
                <w:szCs w:val="20"/>
              </w:rPr>
              <w:t>Date</w:t>
            </w:r>
          </w:p>
        </w:tc>
        <w:tc>
          <w:tcPr>
            <w:tcW w:w="1701" w:type="dxa"/>
          </w:tcPr>
          <w:p w:rsidR="00C36E64" w:rsidRPr="00C10037" w:rsidRDefault="00C36E64" w:rsidP="006D0A3C">
            <w:pPr>
              <w:rPr>
                <w:sz w:val="20"/>
                <w:szCs w:val="20"/>
              </w:rPr>
            </w:pPr>
          </w:p>
        </w:tc>
        <w:tc>
          <w:tcPr>
            <w:tcW w:w="709" w:type="dxa"/>
          </w:tcPr>
          <w:p w:rsidR="00C36E64" w:rsidRPr="00C10037" w:rsidRDefault="00C36E64" w:rsidP="006D0A3C">
            <w:pPr>
              <w:rPr>
                <w:sz w:val="20"/>
                <w:szCs w:val="20"/>
              </w:rPr>
            </w:pPr>
          </w:p>
        </w:tc>
        <w:tc>
          <w:tcPr>
            <w:tcW w:w="2520" w:type="dxa"/>
          </w:tcPr>
          <w:p w:rsidR="00C36E64" w:rsidRPr="00C10037" w:rsidRDefault="00C36E64" w:rsidP="00C36E64">
            <w:pPr>
              <w:rPr>
                <w:sz w:val="20"/>
                <w:szCs w:val="20"/>
              </w:rPr>
            </w:pPr>
            <w:r>
              <w:rPr>
                <w:sz w:val="20"/>
                <w:szCs w:val="20"/>
              </w:rPr>
              <w:t>Affichée par le système</w:t>
            </w:r>
          </w:p>
        </w:tc>
      </w:tr>
      <w:tr w:rsidR="00C36E64" w:rsidRPr="00C10037" w:rsidTr="00DD697A">
        <w:tc>
          <w:tcPr>
            <w:tcW w:w="1560" w:type="dxa"/>
          </w:tcPr>
          <w:p w:rsidR="00C36E64" w:rsidRPr="00C10037" w:rsidRDefault="00C36E64" w:rsidP="00C36E64">
            <w:pPr>
              <w:rPr>
                <w:sz w:val="20"/>
                <w:szCs w:val="20"/>
              </w:rPr>
            </w:pPr>
            <w:r>
              <w:rPr>
                <w:sz w:val="20"/>
                <w:szCs w:val="20"/>
              </w:rPr>
              <w:t>Date de mise à jour</w:t>
            </w:r>
          </w:p>
        </w:tc>
        <w:tc>
          <w:tcPr>
            <w:tcW w:w="1559" w:type="dxa"/>
          </w:tcPr>
          <w:p w:rsidR="00C36E64" w:rsidRPr="00C10037" w:rsidRDefault="00C36E64" w:rsidP="006D0A3C">
            <w:pPr>
              <w:rPr>
                <w:sz w:val="20"/>
                <w:szCs w:val="20"/>
              </w:rPr>
            </w:pPr>
            <w:r>
              <w:rPr>
                <w:sz w:val="20"/>
                <w:szCs w:val="20"/>
              </w:rPr>
              <w:t>Date de mise à jour</w:t>
            </w:r>
          </w:p>
        </w:tc>
        <w:tc>
          <w:tcPr>
            <w:tcW w:w="1559" w:type="dxa"/>
          </w:tcPr>
          <w:p w:rsidR="00C36E64" w:rsidRPr="00C10037" w:rsidRDefault="00C36E64" w:rsidP="006D0A3C">
            <w:pPr>
              <w:rPr>
                <w:sz w:val="20"/>
                <w:szCs w:val="20"/>
              </w:rPr>
            </w:pPr>
            <w:r>
              <w:rPr>
                <w:sz w:val="20"/>
                <w:szCs w:val="20"/>
              </w:rPr>
              <w:t>Date</w:t>
            </w:r>
          </w:p>
        </w:tc>
        <w:tc>
          <w:tcPr>
            <w:tcW w:w="1701" w:type="dxa"/>
          </w:tcPr>
          <w:p w:rsidR="00C36E64" w:rsidRPr="00C10037" w:rsidRDefault="00C36E64" w:rsidP="006D0A3C">
            <w:pPr>
              <w:rPr>
                <w:sz w:val="20"/>
                <w:szCs w:val="20"/>
              </w:rPr>
            </w:pPr>
          </w:p>
        </w:tc>
        <w:tc>
          <w:tcPr>
            <w:tcW w:w="709" w:type="dxa"/>
          </w:tcPr>
          <w:p w:rsidR="00C36E64" w:rsidRPr="00C10037" w:rsidRDefault="00C36E64" w:rsidP="006D0A3C">
            <w:pPr>
              <w:rPr>
                <w:sz w:val="20"/>
                <w:szCs w:val="20"/>
              </w:rPr>
            </w:pPr>
          </w:p>
        </w:tc>
        <w:tc>
          <w:tcPr>
            <w:tcW w:w="2520" w:type="dxa"/>
          </w:tcPr>
          <w:p w:rsidR="00C36E64" w:rsidRPr="00C10037" w:rsidRDefault="00C36E64" w:rsidP="006D0A3C">
            <w:pPr>
              <w:rPr>
                <w:sz w:val="20"/>
                <w:szCs w:val="20"/>
              </w:rPr>
            </w:pPr>
            <w:r>
              <w:rPr>
                <w:sz w:val="20"/>
                <w:szCs w:val="20"/>
              </w:rPr>
              <w:t>Affichée par le système</w:t>
            </w:r>
          </w:p>
        </w:tc>
      </w:tr>
      <w:tr w:rsidR="00AA77D3" w:rsidRPr="00C10037" w:rsidTr="006D0A3C">
        <w:tc>
          <w:tcPr>
            <w:tcW w:w="9608" w:type="dxa"/>
            <w:gridSpan w:val="6"/>
          </w:tcPr>
          <w:p w:rsidR="00AA77D3" w:rsidRPr="00AA77D3" w:rsidRDefault="00AA77D3" w:rsidP="006D0A3C">
            <w:pPr>
              <w:rPr>
                <w:b/>
                <w:sz w:val="20"/>
                <w:szCs w:val="20"/>
              </w:rPr>
            </w:pPr>
            <w:r w:rsidRPr="00AA77D3">
              <w:rPr>
                <w:b/>
                <w:sz w:val="20"/>
                <w:szCs w:val="20"/>
              </w:rPr>
              <w:t xml:space="preserve">Cliquer sur comparer </w:t>
            </w:r>
          </w:p>
        </w:tc>
      </w:tr>
      <w:tr w:rsidR="00D82883" w:rsidRPr="00C10037" w:rsidTr="00DD697A">
        <w:tc>
          <w:tcPr>
            <w:tcW w:w="1560" w:type="dxa"/>
          </w:tcPr>
          <w:p w:rsidR="00D82883" w:rsidRDefault="00D82883" w:rsidP="006D0A3C">
            <w:pPr>
              <w:rPr>
                <w:sz w:val="20"/>
                <w:szCs w:val="20"/>
              </w:rPr>
            </w:pPr>
            <w:r>
              <w:rPr>
                <w:sz w:val="20"/>
                <w:szCs w:val="20"/>
              </w:rPr>
              <w:t xml:space="preserve">Première colonne  </w:t>
            </w:r>
          </w:p>
        </w:tc>
        <w:tc>
          <w:tcPr>
            <w:tcW w:w="1559" w:type="dxa"/>
          </w:tcPr>
          <w:p w:rsidR="00D82883" w:rsidRDefault="00D82883" w:rsidP="006D0A3C">
            <w:pPr>
              <w:rPr>
                <w:sz w:val="20"/>
                <w:szCs w:val="20"/>
              </w:rPr>
            </w:pPr>
            <w:r>
              <w:rPr>
                <w:sz w:val="20"/>
                <w:szCs w:val="20"/>
              </w:rPr>
              <w:t>Les champs de l’ost</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Default="00D82883" w:rsidP="00D82883">
            <w:pPr>
              <w:rPr>
                <w:sz w:val="20"/>
                <w:szCs w:val="20"/>
              </w:rPr>
            </w:pPr>
            <w:r>
              <w:rPr>
                <w:sz w:val="20"/>
                <w:szCs w:val="20"/>
              </w:rPr>
              <w:t>Les lignes en gris sont des valeurs inchangées</w:t>
            </w:r>
          </w:p>
          <w:p w:rsidR="00D82883" w:rsidRPr="00C10037" w:rsidRDefault="00D82883" w:rsidP="00D82883">
            <w:pPr>
              <w:rPr>
                <w:sz w:val="20"/>
                <w:szCs w:val="20"/>
              </w:rPr>
            </w:pPr>
            <w:r>
              <w:rPr>
                <w:sz w:val="20"/>
                <w:szCs w:val="20"/>
              </w:rPr>
              <w:t xml:space="preserve">Les lignes en rouge sont les valeurs qui ont été changées. </w:t>
            </w:r>
          </w:p>
        </w:tc>
      </w:tr>
      <w:tr w:rsidR="00D82883" w:rsidRPr="00C10037" w:rsidTr="00DD697A">
        <w:tc>
          <w:tcPr>
            <w:tcW w:w="1560" w:type="dxa"/>
          </w:tcPr>
          <w:p w:rsidR="00D82883" w:rsidRDefault="00D82883" w:rsidP="006D0A3C">
            <w:pPr>
              <w:rPr>
                <w:sz w:val="20"/>
                <w:szCs w:val="20"/>
              </w:rPr>
            </w:pPr>
            <w:r>
              <w:rPr>
                <w:sz w:val="20"/>
                <w:szCs w:val="20"/>
              </w:rPr>
              <w:t xml:space="preserve">Deuxième colonne </w:t>
            </w:r>
          </w:p>
        </w:tc>
        <w:tc>
          <w:tcPr>
            <w:tcW w:w="1559" w:type="dxa"/>
          </w:tcPr>
          <w:p w:rsidR="00D82883" w:rsidRDefault="00D82883" w:rsidP="006D0A3C">
            <w:pPr>
              <w:rPr>
                <w:sz w:val="20"/>
                <w:szCs w:val="20"/>
              </w:rPr>
            </w:pPr>
            <w:r>
              <w:rPr>
                <w:sz w:val="20"/>
                <w:szCs w:val="20"/>
              </w:rPr>
              <w:t>Ancienne version</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Default="00D82883" w:rsidP="006D0A3C">
            <w:pPr>
              <w:rPr>
                <w:sz w:val="20"/>
                <w:szCs w:val="20"/>
              </w:rPr>
            </w:pPr>
            <w:r>
              <w:rPr>
                <w:sz w:val="20"/>
                <w:szCs w:val="20"/>
              </w:rPr>
              <w:t>Ancienne version</w:t>
            </w:r>
          </w:p>
        </w:tc>
      </w:tr>
      <w:tr w:rsidR="00D82883" w:rsidRPr="00C10037" w:rsidTr="00DD697A">
        <w:tc>
          <w:tcPr>
            <w:tcW w:w="1560" w:type="dxa"/>
          </w:tcPr>
          <w:p w:rsidR="00D82883" w:rsidRDefault="001C2103" w:rsidP="006D0A3C">
            <w:pPr>
              <w:rPr>
                <w:sz w:val="20"/>
                <w:szCs w:val="20"/>
              </w:rPr>
            </w:pPr>
            <w:r>
              <w:rPr>
                <w:sz w:val="20"/>
                <w:szCs w:val="20"/>
              </w:rPr>
              <w:t>Troisième</w:t>
            </w:r>
            <w:r w:rsidR="00D82883">
              <w:rPr>
                <w:sz w:val="20"/>
                <w:szCs w:val="20"/>
              </w:rPr>
              <w:t xml:space="preserve"> colonne</w:t>
            </w:r>
          </w:p>
        </w:tc>
        <w:tc>
          <w:tcPr>
            <w:tcW w:w="1559" w:type="dxa"/>
          </w:tcPr>
          <w:p w:rsidR="00D82883" w:rsidRDefault="00D82883" w:rsidP="006D0A3C">
            <w:pPr>
              <w:rPr>
                <w:sz w:val="20"/>
                <w:szCs w:val="20"/>
              </w:rPr>
            </w:pPr>
            <w:r>
              <w:rPr>
                <w:sz w:val="20"/>
                <w:szCs w:val="20"/>
              </w:rPr>
              <w:t>Nouvelle version</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Default="00D82883" w:rsidP="006D0A3C">
            <w:pPr>
              <w:rPr>
                <w:sz w:val="20"/>
                <w:szCs w:val="20"/>
              </w:rPr>
            </w:pPr>
            <w:r>
              <w:rPr>
                <w:sz w:val="20"/>
                <w:szCs w:val="20"/>
              </w:rPr>
              <w:t>Nouvelle version</w:t>
            </w:r>
          </w:p>
        </w:tc>
      </w:tr>
      <w:tr w:rsidR="00D82883" w:rsidRPr="00C10037" w:rsidTr="00DD697A">
        <w:tc>
          <w:tcPr>
            <w:tcW w:w="1560" w:type="dxa"/>
          </w:tcPr>
          <w:p w:rsidR="00D82883" w:rsidRDefault="00D82883" w:rsidP="006D0A3C">
            <w:pPr>
              <w:rPr>
                <w:sz w:val="20"/>
                <w:szCs w:val="20"/>
              </w:rPr>
            </w:pPr>
            <w:r>
              <w:rPr>
                <w:sz w:val="20"/>
                <w:szCs w:val="20"/>
              </w:rPr>
              <w:t>Nombre de différences trouvées</w:t>
            </w:r>
          </w:p>
        </w:tc>
        <w:tc>
          <w:tcPr>
            <w:tcW w:w="1559" w:type="dxa"/>
          </w:tcPr>
          <w:p w:rsidR="00D82883" w:rsidRDefault="00D82883" w:rsidP="006D0A3C">
            <w:pPr>
              <w:rPr>
                <w:sz w:val="20"/>
                <w:szCs w:val="20"/>
              </w:rPr>
            </w:pPr>
            <w:r>
              <w:rPr>
                <w:sz w:val="20"/>
                <w:szCs w:val="20"/>
              </w:rPr>
              <w:t>Nombre de différences trouvées</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Pr="00C10037" w:rsidRDefault="00D82883" w:rsidP="006D0A3C">
            <w:pPr>
              <w:rPr>
                <w:sz w:val="20"/>
                <w:szCs w:val="20"/>
              </w:rPr>
            </w:pPr>
            <w:r>
              <w:rPr>
                <w:sz w:val="20"/>
                <w:szCs w:val="20"/>
              </w:rPr>
              <w:t>Nombre de différences trouvées entre l’ancienne version et la nouvelle version</w:t>
            </w:r>
          </w:p>
        </w:tc>
      </w:tr>
    </w:tbl>
    <w:p w:rsidR="007A2DE4" w:rsidRDefault="007A2DE4" w:rsidP="00AD0B64">
      <w:pPr>
        <w:spacing w:before="240" w:line="240" w:lineRule="auto"/>
        <w:ind w:right="142"/>
      </w:pPr>
    </w:p>
    <w:p w:rsidR="006D0A3C" w:rsidRPr="00604EEF" w:rsidRDefault="006D0A3C" w:rsidP="006D0A3C">
      <w:pPr>
        <w:pStyle w:val="Style3"/>
      </w:pPr>
      <w:bookmarkStart w:id="238" w:name="_Toc409450848"/>
      <w:r w:rsidRPr="00604EEF">
        <w:t>Comportement de l’écran</w:t>
      </w:r>
      <w:bookmarkEnd w:id="238"/>
    </w:p>
    <w:p w:rsidR="006D0A3C" w:rsidRDefault="001C2103" w:rsidP="001C2103">
      <w:pPr>
        <w:spacing w:before="240" w:line="240" w:lineRule="auto"/>
        <w:ind w:right="142"/>
      </w:pPr>
      <w:r>
        <w:t>Le comportement est comme suit :</w:t>
      </w:r>
    </w:p>
    <w:p w:rsidR="006D0A3C" w:rsidRDefault="006D0A3C" w:rsidP="00AD0B64">
      <w:pPr>
        <w:spacing w:before="240" w:line="240" w:lineRule="auto"/>
        <w:ind w:right="142"/>
      </w:pPr>
    </w:p>
    <w:tbl>
      <w:tblPr>
        <w:tblW w:w="964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8080"/>
      </w:tblGrid>
      <w:tr w:rsidR="001C2103" w:rsidRPr="001C2103" w:rsidTr="001C2103">
        <w:tc>
          <w:tcPr>
            <w:tcW w:w="1560" w:type="dxa"/>
            <w:shd w:val="clear" w:color="auto" w:fill="D9D9D9" w:themeFill="background1" w:themeFillShade="D9"/>
          </w:tcPr>
          <w:p w:rsidR="001C2103" w:rsidRPr="001C2103" w:rsidRDefault="001C2103" w:rsidP="001C2103">
            <w:pPr>
              <w:jc w:val="center"/>
              <w:rPr>
                <w:b/>
                <w:sz w:val="20"/>
                <w:szCs w:val="20"/>
              </w:rPr>
            </w:pPr>
            <w:r w:rsidRPr="001C2103">
              <w:rPr>
                <w:b/>
                <w:sz w:val="20"/>
                <w:szCs w:val="20"/>
              </w:rPr>
              <w:t>Action</w:t>
            </w:r>
          </w:p>
        </w:tc>
        <w:tc>
          <w:tcPr>
            <w:tcW w:w="8080" w:type="dxa"/>
            <w:shd w:val="clear" w:color="auto" w:fill="D9D9D9" w:themeFill="background1" w:themeFillShade="D9"/>
          </w:tcPr>
          <w:p w:rsidR="001C2103" w:rsidRPr="001C2103" w:rsidRDefault="001C2103" w:rsidP="001C2103">
            <w:pPr>
              <w:jc w:val="center"/>
              <w:rPr>
                <w:b/>
                <w:sz w:val="20"/>
                <w:szCs w:val="20"/>
              </w:rPr>
            </w:pPr>
            <w:r w:rsidRPr="001C2103">
              <w:rPr>
                <w:b/>
                <w:sz w:val="20"/>
                <w:szCs w:val="20"/>
              </w:rPr>
              <w:t>Traitement</w:t>
            </w:r>
          </w:p>
        </w:tc>
      </w:tr>
      <w:tr w:rsidR="001C2103" w:rsidRPr="00C10037" w:rsidTr="001C2103">
        <w:tc>
          <w:tcPr>
            <w:tcW w:w="1560" w:type="dxa"/>
          </w:tcPr>
          <w:p w:rsidR="001C2103" w:rsidRPr="00C10037" w:rsidRDefault="001C2103" w:rsidP="006D0A3C">
            <w:pPr>
              <w:rPr>
                <w:sz w:val="20"/>
                <w:szCs w:val="20"/>
              </w:rPr>
            </w:pPr>
            <w:r>
              <w:rPr>
                <w:sz w:val="20"/>
                <w:szCs w:val="20"/>
              </w:rPr>
              <w:t xml:space="preserve">Valider </w:t>
            </w:r>
          </w:p>
        </w:tc>
        <w:tc>
          <w:tcPr>
            <w:tcW w:w="8080" w:type="dxa"/>
          </w:tcPr>
          <w:p w:rsidR="001C2103" w:rsidRPr="00C10037" w:rsidRDefault="001C2103" w:rsidP="006D0A3C">
            <w:pPr>
              <w:rPr>
                <w:sz w:val="20"/>
                <w:szCs w:val="20"/>
              </w:rPr>
            </w:pPr>
            <w:r>
              <w:rPr>
                <w:sz w:val="20"/>
                <w:szCs w:val="20"/>
              </w:rPr>
              <w:t>Valider et accepter tous les changements, l’ost sera mise à jour avec les nouvelles valeurs</w:t>
            </w:r>
          </w:p>
        </w:tc>
      </w:tr>
      <w:tr w:rsidR="001C2103" w:rsidRPr="00C10037" w:rsidTr="001C2103">
        <w:tc>
          <w:tcPr>
            <w:tcW w:w="1560" w:type="dxa"/>
          </w:tcPr>
          <w:p w:rsidR="001C2103" w:rsidRPr="00C10037" w:rsidRDefault="001C2103" w:rsidP="006D0A3C">
            <w:pPr>
              <w:rPr>
                <w:sz w:val="20"/>
                <w:szCs w:val="20"/>
              </w:rPr>
            </w:pPr>
            <w:r>
              <w:rPr>
                <w:sz w:val="20"/>
                <w:szCs w:val="20"/>
              </w:rPr>
              <w:t>Rejeter</w:t>
            </w:r>
          </w:p>
        </w:tc>
        <w:tc>
          <w:tcPr>
            <w:tcW w:w="8080" w:type="dxa"/>
          </w:tcPr>
          <w:p w:rsidR="001C2103" w:rsidRPr="00C10037" w:rsidRDefault="001C2103" w:rsidP="006D0A3C">
            <w:pPr>
              <w:rPr>
                <w:sz w:val="20"/>
                <w:szCs w:val="20"/>
              </w:rPr>
            </w:pPr>
            <w:r>
              <w:rPr>
                <w:sz w:val="20"/>
                <w:szCs w:val="20"/>
              </w:rPr>
              <w:t>Refuser tous les changements, l’ancienne version sera gardée telle qu’elle est.</w:t>
            </w:r>
          </w:p>
        </w:tc>
      </w:tr>
    </w:tbl>
    <w:p w:rsidR="006D0A3C" w:rsidRDefault="006D0A3C" w:rsidP="00AD0B64">
      <w:pPr>
        <w:spacing w:before="240" w:line="240" w:lineRule="auto"/>
        <w:ind w:right="142"/>
      </w:pPr>
    </w:p>
    <w:p w:rsidR="00AD0B64" w:rsidRDefault="00AD0B64" w:rsidP="00AD0B64">
      <w:pPr>
        <w:spacing w:before="240" w:line="240" w:lineRule="auto"/>
        <w:ind w:right="142"/>
      </w:pPr>
    </w:p>
    <w:p w:rsidR="00AD0B64" w:rsidRDefault="00AD0B64" w:rsidP="00AD0B64">
      <w:pPr>
        <w:spacing w:before="240" w:line="240" w:lineRule="auto"/>
        <w:ind w:right="142"/>
      </w:pPr>
    </w:p>
    <w:p w:rsidR="00126CB6" w:rsidRDefault="00126CB6"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0624A4" w:rsidRPr="002C4D43" w:rsidRDefault="000624A4" w:rsidP="000624A4">
      <w:pPr>
        <w:pStyle w:val="Style1"/>
      </w:pPr>
      <w:bookmarkStart w:id="239" w:name="_Toc409450849"/>
      <w:r w:rsidRPr="002C4D43">
        <w:lastRenderedPageBreak/>
        <w:t>Parametrage</w:t>
      </w:r>
      <w:bookmarkEnd w:id="239"/>
    </w:p>
    <w:p w:rsidR="000624A4" w:rsidRPr="004C2844" w:rsidRDefault="000624A4" w:rsidP="000624A4">
      <w:pPr>
        <w:pStyle w:val="Style2"/>
      </w:pPr>
      <w:bookmarkStart w:id="240" w:name="_Toc409450850"/>
      <w:r>
        <w:t>Tableau de Bord</w:t>
      </w:r>
      <w:bookmarkEnd w:id="240"/>
    </w:p>
    <w:p w:rsidR="00A25D0B" w:rsidRDefault="00A25D0B" w:rsidP="00A25D0B"/>
    <w:p w:rsidR="000624A4" w:rsidRPr="000624A4" w:rsidRDefault="000624A4" w:rsidP="000624A4">
      <w:r w:rsidRPr="000624A4">
        <w:t>La description du tableau de bord :</w:t>
      </w:r>
    </w:p>
    <w:p w:rsidR="000624A4" w:rsidRPr="000624A4" w:rsidRDefault="000624A4" w:rsidP="00FB1421">
      <w:pPr>
        <w:numPr>
          <w:ilvl w:val="0"/>
          <w:numId w:val="4"/>
        </w:numPr>
      </w:pPr>
      <w:r w:rsidRPr="000624A4">
        <w:t>Liste des nœuds</w:t>
      </w:r>
    </w:p>
    <w:p w:rsidR="008B4994" w:rsidRDefault="000624A4" w:rsidP="000624A4">
      <w:r w:rsidRPr="000624A4">
        <w:t>Description de chaque nœud: conditions normales et conditions critiques</w:t>
      </w:r>
    </w:p>
    <w:tbl>
      <w:tblPr>
        <w:tblStyle w:val="TableGrid"/>
        <w:tblW w:w="9180" w:type="dxa"/>
        <w:tblLook w:val="04A0"/>
      </w:tblPr>
      <w:tblGrid>
        <w:gridCol w:w="1809"/>
        <w:gridCol w:w="3402"/>
        <w:gridCol w:w="1985"/>
        <w:gridCol w:w="1984"/>
      </w:tblGrid>
      <w:tr w:rsidR="00CE61D5" w:rsidRPr="00CE61D5" w:rsidTr="00AD0B64">
        <w:tc>
          <w:tcPr>
            <w:tcW w:w="1809" w:type="dxa"/>
            <w:shd w:val="clear" w:color="auto" w:fill="D9D9D9" w:themeFill="background1" w:themeFillShade="D9"/>
          </w:tcPr>
          <w:p w:rsidR="00CE61D5" w:rsidRPr="00FB0812" w:rsidRDefault="00CE61D5" w:rsidP="000624A4">
            <w:pPr>
              <w:rPr>
                <w:b/>
              </w:rPr>
            </w:pPr>
            <w:r w:rsidRPr="00FB0812">
              <w:rPr>
                <w:b/>
              </w:rPr>
              <w:t>Nœuds</w:t>
            </w:r>
          </w:p>
        </w:tc>
        <w:tc>
          <w:tcPr>
            <w:tcW w:w="3402" w:type="dxa"/>
            <w:shd w:val="clear" w:color="auto" w:fill="D9D9D9" w:themeFill="background1" w:themeFillShade="D9"/>
          </w:tcPr>
          <w:p w:rsidR="00CE61D5" w:rsidRPr="00CE61D5" w:rsidRDefault="00CE61D5" w:rsidP="000624A4">
            <w:pPr>
              <w:rPr>
                <w:b/>
              </w:rPr>
            </w:pPr>
            <w:r w:rsidRPr="00CE61D5">
              <w:rPr>
                <w:b/>
              </w:rPr>
              <w:t>Sous Nœuds</w:t>
            </w:r>
          </w:p>
        </w:tc>
        <w:tc>
          <w:tcPr>
            <w:tcW w:w="1985" w:type="dxa"/>
            <w:shd w:val="clear" w:color="auto" w:fill="D9D9D9" w:themeFill="background1" w:themeFillShade="D9"/>
          </w:tcPr>
          <w:p w:rsidR="00CE61D5" w:rsidRPr="00CE61D5" w:rsidRDefault="00CE61D5" w:rsidP="000624A4">
            <w:pPr>
              <w:rPr>
                <w:b/>
              </w:rPr>
            </w:pPr>
            <w:r w:rsidRPr="00CE61D5">
              <w:rPr>
                <w:b/>
              </w:rPr>
              <w:t>Condition normale</w:t>
            </w:r>
          </w:p>
        </w:tc>
        <w:tc>
          <w:tcPr>
            <w:tcW w:w="1984" w:type="dxa"/>
            <w:shd w:val="clear" w:color="auto" w:fill="D9D9D9" w:themeFill="background1" w:themeFillShade="D9"/>
          </w:tcPr>
          <w:p w:rsidR="00CE61D5" w:rsidRPr="00CE61D5" w:rsidRDefault="00CE61D5" w:rsidP="00FB0812">
            <w:pPr>
              <w:ind w:left="-108" w:firstLine="108"/>
              <w:rPr>
                <w:b/>
              </w:rPr>
            </w:pPr>
            <w:r w:rsidRPr="00CE61D5">
              <w:rPr>
                <w:b/>
              </w:rPr>
              <w:t>Condition critique</w:t>
            </w:r>
          </w:p>
        </w:tc>
      </w:tr>
      <w:tr w:rsidR="008B4994" w:rsidTr="00FB0812">
        <w:tc>
          <w:tcPr>
            <w:tcW w:w="1809" w:type="dxa"/>
            <w:vMerge w:val="restart"/>
          </w:tcPr>
          <w:p w:rsidR="008B4994" w:rsidRPr="00FB0812" w:rsidRDefault="008B4994" w:rsidP="000624A4">
            <w:pPr>
              <w:rPr>
                <w:b/>
              </w:rPr>
            </w:pPr>
            <w:r w:rsidRPr="00FB0812">
              <w:rPr>
                <w:b/>
              </w:rPr>
              <w:t>Annonces</w:t>
            </w:r>
          </w:p>
        </w:tc>
        <w:tc>
          <w:tcPr>
            <w:tcW w:w="3402" w:type="dxa"/>
          </w:tcPr>
          <w:p w:rsidR="008B4994" w:rsidRDefault="008B4994" w:rsidP="000624A4">
            <w:r>
              <w:t>Annonce mise à jour</w:t>
            </w:r>
            <w:r w:rsidR="00FB0812">
              <w:t xml:space="preserve"> en attente de validation</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Annulation d’annonce reçu</w:t>
            </w:r>
            <w:r w:rsidR="005129CB">
              <w:t>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5129CB" w:rsidP="000624A4">
            <w:r>
              <w:t xml:space="preserve">OST non activée arrivant à date de </w:t>
            </w:r>
            <w:r w:rsidR="006A5CF5">
              <w:t>référence</w:t>
            </w:r>
          </w:p>
        </w:tc>
        <w:tc>
          <w:tcPr>
            <w:tcW w:w="1985" w:type="dxa"/>
          </w:tcPr>
          <w:p w:rsidR="008B4994" w:rsidRDefault="008B4994" w:rsidP="000624A4"/>
        </w:tc>
        <w:tc>
          <w:tcPr>
            <w:tcW w:w="1984" w:type="dxa"/>
          </w:tcPr>
          <w:p w:rsidR="008B4994" w:rsidRDefault="008B4994" w:rsidP="000624A4"/>
        </w:tc>
      </w:tr>
      <w:tr w:rsidR="005E5E5D" w:rsidTr="00FB0812">
        <w:tc>
          <w:tcPr>
            <w:tcW w:w="1809" w:type="dxa"/>
          </w:tcPr>
          <w:p w:rsidR="005E5E5D" w:rsidRPr="00FB0812" w:rsidRDefault="005E5E5D" w:rsidP="000624A4">
            <w:pPr>
              <w:rPr>
                <w:b/>
              </w:rPr>
            </w:pPr>
          </w:p>
        </w:tc>
        <w:tc>
          <w:tcPr>
            <w:tcW w:w="3402" w:type="dxa"/>
          </w:tcPr>
          <w:p w:rsidR="005E5E5D" w:rsidRDefault="005E5E5D" w:rsidP="000624A4">
            <w:r>
              <w:t>Rappels annonces arrivant à date limite d’instructions</w:t>
            </w:r>
          </w:p>
        </w:tc>
        <w:tc>
          <w:tcPr>
            <w:tcW w:w="1985" w:type="dxa"/>
          </w:tcPr>
          <w:p w:rsidR="005E5E5D" w:rsidRDefault="005E5E5D" w:rsidP="000624A4">
            <w:r>
              <w:t>-5</w:t>
            </w:r>
          </w:p>
        </w:tc>
        <w:tc>
          <w:tcPr>
            <w:tcW w:w="1984" w:type="dxa"/>
          </w:tcPr>
          <w:p w:rsidR="005E5E5D" w:rsidRDefault="005E5E5D" w:rsidP="000624A4">
            <w:r>
              <w:t>-3</w:t>
            </w:r>
          </w:p>
        </w:tc>
      </w:tr>
      <w:tr w:rsidR="008B4994" w:rsidTr="00FB0812">
        <w:tc>
          <w:tcPr>
            <w:tcW w:w="1809" w:type="dxa"/>
            <w:vMerge w:val="restart"/>
          </w:tcPr>
          <w:p w:rsidR="008B4994" w:rsidRPr="00FB0812" w:rsidRDefault="008B4994" w:rsidP="000624A4">
            <w:pPr>
              <w:rPr>
                <w:b/>
              </w:rPr>
            </w:pPr>
            <w:r w:rsidRPr="00FB0812">
              <w:rPr>
                <w:b/>
              </w:rPr>
              <w:t>Instructions</w:t>
            </w:r>
          </w:p>
        </w:tc>
        <w:tc>
          <w:tcPr>
            <w:tcW w:w="3402" w:type="dxa"/>
          </w:tcPr>
          <w:p w:rsidR="008B4994" w:rsidRDefault="008B4994" w:rsidP="000624A4">
            <w:r>
              <w:t xml:space="preserve">Instruction </w:t>
            </w:r>
            <w:r w:rsidR="00FB0812">
              <w:t xml:space="preserve">client </w:t>
            </w:r>
            <w:r>
              <w:t>invalide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Instruction</w:t>
            </w:r>
            <w:r w:rsidR="00FB0812">
              <w:t xml:space="preserve"> client</w:t>
            </w:r>
            <w:r>
              <w:t xml:space="preserve"> en attente de validation</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Instruction</w:t>
            </w:r>
            <w:r w:rsidR="00FB0812">
              <w:t xml:space="preserve"> client</w:t>
            </w:r>
            <w:r>
              <w:t xml:space="preserve"> rejetée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 xml:space="preserve">Instruction </w:t>
            </w:r>
            <w:r w:rsidR="005B6C6D">
              <w:t xml:space="preserve">Marché </w:t>
            </w:r>
            <w:r>
              <w:t xml:space="preserve"> en attente d’envoi</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 xml:space="preserve">Instruction </w:t>
            </w:r>
            <w:r w:rsidR="005B6C6D">
              <w:t xml:space="preserve">Marché </w:t>
            </w:r>
            <w:r>
              <w:t xml:space="preserve"> Rejetée</w:t>
            </w:r>
          </w:p>
        </w:tc>
        <w:tc>
          <w:tcPr>
            <w:tcW w:w="1985" w:type="dxa"/>
          </w:tcPr>
          <w:p w:rsidR="008B4994" w:rsidRDefault="008B4994" w:rsidP="000624A4"/>
        </w:tc>
        <w:tc>
          <w:tcPr>
            <w:tcW w:w="1984" w:type="dxa"/>
          </w:tcPr>
          <w:p w:rsidR="008B4994" w:rsidRDefault="008B4994" w:rsidP="000624A4"/>
        </w:tc>
      </w:tr>
      <w:tr w:rsidR="00EB5536" w:rsidTr="00FB0812">
        <w:tc>
          <w:tcPr>
            <w:tcW w:w="1809" w:type="dxa"/>
            <w:vMerge w:val="restart"/>
          </w:tcPr>
          <w:p w:rsidR="00EB5536" w:rsidRPr="00FB0812" w:rsidRDefault="00EB5536" w:rsidP="000624A4">
            <w:pPr>
              <w:rPr>
                <w:b/>
              </w:rPr>
            </w:pPr>
            <w:r w:rsidRPr="00FB0812">
              <w:rPr>
                <w:b/>
              </w:rPr>
              <w:t>Exécutions</w:t>
            </w:r>
          </w:p>
        </w:tc>
        <w:tc>
          <w:tcPr>
            <w:tcW w:w="3402" w:type="dxa"/>
          </w:tcPr>
          <w:p w:rsidR="00EB5536" w:rsidRDefault="00EB5536" w:rsidP="000624A4">
            <w:r>
              <w:t>Exécution client non alloué</w:t>
            </w:r>
          </w:p>
        </w:tc>
        <w:tc>
          <w:tcPr>
            <w:tcW w:w="1985" w:type="dxa"/>
          </w:tcPr>
          <w:p w:rsidR="00EB5536" w:rsidRDefault="00EB5536" w:rsidP="000624A4"/>
        </w:tc>
        <w:tc>
          <w:tcPr>
            <w:tcW w:w="1984" w:type="dxa"/>
          </w:tcPr>
          <w:p w:rsidR="00EB5536" w:rsidRDefault="00EB5536" w:rsidP="000624A4"/>
        </w:tc>
      </w:tr>
      <w:tr w:rsidR="00EB5536" w:rsidTr="00FB0812">
        <w:tc>
          <w:tcPr>
            <w:tcW w:w="1809" w:type="dxa"/>
            <w:vMerge/>
          </w:tcPr>
          <w:p w:rsidR="00EB5536" w:rsidRPr="00FB0812" w:rsidRDefault="00EB5536" w:rsidP="000624A4">
            <w:pPr>
              <w:rPr>
                <w:b/>
              </w:rPr>
            </w:pPr>
          </w:p>
        </w:tc>
        <w:tc>
          <w:tcPr>
            <w:tcW w:w="3402" w:type="dxa"/>
          </w:tcPr>
          <w:p w:rsidR="00EB5536" w:rsidRDefault="00EB5536" w:rsidP="00EB5536">
            <w:r>
              <w:t xml:space="preserve">Exécution </w:t>
            </w:r>
            <w:r w:rsidR="005B6C6D">
              <w:t xml:space="preserve">Marché </w:t>
            </w:r>
            <w:r>
              <w:t xml:space="preserve">  non Réconcilié</w:t>
            </w:r>
          </w:p>
        </w:tc>
        <w:tc>
          <w:tcPr>
            <w:tcW w:w="1985" w:type="dxa"/>
          </w:tcPr>
          <w:p w:rsidR="00EB5536" w:rsidRDefault="00EB5536" w:rsidP="000624A4"/>
        </w:tc>
        <w:tc>
          <w:tcPr>
            <w:tcW w:w="1984" w:type="dxa"/>
          </w:tcPr>
          <w:p w:rsidR="00EB5536" w:rsidRDefault="00EB5536" w:rsidP="000624A4"/>
        </w:tc>
      </w:tr>
      <w:tr w:rsidR="008B4994" w:rsidTr="00FB0812">
        <w:tc>
          <w:tcPr>
            <w:tcW w:w="1809" w:type="dxa"/>
            <w:vMerge w:val="restart"/>
          </w:tcPr>
          <w:p w:rsidR="008B4994" w:rsidRPr="00FB0812" w:rsidRDefault="008B4994" w:rsidP="000624A4">
            <w:pPr>
              <w:rPr>
                <w:b/>
              </w:rPr>
            </w:pPr>
            <w:r w:rsidRPr="00FB0812">
              <w:rPr>
                <w:b/>
              </w:rPr>
              <w:t>Réclamations</w:t>
            </w:r>
          </w:p>
        </w:tc>
        <w:tc>
          <w:tcPr>
            <w:tcW w:w="3402" w:type="dxa"/>
          </w:tcPr>
          <w:p w:rsidR="008B4994" w:rsidRDefault="008B4994" w:rsidP="000624A4">
            <w:r>
              <w:t>Transaction tardive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Suspens non dénouée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B662C5">
            <w:pPr>
              <w:rPr>
                <w:b/>
              </w:rPr>
            </w:pPr>
          </w:p>
        </w:tc>
        <w:tc>
          <w:tcPr>
            <w:tcW w:w="3402" w:type="dxa"/>
          </w:tcPr>
          <w:p w:rsidR="008B4994" w:rsidRDefault="008B4994" w:rsidP="00B662C5">
            <w:r>
              <w:t>Position ferme</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val="restart"/>
          </w:tcPr>
          <w:p w:rsidR="008B4994" w:rsidRPr="00FB0812" w:rsidRDefault="008B4994" w:rsidP="00B662C5">
            <w:pPr>
              <w:rPr>
                <w:b/>
              </w:rPr>
            </w:pPr>
            <w:r w:rsidRPr="00FB0812">
              <w:rPr>
                <w:b/>
              </w:rPr>
              <w:t>Réconciliations</w:t>
            </w:r>
          </w:p>
        </w:tc>
        <w:tc>
          <w:tcPr>
            <w:tcW w:w="3402" w:type="dxa"/>
          </w:tcPr>
          <w:p w:rsidR="008B4994" w:rsidRDefault="00FB0812" w:rsidP="00B662C5">
            <w:r>
              <w:t xml:space="preserve">Paiement </w:t>
            </w:r>
            <w:r w:rsidR="008B4994">
              <w:t>Titre</w:t>
            </w:r>
            <w:r>
              <w:t xml:space="preserve"> non réconcilié ou partiellement réconcilié</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tcPr>
          <w:p w:rsidR="008B4994" w:rsidRPr="00FB0812" w:rsidRDefault="008B4994" w:rsidP="00B662C5">
            <w:pPr>
              <w:rPr>
                <w:b/>
              </w:rPr>
            </w:pPr>
          </w:p>
        </w:tc>
        <w:tc>
          <w:tcPr>
            <w:tcW w:w="3402" w:type="dxa"/>
          </w:tcPr>
          <w:p w:rsidR="008B4994" w:rsidRDefault="00FB0812" w:rsidP="00FB0812">
            <w:r>
              <w:t>Paiement Espèces non réconcilié ou partiellement réconcilié</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val="restart"/>
          </w:tcPr>
          <w:p w:rsidR="008B4994" w:rsidRPr="00FB0812" w:rsidRDefault="008B4994" w:rsidP="00B662C5">
            <w:pPr>
              <w:rPr>
                <w:b/>
              </w:rPr>
            </w:pPr>
            <w:r w:rsidRPr="00FB0812">
              <w:rPr>
                <w:b/>
              </w:rPr>
              <w:t>Allocations</w:t>
            </w:r>
          </w:p>
        </w:tc>
        <w:tc>
          <w:tcPr>
            <w:tcW w:w="3402" w:type="dxa"/>
          </w:tcPr>
          <w:p w:rsidR="008B4994" w:rsidRDefault="00FB0812" w:rsidP="00920CEF">
            <w:r>
              <w:t>Exécution Titre partiellement alloué</w:t>
            </w:r>
            <w:r w:rsidR="0092452D">
              <w:t>e</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tcPr>
          <w:p w:rsidR="008B4994" w:rsidRPr="00FB0812" w:rsidRDefault="008B4994" w:rsidP="00B662C5">
            <w:pPr>
              <w:rPr>
                <w:b/>
              </w:rPr>
            </w:pPr>
          </w:p>
        </w:tc>
        <w:tc>
          <w:tcPr>
            <w:tcW w:w="3402" w:type="dxa"/>
          </w:tcPr>
          <w:p w:rsidR="008B4994" w:rsidRDefault="00FB0812" w:rsidP="00920CEF">
            <w:r>
              <w:t>Exécution Espèce partiellement alloué</w:t>
            </w:r>
            <w:r w:rsidR="0092452D">
              <w:t>e</w:t>
            </w:r>
            <w:r>
              <w:t xml:space="preserve"> </w:t>
            </w:r>
          </w:p>
        </w:tc>
        <w:tc>
          <w:tcPr>
            <w:tcW w:w="1985" w:type="dxa"/>
          </w:tcPr>
          <w:p w:rsidR="008B4994" w:rsidRDefault="008B4994" w:rsidP="00B662C5"/>
        </w:tc>
        <w:tc>
          <w:tcPr>
            <w:tcW w:w="1984" w:type="dxa"/>
          </w:tcPr>
          <w:p w:rsidR="008B4994" w:rsidRDefault="008B4994" w:rsidP="00B662C5"/>
        </w:tc>
      </w:tr>
      <w:tr w:rsidR="00CD32E1" w:rsidTr="00FB0812">
        <w:tc>
          <w:tcPr>
            <w:tcW w:w="1809" w:type="dxa"/>
          </w:tcPr>
          <w:p w:rsidR="00CD32E1" w:rsidRPr="00FB0812" w:rsidRDefault="00CD32E1" w:rsidP="00B8715F">
            <w:pPr>
              <w:rPr>
                <w:b/>
              </w:rPr>
            </w:pPr>
            <w:r w:rsidRPr="00FB0812">
              <w:rPr>
                <w:b/>
              </w:rPr>
              <w:t>Paiement Espèce</w:t>
            </w:r>
          </w:p>
        </w:tc>
        <w:tc>
          <w:tcPr>
            <w:tcW w:w="3402" w:type="dxa"/>
          </w:tcPr>
          <w:p w:rsidR="00CD32E1" w:rsidRDefault="00CD32E1" w:rsidP="00B8715F">
            <w:r>
              <w:t>En attente de Validation</w:t>
            </w:r>
          </w:p>
        </w:tc>
        <w:tc>
          <w:tcPr>
            <w:tcW w:w="1985" w:type="dxa"/>
          </w:tcPr>
          <w:p w:rsidR="00CD32E1" w:rsidRDefault="00CD32E1" w:rsidP="00B8715F"/>
        </w:tc>
        <w:tc>
          <w:tcPr>
            <w:tcW w:w="1984" w:type="dxa"/>
          </w:tcPr>
          <w:p w:rsidR="00CD32E1" w:rsidRDefault="00CD32E1" w:rsidP="00B8715F"/>
        </w:tc>
      </w:tr>
      <w:tr w:rsidR="00CD32E1" w:rsidTr="00FB0812">
        <w:tc>
          <w:tcPr>
            <w:tcW w:w="1809" w:type="dxa"/>
            <w:vMerge w:val="restart"/>
          </w:tcPr>
          <w:p w:rsidR="00CD32E1" w:rsidRPr="00FB0812" w:rsidRDefault="00CD32E1" w:rsidP="00B662C5">
            <w:pPr>
              <w:rPr>
                <w:b/>
              </w:rPr>
            </w:pPr>
            <w:r w:rsidRPr="00FB0812">
              <w:rPr>
                <w:b/>
              </w:rPr>
              <w:t>Messages sortant</w:t>
            </w:r>
          </w:p>
        </w:tc>
        <w:tc>
          <w:tcPr>
            <w:tcW w:w="3402" w:type="dxa"/>
          </w:tcPr>
          <w:p w:rsidR="00CD32E1" w:rsidRDefault="00CD32E1" w:rsidP="00B662C5">
            <w:r>
              <w:t>564/rapport</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565</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567 / rapport</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566/ rapport</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val="restart"/>
          </w:tcPr>
          <w:p w:rsidR="00CD32E1" w:rsidRPr="00FB0812" w:rsidRDefault="00CD32E1" w:rsidP="008B4994">
            <w:pPr>
              <w:rPr>
                <w:b/>
              </w:rPr>
            </w:pPr>
            <w:r w:rsidRPr="00FB0812">
              <w:rPr>
                <w:b/>
              </w:rPr>
              <w:t>Messages Entrant</w:t>
            </w:r>
          </w:p>
        </w:tc>
        <w:tc>
          <w:tcPr>
            <w:tcW w:w="3402" w:type="dxa"/>
          </w:tcPr>
          <w:p w:rsidR="00CD32E1" w:rsidRDefault="00CD32E1" w:rsidP="00B662C5">
            <w:r>
              <w:t>564</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565</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567</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566</w:t>
            </w:r>
          </w:p>
        </w:tc>
        <w:tc>
          <w:tcPr>
            <w:tcW w:w="1985" w:type="dxa"/>
          </w:tcPr>
          <w:p w:rsidR="00CD32E1" w:rsidRDefault="00CD32E1" w:rsidP="00B662C5"/>
        </w:tc>
        <w:tc>
          <w:tcPr>
            <w:tcW w:w="1984" w:type="dxa"/>
          </w:tcPr>
          <w:p w:rsidR="00CD32E1" w:rsidRDefault="00CD32E1" w:rsidP="00B662C5"/>
        </w:tc>
      </w:tr>
      <w:tr w:rsidR="00CD32E1" w:rsidTr="00FB0812">
        <w:tc>
          <w:tcPr>
            <w:tcW w:w="1809" w:type="dxa"/>
          </w:tcPr>
          <w:p w:rsidR="00CD32E1" w:rsidRPr="00FB0812" w:rsidRDefault="00CD32E1" w:rsidP="008B4994">
            <w:pPr>
              <w:rPr>
                <w:b/>
              </w:rPr>
            </w:pPr>
            <w:r w:rsidRPr="00324C23">
              <w:rPr>
                <w:b/>
                <w:strike/>
              </w:rPr>
              <w:t>Tâche</w:t>
            </w:r>
            <w:r w:rsidRPr="00FB0812">
              <w:rPr>
                <w:b/>
              </w:rPr>
              <w:t xml:space="preserve">  </w:t>
            </w:r>
            <w:r w:rsidRPr="00324C23">
              <w:rPr>
                <w:b/>
                <w:strike/>
              </w:rPr>
              <w:t>à faire</w:t>
            </w:r>
          </w:p>
        </w:tc>
        <w:tc>
          <w:tcPr>
            <w:tcW w:w="3402" w:type="dxa"/>
          </w:tcPr>
          <w:p w:rsidR="00CD32E1" w:rsidRDefault="00CD32E1" w:rsidP="00B662C5">
            <w:r w:rsidRPr="00CD32E1">
              <w:rPr>
                <w:highlight w:val="lightGray"/>
              </w:rPr>
              <w:t>Autres tâches à définir</w:t>
            </w:r>
          </w:p>
        </w:tc>
        <w:tc>
          <w:tcPr>
            <w:tcW w:w="1985" w:type="dxa"/>
          </w:tcPr>
          <w:p w:rsidR="00CD32E1" w:rsidRDefault="00CD32E1" w:rsidP="00B662C5"/>
        </w:tc>
        <w:tc>
          <w:tcPr>
            <w:tcW w:w="1984" w:type="dxa"/>
          </w:tcPr>
          <w:p w:rsidR="00CD32E1" w:rsidRDefault="00CD32E1" w:rsidP="00B662C5"/>
        </w:tc>
      </w:tr>
    </w:tbl>
    <w:p w:rsidR="00CE61D5" w:rsidRDefault="00CE61D5" w:rsidP="000624A4"/>
    <w:p w:rsidR="00933640" w:rsidRPr="00D6109D" w:rsidRDefault="00933640" w:rsidP="000624A4">
      <w:pPr>
        <w:rPr>
          <w:b/>
          <w:color w:val="FF0000"/>
        </w:rPr>
      </w:pPr>
      <w:r>
        <w:rPr>
          <w:b/>
          <w:color w:val="FF0000"/>
        </w:rPr>
        <w:t>Les conditions normales et critiques sont à définir par AWB.</w:t>
      </w:r>
    </w:p>
    <w:p w:rsidR="008835A6" w:rsidRDefault="008835A6" w:rsidP="000624A4"/>
    <w:p w:rsidR="000624A4" w:rsidRPr="000624A4" w:rsidRDefault="000624A4" w:rsidP="000624A4">
      <w:pPr>
        <w:pStyle w:val="Style2"/>
      </w:pPr>
      <w:bookmarkStart w:id="241" w:name="_Toc358735502"/>
      <w:bookmarkStart w:id="242" w:name="_Toc409450851"/>
      <w:r w:rsidRPr="000624A4">
        <w:lastRenderedPageBreak/>
        <w:t>Profils</w:t>
      </w:r>
      <w:bookmarkEnd w:id="241"/>
      <w:bookmarkEnd w:id="242"/>
    </w:p>
    <w:p w:rsidR="00B3224C" w:rsidRPr="00450A1F" w:rsidRDefault="00B3224C" w:rsidP="00B3224C">
      <w:pPr>
        <w:spacing w:before="120"/>
        <w:jc w:val="both"/>
      </w:pPr>
      <w:r w:rsidRPr="00450A1F">
        <w:t>Liste des profils des utilisateurs à configurer dans l’application:</w:t>
      </w:r>
    </w:p>
    <w:p w:rsidR="00B3224C" w:rsidRPr="00450A1F" w:rsidRDefault="00B3224C" w:rsidP="00FB1421">
      <w:pPr>
        <w:pStyle w:val="ListParagraph"/>
        <w:numPr>
          <w:ilvl w:val="0"/>
          <w:numId w:val="5"/>
        </w:numPr>
        <w:spacing w:before="120" w:line="240" w:lineRule="auto"/>
        <w:jc w:val="both"/>
      </w:pPr>
      <w:r w:rsidRPr="00450A1F">
        <w:t>Langue</w:t>
      </w:r>
      <w:r>
        <w:t> : Français.</w:t>
      </w:r>
    </w:p>
    <w:p w:rsidR="00B3224C" w:rsidRPr="00450A1F" w:rsidRDefault="00B3224C" w:rsidP="00FB1421">
      <w:pPr>
        <w:pStyle w:val="ListParagraph"/>
        <w:numPr>
          <w:ilvl w:val="0"/>
          <w:numId w:val="5"/>
        </w:numPr>
        <w:spacing w:before="60" w:line="240" w:lineRule="auto"/>
        <w:jc w:val="both"/>
      </w:pPr>
      <w:r w:rsidRPr="00450A1F">
        <w:t>Format de la date</w:t>
      </w:r>
      <w:r>
        <w:t xml:space="preserve"> : </w:t>
      </w:r>
      <w:r w:rsidRPr="00322118">
        <w:t>jj/mm/aaaa</w:t>
      </w:r>
    </w:p>
    <w:p w:rsidR="00B3224C" w:rsidRPr="00450A1F" w:rsidRDefault="00B3224C" w:rsidP="00FB1421">
      <w:pPr>
        <w:pStyle w:val="ListParagraph"/>
        <w:numPr>
          <w:ilvl w:val="0"/>
          <w:numId w:val="5"/>
        </w:numPr>
        <w:spacing w:before="60" w:line="240" w:lineRule="auto"/>
        <w:jc w:val="both"/>
      </w:pPr>
      <w:r>
        <w:t>Format des montants et chiffres : En règle avec les devises utilisé</w:t>
      </w:r>
      <w:r w:rsidR="00AD0B64">
        <w:t>e</w:t>
      </w:r>
      <w:r>
        <w:t>s.</w:t>
      </w:r>
    </w:p>
    <w:p w:rsidR="000624A4" w:rsidRPr="000624A4" w:rsidRDefault="000624A4" w:rsidP="000624A4">
      <w:pPr>
        <w:pStyle w:val="Style2"/>
      </w:pPr>
      <w:bookmarkStart w:id="243" w:name="_Toc358735504"/>
      <w:bookmarkStart w:id="244" w:name="_Toc409450852"/>
      <w:r w:rsidRPr="000624A4">
        <w:t>Taxes et fiscalité:</w:t>
      </w:r>
      <w:bookmarkEnd w:id="243"/>
      <w:bookmarkEnd w:id="244"/>
    </w:p>
    <w:p w:rsidR="00833402" w:rsidRDefault="00833402" w:rsidP="000624A4"/>
    <w:p w:rsidR="000624A4" w:rsidRDefault="00833402" w:rsidP="000624A4">
      <w:r>
        <w:t xml:space="preserve">Pour le </w:t>
      </w:r>
      <w:r w:rsidR="005B6C6D">
        <w:t xml:space="preserve">Marché </w:t>
      </w:r>
      <w:r>
        <w:t xml:space="preserve"> étranger, il n y aura pas de taxes à calculer, la taxe est prélevée chez le dépositaire et les paiements sont reçu</w:t>
      </w:r>
      <w:r w:rsidR="00C94A55">
        <w:t>s</w:t>
      </w:r>
      <w:r>
        <w:t xml:space="preserve"> en Net.</w:t>
      </w:r>
    </w:p>
    <w:p w:rsidR="009254FA" w:rsidRPr="00550DF1" w:rsidRDefault="009254FA" w:rsidP="00550DF1">
      <w:pPr>
        <w:pStyle w:val="Style2"/>
      </w:pPr>
      <w:bookmarkStart w:id="245" w:name="_Toc358735505"/>
      <w:bookmarkStart w:id="246" w:name="_Toc409450853"/>
      <w:r w:rsidRPr="00550DF1">
        <w:t>Frais</w:t>
      </w:r>
      <w:bookmarkEnd w:id="245"/>
      <w:bookmarkEnd w:id="246"/>
    </w:p>
    <w:p w:rsidR="00AC01B2" w:rsidRDefault="00AC01B2" w:rsidP="009254FA"/>
    <w:p w:rsidR="004816A5" w:rsidRDefault="004816A5" w:rsidP="004F7D47">
      <w:pPr>
        <w:jc w:val="both"/>
      </w:pPr>
      <w:r>
        <w:t>La commission chargée pour chaque paiement sera un prélèvement d’un montant fixe.</w:t>
      </w:r>
    </w:p>
    <w:p w:rsidR="004816A5" w:rsidRDefault="005642C1" w:rsidP="004F7D47">
      <w:pPr>
        <w:jc w:val="both"/>
      </w:pPr>
      <w:r>
        <w:t xml:space="preserve">Les commissions </w:t>
      </w:r>
      <w:r w:rsidR="004816A5">
        <w:t>sont prélevées du montant brut  à l’opération</w:t>
      </w:r>
      <w:r w:rsidR="00BC0245">
        <w:t xml:space="preserve"> lors de la création du paiement client.</w:t>
      </w:r>
    </w:p>
    <w:p w:rsidR="00AD0B64" w:rsidRDefault="00AD0B64" w:rsidP="00AD0B64">
      <w:pPr>
        <w:jc w:val="both"/>
      </w:pPr>
      <w:r w:rsidRPr="00AD0B64">
        <w:t>Le prélèvement sera effec</w:t>
      </w:r>
      <w:r w:rsidR="005642C1">
        <w:t>tué dans la devise du paiement.</w:t>
      </w:r>
    </w:p>
    <w:p w:rsidR="004F7D47" w:rsidRPr="00AD0B64" w:rsidRDefault="00AD0B64" w:rsidP="004F7D47">
      <w:pPr>
        <w:jc w:val="both"/>
      </w:pPr>
      <w:r w:rsidRPr="00AD0B64">
        <w:t xml:space="preserve">Une matrice par devise doit être définie </w:t>
      </w:r>
      <w:r w:rsidR="004F7D47" w:rsidRPr="00AD0B64">
        <w:t xml:space="preserve">: </w:t>
      </w:r>
      <w:r w:rsidR="004F7D47">
        <w:t>devise</w:t>
      </w:r>
      <w:r w:rsidR="004F7D47" w:rsidRPr="00AD0B64">
        <w:t xml:space="preserve"> du paiement versus forfait à prélever </w:t>
      </w:r>
    </w:p>
    <w:p w:rsidR="00AD0B64" w:rsidRDefault="00AD0B64" w:rsidP="00AD0B64">
      <w:pPr>
        <w:jc w:val="both"/>
      </w:pPr>
    </w:p>
    <w:tbl>
      <w:tblPr>
        <w:tblStyle w:val="TableGrid"/>
        <w:tblW w:w="0" w:type="auto"/>
        <w:tblLook w:val="04A0"/>
      </w:tblPr>
      <w:tblGrid>
        <w:gridCol w:w="5106"/>
        <w:gridCol w:w="1098"/>
        <w:gridCol w:w="1134"/>
        <w:gridCol w:w="992"/>
        <w:gridCol w:w="958"/>
      </w:tblGrid>
      <w:tr w:rsidR="004F7D47" w:rsidTr="00A35FAF">
        <w:tc>
          <w:tcPr>
            <w:tcW w:w="5106" w:type="dxa"/>
            <w:tcBorders>
              <w:top w:val="nil"/>
              <w:left w:val="nil"/>
            </w:tcBorders>
            <w:shd w:val="clear" w:color="auto" w:fill="auto"/>
          </w:tcPr>
          <w:p w:rsidR="004F7D47" w:rsidRPr="00A35FAF" w:rsidRDefault="004F7D47" w:rsidP="00A35FAF">
            <w:pPr>
              <w:jc w:val="center"/>
              <w:rPr>
                <w:b/>
              </w:rPr>
            </w:pPr>
          </w:p>
        </w:tc>
        <w:tc>
          <w:tcPr>
            <w:tcW w:w="4182" w:type="dxa"/>
            <w:gridSpan w:val="4"/>
            <w:shd w:val="clear" w:color="auto" w:fill="D9D9D9" w:themeFill="background1" w:themeFillShade="D9"/>
          </w:tcPr>
          <w:p w:rsidR="004F7D47" w:rsidRPr="004F7D47" w:rsidRDefault="004F7D47" w:rsidP="004F7D47">
            <w:pPr>
              <w:jc w:val="center"/>
              <w:rPr>
                <w:b/>
              </w:rPr>
            </w:pPr>
            <w:r w:rsidRPr="004F7D47">
              <w:rPr>
                <w:b/>
              </w:rPr>
              <w:t>Devise du paiement</w:t>
            </w:r>
          </w:p>
        </w:tc>
      </w:tr>
      <w:tr w:rsidR="00122EFA" w:rsidTr="00A35FAF">
        <w:tc>
          <w:tcPr>
            <w:tcW w:w="5106" w:type="dxa"/>
            <w:tcBorders>
              <w:left w:val="single" w:sz="4" w:space="0" w:color="auto"/>
            </w:tcBorders>
            <w:shd w:val="clear" w:color="auto" w:fill="D9D9D9" w:themeFill="background1" w:themeFillShade="D9"/>
          </w:tcPr>
          <w:p w:rsidR="004F7D47" w:rsidRDefault="00A35FAF" w:rsidP="00A35FAF">
            <w:pPr>
              <w:jc w:val="center"/>
            </w:pPr>
            <w:r w:rsidRPr="00A35FAF">
              <w:rPr>
                <w:b/>
              </w:rPr>
              <w:t>Type de clients</w:t>
            </w:r>
          </w:p>
        </w:tc>
        <w:tc>
          <w:tcPr>
            <w:tcW w:w="1098" w:type="dxa"/>
          </w:tcPr>
          <w:p w:rsidR="004F7D47" w:rsidRDefault="004F7D47" w:rsidP="004F7D47">
            <w:pPr>
              <w:jc w:val="center"/>
            </w:pPr>
            <w:r>
              <w:t>EUR</w:t>
            </w:r>
          </w:p>
        </w:tc>
        <w:tc>
          <w:tcPr>
            <w:tcW w:w="1134" w:type="dxa"/>
          </w:tcPr>
          <w:p w:rsidR="004F7D47" w:rsidRDefault="004F7D47" w:rsidP="004F7D47">
            <w:pPr>
              <w:jc w:val="center"/>
            </w:pPr>
            <w:r>
              <w:t>USD</w:t>
            </w:r>
          </w:p>
        </w:tc>
        <w:tc>
          <w:tcPr>
            <w:tcW w:w="992" w:type="dxa"/>
          </w:tcPr>
          <w:p w:rsidR="004F7D47" w:rsidRDefault="004F7D47" w:rsidP="004F7D47">
            <w:pPr>
              <w:jc w:val="center"/>
            </w:pPr>
            <w:r>
              <w:t>TND</w:t>
            </w:r>
          </w:p>
        </w:tc>
        <w:tc>
          <w:tcPr>
            <w:tcW w:w="958" w:type="dxa"/>
          </w:tcPr>
          <w:p w:rsidR="004F7D47" w:rsidRDefault="004F7D47" w:rsidP="004F7D47">
            <w:pPr>
              <w:jc w:val="center"/>
            </w:pPr>
            <w:r>
              <w:t>GBP</w:t>
            </w:r>
          </w:p>
        </w:tc>
      </w:tr>
      <w:tr w:rsidR="00122EFA" w:rsidTr="00122EFA">
        <w:tc>
          <w:tcPr>
            <w:tcW w:w="5106" w:type="dxa"/>
          </w:tcPr>
          <w:p w:rsidR="004F7D47" w:rsidRPr="00122EFA" w:rsidRDefault="00122EFA" w:rsidP="00AD0B64">
            <w:pPr>
              <w:jc w:val="both"/>
            </w:pPr>
            <w:r w:rsidRPr="00122EFA">
              <w:t>Instit</w:t>
            </w:r>
            <w:r>
              <w:t>utionnel</w:t>
            </w:r>
            <w:r w:rsidRPr="00122EFA">
              <w:t xml:space="preserve"> marocain</w:t>
            </w:r>
            <w:r>
              <w:t> : SDG/ Cpies</w:t>
            </w:r>
            <w:r w:rsidR="00A35FAF">
              <w:t xml:space="preserve"> A</w:t>
            </w:r>
            <w:r>
              <w:t>ssurrance</w:t>
            </w:r>
          </w:p>
        </w:tc>
        <w:tc>
          <w:tcPr>
            <w:tcW w:w="1098" w:type="dxa"/>
          </w:tcPr>
          <w:p w:rsidR="004F7D47" w:rsidRDefault="004F7D47" w:rsidP="00AD0B64">
            <w:pPr>
              <w:jc w:val="both"/>
            </w:pPr>
          </w:p>
        </w:tc>
        <w:tc>
          <w:tcPr>
            <w:tcW w:w="1134" w:type="dxa"/>
          </w:tcPr>
          <w:p w:rsidR="004F7D47" w:rsidRDefault="004F7D47" w:rsidP="00AD0B64">
            <w:pPr>
              <w:jc w:val="both"/>
            </w:pPr>
          </w:p>
        </w:tc>
        <w:tc>
          <w:tcPr>
            <w:tcW w:w="992" w:type="dxa"/>
          </w:tcPr>
          <w:p w:rsidR="004F7D47" w:rsidRDefault="004F7D47" w:rsidP="00AD0B64">
            <w:pPr>
              <w:jc w:val="both"/>
            </w:pPr>
          </w:p>
        </w:tc>
        <w:tc>
          <w:tcPr>
            <w:tcW w:w="958" w:type="dxa"/>
          </w:tcPr>
          <w:p w:rsidR="004F7D47" w:rsidRDefault="004F7D47" w:rsidP="00AD0B64">
            <w:pPr>
              <w:jc w:val="both"/>
            </w:pPr>
          </w:p>
        </w:tc>
      </w:tr>
      <w:tr w:rsidR="00122EFA" w:rsidTr="00122EFA">
        <w:tc>
          <w:tcPr>
            <w:tcW w:w="5106" w:type="dxa"/>
          </w:tcPr>
          <w:p w:rsidR="00122EFA" w:rsidRPr="00122EFA" w:rsidRDefault="00122EFA" w:rsidP="00AD0B64">
            <w:pPr>
              <w:jc w:val="both"/>
            </w:pPr>
            <w:r w:rsidRPr="00122EFA">
              <w:t>Banque</w:t>
            </w:r>
            <w:r>
              <w:t> : compte propre</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r w:rsidR="00122EFA" w:rsidTr="00122EFA">
        <w:tc>
          <w:tcPr>
            <w:tcW w:w="5106" w:type="dxa"/>
          </w:tcPr>
          <w:p w:rsidR="00122EFA" w:rsidRPr="00122EFA" w:rsidRDefault="00122EFA" w:rsidP="00AD0B64">
            <w:pPr>
              <w:jc w:val="both"/>
            </w:pPr>
            <w:r w:rsidRPr="00122EFA">
              <w:t>Client non Résident : F</w:t>
            </w:r>
            <w:r>
              <w:t>iliales AWB</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r w:rsidR="00122EFA" w:rsidTr="00122EFA">
        <w:tc>
          <w:tcPr>
            <w:tcW w:w="5106" w:type="dxa"/>
          </w:tcPr>
          <w:p w:rsidR="00122EFA" w:rsidRPr="00122EFA" w:rsidRDefault="00122EFA" w:rsidP="00AD0B64">
            <w:pPr>
              <w:jc w:val="both"/>
            </w:pPr>
            <w:r w:rsidRPr="00122EFA">
              <w:t xml:space="preserve">Client non Résident : Fonds investissement étranger </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r w:rsidR="00122EFA" w:rsidTr="00122EFA">
        <w:tc>
          <w:tcPr>
            <w:tcW w:w="5106" w:type="dxa"/>
          </w:tcPr>
          <w:p w:rsidR="00122EFA" w:rsidRPr="00122EFA" w:rsidRDefault="00122EFA" w:rsidP="00AD0B64">
            <w:pPr>
              <w:jc w:val="both"/>
            </w:pPr>
            <w:r w:rsidRPr="00122EFA">
              <w:t>Clients privés non résident ou résident</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bl>
    <w:p w:rsidR="003222DB" w:rsidRDefault="003222DB" w:rsidP="00AD0B64">
      <w:pPr>
        <w:jc w:val="both"/>
        <w:rPr>
          <w:b/>
        </w:rPr>
      </w:pPr>
    </w:p>
    <w:p w:rsidR="008632C9" w:rsidRPr="00746349" w:rsidRDefault="00746349" w:rsidP="00AD0B64">
      <w:pPr>
        <w:jc w:val="both"/>
        <w:rPr>
          <w:b/>
        </w:rPr>
      </w:pPr>
      <w:r w:rsidRPr="00746349">
        <w:rPr>
          <w:b/>
        </w:rPr>
        <w:t xml:space="preserve">Se référer à la matrice des commissions en </w:t>
      </w:r>
      <w:hyperlink w:anchor="_Matrice_des_commissions" w:history="1">
        <w:r w:rsidRPr="00746349">
          <w:rPr>
            <w:rStyle w:val="Hyperlink"/>
            <w:b/>
          </w:rPr>
          <w:t>annexe</w:t>
        </w:r>
      </w:hyperlink>
      <w:r w:rsidRPr="00746349">
        <w:rPr>
          <w:b/>
        </w:rPr>
        <w:t>.</w:t>
      </w:r>
    </w:p>
    <w:p w:rsidR="008632C9" w:rsidRPr="008632C9" w:rsidRDefault="008632C9" w:rsidP="00AD0B64">
      <w:pPr>
        <w:jc w:val="both"/>
        <w:rPr>
          <w:b/>
          <w:color w:val="FF0000"/>
        </w:rPr>
      </w:pPr>
    </w:p>
    <w:p w:rsidR="00284A47" w:rsidRPr="00284A47" w:rsidRDefault="00284A47" w:rsidP="00284A47">
      <w:pPr>
        <w:rPr>
          <w:b/>
          <w:u w:val="single"/>
        </w:rPr>
      </w:pPr>
      <w:r w:rsidRPr="00284A47">
        <w:rPr>
          <w:b/>
          <w:u w:val="single"/>
        </w:rPr>
        <w:t>Paiement espèce / paiement titre</w:t>
      </w:r>
    </w:p>
    <w:p w:rsidR="00284A47" w:rsidRDefault="00284A47" w:rsidP="00284A47"/>
    <w:p w:rsidR="00712340" w:rsidRDefault="00534CD4" w:rsidP="00FB1421">
      <w:pPr>
        <w:pStyle w:val="ListParagraph"/>
        <w:numPr>
          <w:ilvl w:val="0"/>
          <w:numId w:val="12"/>
        </w:numPr>
        <w:jc w:val="both"/>
      </w:pPr>
      <w:r>
        <w:t xml:space="preserve">Pour les paiements en espèces, la commission </w:t>
      </w:r>
      <w:r w:rsidR="009C346D">
        <w:t xml:space="preserve">est </w:t>
      </w:r>
      <w:r w:rsidR="00712340">
        <w:t>prélevée</w:t>
      </w:r>
      <w:r>
        <w:t xml:space="preserve"> </w:t>
      </w:r>
      <w:r w:rsidR="00B45B84">
        <w:t>des paiements bruts</w:t>
      </w:r>
      <w:r>
        <w:t xml:space="preserve"> des clients.</w:t>
      </w:r>
    </w:p>
    <w:p w:rsidR="00712340" w:rsidRDefault="00534CD4" w:rsidP="00FB1421">
      <w:pPr>
        <w:pStyle w:val="ListParagraph"/>
        <w:numPr>
          <w:ilvl w:val="0"/>
          <w:numId w:val="12"/>
        </w:numPr>
        <w:jc w:val="both"/>
      </w:pPr>
      <w:r>
        <w:t>Pour les paiement</w:t>
      </w:r>
      <w:r w:rsidR="00E4600E">
        <w:t>s</w:t>
      </w:r>
      <w:r>
        <w:t xml:space="preserve"> en titre, </w:t>
      </w:r>
      <w:r w:rsidR="009C346D">
        <w:t>un mouvement</w:t>
      </w:r>
      <w:r w:rsidR="00E4600E">
        <w:t xml:space="preserve"> débit</w:t>
      </w:r>
      <w:r w:rsidR="009C346D">
        <w:t xml:space="preserve"> sera créé avec un montant = au montant de la commission prélevée.</w:t>
      </w:r>
    </w:p>
    <w:p w:rsidR="00284A47" w:rsidRDefault="00284A47" w:rsidP="00AD0B64">
      <w:pPr>
        <w:jc w:val="both"/>
      </w:pPr>
    </w:p>
    <w:p w:rsidR="009C346D" w:rsidRDefault="009C346D" w:rsidP="00AD0B64">
      <w:pPr>
        <w:jc w:val="both"/>
      </w:pPr>
      <w:r>
        <w:t>Ci-dessous la liste des OST sujettes à un prélèvement de commissions.</w:t>
      </w:r>
    </w:p>
    <w:p w:rsidR="000C7138" w:rsidRDefault="000C7138" w:rsidP="009254FA"/>
    <w:tbl>
      <w:tblPr>
        <w:tblW w:w="8369" w:type="dxa"/>
        <w:tblInd w:w="65" w:type="dxa"/>
        <w:tblCellMar>
          <w:left w:w="70" w:type="dxa"/>
          <w:right w:w="70" w:type="dxa"/>
        </w:tblCellMar>
        <w:tblLook w:val="04A0"/>
      </w:tblPr>
      <w:tblGrid>
        <w:gridCol w:w="5250"/>
        <w:gridCol w:w="3119"/>
      </w:tblGrid>
      <w:tr w:rsidR="009C346D" w:rsidRPr="009C346D" w:rsidTr="009C346D">
        <w:trPr>
          <w:trHeight w:val="292"/>
        </w:trPr>
        <w:tc>
          <w:tcPr>
            <w:tcW w:w="525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9C346D" w:rsidRPr="002B7FC7" w:rsidRDefault="009C346D" w:rsidP="009C346D">
            <w:pPr>
              <w:spacing w:line="240" w:lineRule="auto"/>
              <w:jc w:val="center"/>
              <w:rPr>
                <w:rFonts w:ascii="Calibri" w:eastAsia="Times New Roman" w:hAnsi="Calibri" w:cs="Times New Roman"/>
                <w:b/>
                <w:color w:val="000000"/>
                <w:szCs w:val="20"/>
                <w:lang w:eastAsia="fr-FR"/>
              </w:rPr>
            </w:pPr>
            <w:r w:rsidRPr="002B7FC7">
              <w:rPr>
                <w:rFonts w:ascii="Calibri" w:eastAsia="Times New Roman" w:hAnsi="Calibri" w:cs="Times New Roman"/>
                <w:b/>
                <w:color w:val="000000"/>
                <w:szCs w:val="20"/>
                <w:lang w:eastAsia="fr-FR"/>
              </w:rPr>
              <w:t>Description</w:t>
            </w:r>
          </w:p>
        </w:tc>
        <w:tc>
          <w:tcPr>
            <w:tcW w:w="3119" w:type="dxa"/>
            <w:tcBorders>
              <w:top w:val="single" w:sz="4" w:space="0" w:color="auto"/>
              <w:left w:val="nil"/>
              <w:bottom w:val="single" w:sz="4" w:space="0" w:color="auto"/>
              <w:right w:val="single" w:sz="4" w:space="0" w:color="auto"/>
            </w:tcBorders>
            <w:shd w:val="clear" w:color="auto" w:fill="A6A6A6" w:themeFill="background1" w:themeFillShade="A6"/>
            <w:hideMark/>
          </w:tcPr>
          <w:p w:rsidR="009C346D" w:rsidRPr="009C346D" w:rsidRDefault="009C346D" w:rsidP="009C346D">
            <w:pPr>
              <w:spacing w:line="240" w:lineRule="auto"/>
              <w:jc w:val="center"/>
              <w:rPr>
                <w:rFonts w:ascii="Calibri" w:eastAsia="Times New Roman" w:hAnsi="Calibri" w:cs="Times New Roman"/>
                <w:b/>
                <w:bCs/>
                <w:color w:val="000000"/>
                <w:sz w:val="20"/>
                <w:szCs w:val="20"/>
                <w:lang w:eastAsia="fr-FR"/>
              </w:rPr>
            </w:pPr>
            <w:r w:rsidRPr="002B7FC7">
              <w:rPr>
                <w:rFonts w:ascii="Calibri" w:eastAsia="Times New Roman" w:hAnsi="Calibri" w:cs="Times New Roman"/>
                <w:b/>
                <w:bCs/>
                <w:color w:val="000000"/>
                <w:szCs w:val="20"/>
                <w:lang w:eastAsia="fr-FR"/>
              </w:rPr>
              <w:t>Code</w:t>
            </w:r>
          </w:p>
        </w:tc>
      </w:tr>
      <w:tr w:rsidR="009C346D" w:rsidRPr="009C346D" w:rsidTr="009C346D">
        <w:trPr>
          <w:trHeight w:val="214"/>
        </w:trPr>
        <w:tc>
          <w:tcPr>
            <w:tcW w:w="5250" w:type="dxa"/>
            <w:tcBorders>
              <w:top w:val="single" w:sz="4" w:space="0" w:color="auto"/>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Offre public d'achat initié par l'émetteur</w:t>
            </w:r>
          </w:p>
        </w:tc>
        <w:tc>
          <w:tcPr>
            <w:tcW w:w="3119" w:type="dxa"/>
            <w:tcBorders>
              <w:top w:val="single" w:sz="4" w:space="0" w:color="auto"/>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bCs/>
                <w:color w:val="000000"/>
                <w:sz w:val="20"/>
                <w:szCs w:val="18"/>
                <w:lang w:eastAsia="fr-FR"/>
              </w:rPr>
            </w:pPr>
            <w:r w:rsidRPr="002B7FC7">
              <w:rPr>
                <w:rFonts w:ascii="Calibri" w:eastAsia="Times New Roman" w:hAnsi="Calibri" w:cs="Times New Roman"/>
                <w:bCs/>
                <w:color w:val="000000"/>
                <w:sz w:val="20"/>
                <w:szCs w:val="18"/>
                <w:lang w:eastAsia="fr-FR"/>
              </w:rPr>
              <w:t>BIDS</w:t>
            </w:r>
          </w:p>
        </w:tc>
      </w:tr>
      <w:tr w:rsidR="009C346D" w:rsidRPr="009C346D" w:rsidTr="009C346D">
        <w:trPr>
          <w:trHeight w:val="232"/>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Attribution d'actions gratuite</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bCs/>
                <w:color w:val="000000"/>
                <w:sz w:val="20"/>
                <w:szCs w:val="18"/>
                <w:lang w:eastAsia="fr-FR"/>
              </w:rPr>
            </w:pPr>
            <w:r w:rsidRPr="002B7FC7">
              <w:rPr>
                <w:rFonts w:ascii="Calibri" w:eastAsia="Times New Roman" w:hAnsi="Calibri" w:cs="Times New Roman"/>
                <w:bCs/>
                <w:color w:val="000000"/>
                <w:sz w:val="20"/>
                <w:szCs w:val="18"/>
                <w:lang w:eastAsia="fr-FR"/>
              </w:rPr>
              <w:t>BONU</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Dividende Cash</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DVCA</w:t>
            </w:r>
          </w:p>
        </w:tc>
      </w:tr>
      <w:tr w:rsidR="009C346D" w:rsidRPr="009C346D" w:rsidTr="009C346D">
        <w:trPr>
          <w:trHeight w:val="282"/>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Dividende optionnel avec droits</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DVOP</w:t>
            </w:r>
          </w:p>
        </w:tc>
      </w:tr>
      <w:tr w:rsidR="009C346D" w:rsidRPr="009C346D" w:rsidTr="009C346D">
        <w:trPr>
          <w:trHeight w:val="272"/>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Dividende optionnel</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DVOP</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Echange</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bCs/>
                <w:color w:val="000000"/>
                <w:sz w:val="20"/>
                <w:szCs w:val="18"/>
                <w:lang w:eastAsia="fr-FR"/>
              </w:rPr>
            </w:pPr>
            <w:r w:rsidRPr="002B7FC7">
              <w:rPr>
                <w:rFonts w:ascii="Calibri" w:eastAsia="Times New Roman" w:hAnsi="Calibri" w:cs="Times New Roman"/>
                <w:bCs/>
                <w:color w:val="000000"/>
                <w:sz w:val="20"/>
                <w:szCs w:val="18"/>
                <w:lang w:eastAsia="fr-FR"/>
              </w:rPr>
              <w:t>EXOF</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Exercice de warrant</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EXWA</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Intérêts</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INTR</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Remboursement anticipé</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MCAL</w:t>
            </w:r>
          </w:p>
        </w:tc>
      </w:tr>
      <w:tr w:rsidR="009C346D" w:rsidRPr="009C346D" w:rsidTr="009C346D">
        <w:trPr>
          <w:trHeight w:val="238"/>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sz w:val="20"/>
                <w:szCs w:val="18"/>
                <w:lang w:eastAsia="fr-FR"/>
              </w:rPr>
            </w:pPr>
            <w:r w:rsidRPr="002B7FC7">
              <w:rPr>
                <w:rFonts w:ascii="Calibri" w:eastAsia="Times New Roman" w:hAnsi="Calibri" w:cs="Times New Roman"/>
                <w:sz w:val="20"/>
                <w:szCs w:val="18"/>
                <w:lang w:eastAsia="fr-FR"/>
              </w:rPr>
              <w:t>Liquidation</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LIQU</w:t>
            </w:r>
          </w:p>
        </w:tc>
      </w:tr>
      <w:tr w:rsidR="008632C9" w:rsidRPr="009C346D" w:rsidTr="006D0A3C">
        <w:trPr>
          <w:trHeight w:val="292"/>
        </w:trPr>
        <w:tc>
          <w:tcPr>
            <w:tcW w:w="525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8632C9" w:rsidRPr="002B7FC7" w:rsidRDefault="008632C9" w:rsidP="006D0A3C">
            <w:pPr>
              <w:spacing w:line="240" w:lineRule="auto"/>
              <w:jc w:val="center"/>
              <w:rPr>
                <w:rFonts w:ascii="Calibri" w:eastAsia="Times New Roman" w:hAnsi="Calibri" w:cs="Times New Roman"/>
                <w:b/>
                <w:color w:val="000000"/>
                <w:szCs w:val="20"/>
                <w:lang w:eastAsia="fr-FR"/>
              </w:rPr>
            </w:pPr>
            <w:r w:rsidRPr="002B7FC7">
              <w:rPr>
                <w:rFonts w:ascii="Calibri" w:eastAsia="Times New Roman" w:hAnsi="Calibri" w:cs="Times New Roman"/>
                <w:b/>
                <w:color w:val="000000"/>
                <w:szCs w:val="20"/>
                <w:lang w:eastAsia="fr-FR"/>
              </w:rPr>
              <w:lastRenderedPageBreak/>
              <w:t>Description</w:t>
            </w:r>
          </w:p>
        </w:tc>
        <w:tc>
          <w:tcPr>
            <w:tcW w:w="3119" w:type="dxa"/>
            <w:tcBorders>
              <w:top w:val="single" w:sz="4" w:space="0" w:color="auto"/>
              <w:left w:val="nil"/>
              <w:bottom w:val="single" w:sz="4" w:space="0" w:color="auto"/>
              <w:right w:val="single" w:sz="4" w:space="0" w:color="auto"/>
            </w:tcBorders>
            <w:shd w:val="clear" w:color="auto" w:fill="A6A6A6" w:themeFill="background1" w:themeFillShade="A6"/>
            <w:hideMark/>
          </w:tcPr>
          <w:p w:rsidR="008632C9" w:rsidRPr="002B7FC7" w:rsidRDefault="008632C9" w:rsidP="006D0A3C">
            <w:pPr>
              <w:spacing w:line="240" w:lineRule="auto"/>
              <w:jc w:val="center"/>
              <w:rPr>
                <w:rFonts w:ascii="Calibri" w:eastAsia="Times New Roman" w:hAnsi="Calibri" w:cs="Times New Roman"/>
                <w:b/>
                <w:bCs/>
                <w:color w:val="000000"/>
                <w:szCs w:val="20"/>
                <w:lang w:eastAsia="fr-FR"/>
              </w:rPr>
            </w:pPr>
            <w:r w:rsidRPr="002B7FC7">
              <w:rPr>
                <w:rFonts w:ascii="Calibri" w:eastAsia="Times New Roman" w:hAnsi="Calibri" w:cs="Times New Roman"/>
                <w:b/>
                <w:bCs/>
                <w:color w:val="000000"/>
                <w:szCs w:val="20"/>
                <w:lang w:eastAsia="fr-FR"/>
              </w:rPr>
              <w:t>Code</w:t>
            </w:r>
          </w:p>
        </w:tc>
      </w:tr>
      <w:tr w:rsidR="009C346D" w:rsidRPr="009C346D" w:rsidTr="009C346D">
        <w:trPr>
          <w:trHeight w:val="261"/>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Remboursement à la maturité</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REDM</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sz w:val="20"/>
                <w:szCs w:val="18"/>
                <w:lang w:eastAsia="fr-FR"/>
              </w:rPr>
            </w:pPr>
            <w:r w:rsidRPr="002B7FC7">
              <w:rPr>
                <w:rFonts w:ascii="Calibri" w:eastAsia="Times New Roman" w:hAnsi="Calibri" w:cs="Times New Roman"/>
                <w:sz w:val="20"/>
                <w:szCs w:val="18"/>
                <w:lang w:eastAsia="fr-FR"/>
              </w:rPr>
              <w:t>Distribution de droit</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RHDI</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Spin-Off</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SOFF</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Stock Split</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SPLF</w:t>
            </w:r>
          </w:p>
        </w:tc>
      </w:tr>
      <w:tr w:rsidR="000C7138"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0C7138" w:rsidRPr="002B7FC7" w:rsidRDefault="000C7138"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Reverse Stock Split</w:t>
            </w:r>
          </w:p>
        </w:tc>
        <w:tc>
          <w:tcPr>
            <w:tcW w:w="3119" w:type="dxa"/>
            <w:tcBorders>
              <w:top w:val="nil"/>
              <w:left w:val="nil"/>
              <w:bottom w:val="single" w:sz="4" w:space="0" w:color="auto"/>
              <w:right w:val="single" w:sz="4" w:space="0" w:color="auto"/>
            </w:tcBorders>
            <w:shd w:val="clear" w:color="auto" w:fill="auto"/>
            <w:hideMark/>
          </w:tcPr>
          <w:p w:rsidR="000C7138" w:rsidRPr="002B7FC7" w:rsidRDefault="000C7138"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SPLR</w:t>
            </w:r>
          </w:p>
        </w:tc>
      </w:tr>
      <w:tr w:rsidR="000C7138" w:rsidRPr="009C346D" w:rsidTr="009C346D">
        <w:trPr>
          <w:trHeight w:val="195"/>
        </w:trPr>
        <w:tc>
          <w:tcPr>
            <w:tcW w:w="5250" w:type="dxa"/>
            <w:tcBorders>
              <w:top w:val="nil"/>
              <w:left w:val="single" w:sz="4" w:space="0" w:color="auto"/>
              <w:bottom w:val="single" w:sz="4" w:space="0" w:color="auto"/>
              <w:right w:val="single" w:sz="4" w:space="0" w:color="auto"/>
            </w:tcBorders>
            <w:shd w:val="clear" w:color="auto" w:fill="auto"/>
            <w:hideMark/>
          </w:tcPr>
          <w:p w:rsidR="000C7138" w:rsidRPr="002B7FC7" w:rsidRDefault="000C7138"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Offre public d'achat initié par une tierce partie</w:t>
            </w:r>
          </w:p>
        </w:tc>
        <w:tc>
          <w:tcPr>
            <w:tcW w:w="3119" w:type="dxa"/>
            <w:tcBorders>
              <w:top w:val="nil"/>
              <w:left w:val="nil"/>
              <w:bottom w:val="single" w:sz="4" w:space="0" w:color="auto"/>
              <w:right w:val="single" w:sz="4" w:space="0" w:color="auto"/>
            </w:tcBorders>
            <w:shd w:val="clear" w:color="auto" w:fill="auto"/>
            <w:hideMark/>
          </w:tcPr>
          <w:p w:rsidR="000C7138" w:rsidRPr="002B7FC7" w:rsidRDefault="000C7138"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TEND</w:t>
            </w:r>
          </w:p>
        </w:tc>
      </w:tr>
    </w:tbl>
    <w:p w:rsidR="009C346D" w:rsidRDefault="009C346D" w:rsidP="009254FA"/>
    <w:p w:rsidR="009254FA" w:rsidRPr="00550DF1" w:rsidRDefault="009254FA" w:rsidP="00550DF1">
      <w:pPr>
        <w:pStyle w:val="Style2"/>
      </w:pPr>
      <w:bookmarkStart w:id="247" w:name="_Toc358735506"/>
      <w:bookmarkStart w:id="248" w:name="_Toc409450854"/>
      <w:r w:rsidRPr="00550DF1">
        <w:t>Comptabilité :</w:t>
      </w:r>
      <w:bookmarkEnd w:id="247"/>
      <w:bookmarkEnd w:id="248"/>
    </w:p>
    <w:p w:rsidR="00D85827" w:rsidRDefault="00D85827" w:rsidP="009254FA"/>
    <w:p w:rsidR="000D4190" w:rsidRDefault="00D85827" w:rsidP="00D85827">
      <w:pPr>
        <w:jc w:val="both"/>
      </w:pPr>
      <w:r w:rsidRPr="00415FEC">
        <w:t xml:space="preserve">Le sujet de la compatibilité </w:t>
      </w:r>
      <w:r w:rsidR="000D4190" w:rsidRPr="00415FEC">
        <w:t xml:space="preserve">titre </w:t>
      </w:r>
      <w:r w:rsidRPr="00415FEC">
        <w:t xml:space="preserve">pour le </w:t>
      </w:r>
      <w:r w:rsidR="005B6C6D" w:rsidRPr="00415FEC">
        <w:t xml:space="preserve">Marché </w:t>
      </w:r>
      <w:r w:rsidRPr="00415FEC">
        <w:t xml:space="preserve"> étranger est à ne pas considérer par Megara.</w:t>
      </w:r>
    </w:p>
    <w:p w:rsidR="000D4190" w:rsidRDefault="000D4190" w:rsidP="000D4190">
      <w:pPr>
        <w:jc w:val="both"/>
      </w:pPr>
      <w:r w:rsidRPr="00BE1383">
        <w:t xml:space="preserve">Le sujet de la compatibilité </w:t>
      </w:r>
      <w:r w:rsidR="00415FEC" w:rsidRPr="00BE1383">
        <w:t>espèce</w:t>
      </w:r>
      <w:r w:rsidRPr="00BE1383">
        <w:t xml:space="preserve"> pour le Marché  étranger </w:t>
      </w:r>
      <w:r w:rsidR="00415FEC" w:rsidRPr="00BE1383">
        <w:t>sera traité dans un document SFD à part</w:t>
      </w:r>
      <w:r w:rsidRPr="00BE1383">
        <w:t>.</w:t>
      </w:r>
    </w:p>
    <w:p w:rsidR="00617977" w:rsidRPr="007914C1" w:rsidRDefault="00893C83" w:rsidP="007914C1">
      <w:pPr>
        <w:pStyle w:val="Style1"/>
        <w:numPr>
          <w:ilvl w:val="0"/>
          <w:numId w:val="0"/>
        </w:numPr>
        <w:ind w:left="432" w:hanging="432"/>
        <w:rPr>
          <w:rFonts w:eastAsiaTheme="minorHAnsi" w:cstheme="minorBidi"/>
          <w:bCs w:val="0"/>
          <w:i/>
          <w:caps w:val="0"/>
          <w:color w:val="auto"/>
          <w:sz w:val="20"/>
          <w:szCs w:val="20"/>
        </w:rPr>
      </w:pPr>
      <w:bookmarkStart w:id="249" w:name="_Toc409450855"/>
      <w:r w:rsidRPr="00754B4B">
        <w:rPr>
          <w:rFonts w:eastAsiaTheme="minorHAnsi" w:cstheme="minorBidi"/>
          <w:bCs w:val="0"/>
          <w:i/>
          <w:caps w:val="0"/>
          <w:color w:val="auto"/>
          <w:sz w:val="20"/>
          <w:szCs w:val="20"/>
        </w:rPr>
        <w:t>[Début Section Vermeg]</w:t>
      </w:r>
      <w:bookmarkEnd w:id="249"/>
    </w:p>
    <w:p w:rsidR="00893C83" w:rsidRPr="00331977" w:rsidRDefault="005A2EC1" w:rsidP="00893C83">
      <w:pPr>
        <w:pStyle w:val="Style1"/>
      </w:pPr>
      <w:bookmarkStart w:id="250" w:name="_Toc409450856"/>
      <w:r w:rsidRPr="00331977">
        <w:t>Batches</w:t>
      </w:r>
      <w:bookmarkEnd w:id="250"/>
    </w:p>
    <w:p w:rsidR="005A2C05" w:rsidRDefault="00893C83" w:rsidP="00C67802">
      <w:pPr>
        <w:spacing w:before="240"/>
        <w:jc w:val="both"/>
      </w:pPr>
      <w:r>
        <w:t>Ci-dessous la liste des B</w:t>
      </w:r>
      <w:r w:rsidR="002662EA">
        <w:t>ATCHES</w:t>
      </w:r>
      <w:r>
        <w:t xml:space="preserve"> qui doivent être configurés pour l’automatisation de certaines opérations.</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3510"/>
        <w:gridCol w:w="1418"/>
        <w:gridCol w:w="3118"/>
        <w:gridCol w:w="1166"/>
      </w:tblGrid>
      <w:tr w:rsidR="009D5803" w:rsidRPr="009D5803" w:rsidTr="002B7FC7">
        <w:trPr>
          <w:trHeight w:val="141"/>
        </w:trPr>
        <w:tc>
          <w:tcPr>
            <w:tcW w:w="3510" w:type="dxa"/>
            <w:shd w:val="clear" w:color="auto" w:fill="808080" w:themeFill="background1" w:themeFillShade="80"/>
          </w:tcPr>
          <w:p w:rsidR="009D5803" w:rsidRPr="00893C83" w:rsidRDefault="00893C83" w:rsidP="002B7FC7">
            <w:pPr>
              <w:spacing w:before="240" w:line="240" w:lineRule="auto"/>
              <w:jc w:val="center"/>
              <w:rPr>
                <w:b/>
              </w:rPr>
            </w:pPr>
            <w:r>
              <w:rPr>
                <w:b/>
              </w:rPr>
              <w:t>T</w:t>
            </w:r>
            <w:r w:rsidRPr="00893C83">
              <w:rPr>
                <w:b/>
              </w:rPr>
              <w:t>âches à exécuter</w:t>
            </w:r>
          </w:p>
        </w:tc>
        <w:tc>
          <w:tcPr>
            <w:tcW w:w="1418" w:type="dxa"/>
            <w:shd w:val="clear" w:color="auto" w:fill="808080" w:themeFill="background1" w:themeFillShade="80"/>
          </w:tcPr>
          <w:p w:rsidR="009D5803" w:rsidRPr="009D5803" w:rsidRDefault="00C65C73" w:rsidP="005A2C05">
            <w:pPr>
              <w:spacing w:before="240" w:line="240" w:lineRule="auto"/>
              <w:jc w:val="center"/>
              <w:rPr>
                <w:b/>
              </w:rPr>
            </w:pPr>
            <w:r>
              <w:rPr>
                <w:b/>
              </w:rPr>
              <w:t>Périodicité</w:t>
            </w:r>
          </w:p>
        </w:tc>
        <w:tc>
          <w:tcPr>
            <w:tcW w:w="3118" w:type="dxa"/>
            <w:shd w:val="clear" w:color="auto" w:fill="808080" w:themeFill="background1" w:themeFillShade="80"/>
          </w:tcPr>
          <w:p w:rsidR="009D5803" w:rsidRPr="009D5803" w:rsidRDefault="009D5803" w:rsidP="005A2C05">
            <w:pPr>
              <w:spacing w:before="240" w:line="240" w:lineRule="auto"/>
              <w:jc w:val="center"/>
              <w:rPr>
                <w:b/>
              </w:rPr>
            </w:pPr>
            <w:r w:rsidRPr="009D5803">
              <w:rPr>
                <w:b/>
              </w:rPr>
              <w:t>Date</w:t>
            </w:r>
          </w:p>
        </w:tc>
        <w:tc>
          <w:tcPr>
            <w:tcW w:w="1166" w:type="dxa"/>
            <w:shd w:val="clear" w:color="auto" w:fill="808080" w:themeFill="background1" w:themeFillShade="80"/>
          </w:tcPr>
          <w:p w:rsidR="009D5803" w:rsidRPr="009D5803" w:rsidRDefault="0028175B" w:rsidP="005A2C05">
            <w:pPr>
              <w:spacing w:before="240" w:line="240" w:lineRule="auto"/>
              <w:jc w:val="center"/>
              <w:rPr>
                <w:b/>
              </w:rPr>
            </w:pPr>
            <w:r>
              <w:rPr>
                <w:b/>
              </w:rPr>
              <w:t>H</w:t>
            </w:r>
            <w:r w:rsidR="009D5803" w:rsidRPr="009D5803">
              <w:rPr>
                <w:b/>
              </w:rPr>
              <w:t>eure</w:t>
            </w:r>
          </w:p>
        </w:tc>
      </w:tr>
      <w:tr w:rsidR="006F12A3" w:rsidRPr="009D5803" w:rsidTr="006944B5">
        <w:trPr>
          <w:trHeight w:val="145"/>
        </w:trPr>
        <w:tc>
          <w:tcPr>
            <w:tcW w:w="3510" w:type="dxa"/>
          </w:tcPr>
          <w:p w:rsidR="006F12A3" w:rsidRPr="002B7FC7" w:rsidRDefault="006F12A3"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Création d’OST à partir des échéanciers</w:t>
            </w:r>
          </w:p>
        </w:tc>
        <w:tc>
          <w:tcPr>
            <w:tcW w:w="1418" w:type="dxa"/>
          </w:tcPr>
          <w:p w:rsidR="006F12A3" w:rsidRPr="002B7FC7" w:rsidRDefault="006F12A3"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w:t>
            </w:r>
            <w:r w:rsidR="00384734" w:rsidRPr="002B7FC7">
              <w:rPr>
                <w:rFonts w:eastAsia="Times New Roman" w:cs="Times New Roman"/>
                <w:color w:val="000000"/>
                <w:sz w:val="20"/>
                <w:szCs w:val="20"/>
                <w:lang w:eastAsia="fr-FR"/>
              </w:rPr>
              <w:t>ne</w:t>
            </w:r>
          </w:p>
        </w:tc>
        <w:tc>
          <w:tcPr>
            <w:tcW w:w="3118" w:type="dxa"/>
          </w:tcPr>
          <w:p w:rsidR="006F12A3" w:rsidRPr="002B7FC7" w:rsidRDefault="00C90D48"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J - X</w:t>
            </w:r>
          </w:p>
        </w:tc>
        <w:tc>
          <w:tcPr>
            <w:tcW w:w="1166" w:type="dxa"/>
          </w:tcPr>
          <w:p w:rsidR="006F12A3" w:rsidRPr="002B7FC7" w:rsidRDefault="00C90D48" w:rsidP="00F21E90">
            <w:pPr>
              <w:spacing w:before="240" w:line="240" w:lineRule="auto"/>
              <w:jc w:val="center"/>
              <w:rPr>
                <w:sz w:val="20"/>
                <w:szCs w:val="20"/>
              </w:rPr>
            </w:pPr>
            <w:r w:rsidRPr="002B7FC7">
              <w:rPr>
                <w:sz w:val="20"/>
                <w:szCs w:val="20"/>
              </w:rPr>
              <w:t>08 :00</w:t>
            </w:r>
          </w:p>
        </w:tc>
      </w:tr>
      <w:tr w:rsidR="00384734" w:rsidRPr="009D5803" w:rsidTr="006944B5">
        <w:trPr>
          <w:trHeight w:val="676"/>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Activation de l’annonce</w:t>
            </w:r>
          </w:p>
        </w:tc>
        <w:tc>
          <w:tcPr>
            <w:tcW w:w="1418"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F21E90"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de référence pour OST obligatoires</w:t>
            </w:r>
          </w:p>
          <w:p w:rsidR="00F21E90" w:rsidRPr="002B7FC7" w:rsidRDefault="00F21E90"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 xml:space="preserve">Date d’ouverture de l’opération pour </w:t>
            </w:r>
            <w:r w:rsidR="009C6D54" w:rsidRPr="002B7FC7">
              <w:rPr>
                <w:rFonts w:eastAsia="Times New Roman" w:cs="Times New Roman"/>
                <w:color w:val="000000"/>
                <w:sz w:val="20"/>
                <w:szCs w:val="20"/>
                <w:lang w:eastAsia="fr-FR"/>
              </w:rPr>
              <w:t>OST</w:t>
            </w:r>
            <w:r w:rsidRPr="002B7FC7">
              <w:rPr>
                <w:rFonts w:eastAsia="Times New Roman" w:cs="Times New Roman"/>
                <w:color w:val="000000"/>
                <w:sz w:val="20"/>
                <w:szCs w:val="20"/>
                <w:lang w:eastAsia="fr-FR"/>
              </w:rPr>
              <w:t xml:space="preserve"> volontaire</w:t>
            </w:r>
            <w:r w:rsidR="009C6D54" w:rsidRPr="002B7FC7">
              <w:rPr>
                <w:rFonts w:eastAsia="Times New Roman" w:cs="Times New Roman"/>
                <w:color w:val="000000"/>
                <w:sz w:val="20"/>
                <w:szCs w:val="20"/>
                <w:lang w:eastAsia="fr-FR"/>
              </w:rPr>
              <w:t>s</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08 :00</w:t>
            </w:r>
          </w:p>
        </w:tc>
      </w:tr>
      <w:tr w:rsidR="00384734" w:rsidRPr="009D5803" w:rsidTr="002B7FC7">
        <w:trPr>
          <w:trHeight w:val="247"/>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Notification d’annonce</w:t>
            </w:r>
          </w:p>
        </w:tc>
        <w:tc>
          <w:tcPr>
            <w:tcW w:w="1418" w:type="dxa"/>
          </w:tcPr>
          <w:p w:rsidR="00384734" w:rsidRPr="002B7FC7" w:rsidRDefault="00384734" w:rsidP="00F21E9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084577" w:rsidP="00E2584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10 :00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Confirmation de paiement</w:t>
            </w:r>
          </w:p>
        </w:tc>
        <w:tc>
          <w:tcPr>
            <w:tcW w:w="1418" w:type="dxa"/>
          </w:tcPr>
          <w:p w:rsidR="00384734" w:rsidRPr="002B7FC7" w:rsidRDefault="00384734" w:rsidP="00F21E9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084577" w:rsidP="00E2584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15 :30</w:t>
            </w:r>
          </w:p>
        </w:tc>
      </w:tr>
      <w:tr w:rsidR="00384734" w:rsidRPr="009D5803" w:rsidTr="006944B5">
        <w:trPr>
          <w:trHeight w:val="385"/>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Application des options par défaut configurées</w:t>
            </w:r>
          </w:p>
        </w:tc>
        <w:tc>
          <w:tcPr>
            <w:tcW w:w="1418" w:type="dxa"/>
          </w:tcPr>
          <w:p w:rsidR="00384734" w:rsidRPr="002B7FC7" w:rsidRDefault="00384734" w:rsidP="00F21E9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AWB date limite d’instruction</w:t>
            </w:r>
          </w:p>
        </w:tc>
        <w:tc>
          <w:tcPr>
            <w:tcW w:w="1166" w:type="dxa"/>
          </w:tcPr>
          <w:p w:rsidR="00384734" w:rsidRPr="002B7FC7" w:rsidRDefault="00384734" w:rsidP="00F21E90">
            <w:pPr>
              <w:spacing w:before="240" w:line="240" w:lineRule="auto"/>
              <w:jc w:val="center"/>
              <w:rPr>
                <w:sz w:val="20"/>
                <w:szCs w:val="20"/>
              </w:rPr>
            </w:pPr>
            <w:r w:rsidRPr="002B7FC7">
              <w:rPr>
                <w:sz w:val="20"/>
                <w:szCs w:val="20"/>
              </w:rPr>
              <w:t>11 :30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Application des options par défaut de l’émetteur</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AWB date limite d’instruction</w:t>
            </w:r>
          </w:p>
        </w:tc>
        <w:tc>
          <w:tcPr>
            <w:tcW w:w="1166" w:type="dxa"/>
          </w:tcPr>
          <w:p w:rsidR="00384734" w:rsidRPr="002B7FC7" w:rsidRDefault="00384734" w:rsidP="00F21E90">
            <w:pPr>
              <w:spacing w:before="240" w:line="240" w:lineRule="auto"/>
              <w:jc w:val="center"/>
              <w:rPr>
                <w:sz w:val="20"/>
                <w:szCs w:val="20"/>
              </w:rPr>
            </w:pPr>
            <w:r w:rsidRPr="002B7FC7">
              <w:rPr>
                <w:sz w:val="20"/>
                <w:szCs w:val="20"/>
              </w:rPr>
              <w:t>12 :00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Consolidation des instructions clients pour créer les instructions Marché.</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AWB date limite d’instruction</w:t>
            </w:r>
          </w:p>
        </w:tc>
        <w:tc>
          <w:tcPr>
            <w:tcW w:w="1166" w:type="dxa"/>
          </w:tcPr>
          <w:p w:rsidR="00384734" w:rsidRPr="002B7FC7" w:rsidRDefault="00384734" w:rsidP="00F21E90">
            <w:pPr>
              <w:spacing w:before="240" w:line="240" w:lineRule="auto"/>
              <w:jc w:val="center"/>
              <w:rPr>
                <w:sz w:val="20"/>
                <w:szCs w:val="20"/>
              </w:rPr>
            </w:pPr>
            <w:r w:rsidRPr="002B7FC7">
              <w:rPr>
                <w:sz w:val="20"/>
                <w:szCs w:val="20"/>
              </w:rPr>
              <w:t>13 :00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Calcul automatique des exécutions clients</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d’arrêt de position</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15 :00</w:t>
            </w:r>
          </w:p>
        </w:tc>
      </w:tr>
      <w:tr w:rsidR="00384734" w:rsidRPr="009D5803" w:rsidTr="006944B5">
        <w:trPr>
          <w:trHeight w:val="89"/>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 xml:space="preserve">Calcul automatique des exécutions Marché </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d’arrêt de position</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15 :00</w:t>
            </w:r>
          </w:p>
        </w:tc>
      </w:tr>
      <w:tr w:rsidR="00084577" w:rsidRPr="009D5803" w:rsidTr="006944B5">
        <w:trPr>
          <w:trHeight w:val="213"/>
        </w:trPr>
        <w:tc>
          <w:tcPr>
            <w:tcW w:w="3510" w:type="dxa"/>
          </w:tcPr>
          <w:p w:rsidR="00084577" w:rsidRPr="002B7FC7" w:rsidRDefault="00F21E90"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Clôture</w:t>
            </w:r>
            <w:r w:rsidR="00084577" w:rsidRPr="002B7FC7">
              <w:rPr>
                <w:rFonts w:eastAsia="Times New Roman" w:cs="Times New Roman"/>
                <w:color w:val="000000"/>
                <w:sz w:val="20"/>
                <w:szCs w:val="20"/>
                <w:lang w:eastAsia="fr-FR"/>
              </w:rPr>
              <w:t xml:space="preserve"> des OST</w:t>
            </w:r>
          </w:p>
        </w:tc>
        <w:tc>
          <w:tcPr>
            <w:tcW w:w="1418" w:type="dxa"/>
          </w:tcPr>
          <w:p w:rsidR="00084577" w:rsidRPr="002B7FC7" w:rsidRDefault="00F21E90"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084577" w:rsidRPr="002B7FC7" w:rsidRDefault="00084577"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de Paiement +25</w:t>
            </w:r>
            <w:r w:rsidR="00C90D48" w:rsidRPr="002B7FC7">
              <w:rPr>
                <w:rFonts w:eastAsia="Times New Roman" w:cs="Times New Roman"/>
                <w:color w:val="000000"/>
                <w:sz w:val="20"/>
                <w:szCs w:val="20"/>
                <w:lang w:eastAsia="fr-FR"/>
              </w:rPr>
              <w:t xml:space="preserve"> J</w:t>
            </w:r>
          </w:p>
        </w:tc>
        <w:tc>
          <w:tcPr>
            <w:tcW w:w="1166" w:type="dxa"/>
          </w:tcPr>
          <w:p w:rsidR="00084577" w:rsidRPr="002B7FC7" w:rsidRDefault="00F21E90" w:rsidP="00F21E90">
            <w:pPr>
              <w:spacing w:before="240" w:line="240" w:lineRule="auto"/>
              <w:jc w:val="center"/>
              <w:rPr>
                <w:sz w:val="20"/>
                <w:szCs w:val="20"/>
              </w:rPr>
            </w:pPr>
            <w:r w:rsidRPr="002B7FC7">
              <w:rPr>
                <w:sz w:val="20"/>
                <w:szCs w:val="20"/>
              </w:rPr>
              <w:t>15 :00</w:t>
            </w:r>
          </w:p>
        </w:tc>
      </w:tr>
      <w:tr w:rsidR="006944B5" w:rsidRPr="009D5803" w:rsidTr="006944B5">
        <w:trPr>
          <w:trHeight w:val="69"/>
        </w:trPr>
        <w:tc>
          <w:tcPr>
            <w:tcW w:w="3510" w:type="dxa"/>
          </w:tcPr>
          <w:p w:rsidR="006944B5" w:rsidRPr="00CF46A6" w:rsidRDefault="006944B5" w:rsidP="002B7FC7">
            <w:pPr>
              <w:spacing w:line="240" w:lineRule="auto"/>
              <w:rPr>
                <w:rFonts w:eastAsia="Times New Roman" w:cs="Times New Roman"/>
                <w:strike/>
                <w:color w:val="FF0000"/>
                <w:sz w:val="20"/>
                <w:szCs w:val="20"/>
                <w:lang w:eastAsia="fr-FR"/>
              </w:rPr>
            </w:pPr>
            <w:r w:rsidRPr="00CF46A6">
              <w:rPr>
                <w:rFonts w:eastAsia="Times New Roman" w:cs="Times New Roman"/>
                <w:strike/>
                <w:color w:val="FF0000"/>
                <w:sz w:val="20"/>
                <w:szCs w:val="20"/>
                <w:lang w:eastAsia="fr-FR"/>
              </w:rPr>
              <w:t>Déblocage des Positions bloquée pour Meeting</w:t>
            </w:r>
          </w:p>
        </w:tc>
        <w:tc>
          <w:tcPr>
            <w:tcW w:w="1418" w:type="dxa"/>
          </w:tcPr>
          <w:p w:rsidR="006944B5" w:rsidRPr="00CF46A6" w:rsidRDefault="006944B5" w:rsidP="002B7FC7">
            <w:pPr>
              <w:spacing w:line="240" w:lineRule="auto"/>
              <w:jc w:val="center"/>
              <w:rPr>
                <w:rFonts w:eastAsia="Times New Roman" w:cs="Times New Roman"/>
                <w:strike/>
                <w:color w:val="FF0000"/>
                <w:sz w:val="20"/>
                <w:szCs w:val="20"/>
                <w:lang w:eastAsia="fr-FR"/>
              </w:rPr>
            </w:pPr>
            <w:r w:rsidRPr="00CF46A6">
              <w:rPr>
                <w:rFonts w:eastAsia="Times New Roman" w:cs="Times New Roman"/>
                <w:strike/>
                <w:color w:val="FF0000"/>
                <w:sz w:val="20"/>
                <w:szCs w:val="20"/>
                <w:lang w:eastAsia="fr-FR"/>
              </w:rPr>
              <w:t>Quotidienne</w:t>
            </w:r>
          </w:p>
        </w:tc>
        <w:tc>
          <w:tcPr>
            <w:tcW w:w="3118" w:type="dxa"/>
          </w:tcPr>
          <w:p w:rsidR="006944B5" w:rsidRPr="00CF46A6" w:rsidRDefault="006944B5" w:rsidP="00E25840">
            <w:pPr>
              <w:spacing w:line="240" w:lineRule="auto"/>
              <w:jc w:val="center"/>
              <w:rPr>
                <w:rFonts w:eastAsia="Times New Roman" w:cs="Times New Roman"/>
                <w:strike/>
                <w:color w:val="FF0000"/>
                <w:sz w:val="20"/>
                <w:szCs w:val="20"/>
                <w:highlight w:val="lightGray"/>
                <w:lang w:eastAsia="fr-FR"/>
              </w:rPr>
            </w:pPr>
            <w:r w:rsidRPr="00CF46A6">
              <w:rPr>
                <w:rFonts w:eastAsia="Times New Roman" w:cs="Times New Roman"/>
                <w:strike/>
                <w:color w:val="FF0000"/>
                <w:sz w:val="20"/>
                <w:szCs w:val="20"/>
                <w:highlight w:val="lightGray"/>
                <w:lang w:eastAsia="fr-FR"/>
              </w:rPr>
              <w:t>Record date</w:t>
            </w:r>
            <w:r w:rsidR="00981E1E" w:rsidRPr="00CF46A6">
              <w:rPr>
                <w:rFonts w:eastAsia="Times New Roman" w:cs="Times New Roman"/>
                <w:strike/>
                <w:color w:val="FF0000"/>
                <w:sz w:val="20"/>
                <w:szCs w:val="20"/>
                <w:highlight w:val="lightGray"/>
                <w:lang w:eastAsia="fr-FR"/>
              </w:rPr>
              <w:t xml:space="preserve">/meeting date </w:t>
            </w:r>
          </w:p>
        </w:tc>
        <w:tc>
          <w:tcPr>
            <w:tcW w:w="1166" w:type="dxa"/>
          </w:tcPr>
          <w:p w:rsidR="006944B5" w:rsidRPr="00CF46A6" w:rsidRDefault="006944B5" w:rsidP="00F21E90">
            <w:pPr>
              <w:spacing w:before="240" w:line="240" w:lineRule="auto"/>
              <w:jc w:val="center"/>
              <w:rPr>
                <w:strike/>
                <w:color w:val="FF0000"/>
                <w:sz w:val="20"/>
                <w:szCs w:val="20"/>
              </w:rPr>
            </w:pPr>
            <w:r w:rsidRPr="00CF46A6">
              <w:rPr>
                <w:strike/>
                <w:color w:val="FF0000"/>
                <w:sz w:val="20"/>
                <w:szCs w:val="20"/>
              </w:rPr>
              <w:t>15 :00</w:t>
            </w:r>
          </w:p>
        </w:tc>
      </w:tr>
    </w:tbl>
    <w:p w:rsidR="00E25840" w:rsidRDefault="00E25840" w:rsidP="00C2747A">
      <w:pPr>
        <w:rPr>
          <w:b/>
          <w:i/>
          <w:sz w:val="20"/>
          <w:szCs w:val="20"/>
        </w:rPr>
      </w:pPr>
    </w:p>
    <w:p w:rsidR="00C2747A" w:rsidRPr="00754B4B" w:rsidRDefault="00C2747A" w:rsidP="00C2747A">
      <w:pPr>
        <w:rPr>
          <w:b/>
          <w:i/>
          <w:sz w:val="20"/>
          <w:szCs w:val="20"/>
        </w:rPr>
      </w:pPr>
      <w:r w:rsidRPr="00754B4B">
        <w:rPr>
          <w:b/>
          <w:i/>
          <w:sz w:val="20"/>
          <w:szCs w:val="20"/>
        </w:rPr>
        <w:t>[Fin Section Vermeg]</w:t>
      </w:r>
    </w:p>
    <w:p w:rsidR="002C4D43" w:rsidRDefault="002C4D43" w:rsidP="002C4D43">
      <w:pPr>
        <w:pStyle w:val="Style1"/>
      </w:pPr>
      <w:bookmarkStart w:id="251" w:name="_Toc132075972"/>
      <w:bookmarkStart w:id="252" w:name="_Toc318352149"/>
      <w:bookmarkStart w:id="253" w:name="_Toc319568825"/>
      <w:bookmarkStart w:id="254" w:name="_Toc409450857"/>
      <w:r>
        <w:lastRenderedPageBreak/>
        <w:t>Contraintes</w:t>
      </w:r>
      <w:bookmarkEnd w:id="251"/>
      <w:bookmarkEnd w:id="252"/>
      <w:bookmarkEnd w:id="253"/>
      <w:bookmarkEnd w:id="254"/>
    </w:p>
    <w:p w:rsidR="002C4D43" w:rsidRDefault="002C4D43" w:rsidP="002C4D43">
      <w:pPr>
        <w:spacing w:before="240" w:line="240" w:lineRule="auto"/>
        <w:ind w:right="142"/>
      </w:pPr>
      <w:r>
        <w:t>Identifier les contraintes dans les domaines suivants :</w:t>
      </w:r>
    </w:p>
    <w:p w:rsidR="002C4D43" w:rsidRDefault="002C4D43" w:rsidP="00FB1421">
      <w:pPr>
        <w:numPr>
          <w:ilvl w:val="1"/>
          <w:numId w:val="1"/>
        </w:numPr>
        <w:spacing w:line="240" w:lineRule="auto"/>
        <w:ind w:right="142"/>
      </w:pPr>
      <w:r>
        <w:t>Fonctionnel</w:t>
      </w:r>
    </w:p>
    <w:p w:rsidR="002C4D43" w:rsidRDefault="002C4D43" w:rsidP="00FB1421">
      <w:pPr>
        <w:numPr>
          <w:ilvl w:val="1"/>
          <w:numId w:val="1"/>
        </w:numPr>
        <w:spacing w:line="240" w:lineRule="auto"/>
        <w:ind w:right="142"/>
      </w:pPr>
      <w:r>
        <w:t>Technique</w:t>
      </w:r>
    </w:p>
    <w:p w:rsidR="002C4D43" w:rsidRDefault="002C4D43" w:rsidP="00FB1421">
      <w:pPr>
        <w:numPr>
          <w:ilvl w:val="1"/>
          <w:numId w:val="1"/>
        </w:numPr>
        <w:spacing w:line="240" w:lineRule="auto"/>
        <w:ind w:right="142"/>
      </w:pPr>
      <w:r>
        <w:t>Règlementaire</w:t>
      </w:r>
    </w:p>
    <w:p w:rsidR="002C4D43" w:rsidRDefault="002C4D43" w:rsidP="00FB1421">
      <w:pPr>
        <w:numPr>
          <w:ilvl w:val="1"/>
          <w:numId w:val="1"/>
        </w:numPr>
        <w:spacing w:line="240" w:lineRule="auto"/>
        <w:ind w:right="142"/>
      </w:pPr>
      <w:r>
        <w:t>Organisationnel</w:t>
      </w:r>
    </w:p>
    <w:p w:rsidR="002C4D43" w:rsidRDefault="002C4D43" w:rsidP="00FB1421">
      <w:pPr>
        <w:numPr>
          <w:ilvl w:val="1"/>
          <w:numId w:val="1"/>
        </w:numPr>
        <w:spacing w:line="240" w:lineRule="auto"/>
        <w:ind w:right="142"/>
      </w:pPr>
      <w:r>
        <w:t>Performance</w:t>
      </w:r>
    </w:p>
    <w:p w:rsidR="002C4D43" w:rsidRDefault="002C4D43" w:rsidP="00FB1421">
      <w:pPr>
        <w:numPr>
          <w:ilvl w:val="1"/>
          <w:numId w:val="1"/>
        </w:numPr>
        <w:spacing w:line="240" w:lineRule="auto"/>
        <w:ind w:right="142"/>
      </w:pPr>
      <w:r>
        <w:t>Logistique</w:t>
      </w:r>
    </w:p>
    <w:p w:rsidR="002C4D43" w:rsidRDefault="002C4D43" w:rsidP="00FB1421">
      <w:pPr>
        <w:numPr>
          <w:ilvl w:val="1"/>
          <w:numId w:val="1"/>
        </w:numPr>
        <w:spacing w:line="240" w:lineRule="auto"/>
        <w:ind w:right="142"/>
      </w:pPr>
      <w:r>
        <w:t>Sécurité</w:t>
      </w:r>
    </w:p>
    <w:p w:rsidR="00A213F7" w:rsidRDefault="00A213F7" w:rsidP="00A213F7">
      <w:pPr>
        <w:spacing w:line="240" w:lineRule="auto"/>
        <w:ind w:left="1287" w:right="142"/>
      </w:pPr>
    </w:p>
    <w:p w:rsidR="00A213F7" w:rsidRDefault="00A213F7" w:rsidP="00A213F7">
      <w:pPr>
        <w:pStyle w:val="Style1"/>
      </w:pPr>
      <w:bookmarkStart w:id="255" w:name="_Toc409450858"/>
      <w:r>
        <w:t>Annexes</w:t>
      </w:r>
      <w:bookmarkEnd w:id="255"/>
    </w:p>
    <w:p w:rsidR="00A213F7" w:rsidRDefault="00A213F7" w:rsidP="00A213F7">
      <w:pPr>
        <w:spacing w:line="240" w:lineRule="auto"/>
        <w:ind w:left="1287" w:right="142"/>
      </w:pPr>
    </w:p>
    <w:p w:rsidR="00A213F7" w:rsidRDefault="00A213F7" w:rsidP="00A213F7">
      <w:pPr>
        <w:spacing w:line="240" w:lineRule="auto"/>
        <w:ind w:left="1287" w:right="142"/>
      </w:pPr>
    </w:p>
    <w:p w:rsidR="00A213F7" w:rsidRDefault="00A213F7" w:rsidP="00D87ECC">
      <w:pPr>
        <w:pStyle w:val="Heading2"/>
      </w:pPr>
      <w:bookmarkStart w:id="256" w:name="_Exemples_de_SWIFT"/>
      <w:bookmarkStart w:id="257" w:name="_Toc409450859"/>
      <w:bookmarkEnd w:id="256"/>
      <w:r>
        <w:t>Exemples de SWIFT par type d’ost</w:t>
      </w:r>
      <w:bookmarkEnd w:id="257"/>
    </w:p>
    <w:p w:rsidR="00A213F7" w:rsidRDefault="00A213F7" w:rsidP="00D87ECC">
      <w:pPr>
        <w:pStyle w:val="Heading3"/>
      </w:pPr>
      <w:bookmarkStart w:id="258" w:name="_Toc409450860"/>
      <w:r>
        <w:t>OST obligatoires</w:t>
      </w:r>
      <w:bookmarkEnd w:id="258"/>
    </w:p>
    <w:p w:rsidR="00D87ECC" w:rsidRPr="00D87ECC" w:rsidRDefault="00D87ECC" w:rsidP="00D87ECC"/>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518"/>
        <w:gridCol w:w="4002"/>
        <w:gridCol w:w="1076"/>
        <w:gridCol w:w="1827"/>
        <w:gridCol w:w="1757"/>
      </w:tblGrid>
      <w:tr w:rsidR="00A213F7" w:rsidRPr="00B24A5B" w:rsidTr="0005624F">
        <w:tc>
          <w:tcPr>
            <w:tcW w:w="534" w:type="dxa"/>
            <w:shd w:val="clear" w:color="auto" w:fill="A6A6A6"/>
          </w:tcPr>
          <w:p w:rsidR="00A213F7" w:rsidRDefault="00A213F7" w:rsidP="0005624F">
            <w:pPr>
              <w:pStyle w:val="Texte"/>
              <w:jc w:val="center"/>
              <w:rPr>
                <w:b/>
              </w:rPr>
            </w:pPr>
          </w:p>
        </w:tc>
        <w:tc>
          <w:tcPr>
            <w:tcW w:w="4394" w:type="dxa"/>
            <w:shd w:val="clear" w:color="auto" w:fill="A6A6A6"/>
          </w:tcPr>
          <w:p w:rsidR="00A213F7" w:rsidRPr="004325ED" w:rsidRDefault="00A213F7" w:rsidP="0005624F">
            <w:pPr>
              <w:pStyle w:val="Texte"/>
              <w:jc w:val="center"/>
              <w:rPr>
                <w:b/>
              </w:rPr>
            </w:pPr>
            <w:r>
              <w:rPr>
                <w:b/>
              </w:rPr>
              <w:t xml:space="preserve">Description </w:t>
            </w:r>
          </w:p>
        </w:tc>
        <w:tc>
          <w:tcPr>
            <w:tcW w:w="1134" w:type="dxa"/>
            <w:shd w:val="clear" w:color="auto" w:fill="A6A6A6"/>
          </w:tcPr>
          <w:p w:rsidR="00A213F7" w:rsidRPr="004325ED" w:rsidRDefault="00A213F7" w:rsidP="0005624F">
            <w:pPr>
              <w:pStyle w:val="Texte"/>
              <w:jc w:val="center"/>
              <w:rPr>
                <w:b/>
              </w:rPr>
            </w:pPr>
            <w:r>
              <w:rPr>
                <w:b/>
              </w:rPr>
              <w:t xml:space="preserve">ISO Code </w:t>
            </w:r>
          </w:p>
        </w:tc>
        <w:tc>
          <w:tcPr>
            <w:tcW w:w="1984" w:type="dxa"/>
            <w:shd w:val="clear" w:color="auto" w:fill="A6A6A6"/>
          </w:tcPr>
          <w:p w:rsidR="00A213F7" w:rsidRDefault="00A213F7" w:rsidP="0005624F">
            <w:pPr>
              <w:pStyle w:val="Texte"/>
              <w:jc w:val="center"/>
              <w:rPr>
                <w:b/>
              </w:rPr>
            </w:pPr>
            <w:r>
              <w:rPr>
                <w:b/>
              </w:rPr>
              <w:t>ISO Code Option</w:t>
            </w:r>
          </w:p>
        </w:tc>
        <w:tc>
          <w:tcPr>
            <w:tcW w:w="1134" w:type="dxa"/>
            <w:shd w:val="clear" w:color="auto" w:fill="A6A6A6"/>
          </w:tcPr>
          <w:p w:rsidR="00A213F7" w:rsidRPr="004325ED" w:rsidRDefault="00D87ECC" w:rsidP="0005624F">
            <w:pPr>
              <w:pStyle w:val="Texte"/>
              <w:ind w:left="317" w:hanging="317"/>
              <w:jc w:val="center"/>
              <w:rPr>
                <w:b/>
              </w:rPr>
            </w:pPr>
            <w:r>
              <w:rPr>
                <w:b/>
              </w:rPr>
              <w:t>SWIFT</w:t>
            </w:r>
          </w:p>
        </w:tc>
      </w:tr>
      <w:tr w:rsidR="00A213F7" w:rsidRPr="00B24A5B" w:rsidTr="0005624F">
        <w:tc>
          <w:tcPr>
            <w:tcW w:w="534" w:type="dxa"/>
          </w:tcPr>
          <w:p w:rsidR="00A213F7" w:rsidRPr="00DA3F5D" w:rsidRDefault="00A213F7" w:rsidP="0005624F">
            <w:pPr>
              <w:rPr>
                <w:color w:val="FF0000"/>
                <w:sz w:val="20"/>
                <w:szCs w:val="20"/>
              </w:rPr>
            </w:pPr>
            <w:r w:rsidRPr="00DA3F5D">
              <w:rPr>
                <w:color w:val="FF0000"/>
                <w:sz w:val="20"/>
                <w:szCs w:val="20"/>
              </w:rPr>
              <w:t>1</w:t>
            </w:r>
          </w:p>
        </w:tc>
        <w:tc>
          <w:tcPr>
            <w:tcW w:w="4394" w:type="dxa"/>
          </w:tcPr>
          <w:p w:rsidR="00A213F7" w:rsidRPr="00DA3F5D" w:rsidRDefault="00A213F7" w:rsidP="0005624F">
            <w:pPr>
              <w:rPr>
                <w:color w:val="FF0000"/>
                <w:sz w:val="20"/>
                <w:szCs w:val="20"/>
              </w:rPr>
            </w:pPr>
            <w:r w:rsidRPr="00DA3F5D">
              <w:rPr>
                <w:color w:val="FF0000"/>
                <w:sz w:val="20"/>
                <w:szCs w:val="20"/>
              </w:rPr>
              <w:t>Statut de négociation : activé</w:t>
            </w:r>
          </w:p>
        </w:tc>
        <w:tc>
          <w:tcPr>
            <w:tcW w:w="1134" w:type="dxa"/>
          </w:tcPr>
          <w:p w:rsidR="00A213F7" w:rsidRPr="00DA3F5D" w:rsidRDefault="00A213F7" w:rsidP="0005624F">
            <w:pPr>
              <w:rPr>
                <w:color w:val="FF0000"/>
                <w:sz w:val="20"/>
                <w:szCs w:val="20"/>
              </w:rPr>
            </w:pPr>
            <w:r w:rsidRPr="00DA3F5D">
              <w:rPr>
                <w:color w:val="FF0000"/>
                <w:sz w:val="20"/>
                <w:szCs w:val="20"/>
              </w:rPr>
              <w:t>ACTV</w:t>
            </w:r>
          </w:p>
        </w:tc>
        <w:tc>
          <w:tcPr>
            <w:tcW w:w="1984" w:type="dxa"/>
          </w:tcPr>
          <w:p w:rsidR="00A213F7" w:rsidRPr="00DA3F5D" w:rsidRDefault="00A213F7" w:rsidP="0005624F">
            <w:pPr>
              <w:rPr>
                <w:color w:val="FF0000"/>
                <w:sz w:val="20"/>
                <w:szCs w:val="20"/>
              </w:rPr>
            </w:pPr>
            <w:r w:rsidRPr="00DA3F5D">
              <w:rPr>
                <w:color w:val="FF0000"/>
                <w:sz w:val="20"/>
                <w:szCs w:val="20"/>
              </w:rPr>
              <w:t>sans option</w:t>
            </w:r>
          </w:p>
        </w:tc>
        <w:tc>
          <w:tcPr>
            <w:tcW w:w="1134" w:type="dxa"/>
          </w:tcPr>
          <w:p w:rsidR="00A213F7" w:rsidRPr="00DA3F5D" w:rsidRDefault="00A213F7" w:rsidP="0005624F">
            <w:pPr>
              <w:jc w:val="center"/>
              <w:rPr>
                <w:color w:val="FF0000"/>
                <w:sz w:val="20"/>
                <w:szCs w:val="20"/>
              </w:rPr>
            </w:pPr>
            <w:r w:rsidRPr="00DA3F5D">
              <w:rPr>
                <w:color w:val="FF0000"/>
                <w:sz w:val="20"/>
                <w:szCs w:val="20"/>
              </w:rPr>
              <w:t>N</w:t>
            </w:r>
            <w:r>
              <w:rPr>
                <w:color w:val="FF0000"/>
                <w:sz w:val="20"/>
                <w:szCs w:val="20"/>
              </w:rPr>
              <w:t xml:space="preserve">on reçue </w:t>
            </w:r>
          </w:p>
        </w:tc>
      </w:tr>
      <w:tr w:rsidR="00A213F7" w:rsidRPr="00B24A5B" w:rsidTr="0005624F">
        <w:tc>
          <w:tcPr>
            <w:tcW w:w="534" w:type="dxa"/>
          </w:tcPr>
          <w:p w:rsidR="00A213F7" w:rsidRPr="00B24A5B" w:rsidRDefault="00A213F7" w:rsidP="0005624F">
            <w:pPr>
              <w:rPr>
                <w:sz w:val="20"/>
                <w:szCs w:val="20"/>
              </w:rPr>
            </w:pPr>
            <w:r w:rsidRPr="00B24A5B">
              <w:rPr>
                <w:sz w:val="20"/>
                <w:szCs w:val="20"/>
              </w:rPr>
              <w:t>2</w:t>
            </w:r>
          </w:p>
        </w:tc>
        <w:tc>
          <w:tcPr>
            <w:tcW w:w="4394" w:type="dxa"/>
          </w:tcPr>
          <w:p w:rsidR="00A213F7" w:rsidRPr="00B24A5B" w:rsidRDefault="00A213F7" w:rsidP="0005624F">
            <w:pPr>
              <w:rPr>
                <w:sz w:val="20"/>
                <w:szCs w:val="20"/>
              </w:rPr>
            </w:pPr>
            <w:r w:rsidRPr="00B24A5B">
              <w:rPr>
                <w:sz w:val="20"/>
                <w:szCs w:val="20"/>
              </w:rPr>
              <w:t>Changement au niveau de la valeur : Description...</w:t>
            </w:r>
          </w:p>
        </w:tc>
        <w:tc>
          <w:tcPr>
            <w:tcW w:w="1134" w:type="dxa"/>
          </w:tcPr>
          <w:p w:rsidR="00A213F7" w:rsidRPr="00B24A5B" w:rsidRDefault="00A213F7" w:rsidP="0005624F">
            <w:pPr>
              <w:rPr>
                <w:bCs/>
                <w:color w:val="000000"/>
                <w:sz w:val="20"/>
                <w:szCs w:val="20"/>
              </w:rPr>
            </w:pPr>
            <w:r w:rsidRPr="00B24A5B">
              <w:rPr>
                <w:bCs/>
                <w:color w:val="000000"/>
                <w:sz w:val="20"/>
                <w:szCs w:val="20"/>
              </w:rPr>
              <w:t>CHAN</w:t>
            </w:r>
          </w:p>
        </w:tc>
        <w:tc>
          <w:tcPr>
            <w:tcW w:w="1984" w:type="dxa"/>
          </w:tcPr>
          <w:p w:rsidR="00A213F7" w:rsidRPr="00B24A5B" w:rsidRDefault="00A213F7" w:rsidP="0005624F">
            <w:pPr>
              <w:rPr>
                <w:color w:val="000000"/>
                <w:sz w:val="20"/>
                <w:szCs w:val="20"/>
              </w:rPr>
            </w:pPr>
            <w:r w:rsidRPr="00B24A5B">
              <w:rPr>
                <w:color w:val="000000"/>
                <w:sz w:val="20"/>
                <w:szCs w:val="20"/>
              </w:rPr>
              <w:t>sans option</w:t>
            </w:r>
          </w:p>
        </w:tc>
        <w:tc>
          <w:tcPr>
            <w:tcW w:w="1134" w:type="dxa"/>
          </w:tcPr>
          <w:p w:rsidR="00A213F7" w:rsidRPr="00B24A5B" w:rsidRDefault="00A213F7" w:rsidP="0005624F">
            <w:pPr>
              <w:jc w:val="center"/>
              <w:rPr>
                <w:color w:val="000000"/>
                <w:sz w:val="20"/>
                <w:szCs w:val="20"/>
              </w:rPr>
            </w:pPr>
            <w:r w:rsidRPr="00F96E7F">
              <w:rPr>
                <w:color w:val="000000"/>
                <w:sz w:val="20"/>
                <w:szCs w:val="20"/>
              </w:rPr>
              <w:object w:dxaOrig="1536" w:dyaOrig="994">
                <v:shape id="_x0000_i1026" type="#_x0000_t75" style="width:77pt;height:49.4pt" o:ole="">
                  <v:imagedata r:id="rId42" o:title=""/>
                </v:shape>
                <o:OLEObject Type="Embed" ProgID="Word.Document.8" ShapeID="_x0000_i1026" DrawAspect="Icon" ObjectID="_1490019439" r:id="rId43">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3</w:t>
            </w:r>
          </w:p>
        </w:tc>
        <w:tc>
          <w:tcPr>
            <w:tcW w:w="4394" w:type="dxa"/>
          </w:tcPr>
          <w:p w:rsidR="00A213F7" w:rsidRPr="00B24A5B" w:rsidRDefault="00A213F7" w:rsidP="0005624F">
            <w:pPr>
              <w:rPr>
                <w:sz w:val="20"/>
                <w:szCs w:val="20"/>
              </w:rPr>
            </w:pPr>
            <w:r w:rsidRPr="00B24A5B">
              <w:rPr>
                <w:sz w:val="20"/>
                <w:szCs w:val="20"/>
              </w:rPr>
              <w:t>Changement au niveau de la valeur : code ISIN</w:t>
            </w:r>
          </w:p>
        </w:tc>
        <w:tc>
          <w:tcPr>
            <w:tcW w:w="1134" w:type="dxa"/>
          </w:tcPr>
          <w:p w:rsidR="00A213F7" w:rsidRPr="00B24A5B" w:rsidRDefault="00A213F7" w:rsidP="0005624F">
            <w:pPr>
              <w:rPr>
                <w:bCs/>
                <w:color w:val="000000"/>
                <w:sz w:val="20"/>
                <w:szCs w:val="20"/>
              </w:rPr>
            </w:pPr>
            <w:r w:rsidRPr="00B24A5B">
              <w:rPr>
                <w:bCs/>
                <w:color w:val="000000"/>
                <w:sz w:val="20"/>
                <w:szCs w:val="20"/>
              </w:rPr>
              <w:t>CHAN</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176C27">
              <w:rPr>
                <w:color w:val="000000"/>
                <w:sz w:val="20"/>
                <w:szCs w:val="20"/>
              </w:rPr>
              <w:object w:dxaOrig="1536" w:dyaOrig="994">
                <v:shape id="_x0000_i1027" type="#_x0000_t75" style="width:77pt;height:49.4pt" o:ole="">
                  <v:imagedata r:id="rId44" o:title=""/>
                </v:shape>
                <o:OLEObject Type="Embed" ProgID="Word.Document.8" ShapeID="_x0000_i1027" DrawAspect="Icon" ObjectID="_1490019440" r:id="rId45">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4</w:t>
            </w:r>
          </w:p>
        </w:tc>
        <w:tc>
          <w:tcPr>
            <w:tcW w:w="4394" w:type="dxa"/>
          </w:tcPr>
          <w:p w:rsidR="00A213F7" w:rsidRPr="00B24A5B" w:rsidRDefault="00A213F7" w:rsidP="0005624F">
            <w:pPr>
              <w:rPr>
                <w:sz w:val="20"/>
                <w:szCs w:val="20"/>
              </w:rPr>
            </w:pPr>
            <w:r w:rsidRPr="00B24A5B">
              <w:rPr>
                <w:sz w:val="20"/>
                <w:szCs w:val="20"/>
              </w:rPr>
              <w:t>Dividende Cash</w:t>
            </w:r>
          </w:p>
        </w:tc>
        <w:tc>
          <w:tcPr>
            <w:tcW w:w="1134" w:type="dxa"/>
          </w:tcPr>
          <w:p w:rsidR="00A213F7" w:rsidRPr="00B24A5B" w:rsidRDefault="00A213F7" w:rsidP="0005624F">
            <w:pPr>
              <w:rPr>
                <w:color w:val="000000"/>
                <w:sz w:val="20"/>
                <w:szCs w:val="20"/>
              </w:rPr>
            </w:pPr>
            <w:r w:rsidRPr="00B24A5B">
              <w:rPr>
                <w:color w:val="000000"/>
                <w:sz w:val="20"/>
                <w:szCs w:val="20"/>
              </w:rPr>
              <w:t>DVCA</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DC63EC">
              <w:rPr>
                <w:color w:val="000000"/>
                <w:sz w:val="20"/>
                <w:szCs w:val="20"/>
              </w:rPr>
              <w:object w:dxaOrig="1536" w:dyaOrig="994">
                <v:shape id="_x0000_i1028" type="#_x0000_t75" style="width:77pt;height:49.4pt" o:ole="">
                  <v:imagedata r:id="rId46" o:title=""/>
                </v:shape>
                <o:OLEObject Type="Embed" ProgID="Word.Document.8" ShapeID="_x0000_i1028" DrawAspect="Icon" ObjectID="_1490019441" r:id="rId47">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5</w:t>
            </w:r>
          </w:p>
        </w:tc>
        <w:tc>
          <w:tcPr>
            <w:tcW w:w="4394" w:type="dxa"/>
          </w:tcPr>
          <w:p w:rsidR="00A213F7" w:rsidRPr="00B24A5B" w:rsidRDefault="00A213F7" w:rsidP="0005624F">
            <w:pPr>
              <w:rPr>
                <w:sz w:val="20"/>
                <w:szCs w:val="20"/>
              </w:rPr>
            </w:pPr>
            <w:r w:rsidRPr="00B24A5B">
              <w:rPr>
                <w:sz w:val="20"/>
                <w:szCs w:val="20"/>
              </w:rPr>
              <w:t>Paiement des Intérêts</w:t>
            </w:r>
          </w:p>
        </w:tc>
        <w:tc>
          <w:tcPr>
            <w:tcW w:w="1134" w:type="dxa"/>
          </w:tcPr>
          <w:p w:rsidR="00A213F7" w:rsidRPr="00B24A5B" w:rsidRDefault="00A213F7" w:rsidP="0005624F">
            <w:pPr>
              <w:rPr>
                <w:color w:val="000000"/>
                <w:sz w:val="20"/>
                <w:szCs w:val="20"/>
              </w:rPr>
            </w:pPr>
            <w:r w:rsidRPr="00B24A5B">
              <w:rPr>
                <w:color w:val="000000"/>
                <w:sz w:val="20"/>
                <w:szCs w:val="20"/>
              </w:rPr>
              <w:t>INTR</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3952DD">
              <w:rPr>
                <w:color w:val="000000"/>
                <w:sz w:val="20"/>
                <w:szCs w:val="20"/>
              </w:rPr>
              <w:object w:dxaOrig="1536" w:dyaOrig="994">
                <v:shape id="_x0000_i1029" type="#_x0000_t75" style="width:77pt;height:49.4pt" o:ole="">
                  <v:imagedata r:id="rId48" o:title=""/>
                </v:shape>
                <o:OLEObject Type="Embed" ProgID="Word.Document.8" ShapeID="_x0000_i1029" DrawAspect="Icon" ObjectID="_1490019442" r:id="rId49">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6</w:t>
            </w:r>
          </w:p>
        </w:tc>
        <w:tc>
          <w:tcPr>
            <w:tcW w:w="4394" w:type="dxa"/>
          </w:tcPr>
          <w:p w:rsidR="00A213F7" w:rsidRPr="00B24A5B" w:rsidRDefault="00A213F7" w:rsidP="0005624F">
            <w:pPr>
              <w:rPr>
                <w:sz w:val="20"/>
                <w:szCs w:val="20"/>
              </w:rPr>
            </w:pPr>
            <w:r w:rsidRPr="00B24A5B">
              <w:rPr>
                <w:sz w:val="20"/>
                <w:szCs w:val="20"/>
              </w:rPr>
              <w:t>Remboursement anticipé</w:t>
            </w:r>
          </w:p>
        </w:tc>
        <w:tc>
          <w:tcPr>
            <w:tcW w:w="1134" w:type="dxa"/>
          </w:tcPr>
          <w:p w:rsidR="00A213F7" w:rsidRPr="00B24A5B" w:rsidRDefault="00A213F7" w:rsidP="0005624F">
            <w:pPr>
              <w:rPr>
                <w:color w:val="000000"/>
                <w:sz w:val="20"/>
                <w:szCs w:val="20"/>
              </w:rPr>
            </w:pPr>
            <w:r w:rsidRPr="00B24A5B">
              <w:rPr>
                <w:color w:val="000000"/>
                <w:sz w:val="20"/>
                <w:szCs w:val="20"/>
              </w:rPr>
              <w:t>MCAL</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30" type="#_x0000_t75" style="width:77pt;height:49.4pt" o:ole="">
                  <v:imagedata r:id="rId50" o:title=""/>
                </v:shape>
                <o:OLEObject Type="Embed" ProgID="Word.Document.8" ShapeID="_x0000_i1030" DrawAspect="Icon" ObjectID="_1490019443" r:id="rId51">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7</w:t>
            </w:r>
          </w:p>
        </w:tc>
        <w:tc>
          <w:tcPr>
            <w:tcW w:w="4394" w:type="dxa"/>
          </w:tcPr>
          <w:p w:rsidR="00A213F7" w:rsidRPr="00B24A5B" w:rsidRDefault="00A213F7" w:rsidP="0005624F">
            <w:pPr>
              <w:rPr>
                <w:sz w:val="20"/>
                <w:szCs w:val="20"/>
              </w:rPr>
            </w:pPr>
            <w:r w:rsidRPr="00B24A5B">
              <w:rPr>
                <w:sz w:val="20"/>
                <w:szCs w:val="20"/>
              </w:rPr>
              <w:t>Liquidation</w:t>
            </w:r>
          </w:p>
        </w:tc>
        <w:tc>
          <w:tcPr>
            <w:tcW w:w="1134" w:type="dxa"/>
          </w:tcPr>
          <w:p w:rsidR="00A213F7" w:rsidRPr="00B24A5B" w:rsidRDefault="00A213F7" w:rsidP="0005624F">
            <w:pPr>
              <w:rPr>
                <w:color w:val="000000"/>
                <w:sz w:val="20"/>
                <w:szCs w:val="20"/>
              </w:rPr>
            </w:pPr>
            <w:r w:rsidRPr="00B24A5B">
              <w:rPr>
                <w:color w:val="000000"/>
                <w:sz w:val="20"/>
                <w:szCs w:val="20"/>
              </w:rPr>
              <w:t>LIQU</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410C7D">
              <w:rPr>
                <w:color w:val="000000"/>
                <w:sz w:val="20"/>
                <w:szCs w:val="20"/>
              </w:rPr>
              <w:object w:dxaOrig="1536" w:dyaOrig="994">
                <v:shape id="_x0000_i1031" type="#_x0000_t75" style="width:77pt;height:49.4pt" o:ole="">
                  <v:imagedata r:id="rId52" o:title=""/>
                </v:shape>
                <o:OLEObject Type="Embed" ProgID="Word.Document.8" ShapeID="_x0000_i1031" DrawAspect="Icon" ObjectID="_1490019444" r:id="rId53">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lastRenderedPageBreak/>
              <w:t>8</w:t>
            </w:r>
          </w:p>
        </w:tc>
        <w:tc>
          <w:tcPr>
            <w:tcW w:w="4394" w:type="dxa"/>
          </w:tcPr>
          <w:p w:rsidR="00A213F7" w:rsidRPr="00B24A5B" w:rsidRDefault="00A213F7" w:rsidP="0005624F">
            <w:pPr>
              <w:rPr>
                <w:sz w:val="20"/>
                <w:szCs w:val="20"/>
              </w:rPr>
            </w:pPr>
            <w:r w:rsidRPr="00B24A5B">
              <w:rPr>
                <w:sz w:val="20"/>
                <w:szCs w:val="20"/>
              </w:rPr>
              <w:t>Remboursement à la maturité</w:t>
            </w:r>
          </w:p>
        </w:tc>
        <w:tc>
          <w:tcPr>
            <w:tcW w:w="1134" w:type="dxa"/>
          </w:tcPr>
          <w:p w:rsidR="00A213F7" w:rsidRPr="00B24A5B" w:rsidRDefault="00A213F7" w:rsidP="0005624F">
            <w:pPr>
              <w:rPr>
                <w:color w:val="000000"/>
                <w:sz w:val="20"/>
                <w:szCs w:val="20"/>
              </w:rPr>
            </w:pPr>
            <w:r w:rsidRPr="00B24A5B">
              <w:rPr>
                <w:color w:val="000000"/>
                <w:sz w:val="20"/>
                <w:szCs w:val="20"/>
              </w:rPr>
              <w:t>REDM</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3952DD">
              <w:rPr>
                <w:color w:val="000000"/>
                <w:sz w:val="20"/>
                <w:szCs w:val="20"/>
              </w:rPr>
              <w:object w:dxaOrig="1536" w:dyaOrig="994">
                <v:shape id="_x0000_i1032" type="#_x0000_t75" style="width:77pt;height:49.4pt" o:ole="">
                  <v:imagedata r:id="rId54" o:title=""/>
                </v:shape>
                <o:OLEObject Type="Embed" ProgID="Word.Document.8" ShapeID="_x0000_i1032" DrawAspect="Icon" ObjectID="_1490019445" r:id="rId55">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9</w:t>
            </w:r>
          </w:p>
        </w:tc>
        <w:tc>
          <w:tcPr>
            <w:tcW w:w="4394" w:type="dxa"/>
          </w:tcPr>
          <w:p w:rsidR="00A213F7" w:rsidRPr="00B24A5B" w:rsidRDefault="00A213F7" w:rsidP="0005624F">
            <w:pPr>
              <w:rPr>
                <w:sz w:val="20"/>
                <w:szCs w:val="20"/>
              </w:rPr>
            </w:pPr>
            <w:r w:rsidRPr="00B24A5B">
              <w:rPr>
                <w:sz w:val="20"/>
                <w:szCs w:val="20"/>
              </w:rPr>
              <w:t>Distribution de droit</w:t>
            </w:r>
          </w:p>
        </w:tc>
        <w:tc>
          <w:tcPr>
            <w:tcW w:w="1134" w:type="dxa"/>
          </w:tcPr>
          <w:p w:rsidR="00A213F7" w:rsidRPr="00B24A5B" w:rsidRDefault="00A213F7" w:rsidP="0005624F">
            <w:pPr>
              <w:rPr>
                <w:color w:val="000000"/>
                <w:sz w:val="20"/>
                <w:szCs w:val="20"/>
              </w:rPr>
            </w:pPr>
            <w:r w:rsidRPr="00B24A5B">
              <w:rPr>
                <w:color w:val="000000"/>
                <w:sz w:val="20"/>
                <w:szCs w:val="20"/>
              </w:rPr>
              <w:t>RHDI</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9D1A99">
              <w:rPr>
                <w:color w:val="000000"/>
                <w:sz w:val="20"/>
                <w:szCs w:val="20"/>
              </w:rPr>
              <w:object w:dxaOrig="1536" w:dyaOrig="994">
                <v:shape id="_x0000_i1033" type="#_x0000_t75" style="width:77pt;height:49.4pt" o:ole="">
                  <v:imagedata r:id="rId56" o:title=""/>
                </v:shape>
                <o:OLEObject Type="Embed" ProgID="Word.Document.8" ShapeID="_x0000_i1033" DrawAspect="Icon" ObjectID="_1490019446" r:id="rId57">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10</w:t>
            </w:r>
          </w:p>
        </w:tc>
        <w:tc>
          <w:tcPr>
            <w:tcW w:w="4394" w:type="dxa"/>
          </w:tcPr>
          <w:p w:rsidR="00A213F7" w:rsidRPr="00B24A5B" w:rsidRDefault="00A213F7" w:rsidP="0005624F">
            <w:pPr>
              <w:rPr>
                <w:sz w:val="20"/>
                <w:szCs w:val="20"/>
              </w:rPr>
            </w:pPr>
            <w:r w:rsidRPr="00B24A5B">
              <w:rPr>
                <w:sz w:val="20"/>
                <w:szCs w:val="20"/>
              </w:rPr>
              <w:t>Spin-Off</w:t>
            </w:r>
          </w:p>
        </w:tc>
        <w:tc>
          <w:tcPr>
            <w:tcW w:w="1134" w:type="dxa"/>
          </w:tcPr>
          <w:p w:rsidR="00A213F7" w:rsidRPr="00B24A5B" w:rsidRDefault="00A213F7" w:rsidP="0005624F">
            <w:pPr>
              <w:rPr>
                <w:color w:val="000000"/>
                <w:sz w:val="20"/>
                <w:szCs w:val="20"/>
              </w:rPr>
            </w:pPr>
            <w:r w:rsidRPr="00B24A5B">
              <w:rPr>
                <w:color w:val="000000"/>
                <w:sz w:val="20"/>
                <w:szCs w:val="20"/>
              </w:rPr>
              <w:t>SOFF</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9D1A99">
              <w:rPr>
                <w:color w:val="000000"/>
                <w:sz w:val="20"/>
                <w:szCs w:val="20"/>
              </w:rPr>
              <w:object w:dxaOrig="1536" w:dyaOrig="994">
                <v:shape id="_x0000_i1034" type="#_x0000_t75" style="width:77pt;height:49.4pt" o:ole="">
                  <v:imagedata r:id="rId58" o:title=""/>
                </v:shape>
                <o:OLEObject Type="Embed" ProgID="Word.Document.8" ShapeID="_x0000_i1034" DrawAspect="Icon" ObjectID="_1490019447" r:id="rId59">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11</w:t>
            </w:r>
          </w:p>
        </w:tc>
        <w:tc>
          <w:tcPr>
            <w:tcW w:w="4394" w:type="dxa"/>
          </w:tcPr>
          <w:p w:rsidR="00A213F7" w:rsidRPr="00B24A5B" w:rsidRDefault="00A213F7" w:rsidP="0005624F">
            <w:pPr>
              <w:rPr>
                <w:sz w:val="20"/>
                <w:szCs w:val="20"/>
              </w:rPr>
            </w:pPr>
            <w:r w:rsidRPr="00B24A5B">
              <w:rPr>
                <w:sz w:val="20"/>
                <w:szCs w:val="20"/>
              </w:rPr>
              <w:t>Statut de négociation : suspendu</w:t>
            </w:r>
          </w:p>
        </w:tc>
        <w:tc>
          <w:tcPr>
            <w:tcW w:w="1134" w:type="dxa"/>
          </w:tcPr>
          <w:p w:rsidR="00A213F7" w:rsidRPr="00B24A5B" w:rsidRDefault="00A213F7" w:rsidP="0005624F">
            <w:pPr>
              <w:rPr>
                <w:color w:val="000000"/>
                <w:sz w:val="20"/>
                <w:szCs w:val="20"/>
              </w:rPr>
            </w:pPr>
            <w:r w:rsidRPr="00B24A5B">
              <w:rPr>
                <w:color w:val="000000"/>
                <w:sz w:val="20"/>
                <w:szCs w:val="20"/>
              </w:rPr>
              <w:t>SUSP</w:t>
            </w:r>
          </w:p>
        </w:tc>
        <w:tc>
          <w:tcPr>
            <w:tcW w:w="1984" w:type="dxa"/>
          </w:tcPr>
          <w:p w:rsidR="00A213F7" w:rsidRPr="00B24A5B" w:rsidRDefault="00A213F7" w:rsidP="0005624F">
            <w:pPr>
              <w:rPr>
                <w:color w:val="000000"/>
                <w:sz w:val="20"/>
                <w:szCs w:val="20"/>
              </w:rPr>
            </w:pPr>
            <w:r w:rsidRPr="00B24A5B">
              <w:rPr>
                <w:color w:val="000000"/>
                <w:sz w:val="20"/>
                <w:szCs w:val="20"/>
              </w:rPr>
              <w:t>sans option</w:t>
            </w:r>
          </w:p>
        </w:tc>
        <w:tc>
          <w:tcPr>
            <w:tcW w:w="1134" w:type="dxa"/>
          </w:tcPr>
          <w:p w:rsidR="00A213F7" w:rsidRPr="00B24A5B" w:rsidRDefault="00A213F7" w:rsidP="0005624F">
            <w:pPr>
              <w:jc w:val="center"/>
              <w:rPr>
                <w:color w:val="000000"/>
                <w:sz w:val="20"/>
                <w:szCs w:val="20"/>
              </w:rPr>
            </w:pPr>
            <w:r w:rsidRPr="00F96E7F">
              <w:rPr>
                <w:color w:val="000000"/>
                <w:sz w:val="20"/>
                <w:szCs w:val="20"/>
              </w:rPr>
              <w:object w:dxaOrig="1536" w:dyaOrig="994">
                <v:shape id="_x0000_i1035" type="#_x0000_t75" style="width:77pt;height:49.4pt" o:ole="">
                  <v:imagedata r:id="rId60" o:title=""/>
                </v:shape>
                <o:OLEObject Type="Embed" ProgID="Word.Document.8" ShapeID="_x0000_i1035" DrawAspect="Icon" ObjectID="_1490019448" r:id="rId61">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12</w:t>
            </w:r>
          </w:p>
        </w:tc>
        <w:tc>
          <w:tcPr>
            <w:tcW w:w="4394" w:type="dxa"/>
          </w:tcPr>
          <w:p w:rsidR="00A213F7" w:rsidRPr="00B24A5B" w:rsidRDefault="00A213F7" w:rsidP="0005624F">
            <w:pPr>
              <w:rPr>
                <w:sz w:val="20"/>
                <w:szCs w:val="20"/>
              </w:rPr>
            </w:pPr>
            <w:r w:rsidRPr="00B24A5B">
              <w:rPr>
                <w:sz w:val="20"/>
                <w:szCs w:val="20"/>
              </w:rPr>
              <w:t>Stock Split</w:t>
            </w:r>
          </w:p>
        </w:tc>
        <w:tc>
          <w:tcPr>
            <w:tcW w:w="1134" w:type="dxa"/>
          </w:tcPr>
          <w:p w:rsidR="00A213F7" w:rsidRPr="00B24A5B" w:rsidRDefault="00A213F7" w:rsidP="0005624F">
            <w:pPr>
              <w:rPr>
                <w:color w:val="000000"/>
                <w:sz w:val="20"/>
                <w:szCs w:val="20"/>
              </w:rPr>
            </w:pPr>
            <w:r w:rsidRPr="00B24A5B">
              <w:rPr>
                <w:color w:val="000000"/>
                <w:sz w:val="20"/>
                <w:szCs w:val="20"/>
              </w:rPr>
              <w:t>SPLF</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176C27">
              <w:rPr>
                <w:color w:val="000000"/>
                <w:sz w:val="20"/>
                <w:szCs w:val="20"/>
              </w:rPr>
              <w:object w:dxaOrig="1536" w:dyaOrig="994">
                <v:shape id="_x0000_i1036" type="#_x0000_t75" style="width:77pt;height:49.4pt" o:ole="">
                  <v:imagedata r:id="rId62" o:title=""/>
                </v:shape>
                <o:OLEObject Type="Embed" ProgID="Word.Document.8" ShapeID="_x0000_i1036" DrawAspect="Icon" ObjectID="_1490019449" r:id="rId63">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13</w:t>
            </w:r>
          </w:p>
        </w:tc>
        <w:tc>
          <w:tcPr>
            <w:tcW w:w="4394" w:type="dxa"/>
          </w:tcPr>
          <w:p w:rsidR="00A213F7" w:rsidRPr="00B24A5B" w:rsidRDefault="00A213F7" w:rsidP="0005624F">
            <w:pPr>
              <w:rPr>
                <w:sz w:val="20"/>
                <w:szCs w:val="20"/>
              </w:rPr>
            </w:pPr>
            <w:r w:rsidRPr="00B24A5B">
              <w:rPr>
                <w:sz w:val="20"/>
                <w:szCs w:val="20"/>
              </w:rPr>
              <w:t>Reverse Stock Split</w:t>
            </w:r>
          </w:p>
        </w:tc>
        <w:tc>
          <w:tcPr>
            <w:tcW w:w="1134" w:type="dxa"/>
          </w:tcPr>
          <w:p w:rsidR="00A213F7" w:rsidRPr="00B24A5B" w:rsidRDefault="00A213F7" w:rsidP="0005624F">
            <w:pPr>
              <w:rPr>
                <w:color w:val="000000"/>
                <w:sz w:val="20"/>
                <w:szCs w:val="20"/>
              </w:rPr>
            </w:pPr>
            <w:r w:rsidRPr="00B24A5B">
              <w:rPr>
                <w:color w:val="000000"/>
                <w:sz w:val="20"/>
                <w:szCs w:val="20"/>
              </w:rPr>
              <w:t>SPLR</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37" type="#_x0000_t75" style="width:77pt;height:49.4pt" o:ole="">
                  <v:imagedata r:id="rId64" o:title=""/>
                </v:shape>
                <o:OLEObject Type="Embed" ProgID="Word.Document.8" ShapeID="_x0000_i1037" DrawAspect="Icon" ObjectID="_1490019450" r:id="rId65">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14</w:t>
            </w:r>
          </w:p>
        </w:tc>
        <w:tc>
          <w:tcPr>
            <w:tcW w:w="4394" w:type="dxa"/>
          </w:tcPr>
          <w:p w:rsidR="00A213F7" w:rsidRPr="00B24A5B" w:rsidRDefault="00A213F7" w:rsidP="0005624F">
            <w:pPr>
              <w:rPr>
                <w:sz w:val="20"/>
                <w:szCs w:val="20"/>
              </w:rPr>
            </w:pPr>
            <w:r w:rsidRPr="00B24A5B">
              <w:rPr>
                <w:sz w:val="20"/>
                <w:szCs w:val="20"/>
              </w:rPr>
              <w:t>Tax Reclaim</w:t>
            </w:r>
          </w:p>
        </w:tc>
        <w:tc>
          <w:tcPr>
            <w:tcW w:w="1134" w:type="dxa"/>
          </w:tcPr>
          <w:p w:rsidR="00A213F7" w:rsidRPr="00B24A5B" w:rsidRDefault="00A213F7" w:rsidP="0005624F">
            <w:pPr>
              <w:rPr>
                <w:sz w:val="20"/>
                <w:szCs w:val="20"/>
              </w:rPr>
            </w:pPr>
            <w:r w:rsidRPr="00B24A5B">
              <w:rPr>
                <w:sz w:val="20"/>
                <w:szCs w:val="20"/>
              </w:rPr>
              <w:t>TREC</w:t>
            </w:r>
          </w:p>
        </w:tc>
        <w:tc>
          <w:tcPr>
            <w:tcW w:w="1984" w:type="dxa"/>
          </w:tcPr>
          <w:p w:rsidR="00A213F7" w:rsidRPr="00B24A5B" w:rsidRDefault="00A213F7" w:rsidP="0005624F">
            <w:pPr>
              <w:rPr>
                <w:sz w:val="20"/>
                <w:szCs w:val="20"/>
              </w:rPr>
            </w:pPr>
            <w:r w:rsidRPr="00B24A5B">
              <w:rPr>
                <w:sz w:val="20"/>
                <w:szCs w:val="20"/>
              </w:rPr>
              <w:t>sans option</w:t>
            </w:r>
          </w:p>
        </w:tc>
        <w:tc>
          <w:tcPr>
            <w:tcW w:w="1134"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38" type="#_x0000_t75" style="width:77pt;height:49.4pt" o:ole="">
                  <v:imagedata r:id="rId66" o:title=""/>
                </v:shape>
                <o:OLEObject Type="Embed" ProgID="Word.Document.8" ShapeID="_x0000_i1038" DrawAspect="Icon" ObjectID="_1490019451" r:id="rId67">
                  <o:FieldCodes>\s</o:FieldCodes>
                </o:OLEObject>
              </w:object>
            </w:r>
          </w:p>
        </w:tc>
      </w:tr>
    </w:tbl>
    <w:p w:rsidR="00A213F7" w:rsidRDefault="00A213F7" w:rsidP="00A213F7"/>
    <w:p w:rsidR="00A213F7" w:rsidRDefault="00A213F7" w:rsidP="00D87ECC">
      <w:pPr>
        <w:pStyle w:val="Heading3"/>
      </w:pPr>
      <w:bookmarkStart w:id="259" w:name="_Toc409450861"/>
      <w:r>
        <w:t>OST obligatoires avec choix</w:t>
      </w:r>
      <w:bookmarkEnd w:id="259"/>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92"/>
        <w:gridCol w:w="3576"/>
        <w:gridCol w:w="1994"/>
        <w:gridCol w:w="1246"/>
        <w:gridCol w:w="1872"/>
      </w:tblGrid>
      <w:tr w:rsidR="00A213F7" w:rsidRPr="00B24A5B" w:rsidTr="0005624F">
        <w:trPr>
          <w:trHeight w:val="477"/>
        </w:trPr>
        <w:tc>
          <w:tcPr>
            <w:tcW w:w="492" w:type="dxa"/>
            <w:shd w:val="clear" w:color="auto" w:fill="A6A6A6"/>
          </w:tcPr>
          <w:p w:rsidR="00A213F7" w:rsidRDefault="00A213F7" w:rsidP="0005624F">
            <w:pPr>
              <w:pStyle w:val="Texte"/>
              <w:jc w:val="center"/>
              <w:rPr>
                <w:b/>
              </w:rPr>
            </w:pPr>
          </w:p>
        </w:tc>
        <w:tc>
          <w:tcPr>
            <w:tcW w:w="3576" w:type="dxa"/>
            <w:shd w:val="clear" w:color="auto" w:fill="A6A6A6"/>
          </w:tcPr>
          <w:p w:rsidR="00A213F7" w:rsidRPr="004325ED" w:rsidRDefault="00A213F7" w:rsidP="0005624F">
            <w:pPr>
              <w:pStyle w:val="Texte"/>
              <w:jc w:val="center"/>
              <w:rPr>
                <w:b/>
              </w:rPr>
            </w:pPr>
            <w:r>
              <w:rPr>
                <w:b/>
              </w:rPr>
              <w:t xml:space="preserve">Description </w:t>
            </w:r>
          </w:p>
        </w:tc>
        <w:tc>
          <w:tcPr>
            <w:tcW w:w="1994" w:type="dxa"/>
            <w:shd w:val="clear" w:color="auto" w:fill="A6A6A6"/>
          </w:tcPr>
          <w:p w:rsidR="00A213F7" w:rsidRPr="004325ED" w:rsidRDefault="00A213F7" w:rsidP="0005624F">
            <w:pPr>
              <w:pStyle w:val="Texte"/>
              <w:jc w:val="center"/>
              <w:rPr>
                <w:b/>
              </w:rPr>
            </w:pPr>
            <w:r>
              <w:rPr>
                <w:b/>
              </w:rPr>
              <w:t xml:space="preserve">ISO Code </w:t>
            </w:r>
          </w:p>
        </w:tc>
        <w:tc>
          <w:tcPr>
            <w:tcW w:w="1246" w:type="dxa"/>
            <w:shd w:val="clear" w:color="auto" w:fill="A6A6A6"/>
          </w:tcPr>
          <w:p w:rsidR="00A213F7" w:rsidRDefault="00A213F7" w:rsidP="0005624F">
            <w:pPr>
              <w:pStyle w:val="Texte"/>
              <w:jc w:val="center"/>
              <w:rPr>
                <w:b/>
              </w:rPr>
            </w:pPr>
            <w:r>
              <w:rPr>
                <w:b/>
              </w:rPr>
              <w:t>ISO Code Option</w:t>
            </w:r>
          </w:p>
        </w:tc>
        <w:tc>
          <w:tcPr>
            <w:tcW w:w="1872" w:type="dxa"/>
            <w:shd w:val="clear" w:color="auto" w:fill="A6A6A6"/>
          </w:tcPr>
          <w:p w:rsidR="00A213F7" w:rsidRPr="004325ED" w:rsidRDefault="00A213F7" w:rsidP="0005624F">
            <w:pPr>
              <w:pStyle w:val="Texte"/>
              <w:jc w:val="center"/>
              <w:rPr>
                <w:b/>
              </w:rPr>
            </w:pPr>
            <w:r>
              <w:rPr>
                <w:b/>
              </w:rPr>
              <w:t>Priorité</w:t>
            </w:r>
          </w:p>
        </w:tc>
      </w:tr>
      <w:tr w:rsidR="00A213F7" w:rsidRPr="00B24A5B" w:rsidTr="0005624F">
        <w:trPr>
          <w:trHeight w:val="422"/>
        </w:trPr>
        <w:tc>
          <w:tcPr>
            <w:tcW w:w="492" w:type="dxa"/>
          </w:tcPr>
          <w:p w:rsidR="00A213F7" w:rsidRPr="00B24A5B" w:rsidRDefault="00A213F7" w:rsidP="0005624F">
            <w:pPr>
              <w:rPr>
                <w:sz w:val="20"/>
                <w:szCs w:val="20"/>
              </w:rPr>
            </w:pPr>
            <w:r w:rsidRPr="00B24A5B">
              <w:rPr>
                <w:sz w:val="20"/>
                <w:szCs w:val="20"/>
              </w:rPr>
              <w:t>1</w:t>
            </w:r>
          </w:p>
        </w:tc>
        <w:tc>
          <w:tcPr>
            <w:tcW w:w="3576" w:type="dxa"/>
          </w:tcPr>
          <w:p w:rsidR="00A213F7" w:rsidRPr="00B24A5B" w:rsidRDefault="00A213F7" w:rsidP="0005624F">
            <w:pPr>
              <w:rPr>
                <w:color w:val="000000"/>
                <w:sz w:val="20"/>
                <w:szCs w:val="20"/>
              </w:rPr>
            </w:pPr>
            <w:r w:rsidRPr="00B24A5B">
              <w:rPr>
                <w:color w:val="000000"/>
                <w:sz w:val="20"/>
                <w:szCs w:val="20"/>
              </w:rPr>
              <w:t>Attribution d'actions gratuite avec droit</w:t>
            </w:r>
          </w:p>
        </w:tc>
        <w:tc>
          <w:tcPr>
            <w:tcW w:w="1994" w:type="dxa"/>
          </w:tcPr>
          <w:p w:rsidR="00A213F7" w:rsidRPr="00B24A5B" w:rsidRDefault="00A213F7" w:rsidP="0005624F">
            <w:pPr>
              <w:rPr>
                <w:bCs/>
                <w:color w:val="000000"/>
                <w:sz w:val="20"/>
                <w:szCs w:val="20"/>
              </w:rPr>
            </w:pPr>
            <w:r w:rsidRPr="00B24A5B">
              <w:rPr>
                <w:bCs/>
                <w:color w:val="000000"/>
                <w:sz w:val="20"/>
                <w:szCs w:val="20"/>
              </w:rPr>
              <w:t>BONU</w:t>
            </w:r>
          </w:p>
        </w:tc>
        <w:tc>
          <w:tcPr>
            <w:tcW w:w="1246" w:type="dxa"/>
          </w:tcPr>
          <w:p w:rsidR="00A213F7" w:rsidRPr="00B24A5B" w:rsidRDefault="00A213F7" w:rsidP="0005624F">
            <w:pPr>
              <w:rPr>
                <w:color w:val="000000"/>
                <w:sz w:val="20"/>
                <w:szCs w:val="20"/>
              </w:rPr>
            </w:pPr>
            <w:r w:rsidRPr="00B24A5B">
              <w:rPr>
                <w:sz w:val="18"/>
                <w:szCs w:val="18"/>
              </w:rPr>
              <w:t>SECU/CASH/BUYA/SELLE</w:t>
            </w:r>
          </w:p>
        </w:tc>
        <w:tc>
          <w:tcPr>
            <w:tcW w:w="1872" w:type="dxa"/>
          </w:tcPr>
          <w:p w:rsidR="00A213F7" w:rsidRPr="00B24A5B" w:rsidRDefault="00A213F7" w:rsidP="0005624F">
            <w:pPr>
              <w:jc w:val="center"/>
              <w:rPr>
                <w:color w:val="000000"/>
                <w:sz w:val="20"/>
                <w:szCs w:val="20"/>
              </w:rPr>
            </w:pPr>
            <w:r w:rsidRPr="00563A01">
              <w:rPr>
                <w:color w:val="000000"/>
                <w:sz w:val="20"/>
                <w:szCs w:val="20"/>
              </w:rPr>
              <w:object w:dxaOrig="1536" w:dyaOrig="994">
                <v:shape id="_x0000_i1039" type="#_x0000_t75" style="width:77pt;height:49.4pt" o:ole="">
                  <v:imagedata r:id="rId68" o:title=""/>
                </v:shape>
                <o:OLEObject Type="Embed" ProgID="Word.Document.8" ShapeID="_x0000_i1039" DrawAspect="Icon" ObjectID="_1490019452" r:id="rId69">
                  <o:FieldCodes>\s</o:FieldCodes>
                </o:OLEObject>
              </w:object>
            </w:r>
          </w:p>
        </w:tc>
      </w:tr>
      <w:tr w:rsidR="00A213F7" w:rsidRPr="00B24A5B" w:rsidTr="0005624F">
        <w:tc>
          <w:tcPr>
            <w:tcW w:w="492" w:type="dxa"/>
          </w:tcPr>
          <w:p w:rsidR="00A213F7" w:rsidRPr="00B24A5B" w:rsidRDefault="00A213F7" w:rsidP="0005624F">
            <w:pPr>
              <w:rPr>
                <w:sz w:val="20"/>
                <w:szCs w:val="20"/>
              </w:rPr>
            </w:pPr>
            <w:r w:rsidRPr="00B24A5B">
              <w:rPr>
                <w:sz w:val="20"/>
                <w:szCs w:val="20"/>
              </w:rPr>
              <w:t>2</w:t>
            </w:r>
          </w:p>
        </w:tc>
        <w:tc>
          <w:tcPr>
            <w:tcW w:w="3576" w:type="dxa"/>
          </w:tcPr>
          <w:p w:rsidR="00A213F7" w:rsidRPr="00B24A5B" w:rsidRDefault="00A213F7" w:rsidP="0005624F">
            <w:pPr>
              <w:rPr>
                <w:color w:val="000000"/>
                <w:sz w:val="20"/>
                <w:szCs w:val="20"/>
              </w:rPr>
            </w:pPr>
            <w:r w:rsidRPr="00B24A5B">
              <w:rPr>
                <w:color w:val="000000"/>
                <w:sz w:val="20"/>
                <w:szCs w:val="20"/>
              </w:rPr>
              <w:t>Certification Non-US TEFRA D</w:t>
            </w:r>
          </w:p>
        </w:tc>
        <w:tc>
          <w:tcPr>
            <w:tcW w:w="1994" w:type="dxa"/>
          </w:tcPr>
          <w:p w:rsidR="00A213F7" w:rsidRPr="00B24A5B" w:rsidRDefault="00A213F7" w:rsidP="0005624F">
            <w:pPr>
              <w:rPr>
                <w:color w:val="000000"/>
                <w:sz w:val="20"/>
                <w:szCs w:val="20"/>
              </w:rPr>
            </w:pPr>
            <w:r w:rsidRPr="00B24A5B">
              <w:rPr>
                <w:color w:val="000000"/>
                <w:sz w:val="20"/>
                <w:szCs w:val="20"/>
              </w:rPr>
              <w:t>CERT</w:t>
            </w:r>
          </w:p>
        </w:tc>
        <w:tc>
          <w:tcPr>
            <w:tcW w:w="1246" w:type="dxa"/>
          </w:tcPr>
          <w:p w:rsidR="00A213F7" w:rsidRPr="00B24A5B" w:rsidRDefault="00A213F7" w:rsidP="0005624F">
            <w:pPr>
              <w:rPr>
                <w:sz w:val="20"/>
                <w:szCs w:val="20"/>
              </w:rPr>
            </w:pPr>
            <w:r w:rsidRPr="00B24A5B">
              <w:rPr>
                <w:sz w:val="20"/>
                <w:szCs w:val="20"/>
              </w:rPr>
              <w:t>QINV/NOQU</w:t>
            </w:r>
          </w:p>
        </w:tc>
        <w:tc>
          <w:tcPr>
            <w:tcW w:w="1872" w:type="dxa"/>
          </w:tcPr>
          <w:p w:rsidR="00A213F7" w:rsidRPr="00B24A5B" w:rsidRDefault="00A213F7" w:rsidP="0005624F">
            <w:pPr>
              <w:rPr>
                <w:color w:val="000000"/>
                <w:sz w:val="20"/>
                <w:szCs w:val="20"/>
              </w:rPr>
            </w:pPr>
            <w:r w:rsidRPr="009D1A99">
              <w:rPr>
                <w:color w:val="000000"/>
                <w:sz w:val="20"/>
                <w:szCs w:val="20"/>
              </w:rPr>
              <w:object w:dxaOrig="1536" w:dyaOrig="994">
                <v:shape id="_x0000_i1040" type="#_x0000_t75" style="width:77pt;height:49.4pt" o:ole="">
                  <v:imagedata r:id="rId70" o:title=""/>
                </v:shape>
                <o:OLEObject Type="Embed" ProgID="Word.Document.8" ShapeID="_x0000_i1040" DrawAspect="Icon" ObjectID="_1490019453" r:id="rId71">
                  <o:FieldCodes>\s</o:FieldCodes>
                </o:OLEObject>
              </w:object>
            </w:r>
          </w:p>
        </w:tc>
      </w:tr>
      <w:tr w:rsidR="00A213F7" w:rsidRPr="00B24A5B" w:rsidTr="0005624F">
        <w:tc>
          <w:tcPr>
            <w:tcW w:w="492" w:type="dxa"/>
          </w:tcPr>
          <w:p w:rsidR="00A213F7" w:rsidRPr="00B24A5B" w:rsidRDefault="00A213F7" w:rsidP="0005624F">
            <w:pPr>
              <w:rPr>
                <w:sz w:val="20"/>
                <w:szCs w:val="20"/>
              </w:rPr>
            </w:pPr>
            <w:r w:rsidRPr="00B24A5B">
              <w:rPr>
                <w:sz w:val="20"/>
                <w:szCs w:val="20"/>
              </w:rPr>
              <w:t>3</w:t>
            </w:r>
          </w:p>
        </w:tc>
        <w:tc>
          <w:tcPr>
            <w:tcW w:w="3576" w:type="dxa"/>
          </w:tcPr>
          <w:p w:rsidR="00A213F7" w:rsidRPr="00B24A5B" w:rsidRDefault="00A213F7" w:rsidP="0005624F">
            <w:pPr>
              <w:rPr>
                <w:color w:val="000000"/>
                <w:sz w:val="20"/>
                <w:szCs w:val="20"/>
              </w:rPr>
            </w:pPr>
            <w:r w:rsidRPr="00B24A5B">
              <w:rPr>
                <w:color w:val="000000"/>
                <w:sz w:val="20"/>
                <w:szCs w:val="20"/>
              </w:rPr>
              <w:t>Dividende optionnel avec distribution de droit</w:t>
            </w:r>
          </w:p>
        </w:tc>
        <w:tc>
          <w:tcPr>
            <w:tcW w:w="1994" w:type="dxa"/>
          </w:tcPr>
          <w:p w:rsidR="00A213F7" w:rsidRPr="00B24A5B" w:rsidRDefault="00A213F7" w:rsidP="0005624F">
            <w:pPr>
              <w:rPr>
                <w:color w:val="000000"/>
                <w:sz w:val="20"/>
                <w:szCs w:val="20"/>
              </w:rPr>
            </w:pPr>
            <w:r w:rsidRPr="00B24A5B">
              <w:rPr>
                <w:color w:val="000000"/>
                <w:sz w:val="20"/>
                <w:szCs w:val="20"/>
              </w:rPr>
              <w:t>DVOP</w:t>
            </w:r>
          </w:p>
        </w:tc>
        <w:tc>
          <w:tcPr>
            <w:tcW w:w="1246" w:type="dxa"/>
          </w:tcPr>
          <w:p w:rsidR="00A213F7" w:rsidRPr="00B24A5B" w:rsidRDefault="00A213F7" w:rsidP="0005624F">
            <w:pPr>
              <w:rPr>
                <w:color w:val="000000"/>
                <w:sz w:val="20"/>
                <w:szCs w:val="20"/>
              </w:rPr>
            </w:pPr>
            <w:r w:rsidRPr="00B24A5B">
              <w:rPr>
                <w:color w:val="000000"/>
                <w:sz w:val="20"/>
                <w:szCs w:val="20"/>
              </w:rPr>
              <w:t>SECU/CASH/BUYA/SLLE</w:t>
            </w:r>
          </w:p>
        </w:tc>
        <w:tc>
          <w:tcPr>
            <w:tcW w:w="1872" w:type="dxa"/>
          </w:tcPr>
          <w:p w:rsidR="00A213F7" w:rsidRPr="00B24A5B" w:rsidRDefault="00A213F7" w:rsidP="0005624F">
            <w:pPr>
              <w:jc w:val="center"/>
              <w:rPr>
                <w:color w:val="000000"/>
                <w:sz w:val="20"/>
                <w:szCs w:val="20"/>
              </w:rPr>
            </w:pPr>
            <w:r w:rsidRPr="009E1957">
              <w:rPr>
                <w:color w:val="000000"/>
                <w:sz w:val="20"/>
                <w:szCs w:val="20"/>
              </w:rPr>
              <w:object w:dxaOrig="1536" w:dyaOrig="994">
                <v:shape id="_x0000_i1041" type="#_x0000_t75" style="width:77pt;height:49.4pt" o:ole="">
                  <v:imagedata r:id="rId72" o:title=""/>
                </v:shape>
                <o:OLEObject Type="Embed" ProgID="Word.Document.8" ShapeID="_x0000_i1041" DrawAspect="Icon" ObjectID="_1490019454" r:id="rId73">
                  <o:FieldCodes>\s</o:FieldCodes>
                </o:OLEObject>
              </w:object>
            </w:r>
          </w:p>
        </w:tc>
      </w:tr>
      <w:tr w:rsidR="00A213F7" w:rsidRPr="00B24A5B" w:rsidTr="0005624F">
        <w:tc>
          <w:tcPr>
            <w:tcW w:w="492" w:type="dxa"/>
          </w:tcPr>
          <w:p w:rsidR="00A213F7" w:rsidRPr="00B24A5B" w:rsidRDefault="00A213F7" w:rsidP="0005624F">
            <w:pPr>
              <w:rPr>
                <w:sz w:val="20"/>
                <w:szCs w:val="20"/>
              </w:rPr>
            </w:pPr>
            <w:r w:rsidRPr="00B24A5B">
              <w:rPr>
                <w:sz w:val="20"/>
                <w:szCs w:val="20"/>
              </w:rPr>
              <w:t>4</w:t>
            </w:r>
          </w:p>
        </w:tc>
        <w:tc>
          <w:tcPr>
            <w:tcW w:w="3576" w:type="dxa"/>
          </w:tcPr>
          <w:p w:rsidR="00A213F7" w:rsidRPr="00F96E7F" w:rsidRDefault="00A213F7" w:rsidP="0005624F">
            <w:pPr>
              <w:rPr>
                <w:color w:val="FF0000"/>
                <w:sz w:val="20"/>
                <w:szCs w:val="20"/>
              </w:rPr>
            </w:pPr>
            <w:r w:rsidRPr="00F96E7F">
              <w:rPr>
                <w:color w:val="FF0000"/>
                <w:sz w:val="20"/>
                <w:szCs w:val="20"/>
              </w:rPr>
              <w:t>Dividende optionnel</w:t>
            </w:r>
          </w:p>
        </w:tc>
        <w:tc>
          <w:tcPr>
            <w:tcW w:w="1994" w:type="dxa"/>
          </w:tcPr>
          <w:p w:rsidR="00A213F7" w:rsidRPr="00F96E7F" w:rsidRDefault="00A213F7" w:rsidP="0005624F">
            <w:pPr>
              <w:rPr>
                <w:color w:val="FF0000"/>
                <w:sz w:val="20"/>
                <w:szCs w:val="20"/>
              </w:rPr>
            </w:pPr>
            <w:r w:rsidRPr="00F96E7F">
              <w:rPr>
                <w:color w:val="FF0000"/>
                <w:sz w:val="20"/>
                <w:szCs w:val="20"/>
              </w:rPr>
              <w:t>DVOP</w:t>
            </w:r>
          </w:p>
        </w:tc>
        <w:tc>
          <w:tcPr>
            <w:tcW w:w="1246" w:type="dxa"/>
          </w:tcPr>
          <w:p w:rsidR="00A213F7" w:rsidRPr="00F96E7F" w:rsidRDefault="00A213F7" w:rsidP="0005624F">
            <w:pPr>
              <w:rPr>
                <w:color w:val="FF0000"/>
                <w:sz w:val="20"/>
                <w:szCs w:val="20"/>
              </w:rPr>
            </w:pPr>
            <w:r w:rsidRPr="00F96E7F">
              <w:rPr>
                <w:color w:val="FF0000"/>
                <w:sz w:val="20"/>
                <w:szCs w:val="20"/>
              </w:rPr>
              <w:t>CASH/SECU/CASE</w:t>
            </w:r>
          </w:p>
        </w:tc>
        <w:tc>
          <w:tcPr>
            <w:tcW w:w="1872" w:type="dxa"/>
          </w:tcPr>
          <w:p w:rsidR="00A213F7" w:rsidRPr="00F96E7F" w:rsidRDefault="00A213F7" w:rsidP="0005624F">
            <w:pPr>
              <w:jc w:val="center"/>
              <w:rPr>
                <w:b/>
                <w:bCs/>
                <w:color w:val="FF0000"/>
                <w:sz w:val="20"/>
                <w:szCs w:val="20"/>
              </w:rPr>
            </w:pPr>
            <w:r w:rsidRPr="00F96E7F">
              <w:rPr>
                <w:b/>
                <w:bCs/>
                <w:color w:val="FF0000"/>
                <w:sz w:val="20"/>
                <w:szCs w:val="20"/>
              </w:rPr>
              <w:t>Non reçu</w:t>
            </w:r>
          </w:p>
        </w:tc>
      </w:tr>
      <w:tr w:rsidR="00A213F7" w:rsidRPr="00B24A5B" w:rsidTr="0005624F">
        <w:tc>
          <w:tcPr>
            <w:tcW w:w="492" w:type="dxa"/>
          </w:tcPr>
          <w:p w:rsidR="00A213F7" w:rsidRPr="00B24A5B" w:rsidRDefault="00A213F7" w:rsidP="0005624F">
            <w:pPr>
              <w:rPr>
                <w:sz w:val="20"/>
                <w:szCs w:val="20"/>
              </w:rPr>
            </w:pPr>
            <w:r w:rsidRPr="00B24A5B">
              <w:rPr>
                <w:sz w:val="20"/>
                <w:szCs w:val="20"/>
              </w:rPr>
              <w:t>5</w:t>
            </w:r>
          </w:p>
        </w:tc>
        <w:tc>
          <w:tcPr>
            <w:tcW w:w="3576" w:type="dxa"/>
          </w:tcPr>
          <w:p w:rsidR="00A213F7" w:rsidRPr="00B24A5B" w:rsidRDefault="00A213F7" w:rsidP="0005624F">
            <w:pPr>
              <w:rPr>
                <w:color w:val="000000"/>
                <w:sz w:val="20"/>
                <w:szCs w:val="20"/>
              </w:rPr>
            </w:pPr>
            <w:r w:rsidRPr="00B24A5B">
              <w:rPr>
                <w:color w:val="000000"/>
                <w:sz w:val="20"/>
                <w:szCs w:val="20"/>
              </w:rPr>
              <w:t>Exercice de warrant</w:t>
            </w:r>
          </w:p>
        </w:tc>
        <w:tc>
          <w:tcPr>
            <w:tcW w:w="1994" w:type="dxa"/>
          </w:tcPr>
          <w:p w:rsidR="00A213F7" w:rsidRPr="00B24A5B" w:rsidRDefault="00A213F7" w:rsidP="0005624F">
            <w:pPr>
              <w:rPr>
                <w:color w:val="000000"/>
                <w:sz w:val="20"/>
                <w:szCs w:val="20"/>
              </w:rPr>
            </w:pPr>
            <w:r w:rsidRPr="00B24A5B">
              <w:rPr>
                <w:color w:val="000000"/>
                <w:sz w:val="20"/>
                <w:szCs w:val="20"/>
              </w:rPr>
              <w:t>EXWA</w:t>
            </w:r>
          </w:p>
        </w:tc>
        <w:tc>
          <w:tcPr>
            <w:tcW w:w="1246" w:type="dxa"/>
          </w:tcPr>
          <w:p w:rsidR="00A213F7" w:rsidRPr="00B24A5B" w:rsidRDefault="00A213F7" w:rsidP="0005624F">
            <w:pPr>
              <w:rPr>
                <w:color w:val="000000"/>
                <w:sz w:val="20"/>
                <w:szCs w:val="20"/>
              </w:rPr>
            </w:pPr>
            <w:r w:rsidRPr="00B24A5B">
              <w:rPr>
                <w:color w:val="000000"/>
                <w:sz w:val="20"/>
                <w:szCs w:val="20"/>
              </w:rPr>
              <w:t>CASH/NOAC</w:t>
            </w:r>
          </w:p>
        </w:tc>
        <w:tc>
          <w:tcPr>
            <w:tcW w:w="1872" w:type="dxa"/>
          </w:tcPr>
          <w:p w:rsidR="00A213F7" w:rsidRPr="00B24A5B" w:rsidRDefault="00A213F7" w:rsidP="0005624F">
            <w:pPr>
              <w:jc w:val="center"/>
              <w:rPr>
                <w:color w:val="000000"/>
                <w:sz w:val="20"/>
                <w:szCs w:val="20"/>
              </w:rPr>
            </w:pPr>
            <w:r w:rsidRPr="00410C7D">
              <w:rPr>
                <w:color w:val="000000"/>
                <w:sz w:val="20"/>
                <w:szCs w:val="20"/>
              </w:rPr>
              <w:object w:dxaOrig="1536" w:dyaOrig="994">
                <v:shape id="_x0000_i1042" type="#_x0000_t75" style="width:77pt;height:49.4pt" o:ole="">
                  <v:imagedata r:id="rId74" o:title=""/>
                </v:shape>
                <o:OLEObject Type="Embed" ProgID="Word.Document.8" ShapeID="_x0000_i1042" DrawAspect="Icon" ObjectID="_1490019455" r:id="rId75">
                  <o:FieldCodes>\s</o:FieldCodes>
                </o:OLEObject>
              </w:object>
            </w:r>
          </w:p>
        </w:tc>
      </w:tr>
    </w:tbl>
    <w:p w:rsidR="00A213F7" w:rsidRDefault="00A213F7" w:rsidP="00A213F7"/>
    <w:p w:rsidR="00A213F7" w:rsidRDefault="00A213F7" w:rsidP="00D87ECC">
      <w:pPr>
        <w:pStyle w:val="Heading3"/>
      </w:pPr>
      <w:bookmarkStart w:id="260" w:name="_Toc409450862"/>
      <w:r>
        <w:lastRenderedPageBreak/>
        <w:t>OST Volontaires</w:t>
      </w:r>
      <w:bookmarkEnd w:id="260"/>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68"/>
        <w:gridCol w:w="3600"/>
        <w:gridCol w:w="1440"/>
        <w:gridCol w:w="1800"/>
        <w:gridCol w:w="1872"/>
      </w:tblGrid>
      <w:tr w:rsidR="00A213F7" w:rsidRPr="00B24A5B" w:rsidTr="0005624F">
        <w:trPr>
          <w:trHeight w:val="463"/>
        </w:trPr>
        <w:tc>
          <w:tcPr>
            <w:tcW w:w="468" w:type="dxa"/>
            <w:shd w:val="clear" w:color="auto" w:fill="A6A6A6"/>
          </w:tcPr>
          <w:p w:rsidR="00A213F7" w:rsidRDefault="00A213F7" w:rsidP="0005624F">
            <w:pPr>
              <w:pStyle w:val="Texte"/>
              <w:jc w:val="center"/>
              <w:rPr>
                <w:b/>
              </w:rPr>
            </w:pPr>
          </w:p>
        </w:tc>
        <w:tc>
          <w:tcPr>
            <w:tcW w:w="3600" w:type="dxa"/>
            <w:shd w:val="clear" w:color="auto" w:fill="A6A6A6"/>
          </w:tcPr>
          <w:p w:rsidR="00A213F7" w:rsidRPr="004325ED" w:rsidRDefault="00A213F7" w:rsidP="0005624F">
            <w:pPr>
              <w:pStyle w:val="Texte"/>
              <w:jc w:val="center"/>
              <w:rPr>
                <w:b/>
              </w:rPr>
            </w:pPr>
            <w:r>
              <w:rPr>
                <w:b/>
              </w:rPr>
              <w:t xml:space="preserve">Description </w:t>
            </w:r>
          </w:p>
        </w:tc>
        <w:tc>
          <w:tcPr>
            <w:tcW w:w="1440" w:type="dxa"/>
            <w:shd w:val="clear" w:color="auto" w:fill="A6A6A6"/>
          </w:tcPr>
          <w:p w:rsidR="00A213F7" w:rsidRPr="004325ED" w:rsidRDefault="00A213F7" w:rsidP="0005624F">
            <w:pPr>
              <w:pStyle w:val="Texte"/>
              <w:jc w:val="center"/>
              <w:rPr>
                <w:b/>
              </w:rPr>
            </w:pPr>
            <w:r>
              <w:rPr>
                <w:b/>
              </w:rPr>
              <w:t xml:space="preserve">ISO Code </w:t>
            </w:r>
          </w:p>
        </w:tc>
        <w:tc>
          <w:tcPr>
            <w:tcW w:w="1800" w:type="dxa"/>
            <w:shd w:val="clear" w:color="auto" w:fill="A6A6A6"/>
          </w:tcPr>
          <w:p w:rsidR="00A213F7" w:rsidRDefault="00A213F7" w:rsidP="0005624F">
            <w:pPr>
              <w:pStyle w:val="Texte"/>
              <w:jc w:val="center"/>
              <w:rPr>
                <w:b/>
              </w:rPr>
            </w:pPr>
            <w:r>
              <w:rPr>
                <w:b/>
              </w:rPr>
              <w:t>ISO Code Option</w:t>
            </w:r>
          </w:p>
        </w:tc>
        <w:tc>
          <w:tcPr>
            <w:tcW w:w="1872" w:type="dxa"/>
            <w:shd w:val="clear" w:color="auto" w:fill="A6A6A6"/>
          </w:tcPr>
          <w:p w:rsidR="00A213F7" w:rsidRPr="004325ED" w:rsidRDefault="00A213F7" w:rsidP="0005624F">
            <w:pPr>
              <w:pStyle w:val="Texte"/>
              <w:jc w:val="center"/>
              <w:rPr>
                <w:b/>
              </w:rPr>
            </w:pPr>
            <w:r>
              <w:rPr>
                <w:b/>
              </w:rPr>
              <w:t>Priorité</w: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1</w:t>
            </w:r>
          </w:p>
        </w:tc>
        <w:tc>
          <w:tcPr>
            <w:tcW w:w="3600" w:type="dxa"/>
          </w:tcPr>
          <w:p w:rsidR="00A213F7" w:rsidRPr="00B24A5B" w:rsidRDefault="00A213F7" w:rsidP="0005624F">
            <w:pPr>
              <w:rPr>
                <w:color w:val="000000"/>
                <w:sz w:val="20"/>
                <w:szCs w:val="20"/>
              </w:rPr>
            </w:pPr>
            <w:r w:rsidRPr="00B24A5B">
              <w:rPr>
                <w:color w:val="000000"/>
                <w:sz w:val="20"/>
                <w:szCs w:val="20"/>
              </w:rPr>
              <w:t>Offre public d'achat initié par l'émetteur</w:t>
            </w:r>
          </w:p>
        </w:tc>
        <w:tc>
          <w:tcPr>
            <w:tcW w:w="1440" w:type="dxa"/>
          </w:tcPr>
          <w:p w:rsidR="00A213F7" w:rsidRPr="00B24A5B" w:rsidRDefault="00A213F7" w:rsidP="0005624F">
            <w:pPr>
              <w:rPr>
                <w:color w:val="000000"/>
                <w:sz w:val="20"/>
                <w:szCs w:val="20"/>
              </w:rPr>
            </w:pPr>
            <w:r w:rsidRPr="00B24A5B">
              <w:rPr>
                <w:color w:val="000000"/>
                <w:sz w:val="20"/>
                <w:szCs w:val="20"/>
              </w:rPr>
              <w:t>BIDS</w:t>
            </w:r>
          </w:p>
        </w:tc>
        <w:tc>
          <w:tcPr>
            <w:tcW w:w="1800" w:type="dxa"/>
          </w:tcPr>
          <w:p w:rsidR="00A213F7" w:rsidRPr="00B24A5B" w:rsidRDefault="00A213F7" w:rsidP="0005624F">
            <w:pPr>
              <w:rPr>
                <w:color w:val="000000"/>
                <w:sz w:val="20"/>
                <w:szCs w:val="20"/>
              </w:rPr>
            </w:pPr>
            <w:r w:rsidRPr="00B24A5B">
              <w:rPr>
                <w:color w:val="000000"/>
                <w:sz w:val="20"/>
                <w:szCs w:val="20"/>
              </w:rPr>
              <w:t>CASH/NOAC</w:t>
            </w:r>
          </w:p>
        </w:tc>
        <w:tc>
          <w:tcPr>
            <w:tcW w:w="1872" w:type="dxa"/>
          </w:tcPr>
          <w:p w:rsidR="00A213F7" w:rsidRPr="00B24A5B" w:rsidRDefault="00A213F7" w:rsidP="0005624F">
            <w:pPr>
              <w:jc w:val="center"/>
              <w:rPr>
                <w:color w:val="000000"/>
                <w:sz w:val="20"/>
                <w:szCs w:val="20"/>
              </w:rPr>
            </w:pPr>
            <w:r w:rsidRPr="00450A25">
              <w:rPr>
                <w:color w:val="000000"/>
                <w:sz w:val="20"/>
                <w:szCs w:val="20"/>
              </w:rPr>
              <w:object w:dxaOrig="1536" w:dyaOrig="994">
                <v:shape id="_x0000_i1043" type="#_x0000_t75" style="width:77pt;height:49.4pt" o:ole="">
                  <v:imagedata r:id="rId76" o:title=""/>
                </v:shape>
                <o:OLEObject Type="Embed" ProgID="Word.Document.8" ShapeID="_x0000_i1043" DrawAspect="Icon" ObjectID="_1490019456" r:id="rId77">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2</w:t>
            </w:r>
          </w:p>
        </w:tc>
        <w:tc>
          <w:tcPr>
            <w:tcW w:w="3600" w:type="dxa"/>
          </w:tcPr>
          <w:p w:rsidR="00A213F7" w:rsidRPr="00B24A5B" w:rsidRDefault="00A213F7" w:rsidP="0005624F">
            <w:pPr>
              <w:rPr>
                <w:color w:val="000000"/>
                <w:sz w:val="20"/>
                <w:szCs w:val="20"/>
              </w:rPr>
            </w:pPr>
            <w:r w:rsidRPr="00B24A5B">
              <w:rPr>
                <w:color w:val="000000"/>
                <w:sz w:val="20"/>
                <w:szCs w:val="20"/>
              </w:rPr>
              <w:t>Echange</w:t>
            </w:r>
          </w:p>
        </w:tc>
        <w:tc>
          <w:tcPr>
            <w:tcW w:w="1440" w:type="dxa"/>
          </w:tcPr>
          <w:p w:rsidR="00A213F7" w:rsidRPr="00B24A5B" w:rsidRDefault="00A213F7" w:rsidP="0005624F">
            <w:pPr>
              <w:rPr>
                <w:color w:val="000000"/>
                <w:sz w:val="20"/>
                <w:szCs w:val="20"/>
              </w:rPr>
            </w:pPr>
            <w:r w:rsidRPr="00B24A5B">
              <w:rPr>
                <w:color w:val="000000"/>
                <w:sz w:val="20"/>
                <w:szCs w:val="20"/>
              </w:rPr>
              <w:t>EXOF</w:t>
            </w:r>
          </w:p>
        </w:tc>
        <w:tc>
          <w:tcPr>
            <w:tcW w:w="1800" w:type="dxa"/>
          </w:tcPr>
          <w:p w:rsidR="00A213F7" w:rsidRPr="00B24A5B" w:rsidRDefault="00A213F7" w:rsidP="0005624F">
            <w:pPr>
              <w:rPr>
                <w:color w:val="000000"/>
                <w:sz w:val="20"/>
                <w:szCs w:val="20"/>
              </w:rPr>
            </w:pPr>
            <w:r w:rsidRPr="00B24A5B">
              <w:rPr>
                <w:color w:val="000000"/>
                <w:sz w:val="20"/>
                <w:szCs w:val="20"/>
              </w:rPr>
              <w:t>2SECU/CASH/2CASE/</w:t>
            </w:r>
          </w:p>
          <w:p w:rsidR="00A213F7" w:rsidRPr="00B24A5B" w:rsidRDefault="00A213F7" w:rsidP="0005624F">
            <w:pPr>
              <w:rPr>
                <w:color w:val="000000"/>
                <w:sz w:val="20"/>
                <w:szCs w:val="20"/>
              </w:rPr>
            </w:pPr>
            <w:r w:rsidRPr="00B24A5B">
              <w:rPr>
                <w:color w:val="000000"/>
                <w:sz w:val="20"/>
                <w:szCs w:val="20"/>
              </w:rPr>
              <w:t>NOAC</w:t>
            </w:r>
          </w:p>
        </w:tc>
        <w:tc>
          <w:tcPr>
            <w:tcW w:w="1872" w:type="dxa"/>
          </w:tcPr>
          <w:p w:rsidR="00A213F7" w:rsidRPr="00B24A5B" w:rsidRDefault="00A213F7" w:rsidP="0005624F">
            <w:pPr>
              <w:jc w:val="center"/>
              <w:rPr>
                <w:color w:val="000000"/>
                <w:sz w:val="20"/>
                <w:szCs w:val="20"/>
              </w:rPr>
            </w:pPr>
            <w:r w:rsidRPr="00410C7D">
              <w:rPr>
                <w:color w:val="000000"/>
                <w:sz w:val="20"/>
                <w:szCs w:val="20"/>
              </w:rPr>
              <w:object w:dxaOrig="1536" w:dyaOrig="994">
                <v:shape id="_x0000_i1044" type="#_x0000_t75" style="width:77pt;height:49.4pt" o:ole="">
                  <v:imagedata r:id="rId78" o:title=""/>
                </v:shape>
                <o:OLEObject Type="Embed" ProgID="Word.Document.8" ShapeID="_x0000_i1044" DrawAspect="Icon" ObjectID="_1490019457" r:id="rId79">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3</w:t>
            </w:r>
          </w:p>
        </w:tc>
        <w:tc>
          <w:tcPr>
            <w:tcW w:w="3600" w:type="dxa"/>
          </w:tcPr>
          <w:p w:rsidR="00A213F7" w:rsidRPr="00B24A5B" w:rsidRDefault="00A213F7" w:rsidP="0005624F">
            <w:pPr>
              <w:rPr>
                <w:color w:val="000000"/>
                <w:sz w:val="20"/>
                <w:szCs w:val="20"/>
              </w:rPr>
            </w:pPr>
            <w:r w:rsidRPr="00B24A5B">
              <w:rPr>
                <w:color w:val="000000"/>
                <w:sz w:val="20"/>
                <w:szCs w:val="20"/>
              </w:rPr>
              <w:t>Assemblée générale Annuelle</w:t>
            </w:r>
          </w:p>
        </w:tc>
        <w:tc>
          <w:tcPr>
            <w:tcW w:w="1440" w:type="dxa"/>
          </w:tcPr>
          <w:p w:rsidR="00A213F7" w:rsidRPr="00B24A5B" w:rsidRDefault="00A213F7" w:rsidP="0005624F">
            <w:pPr>
              <w:rPr>
                <w:color w:val="000000"/>
                <w:sz w:val="20"/>
                <w:szCs w:val="20"/>
              </w:rPr>
            </w:pPr>
            <w:r w:rsidRPr="00B24A5B">
              <w:rPr>
                <w:color w:val="000000"/>
                <w:sz w:val="20"/>
                <w:szCs w:val="20"/>
              </w:rPr>
              <w:t>MEET</w:t>
            </w:r>
          </w:p>
        </w:tc>
        <w:tc>
          <w:tcPr>
            <w:tcW w:w="1800" w:type="dxa"/>
          </w:tcPr>
          <w:p w:rsidR="00A213F7" w:rsidRPr="00EC3AD0" w:rsidRDefault="00A213F7" w:rsidP="0005624F">
            <w:pPr>
              <w:rPr>
                <w:color w:val="000000"/>
                <w:sz w:val="20"/>
                <w:szCs w:val="20"/>
                <w:lang w:val="en-GB"/>
              </w:rPr>
            </w:pPr>
            <w:r w:rsidRPr="00EC3AD0">
              <w:rPr>
                <w:color w:val="000000"/>
                <w:sz w:val="20"/>
                <w:szCs w:val="20"/>
                <w:lang w:val="en-GB"/>
              </w:rPr>
              <w:t>ABST/CONY/CONN/</w:t>
            </w:r>
          </w:p>
          <w:p w:rsidR="00A213F7" w:rsidRPr="00EC3AD0" w:rsidRDefault="00A213F7" w:rsidP="0005624F">
            <w:pPr>
              <w:rPr>
                <w:color w:val="000000"/>
                <w:sz w:val="20"/>
                <w:szCs w:val="20"/>
                <w:lang w:val="en-GB"/>
              </w:rPr>
            </w:pPr>
            <w:r w:rsidRPr="00EC3AD0">
              <w:rPr>
                <w:color w:val="000000"/>
                <w:sz w:val="20"/>
                <w:szCs w:val="20"/>
                <w:lang w:val="en-GB"/>
              </w:rPr>
              <w:t>SPLI/NOAC</w:t>
            </w:r>
          </w:p>
        </w:tc>
        <w:tc>
          <w:tcPr>
            <w:tcW w:w="1872" w:type="dxa"/>
          </w:tcPr>
          <w:p w:rsidR="00A213F7" w:rsidRPr="00B24A5B" w:rsidRDefault="00A213F7" w:rsidP="0005624F">
            <w:pPr>
              <w:jc w:val="center"/>
              <w:rPr>
                <w:color w:val="000000"/>
                <w:sz w:val="20"/>
                <w:szCs w:val="20"/>
              </w:rPr>
            </w:pPr>
            <w:r w:rsidRPr="00DA3F5D">
              <w:rPr>
                <w:color w:val="000000"/>
                <w:sz w:val="20"/>
                <w:szCs w:val="20"/>
              </w:rPr>
              <w:object w:dxaOrig="1536" w:dyaOrig="994">
                <v:shape id="_x0000_i1045" type="#_x0000_t75" style="width:77pt;height:49.4pt" o:ole="">
                  <v:imagedata r:id="rId80" o:title=""/>
                </v:shape>
                <o:OLEObject Type="Embed" ProgID="Word.Document.8" ShapeID="_x0000_i1045" DrawAspect="Icon" ObjectID="_1490019458" r:id="rId81">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4</w:t>
            </w:r>
          </w:p>
        </w:tc>
        <w:tc>
          <w:tcPr>
            <w:tcW w:w="3600" w:type="dxa"/>
          </w:tcPr>
          <w:p w:rsidR="00A213F7" w:rsidRPr="00B24A5B" w:rsidRDefault="00A213F7" w:rsidP="0005624F">
            <w:pPr>
              <w:rPr>
                <w:color w:val="000000"/>
                <w:sz w:val="20"/>
                <w:szCs w:val="20"/>
              </w:rPr>
            </w:pPr>
            <w:r w:rsidRPr="00B24A5B">
              <w:rPr>
                <w:color w:val="000000"/>
                <w:sz w:val="20"/>
                <w:szCs w:val="20"/>
              </w:rPr>
              <w:t>Assemblée générale ordinaire</w:t>
            </w:r>
          </w:p>
        </w:tc>
        <w:tc>
          <w:tcPr>
            <w:tcW w:w="1440" w:type="dxa"/>
          </w:tcPr>
          <w:p w:rsidR="00A213F7" w:rsidRPr="00B24A5B" w:rsidRDefault="00A213F7" w:rsidP="0005624F">
            <w:pPr>
              <w:rPr>
                <w:color w:val="000000"/>
                <w:sz w:val="20"/>
                <w:szCs w:val="20"/>
              </w:rPr>
            </w:pPr>
            <w:r w:rsidRPr="00B24A5B">
              <w:rPr>
                <w:color w:val="000000"/>
                <w:sz w:val="20"/>
                <w:szCs w:val="20"/>
              </w:rPr>
              <w:t>OMET</w:t>
            </w:r>
          </w:p>
        </w:tc>
        <w:tc>
          <w:tcPr>
            <w:tcW w:w="1800" w:type="dxa"/>
          </w:tcPr>
          <w:p w:rsidR="00A213F7" w:rsidRPr="00EC3AD0" w:rsidRDefault="00A213F7" w:rsidP="0005624F">
            <w:pPr>
              <w:rPr>
                <w:color w:val="000000"/>
                <w:sz w:val="20"/>
                <w:szCs w:val="20"/>
                <w:lang w:val="en-GB"/>
              </w:rPr>
            </w:pPr>
            <w:r w:rsidRPr="00EC3AD0">
              <w:rPr>
                <w:color w:val="000000"/>
                <w:sz w:val="20"/>
                <w:szCs w:val="20"/>
                <w:lang w:val="en-GB"/>
              </w:rPr>
              <w:t>ABST/CONY/CONN/</w:t>
            </w:r>
          </w:p>
          <w:p w:rsidR="00A213F7" w:rsidRPr="00EC3AD0" w:rsidRDefault="00A213F7" w:rsidP="0005624F">
            <w:pPr>
              <w:rPr>
                <w:color w:val="000000"/>
                <w:sz w:val="20"/>
                <w:szCs w:val="20"/>
                <w:lang w:val="en-GB"/>
              </w:rPr>
            </w:pPr>
            <w:r w:rsidRPr="00EC3AD0">
              <w:rPr>
                <w:color w:val="000000"/>
                <w:sz w:val="20"/>
                <w:szCs w:val="20"/>
                <w:lang w:val="en-GB"/>
              </w:rPr>
              <w:t>SPLI/NOAC</w:t>
            </w:r>
          </w:p>
        </w:tc>
        <w:tc>
          <w:tcPr>
            <w:tcW w:w="1872" w:type="dxa"/>
          </w:tcPr>
          <w:p w:rsidR="00A213F7" w:rsidRPr="00B24A5B" w:rsidRDefault="00A213F7" w:rsidP="0005624F">
            <w:pPr>
              <w:jc w:val="center"/>
              <w:rPr>
                <w:color w:val="000000"/>
                <w:sz w:val="20"/>
                <w:szCs w:val="20"/>
              </w:rPr>
            </w:pPr>
            <w:r w:rsidRPr="00DA3F5D">
              <w:rPr>
                <w:color w:val="000000"/>
                <w:sz w:val="20"/>
                <w:szCs w:val="20"/>
              </w:rPr>
              <w:object w:dxaOrig="1536" w:dyaOrig="994">
                <v:shape id="_x0000_i1046" type="#_x0000_t75" style="width:77pt;height:49.4pt" o:ole="">
                  <v:imagedata r:id="rId82" o:title=""/>
                </v:shape>
                <o:OLEObject Type="Embed" ProgID="Word.Document.8" ShapeID="_x0000_i1046" DrawAspect="Icon" ObjectID="_1490019459" r:id="rId83">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5</w:t>
            </w:r>
          </w:p>
        </w:tc>
        <w:tc>
          <w:tcPr>
            <w:tcW w:w="3600" w:type="dxa"/>
          </w:tcPr>
          <w:p w:rsidR="00A213F7" w:rsidRPr="00B24A5B" w:rsidRDefault="00A213F7" w:rsidP="0005624F">
            <w:pPr>
              <w:rPr>
                <w:color w:val="000000"/>
                <w:sz w:val="20"/>
                <w:szCs w:val="20"/>
              </w:rPr>
            </w:pPr>
            <w:r w:rsidRPr="00B24A5B">
              <w:rPr>
                <w:color w:val="000000"/>
                <w:sz w:val="20"/>
                <w:szCs w:val="20"/>
              </w:rPr>
              <w:t>Offre public d'achat initié par une tierce partie</w:t>
            </w:r>
          </w:p>
        </w:tc>
        <w:tc>
          <w:tcPr>
            <w:tcW w:w="1440" w:type="dxa"/>
          </w:tcPr>
          <w:p w:rsidR="00A213F7" w:rsidRPr="00B24A5B" w:rsidRDefault="00A213F7" w:rsidP="0005624F">
            <w:pPr>
              <w:rPr>
                <w:color w:val="000000"/>
                <w:sz w:val="20"/>
                <w:szCs w:val="20"/>
              </w:rPr>
            </w:pPr>
            <w:r w:rsidRPr="00B24A5B">
              <w:rPr>
                <w:color w:val="000000"/>
                <w:sz w:val="20"/>
                <w:szCs w:val="20"/>
              </w:rPr>
              <w:t>TEND</w:t>
            </w:r>
          </w:p>
        </w:tc>
        <w:tc>
          <w:tcPr>
            <w:tcW w:w="1800" w:type="dxa"/>
          </w:tcPr>
          <w:p w:rsidR="00A213F7" w:rsidRPr="00B24A5B" w:rsidRDefault="00A213F7" w:rsidP="0005624F">
            <w:pPr>
              <w:rPr>
                <w:color w:val="000000"/>
                <w:sz w:val="20"/>
                <w:szCs w:val="20"/>
              </w:rPr>
            </w:pPr>
            <w:r w:rsidRPr="00B24A5B">
              <w:rPr>
                <w:color w:val="000000"/>
                <w:sz w:val="20"/>
                <w:szCs w:val="20"/>
              </w:rPr>
              <w:t>CASH/NOAC</w:t>
            </w:r>
          </w:p>
        </w:tc>
        <w:tc>
          <w:tcPr>
            <w:tcW w:w="1872" w:type="dxa"/>
          </w:tcPr>
          <w:p w:rsidR="00A213F7" w:rsidRPr="00B24A5B" w:rsidRDefault="00A213F7" w:rsidP="0005624F">
            <w:pPr>
              <w:jc w:val="center"/>
              <w:rPr>
                <w:color w:val="000000"/>
                <w:sz w:val="20"/>
                <w:szCs w:val="20"/>
              </w:rPr>
            </w:pPr>
            <w:r w:rsidRPr="00563A01">
              <w:rPr>
                <w:color w:val="000000"/>
                <w:sz w:val="20"/>
                <w:szCs w:val="20"/>
              </w:rPr>
              <w:object w:dxaOrig="1536" w:dyaOrig="994">
                <v:shape id="_x0000_i1047" type="#_x0000_t75" style="width:77pt;height:49.4pt" o:ole="">
                  <v:imagedata r:id="rId84" o:title=""/>
                </v:shape>
                <o:OLEObject Type="Embed" ProgID="Word.Document.8" ShapeID="_x0000_i1047" DrawAspect="Icon" ObjectID="_1490019460" r:id="rId85">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6</w:t>
            </w:r>
          </w:p>
        </w:tc>
        <w:tc>
          <w:tcPr>
            <w:tcW w:w="3600" w:type="dxa"/>
          </w:tcPr>
          <w:p w:rsidR="00A213F7" w:rsidRPr="00B24A5B" w:rsidRDefault="00A213F7" w:rsidP="0005624F">
            <w:pPr>
              <w:rPr>
                <w:color w:val="000000"/>
                <w:sz w:val="20"/>
                <w:szCs w:val="20"/>
              </w:rPr>
            </w:pPr>
            <w:r w:rsidRPr="00B24A5B">
              <w:rPr>
                <w:color w:val="000000"/>
                <w:sz w:val="20"/>
                <w:szCs w:val="20"/>
              </w:rPr>
              <w:t>Withholding Tax Relief Certification</w:t>
            </w:r>
          </w:p>
        </w:tc>
        <w:tc>
          <w:tcPr>
            <w:tcW w:w="1440" w:type="dxa"/>
          </w:tcPr>
          <w:p w:rsidR="00A213F7" w:rsidRPr="00B24A5B" w:rsidRDefault="00A213F7" w:rsidP="0005624F">
            <w:pPr>
              <w:rPr>
                <w:color w:val="000000"/>
                <w:sz w:val="20"/>
                <w:szCs w:val="20"/>
              </w:rPr>
            </w:pPr>
            <w:r w:rsidRPr="00B24A5B">
              <w:rPr>
                <w:color w:val="000000"/>
                <w:sz w:val="20"/>
                <w:szCs w:val="20"/>
              </w:rPr>
              <w:t>WTRC</w:t>
            </w:r>
          </w:p>
        </w:tc>
        <w:tc>
          <w:tcPr>
            <w:tcW w:w="1800" w:type="dxa"/>
          </w:tcPr>
          <w:p w:rsidR="00A213F7" w:rsidRPr="00B24A5B" w:rsidRDefault="00A213F7" w:rsidP="0005624F">
            <w:pPr>
              <w:rPr>
                <w:color w:val="000000"/>
                <w:sz w:val="20"/>
                <w:szCs w:val="20"/>
              </w:rPr>
            </w:pPr>
            <w:r w:rsidRPr="00B24A5B">
              <w:rPr>
                <w:color w:val="000000"/>
                <w:sz w:val="20"/>
                <w:szCs w:val="20"/>
              </w:rPr>
              <w:t>Sans  option</w:t>
            </w:r>
          </w:p>
        </w:tc>
        <w:tc>
          <w:tcPr>
            <w:tcW w:w="1872"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48" type="#_x0000_t75" style="width:77pt;height:49.4pt" o:ole="">
                  <v:imagedata r:id="rId86" o:title=""/>
                </v:shape>
                <o:OLEObject Type="Embed" ProgID="Word.Document.8" ShapeID="_x0000_i1048" DrawAspect="Icon" ObjectID="_1490019461" r:id="rId87">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7</w:t>
            </w:r>
          </w:p>
        </w:tc>
        <w:tc>
          <w:tcPr>
            <w:tcW w:w="3600" w:type="dxa"/>
          </w:tcPr>
          <w:p w:rsidR="00A213F7" w:rsidRPr="00B24A5B" w:rsidRDefault="00A213F7" w:rsidP="0005624F">
            <w:pPr>
              <w:rPr>
                <w:color w:val="000000"/>
                <w:sz w:val="20"/>
                <w:szCs w:val="20"/>
              </w:rPr>
            </w:pPr>
            <w:r w:rsidRPr="00B24A5B">
              <w:rPr>
                <w:color w:val="000000"/>
                <w:sz w:val="20"/>
                <w:szCs w:val="20"/>
              </w:rPr>
              <w:t>Assemblée générale extraordinaire</w:t>
            </w:r>
          </w:p>
        </w:tc>
        <w:tc>
          <w:tcPr>
            <w:tcW w:w="1440" w:type="dxa"/>
          </w:tcPr>
          <w:p w:rsidR="00A213F7" w:rsidRPr="00B24A5B" w:rsidRDefault="00A213F7" w:rsidP="0005624F">
            <w:pPr>
              <w:rPr>
                <w:color w:val="000000"/>
                <w:sz w:val="20"/>
                <w:szCs w:val="20"/>
              </w:rPr>
            </w:pPr>
            <w:r w:rsidRPr="00B24A5B">
              <w:rPr>
                <w:color w:val="000000"/>
                <w:sz w:val="20"/>
                <w:szCs w:val="20"/>
              </w:rPr>
              <w:t>XMET</w:t>
            </w:r>
          </w:p>
        </w:tc>
        <w:tc>
          <w:tcPr>
            <w:tcW w:w="1800" w:type="dxa"/>
          </w:tcPr>
          <w:p w:rsidR="00A213F7" w:rsidRPr="00EC3AD0" w:rsidRDefault="00A213F7" w:rsidP="0005624F">
            <w:pPr>
              <w:rPr>
                <w:color w:val="000000"/>
                <w:sz w:val="20"/>
                <w:szCs w:val="20"/>
                <w:lang w:val="en-GB"/>
              </w:rPr>
            </w:pPr>
            <w:r w:rsidRPr="00EC3AD0">
              <w:rPr>
                <w:color w:val="000000"/>
                <w:sz w:val="20"/>
                <w:szCs w:val="20"/>
                <w:lang w:val="en-GB"/>
              </w:rPr>
              <w:t>ABST/CONY/CONN/</w:t>
            </w:r>
          </w:p>
          <w:p w:rsidR="00A213F7" w:rsidRPr="00EC3AD0" w:rsidRDefault="00A213F7" w:rsidP="0005624F">
            <w:pPr>
              <w:rPr>
                <w:color w:val="000000"/>
                <w:sz w:val="20"/>
                <w:szCs w:val="20"/>
                <w:lang w:val="en-GB"/>
              </w:rPr>
            </w:pPr>
            <w:r w:rsidRPr="00EC3AD0">
              <w:rPr>
                <w:color w:val="000000"/>
                <w:sz w:val="20"/>
                <w:szCs w:val="20"/>
                <w:lang w:val="en-GB"/>
              </w:rPr>
              <w:t>SPLI/NOAC</w:t>
            </w:r>
          </w:p>
        </w:tc>
        <w:tc>
          <w:tcPr>
            <w:tcW w:w="1872" w:type="dxa"/>
          </w:tcPr>
          <w:p w:rsidR="00A213F7" w:rsidRPr="00B24A5B" w:rsidRDefault="00A213F7" w:rsidP="0005624F">
            <w:pPr>
              <w:jc w:val="center"/>
              <w:rPr>
                <w:color w:val="000000"/>
                <w:sz w:val="20"/>
                <w:szCs w:val="20"/>
              </w:rPr>
            </w:pPr>
            <w:r w:rsidRPr="00DA3F5D">
              <w:rPr>
                <w:color w:val="000000"/>
                <w:sz w:val="20"/>
                <w:szCs w:val="20"/>
              </w:rPr>
              <w:object w:dxaOrig="1536" w:dyaOrig="994">
                <v:shape id="_x0000_i1049" type="#_x0000_t75" style="width:77pt;height:49.4pt" o:ole="">
                  <v:imagedata r:id="rId88" o:title=""/>
                </v:shape>
                <o:OLEObject Type="Embed" ProgID="Word.Document.8" ShapeID="_x0000_i1049" DrawAspect="Icon" ObjectID="_1490019462" r:id="rId89">
                  <o:FieldCodes>\s</o:FieldCodes>
                </o:OLEObject>
              </w:object>
            </w:r>
          </w:p>
        </w:tc>
      </w:tr>
    </w:tbl>
    <w:p w:rsidR="00A213F7" w:rsidRDefault="00A213F7" w:rsidP="00A213F7"/>
    <w:p w:rsidR="00A213F7" w:rsidRDefault="00D87ECC" w:rsidP="00D87ECC">
      <w:pPr>
        <w:pStyle w:val="Heading2"/>
      </w:pPr>
      <w:bookmarkStart w:id="261" w:name="_Exemple_de_SWIFT"/>
      <w:bookmarkStart w:id="262" w:name="_Toc409450863"/>
      <w:bookmarkEnd w:id="261"/>
      <w:r>
        <w:t>Exemple de SWIFT de Market claim</w:t>
      </w:r>
      <w:bookmarkEnd w:id="262"/>
      <w:r>
        <w:t xml:space="preserve"> </w:t>
      </w:r>
    </w:p>
    <w:p w:rsidR="00D87ECC" w:rsidRDefault="00D87ECC" w:rsidP="00A213F7"/>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68"/>
        <w:gridCol w:w="3600"/>
        <w:gridCol w:w="1440"/>
        <w:gridCol w:w="1800"/>
        <w:gridCol w:w="1872"/>
      </w:tblGrid>
      <w:tr w:rsidR="00A213F7" w:rsidRPr="00B24A5B" w:rsidTr="0005624F">
        <w:tc>
          <w:tcPr>
            <w:tcW w:w="468" w:type="dxa"/>
          </w:tcPr>
          <w:p w:rsidR="00A213F7" w:rsidRPr="00B24A5B" w:rsidRDefault="00A213F7" w:rsidP="0005624F">
            <w:pPr>
              <w:rPr>
                <w:color w:val="000000"/>
                <w:sz w:val="20"/>
                <w:szCs w:val="20"/>
              </w:rPr>
            </w:pPr>
          </w:p>
        </w:tc>
        <w:tc>
          <w:tcPr>
            <w:tcW w:w="3600" w:type="dxa"/>
          </w:tcPr>
          <w:p w:rsidR="00A213F7" w:rsidRPr="00B24A5B" w:rsidRDefault="00A213F7" w:rsidP="0005624F">
            <w:pPr>
              <w:rPr>
                <w:color w:val="000000"/>
                <w:sz w:val="20"/>
                <w:szCs w:val="20"/>
              </w:rPr>
            </w:pPr>
            <w:r>
              <w:rPr>
                <w:color w:val="000000"/>
                <w:sz w:val="20"/>
                <w:szCs w:val="20"/>
              </w:rPr>
              <w:t>Exemple de Market Claim</w:t>
            </w:r>
          </w:p>
        </w:tc>
        <w:tc>
          <w:tcPr>
            <w:tcW w:w="1440" w:type="dxa"/>
          </w:tcPr>
          <w:p w:rsidR="00A213F7" w:rsidRPr="00B24A5B" w:rsidRDefault="00A213F7" w:rsidP="0005624F">
            <w:pPr>
              <w:rPr>
                <w:color w:val="000000"/>
                <w:sz w:val="20"/>
                <w:szCs w:val="20"/>
              </w:rPr>
            </w:pPr>
          </w:p>
        </w:tc>
        <w:tc>
          <w:tcPr>
            <w:tcW w:w="1800" w:type="dxa"/>
          </w:tcPr>
          <w:p w:rsidR="00A213F7" w:rsidRPr="00EC3AD0" w:rsidRDefault="00A213F7" w:rsidP="0005624F">
            <w:pPr>
              <w:rPr>
                <w:color w:val="000000"/>
                <w:sz w:val="20"/>
                <w:szCs w:val="20"/>
                <w:lang w:val="en-GB"/>
              </w:rPr>
            </w:pPr>
          </w:p>
        </w:tc>
        <w:tc>
          <w:tcPr>
            <w:tcW w:w="1872" w:type="dxa"/>
          </w:tcPr>
          <w:p w:rsidR="00A213F7" w:rsidRPr="00B24A5B" w:rsidRDefault="00A213F7" w:rsidP="0005624F">
            <w:pPr>
              <w:jc w:val="center"/>
              <w:rPr>
                <w:color w:val="000000"/>
                <w:sz w:val="20"/>
                <w:szCs w:val="20"/>
              </w:rPr>
            </w:pPr>
            <w:r w:rsidRPr="00450A25">
              <w:rPr>
                <w:color w:val="000000"/>
                <w:sz w:val="20"/>
                <w:szCs w:val="20"/>
              </w:rPr>
              <w:object w:dxaOrig="1536" w:dyaOrig="994">
                <v:shape id="_x0000_i1050" type="#_x0000_t75" style="width:77pt;height:49.4pt" o:ole="">
                  <v:imagedata r:id="rId90" o:title=""/>
                </v:shape>
                <o:OLEObject Type="Embed" ProgID="Word.Document.8" ShapeID="_x0000_i1050" DrawAspect="Icon" ObjectID="_1490019463" r:id="rId91">
                  <o:FieldCodes>\s</o:FieldCodes>
                </o:OLEObject>
              </w:object>
            </w:r>
          </w:p>
        </w:tc>
      </w:tr>
    </w:tbl>
    <w:p w:rsidR="00A213F7" w:rsidRDefault="00A213F7" w:rsidP="00A213F7"/>
    <w:p w:rsidR="00746349" w:rsidRDefault="00746349" w:rsidP="00746349">
      <w:pPr>
        <w:pStyle w:val="Heading2"/>
      </w:pPr>
      <w:bookmarkStart w:id="263" w:name="_Matrice_des_commissions"/>
      <w:bookmarkStart w:id="264" w:name="_Toc409450864"/>
      <w:bookmarkEnd w:id="263"/>
      <w:r>
        <w:t>Matrice des commissions - marché étranger</w:t>
      </w:r>
      <w:bookmarkEnd w:id="264"/>
    </w:p>
    <w:p w:rsidR="00746349" w:rsidRDefault="00746349" w:rsidP="00A213F7"/>
    <w:p w:rsidR="00A213F7" w:rsidRDefault="00A213F7" w:rsidP="00A213F7"/>
    <w:p w:rsidR="00A213F7" w:rsidRPr="002C4D43" w:rsidRDefault="00746349" w:rsidP="00A213F7">
      <w:pPr>
        <w:spacing w:line="240" w:lineRule="auto"/>
        <w:ind w:right="142"/>
      </w:pPr>
      <w:r>
        <w:object w:dxaOrig="2040" w:dyaOrig="1320">
          <v:shape id="_x0000_i1051" type="#_x0000_t75" style="width:102.15pt;height:66.15pt" o:ole="">
            <v:imagedata r:id="rId92" o:title=""/>
          </v:shape>
          <o:OLEObject Type="Embed" ProgID="Excel.Sheet.8" ShapeID="_x0000_i1051" DrawAspect="Icon" ObjectID="_1490019464" r:id="rId93"/>
        </w:object>
      </w:r>
    </w:p>
    <w:sectPr w:rsidR="00A213F7" w:rsidRPr="002C4D43" w:rsidSect="00381FCD">
      <w:pgSz w:w="11906" w:h="16838"/>
      <w:pgMar w:top="1417" w:right="1417" w:bottom="1417" w:left="1417"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34B5" w:rsidRDefault="002434B5" w:rsidP="00460E07">
      <w:pPr>
        <w:spacing w:line="240" w:lineRule="auto"/>
      </w:pPr>
      <w:r>
        <w:separator/>
      </w:r>
    </w:p>
  </w:endnote>
  <w:endnote w:type="continuationSeparator" w:id="0">
    <w:p w:rsidR="002434B5" w:rsidRDefault="002434B5"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1"/>
    <w:family w:val="roman"/>
    <w:notTrueType/>
    <w:pitch w:val="variable"/>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tblPr>
    <w:tblGrid>
      <w:gridCol w:w="1535"/>
      <w:gridCol w:w="1395"/>
      <w:gridCol w:w="438"/>
      <w:gridCol w:w="539"/>
      <w:gridCol w:w="1577"/>
      <w:gridCol w:w="290"/>
      <w:gridCol w:w="1406"/>
      <w:gridCol w:w="901"/>
      <w:gridCol w:w="1207"/>
    </w:tblGrid>
    <w:tr w:rsidR="00DA6FE2" w:rsidRPr="00460E07" w:rsidTr="00D57379">
      <w:tc>
        <w:tcPr>
          <w:tcW w:w="826"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2F2F2" w:themeFill="background1" w:themeFillShade="F2"/>
          <w:vAlign w:val="center"/>
        </w:tcPr>
        <w:p w:rsidR="00DA6FE2" w:rsidRPr="00735728" w:rsidRDefault="00DA6FE2" w:rsidP="00460E07">
          <w:pPr>
            <w:pStyle w:val="Header"/>
            <w:jc w:val="center"/>
            <w:rPr>
              <w:b/>
              <w:bCs/>
              <w:sz w:val="18"/>
              <w:szCs w:val="18"/>
            </w:rPr>
          </w:pPr>
          <w:r>
            <w:rPr>
              <w:b/>
              <w:bCs/>
              <w:sz w:val="18"/>
              <w:szCs w:val="18"/>
            </w:rPr>
            <w:t>Version</w:t>
          </w:r>
        </w:p>
      </w:tc>
      <w:sdt>
        <w:sdtPr>
          <w:rPr>
            <w:b/>
            <w:bCs/>
            <w:sz w:val="18"/>
            <w:szCs w:val="18"/>
          </w:rPr>
          <w:alias w:val="Catégorie "/>
          <w:id w:val="13060582"/>
          <w:dataBinding w:prefixMappings="xmlns:ns0='http://purl.org/dc/elements/1.1/' xmlns:ns1='http://schemas.openxmlformats.org/package/2006/metadata/core-properties' " w:xpath="/ns1:coreProperties[1]/ns1:category[1]" w:storeItemID="{6C3C8BC8-F283-45AE-878A-BAB7291924A1}"/>
          <w:text/>
        </w:sdtPr>
        <w:sdtContent>
          <w:tc>
            <w:tcPr>
              <w:tcW w:w="751"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p w:rsidR="00DA6FE2" w:rsidRDefault="00DF21B3" w:rsidP="00735728">
              <w:pPr>
                <w:pStyle w:val="Header"/>
                <w:jc w:val="center"/>
                <w:rPr>
                  <w:b/>
                  <w:bCs/>
                  <w:sz w:val="18"/>
                  <w:szCs w:val="18"/>
                </w:rPr>
              </w:pPr>
              <w:r>
                <w:rPr>
                  <w:b/>
                  <w:bCs/>
                  <w:sz w:val="18"/>
                  <w:szCs w:val="18"/>
                </w:rPr>
                <w:t>V1.7</w:t>
              </w:r>
            </w:p>
          </w:tc>
        </w:sdtContent>
      </w:sdt>
      <w:tc>
        <w:tcPr>
          <w:tcW w:w="526"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25" w:color="BFBFBF" w:themeColor="background1" w:themeShade="BF" w:fill="FFFFFF" w:themeFill="background1"/>
        </w:tcPr>
        <w:p w:rsidR="00DA6FE2" w:rsidRDefault="00DA6FE2" w:rsidP="001B0976">
          <w:pPr>
            <w:pStyle w:val="Header"/>
            <w:jc w:val="center"/>
            <w:rPr>
              <w:b/>
              <w:bCs/>
              <w:sz w:val="18"/>
              <w:szCs w:val="18"/>
            </w:rPr>
          </w:pPr>
          <w:r>
            <w:rPr>
              <w:b/>
              <w:bCs/>
              <w:sz w:val="18"/>
              <w:szCs w:val="18"/>
            </w:rPr>
            <w:t>Date</w:t>
          </w:r>
        </w:p>
      </w:tc>
      <w:tc>
        <w:tcPr>
          <w:tcW w:w="1005"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sdt>
          <w:sdtPr>
            <w:rPr>
              <w:b/>
              <w:bCs/>
              <w:sz w:val="18"/>
              <w:szCs w:val="18"/>
            </w:rPr>
            <w:alias w:val="État "/>
            <w:id w:val="13060583"/>
            <w:dataBinding w:prefixMappings="xmlns:ns0='http://purl.org/dc/elements/1.1/' xmlns:ns1='http://schemas.openxmlformats.org/package/2006/metadata/core-properties' " w:xpath="/ns1:coreProperties[1]/ns1:contentStatus[1]" w:storeItemID="{6C3C8BC8-F283-45AE-878A-BAB7291924A1}"/>
            <w:text/>
          </w:sdtPr>
          <w:sdtContent>
            <w:p w:rsidR="00DA6FE2" w:rsidRPr="00C77F58" w:rsidRDefault="00DF21B3" w:rsidP="00937CB5">
              <w:pPr>
                <w:pStyle w:val="NoSpacing"/>
                <w:jc w:val="center"/>
                <w:rPr>
                  <w:b/>
                  <w:bCs/>
                  <w:i/>
                  <w:iCs/>
                  <w:sz w:val="18"/>
                  <w:szCs w:val="18"/>
                </w:rPr>
              </w:pPr>
              <w:r>
                <w:rPr>
                  <w:b/>
                  <w:bCs/>
                  <w:sz w:val="18"/>
                  <w:szCs w:val="18"/>
                </w:rPr>
                <w:t>08/04/2015</w:t>
              </w:r>
            </w:p>
          </w:sdtContent>
        </w:sdt>
      </w:tc>
      <w:tc>
        <w:tcPr>
          <w:tcW w:w="1242" w:type="pct"/>
          <w:gridSpan w:val="2"/>
          <w:tcBorders>
            <w:top w:val="nil"/>
            <w:left w:val="single" w:sz="2" w:space="0" w:color="D9D9D9" w:themeColor="background1" w:themeShade="D9"/>
            <w:bottom w:val="nil"/>
            <w:right w:val="single" w:sz="2" w:space="0" w:color="D9D9D9" w:themeColor="background1" w:themeShade="D9"/>
          </w:tcBorders>
        </w:tcPr>
        <w:p w:rsidR="00DA6FE2" w:rsidRDefault="00DA6FE2" w:rsidP="001B0976">
          <w:pPr>
            <w:pStyle w:val="Header"/>
            <w:jc w:val="center"/>
            <w:rPr>
              <w:b/>
              <w:bCs/>
              <w:sz w:val="18"/>
              <w:szCs w:val="18"/>
            </w:rPr>
          </w:pPr>
        </w:p>
      </w:tc>
      <w:tc>
        <w:tcPr>
          <w:tcW w:w="650" w:type="pct"/>
          <w:vMerge w:val="restar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DA6FE2" w:rsidRDefault="00DA6FE2" w:rsidP="00C53944">
          <w:pPr>
            <w:pStyle w:val="Header"/>
            <w:jc w:val="center"/>
            <w:rPr>
              <w:b/>
              <w:bCs/>
              <w:sz w:val="18"/>
              <w:szCs w:val="18"/>
            </w:rPr>
          </w:pPr>
          <w:r>
            <w:rPr>
              <w:b/>
              <w:bCs/>
              <w:sz w:val="18"/>
              <w:szCs w:val="18"/>
            </w:rPr>
            <w:t xml:space="preserve">Page </w:t>
          </w:r>
          <w:r w:rsidR="00CD46B1" w:rsidRPr="00460E07">
            <w:rPr>
              <w:b/>
              <w:bCs/>
              <w:sz w:val="18"/>
              <w:szCs w:val="18"/>
            </w:rPr>
            <w:fldChar w:fldCharType="begin"/>
          </w:r>
          <w:r w:rsidRPr="00460E07">
            <w:rPr>
              <w:b/>
              <w:bCs/>
              <w:sz w:val="18"/>
              <w:szCs w:val="18"/>
            </w:rPr>
            <w:instrText xml:space="preserve"> PAGE   \* MERGEFORMAT </w:instrText>
          </w:r>
          <w:r w:rsidR="00CD46B1" w:rsidRPr="00460E07">
            <w:rPr>
              <w:b/>
              <w:bCs/>
              <w:sz w:val="18"/>
              <w:szCs w:val="18"/>
            </w:rPr>
            <w:fldChar w:fldCharType="separate"/>
          </w:r>
          <w:r w:rsidR="00A15A3E">
            <w:rPr>
              <w:b/>
              <w:bCs/>
              <w:noProof/>
              <w:sz w:val="18"/>
              <w:szCs w:val="18"/>
            </w:rPr>
            <w:t>68</w:t>
          </w:r>
          <w:r w:rsidR="00CD46B1" w:rsidRPr="00460E07">
            <w:rPr>
              <w:b/>
              <w:bCs/>
              <w:sz w:val="18"/>
              <w:szCs w:val="18"/>
            </w:rPr>
            <w:fldChar w:fldCharType="end"/>
          </w:r>
          <w:r w:rsidRPr="00460E07">
            <w:rPr>
              <w:b/>
              <w:bCs/>
              <w:sz w:val="18"/>
              <w:szCs w:val="18"/>
            </w:rPr>
            <w:t>/</w:t>
          </w:r>
          <w:fldSimple w:instr=" NUMPAGES   \* MERGEFORMAT ">
            <w:r w:rsidR="00A15A3E" w:rsidRPr="00A15A3E">
              <w:rPr>
                <w:b/>
                <w:bCs/>
                <w:noProof/>
                <w:sz w:val="18"/>
                <w:szCs w:val="18"/>
              </w:rPr>
              <w:t>102</w:t>
            </w:r>
          </w:fldSimple>
        </w:p>
      </w:tc>
    </w:tr>
    <w:tr w:rsidR="00DA6FE2" w:rsidRPr="001B0976" w:rsidTr="00D57379">
      <w:trPr>
        <w:gridBefore w:val="3"/>
        <w:wBefore w:w="1813" w:type="pct"/>
        <w:trHeight w:val="69"/>
      </w:trPr>
      <w:tc>
        <w:tcPr>
          <w:tcW w:w="1139"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DA6FE2" w:rsidRPr="000418A2" w:rsidRDefault="00DA6FE2" w:rsidP="00460E07">
          <w:pPr>
            <w:pStyle w:val="Header"/>
            <w:jc w:val="center"/>
            <w:rPr>
              <w:b/>
              <w:bCs/>
              <w:sz w:val="18"/>
              <w:szCs w:val="18"/>
            </w:rPr>
          </w:pPr>
          <w:r w:rsidRPr="000418A2">
            <w:rPr>
              <w:b/>
              <w:bCs/>
              <w:sz w:val="18"/>
              <w:szCs w:val="18"/>
            </w:rPr>
            <w:t xml:space="preserve">Index_Version Modèle </w:t>
          </w:r>
        </w:p>
      </w:tc>
      <w:sdt>
        <w:sdtPr>
          <w:rPr>
            <w:b/>
            <w:bCs/>
            <w:sz w:val="18"/>
            <w:szCs w:val="18"/>
          </w:rPr>
          <w:alias w:val="Mots clés "/>
          <w:id w:val="13060584"/>
          <w:dataBinding w:prefixMappings="xmlns:ns0='http://purl.org/dc/elements/1.1/' xmlns:ns1='http://schemas.openxmlformats.org/package/2006/metadata/core-properties' " w:xpath="/ns1:coreProperties[1]/ns1:keywords[1]" w:storeItemID="{6C3C8BC8-F283-45AE-878A-BAB7291924A1}"/>
          <w:text/>
        </w:sdtPr>
        <w:sdtContent>
          <w:tc>
            <w:tcPr>
              <w:tcW w:w="913"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DA6FE2" w:rsidRPr="001B0976" w:rsidRDefault="00DA6FE2" w:rsidP="00937CB5">
              <w:pPr>
                <w:pStyle w:val="Header"/>
                <w:jc w:val="center"/>
                <w:rPr>
                  <w:b/>
                  <w:bCs/>
                  <w:sz w:val="18"/>
                  <w:szCs w:val="18"/>
                </w:rPr>
              </w:pPr>
              <w:r>
                <w:rPr>
                  <w:b/>
                  <w:bCs/>
                  <w:sz w:val="18"/>
                  <w:szCs w:val="18"/>
                </w:rPr>
                <w:t>MOD_014_V2.0</w:t>
              </w:r>
            </w:p>
          </w:tc>
        </w:sdtContent>
      </w:sdt>
      <w:tc>
        <w:tcPr>
          <w:tcW w:w="485" w:type="pct"/>
          <w:tcBorders>
            <w:top w:val="nil"/>
            <w:left w:val="single" w:sz="2" w:space="0" w:color="D9D9D9" w:themeColor="background1" w:themeShade="D9"/>
            <w:bottom w:val="nil"/>
            <w:right w:val="single" w:sz="2" w:space="0" w:color="D9D9D9" w:themeColor="background1" w:themeShade="D9"/>
          </w:tcBorders>
          <w:shd w:val="clear" w:color="auto" w:fill="auto"/>
          <w:vAlign w:val="center"/>
        </w:tcPr>
        <w:p w:rsidR="00DA6FE2" w:rsidRPr="001B0976" w:rsidRDefault="00DA6FE2" w:rsidP="009A0A0F">
          <w:pPr>
            <w:pStyle w:val="Header"/>
            <w:jc w:val="center"/>
            <w:rPr>
              <w:b/>
              <w:bCs/>
              <w:sz w:val="18"/>
              <w:szCs w:val="18"/>
            </w:rPr>
          </w:pPr>
        </w:p>
      </w:tc>
      <w:tc>
        <w:tcPr>
          <w:tcW w:w="650" w:type="pct"/>
          <w:vMerge/>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DA6FE2" w:rsidRPr="001B0976" w:rsidRDefault="00DA6FE2" w:rsidP="009A0A0F">
          <w:pPr>
            <w:pStyle w:val="Header"/>
            <w:jc w:val="center"/>
            <w:rPr>
              <w:b/>
              <w:bCs/>
              <w:sz w:val="18"/>
              <w:szCs w:val="18"/>
            </w:rPr>
          </w:pPr>
        </w:p>
      </w:tc>
    </w:tr>
  </w:tbl>
  <w:p w:rsidR="00DA6FE2" w:rsidRDefault="00DA6FE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FE2" w:rsidRDefault="00CD46B1" w:rsidP="001B0976">
    <w:pPr>
      <w:pStyle w:val="Footer"/>
    </w:pPr>
    <w:r>
      <w:pict>
        <v:rect id="_x0000_s2049" style="position:absolute;margin-left:-108.05pt;margin-top:6.2pt;width:595.3pt;height:17.65pt;z-index:251658239;v-text-anchor:middle" filled="f" fillcolor="#ffc000" stroked="f" strokecolor="#ffc000" strokeweight="1.25pt">
          <v:fill opacity="4588f"/>
          <v:stroke dashstyle="1 1" endcap="round"/>
          <v:textbox style="mso-next-textbox:#_x0000_s2049" inset="5mm,0,5mm,0">
            <w:txbxContent>
              <w:p w:rsidR="00DA6FE2" w:rsidRPr="009A0A0F" w:rsidRDefault="00DA6FE2"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sidR="00DA6FE2">
      <w:rPr>
        <w:noProof/>
        <w:lang w:eastAsia="fr-FR"/>
      </w:rPr>
      <w:drawing>
        <wp:anchor distT="0" distB="0" distL="114300" distR="114300" simplePos="0" relativeHeight="251695104" behindDoc="0" locked="0" layoutInCell="1" allowOverlap="1">
          <wp:simplePos x="0" y="0"/>
          <wp:positionH relativeFrom="column">
            <wp:posOffset>6213738</wp:posOffset>
          </wp:positionH>
          <wp:positionV relativeFrom="paragraph">
            <wp:posOffset>-38253</wp:posOffset>
          </wp:positionV>
          <wp:extent cx="429260" cy="394138"/>
          <wp:effectExtent l="19050" t="0" r="8890" b="0"/>
          <wp:wrapNone/>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429260" cy="394138"/>
                  </a:xfrm>
                  <a:prstGeom prst="rect">
                    <a:avLst/>
                  </a:prstGeom>
                  <a:noFill/>
                  <a:ln>
                    <a:noFill/>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34B5" w:rsidRDefault="002434B5" w:rsidP="00460E07">
      <w:pPr>
        <w:spacing w:line="240" w:lineRule="auto"/>
      </w:pPr>
      <w:r>
        <w:separator/>
      </w:r>
    </w:p>
  </w:footnote>
  <w:footnote w:type="continuationSeparator" w:id="0">
    <w:p w:rsidR="002434B5" w:rsidRDefault="002434B5"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tblPr>
    <w:tblGrid>
      <w:gridCol w:w="3684"/>
      <w:gridCol w:w="3863"/>
    </w:tblGrid>
    <w:tr w:rsidR="00DA6FE2" w:rsidRPr="00460E07" w:rsidTr="00BF5496">
      <w:trPr>
        <w:trHeight w:val="283"/>
      </w:trPr>
      <w:tc>
        <w:tcPr>
          <w:tcW w:w="2441" w:type="pct"/>
          <w:shd w:val="clear" w:color="auto" w:fill="F2F2F2" w:themeFill="background1" w:themeFillShade="F2"/>
          <w:vAlign w:val="center"/>
        </w:tcPr>
        <w:p w:rsidR="00DA6FE2" w:rsidRPr="00F93C1C" w:rsidRDefault="00DA6FE2" w:rsidP="00735728">
          <w:pPr>
            <w:pStyle w:val="Header"/>
            <w:rPr>
              <w:b/>
              <w:sz w:val="18"/>
              <w:szCs w:val="18"/>
            </w:rPr>
          </w:pPr>
          <w:r>
            <w:rPr>
              <w:noProof/>
              <w:lang w:eastAsia="fr-FR"/>
            </w:rPr>
            <w:drawing>
              <wp:anchor distT="0" distB="0" distL="114300" distR="114300" simplePos="0" relativeHeight="251698176"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319145" cy="414020"/>
                        </a:xfrm>
                        <a:prstGeom prst="rect">
                          <a:avLst/>
                        </a:prstGeom>
                        <a:noFill/>
                        <a:ln w="9525">
                          <a:noFill/>
                          <a:miter lim="800000"/>
                          <a:headEnd/>
                          <a:tailEnd/>
                        </a:ln>
                      </pic:spPr>
                    </pic:pic>
                  </a:graphicData>
                </a:graphic>
              </wp:anchor>
            </w:drawing>
          </w:r>
          <w:sdt>
            <w:sdtPr>
              <w:rPr>
                <w:b/>
                <w:sz w:val="18"/>
                <w:szCs w:val="18"/>
              </w:rPr>
              <w:alias w:val="Titre "/>
              <w:id w:val="13060580"/>
              <w:dataBinding w:prefixMappings="xmlns:ns0='http://purl.org/dc/elements/1.1/' xmlns:ns1='http://schemas.openxmlformats.org/package/2006/metadata/core-properties' " w:xpath="/ns1:coreProperties[1]/ns0:title[1]" w:storeItemID="{6C3C8BC8-F283-45AE-878A-BAB7291924A1}"/>
              <w:text/>
            </w:sdtPr>
            <w:sdtContent>
              <w:r>
                <w:rPr>
                  <w:b/>
                  <w:sz w:val="18"/>
                  <w:szCs w:val="18"/>
                </w:rPr>
                <w:t>SPECIFICATIONS FONCTIONNELLES DETAILLEES (MegaCor)</w:t>
              </w:r>
            </w:sdtContent>
          </w:sdt>
        </w:p>
      </w:tc>
      <w:tc>
        <w:tcPr>
          <w:tcW w:w="2559" w:type="pct"/>
          <w:shd w:val="clear" w:color="auto" w:fill="BFBFBF" w:themeFill="background1" w:themeFillShade="BF"/>
          <w:vAlign w:val="center"/>
        </w:tcPr>
        <w:sdt>
          <w:sdtPr>
            <w:rPr>
              <w:b/>
              <w:sz w:val="18"/>
              <w:szCs w:val="18"/>
            </w:rPr>
            <w:alias w:val="Objet "/>
            <w:id w:val="13060581"/>
            <w:dataBinding w:prefixMappings="xmlns:ns0='http://purl.org/dc/elements/1.1/' xmlns:ns1='http://schemas.openxmlformats.org/package/2006/metadata/core-properties' " w:xpath="/ns1:coreProperties[1]/ns0:subject[1]" w:storeItemID="{6C3C8BC8-F283-45AE-878A-BAB7291924A1}"/>
            <w:text/>
          </w:sdtPr>
          <w:sdtContent>
            <w:p w:rsidR="00DA6FE2" w:rsidRPr="00460E07" w:rsidRDefault="00DA6FE2" w:rsidP="00BF5496">
              <w:pPr>
                <w:jc w:val="center"/>
                <w:rPr>
                  <w:b/>
                  <w:bCs/>
                  <w:sz w:val="18"/>
                  <w:szCs w:val="18"/>
                </w:rPr>
              </w:pPr>
              <w:r>
                <w:rPr>
                  <w:b/>
                  <w:sz w:val="18"/>
                  <w:szCs w:val="18"/>
                </w:rPr>
                <w:t>P14020 – REFONTE CHAINE TITRES</w:t>
              </w:r>
            </w:p>
          </w:sdtContent>
        </w:sdt>
      </w:tc>
    </w:tr>
  </w:tbl>
  <w:p w:rsidR="00DA6FE2" w:rsidRDefault="00DA6F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FE2" w:rsidRDefault="00DA6FE2" w:rsidP="00394764">
    <w:pPr>
      <w:pStyle w:val="Header"/>
    </w:pPr>
    <w:r>
      <w:rPr>
        <w:noProof/>
        <w:lang w:eastAsia="fr-FR"/>
      </w:rPr>
      <w:drawing>
        <wp:anchor distT="0" distB="0" distL="114300" distR="114300" simplePos="0" relativeHeight="251693056" behindDoc="1" locked="0" layoutInCell="1" allowOverlap="1">
          <wp:simplePos x="0" y="0"/>
          <wp:positionH relativeFrom="column">
            <wp:posOffset>5138696</wp:posOffset>
          </wp:positionH>
          <wp:positionV relativeFrom="paragraph">
            <wp:posOffset>51758</wp:posOffset>
          </wp:positionV>
          <wp:extent cx="1069675" cy="1052423"/>
          <wp:effectExtent l="0" t="0" r="0" b="0"/>
          <wp:wrapNone/>
          <wp:docPr id="9" name="Image 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WB.bmp"/>
                  <pic:cNvPicPr/>
                </pic:nvPicPr>
                <pic:blipFill>
                  <a:blip r:embed="rId1">
                    <a:clrChange>
                      <a:clrFrom>
                        <a:srgbClr val="FFFFFF"/>
                      </a:clrFrom>
                      <a:clrTo>
                        <a:srgbClr val="FFFFFF">
                          <a:alpha val="0"/>
                        </a:srgbClr>
                      </a:clrTo>
                    </a:clrChange>
                  </a:blip>
                  <a:stretch>
                    <a:fillRect/>
                  </a:stretch>
                </pic:blipFill>
                <pic:spPr>
                  <a:xfrm>
                    <a:off x="0" y="0"/>
                    <a:ext cx="1069675" cy="1052423"/>
                  </a:xfrm>
                  <a:prstGeom prst="rect">
                    <a:avLst/>
                  </a:prstGeom>
                </pic:spPr>
              </pic:pic>
            </a:graphicData>
          </a:graphic>
        </wp:anchor>
      </w:drawing>
    </w:r>
    <w:r>
      <w:rPr>
        <w:noProof/>
        <w:lang w:eastAsia="fr-FR"/>
      </w:rPr>
      <w:drawing>
        <wp:anchor distT="0" distB="0" distL="114300" distR="114300" simplePos="0" relativeHeight="251685888" behindDoc="1" locked="0" layoutInCell="1" allowOverlap="1">
          <wp:simplePos x="0" y="0"/>
          <wp:positionH relativeFrom="column">
            <wp:posOffset>-896511</wp:posOffset>
          </wp:positionH>
          <wp:positionV relativeFrom="paragraph">
            <wp:posOffset>15766</wp:posOffset>
          </wp:positionV>
          <wp:extent cx="3745099" cy="10641724"/>
          <wp:effectExtent l="19050" t="0" r="7751" b="0"/>
          <wp:wrapNone/>
          <wp:docPr id="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flipV="1">
                    <a:off x="0" y="0"/>
                    <a:ext cx="3745099" cy="10641724"/>
                  </a:xfrm>
                  <a:prstGeom prst="rect">
                    <a:avLst/>
                  </a:prstGeom>
                  <a:noFill/>
                  <a:ln w="9525">
                    <a:noFill/>
                    <a:miter lim="800000"/>
                    <a:headEnd/>
                    <a:tailEnd/>
                  </a:ln>
                </pic:spPr>
              </pic:pic>
            </a:graphicData>
          </a:graphic>
        </wp:anchor>
      </w:drawing>
    </w:r>
  </w:p>
  <w:p w:rsidR="00DA6FE2" w:rsidRDefault="00DA6FE2" w:rsidP="00871619">
    <w:pPr>
      <w:jc w:val="center"/>
    </w:pPr>
  </w:p>
  <w:p w:rsidR="00DA6FE2" w:rsidRDefault="00DA6FE2" w:rsidP="00C348B6">
    <w:r w:rsidRPr="00871619">
      <w:rPr>
        <w:noProof/>
        <w:lang w:eastAsia="fr-FR"/>
      </w:rPr>
      <w:drawing>
        <wp:inline distT="0" distB="0" distL="0" distR="0">
          <wp:extent cx="1696189" cy="396815"/>
          <wp:effectExtent l="19050" t="0" r="0" b="0"/>
          <wp:docPr id="1"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g"/>
                  <pic:cNvPicPr/>
                </pic:nvPicPr>
                <pic:blipFill>
                  <a:blip r:embed="rId3"/>
                  <a:stretch>
                    <a:fillRect/>
                  </a:stretch>
                </pic:blipFill>
                <pic:spPr>
                  <a:xfrm>
                    <a:off x="0" y="0"/>
                    <a:ext cx="1707537" cy="399470"/>
                  </a:xfrm>
                  <a:prstGeom prst="rect">
                    <a:avLst/>
                  </a:prstGeom>
                </pic:spPr>
              </pic:pic>
            </a:graphicData>
          </a:graphic>
        </wp:inline>
      </w:drawing>
    </w:r>
    <w:r>
      <w:rPr>
        <w:noProof/>
        <w:lang w:eastAsia="fr-FR"/>
      </w:rPr>
      <w:drawing>
        <wp:anchor distT="0" distB="0" distL="114300" distR="114300" simplePos="0" relativeHeight="251657214" behindDoc="1" locked="0" layoutInCell="1" allowOverlap="1">
          <wp:simplePos x="0" y="0"/>
          <wp:positionH relativeFrom="column">
            <wp:posOffset>1101533</wp:posOffset>
          </wp:positionH>
          <wp:positionV relativeFrom="paragraph">
            <wp:posOffset>4939617</wp:posOffset>
          </wp:positionV>
          <wp:extent cx="10688128" cy="432183"/>
          <wp:effectExtent l="0" t="5067300" r="0" b="5130417"/>
          <wp:wrapNone/>
          <wp:docPr id="2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e2.bmp"/>
                  <pic:cNvPicPr/>
                </pic:nvPicPr>
                <pic:blipFill>
                  <a:blip r:embed="rId4">
                    <a:clrChange>
                      <a:clrFrom>
                        <a:srgbClr val="FFFFFF"/>
                      </a:clrFrom>
                      <a:clrTo>
                        <a:srgbClr val="FFFFFF">
                          <a:alpha val="0"/>
                        </a:srgbClr>
                      </a:clrTo>
                    </a:clrChange>
                  </a:blip>
                  <a:stretch>
                    <a:fillRect/>
                  </a:stretch>
                </pic:blipFill>
                <pic:spPr>
                  <a:xfrm rot="5400000" flipH="1">
                    <a:off x="0" y="0"/>
                    <a:ext cx="10688128" cy="43218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9pt;height:10.9pt" o:bullet="t">
        <v:imagedata r:id="rId1" o:title="msoC"/>
      </v:shape>
    </w:pict>
  </w:numPicBullet>
  <w:abstractNum w:abstractNumId="0">
    <w:nsid w:val="023A1140"/>
    <w:multiLevelType w:val="hybridMultilevel"/>
    <w:tmpl w:val="448E88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03B567E6"/>
    <w:multiLevelType w:val="multilevel"/>
    <w:tmpl w:val="04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083E723D"/>
    <w:multiLevelType w:val="hybridMultilevel"/>
    <w:tmpl w:val="B4C09FD0"/>
    <w:lvl w:ilvl="0" w:tplc="040C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9135FF0"/>
    <w:multiLevelType w:val="hybridMultilevel"/>
    <w:tmpl w:val="7AD014E0"/>
    <w:lvl w:ilvl="0" w:tplc="3004725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556C13"/>
    <w:multiLevelType w:val="hybridMultilevel"/>
    <w:tmpl w:val="17E4EE2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2F86D81"/>
    <w:multiLevelType w:val="hybridMultilevel"/>
    <w:tmpl w:val="797AB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CEE7AC9"/>
    <w:multiLevelType w:val="hybridMultilevel"/>
    <w:tmpl w:val="96F6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FCC1C98"/>
    <w:multiLevelType w:val="hybridMultilevel"/>
    <w:tmpl w:val="6C50CEC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1087917"/>
    <w:multiLevelType w:val="hybridMultilevel"/>
    <w:tmpl w:val="5B5EC2CA"/>
    <w:lvl w:ilvl="0" w:tplc="27705C6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1DC2794"/>
    <w:multiLevelType w:val="hybridMultilevel"/>
    <w:tmpl w:val="37E248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24D0EAB"/>
    <w:multiLevelType w:val="hybridMultilevel"/>
    <w:tmpl w:val="2D7A0F82"/>
    <w:lvl w:ilvl="0" w:tplc="B3E8533E">
      <w:start w:val="10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4FA3B8C"/>
    <w:multiLevelType w:val="hybridMultilevel"/>
    <w:tmpl w:val="F8F6A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567134A"/>
    <w:multiLevelType w:val="hybridMultilevel"/>
    <w:tmpl w:val="6B02A1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8D36D6C"/>
    <w:multiLevelType w:val="hybridMultilevel"/>
    <w:tmpl w:val="617C5F6E"/>
    <w:lvl w:ilvl="0" w:tplc="B7F4A5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A2B5B6B"/>
    <w:multiLevelType w:val="hybridMultilevel"/>
    <w:tmpl w:val="B81CA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46B1A6D"/>
    <w:multiLevelType w:val="hybridMultilevel"/>
    <w:tmpl w:val="DD606A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4ED268D"/>
    <w:multiLevelType w:val="hybridMultilevel"/>
    <w:tmpl w:val="6C1849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86D6287"/>
    <w:multiLevelType w:val="hybridMultilevel"/>
    <w:tmpl w:val="6778E7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76757C"/>
    <w:multiLevelType w:val="hybridMultilevel"/>
    <w:tmpl w:val="F104B316"/>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20">
    <w:nsid w:val="3E9E7600"/>
    <w:multiLevelType w:val="hybridMultilevel"/>
    <w:tmpl w:val="87A2E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08F7D42"/>
    <w:multiLevelType w:val="hybridMultilevel"/>
    <w:tmpl w:val="45FAE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0E96931"/>
    <w:multiLevelType w:val="hybridMultilevel"/>
    <w:tmpl w:val="79E02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13C5D77"/>
    <w:multiLevelType w:val="hybridMultilevel"/>
    <w:tmpl w:val="29B42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13D7A88"/>
    <w:multiLevelType w:val="hybridMultilevel"/>
    <w:tmpl w:val="004471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419E14EE"/>
    <w:multiLevelType w:val="hybridMultilevel"/>
    <w:tmpl w:val="31AE5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6B25DA1"/>
    <w:multiLevelType w:val="hybridMultilevel"/>
    <w:tmpl w:val="7AFA6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80061E7"/>
    <w:multiLevelType w:val="hybridMultilevel"/>
    <w:tmpl w:val="4866BF0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A5B53AE"/>
    <w:multiLevelType w:val="hybridMultilevel"/>
    <w:tmpl w:val="FA64627A"/>
    <w:lvl w:ilvl="0" w:tplc="709224CA">
      <w:start w:val="10"/>
      <w:numFmt w:val="bullet"/>
      <w:lvlText w:val="-"/>
      <w:lvlJc w:val="left"/>
      <w:pPr>
        <w:ind w:left="720" w:hanging="360"/>
      </w:pPr>
      <w:rPr>
        <w:rFonts w:ascii="Calibri" w:eastAsiaTheme="minorHAnsi"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C6876A5"/>
    <w:multiLevelType w:val="hybridMultilevel"/>
    <w:tmpl w:val="F89C05E4"/>
    <w:lvl w:ilvl="0" w:tplc="040C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1">
    <w:nsid w:val="543406C1"/>
    <w:multiLevelType w:val="hybridMultilevel"/>
    <w:tmpl w:val="089A46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45A4D7E"/>
    <w:multiLevelType w:val="hybridMultilevel"/>
    <w:tmpl w:val="407E8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5DA58FF"/>
    <w:multiLevelType w:val="hybridMultilevel"/>
    <w:tmpl w:val="DBD4D3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62810D9"/>
    <w:multiLevelType w:val="hybridMultilevel"/>
    <w:tmpl w:val="EA1CC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5A9F5F21"/>
    <w:multiLevelType w:val="hybridMultilevel"/>
    <w:tmpl w:val="AAC2494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6">
    <w:nsid w:val="5ACB5905"/>
    <w:multiLevelType w:val="hybridMultilevel"/>
    <w:tmpl w:val="9F1C7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5B9246FE"/>
    <w:multiLevelType w:val="hybridMultilevel"/>
    <w:tmpl w:val="A6BAC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5C79480F"/>
    <w:multiLevelType w:val="hybridMultilevel"/>
    <w:tmpl w:val="274E5DA2"/>
    <w:lvl w:ilvl="0" w:tplc="B63471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5D1E00FB"/>
    <w:multiLevelType w:val="hybridMultilevel"/>
    <w:tmpl w:val="82A8E062"/>
    <w:lvl w:ilvl="0" w:tplc="FDA2CFD0">
      <w:start w:val="1"/>
      <w:numFmt w:val="bullet"/>
      <w:lvlText w:val=""/>
      <w:lvlJc w:val="left"/>
      <w:pPr>
        <w:ind w:left="720" w:hanging="360"/>
      </w:pPr>
      <w:rPr>
        <w:rFonts w:ascii="Symbol" w:hAnsi="Symbol" w:hint="default"/>
      </w:rPr>
    </w:lvl>
    <w:lvl w:ilvl="1" w:tplc="E79605EA" w:tentative="1">
      <w:start w:val="1"/>
      <w:numFmt w:val="bullet"/>
      <w:lvlText w:val="o"/>
      <w:lvlJc w:val="left"/>
      <w:pPr>
        <w:ind w:left="1440" w:hanging="360"/>
      </w:pPr>
      <w:rPr>
        <w:rFonts w:ascii="Courier New" w:hAnsi="Courier New" w:cs="Courier New" w:hint="default"/>
      </w:rPr>
    </w:lvl>
    <w:lvl w:ilvl="2" w:tplc="3EFEE2E2" w:tentative="1">
      <w:start w:val="1"/>
      <w:numFmt w:val="bullet"/>
      <w:lvlText w:val=""/>
      <w:lvlJc w:val="left"/>
      <w:pPr>
        <w:ind w:left="2160" w:hanging="360"/>
      </w:pPr>
      <w:rPr>
        <w:rFonts w:ascii="Wingdings" w:hAnsi="Wingdings" w:hint="default"/>
      </w:rPr>
    </w:lvl>
    <w:lvl w:ilvl="3" w:tplc="9410A850" w:tentative="1">
      <w:start w:val="1"/>
      <w:numFmt w:val="bullet"/>
      <w:lvlText w:val=""/>
      <w:lvlJc w:val="left"/>
      <w:pPr>
        <w:ind w:left="2880" w:hanging="360"/>
      </w:pPr>
      <w:rPr>
        <w:rFonts w:ascii="Symbol" w:hAnsi="Symbol" w:hint="default"/>
      </w:rPr>
    </w:lvl>
    <w:lvl w:ilvl="4" w:tplc="A15CF0C2" w:tentative="1">
      <w:start w:val="1"/>
      <w:numFmt w:val="bullet"/>
      <w:lvlText w:val="o"/>
      <w:lvlJc w:val="left"/>
      <w:pPr>
        <w:ind w:left="3600" w:hanging="360"/>
      </w:pPr>
      <w:rPr>
        <w:rFonts w:ascii="Courier New" w:hAnsi="Courier New" w:cs="Courier New" w:hint="default"/>
      </w:rPr>
    </w:lvl>
    <w:lvl w:ilvl="5" w:tplc="08AC1F20" w:tentative="1">
      <w:start w:val="1"/>
      <w:numFmt w:val="bullet"/>
      <w:lvlText w:val=""/>
      <w:lvlJc w:val="left"/>
      <w:pPr>
        <w:ind w:left="4320" w:hanging="360"/>
      </w:pPr>
      <w:rPr>
        <w:rFonts w:ascii="Wingdings" w:hAnsi="Wingdings" w:hint="default"/>
      </w:rPr>
    </w:lvl>
    <w:lvl w:ilvl="6" w:tplc="64707A6A" w:tentative="1">
      <w:start w:val="1"/>
      <w:numFmt w:val="bullet"/>
      <w:lvlText w:val=""/>
      <w:lvlJc w:val="left"/>
      <w:pPr>
        <w:ind w:left="5040" w:hanging="360"/>
      </w:pPr>
      <w:rPr>
        <w:rFonts w:ascii="Symbol" w:hAnsi="Symbol" w:hint="default"/>
      </w:rPr>
    </w:lvl>
    <w:lvl w:ilvl="7" w:tplc="B9BCD76C" w:tentative="1">
      <w:start w:val="1"/>
      <w:numFmt w:val="bullet"/>
      <w:lvlText w:val="o"/>
      <w:lvlJc w:val="left"/>
      <w:pPr>
        <w:ind w:left="5760" w:hanging="360"/>
      </w:pPr>
      <w:rPr>
        <w:rFonts w:ascii="Courier New" w:hAnsi="Courier New" w:cs="Courier New" w:hint="default"/>
      </w:rPr>
    </w:lvl>
    <w:lvl w:ilvl="8" w:tplc="D9DC54E6" w:tentative="1">
      <w:start w:val="1"/>
      <w:numFmt w:val="bullet"/>
      <w:lvlText w:val=""/>
      <w:lvlJc w:val="left"/>
      <w:pPr>
        <w:ind w:left="6480" w:hanging="360"/>
      </w:pPr>
      <w:rPr>
        <w:rFonts w:ascii="Wingdings" w:hAnsi="Wingdings" w:hint="default"/>
      </w:rPr>
    </w:lvl>
  </w:abstractNum>
  <w:abstractNum w:abstractNumId="40">
    <w:nsid w:val="602E1399"/>
    <w:multiLevelType w:val="hybridMultilevel"/>
    <w:tmpl w:val="FD206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610E1CE0"/>
    <w:multiLevelType w:val="hybridMultilevel"/>
    <w:tmpl w:val="D04C7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654C65F3"/>
    <w:multiLevelType w:val="hybridMultilevel"/>
    <w:tmpl w:val="A4085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7626D07"/>
    <w:multiLevelType w:val="hybridMultilevel"/>
    <w:tmpl w:val="E81AC09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cs="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44">
    <w:nsid w:val="6CEC7A08"/>
    <w:multiLevelType w:val="hybridMultilevel"/>
    <w:tmpl w:val="91620A7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nsid w:val="6E76703C"/>
    <w:multiLevelType w:val="hybridMultilevel"/>
    <w:tmpl w:val="E7229E6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nsid w:val="6E8536E4"/>
    <w:multiLevelType w:val="hybridMultilevel"/>
    <w:tmpl w:val="5ADAB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73A434CB"/>
    <w:multiLevelType w:val="hybridMultilevel"/>
    <w:tmpl w:val="91D64EC8"/>
    <w:lvl w:ilvl="0" w:tplc="D31C7DE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4F41820"/>
    <w:multiLevelType w:val="hybridMultilevel"/>
    <w:tmpl w:val="8DF6A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766125D6"/>
    <w:multiLevelType w:val="hybridMultilevel"/>
    <w:tmpl w:val="859C2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7A711920"/>
    <w:multiLevelType w:val="hybridMultilevel"/>
    <w:tmpl w:val="2CAAEE5C"/>
    <w:lvl w:ilvl="0" w:tplc="7FE8868C">
      <w:start w:val="1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7F3559C2"/>
    <w:multiLevelType w:val="hybridMultilevel"/>
    <w:tmpl w:val="865021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0"/>
  </w:num>
  <w:num w:numId="2">
    <w:abstractNumId w:val="42"/>
  </w:num>
  <w:num w:numId="3">
    <w:abstractNumId w:val="1"/>
  </w:num>
  <w:num w:numId="4">
    <w:abstractNumId w:val="24"/>
  </w:num>
  <w:num w:numId="5">
    <w:abstractNumId w:val="17"/>
  </w:num>
  <w:num w:numId="6">
    <w:abstractNumId w:val="19"/>
  </w:num>
  <w:num w:numId="7">
    <w:abstractNumId w:val="46"/>
  </w:num>
  <w:num w:numId="8">
    <w:abstractNumId w:val="7"/>
  </w:num>
  <w:num w:numId="9">
    <w:abstractNumId w:val="34"/>
  </w:num>
  <w:num w:numId="10">
    <w:abstractNumId w:val="8"/>
  </w:num>
  <w:num w:numId="11">
    <w:abstractNumId w:val="25"/>
  </w:num>
  <w:num w:numId="12">
    <w:abstractNumId w:val="3"/>
  </w:num>
  <w:num w:numId="13">
    <w:abstractNumId w:val="9"/>
  </w:num>
  <w:num w:numId="14">
    <w:abstractNumId w:val="51"/>
  </w:num>
  <w:num w:numId="15">
    <w:abstractNumId w:val="44"/>
  </w:num>
  <w:num w:numId="16">
    <w:abstractNumId w:val="45"/>
  </w:num>
  <w:num w:numId="17">
    <w:abstractNumId w:val="15"/>
  </w:num>
  <w:num w:numId="18">
    <w:abstractNumId w:val="21"/>
  </w:num>
  <w:num w:numId="19">
    <w:abstractNumId w:val="6"/>
  </w:num>
  <w:num w:numId="20">
    <w:abstractNumId w:val="39"/>
  </w:num>
  <w:num w:numId="21">
    <w:abstractNumId w:val="5"/>
  </w:num>
  <w:num w:numId="22">
    <w:abstractNumId w:val="23"/>
  </w:num>
  <w:num w:numId="23">
    <w:abstractNumId w:val="43"/>
  </w:num>
  <w:num w:numId="24">
    <w:abstractNumId w:val="22"/>
  </w:num>
  <w:num w:numId="25">
    <w:abstractNumId w:val="29"/>
  </w:num>
  <w:num w:numId="26">
    <w:abstractNumId w:val="2"/>
  </w:num>
  <w:num w:numId="27">
    <w:abstractNumId w:val="12"/>
  </w:num>
  <w:num w:numId="28">
    <w:abstractNumId w:val="28"/>
  </w:num>
  <w:num w:numId="29">
    <w:abstractNumId w:val="32"/>
  </w:num>
  <w:num w:numId="30">
    <w:abstractNumId w:val="11"/>
  </w:num>
  <w:num w:numId="31">
    <w:abstractNumId w:val="14"/>
  </w:num>
  <w:num w:numId="32">
    <w:abstractNumId w:val="48"/>
  </w:num>
  <w:num w:numId="33">
    <w:abstractNumId w:val="36"/>
  </w:num>
  <w:num w:numId="34">
    <w:abstractNumId w:val="26"/>
  </w:num>
  <w:num w:numId="35">
    <w:abstractNumId w:val="47"/>
  </w:num>
  <w:num w:numId="36">
    <w:abstractNumId w:val="27"/>
  </w:num>
  <w:num w:numId="37">
    <w:abstractNumId w:val="49"/>
  </w:num>
  <w:num w:numId="38">
    <w:abstractNumId w:val="18"/>
  </w:num>
  <w:num w:numId="39">
    <w:abstractNumId w:val="33"/>
  </w:num>
  <w:num w:numId="40">
    <w:abstractNumId w:val="40"/>
  </w:num>
  <w:num w:numId="41">
    <w:abstractNumId w:val="16"/>
  </w:num>
  <w:num w:numId="42">
    <w:abstractNumId w:val="10"/>
  </w:num>
  <w:num w:numId="43">
    <w:abstractNumId w:val="41"/>
  </w:num>
  <w:num w:numId="44">
    <w:abstractNumId w:val="0"/>
  </w:num>
  <w:num w:numId="45">
    <w:abstractNumId w:val="37"/>
  </w:num>
  <w:num w:numId="46">
    <w:abstractNumId w:val="4"/>
  </w:num>
  <w:num w:numId="47">
    <w:abstractNumId w:val="35"/>
  </w:num>
  <w:num w:numId="48">
    <w:abstractNumId w:val="20"/>
  </w:num>
  <w:num w:numId="49">
    <w:abstractNumId w:val="31"/>
  </w:num>
  <w:num w:numId="50">
    <w:abstractNumId w:val="13"/>
  </w:num>
  <w:num w:numId="51">
    <w:abstractNumId w:val="38"/>
  </w:num>
  <w:num w:numId="52">
    <w:abstractNumId w:val="50"/>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trackRevisions/>
  <w:defaultTabStop w:val="708"/>
  <w:hyphenationZone w:val="425"/>
  <w:drawingGridHorizontalSpacing w:val="110"/>
  <w:displayHorizontalDrawingGridEvery w:val="2"/>
  <w:characterSpacingControl w:val="doNotCompress"/>
  <w:hdrShapeDefaults>
    <o:shapedefaults v:ext="edit" spidmax="13314">
      <o:colormru v:ext="edit" colors="#ffcf37,#ffd85d"/>
    </o:shapedefaults>
    <o:shapelayout v:ext="edit">
      <o:idmap v:ext="edit" data="2"/>
    </o:shapelayout>
  </w:hdrShapeDefaults>
  <w:footnotePr>
    <w:footnote w:id="-1"/>
    <w:footnote w:id="0"/>
  </w:footnotePr>
  <w:endnotePr>
    <w:endnote w:id="-1"/>
    <w:endnote w:id="0"/>
  </w:endnotePr>
  <w:compat/>
  <w:rsids>
    <w:rsidRoot w:val="00460E07"/>
    <w:rsid w:val="00000651"/>
    <w:rsid w:val="00000D12"/>
    <w:rsid w:val="000028AA"/>
    <w:rsid w:val="0000297A"/>
    <w:rsid w:val="0000386A"/>
    <w:rsid w:val="00005B04"/>
    <w:rsid w:val="00005C0C"/>
    <w:rsid w:val="00006D39"/>
    <w:rsid w:val="00010B3B"/>
    <w:rsid w:val="00012BD4"/>
    <w:rsid w:val="00013A95"/>
    <w:rsid w:val="0001512B"/>
    <w:rsid w:val="00015735"/>
    <w:rsid w:val="00016577"/>
    <w:rsid w:val="00017CE8"/>
    <w:rsid w:val="000207EA"/>
    <w:rsid w:val="00024C86"/>
    <w:rsid w:val="0002787C"/>
    <w:rsid w:val="00033855"/>
    <w:rsid w:val="00033EA4"/>
    <w:rsid w:val="000356C6"/>
    <w:rsid w:val="00035A46"/>
    <w:rsid w:val="000360BF"/>
    <w:rsid w:val="000418A2"/>
    <w:rsid w:val="00042BF6"/>
    <w:rsid w:val="0004576D"/>
    <w:rsid w:val="00046405"/>
    <w:rsid w:val="00047B22"/>
    <w:rsid w:val="000514D9"/>
    <w:rsid w:val="000528B1"/>
    <w:rsid w:val="00053E61"/>
    <w:rsid w:val="00054B18"/>
    <w:rsid w:val="00055822"/>
    <w:rsid w:val="00055A92"/>
    <w:rsid w:val="0005624F"/>
    <w:rsid w:val="00061A5B"/>
    <w:rsid w:val="00061F38"/>
    <w:rsid w:val="000624A4"/>
    <w:rsid w:val="0006541D"/>
    <w:rsid w:val="00065731"/>
    <w:rsid w:val="00066F4B"/>
    <w:rsid w:val="00070852"/>
    <w:rsid w:val="00070F76"/>
    <w:rsid w:val="00071FE0"/>
    <w:rsid w:val="00073BCF"/>
    <w:rsid w:val="00075323"/>
    <w:rsid w:val="00075B72"/>
    <w:rsid w:val="00077CA9"/>
    <w:rsid w:val="00080FDC"/>
    <w:rsid w:val="00084577"/>
    <w:rsid w:val="0008485E"/>
    <w:rsid w:val="000858E0"/>
    <w:rsid w:val="0008790B"/>
    <w:rsid w:val="0009136C"/>
    <w:rsid w:val="00095F3B"/>
    <w:rsid w:val="000A007E"/>
    <w:rsid w:val="000A2BA1"/>
    <w:rsid w:val="000A3D23"/>
    <w:rsid w:val="000A4C0E"/>
    <w:rsid w:val="000A4DAF"/>
    <w:rsid w:val="000B0F97"/>
    <w:rsid w:val="000B11F8"/>
    <w:rsid w:val="000C02B7"/>
    <w:rsid w:val="000C125B"/>
    <w:rsid w:val="000C1A4C"/>
    <w:rsid w:val="000C1B29"/>
    <w:rsid w:val="000C267A"/>
    <w:rsid w:val="000C309B"/>
    <w:rsid w:val="000C342B"/>
    <w:rsid w:val="000C41FC"/>
    <w:rsid w:val="000C554E"/>
    <w:rsid w:val="000C5C0A"/>
    <w:rsid w:val="000C6B7B"/>
    <w:rsid w:val="000C7138"/>
    <w:rsid w:val="000D324B"/>
    <w:rsid w:val="000D33D4"/>
    <w:rsid w:val="000D4190"/>
    <w:rsid w:val="000E1ECC"/>
    <w:rsid w:val="000E25D0"/>
    <w:rsid w:val="000E2C68"/>
    <w:rsid w:val="000E2FB2"/>
    <w:rsid w:val="000E34E1"/>
    <w:rsid w:val="000E3ED3"/>
    <w:rsid w:val="000E5ADA"/>
    <w:rsid w:val="000E5CAE"/>
    <w:rsid w:val="000E7E20"/>
    <w:rsid w:val="000F1935"/>
    <w:rsid w:val="000F210B"/>
    <w:rsid w:val="000F3F09"/>
    <w:rsid w:val="000F583D"/>
    <w:rsid w:val="000F5BDC"/>
    <w:rsid w:val="000F7AD3"/>
    <w:rsid w:val="00100222"/>
    <w:rsid w:val="001019DA"/>
    <w:rsid w:val="00102A87"/>
    <w:rsid w:val="00105226"/>
    <w:rsid w:val="0010620E"/>
    <w:rsid w:val="00107A11"/>
    <w:rsid w:val="00107BDE"/>
    <w:rsid w:val="0011227E"/>
    <w:rsid w:val="00112D76"/>
    <w:rsid w:val="0011397C"/>
    <w:rsid w:val="00114515"/>
    <w:rsid w:val="00114D69"/>
    <w:rsid w:val="001160C5"/>
    <w:rsid w:val="00121937"/>
    <w:rsid w:val="00122EFA"/>
    <w:rsid w:val="0012373D"/>
    <w:rsid w:val="00124854"/>
    <w:rsid w:val="001249E6"/>
    <w:rsid w:val="00125AAA"/>
    <w:rsid w:val="00125C3A"/>
    <w:rsid w:val="00126CB6"/>
    <w:rsid w:val="00126DA6"/>
    <w:rsid w:val="0013048A"/>
    <w:rsid w:val="00130A97"/>
    <w:rsid w:val="00130B0B"/>
    <w:rsid w:val="00131375"/>
    <w:rsid w:val="00131948"/>
    <w:rsid w:val="00132764"/>
    <w:rsid w:val="00133B2D"/>
    <w:rsid w:val="0013690B"/>
    <w:rsid w:val="00136E0A"/>
    <w:rsid w:val="001400D6"/>
    <w:rsid w:val="001405A0"/>
    <w:rsid w:val="001407C8"/>
    <w:rsid w:val="00140953"/>
    <w:rsid w:val="00140BB4"/>
    <w:rsid w:val="001426D6"/>
    <w:rsid w:val="00142F03"/>
    <w:rsid w:val="001502E4"/>
    <w:rsid w:val="00150DA6"/>
    <w:rsid w:val="00150F7C"/>
    <w:rsid w:val="00151E76"/>
    <w:rsid w:val="00153DE7"/>
    <w:rsid w:val="00160C1B"/>
    <w:rsid w:val="001640D4"/>
    <w:rsid w:val="001649F0"/>
    <w:rsid w:val="00165504"/>
    <w:rsid w:val="0016580C"/>
    <w:rsid w:val="00166F5E"/>
    <w:rsid w:val="001679B2"/>
    <w:rsid w:val="00170FB6"/>
    <w:rsid w:val="0017122B"/>
    <w:rsid w:val="001719D0"/>
    <w:rsid w:val="00171FCA"/>
    <w:rsid w:val="00172EF0"/>
    <w:rsid w:val="0017357F"/>
    <w:rsid w:val="00173F7D"/>
    <w:rsid w:val="0018005A"/>
    <w:rsid w:val="00180CE9"/>
    <w:rsid w:val="00183707"/>
    <w:rsid w:val="0018580D"/>
    <w:rsid w:val="00187BFC"/>
    <w:rsid w:val="0019289B"/>
    <w:rsid w:val="00193634"/>
    <w:rsid w:val="001937AD"/>
    <w:rsid w:val="00193AAD"/>
    <w:rsid w:val="00195285"/>
    <w:rsid w:val="001964C3"/>
    <w:rsid w:val="001974E8"/>
    <w:rsid w:val="001A6A5B"/>
    <w:rsid w:val="001A6C51"/>
    <w:rsid w:val="001A77EC"/>
    <w:rsid w:val="001B0153"/>
    <w:rsid w:val="001B02AC"/>
    <w:rsid w:val="001B0976"/>
    <w:rsid w:val="001B21EA"/>
    <w:rsid w:val="001B2BAD"/>
    <w:rsid w:val="001B448F"/>
    <w:rsid w:val="001B45EA"/>
    <w:rsid w:val="001B509F"/>
    <w:rsid w:val="001B64DF"/>
    <w:rsid w:val="001C01F8"/>
    <w:rsid w:val="001C2103"/>
    <w:rsid w:val="001D0A5A"/>
    <w:rsid w:val="001D0FAA"/>
    <w:rsid w:val="001D4ED9"/>
    <w:rsid w:val="001D76EB"/>
    <w:rsid w:val="001E0E9F"/>
    <w:rsid w:val="001E1F3B"/>
    <w:rsid w:val="001E28BD"/>
    <w:rsid w:val="001E2DCF"/>
    <w:rsid w:val="001E314E"/>
    <w:rsid w:val="001E3574"/>
    <w:rsid w:val="001E3650"/>
    <w:rsid w:val="001E367F"/>
    <w:rsid w:val="001E5E25"/>
    <w:rsid w:val="001E7FA0"/>
    <w:rsid w:val="001F22EF"/>
    <w:rsid w:val="001F3279"/>
    <w:rsid w:val="001F426D"/>
    <w:rsid w:val="001F4623"/>
    <w:rsid w:val="001F4B7C"/>
    <w:rsid w:val="001F543D"/>
    <w:rsid w:val="001F55F9"/>
    <w:rsid w:val="001F5F04"/>
    <w:rsid w:val="001F6A91"/>
    <w:rsid w:val="001F6B4A"/>
    <w:rsid w:val="001F761D"/>
    <w:rsid w:val="001F7D57"/>
    <w:rsid w:val="00200522"/>
    <w:rsid w:val="00201DE8"/>
    <w:rsid w:val="00202625"/>
    <w:rsid w:val="00202FEB"/>
    <w:rsid w:val="0020691A"/>
    <w:rsid w:val="00210106"/>
    <w:rsid w:val="00215164"/>
    <w:rsid w:val="00215C6F"/>
    <w:rsid w:val="00220B1B"/>
    <w:rsid w:val="0022105E"/>
    <w:rsid w:val="002237B8"/>
    <w:rsid w:val="00224397"/>
    <w:rsid w:val="0022664A"/>
    <w:rsid w:val="00227484"/>
    <w:rsid w:val="002279AD"/>
    <w:rsid w:val="00230B78"/>
    <w:rsid w:val="0023119F"/>
    <w:rsid w:val="00233C6B"/>
    <w:rsid w:val="00234158"/>
    <w:rsid w:val="002369E6"/>
    <w:rsid w:val="00236A6F"/>
    <w:rsid w:val="00236D57"/>
    <w:rsid w:val="0023743E"/>
    <w:rsid w:val="00240C3D"/>
    <w:rsid w:val="00240D46"/>
    <w:rsid w:val="00241B46"/>
    <w:rsid w:val="00242701"/>
    <w:rsid w:val="002434B5"/>
    <w:rsid w:val="002442B9"/>
    <w:rsid w:val="00244771"/>
    <w:rsid w:val="00244A90"/>
    <w:rsid w:val="00244F50"/>
    <w:rsid w:val="002453ED"/>
    <w:rsid w:val="00246B4B"/>
    <w:rsid w:val="00247E5D"/>
    <w:rsid w:val="00253D7F"/>
    <w:rsid w:val="0026121D"/>
    <w:rsid w:val="00262E3D"/>
    <w:rsid w:val="00263103"/>
    <w:rsid w:val="002641B6"/>
    <w:rsid w:val="00264FE4"/>
    <w:rsid w:val="00265D93"/>
    <w:rsid w:val="002662EA"/>
    <w:rsid w:val="002664EF"/>
    <w:rsid w:val="002710E9"/>
    <w:rsid w:val="00272615"/>
    <w:rsid w:val="002741D2"/>
    <w:rsid w:val="00274755"/>
    <w:rsid w:val="002761D3"/>
    <w:rsid w:val="00276638"/>
    <w:rsid w:val="00277458"/>
    <w:rsid w:val="0028077C"/>
    <w:rsid w:val="00280CE3"/>
    <w:rsid w:val="0028175B"/>
    <w:rsid w:val="00284A47"/>
    <w:rsid w:val="00284B59"/>
    <w:rsid w:val="002852B9"/>
    <w:rsid w:val="002877D0"/>
    <w:rsid w:val="0029022A"/>
    <w:rsid w:val="002907BC"/>
    <w:rsid w:val="00291B8A"/>
    <w:rsid w:val="00291B90"/>
    <w:rsid w:val="00293D68"/>
    <w:rsid w:val="00294C3B"/>
    <w:rsid w:val="00295A21"/>
    <w:rsid w:val="00295E68"/>
    <w:rsid w:val="002A0BA2"/>
    <w:rsid w:val="002A162C"/>
    <w:rsid w:val="002A7D84"/>
    <w:rsid w:val="002B0EBC"/>
    <w:rsid w:val="002B119D"/>
    <w:rsid w:val="002B1915"/>
    <w:rsid w:val="002B1DB9"/>
    <w:rsid w:val="002B1F96"/>
    <w:rsid w:val="002B3D0A"/>
    <w:rsid w:val="002B4BCC"/>
    <w:rsid w:val="002B7FC7"/>
    <w:rsid w:val="002C07A2"/>
    <w:rsid w:val="002C46CA"/>
    <w:rsid w:val="002C4BB4"/>
    <w:rsid w:val="002C4D43"/>
    <w:rsid w:val="002C6354"/>
    <w:rsid w:val="002C7E90"/>
    <w:rsid w:val="002D0306"/>
    <w:rsid w:val="002D058E"/>
    <w:rsid w:val="002D1BE6"/>
    <w:rsid w:val="002D2B03"/>
    <w:rsid w:val="002D520A"/>
    <w:rsid w:val="002D58E2"/>
    <w:rsid w:val="002D6631"/>
    <w:rsid w:val="002D68E6"/>
    <w:rsid w:val="002D7167"/>
    <w:rsid w:val="002E0C72"/>
    <w:rsid w:val="002E0EDC"/>
    <w:rsid w:val="002E3F34"/>
    <w:rsid w:val="002E71B1"/>
    <w:rsid w:val="002E7721"/>
    <w:rsid w:val="002F1BEE"/>
    <w:rsid w:val="002F4334"/>
    <w:rsid w:val="002F5C46"/>
    <w:rsid w:val="002F7988"/>
    <w:rsid w:val="003001B4"/>
    <w:rsid w:val="0030024D"/>
    <w:rsid w:val="00301424"/>
    <w:rsid w:val="003026E2"/>
    <w:rsid w:val="003051A7"/>
    <w:rsid w:val="00306844"/>
    <w:rsid w:val="00307406"/>
    <w:rsid w:val="0031000A"/>
    <w:rsid w:val="00310B3C"/>
    <w:rsid w:val="00312939"/>
    <w:rsid w:val="00313E53"/>
    <w:rsid w:val="003141DB"/>
    <w:rsid w:val="00314BBB"/>
    <w:rsid w:val="0031695E"/>
    <w:rsid w:val="00316ABF"/>
    <w:rsid w:val="00316E80"/>
    <w:rsid w:val="0032063E"/>
    <w:rsid w:val="003222DB"/>
    <w:rsid w:val="00323499"/>
    <w:rsid w:val="00323E98"/>
    <w:rsid w:val="00324C23"/>
    <w:rsid w:val="00325351"/>
    <w:rsid w:val="0033127F"/>
    <w:rsid w:val="00331977"/>
    <w:rsid w:val="003334A5"/>
    <w:rsid w:val="00333AEE"/>
    <w:rsid w:val="0033654B"/>
    <w:rsid w:val="00337451"/>
    <w:rsid w:val="003379CE"/>
    <w:rsid w:val="00337C05"/>
    <w:rsid w:val="00342B9B"/>
    <w:rsid w:val="00342BE2"/>
    <w:rsid w:val="00342E69"/>
    <w:rsid w:val="00343934"/>
    <w:rsid w:val="00344E27"/>
    <w:rsid w:val="00345D77"/>
    <w:rsid w:val="00346AF5"/>
    <w:rsid w:val="00347E8E"/>
    <w:rsid w:val="00350B2F"/>
    <w:rsid w:val="0035352F"/>
    <w:rsid w:val="00353B74"/>
    <w:rsid w:val="00354D80"/>
    <w:rsid w:val="00354DC1"/>
    <w:rsid w:val="00355B80"/>
    <w:rsid w:val="0036123C"/>
    <w:rsid w:val="00361ABF"/>
    <w:rsid w:val="00361FAC"/>
    <w:rsid w:val="003673C1"/>
    <w:rsid w:val="003675F1"/>
    <w:rsid w:val="003676E0"/>
    <w:rsid w:val="00367B0E"/>
    <w:rsid w:val="0037002A"/>
    <w:rsid w:val="00370D76"/>
    <w:rsid w:val="003714FE"/>
    <w:rsid w:val="00371E3B"/>
    <w:rsid w:val="003737B6"/>
    <w:rsid w:val="003747B9"/>
    <w:rsid w:val="0037499D"/>
    <w:rsid w:val="00375E2E"/>
    <w:rsid w:val="003768E6"/>
    <w:rsid w:val="00376A65"/>
    <w:rsid w:val="00377393"/>
    <w:rsid w:val="0037756F"/>
    <w:rsid w:val="00377FE3"/>
    <w:rsid w:val="00380565"/>
    <w:rsid w:val="00381565"/>
    <w:rsid w:val="00381587"/>
    <w:rsid w:val="00381FCD"/>
    <w:rsid w:val="0038293F"/>
    <w:rsid w:val="00382C1A"/>
    <w:rsid w:val="003833B8"/>
    <w:rsid w:val="003838B2"/>
    <w:rsid w:val="00383A0B"/>
    <w:rsid w:val="00384734"/>
    <w:rsid w:val="0038596D"/>
    <w:rsid w:val="003864C0"/>
    <w:rsid w:val="003921A7"/>
    <w:rsid w:val="003932C1"/>
    <w:rsid w:val="0039353D"/>
    <w:rsid w:val="00394764"/>
    <w:rsid w:val="0039601F"/>
    <w:rsid w:val="00396AEA"/>
    <w:rsid w:val="003970A8"/>
    <w:rsid w:val="00397E51"/>
    <w:rsid w:val="003A0385"/>
    <w:rsid w:val="003A05DA"/>
    <w:rsid w:val="003A0656"/>
    <w:rsid w:val="003A1B68"/>
    <w:rsid w:val="003A1D68"/>
    <w:rsid w:val="003A23C1"/>
    <w:rsid w:val="003A26D4"/>
    <w:rsid w:val="003A6A5B"/>
    <w:rsid w:val="003A6B34"/>
    <w:rsid w:val="003A7DCF"/>
    <w:rsid w:val="003B0341"/>
    <w:rsid w:val="003B2D65"/>
    <w:rsid w:val="003B2E95"/>
    <w:rsid w:val="003B3432"/>
    <w:rsid w:val="003B46FB"/>
    <w:rsid w:val="003B4740"/>
    <w:rsid w:val="003B5000"/>
    <w:rsid w:val="003B5059"/>
    <w:rsid w:val="003B507A"/>
    <w:rsid w:val="003B7C33"/>
    <w:rsid w:val="003B7DB0"/>
    <w:rsid w:val="003C0117"/>
    <w:rsid w:val="003C1507"/>
    <w:rsid w:val="003C1783"/>
    <w:rsid w:val="003C1AF2"/>
    <w:rsid w:val="003C32FD"/>
    <w:rsid w:val="003C4287"/>
    <w:rsid w:val="003C5A19"/>
    <w:rsid w:val="003C6497"/>
    <w:rsid w:val="003C74BB"/>
    <w:rsid w:val="003D0254"/>
    <w:rsid w:val="003D144B"/>
    <w:rsid w:val="003D2C2E"/>
    <w:rsid w:val="003D3833"/>
    <w:rsid w:val="003D3C11"/>
    <w:rsid w:val="003D4E53"/>
    <w:rsid w:val="003D54A2"/>
    <w:rsid w:val="003D6039"/>
    <w:rsid w:val="003E0603"/>
    <w:rsid w:val="003E209A"/>
    <w:rsid w:val="003F2EB1"/>
    <w:rsid w:val="003F3DF4"/>
    <w:rsid w:val="003F4C88"/>
    <w:rsid w:val="003F5D81"/>
    <w:rsid w:val="003F61DE"/>
    <w:rsid w:val="003F7A24"/>
    <w:rsid w:val="00400DF3"/>
    <w:rsid w:val="00401A40"/>
    <w:rsid w:val="00401DEE"/>
    <w:rsid w:val="00403734"/>
    <w:rsid w:val="004055D6"/>
    <w:rsid w:val="00406005"/>
    <w:rsid w:val="004067B7"/>
    <w:rsid w:val="00406820"/>
    <w:rsid w:val="00407F57"/>
    <w:rsid w:val="00411587"/>
    <w:rsid w:val="004115D1"/>
    <w:rsid w:val="00411F54"/>
    <w:rsid w:val="00412312"/>
    <w:rsid w:val="00413BA6"/>
    <w:rsid w:val="00413D79"/>
    <w:rsid w:val="004146FF"/>
    <w:rsid w:val="00415570"/>
    <w:rsid w:val="004155F4"/>
    <w:rsid w:val="00415FEC"/>
    <w:rsid w:val="00417F9A"/>
    <w:rsid w:val="00420406"/>
    <w:rsid w:val="00421FC4"/>
    <w:rsid w:val="004249A6"/>
    <w:rsid w:val="00424DAC"/>
    <w:rsid w:val="004257A3"/>
    <w:rsid w:val="004257CE"/>
    <w:rsid w:val="00426C76"/>
    <w:rsid w:val="00430112"/>
    <w:rsid w:val="004320B2"/>
    <w:rsid w:val="00432A52"/>
    <w:rsid w:val="004354B1"/>
    <w:rsid w:val="00435692"/>
    <w:rsid w:val="004411F7"/>
    <w:rsid w:val="004501D7"/>
    <w:rsid w:val="004518E4"/>
    <w:rsid w:val="004520BD"/>
    <w:rsid w:val="0045285E"/>
    <w:rsid w:val="00453299"/>
    <w:rsid w:val="00453E7C"/>
    <w:rsid w:val="00454819"/>
    <w:rsid w:val="0045686B"/>
    <w:rsid w:val="00457A24"/>
    <w:rsid w:val="00460E07"/>
    <w:rsid w:val="00461734"/>
    <w:rsid w:val="004619E7"/>
    <w:rsid w:val="004630FF"/>
    <w:rsid w:val="004638CD"/>
    <w:rsid w:val="00464DA6"/>
    <w:rsid w:val="00466047"/>
    <w:rsid w:val="004678A4"/>
    <w:rsid w:val="004709FB"/>
    <w:rsid w:val="00471328"/>
    <w:rsid w:val="004734F4"/>
    <w:rsid w:val="004737B3"/>
    <w:rsid w:val="004757F6"/>
    <w:rsid w:val="00475B1F"/>
    <w:rsid w:val="00476FFF"/>
    <w:rsid w:val="00477622"/>
    <w:rsid w:val="004816A5"/>
    <w:rsid w:val="00482168"/>
    <w:rsid w:val="004847A4"/>
    <w:rsid w:val="00484BF2"/>
    <w:rsid w:val="00486634"/>
    <w:rsid w:val="00487F59"/>
    <w:rsid w:val="00490EBF"/>
    <w:rsid w:val="00493E9D"/>
    <w:rsid w:val="00494DFC"/>
    <w:rsid w:val="0049574D"/>
    <w:rsid w:val="00496253"/>
    <w:rsid w:val="004976BA"/>
    <w:rsid w:val="004A0E4D"/>
    <w:rsid w:val="004A0F7F"/>
    <w:rsid w:val="004A22F6"/>
    <w:rsid w:val="004A278C"/>
    <w:rsid w:val="004A27E6"/>
    <w:rsid w:val="004A28A2"/>
    <w:rsid w:val="004A412F"/>
    <w:rsid w:val="004A4E76"/>
    <w:rsid w:val="004A60B3"/>
    <w:rsid w:val="004A767B"/>
    <w:rsid w:val="004A7FB3"/>
    <w:rsid w:val="004B264A"/>
    <w:rsid w:val="004B369C"/>
    <w:rsid w:val="004B43E3"/>
    <w:rsid w:val="004B49D1"/>
    <w:rsid w:val="004B4E13"/>
    <w:rsid w:val="004B5134"/>
    <w:rsid w:val="004C11D1"/>
    <w:rsid w:val="004C15C5"/>
    <w:rsid w:val="004C2844"/>
    <w:rsid w:val="004C45CA"/>
    <w:rsid w:val="004C493F"/>
    <w:rsid w:val="004C4977"/>
    <w:rsid w:val="004C5376"/>
    <w:rsid w:val="004C71BA"/>
    <w:rsid w:val="004D002A"/>
    <w:rsid w:val="004D089B"/>
    <w:rsid w:val="004D0E96"/>
    <w:rsid w:val="004D26F7"/>
    <w:rsid w:val="004D430F"/>
    <w:rsid w:val="004D44B2"/>
    <w:rsid w:val="004D4D33"/>
    <w:rsid w:val="004D57F9"/>
    <w:rsid w:val="004D63D4"/>
    <w:rsid w:val="004D75EE"/>
    <w:rsid w:val="004D7EFA"/>
    <w:rsid w:val="004E117D"/>
    <w:rsid w:val="004E1A4B"/>
    <w:rsid w:val="004E2131"/>
    <w:rsid w:val="004E2DEF"/>
    <w:rsid w:val="004E48A9"/>
    <w:rsid w:val="004E4E68"/>
    <w:rsid w:val="004E574F"/>
    <w:rsid w:val="004E5DC4"/>
    <w:rsid w:val="004E6FE8"/>
    <w:rsid w:val="004E70B2"/>
    <w:rsid w:val="004E7776"/>
    <w:rsid w:val="004F0074"/>
    <w:rsid w:val="004F2349"/>
    <w:rsid w:val="004F3712"/>
    <w:rsid w:val="004F4703"/>
    <w:rsid w:val="004F5C35"/>
    <w:rsid w:val="004F74F0"/>
    <w:rsid w:val="004F77A9"/>
    <w:rsid w:val="004F7D47"/>
    <w:rsid w:val="00500481"/>
    <w:rsid w:val="005013AC"/>
    <w:rsid w:val="00501F54"/>
    <w:rsid w:val="00502B92"/>
    <w:rsid w:val="00503D67"/>
    <w:rsid w:val="00505560"/>
    <w:rsid w:val="00510AB0"/>
    <w:rsid w:val="0051218C"/>
    <w:rsid w:val="005129CB"/>
    <w:rsid w:val="00513DE3"/>
    <w:rsid w:val="00514207"/>
    <w:rsid w:val="005149E4"/>
    <w:rsid w:val="00515144"/>
    <w:rsid w:val="00521768"/>
    <w:rsid w:val="0052326D"/>
    <w:rsid w:val="00525719"/>
    <w:rsid w:val="0052693E"/>
    <w:rsid w:val="00533319"/>
    <w:rsid w:val="00534AB6"/>
    <w:rsid w:val="00534CD4"/>
    <w:rsid w:val="00534E7A"/>
    <w:rsid w:val="00534FBF"/>
    <w:rsid w:val="0054019A"/>
    <w:rsid w:val="005432C5"/>
    <w:rsid w:val="005459C9"/>
    <w:rsid w:val="005468E4"/>
    <w:rsid w:val="00547444"/>
    <w:rsid w:val="00550DF1"/>
    <w:rsid w:val="00553020"/>
    <w:rsid w:val="00554C2E"/>
    <w:rsid w:val="005561D5"/>
    <w:rsid w:val="005568AA"/>
    <w:rsid w:val="00556A7A"/>
    <w:rsid w:val="00557899"/>
    <w:rsid w:val="00557BDC"/>
    <w:rsid w:val="00560E10"/>
    <w:rsid w:val="0056138A"/>
    <w:rsid w:val="00561749"/>
    <w:rsid w:val="005627A8"/>
    <w:rsid w:val="00562A82"/>
    <w:rsid w:val="00562C64"/>
    <w:rsid w:val="00563698"/>
    <w:rsid w:val="0056391E"/>
    <w:rsid w:val="005642C1"/>
    <w:rsid w:val="005651D4"/>
    <w:rsid w:val="005666CB"/>
    <w:rsid w:val="0056676C"/>
    <w:rsid w:val="005668AE"/>
    <w:rsid w:val="00571013"/>
    <w:rsid w:val="0057114C"/>
    <w:rsid w:val="00571611"/>
    <w:rsid w:val="00572A44"/>
    <w:rsid w:val="00575328"/>
    <w:rsid w:val="00576689"/>
    <w:rsid w:val="005801C2"/>
    <w:rsid w:val="00582004"/>
    <w:rsid w:val="00583CD3"/>
    <w:rsid w:val="00584EA3"/>
    <w:rsid w:val="00585C7C"/>
    <w:rsid w:val="00586B30"/>
    <w:rsid w:val="005871B6"/>
    <w:rsid w:val="0058769D"/>
    <w:rsid w:val="005879F8"/>
    <w:rsid w:val="0059171C"/>
    <w:rsid w:val="00591E68"/>
    <w:rsid w:val="005920F8"/>
    <w:rsid w:val="00592E29"/>
    <w:rsid w:val="0059499F"/>
    <w:rsid w:val="00594DC7"/>
    <w:rsid w:val="005958CD"/>
    <w:rsid w:val="00595951"/>
    <w:rsid w:val="00595ECB"/>
    <w:rsid w:val="00596701"/>
    <w:rsid w:val="00596DD4"/>
    <w:rsid w:val="00597C9A"/>
    <w:rsid w:val="00597FEF"/>
    <w:rsid w:val="005A07AC"/>
    <w:rsid w:val="005A1CC0"/>
    <w:rsid w:val="005A2C05"/>
    <w:rsid w:val="005A2EC1"/>
    <w:rsid w:val="005A569F"/>
    <w:rsid w:val="005A63EC"/>
    <w:rsid w:val="005B3319"/>
    <w:rsid w:val="005B6C6D"/>
    <w:rsid w:val="005C3920"/>
    <w:rsid w:val="005C3FC0"/>
    <w:rsid w:val="005C4E40"/>
    <w:rsid w:val="005D197C"/>
    <w:rsid w:val="005D4D8C"/>
    <w:rsid w:val="005D6018"/>
    <w:rsid w:val="005E0910"/>
    <w:rsid w:val="005E3DDF"/>
    <w:rsid w:val="005E5E5D"/>
    <w:rsid w:val="005E5FC9"/>
    <w:rsid w:val="005E628B"/>
    <w:rsid w:val="005F114E"/>
    <w:rsid w:val="005F3244"/>
    <w:rsid w:val="005F351D"/>
    <w:rsid w:val="005F7B9A"/>
    <w:rsid w:val="005F7C0C"/>
    <w:rsid w:val="006005EE"/>
    <w:rsid w:val="00602F56"/>
    <w:rsid w:val="00604EEF"/>
    <w:rsid w:val="00605C48"/>
    <w:rsid w:val="006067AD"/>
    <w:rsid w:val="00606B31"/>
    <w:rsid w:val="00611C75"/>
    <w:rsid w:val="00611E68"/>
    <w:rsid w:val="00612548"/>
    <w:rsid w:val="00613733"/>
    <w:rsid w:val="00613ECF"/>
    <w:rsid w:val="00614F24"/>
    <w:rsid w:val="00614F33"/>
    <w:rsid w:val="00617977"/>
    <w:rsid w:val="0061799E"/>
    <w:rsid w:val="00620704"/>
    <w:rsid w:val="00620912"/>
    <w:rsid w:val="0062116D"/>
    <w:rsid w:val="00621958"/>
    <w:rsid w:val="00625477"/>
    <w:rsid w:val="00627695"/>
    <w:rsid w:val="006277A0"/>
    <w:rsid w:val="00627D19"/>
    <w:rsid w:val="00630466"/>
    <w:rsid w:val="00632074"/>
    <w:rsid w:val="00632EBF"/>
    <w:rsid w:val="00633F1B"/>
    <w:rsid w:val="006347A6"/>
    <w:rsid w:val="00634C7D"/>
    <w:rsid w:val="00636C8A"/>
    <w:rsid w:val="00636CF2"/>
    <w:rsid w:val="0064019B"/>
    <w:rsid w:val="00640C90"/>
    <w:rsid w:val="00642AB4"/>
    <w:rsid w:val="0064476B"/>
    <w:rsid w:val="00646CCA"/>
    <w:rsid w:val="006478C2"/>
    <w:rsid w:val="006479A8"/>
    <w:rsid w:val="00647EA9"/>
    <w:rsid w:val="00650104"/>
    <w:rsid w:val="00650702"/>
    <w:rsid w:val="00655B74"/>
    <w:rsid w:val="00657141"/>
    <w:rsid w:val="00657D39"/>
    <w:rsid w:val="006608AC"/>
    <w:rsid w:val="0066541D"/>
    <w:rsid w:val="00666CDE"/>
    <w:rsid w:val="00667C3C"/>
    <w:rsid w:val="00670D8A"/>
    <w:rsid w:val="00670FED"/>
    <w:rsid w:val="00671B18"/>
    <w:rsid w:val="006721B6"/>
    <w:rsid w:val="006739FF"/>
    <w:rsid w:val="00675CCD"/>
    <w:rsid w:val="00676E3A"/>
    <w:rsid w:val="00683455"/>
    <w:rsid w:val="00685ED1"/>
    <w:rsid w:val="006865B6"/>
    <w:rsid w:val="00686D5A"/>
    <w:rsid w:val="00690C00"/>
    <w:rsid w:val="00690EE3"/>
    <w:rsid w:val="006914BC"/>
    <w:rsid w:val="00692504"/>
    <w:rsid w:val="00692D10"/>
    <w:rsid w:val="00693560"/>
    <w:rsid w:val="006944B5"/>
    <w:rsid w:val="00694E21"/>
    <w:rsid w:val="00695D30"/>
    <w:rsid w:val="006A0F96"/>
    <w:rsid w:val="006A1159"/>
    <w:rsid w:val="006A2EF7"/>
    <w:rsid w:val="006A318D"/>
    <w:rsid w:val="006A4E66"/>
    <w:rsid w:val="006A4F70"/>
    <w:rsid w:val="006A527C"/>
    <w:rsid w:val="006A5736"/>
    <w:rsid w:val="006A5CF5"/>
    <w:rsid w:val="006A6C14"/>
    <w:rsid w:val="006A7668"/>
    <w:rsid w:val="006B014F"/>
    <w:rsid w:val="006B0694"/>
    <w:rsid w:val="006B2256"/>
    <w:rsid w:val="006B26D8"/>
    <w:rsid w:val="006B7890"/>
    <w:rsid w:val="006C04F7"/>
    <w:rsid w:val="006C1707"/>
    <w:rsid w:val="006C3130"/>
    <w:rsid w:val="006C3962"/>
    <w:rsid w:val="006C3E29"/>
    <w:rsid w:val="006C43A6"/>
    <w:rsid w:val="006C4F44"/>
    <w:rsid w:val="006C643F"/>
    <w:rsid w:val="006C69F6"/>
    <w:rsid w:val="006D0A3C"/>
    <w:rsid w:val="006D3DFE"/>
    <w:rsid w:val="006D401E"/>
    <w:rsid w:val="006D425A"/>
    <w:rsid w:val="006D5B1F"/>
    <w:rsid w:val="006D5B54"/>
    <w:rsid w:val="006D7279"/>
    <w:rsid w:val="006D78FE"/>
    <w:rsid w:val="006E0988"/>
    <w:rsid w:val="006E19DB"/>
    <w:rsid w:val="006E2242"/>
    <w:rsid w:val="006E278A"/>
    <w:rsid w:val="006E5D4C"/>
    <w:rsid w:val="006E6C4F"/>
    <w:rsid w:val="006F12A3"/>
    <w:rsid w:val="006F2448"/>
    <w:rsid w:val="006F3D29"/>
    <w:rsid w:val="00701121"/>
    <w:rsid w:val="007013B3"/>
    <w:rsid w:val="0070305B"/>
    <w:rsid w:val="00705308"/>
    <w:rsid w:val="00710290"/>
    <w:rsid w:val="007110A9"/>
    <w:rsid w:val="007117F7"/>
    <w:rsid w:val="00712340"/>
    <w:rsid w:val="00712835"/>
    <w:rsid w:val="0071388E"/>
    <w:rsid w:val="0071432A"/>
    <w:rsid w:val="00714B82"/>
    <w:rsid w:val="00717734"/>
    <w:rsid w:val="007217FB"/>
    <w:rsid w:val="00721D42"/>
    <w:rsid w:val="007224D3"/>
    <w:rsid w:val="00723DCF"/>
    <w:rsid w:val="00725373"/>
    <w:rsid w:val="007346C4"/>
    <w:rsid w:val="00735728"/>
    <w:rsid w:val="007374D9"/>
    <w:rsid w:val="007374F9"/>
    <w:rsid w:val="00741C7B"/>
    <w:rsid w:val="007425CC"/>
    <w:rsid w:val="00746349"/>
    <w:rsid w:val="00750C56"/>
    <w:rsid w:val="00750C61"/>
    <w:rsid w:val="0075203B"/>
    <w:rsid w:val="00752D32"/>
    <w:rsid w:val="00752F4F"/>
    <w:rsid w:val="0075387A"/>
    <w:rsid w:val="00754B4B"/>
    <w:rsid w:val="00755A80"/>
    <w:rsid w:val="00755C50"/>
    <w:rsid w:val="007577C2"/>
    <w:rsid w:val="00761370"/>
    <w:rsid w:val="00762A86"/>
    <w:rsid w:val="00762C16"/>
    <w:rsid w:val="007637AF"/>
    <w:rsid w:val="00765D2B"/>
    <w:rsid w:val="0076734C"/>
    <w:rsid w:val="00767DBA"/>
    <w:rsid w:val="00771151"/>
    <w:rsid w:val="007720FF"/>
    <w:rsid w:val="007722EC"/>
    <w:rsid w:val="00773077"/>
    <w:rsid w:val="00773CEF"/>
    <w:rsid w:val="00774B00"/>
    <w:rsid w:val="00776D0E"/>
    <w:rsid w:val="007774FB"/>
    <w:rsid w:val="00781ABD"/>
    <w:rsid w:val="00782868"/>
    <w:rsid w:val="00783202"/>
    <w:rsid w:val="00783821"/>
    <w:rsid w:val="00784220"/>
    <w:rsid w:val="007875D7"/>
    <w:rsid w:val="007901A2"/>
    <w:rsid w:val="0079079E"/>
    <w:rsid w:val="007914C1"/>
    <w:rsid w:val="00793E80"/>
    <w:rsid w:val="0079418E"/>
    <w:rsid w:val="007943DC"/>
    <w:rsid w:val="0079531D"/>
    <w:rsid w:val="00797217"/>
    <w:rsid w:val="0079753C"/>
    <w:rsid w:val="007A098C"/>
    <w:rsid w:val="007A0FD0"/>
    <w:rsid w:val="007A1BB4"/>
    <w:rsid w:val="007A1F48"/>
    <w:rsid w:val="007A2850"/>
    <w:rsid w:val="007A2DE4"/>
    <w:rsid w:val="007A49C2"/>
    <w:rsid w:val="007A5421"/>
    <w:rsid w:val="007A5C8D"/>
    <w:rsid w:val="007A5E47"/>
    <w:rsid w:val="007A69A0"/>
    <w:rsid w:val="007A7048"/>
    <w:rsid w:val="007B02C9"/>
    <w:rsid w:val="007B0361"/>
    <w:rsid w:val="007B155A"/>
    <w:rsid w:val="007B63FB"/>
    <w:rsid w:val="007B6642"/>
    <w:rsid w:val="007B6BE2"/>
    <w:rsid w:val="007B736F"/>
    <w:rsid w:val="007B7B32"/>
    <w:rsid w:val="007C1752"/>
    <w:rsid w:val="007C323C"/>
    <w:rsid w:val="007C416D"/>
    <w:rsid w:val="007D034D"/>
    <w:rsid w:val="007D0475"/>
    <w:rsid w:val="007D1DA8"/>
    <w:rsid w:val="007D4DCC"/>
    <w:rsid w:val="007D64AD"/>
    <w:rsid w:val="007D6D03"/>
    <w:rsid w:val="007D7B82"/>
    <w:rsid w:val="007E0830"/>
    <w:rsid w:val="007E0AE3"/>
    <w:rsid w:val="007E0E9E"/>
    <w:rsid w:val="007E1C7B"/>
    <w:rsid w:val="007E5026"/>
    <w:rsid w:val="007E584B"/>
    <w:rsid w:val="007E63A4"/>
    <w:rsid w:val="007E70D5"/>
    <w:rsid w:val="007F118D"/>
    <w:rsid w:val="007F2CD5"/>
    <w:rsid w:val="007F3FD3"/>
    <w:rsid w:val="007F3FE4"/>
    <w:rsid w:val="007F769E"/>
    <w:rsid w:val="008035EE"/>
    <w:rsid w:val="00803B40"/>
    <w:rsid w:val="00803ED0"/>
    <w:rsid w:val="00805681"/>
    <w:rsid w:val="00805A38"/>
    <w:rsid w:val="0080671D"/>
    <w:rsid w:val="00812A27"/>
    <w:rsid w:val="008132A2"/>
    <w:rsid w:val="0081398A"/>
    <w:rsid w:val="00813B8B"/>
    <w:rsid w:val="00814279"/>
    <w:rsid w:val="008144B5"/>
    <w:rsid w:val="00815E9C"/>
    <w:rsid w:val="008208E7"/>
    <w:rsid w:val="00820F78"/>
    <w:rsid w:val="00822E5D"/>
    <w:rsid w:val="008234F5"/>
    <w:rsid w:val="0082758A"/>
    <w:rsid w:val="00827C81"/>
    <w:rsid w:val="00831081"/>
    <w:rsid w:val="00832788"/>
    <w:rsid w:val="00833194"/>
    <w:rsid w:val="008331F1"/>
    <w:rsid w:val="00833402"/>
    <w:rsid w:val="008342C5"/>
    <w:rsid w:val="00834722"/>
    <w:rsid w:val="00836CD2"/>
    <w:rsid w:val="00842263"/>
    <w:rsid w:val="008452F8"/>
    <w:rsid w:val="00845318"/>
    <w:rsid w:val="00846DCB"/>
    <w:rsid w:val="0085157D"/>
    <w:rsid w:val="008518FB"/>
    <w:rsid w:val="0085268F"/>
    <w:rsid w:val="00853E05"/>
    <w:rsid w:val="0085769D"/>
    <w:rsid w:val="00857ADE"/>
    <w:rsid w:val="00861072"/>
    <w:rsid w:val="008611FB"/>
    <w:rsid w:val="00862B0A"/>
    <w:rsid w:val="008632C9"/>
    <w:rsid w:val="0086341D"/>
    <w:rsid w:val="00864530"/>
    <w:rsid w:val="00865301"/>
    <w:rsid w:val="00866255"/>
    <w:rsid w:val="008673D8"/>
    <w:rsid w:val="00867EF2"/>
    <w:rsid w:val="00870944"/>
    <w:rsid w:val="00870B10"/>
    <w:rsid w:val="00871619"/>
    <w:rsid w:val="00872906"/>
    <w:rsid w:val="0087393B"/>
    <w:rsid w:val="008763D8"/>
    <w:rsid w:val="00877716"/>
    <w:rsid w:val="0088028B"/>
    <w:rsid w:val="00881D3D"/>
    <w:rsid w:val="00882207"/>
    <w:rsid w:val="008835A6"/>
    <w:rsid w:val="00886BAC"/>
    <w:rsid w:val="00887B44"/>
    <w:rsid w:val="00890C72"/>
    <w:rsid w:val="00891220"/>
    <w:rsid w:val="00893C83"/>
    <w:rsid w:val="00894658"/>
    <w:rsid w:val="008955AA"/>
    <w:rsid w:val="0089603A"/>
    <w:rsid w:val="0089613D"/>
    <w:rsid w:val="00896B44"/>
    <w:rsid w:val="00896BAB"/>
    <w:rsid w:val="008A11D9"/>
    <w:rsid w:val="008A14C0"/>
    <w:rsid w:val="008A19CD"/>
    <w:rsid w:val="008A3A5D"/>
    <w:rsid w:val="008A3E70"/>
    <w:rsid w:val="008A436C"/>
    <w:rsid w:val="008A5F7A"/>
    <w:rsid w:val="008A78CD"/>
    <w:rsid w:val="008B086F"/>
    <w:rsid w:val="008B1543"/>
    <w:rsid w:val="008B3A44"/>
    <w:rsid w:val="008B4994"/>
    <w:rsid w:val="008B7D27"/>
    <w:rsid w:val="008C162C"/>
    <w:rsid w:val="008C35B6"/>
    <w:rsid w:val="008C508D"/>
    <w:rsid w:val="008C5F4E"/>
    <w:rsid w:val="008C60D6"/>
    <w:rsid w:val="008C6D32"/>
    <w:rsid w:val="008C7365"/>
    <w:rsid w:val="008C7E74"/>
    <w:rsid w:val="008D1C79"/>
    <w:rsid w:val="008D214E"/>
    <w:rsid w:val="008D2C1C"/>
    <w:rsid w:val="008D2C54"/>
    <w:rsid w:val="008D4A8D"/>
    <w:rsid w:val="008D4E1D"/>
    <w:rsid w:val="008D77E7"/>
    <w:rsid w:val="008D7EDB"/>
    <w:rsid w:val="008E1054"/>
    <w:rsid w:val="008E152A"/>
    <w:rsid w:val="008E3134"/>
    <w:rsid w:val="008E35C3"/>
    <w:rsid w:val="008E5AE2"/>
    <w:rsid w:val="008F2B63"/>
    <w:rsid w:val="008F4951"/>
    <w:rsid w:val="008F4F9B"/>
    <w:rsid w:val="008F6743"/>
    <w:rsid w:val="00900842"/>
    <w:rsid w:val="00900DA9"/>
    <w:rsid w:val="00902FA0"/>
    <w:rsid w:val="009035F3"/>
    <w:rsid w:val="00903E2B"/>
    <w:rsid w:val="00910FD2"/>
    <w:rsid w:val="00914225"/>
    <w:rsid w:val="009158C5"/>
    <w:rsid w:val="009167F2"/>
    <w:rsid w:val="00920CEF"/>
    <w:rsid w:val="00922F01"/>
    <w:rsid w:val="00923137"/>
    <w:rsid w:val="0092452D"/>
    <w:rsid w:val="00924F7C"/>
    <w:rsid w:val="009254FA"/>
    <w:rsid w:val="00926E7D"/>
    <w:rsid w:val="00933640"/>
    <w:rsid w:val="009337F6"/>
    <w:rsid w:val="009344BD"/>
    <w:rsid w:val="00937CB5"/>
    <w:rsid w:val="009408C7"/>
    <w:rsid w:val="00940C84"/>
    <w:rsid w:val="009416A1"/>
    <w:rsid w:val="00942517"/>
    <w:rsid w:val="0094274A"/>
    <w:rsid w:val="009431FA"/>
    <w:rsid w:val="00943BEC"/>
    <w:rsid w:val="00945720"/>
    <w:rsid w:val="00945B17"/>
    <w:rsid w:val="00946423"/>
    <w:rsid w:val="0094797E"/>
    <w:rsid w:val="00947E25"/>
    <w:rsid w:val="00954660"/>
    <w:rsid w:val="00954E5F"/>
    <w:rsid w:val="009551AD"/>
    <w:rsid w:val="00955418"/>
    <w:rsid w:val="00956362"/>
    <w:rsid w:val="00956F60"/>
    <w:rsid w:val="00961AA7"/>
    <w:rsid w:val="009621E4"/>
    <w:rsid w:val="0096249D"/>
    <w:rsid w:val="009632FA"/>
    <w:rsid w:val="009633B2"/>
    <w:rsid w:val="00966A37"/>
    <w:rsid w:val="00967174"/>
    <w:rsid w:val="00967BBC"/>
    <w:rsid w:val="009707E6"/>
    <w:rsid w:val="00971732"/>
    <w:rsid w:val="00972085"/>
    <w:rsid w:val="00973C79"/>
    <w:rsid w:val="00974226"/>
    <w:rsid w:val="00980489"/>
    <w:rsid w:val="00980A93"/>
    <w:rsid w:val="00981CCB"/>
    <w:rsid w:val="00981E1E"/>
    <w:rsid w:val="00982576"/>
    <w:rsid w:val="00982EF2"/>
    <w:rsid w:val="00982F61"/>
    <w:rsid w:val="00983B5B"/>
    <w:rsid w:val="00983FC1"/>
    <w:rsid w:val="00984D50"/>
    <w:rsid w:val="009863C1"/>
    <w:rsid w:val="00986740"/>
    <w:rsid w:val="009901E9"/>
    <w:rsid w:val="0099254E"/>
    <w:rsid w:val="009925C9"/>
    <w:rsid w:val="00992768"/>
    <w:rsid w:val="009937EC"/>
    <w:rsid w:val="0099397B"/>
    <w:rsid w:val="00993BE4"/>
    <w:rsid w:val="009952C3"/>
    <w:rsid w:val="0099532C"/>
    <w:rsid w:val="00997E37"/>
    <w:rsid w:val="009A0A0F"/>
    <w:rsid w:val="009A1CF8"/>
    <w:rsid w:val="009A1D2D"/>
    <w:rsid w:val="009A25DA"/>
    <w:rsid w:val="009A4FED"/>
    <w:rsid w:val="009A5B24"/>
    <w:rsid w:val="009A7CD8"/>
    <w:rsid w:val="009B0465"/>
    <w:rsid w:val="009B1281"/>
    <w:rsid w:val="009B15D0"/>
    <w:rsid w:val="009B240E"/>
    <w:rsid w:val="009B2AFA"/>
    <w:rsid w:val="009B52F8"/>
    <w:rsid w:val="009B5DA9"/>
    <w:rsid w:val="009B785A"/>
    <w:rsid w:val="009C297F"/>
    <w:rsid w:val="009C31F4"/>
    <w:rsid w:val="009C346D"/>
    <w:rsid w:val="009C3914"/>
    <w:rsid w:val="009C5AE2"/>
    <w:rsid w:val="009C6218"/>
    <w:rsid w:val="009C6D54"/>
    <w:rsid w:val="009D23A0"/>
    <w:rsid w:val="009D506E"/>
    <w:rsid w:val="009D5803"/>
    <w:rsid w:val="009E0821"/>
    <w:rsid w:val="009E0C46"/>
    <w:rsid w:val="009E0CB4"/>
    <w:rsid w:val="009E4077"/>
    <w:rsid w:val="009E4D91"/>
    <w:rsid w:val="009E6C71"/>
    <w:rsid w:val="009F0AC6"/>
    <w:rsid w:val="009F3388"/>
    <w:rsid w:val="009F4CC6"/>
    <w:rsid w:val="009F51B1"/>
    <w:rsid w:val="009F54FC"/>
    <w:rsid w:val="009F5881"/>
    <w:rsid w:val="009F6220"/>
    <w:rsid w:val="00A00778"/>
    <w:rsid w:val="00A01CAE"/>
    <w:rsid w:val="00A027EC"/>
    <w:rsid w:val="00A03CF2"/>
    <w:rsid w:val="00A04573"/>
    <w:rsid w:val="00A0597E"/>
    <w:rsid w:val="00A07570"/>
    <w:rsid w:val="00A079BD"/>
    <w:rsid w:val="00A15A3E"/>
    <w:rsid w:val="00A1659A"/>
    <w:rsid w:val="00A166F1"/>
    <w:rsid w:val="00A169BA"/>
    <w:rsid w:val="00A201BD"/>
    <w:rsid w:val="00A213F7"/>
    <w:rsid w:val="00A22E69"/>
    <w:rsid w:val="00A236EF"/>
    <w:rsid w:val="00A2407C"/>
    <w:rsid w:val="00A2431B"/>
    <w:rsid w:val="00A257BB"/>
    <w:rsid w:val="00A25D0B"/>
    <w:rsid w:val="00A2679E"/>
    <w:rsid w:val="00A30219"/>
    <w:rsid w:val="00A309EA"/>
    <w:rsid w:val="00A32560"/>
    <w:rsid w:val="00A33A74"/>
    <w:rsid w:val="00A33D26"/>
    <w:rsid w:val="00A358A4"/>
    <w:rsid w:val="00A35B02"/>
    <w:rsid w:val="00A35FAF"/>
    <w:rsid w:val="00A37272"/>
    <w:rsid w:val="00A40A7C"/>
    <w:rsid w:val="00A41AA0"/>
    <w:rsid w:val="00A42F8E"/>
    <w:rsid w:val="00A44403"/>
    <w:rsid w:val="00A449A3"/>
    <w:rsid w:val="00A459FD"/>
    <w:rsid w:val="00A46B12"/>
    <w:rsid w:val="00A4713C"/>
    <w:rsid w:val="00A476EF"/>
    <w:rsid w:val="00A50F82"/>
    <w:rsid w:val="00A50FBB"/>
    <w:rsid w:val="00A524D1"/>
    <w:rsid w:val="00A529B2"/>
    <w:rsid w:val="00A52A0F"/>
    <w:rsid w:val="00A52F30"/>
    <w:rsid w:val="00A53639"/>
    <w:rsid w:val="00A53C88"/>
    <w:rsid w:val="00A53E3A"/>
    <w:rsid w:val="00A53E3C"/>
    <w:rsid w:val="00A542F5"/>
    <w:rsid w:val="00A5431E"/>
    <w:rsid w:val="00A54CC7"/>
    <w:rsid w:val="00A573D2"/>
    <w:rsid w:val="00A60DDE"/>
    <w:rsid w:val="00A60F88"/>
    <w:rsid w:val="00A61300"/>
    <w:rsid w:val="00A61B46"/>
    <w:rsid w:val="00A63510"/>
    <w:rsid w:val="00A65DFA"/>
    <w:rsid w:val="00A674EE"/>
    <w:rsid w:val="00A67B44"/>
    <w:rsid w:val="00A71496"/>
    <w:rsid w:val="00A7231D"/>
    <w:rsid w:val="00A72C08"/>
    <w:rsid w:val="00A76370"/>
    <w:rsid w:val="00A7703F"/>
    <w:rsid w:val="00A8036A"/>
    <w:rsid w:val="00A80C8F"/>
    <w:rsid w:val="00A81230"/>
    <w:rsid w:val="00A8220A"/>
    <w:rsid w:val="00A82DA8"/>
    <w:rsid w:val="00A8402E"/>
    <w:rsid w:val="00A8483E"/>
    <w:rsid w:val="00A8494E"/>
    <w:rsid w:val="00A85827"/>
    <w:rsid w:val="00A85A3F"/>
    <w:rsid w:val="00A86AA9"/>
    <w:rsid w:val="00A87691"/>
    <w:rsid w:val="00A879FF"/>
    <w:rsid w:val="00A909A7"/>
    <w:rsid w:val="00A91134"/>
    <w:rsid w:val="00A92501"/>
    <w:rsid w:val="00A92698"/>
    <w:rsid w:val="00A9269B"/>
    <w:rsid w:val="00A93C04"/>
    <w:rsid w:val="00A9412C"/>
    <w:rsid w:val="00A9428D"/>
    <w:rsid w:val="00A96D7B"/>
    <w:rsid w:val="00A97193"/>
    <w:rsid w:val="00A97980"/>
    <w:rsid w:val="00A97ABC"/>
    <w:rsid w:val="00AA0070"/>
    <w:rsid w:val="00AA0568"/>
    <w:rsid w:val="00AA1B1B"/>
    <w:rsid w:val="00AA261B"/>
    <w:rsid w:val="00AA3473"/>
    <w:rsid w:val="00AA3FBC"/>
    <w:rsid w:val="00AA4921"/>
    <w:rsid w:val="00AA49B2"/>
    <w:rsid w:val="00AA4A85"/>
    <w:rsid w:val="00AA77D3"/>
    <w:rsid w:val="00AB09A1"/>
    <w:rsid w:val="00AB1139"/>
    <w:rsid w:val="00AB1406"/>
    <w:rsid w:val="00AB2F8B"/>
    <w:rsid w:val="00AB4660"/>
    <w:rsid w:val="00AB4F58"/>
    <w:rsid w:val="00AB5F38"/>
    <w:rsid w:val="00AC01B2"/>
    <w:rsid w:val="00AC08C3"/>
    <w:rsid w:val="00AC1059"/>
    <w:rsid w:val="00AC11FA"/>
    <w:rsid w:val="00AC1857"/>
    <w:rsid w:val="00AC32C0"/>
    <w:rsid w:val="00AD0B64"/>
    <w:rsid w:val="00AD0D1F"/>
    <w:rsid w:val="00AD27F7"/>
    <w:rsid w:val="00AD3541"/>
    <w:rsid w:val="00AD4637"/>
    <w:rsid w:val="00AD47BB"/>
    <w:rsid w:val="00AD6E3A"/>
    <w:rsid w:val="00AE04EF"/>
    <w:rsid w:val="00AE1BF1"/>
    <w:rsid w:val="00AE29D8"/>
    <w:rsid w:val="00AE2AD6"/>
    <w:rsid w:val="00AE6638"/>
    <w:rsid w:val="00AE6E5D"/>
    <w:rsid w:val="00AE7C1E"/>
    <w:rsid w:val="00AF0BCB"/>
    <w:rsid w:val="00AF1237"/>
    <w:rsid w:val="00AF14D8"/>
    <w:rsid w:val="00AF1656"/>
    <w:rsid w:val="00AF211D"/>
    <w:rsid w:val="00AF2675"/>
    <w:rsid w:val="00AF36E2"/>
    <w:rsid w:val="00AF3CB0"/>
    <w:rsid w:val="00AF40D1"/>
    <w:rsid w:val="00AF49C5"/>
    <w:rsid w:val="00AF59DB"/>
    <w:rsid w:val="00AF61CE"/>
    <w:rsid w:val="00AF661B"/>
    <w:rsid w:val="00B00164"/>
    <w:rsid w:val="00B01BE3"/>
    <w:rsid w:val="00B03F0B"/>
    <w:rsid w:val="00B04691"/>
    <w:rsid w:val="00B05E44"/>
    <w:rsid w:val="00B063F5"/>
    <w:rsid w:val="00B06A3A"/>
    <w:rsid w:val="00B06E17"/>
    <w:rsid w:val="00B108E5"/>
    <w:rsid w:val="00B112A0"/>
    <w:rsid w:val="00B11355"/>
    <w:rsid w:val="00B11672"/>
    <w:rsid w:val="00B130D5"/>
    <w:rsid w:val="00B1347E"/>
    <w:rsid w:val="00B13B71"/>
    <w:rsid w:val="00B15C05"/>
    <w:rsid w:val="00B15F60"/>
    <w:rsid w:val="00B1646F"/>
    <w:rsid w:val="00B21C57"/>
    <w:rsid w:val="00B221AC"/>
    <w:rsid w:val="00B23893"/>
    <w:rsid w:val="00B23B11"/>
    <w:rsid w:val="00B24E79"/>
    <w:rsid w:val="00B24F1B"/>
    <w:rsid w:val="00B25744"/>
    <w:rsid w:val="00B25C99"/>
    <w:rsid w:val="00B27E68"/>
    <w:rsid w:val="00B30DD1"/>
    <w:rsid w:val="00B3224C"/>
    <w:rsid w:val="00B342CA"/>
    <w:rsid w:val="00B343FA"/>
    <w:rsid w:val="00B35BFF"/>
    <w:rsid w:val="00B37816"/>
    <w:rsid w:val="00B40555"/>
    <w:rsid w:val="00B407CF"/>
    <w:rsid w:val="00B41153"/>
    <w:rsid w:val="00B4322E"/>
    <w:rsid w:val="00B439AA"/>
    <w:rsid w:val="00B449AC"/>
    <w:rsid w:val="00B45B84"/>
    <w:rsid w:val="00B4691F"/>
    <w:rsid w:val="00B46ECA"/>
    <w:rsid w:val="00B506DB"/>
    <w:rsid w:val="00B51039"/>
    <w:rsid w:val="00B53AF7"/>
    <w:rsid w:val="00B60608"/>
    <w:rsid w:val="00B60DF0"/>
    <w:rsid w:val="00B61A76"/>
    <w:rsid w:val="00B6290A"/>
    <w:rsid w:val="00B63054"/>
    <w:rsid w:val="00B63522"/>
    <w:rsid w:val="00B636E0"/>
    <w:rsid w:val="00B63996"/>
    <w:rsid w:val="00B641AE"/>
    <w:rsid w:val="00B65D2C"/>
    <w:rsid w:val="00B66094"/>
    <w:rsid w:val="00B662C5"/>
    <w:rsid w:val="00B66E3C"/>
    <w:rsid w:val="00B67A5B"/>
    <w:rsid w:val="00B7613C"/>
    <w:rsid w:val="00B8022B"/>
    <w:rsid w:val="00B8088A"/>
    <w:rsid w:val="00B81866"/>
    <w:rsid w:val="00B81E97"/>
    <w:rsid w:val="00B83AC7"/>
    <w:rsid w:val="00B83DF1"/>
    <w:rsid w:val="00B84C9D"/>
    <w:rsid w:val="00B850DE"/>
    <w:rsid w:val="00B86BA2"/>
    <w:rsid w:val="00B8715F"/>
    <w:rsid w:val="00B913D2"/>
    <w:rsid w:val="00B91691"/>
    <w:rsid w:val="00B91724"/>
    <w:rsid w:val="00B919C1"/>
    <w:rsid w:val="00B92EF0"/>
    <w:rsid w:val="00B94DF9"/>
    <w:rsid w:val="00B95B66"/>
    <w:rsid w:val="00B97BD5"/>
    <w:rsid w:val="00BA0970"/>
    <w:rsid w:val="00BA1C33"/>
    <w:rsid w:val="00BA2FAB"/>
    <w:rsid w:val="00BA2FB6"/>
    <w:rsid w:val="00BA3400"/>
    <w:rsid w:val="00BA4C84"/>
    <w:rsid w:val="00BA7060"/>
    <w:rsid w:val="00BA79B6"/>
    <w:rsid w:val="00BA7C61"/>
    <w:rsid w:val="00BB0DD3"/>
    <w:rsid w:val="00BB13D7"/>
    <w:rsid w:val="00BB2B7E"/>
    <w:rsid w:val="00BB4712"/>
    <w:rsid w:val="00BB5B56"/>
    <w:rsid w:val="00BB5C0E"/>
    <w:rsid w:val="00BB6DCE"/>
    <w:rsid w:val="00BB737F"/>
    <w:rsid w:val="00BB7E28"/>
    <w:rsid w:val="00BC0245"/>
    <w:rsid w:val="00BC0E9A"/>
    <w:rsid w:val="00BC4A42"/>
    <w:rsid w:val="00BC5F39"/>
    <w:rsid w:val="00BC6E41"/>
    <w:rsid w:val="00BD2A2A"/>
    <w:rsid w:val="00BD2F1C"/>
    <w:rsid w:val="00BD39B0"/>
    <w:rsid w:val="00BD5FCE"/>
    <w:rsid w:val="00BE048E"/>
    <w:rsid w:val="00BE0EF2"/>
    <w:rsid w:val="00BE1383"/>
    <w:rsid w:val="00BE1426"/>
    <w:rsid w:val="00BE1EB3"/>
    <w:rsid w:val="00BE2163"/>
    <w:rsid w:val="00BE2215"/>
    <w:rsid w:val="00BE2B61"/>
    <w:rsid w:val="00BE2CB0"/>
    <w:rsid w:val="00BE2E04"/>
    <w:rsid w:val="00BE5124"/>
    <w:rsid w:val="00BE70F6"/>
    <w:rsid w:val="00BE7586"/>
    <w:rsid w:val="00BE76C6"/>
    <w:rsid w:val="00BF0AA0"/>
    <w:rsid w:val="00BF1A35"/>
    <w:rsid w:val="00BF2B49"/>
    <w:rsid w:val="00BF4950"/>
    <w:rsid w:val="00BF5496"/>
    <w:rsid w:val="00C01E1E"/>
    <w:rsid w:val="00C02119"/>
    <w:rsid w:val="00C05278"/>
    <w:rsid w:val="00C0547C"/>
    <w:rsid w:val="00C05FA1"/>
    <w:rsid w:val="00C065BE"/>
    <w:rsid w:val="00C10037"/>
    <w:rsid w:val="00C126C2"/>
    <w:rsid w:val="00C126F0"/>
    <w:rsid w:val="00C131E7"/>
    <w:rsid w:val="00C132E2"/>
    <w:rsid w:val="00C151B6"/>
    <w:rsid w:val="00C158F7"/>
    <w:rsid w:val="00C15FA7"/>
    <w:rsid w:val="00C160F7"/>
    <w:rsid w:val="00C16450"/>
    <w:rsid w:val="00C16881"/>
    <w:rsid w:val="00C17820"/>
    <w:rsid w:val="00C21805"/>
    <w:rsid w:val="00C220FD"/>
    <w:rsid w:val="00C23B56"/>
    <w:rsid w:val="00C23C67"/>
    <w:rsid w:val="00C244A6"/>
    <w:rsid w:val="00C2458E"/>
    <w:rsid w:val="00C25875"/>
    <w:rsid w:val="00C25DCB"/>
    <w:rsid w:val="00C2747A"/>
    <w:rsid w:val="00C275E9"/>
    <w:rsid w:val="00C3095F"/>
    <w:rsid w:val="00C31AE7"/>
    <w:rsid w:val="00C32C04"/>
    <w:rsid w:val="00C33808"/>
    <w:rsid w:val="00C34583"/>
    <w:rsid w:val="00C348B6"/>
    <w:rsid w:val="00C35D4A"/>
    <w:rsid w:val="00C3664B"/>
    <w:rsid w:val="00C36E64"/>
    <w:rsid w:val="00C37FF2"/>
    <w:rsid w:val="00C420E0"/>
    <w:rsid w:val="00C4302C"/>
    <w:rsid w:val="00C44539"/>
    <w:rsid w:val="00C448AD"/>
    <w:rsid w:val="00C45948"/>
    <w:rsid w:val="00C45D67"/>
    <w:rsid w:val="00C46518"/>
    <w:rsid w:val="00C4691D"/>
    <w:rsid w:val="00C524B8"/>
    <w:rsid w:val="00C52677"/>
    <w:rsid w:val="00C53944"/>
    <w:rsid w:val="00C54FE7"/>
    <w:rsid w:val="00C561C1"/>
    <w:rsid w:val="00C565FC"/>
    <w:rsid w:val="00C6098A"/>
    <w:rsid w:val="00C61F92"/>
    <w:rsid w:val="00C62AE8"/>
    <w:rsid w:val="00C630FB"/>
    <w:rsid w:val="00C64A8A"/>
    <w:rsid w:val="00C65C73"/>
    <w:rsid w:val="00C67802"/>
    <w:rsid w:val="00C67D8E"/>
    <w:rsid w:val="00C73B1D"/>
    <w:rsid w:val="00C73DF4"/>
    <w:rsid w:val="00C75D06"/>
    <w:rsid w:val="00C7736C"/>
    <w:rsid w:val="00C77F58"/>
    <w:rsid w:val="00C80281"/>
    <w:rsid w:val="00C804D9"/>
    <w:rsid w:val="00C8132D"/>
    <w:rsid w:val="00C82F7D"/>
    <w:rsid w:val="00C842B7"/>
    <w:rsid w:val="00C84AB0"/>
    <w:rsid w:val="00C85E15"/>
    <w:rsid w:val="00C86D36"/>
    <w:rsid w:val="00C90D48"/>
    <w:rsid w:val="00C91DF7"/>
    <w:rsid w:val="00C932F1"/>
    <w:rsid w:val="00C94A55"/>
    <w:rsid w:val="00C94D8C"/>
    <w:rsid w:val="00CA0F84"/>
    <w:rsid w:val="00CA170E"/>
    <w:rsid w:val="00CA244B"/>
    <w:rsid w:val="00CA3853"/>
    <w:rsid w:val="00CA5931"/>
    <w:rsid w:val="00CA609A"/>
    <w:rsid w:val="00CA6E9D"/>
    <w:rsid w:val="00CB0E9A"/>
    <w:rsid w:val="00CB31E2"/>
    <w:rsid w:val="00CB7E68"/>
    <w:rsid w:val="00CB7ECE"/>
    <w:rsid w:val="00CC1264"/>
    <w:rsid w:val="00CC3752"/>
    <w:rsid w:val="00CC4B0C"/>
    <w:rsid w:val="00CC4D7D"/>
    <w:rsid w:val="00CC5359"/>
    <w:rsid w:val="00CD1121"/>
    <w:rsid w:val="00CD1654"/>
    <w:rsid w:val="00CD27E7"/>
    <w:rsid w:val="00CD32E1"/>
    <w:rsid w:val="00CD4106"/>
    <w:rsid w:val="00CD46B1"/>
    <w:rsid w:val="00CD5697"/>
    <w:rsid w:val="00CD618F"/>
    <w:rsid w:val="00CD63F1"/>
    <w:rsid w:val="00CD7772"/>
    <w:rsid w:val="00CD7D0B"/>
    <w:rsid w:val="00CE0237"/>
    <w:rsid w:val="00CE220F"/>
    <w:rsid w:val="00CE61D5"/>
    <w:rsid w:val="00CE6AF9"/>
    <w:rsid w:val="00CE748A"/>
    <w:rsid w:val="00CF0707"/>
    <w:rsid w:val="00CF2251"/>
    <w:rsid w:val="00CF386C"/>
    <w:rsid w:val="00CF46A6"/>
    <w:rsid w:val="00CF4A2D"/>
    <w:rsid w:val="00CF5FE6"/>
    <w:rsid w:val="00CF674D"/>
    <w:rsid w:val="00CF7579"/>
    <w:rsid w:val="00D0202F"/>
    <w:rsid w:val="00D04853"/>
    <w:rsid w:val="00D0540E"/>
    <w:rsid w:val="00D05C08"/>
    <w:rsid w:val="00D0683C"/>
    <w:rsid w:val="00D068E2"/>
    <w:rsid w:val="00D113F2"/>
    <w:rsid w:val="00D11D5A"/>
    <w:rsid w:val="00D12DE4"/>
    <w:rsid w:val="00D12F32"/>
    <w:rsid w:val="00D14666"/>
    <w:rsid w:val="00D20B5E"/>
    <w:rsid w:val="00D229C2"/>
    <w:rsid w:val="00D2393A"/>
    <w:rsid w:val="00D246E7"/>
    <w:rsid w:val="00D24AE0"/>
    <w:rsid w:val="00D25F7D"/>
    <w:rsid w:val="00D315EA"/>
    <w:rsid w:val="00D34173"/>
    <w:rsid w:val="00D3458C"/>
    <w:rsid w:val="00D35DC5"/>
    <w:rsid w:val="00D36757"/>
    <w:rsid w:val="00D40CC4"/>
    <w:rsid w:val="00D42AF0"/>
    <w:rsid w:val="00D42C3E"/>
    <w:rsid w:val="00D43149"/>
    <w:rsid w:val="00D44E50"/>
    <w:rsid w:val="00D452A3"/>
    <w:rsid w:val="00D465AF"/>
    <w:rsid w:val="00D52677"/>
    <w:rsid w:val="00D52745"/>
    <w:rsid w:val="00D530BC"/>
    <w:rsid w:val="00D5317E"/>
    <w:rsid w:val="00D5356F"/>
    <w:rsid w:val="00D56C11"/>
    <w:rsid w:val="00D57379"/>
    <w:rsid w:val="00D577FF"/>
    <w:rsid w:val="00D57AFD"/>
    <w:rsid w:val="00D60A44"/>
    <w:rsid w:val="00D6109D"/>
    <w:rsid w:val="00D629A5"/>
    <w:rsid w:val="00D629B6"/>
    <w:rsid w:val="00D63A39"/>
    <w:rsid w:val="00D647D4"/>
    <w:rsid w:val="00D66ABD"/>
    <w:rsid w:val="00D7011D"/>
    <w:rsid w:val="00D712AF"/>
    <w:rsid w:val="00D715A3"/>
    <w:rsid w:val="00D770D6"/>
    <w:rsid w:val="00D80C8B"/>
    <w:rsid w:val="00D82883"/>
    <w:rsid w:val="00D83624"/>
    <w:rsid w:val="00D85827"/>
    <w:rsid w:val="00D861B2"/>
    <w:rsid w:val="00D866A9"/>
    <w:rsid w:val="00D8783D"/>
    <w:rsid w:val="00D87ECC"/>
    <w:rsid w:val="00D87FD7"/>
    <w:rsid w:val="00D907BA"/>
    <w:rsid w:val="00D9125D"/>
    <w:rsid w:val="00D92C6F"/>
    <w:rsid w:val="00D93F4D"/>
    <w:rsid w:val="00D952B4"/>
    <w:rsid w:val="00D966B6"/>
    <w:rsid w:val="00D969A8"/>
    <w:rsid w:val="00D972BB"/>
    <w:rsid w:val="00D97A11"/>
    <w:rsid w:val="00D97B7D"/>
    <w:rsid w:val="00DA06FB"/>
    <w:rsid w:val="00DA0EFA"/>
    <w:rsid w:val="00DA1D28"/>
    <w:rsid w:val="00DA2717"/>
    <w:rsid w:val="00DA2784"/>
    <w:rsid w:val="00DA4A85"/>
    <w:rsid w:val="00DA4B20"/>
    <w:rsid w:val="00DA6E4D"/>
    <w:rsid w:val="00DA6FE2"/>
    <w:rsid w:val="00DB0FE5"/>
    <w:rsid w:val="00DB199F"/>
    <w:rsid w:val="00DB2085"/>
    <w:rsid w:val="00DB223C"/>
    <w:rsid w:val="00DB2489"/>
    <w:rsid w:val="00DB3CD5"/>
    <w:rsid w:val="00DB4613"/>
    <w:rsid w:val="00DB4667"/>
    <w:rsid w:val="00DB4ACB"/>
    <w:rsid w:val="00DB56EA"/>
    <w:rsid w:val="00DB576B"/>
    <w:rsid w:val="00DB6EB4"/>
    <w:rsid w:val="00DC1E9B"/>
    <w:rsid w:val="00DC4457"/>
    <w:rsid w:val="00DC45C4"/>
    <w:rsid w:val="00DC51AC"/>
    <w:rsid w:val="00DC65EB"/>
    <w:rsid w:val="00DC7109"/>
    <w:rsid w:val="00DC7A1D"/>
    <w:rsid w:val="00DC7F74"/>
    <w:rsid w:val="00DD0045"/>
    <w:rsid w:val="00DD2053"/>
    <w:rsid w:val="00DD2783"/>
    <w:rsid w:val="00DD46BC"/>
    <w:rsid w:val="00DD5346"/>
    <w:rsid w:val="00DD61BA"/>
    <w:rsid w:val="00DD697A"/>
    <w:rsid w:val="00DD6CE5"/>
    <w:rsid w:val="00DE1821"/>
    <w:rsid w:val="00DE182F"/>
    <w:rsid w:val="00DE3200"/>
    <w:rsid w:val="00DE3A5A"/>
    <w:rsid w:val="00DE3F67"/>
    <w:rsid w:val="00DE40A4"/>
    <w:rsid w:val="00DE5637"/>
    <w:rsid w:val="00DF0A60"/>
    <w:rsid w:val="00DF167D"/>
    <w:rsid w:val="00DF21B3"/>
    <w:rsid w:val="00DF3337"/>
    <w:rsid w:val="00DF451B"/>
    <w:rsid w:val="00DF6B2D"/>
    <w:rsid w:val="00DF7744"/>
    <w:rsid w:val="00DF7DF0"/>
    <w:rsid w:val="00E021DD"/>
    <w:rsid w:val="00E02EA5"/>
    <w:rsid w:val="00E03076"/>
    <w:rsid w:val="00E04B05"/>
    <w:rsid w:val="00E05612"/>
    <w:rsid w:val="00E05927"/>
    <w:rsid w:val="00E06F8D"/>
    <w:rsid w:val="00E07655"/>
    <w:rsid w:val="00E12313"/>
    <w:rsid w:val="00E12A04"/>
    <w:rsid w:val="00E14736"/>
    <w:rsid w:val="00E16E5F"/>
    <w:rsid w:val="00E20383"/>
    <w:rsid w:val="00E20FE3"/>
    <w:rsid w:val="00E2251B"/>
    <w:rsid w:val="00E228A9"/>
    <w:rsid w:val="00E22C27"/>
    <w:rsid w:val="00E230B7"/>
    <w:rsid w:val="00E239BE"/>
    <w:rsid w:val="00E23EAA"/>
    <w:rsid w:val="00E242B9"/>
    <w:rsid w:val="00E24A63"/>
    <w:rsid w:val="00E25840"/>
    <w:rsid w:val="00E3162F"/>
    <w:rsid w:val="00E31C8A"/>
    <w:rsid w:val="00E321FA"/>
    <w:rsid w:val="00E32718"/>
    <w:rsid w:val="00E33F83"/>
    <w:rsid w:val="00E348AF"/>
    <w:rsid w:val="00E34D68"/>
    <w:rsid w:val="00E41599"/>
    <w:rsid w:val="00E4169D"/>
    <w:rsid w:val="00E42804"/>
    <w:rsid w:val="00E43930"/>
    <w:rsid w:val="00E43A18"/>
    <w:rsid w:val="00E45A46"/>
    <w:rsid w:val="00E4600E"/>
    <w:rsid w:val="00E53F59"/>
    <w:rsid w:val="00E5516E"/>
    <w:rsid w:val="00E551EF"/>
    <w:rsid w:val="00E557FE"/>
    <w:rsid w:val="00E57F36"/>
    <w:rsid w:val="00E6445E"/>
    <w:rsid w:val="00E6500A"/>
    <w:rsid w:val="00E651A8"/>
    <w:rsid w:val="00E679A0"/>
    <w:rsid w:val="00E70B0E"/>
    <w:rsid w:val="00E7173D"/>
    <w:rsid w:val="00E721B0"/>
    <w:rsid w:val="00E72CA0"/>
    <w:rsid w:val="00E74246"/>
    <w:rsid w:val="00E763BB"/>
    <w:rsid w:val="00E80498"/>
    <w:rsid w:val="00E80DCE"/>
    <w:rsid w:val="00E8192E"/>
    <w:rsid w:val="00E821A5"/>
    <w:rsid w:val="00E82D50"/>
    <w:rsid w:val="00E83187"/>
    <w:rsid w:val="00E872C1"/>
    <w:rsid w:val="00E87966"/>
    <w:rsid w:val="00E91536"/>
    <w:rsid w:val="00E936D0"/>
    <w:rsid w:val="00E939E4"/>
    <w:rsid w:val="00E93F0C"/>
    <w:rsid w:val="00E94C6A"/>
    <w:rsid w:val="00E94EEE"/>
    <w:rsid w:val="00E958BC"/>
    <w:rsid w:val="00E9665F"/>
    <w:rsid w:val="00E9734B"/>
    <w:rsid w:val="00EA1F40"/>
    <w:rsid w:val="00EA4ACA"/>
    <w:rsid w:val="00EA7145"/>
    <w:rsid w:val="00EB0915"/>
    <w:rsid w:val="00EB1DA6"/>
    <w:rsid w:val="00EB5536"/>
    <w:rsid w:val="00EB6DB2"/>
    <w:rsid w:val="00EC1F97"/>
    <w:rsid w:val="00EC3672"/>
    <w:rsid w:val="00EC3A03"/>
    <w:rsid w:val="00EC60C2"/>
    <w:rsid w:val="00EC7217"/>
    <w:rsid w:val="00EC7488"/>
    <w:rsid w:val="00EC7F7F"/>
    <w:rsid w:val="00ED10A3"/>
    <w:rsid w:val="00ED19B0"/>
    <w:rsid w:val="00ED19CC"/>
    <w:rsid w:val="00ED3D74"/>
    <w:rsid w:val="00ED44D6"/>
    <w:rsid w:val="00ED50E5"/>
    <w:rsid w:val="00EE04E7"/>
    <w:rsid w:val="00EE23DD"/>
    <w:rsid w:val="00EE4C13"/>
    <w:rsid w:val="00EE4CE2"/>
    <w:rsid w:val="00EE4ECA"/>
    <w:rsid w:val="00EE6642"/>
    <w:rsid w:val="00EF0287"/>
    <w:rsid w:val="00EF4E83"/>
    <w:rsid w:val="00EF61A5"/>
    <w:rsid w:val="00EF6485"/>
    <w:rsid w:val="00F0032C"/>
    <w:rsid w:val="00F00D84"/>
    <w:rsid w:val="00F04884"/>
    <w:rsid w:val="00F10022"/>
    <w:rsid w:val="00F106A8"/>
    <w:rsid w:val="00F1157E"/>
    <w:rsid w:val="00F11EB4"/>
    <w:rsid w:val="00F150E1"/>
    <w:rsid w:val="00F17713"/>
    <w:rsid w:val="00F20C36"/>
    <w:rsid w:val="00F21E90"/>
    <w:rsid w:val="00F22C08"/>
    <w:rsid w:val="00F23C95"/>
    <w:rsid w:val="00F24B9E"/>
    <w:rsid w:val="00F25266"/>
    <w:rsid w:val="00F31551"/>
    <w:rsid w:val="00F3265F"/>
    <w:rsid w:val="00F34BA2"/>
    <w:rsid w:val="00F34F1C"/>
    <w:rsid w:val="00F35344"/>
    <w:rsid w:val="00F36A81"/>
    <w:rsid w:val="00F36B9A"/>
    <w:rsid w:val="00F37E26"/>
    <w:rsid w:val="00F4103A"/>
    <w:rsid w:val="00F41140"/>
    <w:rsid w:val="00F42B70"/>
    <w:rsid w:val="00F439BC"/>
    <w:rsid w:val="00F444D5"/>
    <w:rsid w:val="00F44D9C"/>
    <w:rsid w:val="00F501CE"/>
    <w:rsid w:val="00F5065C"/>
    <w:rsid w:val="00F52218"/>
    <w:rsid w:val="00F528C9"/>
    <w:rsid w:val="00F5582A"/>
    <w:rsid w:val="00F56FD7"/>
    <w:rsid w:val="00F57517"/>
    <w:rsid w:val="00F6009A"/>
    <w:rsid w:val="00F6121E"/>
    <w:rsid w:val="00F61A2E"/>
    <w:rsid w:val="00F62C17"/>
    <w:rsid w:val="00F67A40"/>
    <w:rsid w:val="00F716D2"/>
    <w:rsid w:val="00F72502"/>
    <w:rsid w:val="00F738BB"/>
    <w:rsid w:val="00F73D9D"/>
    <w:rsid w:val="00F74DE3"/>
    <w:rsid w:val="00F80E2F"/>
    <w:rsid w:val="00F812B2"/>
    <w:rsid w:val="00F8139B"/>
    <w:rsid w:val="00F81489"/>
    <w:rsid w:val="00F81839"/>
    <w:rsid w:val="00F81FE3"/>
    <w:rsid w:val="00F8283C"/>
    <w:rsid w:val="00F83C56"/>
    <w:rsid w:val="00F85CB8"/>
    <w:rsid w:val="00F86FC3"/>
    <w:rsid w:val="00F9136F"/>
    <w:rsid w:val="00F93C1C"/>
    <w:rsid w:val="00F9498A"/>
    <w:rsid w:val="00F94E34"/>
    <w:rsid w:val="00F94F46"/>
    <w:rsid w:val="00F95BFD"/>
    <w:rsid w:val="00F96EFC"/>
    <w:rsid w:val="00F975EB"/>
    <w:rsid w:val="00F979F9"/>
    <w:rsid w:val="00FA1844"/>
    <w:rsid w:val="00FA1FA0"/>
    <w:rsid w:val="00FA27CC"/>
    <w:rsid w:val="00FA2E0D"/>
    <w:rsid w:val="00FA36A8"/>
    <w:rsid w:val="00FA36EB"/>
    <w:rsid w:val="00FA3864"/>
    <w:rsid w:val="00FA3FB5"/>
    <w:rsid w:val="00FB0812"/>
    <w:rsid w:val="00FB1421"/>
    <w:rsid w:val="00FB1A35"/>
    <w:rsid w:val="00FB27D5"/>
    <w:rsid w:val="00FB3346"/>
    <w:rsid w:val="00FB3453"/>
    <w:rsid w:val="00FB36F9"/>
    <w:rsid w:val="00FB3CC6"/>
    <w:rsid w:val="00FB434B"/>
    <w:rsid w:val="00FB59C9"/>
    <w:rsid w:val="00FC5482"/>
    <w:rsid w:val="00FD090C"/>
    <w:rsid w:val="00FD1D51"/>
    <w:rsid w:val="00FD4172"/>
    <w:rsid w:val="00FD6415"/>
    <w:rsid w:val="00FE04DA"/>
    <w:rsid w:val="00FE08B4"/>
    <w:rsid w:val="00FE16B9"/>
    <w:rsid w:val="00FE228E"/>
    <w:rsid w:val="00FE27C7"/>
    <w:rsid w:val="00FE3B5C"/>
    <w:rsid w:val="00FE431C"/>
    <w:rsid w:val="00FE4456"/>
    <w:rsid w:val="00FF1F0E"/>
    <w:rsid w:val="00FF4B53"/>
    <w:rsid w:val="00FF5B5D"/>
    <w:rsid w:val="00FF695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3314">
      <o:colormru v:ext="edit" colors="#ffcf37,#ffd85d"/>
    </o:shapedefaults>
    <o:shapelayout v:ext="edit">
      <o:idmap v:ext="edit" data="1"/>
      <o:rules v:ext="edit">
        <o:r id="V:Rule2" type="connector" idref="#_x0000_s10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E07"/>
  </w:style>
  <w:style w:type="paragraph" w:styleId="Heading1">
    <w:name w:val="heading 1"/>
    <w:basedOn w:val="Normal"/>
    <w:next w:val="Normal"/>
    <w:link w:val="Heading1Char"/>
    <w:autoRedefine/>
    <w:qFormat/>
    <w:rsid w:val="003C74BB"/>
    <w:pPr>
      <w:keepNext/>
      <w:keepLines/>
      <w:numPr>
        <w:numId w:val="3"/>
      </w:numPr>
      <w:pBdr>
        <w:bottom w:val="single" w:sz="24" w:space="1" w:color="FFC000"/>
      </w:pBdr>
      <w:spacing w:before="480" w:line="240" w:lineRule="auto"/>
      <w:outlineLvl w:val="0"/>
    </w:pPr>
    <w:rPr>
      <w:rFonts w:eastAsiaTheme="majorEastAsia" w:cstheme="majorBidi"/>
      <w:b/>
      <w:bCs/>
      <w:caps/>
      <w:color w:val="404040" w:themeColor="text1" w:themeTint="BF"/>
      <w:sz w:val="32"/>
      <w:szCs w:val="28"/>
    </w:rPr>
  </w:style>
  <w:style w:type="paragraph" w:styleId="Heading2">
    <w:name w:val="heading 2"/>
    <w:basedOn w:val="Normal"/>
    <w:next w:val="Normal"/>
    <w:link w:val="Heading2Char"/>
    <w:unhideWhenUsed/>
    <w:qFormat/>
    <w:rsid w:val="00B91724"/>
    <w:pPr>
      <w:keepNext/>
      <w:keepLines/>
      <w:numPr>
        <w:ilvl w:val="1"/>
        <w:numId w:val="3"/>
      </w:numPr>
      <w:shd w:val="clear" w:color="auto" w:fill="D9D9D9" w:themeFill="background1" w:themeFillShade="D9"/>
      <w:spacing w:before="20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nhideWhenUsed/>
    <w:qFormat/>
    <w:rsid w:val="00F93C1C"/>
    <w:pPr>
      <w:keepNext/>
      <w:keepLines/>
      <w:numPr>
        <w:ilvl w:val="2"/>
        <w:numId w:val="3"/>
      </w:numPr>
      <w:shd w:val="clear" w:color="auto" w:fill="F2F2F2" w:themeFill="background1" w:themeFillShade="F2"/>
      <w:spacing w:before="200"/>
      <w:outlineLvl w:val="2"/>
    </w:pPr>
    <w:rPr>
      <w:rFonts w:eastAsiaTheme="majorEastAsia" w:cstheme="majorBidi"/>
      <w:b/>
      <w:bCs/>
      <w:sz w:val="24"/>
      <w:szCs w:val="24"/>
    </w:rPr>
  </w:style>
  <w:style w:type="paragraph" w:styleId="Heading4">
    <w:name w:val="heading 4"/>
    <w:basedOn w:val="Normal"/>
    <w:next w:val="Normal"/>
    <w:link w:val="Heading4Char"/>
    <w:autoRedefine/>
    <w:unhideWhenUsed/>
    <w:qFormat/>
    <w:rsid w:val="00F93C1C"/>
    <w:pPr>
      <w:keepNext/>
      <w:keepLines/>
      <w:numPr>
        <w:ilvl w:val="3"/>
        <w:numId w:val="3"/>
      </w:numPr>
      <w:shd w:val="clear" w:color="auto" w:fill="F2F2F2" w:themeFill="background1" w:themeFillShade="F2"/>
      <w:spacing w:before="200"/>
      <w:outlineLvl w:val="3"/>
    </w:pPr>
    <w:rPr>
      <w:rFonts w:eastAsiaTheme="majorEastAsia" w:cstheme="majorBidi"/>
      <w:b/>
      <w:bCs/>
      <w:i/>
      <w:iCs/>
      <w:color w:val="404040" w:themeColor="text1" w:themeTint="BF"/>
      <w:sz w:val="20"/>
      <w:u w:val="single"/>
    </w:rPr>
  </w:style>
  <w:style w:type="paragraph" w:styleId="Heading5">
    <w:name w:val="heading 5"/>
    <w:basedOn w:val="Normal"/>
    <w:next w:val="Normal"/>
    <w:link w:val="Heading5Char"/>
    <w:uiPriority w:val="9"/>
    <w:unhideWhenUsed/>
    <w:qFormat/>
    <w:rsid w:val="00BA7060"/>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7060"/>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A7060"/>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7060"/>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A7060"/>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4BB"/>
    <w:rPr>
      <w:rFonts w:eastAsiaTheme="majorEastAsia" w:cstheme="majorBidi"/>
      <w:b/>
      <w:bCs/>
      <w:caps/>
      <w:color w:val="404040" w:themeColor="text1" w:themeTint="BF"/>
      <w:sz w:val="32"/>
      <w:szCs w:val="28"/>
    </w:rPr>
  </w:style>
  <w:style w:type="character" w:customStyle="1" w:styleId="Heading2Char">
    <w:name w:val="Heading 2 Char"/>
    <w:basedOn w:val="DefaultParagraphFont"/>
    <w:link w:val="Heading2"/>
    <w:rsid w:val="00B91724"/>
    <w:rPr>
      <w:rFonts w:eastAsiaTheme="majorEastAsia" w:cstheme="majorBidi"/>
      <w:b/>
      <w:bCs/>
      <w:color w:val="000000" w:themeColor="text1"/>
      <w:sz w:val="26"/>
      <w:szCs w:val="26"/>
      <w:shd w:val="clear" w:color="auto" w:fill="D9D9D9" w:themeFill="background1" w:themeFillShade="D9"/>
    </w:rPr>
  </w:style>
  <w:style w:type="character" w:customStyle="1" w:styleId="Heading3Char">
    <w:name w:val="Heading 3 Char"/>
    <w:basedOn w:val="DefaultParagraphFont"/>
    <w:link w:val="Heading3"/>
    <w:rsid w:val="00F93C1C"/>
    <w:rPr>
      <w:rFonts w:eastAsiaTheme="majorEastAsia" w:cstheme="majorBidi"/>
      <w:b/>
      <w:bCs/>
      <w:sz w:val="24"/>
      <w:szCs w:val="24"/>
      <w:shd w:val="clear" w:color="auto" w:fill="F2F2F2" w:themeFill="background1" w:themeFillShade="F2"/>
    </w:rPr>
  </w:style>
  <w:style w:type="character" w:customStyle="1" w:styleId="Heading4Char">
    <w:name w:val="Heading 4 Char"/>
    <w:basedOn w:val="DefaultParagraphFont"/>
    <w:link w:val="Heading4"/>
    <w:rsid w:val="00F93C1C"/>
    <w:rPr>
      <w:rFonts w:eastAsiaTheme="majorEastAsia" w:cstheme="majorBidi"/>
      <w:b/>
      <w:bCs/>
      <w:i/>
      <w:iCs/>
      <w:color w:val="404040" w:themeColor="text1" w:themeTint="BF"/>
      <w:sz w:val="20"/>
      <w:u w:val="single"/>
      <w:shd w:val="clear" w:color="auto" w:fill="F2F2F2" w:themeFill="background1" w:themeFillShade="F2"/>
    </w:rPr>
  </w:style>
  <w:style w:type="character" w:customStyle="1" w:styleId="Heading5Char">
    <w:name w:val="Heading 5 Char"/>
    <w:basedOn w:val="DefaultParagraphFont"/>
    <w:link w:val="Heading5"/>
    <w:uiPriority w:val="9"/>
    <w:rsid w:val="00BA706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A706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A706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A706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A706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460E0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0E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E07"/>
    <w:rPr>
      <w:rFonts w:ascii="Tahoma" w:hAnsi="Tahoma" w:cs="Tahoma"/>
      <w:sz w:val="16"/>
      <w:szCs w:val="16"/>
    </w:rPr>
  </w:style>
  <w:style w:type="paragraph" w:styleId="Header">
    <w:name w:val="header"/>
    <w:aliases w:val="En-tête SQ"/>
    <w:basedOn w:val="Normal"/>
    <w:link w:val="HeaderChar"/>
    <w:unhideWhenUsed/>
    <w:rsid w:val="00460E07"/>
    <w:pPr>
      <w:tabs>
        <w:tab w:val="center" w:pos="4536"/>
        <w:tab w:val="right" w:pos="9072"/>
      </w:tabs>
      <w:spacing w:line="240" w:lineRule="auto"/>
    </w:pPr>
  </w:style>
  <w:style w:type="character" w:customStyle="1" w:styleId="HeaderChar">
    <w:name w:val="Header Char"/>
    <w:aliases w:val="En-tête SQ Char"/>
    <w:basedOn w:val="DefaultParagraphFont"/>
    <w:link w:val="Header"/>
    <w:rsid w:val="00460E07"/>
  </w:style>
  <w:style w:type="paragraph" w:styleId="Footer">
    <w:name w:val="footer"/>
    <w:basedOn w:val="Normal"/>
    <w:link w:val="FooterChar"/>
    <w:uiPriority w:val="99"/>
    <w:unhideWhenUsed/>
    <w:rsid w:val="00460E07"/>
    <w:pPr>
      <w:tabs>
        <w:tab w:val="center" w:pos="4536"/>
        <w:tab w:val="right" w:pos="9072"/>
      </w:tabs>
      <w:spacing w:line="240" w:lineRule="auto"/>
    </w:pPr>
  </w:style>
  <w:style w:type="character" w:customStyle="1" w:styleId="FooterChar">
    <w:name w:val="Footer Char"/>
    <w:basedOn w:val="DefaultParagraphFont"/>
    <w:link w:val="Footer"/>
    <w:uiPriority w:val="99"/>
    <w:rsid w:val="00460E07"/>
  </w:style>
  <w:style w:type="paragraph" w:styleId="TOCHeading">
    <w:name w:val="TOC Heading"/>
    <w:basedOn w:val="Heading1"/>
    <w:next w:val="Normal"/>
    <w:uiPriority w:val="39"/>
    <w:unhideWhenUsed/>
    <w:qFormat/>
    <w:rsid w:val="00BF2B49"/>
    <w:pPr>
      <w:outlineLvl w:val="9"/>
    </w:pPr>
  </w:style>
  <w:style w:type="paragraph" w:styleId="TOC1">
    <w:name w:val="toc 1"/>
    <w:basedOn w:val="Normal"/>
    <w:next w:val="Normal"/>
    <w:autoRedefine/>
    <w:uiPriority w:val="39"/>
    <w:unhideWhenUsed/>
    <w:qFormat/>
    <w:rsid w:val="00BA7060"/>
    <w:pPr>
      <w:tabs>
        <w:tab w:val="left" w:pos="660"/>
        <w:tab w:val="right" w:leader="dot" w:pos="9062"/>
      </w:tabs>
      <w:spacing w:after="100"/>
    </w:pPr>
  </w:style>
  <w:style w:type="paragraph" w:styleId="TOC2">
    <w:name w:val="toc 2"/>
    <w:basedOn w:val="Normal"/>
    <w:next w:val="Normal"/>
    <w:autoRedefine/>
    <w:uiPriority w:val="39"/>
    <w:unhideWhenUsed/>
    <w:qFormat/>
    <w:rsid w:val="00BF2B49"/>
    <w:pPr>
      <w:tabs>
        <w:tab w:val="right" w:leader="dot" w:pos="9062"/>
      </w:tabs>
      <w:spacing w:after="100"/>
    </w:pPr>
  </w:style>
  <w:style w:type="paragraph" w:styleId="TOC3">
    <w:name w:val="toc 3"/>
    <w:basedOn w:val="Normal"/>
    <w:next w:val="Normal"/>
    <w:autoRedefine/>
    <w:uiPriority w:val="39"/>
    <w:unhideWhenUsed/>
    <w:qFormat/>
    <w:rsid w:val="00BF2B49"/>
    <w:pPr>
      <w:tabs>
        <w:tab w:val="right" w:leader="dot" w:pos="9062"/>
      </w:tabs>
      <w:spacing w:after="100"/>
    </w:pPr>
  </w:style>
  <w:style w:type="paragraph" w:styleId="NoSpacing">
    <w:name w:val="No Spacing"/>
    <w:uiPriority w:val="1"/>
    <w:qFormat/>
    <w:rsid w:val="00413BA6"/>
    <w:pPr>
      <w:spacing w:line="240" w:lineRule="auto"/>
    </w:pPr>
  </w:style>
  <w:style w:type="character" w:styleId="PlaceholderText">
    <w:name w:val="Placeholder Text"/>
    <w:basedOn w:val="DefaultParagraphFont"/>
    <w:uiPriority w:val="99"/>
    <w:semiHidden/>
    <w:rsid w:val="006B0694"/>
    <w:rPr>
      <w:color w:val="808080"/>
    </w:rPr>
  </w:style>
  <w:style w:type="character" w:styleId="Hyperlink">
    <w:name w:val="Hyperlink"/>
    <w:basedOn w:val="DefaultParagraphFont"/>
    <w:uiPriority w:val="99"/>
    <w:unhideWhenUsed/>
    <w:rsid w:val="00C53944"/>
    <w:rPr>
      <w:color w:val="0000FF" w:themeColor="hyperlink"/>
      <w:u w:val="single"/>
    </w:rPr>
  </w:style>
  <w:style w:type="paragraph" w:styleId="ListNumber">
    <w:name w:val="List Number"/>
    <w:basedOn w:val="Normal"/>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rsid w:val="00937CB5"/>
    <w:pPr>
      <w:keepNext/>
      <w:spacing w:before="60" w:after="60" w:line="240" w:lineRule="auto"/>
    </w:pPr>
    <w:rPr>
      <w:rFonts w:ascii="Calibri" w:eastAsia="Arial Unicode MS" w:hAnsi="Calibri" w:cs="Times New Roman"/>
      <w:b/>
      <w:bCs/>
      <w:color w:val="FFFFFF"/>
      <w:sz w:val="20"/>
      <w:szCs w:val="20"/>
      <w:lang w:eastAsia="fr-FR"/>
    </w:rPr>
  </w:style>
  <w:style w:type="paragraph" w:customStyle="1" w:styleId="Style1">
    <w:name w:val="Style1"/>
    <w:basedOn w:val="Heading1"/>
    <w:link w:val="Style1Car"/>
    <w:qFormat/>
    <w:rsid w:val="00937CB5"/>
  </w:style>
  <w:style w:type="character" w:customStyle="1" w:styleId="Style1Car">
    <w:name w:val="Style1 Car"/>
    <w:basedOn w:val="Heading1Char"/>
    <w:link w:val="Style1"/>
    <w:rsid w:val="00937CB5"/>
  </w:style>
  <w:style w:type="paragraph" w:customStyle="1" w:styleId="Style2">
    <w:name w:val="Style2"/>
    <w:basedOn w:val="Heading2"/>
    <w:link w:val="Style2Car"/>
    <w:qFormat/>
    <w:rsid w:val="00937CB5"/>
  </w:style>
  <w:style w:type="character" w:customStyle="1" w:styleId="Style2Car">
    <w:name w:val="Style2 Car"/>
    <w:basedOn w:val="Heading2Char"/>
    <w:link w:val="Style2"/>
    <w:rsid w:val="00937CB5"/>
  </w:style>
  <w:style w:type="paragraph" w:customStyle="1" w:styleId="Style3">
    <w:name w:val="Style3"/>
    <w:basedOn w:val="Heading3"/>
    <w:link w:val="Style3Car"/>
    <w:qFormat/>
    <w:rsid w:val="00937CB5"/>
  </w:style>
  <w:style w:type="character" w:customStyle="1" w:styleId="Style3Car">
    <w:name w:val="Style3 Car"/>
    <w:basedOn w:val="Heading3Char"/>
    <w:link w:val="Style3"/>
    <w:rsid w:val="00937CB5"/>
  </w:style>
  <w:style w:type="paragraph" w:customStyle="1" w:styleId="Style4">
    <w:name w:val="Style4"/>
    <w:basedOn w:val="Heading4"/>
    <w:link w:val="Style4Car"/>
    <w:qFormat/>
    <w:rsid w:val="00937CB5"/>
  </w:style>
  <w:style w:type="character" w:customStyle="1" w:styleId="Style4Car">
    <w:name w:val="Style4 Car"/>
    <w:basedOn w:val="Heading4Char"/>
    <w:link w:val="Style4"/>
    <w:rsid w:val="00937CB5"/>
  </w:style>
  <w:style w:type="paragraph" w:styleId="ListParagraph">
    <w:name w:val="List Paragraph"/>
    <w:basedOn w:val="Normal"/>
    <w:uiPriority w:val="99"/>
    <w:qFormat/>
    <w:rsid w:val="00937CB5"/>
    <w:pPr>
      <w:ind w:left="720"/>
      <w:contextualSpacing/>
    </w:pPr>
  </w:style>
  <w:style w:type="paragraph" w:customStyle="1" w:styleId="Normal9">
    <w:name w:val="Normal 9"/>
    <w:basedOn w:val="Normal"/>
    <w:link w:val="Normal9Char"/>
    <w:rsid w:val="00B25C99"/>
    <w:pPr>
      <w:autoSpaceDE w:val="0"/>
      <w:autoSpaceDN w:val="0"/>
      <w:adjustRightInd w:val="0"/>
      <w:spacing w:line="360" w:lineRule="auto"/>
    </w:pPr>
    <w:rPr>
      <w:rFonts w:ascii="Arial" w:eastAsia="Times New Roman" w:hAnsi="Arial" w:cs="Arial"/>
      <w:b/>
      <w:i/>
      <w:sz w:val="18"/>
      <w:szCs w:val="18"/>
      <w:lang w:eastAsia="fr-FR"/>
    </w:rPr>
  </w:style>
  <w:style w:type="character" w:customStyle="1" w:styleId="Normal9Char">
    <w:name w:val="Normal 9 Char"/>
    <w:link w:val="Normal9"/>
    <w:rsid w:val="00B25C99"/>
    <w:rPr>
      <w:rFonts w:ascii="Arial" w:eastAsia="Times New Roman" w:hAnsi="Arial" w:cs="Arial"/>
      <w:b/>
      <w:i/>
      <w:sz w:val="18"/>
      <w:szCs w:val="18"/>
      <w:lang w:eastAsia="fr-FR"/>
    </w:rPr>
  </w:style>
  <w:style w:type="paragraph" w:customStyle="1" w:styleId="TableauNormalCharChar1">
    <w:name w:val="TableauNormal Char Char1"/>
    <w:rsid w:val="00C3095F"/>
    <w:pPr>
      <w:spacing w:line="240" w:lineRule="auto"/>
      <w:jc w:val="both"/>
    </w:pPr>
    <w:rPr>
      <w:rFonts w:ascii="Arial" w:eastAsia="Times New Roman" w:hAnsi="Arial" w:cs="Times New Roman"/>
      <w:sz w:val="20"/>
      <w:szCs w:val="20"/>
      <w:lang w:val="en-US" w:bidi="ar-SY"/>
    </w:rPr>
  </w:style>
  <w:style w:type="table" w:customStyle="1" w:styleId="LightShading1">
    <w:name w:val="Light Shading1"/>
    <w:basedOn w:val="TableNormal"/>
    <w:uiPriority w:val="60"/>
    <w:rsid w:val="00ED3D74"/>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ED3D74"/>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lWeb">
    <w:name w:val="Normal (Web)"/>
    <w:basedOn w:val="Normal"/>
    <w:uiPriority w:val="99"/>
    <w:unhideWhenUsed/>
    <w:rsid w:val="00CB7E6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CB7E68"/>
  </w:style>
  <w:style w:type="character" w:styleId="FollowedHyperlink">
    <w:name w:val="FollowedHyperlink"/>
    <w:basedOn w:val="DefaultParagraphFont"/>
    <w:uiPriority w:val="99"/>
    <w:semiHidden/>
    <w:unhideWhenUsed/>
    <w:rsid w:val="0075387A"/>
    <w:rPr>
      <w:color w:val="800080" w:themeColor="followedHyperlink"/>
      <w:u w:val="single"/>
    </w:rPr>
  </w:style>
  <w:style w:type="paragraph" w:styleId="TOC4">
    <w:name w:val="toc 4"/>
    <w:basedOn w:val="Normal"/>
    <w:next w:val="Normal"/>
    <w:autoRedefine/>
    <w:uiPriority w:val="39"/>
    <w:unhideWhenUsed/>
    <w:rsid w:val="00CB31E2"/>
    <w:pPr>
      <w:spacing w:after="100"/>
      <w:ind w:left="660"/>
    </w:pPr>
    <w:rPr>
      <w:rFonts w:eastAsiaTheme="minorEastAsia"/>
      <w:lang w:eastAsia="fr-FR"/>
    </w:rPr>
  </w:style>
  <w:style w:type="paragraph" w:styleId="TOC5">
    <w:name w:val="toc 5"/>
    <w:basedOn w:val="Normal"/>
    <w:next w:val="Normal"/>
    <w:autoRedefine/>
    <w:uiPriority w:val="39"/>
    <w:unhideWhenUsed/>
    <w:rsid w:val="00CB31E2"/>
    <w:pPr>
      <w:spacing w:after="100"/>
      <w:ind w:left="880"/>
    </w:pPr>
    <w:rPr>
      <w:rFonts w:eastAsiaTheme="minorEastAsia"/>
      <w:lang w:eastAsia="fr-FR"/>
    </w:rPr>
  </w:style>
  <w:style w:type="paragraph" w:styleId="TOC6">
    <w:name w:val="toc 6"/>
    <w:basedOn w:val="Normal"/>
    <w:next w:val="Normal"/>
    <w:autoRedefine/>
    <w:uiPriority w:val="39"/>
    <w:unhideWhenUsed/>
    <w:rsid w:val="00CB31E2"/>
    <w:pPr>
      <w:spacing w:after="100"/>
      <w:ind w:left="1100"/>
    </w:pPr>
    <w:rPr>
      <w:rFonts w:eastAsiaTheme="minorEastAsia"/>
      <w:lang w:eastAsia="fr-FR"/>
    </w:rPr>
  </w:style>
  <w:style w:type="paragraph" w:styleId="TOC7">
    <w:name w:val="toc 7"/>
    <w:basedOn w:val="Normal"/>
    <w:next w:val="Normal"/>
    <w:autoRedefine/>
    <w:uiPriority w:val="39"/>
    <w:unhideWhenUsed/>
    <w:rsid w:val="00CB31E2"/>
    <w:pPr>
      <w:spacing w:after="100"/>
      <w:ind w:left="1320"/>
    </w:pPr>
    <w:rPr>
      <w:rFonts w:eastAsiaTheme="minorEastAsia"/>
      <w:lang w:eastAsia="fr-FR"/>
    </w:rPr>
  </w:style>
  <w:style w:type="paragraph" w:styleId="TOC8">
    <w:name w:val="toc 8"/>
    <w:basedOn w:val="Normal"/>
    <w:next w:val="Normal"/>
    <w:autoRedefine/>
    <w:uiPriority w:val="39"/>
    <w:unhideWhenUsed/>
    <w:rsid w:val="00CB31E2"/>
    <w:pPr>
      <w:spacing w:after="100"/>
      <w:ind w:left="1540"/>
    </w:pPr>
    <w:rPr>
      <w:rFonts w:eastAsiaTheme="minorEastAsia"/>
      <w:lang w:eastAsia="fr-FR"/>
    </w:rPr>
  </w:style>
  <w:style w:type="paragraph" w:styleId="TOC9">
    <w:name w:val="toc 9"/>
    <w:basedOn w:val="Normal"/>
    <w:next w:val="Normal"/>
    <w:autoRedefine/>
    <w:uiPriority w:val="39"/>
    <w:unhideWhenUsed/>
    <w:rsid w:val="00CB31E2"/>
    <w:pPr>
      <w:spacing w:after="100"/>
      <w:ind w:left="1760"/>
    </w:pPr>
    <w:rPr>
      <w:rFonts w:eastAsiaTheme="minorEastAsia"/>
      <w:lang w:eastAsia="fr-FR"/>
    </w:rPr>
  </w:style>
  <w:style w:type="paragraph" w:styleId="HTMLPreformatted">
    <w:name w:val="HTML Preformatted"/>
    <w:basedOn w:val="Normal"/>
    <w:link w:val="HTMLPreformattedChar"/>
    <w:uiPriority w:val="99"/>
    <w:semiHidden/>
    <w:unhideWhenUsed/>
    <w:rsid w:val="00627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627695"/>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divs>
    <w:div w:id="862868039">
      <w:bodyDiv w:val="1"/>
      <w:marLeft w:val="0"/>
      <w:marRight w:val="0"/>
      <w:marTop w:val="0"/>
      <w:marBottom w:val="0"/>
      <w:divBdr>
        <w:top w:val="none" w:sz="0" w:space="0" w:color="auto"/>
        <w:left w:val="none" w:sz="0" w:space="0" w:color="auto"/>
        <w:bottom w:val="none" w:sz="0" w:space="0" w:color="auto"/>
        <w:right w:val="none" w:sz="0" w:space="0" w:color="auto"/>
      </w:divBdr>
    </w:div>
    <w:div w:id="911892244">
      <w:bodyDiv w:val="1"/>
      <w:marLeft w:val="0"/>
      <w:marRight w:val="0"/>
      <w:marTop w:val="0"/>
      <w:marBottom w:val="0"/>
      <w:divBdr>
        <w:top w:val="none" w:sz="0" w:space="0" w:color="auto"/>
        <w:left w:val="none" w:sz="0" w:space="0" w:color="auto"/>
        <w:bottom w:val="none" w:sz="0" w:space="0" w:color="auto"/>
        <w:right w:val="none" w:sz="0" w:space="0" w:color="auto"/>
      </w:divBdr>
    </w:div>
    <w:div w:id="1111978536">
      <w:bodyDiv w:val="1"/>
      <w:marLeft w:val="0"/>
      <w:marRight w:val="0"/>
      <w:marTop w:val="0"/>
      <w:marBottom w:val="0"/>
      <w:divBdr>
        <w:top w:val="none" w:sz="0" w:space="0" w:color="auto"/>
        <w:left w:val="none" w:sz="0" w:space="0" w:color="auto"/>
        <w:bottom w:val="none" w:sz="0" w:space="0" w:color="auto"/>
        <w:right w:val="none" w:sz="0" w:space="0" w:color="auto"/>
      </w:divBdr>
    </w:div>
    <w:div w:id="111289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emf"/><Relationship Id="rId47" Type="http://schemas.openxmlformats.org/officeDocument/2006/relationships/oleObject" Target="embeddings/Microsoft_Office_Word_97_-_2003_Document3.doc"/><Relationship Id="rId63" Type="http://schemas.openxmlformats.org/officeDocument/2006/relationships/oleObject" Target="embeddings/Microsoft_Office_Word_97_-_2003_Document11.doc"/><Relationship Id="rId68" Type="http://schemas.openxmlformats.org/officeDocument/2006/relationships/image" Target="media/image51.emf"/><Relationship Id="rId84" Type="http://schemas.openxmlformats.org/officeDocument/2006/relationships/image" Target="media/image59.emf"/><Relationship Id="rId89" Type="http://schemas.openxmlformats.org/officeDocument/2006/relationships/oleObject" Target="embeddings/Microsoft_Office_Word_97_-_2003_Document24.doc"/><Relationship Id="rId16" Type="http://schemas.openxmlformats.org/officeDocument/2006/relationships/image" Target="media/image12.png"/><Relationship Id="rId11" Type="http://schemas.openxmlformats.org/officeDocument/2006/relationships/footer" Target="footer2.xml"/><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oleObject" Target="embeddings/Microsoft_Office_Word_97_-_2003_Document6.doc"/><Relationship Id="rId58" Type="http://schemas.openxmlformats.org/officeDocument/2006/relationships/image" Target="media/image46.emf"/><Relationship Id="rId74" Type="http://schemas.openxmlformats.org/officeDocument/2006/relationships/image" Target="media/image54.emf"/><Relationship Id="rId79" Type="http://schemas.openxmlformats.org/officeDocument/2006/relationships/oleObject" Target="embeddings/Microsoft_Office_Word_97_-_2003_Document19.doc"/><Relationship Id="rId5" Type="http://schemas.openxmlformats.org/officeDocument/2006/relationships/webSettings" Target="webSettings.xml"/><Relationship Id="rId90" Type="http://schemas.openxmlformats.org/officeDocument/2006/relationships/image" Target="media/image62.emf"/><Relationship Id="rId95" Type="http://schemas.openxmlformats.org/officeDocument/2006/relationships/glossaryDocument" Target="glossary/document.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oleObject" Target="embeddings/Microsoft_Office_Word_97_-_2003_Document1.doc"/><Relationship Id="rId48" Type="http://schemas.openxmlformats.org/officeDocument/2006/relationships/image" Target="media/image41.emf"/><Relationship Id="rId64" Type="http://schemas.openxmlformats.org/officeDocument/2006/relationships/image" Target="media/image49.emf"/><Relationship Id="rId69" Type="http://schemas.openxmlformats.org/officeDocument/2006/relationships/oleObject" Target="embeddings/Microsoft_Office_Word_97_-_2003_Document14.doc"/><Relationship Id="rId80" Type="http://schemas.openxmlformats.org/officeDocument/2006/relationships/image" Target="media/image57.emf"/><Relationship Id="rId85" Type="http://schemas.openxmlformats.org/officeDocument/2006/relationships/oleObject" Target="embeddings/Microsoft_Office_Word_97_-_2003_Document22.doc"/><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emf"/><Relationship Id="rId59" Type="http://schemas.openxmlformats.org/officeDocument/2006/relationships/oleObject" Target="embeddings/Microsoft_Office_Word_97_-_2003_Document9.doc"/><Relationship Id="rId67" Type="http://schemas.openxmlformats.org/officeDocument/2006/relationships/oleObject" Target="embeddings/Microsoft_Office_Word_97_-_2003_Document13.doc"/><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4.emf"/><Relationship Id="rId62" Type="http://schemas.openxmlformats.org/officeDocument/2006/relationships/image" Target="media/image48.emf"/><Relationship Id="rId70" Type="http://schemas.openxmlformats.org/officeDocument/2006/relationships/image" Target="media/image52.emf"/><Relationship Id="rId75" Type="http://schemas.openxmlformats.org/officeDocument/2006/relationships/oleObject" Target="embeddings/Microsoft_Office_Word_97_-_2003_Document17.doc"/><Relationship Id="rId83" Type="http://schemas.openxmlformats.org/officeDocument/2006/relationships/oleObject" Target="embeddings/Microsoft_Office_Word_97_-_2003_Document21.doc"/><Relationship Id="rId88" Type="http://schemas.openxmlformats.org/officeDocument/2006/relationships/image" Target="media/image61.emf"/><Relationship Id="rId91" Type="http://schemas.openxmlformats.org/officeDocument/2006/relationships/oleObject" Target="embeddings/Microsoft_Office_Word_97_-_2003_Document25.doc"/><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oleObject" Target="embeddings/Microsoft_Office_Word_97_-_2003_Document4.doc"/><Relationship Id="rId57" Type="http://schemas.openxmlformats.org/officeDocument/2006/relationships/oleObject" Target="embeddings/Microsoft_Office_Word_97_-_2003_Document8.doc"/><Relationship Id="rId10" Type="http://schemas.openxmlformats.org/officeDocument/2006/relationships/header" Target="header2.xml"/><Relationship Id="rId31" Type="http://schemas.openxmlformats.org/officeDocument/2006/relationships/image" Target="media/image27.png"/><Relationship Id="rId44" Type="http://schemas.openxmlformats.org/officeDocument/2006/relationships/image" Target="media/image39.emf"/><Relationship Id="rId52" Type="http://schemas.openxmlformats.org/officeDocument/2006/relationships/image" Target="media/image43.emf"/><Relationship Id="rId60" Type="http://schemas.openxmlformats.org/officeDocument/2006/relationships/image" Target="media/image47.emf"/><Relationship Id="rId65" Type="http://schemas.openxmlformats.org/officeDocument/2006/relationships/oleObject" Target="embeddings/Microsoft_Office_Word_97_-_2003_Document12.doc"/><Relationship Id="rId73" Type="http://schemas.openxmlformats.org/officeDocument/2006/relationships/oleObject" Target="embeddings/Microsoft_Office_Word_97_-_2003_Document16.doc"/><Relationship Id="rId78" Type="http://schemas.openxmlformats.org/officeDocument/2006/relationships/image" Target="media/image56.emf"/><Relationship Id="rId81" Type="http://schemas.openxmlformats.org/officeDocument/2006/relationships/oleObject" Target="embeddings/Microsoft_Office_Word_97_-_2003_Document20.doc"/><Relationship Id="rId86" Type="http://schemas.openxmlformats.org/officeDocument/2006/relationships/image" Target="media/image60.emf"/><Relationship Id="rId94" Type="http://schemas.openxmlformats.org/officeDocument/2006/relationships/fontTable" Target="fontTable.xml"/><Relationship Id="rId9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2.emf"/><Relationship Id="rId55" Type="http://schemas.openxmlformats.org/officeDocument/2006/relationships/oleObject" Target="embeddings/Microsoft_Office_Word_97_-_2003_Document7.doc"/><Relationship Id="rId76" Type="http://schemas.openxmlformats.org/officeDocument/2006/relationships/image" Target="media/image55.emf"/><Relationship Id="rId97"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oleObject" Target="embeddings/Microsoft_Office_Word_97_-_2003_Document15.doc"/><Relationship Id="rId92" Type="http://schemas.openxmlformats.org/officeDocument/2006/relationships/image" Target="media/image63.emf"/><Relationship Id="rId2" Type="http://schemas.openxmlformats.org/officeDocument/2006/relationships/numbering" Target="numbering.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oleObject" Target="embeddings/Microsoft_Office_Word_97_-_2003_Document2.doc"/><Relationship Id="rId66" Type="http://schemas.openxmlformats.org/officeDocument/2006/relationships/image" Target="media/image50.emf"/><Relationship Id="rId87" Type="http://schemas.openxmlformats.org/officeDocument/2006/relationships/oleObject" Target="embeddings/Microsoft_Office_Word_97_-_2003_Document23.doc"/><Relationship Id="rId61" Type="http://schemas.openxmlformats.org/officeDocument/2006/relationships/oleObject" Target="embeddings/Microsoft_Office_Word_97_-_2003_Document10.doc"/><Relationship Id="rId82" Type="http://schemas.openxmlformats.org/officeDocument/2006/relationships/image" Target="media/image58.emf"/><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5.emf"/><Relationship Id="rId77" Type="http://schemas.openxmlformats.org/officeDocument/2006/relationships/oleObject" Target="embeddings/Microsoft_Office_Word_97_-_2003_Document18.doc"/><Relationship Id="rId8" Type="http://schemas.openxmlformats.org/officeDocument/2006/relationships/header" Target="header1.xml"/><Relationship Id="rId51" Type="http://schemas.openxmlformats.org/officeDocument/2006/relationships/oleObject" Target="embeddings/Microsoft_Office_Word_97_-_2003_Document5.doc"/><Relationship Id="rId72" Type="http://schemas.openxmlformats.org/officeDocument/2006/relationships/image" Target="media/image53.emf"/><Relationship Id="rId93" Type="http://schemas.openxmlformats.org/officeDocument/2006/relationships/oleObject" Target="embeddings/Microsoft_Office_Excel_97-2003_Worksheet26.xls"/><Relationship Id="rId98"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80E8A979D554B398C7922F06D3B8EDA"/>
        <w:category>
          <w:name w:val="Général"/>
          <w:gallery w:val="placeholder"/>
        </w:category>
        <w:types>
          <w:type w:val="bbPlcHdr"/>
        </w:types>
        <w:behaviors>
          <w:behavior w:val="content"/>
        </w:behaviors>
        <w:guid w:val="{71230A39-F233-468E-8546-43E170557D9A}"/>
      </w:docPartPr>
      <w:docPartBody>
        <w:p w:rsidR="008B4F57" w:rsidRDefault="000D6252" w:rsidP="000D6252">
          <w:pPr>
            <w:pStyle w:val="580E8A979D554B398C7922F06D3B8EDA"/>
          </w:pPr>
          <w:r w:rsidRPr="00290D7B">
            <w:rPr>
              <w:rStyle w:val="PlaceholderText"/>
            </w:rPr>
            <w:t>[Titre ]</w:t>
          </w:r>
        </w:p>
      </w:docPartBody>
    </w:docPart>
    <w:docPart>
      <w:docPartPr>
        <w:name w:val="09B4F68ABB204042BD6DDA2450E1F8F3"/>
        <w:category>
          <w:name w:val="Général"/>
          <w:gallery w:val="placeholder"/>
        </w:category>
        <w:types>
          <w:type w:val="bbPlcHdr"/>
        </w:types>
        <w:behaviors>
          <w:behavior w:val="content"/>
        </w:behaviors>
        <w:guid w:val="{B20A9080-5FF8-4FD1-817A-A06DD00F1977}"/>
      </w:docPartPr>
      <w:docPartBody>
        <w:p w:rsidR="0067466B" w:rsidRDefault="008B4F57">
          <w:r w:rsidRPr="00290D7B">
            <w:rPr>
              <w:rStyle w:val="PlaceholderText"/>
            </w:rPr>
            <w:t>[Catégorie ]</w:t>
          </w:r>
        </w:p>
      </w:docPartBody>
    </w:docPart>
    <w:docPart>
      <w:docPartPr>
        <w:name w:val="2EFF4288FB7E47BE92A805D20FB931F0"/>
        <w:category>
          <w:name w:val="Général"/>
          <w:gallery w:val="placeholder"/>
        </w:category>
        <w:types>
          <w:type w:val="bbPlcHdr"/>
        </w:types>
        <w:behaviors>
          <w:behavior w:val="content"/>
        </w:behaviors>
        <w:guid w:val="{D958FC6A-11A7-42EE-B017-85038FC44BFE}"/>
      </w:docPartPr>
      <w:docPartBody>
        <w:p w:rsidR="0067466B" w:rsidRDefault="008B4F57">
          <w:r w:rsidRPr="00290D7B">
            <w:rPr>
              <w:rStyle w:val="PlaceholderText"/>
            </w:rPr>
            <w:t>[État ]</w:t>
          </w:r>
        </w:p>
      </w:docPartBody>
    </w:docPart>
    <w:docPart>
      <w:docPartPr>
        <w:name w:val="2825C3B7D6FF4BB598034B9A36EA5D7D"/>
        <w:category>
          <w:name w:val="General"/>
          <w:gallery w:val="placeholder"/>
        </w:category>
        <w:types>
          <w:type w:val="bbPlcHdr"/>
        </w:types>
        <w:behaviors>
          <w:behavior w:val="content"/>
        </w:behaviors>
        <w:guid w:val="{0A1C57B8-5419-4C34-A84E-8EB93336719A}"/>
      </w:docPartPr>
      <w:docPartBody>
        <w:p w:rsidR="00362C72" w:rsidRDefault="00362C72" w:rsidP="00362C72">
          <w:pPr>
            <w:pStyle w:val="2825C3B7D6FF4BB598034B9A36EA5D7D"/>
          </w:pPr>
          <w:r w:rsidRPr="00290D7B">
            <w:rPr>
              <w:rStyle w:val="PlaceholderText"/>
            </w:rPr>
            <w:t>[Objet ]</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1"/>
    <w:family w:val="roman"/>
    <w:notTrueType/>
    <w:pitch w:val="variable"/>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0D6252"/>
    <w:rsid w:val="000C61F3"/>
    <w:rsid w:val="000D6252"/>
    <w:rsid w:val="0020746A"/>
    <w:rsid w:val="00244FD0"/>
    <w:rsid w:val="00273A87"/>
    <w:rsid w:val="00362C72"/>
    <w:rsid w:val="003D2053"/>
    <w:rsid w:val="003E56A7"/>
    <w:rsid w:val="004933E6"/>
    <w:rsid w:val="004D7970"/>
    <w:rsid w:val="005B427C"/>
    <w:rsid w:val="0067466B"/>
    <w:rsid w:val="006B1F49"/>
    <w:rsid w:val="007117EE"/>
    <w:rsid w:val="00745C5E"/>
    <w:rsid w:val="007E3917"/>
    <w:rsid w:val="008B4F57"/>
    <w:rsid w:val="008D482D"/>
    <w:rsid w:val="00A01258"/>
    <w:rsid w:val="00C3361C"/>
    <w:rsid w:val="00C85AE4"/>
    <w:rsid w:val="00CB491E"/>
    <w:rsid w:val="00E33224"/>
    <w:rsid w:val="00F053C1"/>
    <w:rsid w:val="00F77BC3"/>
    <w:rsid w:val="00FA6A65"/>
    <w:rsid w:val="00FB0467"/>
    <w:rsid w:val="00FE1F2A"/>
    <w:rsid w:val="00FF18D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F5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2C72"/>
    <w:rPr>
      <w:color w:val="808080"/>
    </w:rPr>
  </w:style>
  <w:style w:type="paragraph" w:customStyle="1" w:styleId="580E8A979D554B398C7922F06D3B8EDA">
    <w:name w:val="580E8A979D554B398C7922F06D3B8EDA"/>
    <w:rsid w:val="000D6252"/>
  </w:style>
  <w:style w:type="paragraph" w:customStyle="1" w:styleId="FFBACEDCBE404F16B288BF5A1B9CAE30">
    <w:name w:val="FFBACEDCBE404F16B288BF5A1B9CAE30"/>
    <w:rsid w:val="000D6252"/>
  </w:style>
  <w:style w:type="paragraph" w:customStyle="1" w:styleId="D6E5F560413D4696B68088CC7BFB372A">
    <w:name w:val="D6E5F560413D4696B68088CC7BFB372A"/>
    <w:rsid w:val="000D6252"/>
  </w:style>
  <w:style w:type="paragraph" w:customStyle="1" w:styleId="4C9B9E907A4445EEAC11320213689DC8">
    <w:name w:val="4C9B9E907A4445EEAC11320213689DC8"/>
    <w:rsid w:val="000D6252"/>
  </w:style>
  <w:style w:type="paragraph" w:customStyle="1" w:styleId="5C541A73197F4ABDBB0326BC6E0D28DD">
    <w:name w:val="5C541A73197F4ABDBB0326BC6E0D28DD"/>
    <w:rsid w:val="000D6252"/>
  </w:style>
  <w:style w:type="paragraph" w:customStyle="1" w:styleId="5B8FB10B7A64462E85C936E8B1071805">
    <w:name w:val="5B8FB10B7A64462E85C936E8B1071805"/>
    <w:rsid w:val="000D6252"/>
  </w:style>
  <w:style w:type="paragraph" w:customStyle="1" w:styleId="63DC42F43C864619B78D5F0D090EA08A">
    <w:name w:val="63DC42F43C864619B78D5F0D090EA08A"/>
    <w:rsid w:val="000D6252"/>
  </w:style>
  <w:style w:type="paragraph" w:customStyle="1" w:styleId="E08D2E6F122A4CB098B6BEF19260DC8F">
    <w:name w:val="E08D2E6F122A4CB098B6BEF19260DC8F"/>
    <w:rsid w:val="000D6252"/>
  </w:style>
  <w:style w:type="paragraph" w:customStyle="1" w:styleId="A8827408D1EB433F867738D86778D674">
    <w:name w:val="A8827408D1EB433F867738D86778D674"/>
    <w:rsid w:val="000D6252"/>
  </w:style>
  <w:style w:type="paragraph" w:customStyle="1" w:styleId="3709D69070E742E1A5F930ABE7429160">
    <w:name w:val="3709D69070E742E1A5F930ABE7429160"/>
    <w:rsid w:val="000D6252"/>
  </w:style>
  <w:style w:type="paragraph" w:customStyle="1" w:styleId="05F9A769409A45409495AD840688C076">
    <w:name w:val="05F9A769409A45409495AD840688C076"/>
    <w:rsid w:val="000D6252"/>
  </w:style>
  <w:style w:type="paragraph" w:customStyle="1" w:styleId="5151812DA6E94C7B949508CFF5BAAD0A">
    <w:name w:val="5151812DA6E94C7B949508CFF5BAAD0A"/>
    <w:rsid w:val="000D6252"/>
  </w:style>
  <w:style w:type="paragraph" w:customStyle="1" w:styleId="685EA234EAB049C7B6AD6443272D945C">
    <w:name w:val="685EA234EAB049C7B6AD6443272D945C"/>
    <w:rsid w:val="000D6252"/>
  </w:style>
  <w:style w:type="paragraph" w:customStyle="1" w:styleId="2BD52429683040F0AD4E7C58FA617EBD">
    <w:name w:val="2BD52429683040F0AD4E7C58FA617EBD"/>
    <w:rsid w:val="000D6252"/>
  </w:style>
  <w:style w:type="paragraph" w:customStyle="1" w:styleId="2D7C5CC58E49452FAF260B9D041D93F5">
    <w:name w:val="2D7C5CC58E49452FAF260B9D041D93F5"/>
    <w:rsid w:val="000D6252"/>
  </w:style>
  <w:style w:type="paragraph" w:customStyle="1" w:styleId="3DA2C67C998449038073A8D337E8C4CD">
    <w:name w:val="3DA2C67C998449038073A8D337E8C4CD"/>
    <w:rsid w:val="000D6252"/>
  </w:style>
  <w:style w:type="paragraph" w:customStyle="1" w:styleId="332B55CB889F4D96B365BB005297FCEC">
    <w:name w:val="332B55CB889F4D96B365BB005297FCEC"/>
    <w:rsid w:val="000D6252"/>
  </w:style>
  <w:style w:type="paragraph" w:customStyle="1" w:styleId="74C51F26FCAA46E9A8496105412989BB">
    <w:name w:val="74C51F26FCAA46E9A8496105412989BB"/>
    <w:rsid w:val="000D6252"/>
  </w:style>
  <w:style w:type="paragraph" w:customStyle="1" w:styleId="305C5E0EDFED4FF3B51001685FE249AA">
    <w:name w:val="305C5E0EDFED4FF3B51001685FE249AA"/>
    <w:rsid w:val="008B4F57"/>
  </w:style>
  <w:style w:type="paragraph" w:customStyle="1" w:styleId="0FDC266F5FC443C1BF7D1549DA39F9C3">
    <w:name w:val="0FDC266F5FC443C1BF7D1549DA39F9C3"/>
    <w:rsid w:val="0067466B"/>
  </w:style>
  <w:style w:type="paragraph" w:customStyle="1" w:styleId="4EAD5E76FDB846368511AA46AC5C1A17">
    <w:name w:val="4EAD5E76FDB846368511AA46AC5C1A17"/>
    <w:rsid w:val="0067466B"/>
  </w:style>
  <w:style w:type="paragraph" w:customStyle="1" w:styleId="C453205483384DD7B9199535BA371BE2">
    <w:name w:val="C453205483384DD7B9199535BA371BE2"/>
    <w:rsid w:val="0067466B"/>
  </w:style>
  <w:style w:type="paragraph" w:customStyle="1" w:styleId="311DA1926BE24873BFA49BE77304A83D">
    <w:name w:val="311DA1926BE24873BFA49BE77304A83D"/>
    <w:rsid w:val="0067466B"/>
  </w:style>
  <w:style w:type="paragraph" w:customStyle="1" w:styleId="EAAAF103FFC44C2BA5109817F21A17C3">
    <w:name w:val="EAAAF103FFC44C2BA5109817F21A17C3"/>
    <w:rsid w:val="0067466B"/>
  </w:style>
  <w:style w:type="paragraph" w:customStyle="1" w:styleId="8F38FDD577A54B07A26F65D492762272">
    <w:name w:val="8F38FDD577A54B07A26F65D492762272"/>
    <w:rsid w:val="0067466B"/>
  </w:style>
  <w:style w:type="paragraph" w:customStyle="1" w:styleId="7B6D22AF2B9F49EBA999F921E88F503B">
    <w:name w:val="7B6D22AF2B9F49EBA999F921E88F503B"/>
    <w:rsid w:val="00362C72"/>
  </w:style>
  <w:style w:type="paragraph" w:customStyle="1" w:styleId="2825C3B7D6FF4BB598034B9A36EA5D7D">
    <w:name w:val="2825C3B7D6FF4BB598034B9A36EA5D7D"/>
    <w:rsid w:val="00362C7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E652F8-8497-4E22-879A-700ABC19A258}">
  <ds:schemaRefs>
    <ds:schemaRef ds:uri="http://schemas.openxmlformats.org/officeDocument/2006/bibliography"/>
  </ds:schemaRefs>
</ds:datastoreItem>
</file>

<file path=customXml/itemProps2.xml><?xml version="1.0" encoding="utf-8"?>
<ds:datastoreItem xmlns:ds="http://schemas.openxmlformats.org/officeDocument/2006/customXml" ds:itemID="{72C22443-1323-4240-BFE1-8E5D3046C932}"/>
</file>

<file path=customXml/itemProps3.xml><?xml version="1.0" encoding="utf-8"?>
<ds:datastoreItem xmlns:ds="http://schemas.openxmlformats.org/officeDocument/2006/customXml" ds:itemID="{2036A832-CE37-479D-8D1E-D9AC7DA54B47}"/>
</file>

<file path=customXml/itemProps4.xml><?xml version="1.0" encoding="utf-8"?>
<ds:datastoreItem xmlns:ds="http://schemas.openxmlformats.org/officeDocument/2006/customXml" ds:itemID="{83071102-5852-495A-82A1-225C27F4A160}"/>
</file>

<file path=docProps/app.xml><?xml version="1.0" encoding="utf-8"?>
<Properties xmlns="http://schemas.openxmlformats.org/officeDocument/2006/extended-properties" xmlns:vt="http://schemas.openxmlformats.org/officeDocument/2006/docPropsVTypes">
  <Template>Normal</Template>
  <TotalTime>23266</TotalTime>
  <Pages>102</Pages>
  <Words>25409</Words>
  <Characters>139751</Characters>
  <Application>Microsoft Office Word</Application>
  <DocSecurity>0</DocSecurity>
  <Lines>1164</Lines>
  <Paragraphs>329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SPECIFICATIONS FONCTIONNELLES DETAILLEES (MegaCor)</vt:lpstr>
      <vt:lpstr>SPECIFICATIONS FONCTIONNELLES DETAILLEES</vt:lpstr>
    </vt:vector>
  </TitlesOfParts>
  <Company>AttijariwafaBank</Company>
  <LinksUpToDate>false</LinksUpToDate>
  <CharactersWithSpaces>164831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(MegaCor)</dc:title>
  <dc:subject>P14020 – REFONTE CHAINE TITRES</dc:subject>
  <dc:creator>NOM AUTEUR/MODIFICATEUR</dc:creator>
  <cp:keywords>MOD_014_V2.0</cp:keywords>
  <dc:description/>
  <cp:lastModifiedBy>student</cp:lastModifiedBy>
  <cp:revision>18</cp:revision>
  <cp:lastPrinted>2013-06-03T14:45:00Z</cp:lastPrinted>
  <dcterms:created xsi:type="dcterms:W3CDTF">2014-10-14T09:19:00Z</dcterms:created>
  <dcterms:modified xsi:type="dcterms:W3CDTF">2015-04-08T15:27:00Z</dcterms:modified>
  <cp:category>V1.7</cp:category>
  <cp:contentStatus>08/04/2015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
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Bdr/>
        <w:ind w:left="2977" w:firstLine="0"/>
        <w:contextualSpacing w:val="0"/>
        <w:rPr/>
      </w:pPr>
      <w:bookmarkStart w:colFirst="0" w:colLast="0" w:name="_gjdgxs" w:id="0"/>
      <w:bookmarkEnd w:id="0"/>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ind w:left="1701" w:right="283" w:firstLine="0"/>
        <w:contextualSpacing w:val="0"/>
        <w:jc w:val="center"/>
        <w:rPr>
          <w:b w:val="1"/>
          <w:sz w:val="36"/>
          <w:szCs w:val="36"/>
        </w:rPr>
      </w:pPr>
      <w:r w:rsidDel="00000000" w:rsidR="00000000" w:rsidRPr="00000000">
        <w:rPr>
          <w:b w:val="1"/>
          <w:sz w:val="44"/>
          <w:szCs w:val="44"/>
          <w:rtl w:val="0"/>
        </w:rPr>
        <w:t xml:space="preserve">SPECIFICATIONS FONCTIONNELLES DETAILLEES (MegaCor)</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mc:AlternateContent>
          <mc:Choice Requires="wpg">
            <w:drawing>
              <wp:inline distB="0" distT="0" distL="114300" distR="114300">
                <wp:extent cx="4343400" cy="38100"/>
                <wp:effectExtent b="0" l="0" r="0" t="0"/>
                <wp:docPr id="2" name="image6.png"/>
                <a:graphic>
                  <a:graphicData uri="http://schemas.openxmlformats.org/drawingml/2006/picture">
                    <pic:pic>
                      <pic:nvPicPr>
                        <pic:cNvPr id="0" name="image6.png"/>
                        <pic:cNvPicPr preferRelativeResize="0"/>
                      </pic:nvPicPr>
                      <pic:blipFill>
                        <a:blip r:embed="rId5"/>
                        <a:srcRect/>
                        <a:stretch>
                          <a:fillRect/>
                        </a:stretch>
                      </pic:blipFill>
                      <pic:spPr>
                        <a:xfrm>
                          <a:off x="0" y="0"/>
                          <a:ext cx="4343400" cy="38100"/>
                        </a:xfrm>
                        <a:prstGeom prst="rect"/>
                        <a:ln/>
                      </pic:spPr>
                    </pic:pic>
                  </a:graphicData>
                </a:graphic>
              </wp:inline>
            </w:drawing>
          </mc:Choice>
          <mc:Fallback>
            <w:drawing>
              <wp:inline distB="0" distT="0" distL="114300" distR="114300">
                <wp:extent cx="4343400" cy="38100"/>
                <wp:effectExtent b="0" l="0" r="0" t="0"/>
                <wp:docPr id="2"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434340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ind w:left="2835" w:firstLine="0"/>
        <w:contextualSpacing w:val="0"/>
        <w:rPr>
          <w:b w:val="1"/>
          <w:i w:val="1"/>
          <w:sz w:val="40"/>
          <w:szCs w:val="40"/>
        </w:rPr>
      </w:pPr>
      <w:r w:rsidDel="00000000" w:rsidR="00000000" w:rsidRPr="00000000">
        <w:rPr>
          <w:b w:val="1"/>
          <w:i w:val="1"/>
          <w:sz w:val="40"/>
          <w:szCs w:val="40"/>
          <w:rtl w:val="0"/>
        </w:rPr>
        <w:t xml:space="preserve">P14020 – REFONTE CHAINE TITRES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jc w:val="right"/>
        <w:rPr>
          <w:rFonts w:ascii="Calibri" w:cs="Calibri" w:eastAsia="Calibri" w:hAnsi="Calibri"/>
          <w:b w:val="1"/>
          <w:i w:val="1"/>
          <w:sz w:val="32"/>
          <w:szCs w:val="32"/>
        </w:rPr>
      </w:pPr>
      <w:r w:rsidDel="00000000" w:rsidR="00000000" w:rsidRPr="00000000">
        <w:rPr>
          <w:rFonts w:ascii="Calibri" w:cs="Calibri" w:eastAsia="Calibri" w:hAnsi="Calibri"/>
          <w:b w:val="1"/>
          <w:i w:val="1"/>
          <w:sz w:val="32"/>
          <w:szCs w:val="32"/>
          <w:rtl w:val="0"/>
        </w:rPr>
        <w:t xml:space="preserve">V1.7</w:t>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jc w:val="right"/>
        <w:rPr>
          <w:rFonts w:ascii="Calibri" w:cs="Calibri" w:eastAsia="Calibri" w:hAnsi="Calibri"/>
          <w:b w:val="1"/>
          <w:i w:val="1"/>
          <w:sz w:val="32"/>
          <w:szCs w:val="32"/>
        </w:rPr>
      </w:pPr>
      <w:r w:rsidDel="00000000" w:rsidR="00000000" w:rsidRPr="00000000">
        <w:rPr>
          <w:rFonts w:ascii="Calibri" w:cs="Calibri" w:eastAsia="Calibri" w:hAnsi="Calibri"/>
          <w:b w:val="1"/>
          <w:i w:val="1"/>
          <w:sz w:val="32"/>
          <w:szCs w:val="32"/>
          <w:rtl w:val="0"/>
        </w:rPr>
        <w:t xml:space="preserve">08/04/2015</w:t>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jc w:val="right"/>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br w:type="page"/>
      </w:r>
      <w:r w:rsidDel="00000000" w:rsidR="00000000" w:rsidRPr="00000000">
        <w:rPr>
          <w:rtl w:val="0"/>
        </w:rPr>
      </w:r>
    </w:p>
    <w:p w:rsidR="00000000" w:rsidDel="00000000" w:rsidP="00000000" w:rsidRDefault="00000000" w:rsidRPr="00000000">
      <w:pPr>
        <w:pBdr/>
        <w:contextualSpacing w:val="0"/>
        <w:rPr/>
      </w:pPr>
      <w:bookmarkStart w:colFirst="0" w:colLast="0" w:name="_30j0zll" w:id="1"/>
      <w:bookmarkEnd w:id="1"/>
      <w:r w:rsidDel="00000000" w:rsidR="00000000" w:rsidRPr="00000000">
        <w:rPr>
          <w:b w:val="1"/>
          <w:sz w:val="32"/>
          <w:szCs w:val="32"/>
          <w:rtl w:val="0"/>
        </w:rPr>
        <w:t xml:space="preserve">SUIVI DES VERSIONS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tbl>
      <w:tblPr>
        <w:tblStyle w:val="Table1"/>
        <w:bidiVisual w:val="0"/>
        <w:tblW w:w="9180.0" w:type="dxa"/>
        <w:jc w:val="left"/>
        <w:tblInd w:w="-6.999999999999993" w:type="dxa"/>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400"/>
      </w:tblPr>
      <w:tblGrid>
        <w:gridCol w:w="1033"/>
        <w:gridCol w:w="1661"/>
        <w:gridCol w:w="4205"/>
        <w:gridCol w:w="2281"/>
        <w:tblGridChange w:id="0">
          <w:tblGrid>
            <w:gridCol w:w="1033"/>
            <w:gridCol w:w="1661"/>
            <w:gridCol w:w="4205"/>
            <w:gridCol w:w="2281"/>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Version</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Date</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Objet de la version</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Par</w:t>
            </w:r>
          </w:p>
        </w:tc>
      </w:tr>
      <w:tr>
        <w:tc>
          <w:tcPr/>
          <w:p w:rsidR="00000000" w:rsidDel="00000000" w:rsidP="00000000" w:rsidRDefault="00000000" w:rsidRPr="00000000">
            <w:pPr>
              <w:pBdr/>
              <w:contextualSpacing w:val="0"/>
              <w:rPr/>
            </w:pPr>
            <w:r w:rsidDel="00000000" w:rsidR="00000000" w:rsidRPr="00000000">
              <w:rPr>
                <w:rtl w:val="0"/>
              </w:rPr>
              <w:t xml:space="preserve">1.0</w:t>
            </w:r>
          </w:p>
        </w:tc>
        <w:tc>
          <w:tcPr/>
          <w:p w:rsidR="00000000" w:rsidDel="00000000" w:rsidP="00000000" w:rsidRDefault="00000000" w:rsidRPr="00000000">
            <w:pPr>
              <w:pBdr/>
              <w:contextualSpacing w:val="0"/>
              <w:rPr/>
            </w:pPr>
            <w:r w:rsidDel="00000000" w:rsidR="00000000" w:rsidRPr="00000000">
              <w:rPr>
                <w:rtl w:val="0"/>
              </w:rPr>
              <w:t xml:space="preserve">19/06/2013</w:t>
            </w:r>
          </w:p>
        </w:tc>
        <w:tc>
          <w:tcPr/>
          <w:p w:rsidR="00000000" w:rsidDel="00000000" w:rsidP="00000000" w:rsidRDefault="00000000" w:rsidRPr="00000000">
            <w:pPr>
              <w:pBdr/>
              <w:contextualSpacing w:val="0"/>
              <w:rPr/>
            </w:pPr>
            <w:r w:rsidDel="00000000" w:rsidR="00000000" w:rsidRPr="00000000">
              <w:rPr>
                <w:rtl w:val="0"/>
              </w:rPr>
              <w:t xml:space="preserve">Mise en forme sous la nouvelle charte</w:t>
            </w:r>
          </w:p>
        </w:tc>
        <w:tc>
          <w:tcPr/>
          <w:p w:rsidR="00000000" w:rsidDel="00000000" w:rsidP="00000000" w:rsidRDefault="00000000" w:rsidRPr="00000000">
            <w:pPr>
              <w:pBdr/>
              <w:contextualSpacing w:val="0"/>
              <w:rPr/>
            </w:pPr>
            <w:r w:rsidDel="00000000" w:rsidR="00000000" w:rsidRPr="00000000">
              <w:rPr>
                <w:rtl w:val="0"/>
              </w:rPr>
              <w:t xml:space="preserve">Sara AREZKI</w:t>
            </w:r>
          </w:p>
        </w:tc>
      </w:tr>
      <w:tr>
        <w:tc>
          <w:tcPr/>
          <w:p w:rsidR="00000000" w:rsidDel="00000000" w:rsidP="00000000" w:rsidRDefault="00000000" w:rsidRPr="00000000">
            <w:pPr>
              <w:pBdr/>
              <w:contextualSpacing w:val="0"/>
              <w:rPr/>
            </w:pPr>
            <w:r w:rsidDel="00000000" w:rsidR="00000000" w:rsidRPr="00000000">
              <w:rPr>
                <w:rtl w:val="0"/>
              </w:rPr>
              <w:t xml:space="preserve">1.1</w:t>
            </w:r>
          </w:p>
        </w:tc>
        <w:tc>
          <w:tcPr/>
          <w:p w:rsidR="00000000" w:rsidDel="00000000" w:rsidP="00000000" w:rsidRDefault="00000000" w:rsidRPr="00000000">
            <w:pPr>
              <w:pBdr/>
              <w:contextualSpacing w:val="0"/>
              <w:rPr/>
            </w:pPr>
            <w:r w:rsidDel="00000000" w:rsidR="00000000" w:rsidRPr="00000000">
              <w:rPr>
                <w:rtl w:val="0"/>
              </w:rPr>
              <w:t xml:space="preserve">08/10/2014</w:t>
            </w:r>
          </w:p>
        </w:tc>
        <w:tc>
          <w:tcPr/>
          <w:p w:rsidR="00000000" w:rsidDel="00000000" w:rsidP="00000000" w:rsidRDefault="00000000" w:rsidRPr="00000000">
            <w:pPr>
              <w:pBdr/>
              <w:contextualSpacing w:val="0"/>
              <w:rPr/>
            </w:pPr>
            <w:r w:rsidDel="00000000" w:rsidR="00000000" w:rsidRPr="00000000">
              <w:rPr>
                <w:rtl w:val="0"/>
              </w:rPr>
              <w:t xml:space="preserve">Ajout de sections Vermeg</w:t>
            </w:r>
          </w:p>
        </w:tc>
        <w:tc>
          <w:tcPr/>
          <w:p w:rsidR="00000000" w:rsidDel="00000000" w:rsidP="00000000" w:rsidRDefault="00000000" w:rsidRPr="00000000">
            <w:pPr>
              <w:pBdr/>
              <w:contextualSpacing w:val="0"/>
              <w:rPr/>
            </w:pPr>
            <w:r w:rsidDel="00000000" w:rsidR="00000000" w:rsidRPr="00000000">
              <w:rPr>
                <w:rtl w:val="0"/>
              </w:rPr>
              <w:t xml:space="preserve">Ramzi Abid</w:t>
            </w:r>
          </w:p>
        </w:tc>
      </w:tr>
      <w:tr>
        <w:tc>
          <w:tcPr/>
          <w:p w:rsidR="00000000" w:rsidDel="00000000" w:rsidP="00000000" w:rsidRDefault="00000000" w:rsidRPr="00000000">
            <w:pPr>
              <w:pBdr/>
              <w:contextualSpacing w:val="0"/>
              <w:rPr/>
            </w:pPr>
            <w:r w:rsidDel="00000000" w:rsidR="00000000" w:rsidRPr="00000000">
              <w:rPr>
                <w:rtl w:val="0"/>
              </w:rPr>
              <w:t xml:space="preserve">1.2</w:t>
            </w:r>
          </w:p>
        </w:tc>
        <w:tc>
          <w:tcPr/>
          <w:p w:rsidR="00000000" w:rsidDel="00000000" w:rsidP="00000000" w:rsidRDefault="00000000" w:rsidRPr="00000000">
            <w:pPr>
              <w:pBdr/>
              <w:contextualSpacing w:val="0"/>
              <w:rPr/>
            </w:pPr>
            <w:r w:rsidDel="00000000" w:rsidR="00000000" w:rsidRPr="00000000">
              <w:rPr>
                <w:rtl w:val="0"/>
              </w:rPr>
              <w:t xml:space="preserve">19/12/2014</w:t>
            </w:r>
          </w:p>
        </w:tc>
        <w:tc>
          <w:tcPr/>
          <w:p w:rsidR="00000000" w:rsidDel="00000000" w:rsidP="00000000" w:rsidRDefault="00000000" w:rsidRPr="00000000">
            <w:pPr>
              <w:pBdr/>
              <w:contextualSpacing w:val="0"/>
              <w:rPr/>
            </w:pPr>
            <w:r w:rsidDel="00000000" w:rsidR="00000000" w:rsidRPr="00000000">
              <w:rPr>
                <w:rtl w:val="0"/>
              </w:rPr>
              <w:t xml:space="preserve">Rédaction des spécifications</w:t>
            </w:r>
          </w:p>
        </w:tc>
        <w:tc>
          <w:tcPr/>
          <w:p w:rsidR="00000000" w:rsidDel="00000000" w:rsidP="00000000" w:rsidRDefault="00000000" w:rsidRPr="00000000">
            <w:pPr>
              <w:pBdr/>
              <w:contextualSpacing w:val="0"/>
              <w:rPr/>
            </w:pPr>
            <w:r w:rsidDel="00000000" w:rsidR="00000000" w:rsidRPr="00000000">
              <w:rPr>
                <w:rtl w:val="0"/>
              </w:rPr>
              <w:t xml:space="preserve">Nadia Ben Chaabene</w:t>
            </w:r>
          </w:p>
        </w:tc>
      </w:tr>
      <w:tr>
        <w:tc>
          <w:tcPr/>
          <w:p w:rsidR="00000000" w:rsidDel="00000000" w:rsidP="00000000" w:rsidRDefault="00000000" w:rsidRPr="00000000">
            <w:pPr>
              <w:pBdr/>
              <w:contextualSpacing w:val="0"/>
              <w:rPr/>
            </w:pPr>
            <w:r w:rsidDel="00000000" w:rsidR="00000000" w:rsidRPr="00000000">
              <w:rPr>
                <w:rtl w:val="0"/>
              </w:rPr>
              <w:t xml:space="preserve">1.3</w:t>
            </w:r>
          </w:p>
        </w:tc>
        <w:tc>
          <w:tcPr/>
          <w:p w:rsidR="00000000" w:rsidDel="00000000" w:rsidP="00000000" w:rsidRDefault="00000000" w:rsidRPr="00000000">
            <w:pPr>
              <w:pBdr/>
              <w:contextualSpacing w:val="0"/>
              <w:rPr/>
            </w:pPr>
            <w:r w:rsidDel="00000000" w:rsidR="00000000" w:rsidRPr="00000000">
              <w:rPr>
                <w:rtl w:val="0"/>
              </w:rPr>
              <w:t xml:space="preserve">30/12/2014</w:t>
            </w:r>
          </w:p>
        </w:tc>
        <w:tc>
          <w:tcPr/>
          <w:p w:rsidR="00000000" w:rsidDel="00000000" w:rsidP="00000000" w:rsidRDefault="00000000" w:rsidRPr="00000000">
            <w:pPr>
              <w:pBdr/>
              <w:contextualSpacing w:val="0"/>
              <w:rPr/>
            </w:pPr>
            <w:r w:rsidDel="00000000" w:rsidR="00000000" w:rsidRPr="00000000">
              <w:rPr>
                <w:rtl w:val="0"/>
              </w:rPr>
              <w:t xml:space="preserve">Remarques AWB</w:t>
            </w:r>
          </w:p>
        </w:tc>
        <w:tc>
          <w:tcPr/>
          <w:p w:rsidR="00000000" w:rsidDel="00000000" w:rsidP="00000000" w:rsidRDefault="00000000" w:rsidRPr="00000000">
            <w:pPr>
              <w:pBdr/>
              <w:contextualSpacing w:val="0"/>
              <w:rPr/>
            </w:pPr>
            <w:r w:rsidDel="00000000" w:rsidR="00000000" w:rsidRPr="00000000">
              <w:rPr>
                <w:rtl w:val="0"/>
              </w:rPr>
              <w:t xml:space="preserve">AWB</w:t>
            </w:r>
          </w:p>
        </w:tc>
      </w:tr>
      <w:tr>
        <w:tc>
          <w:tcPr/>
          <w:p w:rsidR="00000000" w:rsidDel="00000000" w:rsidP="00000000" w:rsidRDefault="00000000" w:rsidRPr="00000000">
            <w:pPr>
              <w:pBdr/>
              <w:tabs>
                <w:tab w:val="left" w:pos="787"/>
              </w:tabs>
              <w:contextualSpacing w:val="0"/>
              <w:rPr/>
            </w:pPr>
            <w:r w:rsidDel="00000000" w:rsidR="00000000" w:rsidRPr="00000000">
              <w:rPr>
                <w:rtl w:val="0"/>
              </w:rPr>
              <w:t xml:space="preserve">1.4</w:t>
              <w:tab/>
            </w:r>
          </w:p>
        </w:tc>
        <w:tc>
          <w:tcPr/>
          <w:p w:rsidR="00000000" w:rsidDel="00000000" w:rsidP="00000000" w:rsidRDefault="00000000" w:rsidRPr="00000000">
            <w:pPr>
              <w:pBdr/>
              <w:contextualSpacing w:val="0"/>
              <w:rPr/>
            </w:pPr>
            <w:r w:rsidDel="00000000" w:rsidR="00000000" w:rsidRPr="00000000">
              <w:rPr>
                <w:rtl w:val="0"/>
              </w:rPr>
              <w:t xml:space="preserve">06/01/2015</w:t>
            </w:r>
          </w:p>
        </w:tc>
        <w:tc>
          <w:tcPr/>
          <w:p w:rsidR="00000000" w:rsidDel="00000000" w:rsidP="00000000" w:rsidRDefault="00000000" w:rsidRPr="00000000">
            <w:pPr>
              <w:pBdr/>
              <w:contextualSpacing w:val="0"/>
              <w:rPr/>
            </w:pPr>
            <w:r w:rsidDel="00000000" w:rsidR="00000000" w:rsidRPr="00000000">
              <w:rPr>
                <w:rtl w:val="0"/>
              </w:rPr>
              <w:t xml:space="preserve">Retour sur les remarques AWB</w:t>
            </w:r>
          </w:p>
        </w:tc>
        <w:tc>
          <w:tcPr/>
          <w:p w:rsidR="00000000" w:rsidDel="00000000" w:rsidP="00000000" w:rsidRDefault="00000000" w:rsidRPr="00000000">
            <w:pPr>
              <w:pBdr/>
              <w:contextualSpacing w:val="0"/>
              <w:rPr/>
            </w:pPr>
            <w:r w:rsidDel="00000000" w:rsidR="00000000" w:rsidRPr="00000000">
              <w:rPr>
                <w:rtl w:val="0"/>
              </w:rPr>
              <w:t xml:space="preserve">Nadia Ben Chaabene</w:t>
            </w:r>
          </w:p>
        </w:tc>
      </w:tr>
      <w:tr>
        <w:tc>
          <w:tcPr/>
          <w:p w:rsidR="00000000" w:rsidDel="00000000" w:rsidP="00000000" w:rsidRDefault="00000000" w:rsidRPr="00000000">
            <w:pPr>
              <w:pBdr/>
              <w:contextualSpacing w:val="0"/>
              <w:rPr/>
            </w:pPr>
            <w:r w:rsidDel="00000000" w:rsidR="00000000" w:rsidRPr="00000000">
              <w:rPr>
                <w:rtl w:val="0"/>
              </w:rPr>
              <w:t xml:space="preserve">1.5</w:t>
            </w:r>
          </w:p>
        </w:tc>
        <w:tc>
          <w:tcPr/>
          <w:p w:rsidR="00000000" w:rsidDel="00000000" w:rsidP="00000000" w:rsidRDefault="00000000" w:rsidRPr="00000000">
            <w:pPr>
              <w:pBdr/>
              <w:contextualSpacing w:val="0"/>
              <w:rPr/>
            </w:pPr>
            <w:r w:rsidDel="00000000" w:rsidR="00000000" w:rsidRPr="00000000">
              <w:rPr>
                <w:rtl w:val="0"/>
              </w:rPr>
              <w:t xml:space="preserve">09/01/2015</w:t>
            </w:r>
          </w:p>
        </w:tc>
        <w:tc>
          <w:tcPr/>
          <w:p w:rsidR="00000000" w:rsidDel="00000000" w:rsidP="00000000" w:rsidRDefault="00000000" w:rsidRPr="00000000">
            <w:pPr>
              <w:pBdr/>
              <w:contextualSpacing w:val="0"/>
              <w:rPr/>
            </w:pPr>
            <w:r w:rsidDel="00000000" w:rsidR="00000000" w:rsidRPr="00000000">
              <w:rPr>
                <w:rtl w:val="0"/>
              </w:rPr>
              <w:t xml:space="preserve">Remarques AWB</w:t>
            </w:r>
          </w:p>
        </w:tc>
        <w:tc>
          <w:tcPr/>
          <w:p w:rsidR="00000000" w:rsidDel="00000000" w:rsidP="00000000" w:rsidRDefault="00000000" w:rsidRPr="00000000">
            <w:pPr>
              <w:pBdr/>
              <w:contextualSpacing w:val="0"/>
              <w:rPr/>
            </w:pPr>
            <w:r w:rsidDel="00000000" w:rsidR="00000000" w:rsidRPr="00000000">
              <w:rPr>
                <w:rtl w:val="0"/>
              </w:rPr>
              <w:t xml:space="preserve">AWB</w:t>
            </w:r>
          </w:p>
        </w:tc>
      </w:tr>
      <w:tr>
        <w:tc>
          <w:tcPr/>
          <w:p w:rsidR="00000000" w:rsidDel="00000000" w:rsidP="00000000" w:rsidRDefault="00000000" w:rsidRPr="00000000">
            <w:pPr>
              <w:pBdr/>
              <w:tabs>
                <w:tab w:val="left" w:pos="787"/>
              </w:tabs>
              <w:contextualSpacing w:val="0"/>
              <w:rPr/>
            </w:pPr>
            <w:r w:rsidDel="00000000" w:rsidR="00000000" w:rsidRPr="00000000">
              <w:rPr>
                <w:rtl w:val="0"/>
              </w:rPr>
              <w:t xml:space="preserve">1.6</w:t>
              <w:tab/>
            </w:r>
          </w:p>
        </w:tc>
        <w:tc>
          <w:tcPr/>
          <w:p w:rsidR="00000000" w:rsidDel="00000000" w:rsidP="00000000" w:rsidRDefault="00000000" w:rsidRPr="00000000">
            <w:pPr>
              <w:pBdr/>
              <w:contextualSpacing w:val="0"/>
              <w:rPr/>
            </w:pPr>
            <w:r w:rsidDel="00000000" w:rsidR="00000000" w:rsidRPr="00000000">
              <w:rPr>
                <w:rtl w:val="0"/>
              </w:rPr>
              <w:t xml:space="preserve">19/01/2015</w:t>
            </w:r>
          </w:p>
        </w:tc>
        <w:tc>
          <w:tcPr/>
          <w:p w:rsidR="00000000" w:rsidDel="00000000" w:rsidP="00000000" w:rsidRDefault="00000000" w:rsidRPr="00000000">
            <w:pPr>
              <w:pBdr/>
              <w:contextualSpacing w:val="0"/>
              <w:rPr/>
            </w:pPr>
            <w:r w:rsidDel="00000000" w:rsidR="00000000" w:rsidRPr="00000000">
              <w:rPr>
                <w:rtl w:val="0"/>
              </w:rPr>
              <w:t xml:space="preserve">Retour sur les remarques AWB</w:t>
            </w:r>
          </w:p>
        </w:tc>
        <w:tc>
          <w:tcPr/>
          <w:p w:rsidR="00000000" w:rsidDel="00000000" w:rsidP="00000000" w:rsidRDefault="00000000" w:rsidRPr="00000000">
            <w:pPr>
              <w:pBdr/>
              <w:contextualSpacing w:val="0"/>
              <w:rPr/>
            </w:pPr>
            <w:r w:rsidDel="00000000" w:rsidR="00000000" w:rsidRPr="00000000">
              <w:rPr>
                <w:rtl w:val="0"/>
              </w:rPr>
              <w:t xml:space="preserve">Nadia Ben Chaabene</w:t>
            </w:r>
          </w:p>
        </w:tc>
      </w:tr>
      <w:tr>
        <w:tc>
          <w:tcPr/>
          <w:p w:rsidR="00000000" w:rsidDel="00000000" w:rsidP="00000000" w:rsidRDefault="00000000" w:rsidRPr="00000000">
            <w:pPr>
              <w:pBdr/>
              <w:tabs>
                <w:tab w:val="left" w:pos="787"/>
              </w:tabs>
              <w:contextualSpacing w:val="0"/>
              <w:rPr/>
            </w:pPr>
            <w:r w:rsidDel="00000000" w:rsidR="00000000" w:rsidRPr="00000000">
              <w:rPr>
                <w:rtl w:val="0"/>
              </w:rPr>
              <w:t xml:space="preserve">1.7</w:t>
            </w:r>
          </w:p>
        </w:tc>
        <w:tc>
          <w:tcPr/>
          <w:p w:rsidR="00000000" w:rsidDel="00000000" w:rsidP="00000000" w:rsidRDefault="00000000" w:rsidRPr="00000000">
            <w:pPr>
              <w:pBdr/>
              <w:contextualSpacing w:val="0"/>
              <w:rPr/>
            </w:pPr>
            <w:r w:rsidDel="00000000" w:rsidR="00000000" w:rsidRPr="00000000">
              <w:rPr>
                <w:rtl w:val="0"/>
              </w:rPr>
              <w:t xml:space="preserve">08/04/2015</w:t>
            </w:r>
          </w:p>
        </w:tc>
        <w:tc>
          <w:tcPr/>
          <w:p w:rsidR="00000000" w:rsidDel="00000000" w:rsidP="00000000" w:rsidRDefault="00000000" w:rsidRPr="00000000">
            <w:pPr>
              <w:pBdr/>
              <w:contextualSpacing w:val="0"/>
              <w:rPr/>
            </w:pPr>
            <w:r w:rsidDel="00000000" w:rsidR="00000000" w:rsidRPr="00000000">
              <w:rPr>
                <w:rtl w:val="0"/>
              </w:rPr>
              <w:t xml:space="preserve">Mise à jour des gaps non retenus</w:t>
            </w:r>
          </w:p>
        </w:tc>
        <w:tc>
          <w:tcPr/>
          <w:p w:rsidR="00000000" w:rsidDel="00000000" w:rsidP="00000000" w:rsidRDefault="00000000" w:rsidRPr="00000000">
            <w:pPr>
              <w:pBdr/>
              <w:contextualSpacing w:val="0"/>
              <w:rPr/>
            </w:pPr>
            <w:r w:rsidDel="00000000" w:rsidR="00000000" w:rsidRPr="00000000">
              <w:rPr>
                <w:rtl w:val="0"/>
              </w:rPr>
              <w:t xml:space="preserve">Nadia Ben chaabene</w:t>
            </w:r>
          </w:p>
        </w:tc>
      </w:tr>
    </w:tbl>
    <w:p w:rsidR="00000000" w:rsidDel="00000000" w:rsidP="00000000" w:rsidRDefault="00000000" w:rsidRPr="00000000">
      <w:pPr>
        <w:pBdr/>
        <w:contextualSpacing w:val="0"/>
        <w:rPr/>
      </w:pPr>
      <w:bookmarkStart w:colFirst="0" w:colLast="0" w:name="_1fob9te" w:id="2"/>
      <w:bookmarkEnd w:id="2"/>
      <w:r w:rsidDel="00000000" w:rsidR="00000000" w:rsidRPr="00000000">
        <w:rPr>
          <w:rtl w:val="0"/>
        </w:rPr>
      </w:r>
    </w:p>
    <w:p w:rsidR="00000000" w:rsidDel="00000000" w:rsidP="00000000" w:rsidRDefault="00000000" w:rsidRPr="00000000">
      <w:pPr>
        <w:pBdr/>
        <w:contextualSpacing w:val="0"/>
        <w:rPr>
          <w:b w:val="1"/>
          <w:sz w:val="32"/>
          <w:szCs w:val="32"/>
        </w:rPr>
      </w:pPr>
      <w:bookmarkStart w:colFirst="0" w:colLast="0" w:name="_3znysh7" w:id="3"/>
      <w:bookmarkEnd w:id="3"/>
      <w:r w:rsidDel="00000000" w:rsidR="00000000" w:rsidRPr="00000000">
        <w:rPr>
          <w:b w:val="1"/>
          <w:sz w:val="32"/>
          <w:szCs w:val="32"/>
          <w:rtl w:val="0"/>
        </w:rPr>
        <w:t xml:space="preserve">LISTE DE DIFFUSION</w:t>
      </w:r>
    </w:p>
    <w:p w:rsidR="00000000" w:rsidDel="00000000" w:rsidP="00000000" w:rsidRDefault="00000000" w:rsidRPr="00000000">
      <w:pPr>
        <w:pBdr/>
        <w:contextualSpacing w:val="0"/>
        <w:rPr/>
      </w:pPr>
      <w:r w:rsidDel="00000000" w:rsidR="00000000" w:rsidRPr="00000000">
        <w:rPr>
          <w:rtl w:val="0"/>
        </w:rPr>
      </w:r>
    </w:p>
    <w:tbl>
      <w:tblPr>
        <w:tblStyle w:val="Table2"/>
        <w:bidiVisual w:val="0"/>
        <w:tblW w:w="9072.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000"/>
      </w:tblPr>
      <w:tblGrid>
        <w:gridCol w:w="3544"/>
        <w:gridCol w:w="1418"/>
        <w:gridCol w:w="1417"/>
        <w:gridCol w:w="1361"/>
        <w:gridCol w:w="1332"/>
        <w:tblGridChange w:id="0">
          <w:tblGrid>
            <w:gridCol w:w="3544"/>
            <w:gridCol w:w="1418"/>
            <w:gridCol w:w="1417"/>
            <w:gridCol w:w="1361"/>
            <w:gridCol w:w="1332"/>
          </w:tblGrid>
        </w:tblGridChange>
      </w:tblGrid>
      <w:tr>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Nom</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Information</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Vérification</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Approbation</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Application</w:t>
            </w:r>
          </w:p>
        </w:tc>
      </w:tr>
      <w:tr>
        <w:trPr>
          <w:trHeight w:val="220" w:hRule="atLeast"/>
        </w:trPr>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Habib Tanoubi</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rPr>
          <w:trHeight w:val="220" w:hRule="atLeast"/>
        </w:trPr>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Youssef Fettah</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Samira Kaine</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Othman Jalal</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Mohamed Amine Bouayad</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Hamza Tahiri</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Ahmed Aaddi</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Mohamed Soussi</w:t>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Othmane Daky</w:t>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Omar Loukili</w:t>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Soumaya Lrhezzioui</w:t>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Sanaa Chemsi</w:t>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Siham Lachaal</w:t>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Anass Idrissi Sbai</w:t>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Amine Benabdslam</w:t>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bl>
    <w:p w:rsidR="00000000" w:rsidDel="00000000" w:rsidP="00000000" w:rsidRDefault="00000000" w:rsidRPr="00000000">
      <w:pPr>
        <w:pBdr/>
        <w:contextualSpacing w:val="0"/>
        <w:rPr/>
      </w:pPr>
      <w:bookmarkStart w:colFirst="0" w:colLast="0" w:name="_2et92p0" w:id="4"/>
      <w:bookmarkEnd w:id="4"/>
      <w:r w:rsidDel="00000000" w:rsidR="00000000" w:rsidRPr="00000000">
        <w:rPr>
          <w:rtl w:val="0"/>
        </w:rPr>
      </w:r>
    </w:p>
    <w:p w:rsidR="00000000" w:rsidDel="00000000" w:rsidP="00000000" w:rsidRDefault="00000000" w:rsidRPr="00000000">
      <w:pPr>
        <w:pBdr/>
        <w:contextualSpacing w:val="0"/>
        <w:rPr>
          <w:b w:val="1"/>
          <w:sz w:val="32"/>
          <w:szCs w:val="32"/>
        </w:rPr>
      </w:pPr>
      <w:bookmarkStart w:colFirst="0" w:colLast="0" w:name="_tyjcwt" w:id="5"/>
      <w:bookmarkEnd w:id="5"/>
      <w:r w:rsidDel="00000000" w:rsidR="00000000" w:rsidRPr="00000000">
        <w:rPr>
          <w:b w:val="1"/>
          <w:sz w:val="32"/>
          <w:szCs w:val="32"/>
          <w:rtl w:val="0"/>
        </w:rPr>
        <w:t xml:space="preserve">DOCUMENTS APPLICABLES ET DE REFERENCE</w:t>
      </w:r>
    </w:p>
    <w:p w:rsidR="00000000" w:rsidDel="00000000" w:rsidP="00000000" w:rsidRDefault="00000000" w:rsidRPr="00000000">
      <w:pPr>
        <w:pBdr/>
        <w:contextualSpacing w:val="0"/>
        <w:rPr/>
      </w:pPr>
      <w:r w:rsidDel="00000000" w:rsidR="00000000" w:rsidRPr="00000000">
        <w:rPr>
          <w:rtl w:val="0"/>
        </w:rPr>
      </w:r>
    </w:p>
    <w:tbl>
      <w:tblPr>
        <w:tblStyle w:val="Table3"/>
        <w:bidiVisual w:val="0"/>
        <w:tblW w:w="9072.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000"/>
      </w:tblPr>
      <w:tblGrid>
        <w:gridCol w:w="4678"/>
        <w:gridCol w:w="2977"/>
        <w:gridCol w:w="1417"/>
        <w:tblGridChange w:id="0">
          <w:tblGrid>
            <w:gridCol w:w="4678"/>
            <w:gridCol w:w="2977"/>
            <w:gridCol w:w="1417"/>
          </w:tblGrid>
        </w:tblGridChange>
      </w:tblGrid>
      <w:tr>
        <w:trPr>
          <w:trHeight w:val="260" w:hRule="atLeast"/>
        </w:trPr>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Titre</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Référence (R) / Applicable (A)</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Version</w:t>
            </w:r>
          </w:p>
        </w:tc>
      </w:tr>
      <w:tr>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r>
    </w:tbl>
    <w:p w:rsidR="00000000" w:rsidDel="00000000" w:rsidP="00000000" w:rsidRDefault="00000000" w:rsidRPr="00000000">
      <w:pPr>
        <w:pBdr/>
        <w:contextualSpacing w:val="0"/>
        <w:rPr/>
      </w:pPr>
      <w:bookmarkStart w:colFirst="0" w:colLast="0" w:name="_3dy6vkm" w:id="6"/>
      <w:bookmarkEnd w:id="6"/>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b w:val="1"/>
          <w:sz w:val="32"/>
          <w:szCs w:val="32"/>
        </w:rPr>
      </w:pPr>
      <w:bookmarkStart w:colFirst="0" w:colLast="0" w:name="_1t3h5sf" w:id="7"/>
      <w:bookmarkEnd w:id="7"/>
      <w:r w:rsidDel="00000000" w:rsidR="00000000" w:rsidRPr="00000000">
        <w:rPr>
          <w:b w:val="1"/>
          <w:sz w:val="32"/>
          <w:szCs w:val="32"/>
          <w:rtl w:val="0"/>
        </w:rPr>
        <w:t xml:space="preserve">TERMINOLOGIES ET ACRONYMES</w:t>
      </w:r>
    </w:p>
    <w:p w:rsidR="00000000" w:rsidDel="00000000" w:rsidP="00000000" w:rsidRDefault="00000000" w:rsidRPr="00000000">
      <w:pPr>
        <w:pBdr/>
        <w:contextualSpacing w:val="0"/>
        <w:rPr/>
      </w:pPr>
      <w:r w:rsidDel="00000000" w:rsidR="00000000" w:rsidRPr="00000000">
        <w:rPr>
          <w:rtl w:val="0"/>
        </w:rPr>
      </w:r>
    </w:p>
    <w:tbl>
      <w:tblPr>
        <w:tblStyle w:val="Table4"/>
        <w:bidiVisual w:val="0"/>
        <w:tblW w:w="9072.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000"/>
      </w:tblPr>
      <w:tblGrid>
        <w:gridCol w:w="4678"/>
        <w:gridCol w:w="4394"/>
        <w:tblGridChange w:id="0">
          <w:tblGrid>
            <w:gridCol w:w="4678"/>
            <w:gridCol w:w="4394"/>
          </w:tblGrid>
        </w:tblGridChange>
      </w:tblGrid>
      <w:tr>
        <w:trPr>
          <w:trHeight w:val="260" w:hRule="atLeast"/>
        </w:trPr>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Terminologie / Acronyme</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Définition</w:t>
            </w:r>
          </w:p>
        </w:tc>
      </w:tr>
      <w:t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AWB</w:t>
            </w:r>
          </w:p>
        </w:tc>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Attijari Wafa Bank</w:t>
            </w:r>
          </w:p>
        </w:tc>
      </w:tr>
      <w:t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Ex date </w:t>
            </w:r>
          </w:p>
        </w:tc>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Date de détachement</w:t>
            </w:r>
          </w:p>
        </w:tc>
      </w:tr>
      <w:t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Les exécutions ou « entitlement »:</w:t>
            </w:r>
          </w:p>
        </w:tc>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le calcul prévisionnel du paiement à recevoir ou à payer</w:t>
            </w:r>
          </w:p>
        </w:tc>
      </w:tr>
      <w:t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Le paiement Marché  </w:t>
            </w:r>
          </w:p>
        </w:tc>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c’est l’opération de débit ou de crédit réelles, en titres, droits  ou  espèces</w:t>
            </w:r>
          </w:p>
        </w:tc>
      </w:tr>
      <w:t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Nostro Account</w:t>
            </w:r>
          </w:p>
        </w:tc>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Compte d’AWB chez le dépositaire</w:t>
            </w:r>
          </w:p>
        </w:tc>
      </w:tr>
      <w:t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OST</w:t>
            </w:r>
          </w:p>
        </w:tc>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Opération sur titres</w:t>
            </w:r>
          </w:p>
        </w:tc>
      </w:tr>
      <w:t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OST obligatoire</w:t>
            </w:r>
          </w:p>
        </w:tc>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Opérations ne nécessitant pas l’accord du client éligible et sont exécutées d’office sur son compte dès lors qu’il détient une quantité de titres éligibles à l’OST.</w:t>
            </w:r>
          </w:p>
        </w:tc>
      </w:tr>
      <w:t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OST optionnelles </w:t>
            </w:r>
          </w:p>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 Les OST avec choix sont des opérations qui nécessitent l’instruction du client éligible.</w:t>
            </w:r>
          </w:p>
        </w:tc>
      </w:tr>
      <w:t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Positions éligible</w:t>
            </w:r>
          </w:p>
        </w:tc>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Tout titulaire inscrit dans les livres d’un teneur de comptes et ayant un solde créditeur en une valeur mobilière à la date d’enregistrement définie dans le présent article.</w:t>
            </w:r>
          </w:p>
        </w:tc>
      </w:tr>
      <w:t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Percentage sought </w:t>
            </w:r>
          </w:p>
        </w:tc>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Pourcentage sollicité</w:t>
            </w:r>
          </w:p>
        </w:tc>
      </w:tr>
      <w:t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Record date </w:t>
            </w:r>
          </w:p>
        </w:tc>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Date d’enregistrement</w:t>
            </w:r>
          </w:p>
        </w:tc>
      </w:tr>
      <w:t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Settlement date </w:t>
            </w:r>
          </w:p>
        </w:tc>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Date de dénouement</w:t>
            </w:r>
          </w:p>
        </w:tc>
      </w:tr>
      <w:t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Subscription cost debit date</w:t>
            </w:r>
          </w:p>
        </w:tc>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Date de débit des coûts de souscription</w:t>
            </w:r>
          </w:p>
        </w:tc>
      </w:tr>
      <w:t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Trade date </w:t>
            </w:r>
          </w:p>
        </w:tc>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Date de négociation</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pPr>
        <w:pBdr/>
        <w:contextualSpacing w:val="0"/>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pPr>
        <w:pBdr/>
        <w:contextualSpacing w:val="0"/>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pPr>
        <w:pBdr/>
        <w:contextualSpacing w:val="0"/>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pPr>
        <w:pBdr/>
        <w:contextualSpacing w:val="0"/>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pPr>
        <w:pBdr/>
        <w:contextualSpacing w:val="0"/>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pPr>
        <w:pBdr/>
        <w:contextualSpacing w:val="0"/>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pPr>
        <w:pBdr/>
        <w:contextualSpacing w:val="0"/>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pPr>
        <w:pBdr/>
        <w:contextualSpacing w:val="0"/>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pPr>
        <w:pBdr/>
        <w:contextualSpacing w:val="0"/>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pPr>
        <w:pBdr/>
        <w:contextualSpacing w:val="0"/>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pPr>
        <w:pBdr/>
        <w:contextualSpacing w:val="0"/>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pPr>
        <w:pBdr/>
        <w:contextualSpacing w:val="0"/>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pPr>
        <w:keepNext w:val="1"/>
        <w:keepLines w:val="1"/>
        <w:pBdr/>
        <w:spacing w:after="0" w:before="480" w:line="240" w:lineRule="auto"/>
        <w:ind w:left="431" w:hanging="431"/>
        <w:contextualSpacing w:val="0"/>
        <w:rPr/>
      </w:pPr>
      <w:r w:rsidDel="00000000" w:rsidR="00000000" w:rsidRPr="00000000">
        <w:rPr>
          <w:rFonts w:ascii="Calibri" w:cs="Calibri" w:eastAsia="Calibri" w:hAnsi="Calibri"/>
          <w:b w:val="1"/>
          <w:smallCaps w:val="1"/>
          <w:sz w:val="32"/>
          <w:szCs w:val="32"/>
          <w:rtl w:val="0"/>
        </w:rPr>
        <w:t xml:space="preserve">Sommaire</w:t>
      </w:r>
      <w:hyperlink w:anchor="_1t3h5sf">
        <w:r w:rsidDel="00000000" w:rsidR="00000000" w:rsidRPr="00000000">
          <w:rPr>
            <w:rtl w:val="0"/>
          </w:rPr>
        </w:r>
      </w:hyperlink>
    </w:p>
    <w:sdt>
      <w:sdtPr>
        <w:docPartObj>
          <w:docPartGallery w:val="Table of Contents"/>
          <w:docPartUnique w:val="1"/>
        </w:docPartObj>
      </w:sdtPr>
      <w:sdtContent>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r w:rsidDel="00000000" w:rsidR="00000000" w:rsidRPr="00000000">
            <w:fldChar w:fldCharType="begin"/>
            <w:instrText xml:space="preserve"> TOC \h \u \z \n </w:instrText>
            <w:fldChar w:fldCharType="separate"/>
          </w:r>
          <w:hyperlink w:anchor="_1t3h5sf">
            <w:r w:rsidDel="00000000" w:rsidR="00000000" w:rsidRPr="00000000">
              <w:rPr>
                <w:rFonts w:ascii="Calibri" w:cs="Calibri" w:eastAsia="Calibri" w:hAnsi="Calibri"/>
                <w:b w:val="1"/>
                <w:color w:val="0000ff"/>
                <w:sz w:val="22"/>
                <w:szCs w:val="22"/>
                <w:u w:val="single"/>
                <w:rtl w:val="0"/>
              </w:rPr>
              <w:t xml:space="preserve">TERMINOLOGIES ET ACRONYMES</w:t>
            </w:r>
          </w:hyperlink>
          <w:hyperlink w:anchor="_4d34og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4d34og8">
            <w:r w:rsidDel="00000000" w:rsidR="00000000" w:rsidRPr="00000000">
              <w:rPr>
                <w:rFonts w:ascii="Calibri" w:cs="Calibri" w:eastAsia="Calibri" w:hAnsi="Calibri"/>
                <w:b w:val="0"/>
                <w:color w:val="0000ff"/>
                <w:sz w:val="22"/>
                <w:szCs w:val="22"/>
                <w:u w:val="single"/>
                <w:rtl w:val="0"/>
              </w:rPr>
              <w:t xml:space="preserve">1</w:t>
            </w:r>
          </w:hyperlink>
          <w:hyperlink w:anchor="_4d34og8">
            <w:r w:rsidDel="00000000" w:rsidR="00000000" w:rsidRPr="00000000">
              <w:rPr>
                <w:rFonts w:ascii="Calibri" w:cs="Calibri" w:eastAsia="Calibri" w:hAnsi="Calibri"/>
                <w:b w:val="0"/>
                <w:sz w:val="22"/>
                <w:szCs w:val="22"/>
                <w:rtl w:val="0"/>
              </w:rPr>
              <w:tab/>
            </w:r>
          </w:hyperlink>
          <w:hyperlink w:anchor="_4d34og8">
            <w:r w:rsidDel="00000000" w:rsidR="00000000" w:rsidRPr="00000000">
              <w:rPr>
                <w:rFonts w:ascii="Calibri" w:cs="Calibri" w:eastAsia="Calibri" w:hAnsi="Calibri"/>
                <w:b w:val="0"/>
                <w:color w:val="0000ff"/>
                <w:sz w:val="22"/>
                <w:szCs w:val="22"/>
                <w:u w:val="single"/>
                <w:rtl w:val="0"/>
              </w:rPr>
              <w:t xml:space="preserve">Introduction</w:t>
            </w:r>
          </w:hyperlink>
          <w:hyperlink w:anchor="_2s8eyo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s8eyo1">
            <w:r w:rsidDel="00000000" w:rsidR="00000000" w:rsidRPr="00000000">
              <w:rPr>
                <w:rFonts w:ascii="Calibri" w:cs="Calibri" w:eastAsia="Calibri" w:hAnsi="Calibri"/>
                <w:b w:val="0"/>
                <w:color w:val="0000ff"/>
                <w:sz w:val="22"/>
                <w:szCs w:val="22"/>
                <w:u w:val="single"/>
                <w:rtl w:val="0"/>
              </w:rPr>
              <w:t xml:space="preserve">1.1</w:t>
            </w:r>
          </w:hyperlink>
          <w:hyperlink w:anchor="_2s8eyo1">
            <w:r w:rsidDel="00000000" w:rsidR="00000000" w:rsidRPr="00000000">
              <w:rPr>
                <w:rFonts w:ascii="Calibri" w:cs="Calibri" w:eastAsia="Calibri" w:hAnsi="Calibri"/>
                <w:b w:val="0"/>
                <w:sz w:val="22"/>
                <w:szCs w:val="22"/>
                <w:rtl w:val="0"/>
              </w:rPr>
              <w:tab/>
            </w:r>
          </w:hyperlink>
          <w:hyperlink w:anchor="_2s8eyo1">
            <w:r w:rsidDel="00000000" w:rsidR="00000000" w:rsidRPr="00000000">
              <w:rPr>
                <w:rFonts w:ascii="Calibri" w:cs="Calibri" w:eastAsia="Calibri" w:hAnsi="Calibri"/>
                <w:b w:val="0"/>
                <w:color w:val="0000ff"/>
                <w:sz w:val="22"/>
                <w:szCs w:val="22"/>
                <w:u w:val="single"/>
                <w:rtl w:val="0"/>
              </w:rPr>
              <w:t xml:space="preserve">Objectifs du document</w:t>
            </w:r>
          </w:hyperlink>
          <w:hyperlink w:anchor="_3rdcrj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rdcrjn">
            <w:r w:rsidDel="00000000" w:rsidR="00000000" w:rsidRPr="00000000">
              <w:rPr>
                <w:rFonts w:ascii="Calibri" w:cs="Calibri" w:eastAsia="Calibri" w:hAnsi="Calibri"/>
                <w:b w:val="0"/>
                <w:color w:val="0000ff"/>
                <w:sz w:val="22"/>
                <w:szCs w:val="22"/>
                <w:u w:val="single"/>
                <w:rtl w:val="0"/>
              </w:rPr>
              <w:t xml:space="preserve">1.2</w:t>
            </w:r>
          </w:hyperlink>
          <w:hyperlink w:anchor="_3rdcrjn">
            <w:r w:rsidDel="00000000" w:rsidR="00000000" w:rsidRPr="00000000">
              <w:rPr>
                <w:rFonts w:ascii="Calibri" w:cs="Calibri" w:eastAsia="Calibri" w:hAnsi="Calibri"/>
                <w:b w:val="0"/>
                <w:sz w:val="22"/>
                <w:szCs w:val="22"/>
                <w:rtl w:val="0"/>
              </w:rPr>
              <w:tab/>
            </w:r>
          </w:hyperlink>
          <w:hyperlink w:anchor="_3rdcrjn">
            <w:r w:rsidDel="00000000" w:rsidR="00000000" w:rsidRPr="00000000">
              <w:rPr>
                <w:rFonts w:ascii="Calibri" w:cs="Calibri" w:eastAsia="Calibri" w:hAnsi="Calibri"/>
                <w:b w:val="0"/>
                <w:color w:val="0000ff"/>
                <w:sz w:val="22"/>
                <w:szCs w:val="22"/>
                <w:u w:val="single"/>
                <w:rtl w:val="0"/>
              </w:rPr>
              <w:t xml:space="preserve">Objectifs et périmètre du projet</w:t>
            </w:r>
          </w:hyperlink>
          <w:hyperlink w:anchor="_lnxbz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lnxbz9">
            <w:r w:rsidDel="00000000" w:rsidR="00000000" w:rsidRPr="00000000">
              <w:rPr>
                <w:rFonts w:ascii="Calibri" w:cs="Calibri" w:eastAsia="Calibri" w:hAnsi="Calibri"/>
                <w:b w:val="0"/>
                <w:color w:val="0000ff"/>
                <w:sz w:val="22"/>
                <w:szCs w:val="22"/>
                <w:u w:val="single"/>
                <w:rtl w:val="0"/>
              </w:rPr>
              <w:t xml:space="preserve">1.3</w:t>
            </w:r>
          </w:hyperlink>
          <w:hyperlink w:anchor="_lnxbz9">
            <w:r w:rsidDel="00000000" w:rsidR="00000000" w:rsidRPr="00000000">
              <w:rPr>
                <w:rFonts w:ascii="Calibri" w:cs="Calibri" w:eastAsia="Calibri" w:hAnsi="Calibri"/>
                <w:b w:val="0"/>
                <w:sz w:val="22"/>
                <w:szCs w:val="22"/>
                <w:rtl w:val="0"/>
              </w:rPr>
              <w:tab/>
            </w:r>
          </w:hyperlink>
          <w:hyperlink w:anchor="_lnxbz9">
            <w:r w:rsidDel="00000000" w:rsidR="00000000" w:rsidRPr="00000000">
              <w:rPr>
                <w:rFonts w:ascii="Calibri" w:cs="Calibri" w:eastAsia="Calibri" w:hAnsi="Calibri"/>
                <w:b w:val="0"/>
                <w:color w:val="0000ff"/>
                <w:sz w:val="22"/>
                <w:szCs w:val="22"/>
                <w:u w:val="single"/>
                <w:rtl w:val="0"/>
              </w:rPr>
              <w:t xml:space="preserve">Limites du document</w:t>
            </w:r>
          </w:hyperlink>
          <w:hyperlink w:anchor="_35nkun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5nkun2">
            <w:r w:rsidDel="00000000" w:rsidR="00000000" w:rsidRPr="00000000">
              <w:rPr>
                <w:rFonts w:ascii="Calibri" w:cs="Calibri" w:eastAsia="Calibri" w:hAnsi="Calibri"/>
                <w:b w:val="0"/>
                <w:color w:val="0000ff"/>
                <w:sz w:val="22"/>
                <w:szCs w:val="22"/>
                <w:u w:val="single"/>
                <w:rtl w:val="0"/>
              </w:rPr>
              <w:t xml:space="preserve">1.4</w:t>
            </w:r>
          </w:hyperlink>
          <w:hyperlink w:anchor="_35nkun2">
            <w:r w:rsidDel="00000000" w:rsidR="00000000" w:rsidRPr="00000000">
              <w:rPr>
                <w:rFonts w:ascii="Calibri" w:cs="Calibri" w:eastAsia="Calibri" w:hAnsi="Calibri"/>
                <w:b w:val="0"/>
                <w:sz w:val="22"/>
                <w:szCs w:val="22"/>
                <w:rtl w:val="0"/>
              </w:rPr>
              <w:tab/>
            </w:r>
          </w:hyperlink>
          <w:hyperlink w:anchor="_35nkun2">
            <w:r w:rsidDel="00000000" w:rsidR="00000000" w:rsidRPr="00000000">
              <w:rPr>
                <w:rFonts w:ascii="Calibri" w:cs="Calibri" w:eastAsia="Calibri" w:hAnsi="Calibri"/>
                <w:b w:val="0"/>
                <w:color w:val="0000ff"/>
                <w:sz w:val="22"/>
                <w:szCs w:val="22"/>
                <w:u w:val="single"/>
                <w:rtl w:val="0"/>
              </w:rPr>
              <w:t xml:space="preserve">Points en suspens</w:t>
            </w:r>
          </w:hyperlink>
          <w:hyperlink w:anchor="_1ksv4u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ksv4uv">
            <w:r w:rsidDel="00000000" w:rsidR="00000000" w:rsidRPr="00000000">
              <w:rPr>
                <w:rFonts w:ascii="Calibri" w:cs="Calibri" w:eastAsia="Calibri" w:hAnsi="Calibri"/>
                <w:b w:val="0"/>
                <w:color w:val="0000ff"/>
                <w:sz w:val="22"/>
                <w:szCs w:val="22"/>
                <w:u w:val="single"/>
                <w:rtl w:val="0"/>
              </w:rPr>
              <w:t xml:space="preserve">1.5</w:t>
            </w:r>
          </w:hyperlink>
          <w:hyperlink w:anchor="_1ksv4uv">
            <w:r w:rsidDel="00000000" w:rsidR="00000000" w:rsidRPr="00000000">
              <w:rPr>
                <w:rFonts w:ascii="Calibri" w:cs="Calibri" w:eastAsia="Calibri" w:hAnsi="Calibri"/>
                <w:b w:val="0"/>
                <w:sz w:val="22"/>
                <w:szCs w:val="22"/>
                <w:rtl w:val="0"/>
              </w:rPr>
              <w:tab/>
            </w:r>
          </w:hyperlink>
          <w:hyperlink w:anchor="_1ksv4uv">
            <w:r w:rsidDel="00000000" w:rsidR="00000000" w:rsidRPr="00000000">
              <w:rPr>
                <w:rFonts w:ascii="Calibri" w:cs="Calibri" w:eastAsia="Calibri" w:hAnsi="Calibri"/>
                <w:b w:val="0"/>
                <w:color w:val="0000ff"/>
                <w:sz w:val="22"/>
                <w:szCs w:val="22"/>
                <w:u w:val="single"/>
                <w:rtl w:val="0"/>
              </w:rPr>
              <w:t xml:space="preserve">Références</w:t>
            </w:r>
          </w:hyperlink>
          <w:hyperlink w:anchor="_44sini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44sinio">
            <w:r w:rsidDel="00000000" w:rsidR="00000000" w:rsidRPr="00000000">
              <w:rPr>
                <w:rFonts w:ascii="Calibri" w:cs="Calibri" w:eastAsia="Calibri" w:hAnsi="Calibri"/>
                <w:b w:val="0"/>
                <w:color w:val="0000ff"/>
                <w:sz w:val="22"/>
                <w:szCs w:val="22"/>
                <w:u w:val="single"/>
                <w:rtl w:val="0"/>
              </w:rPr>
              <w:t xml:space="preserve">2</w:t>
            </w:r>
          </w:hyperlink>
          <w:hyperlink w:anchor="_44sinio">
            <w:r w:rsidDel="00000000" w:rsidR="00000000" w:rsidRPr="00000000">
              <w:rPr>
                <w:rFonts w:ascii="Calibri" w:cs="Calibri" w:eastAsia="Calibri" w:hAnsi="Calibri"/>
                <w:b w:val="0"/>
                <w:sz w:val="22"/>
                <w:szCs w:val="22"/>
                <w:rtl w:val="0"/>
              </w:rPr>
              <w:tab/>
            </w:r>
          </w:hyperlink>
          <w:hyperlink w:anchor="_44sinio">
            <w:r w:rsidDel="00000000" w:rsidR="00000000" w:rsidRPr="00000000">
              <w:rPr>
                <w:rFonts w:ascii="Calibri" w:cs="Calibri" w:eastAsia="Calibri" w:hAnsi="Calibri"/>
                <w:b w:val="0"/>
                <w:color w:val="0000ff"/>
                <w:sz w:val="22"/>
                <w:szCs w:val="22"/>
                <w:u w:val="single"/>
                <w:rtl w:val="0"/>
              </w:rPr>
              <w:t xml:space="preserve">Diagramme de Flux</w:t>
            </w:r>
          </w:hyperlink>
          <w:hyperlink w:anchor="_2jxsxq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jxsxqh">
            <w:r w:rsidDel="00000000" w:rsidR="00000000" w:rsidRPr="00000000">
              <w:rPr>
                <w:rFonts w:ascii="Calibri" w:cs="Calibri" w:eastAsia="Calibri" w:hAnsi="Calibri"/>
                <w:b w:val="0"/>
                <w:color w:val="0000ff"/>
                <w:sz w:val="22"/>
                <w:szCs w:val="22"/>
                <w:u w:val="single"/>
                <w:rtl w:val="0"/>
              </w:rPr>
              <w:t xml:space="preserve">2.1</w:t>
            </w:r>
          </w:hyperlink>
          <w:hyperlink w:anchor="_2jxsxqh">
            <w:r w:rsidDel="00000000" w:rsidR="00000000" w:rsidRPr="00000000">
              <w:rPr>
                <w:rFonts w:ascii="Calibri" w:cs="Calibri" w:eastAsia="Calibri" w:hAnsi="Calibri"/>
                <w:b w:val="0"/>
                <w:sz w:val="22"/>
                <w:szCs w:val="22"/>
                <w:rtl w:val="0"/>
              </w:rPr>
              <w:tab/>
            </w:r>
          </w:hyperlink>
          <w:hyperlink w:anchor="_2jxsxqh">
            <w:r w:rsidDel="00000000" w:rsidR="00000000" w:rsidRPr="00000000">
              <w:rPr>
                <w:rFonts w:ascii="Calibri" w:cs="Calibri" w:eastAsia="Calibri" w:hAnsi="Calibri"/>
                <w:b w:val="0"/>
                <w:color w:val="0000ff"/>
                <w:sz w:val="22"/>
                <w:szCs w:val="22"/>
                <w:u w:val="single"/>
                <w:rtl w:val="0"/>
              </w:rPr>
              <w:t xml:space="preserve">Description du diagramme des flux :</w:t>
            </w:r>
          </w:hyperlink>
          <w:hyperlink w:anchor="_3j2qqm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j2qqm3">
            <w:r w:rsidDel="00000000" w:rsidR="00000000" w:rsidRPr="00000000">
              <w:rPr>
                <w:rFonts w:ascii="Calibri" w:cs="Calibri" w:eastAsia="Calibri" w:hAnsi="Calibri"/>
                <w:b w:val="0"/>
                <w:color w:val="0000ff"/>
                <w:sz w:val="22"/>
                <w:szCs w:val="22"/>
                <w:u w:val="single"/>
                <w:rtl w:val="0"/>
              </w:rPr>
              <w:t xml:space="preserve">2.2</w:t>
            </w:r>
          </w:hyperlink>
          <w:hyperlink w:anchor="_3j2qqm3">
            <w:r w:rsidDel="00000000" w:rsidR="00000000" w:rsidRPr="00000000">
              <w:rPr>
                <w:rFonts w:ascii="Calibri" w:cs="Calibri" w:eastAsia="Calibri" w:hAnsi="Calibri"/>
                <w:b w:val="0"/>
                <w:sz w:val="22"/>
                <w:szCs w:val="22"/>
                <w:rtl w:val="0"/>
              </w:rPr>
              <w:tab/>
            </w:r>
          </w:hyperlink>
          <w:hyperlink w:anchor="_3j2qqm3">
            <w:r w:rsidDel="00000000" w:rsidR="00000000" w:rsidRPr="00000000">
              <w:rPr>
                <w:rFonts w:ascii="Calibri" w:cs="Calibri" w:eastAsia="Calibri" w:hAnsi="Calibri"/>
                <w:b w:val="0"/>
                <w:color w:val="0000ff"/>
                <w:sz w:val="22"/>
                <w:szCs w:val="22"/>
                <w:u w:val="single"/>
                <w:rtl w:val="0"/>
              </w:rPr>
              <w:t xml:space="preserve">Liste des acteurs :</w:t>
            </w:r>
          </w:hyperlink>
          <w:hyperlink w:anchor="_4i7ojh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4i7ojhp">
            <w:r w:rsidDel="00000000" w:rsidR="00000000" w:rsidRPr="00000000">
              <w:rPr>
                <w:rFonts w:ascii="Calibri" w:cs="Calibri" w:eastAsia="Calibri" w:hAnsi="Calibri"/>
                <w:b w:val="0"/>
                <w:color w:val="0000ff"/>
                <w:sz w:val="22"/>
                <w:szCs w:val="22"/>
                <w:u w:val="single"/>
                <w:rtl w:val="0"/>
              </w:rPr>
              <w:t xml:space="preserve">2.3</w:t>
            </w:r>
          </w:hyperlink>
          <w:hyperlink w:anchor="_4i7ojhp">
            <w:r w:rsidDel="00000000" w:rsidR="00000000" w:rsidRPr="00000000">
              <w:rPr>
                <w:rFonts w:ascii="Calibri" w:cs="Calibri" w:eastAsia="Calibri" w:hAnsi="Calibri"/>
                <w:b w:val="0"/>
                <w:sz w:val="22"/>
                <w:szCs w:val="22"/>
                <w:rtl w:val="0"/>
              </w:rPr>
              <w:tab/>
            </w:r>
          </w:hyperlink>
          <w:hyperlink w:anchor="_4i7ojhp">
            <w:r w:rsidDel="00000000" w:rsidR="00000000" w:rsidRPr="00000000">
              <w:rPr>
                <w:rFonts w:ascii="Calibri" w:cs="Calibri" w:eastAsia="Calibri" w:hAnsi="Calibri"/>
                <w:b w:val="0"/>
                <w:color w:val="0000ff"/>
                <w:sz w:val="22"/>
                <w:szCs w:val="22"/>
                <w:u w:val="single"/>
                <w:rtl w:val="0"/>
              </w:rPr>
              <w:t xml:space="preserve">Liste des flux :</w:t>
            </w:r>
          </w:hyperlink>
          <w:hyperlink w:anchor="_1ci93x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1ci93xb">
            <w:r w:rsidDel="00000000" w:rsidR="00000000" w:rsidRPr="00000000">
              <w:rPr>
                <w:rFonts w:ascii="Calibri" w:cs="Calibri" w:eastAsia="Calibri" w:hAnsi="Calibri"/>
                <w:b w:val="0"/>
                <w:color w:val="0000ff"/>
                <w:sz w:val="22"/>
                <w:szCs w:val="22"/>
                <w:u w:val="single"/>
                <w:rtl w:val="0"/>
              </w:rPr>
              <w:t xml:space="preserve">3</w:t>
            </w:r>
          </w:hyperlink>
          <w:hyperlink w:anchor="_1ci93xb">
            <w:r w:rsidDel="00000000" w:rsidR="00000000" w:rsidRPr="00000000">
              <w:rPr>
                <w:rFonts w:ascii="Calibri" w:cs="Calibri" w:eastAsia="Calibri" w:hAnsi="Calibri"/>
                <w:b w:val="0"/>
                <w:sz w:val="22"/>
                <w:szCs w:val="22"/>
                <w:rtl w:val="0"/>
              </w:rPr>
              <w:tab/>
            </w:r>
          </w:hyperlink>
          <w:hyperlink w:anchor="_1ci93xb">
            <w:r w:rsidDel="00000000" w:rsidR="00000000" w:rsidRPr="00000000">
              <w:rPr>
                <w:rFonts w:ascii="Calibri" w:cs="Calibri" w:eastAsia="Calibri" w:hAnsi="Calibri"/>
                <w:b w:val="0"/>
                <w:color w:val="0000ff"/>
                <w:sz w:val="22"/>
                <w:szCs w:val="22"/>
                <w:u w:val="single"/>
                <w:rtl w:val="0"/>
              </w:rPr>
              <w:t xml:space="preserve">Processus Metier</w:t>
            </w:r>
          </w:hyperlink>
          <w:hyperlink w:anchor="_3whwml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whwml4">
            <w:r w:rsidDel="00000000" w:rsidR="00000000" w:rsidRPr="00000000">
              <w:rPr>
                <w:rFonts w:ascii="Calibri" w:cs="Calibri" w:eastAsia="Calibri" w:hAnsi="Calibri"/>
                <w:b w:val="0"/>
                <w:color w:val="0000ff"/>
                <w:sz w:val="22"/>
                <w:szCs w:val="22"/>
                <w:u w:val="single"/>
                <w:rtl w:val="0"/>
              </w:rPr>
              <w:t xml:space="preserve">3.1</w:t>
            </w:r>
          </w:hyperlink>
          <w:hyperlink w:anchor="_3whwml4">
            <w:r w:rsidDel="00000000" w:rsidR="00000000" w:rsidRPr="00000000">
              <w:rPr>
                <w:rFonts w:ascii="Calibri" w:cs="Calibri" w:eastAsia="Calibri" w:hAnsi="Calibri"/>
                <w:b w:val="0"/>
                <w:sz w:val="22"/>
                <w:szCs w:val="22"/>
                <w:rtl w:val="0"/>
              </w:rPr>
              <w:tab/>
            </w:r>
          </w:hyperlink>
          <w:hyperlink w:anchor="_3whwml4">
            <w:r w:rsidDel="00000000" w:rsidR="00000000" w:rsidRPr="00000000">
              <w:rPr>
                <w:rFonts w:ascii="Calibri" w:cs="Calibri" w:eastAsia="Calibri" w:hAnsi="Calibri"/>
                <w:b w:val="0"/>
                <w:color w:val="0000ff"/>
                <w:sz w:val="22"/>
                <w:szCs w:val="22"/>
                <w:u w:val="single"/>
                <w:rtl w:val="0"/>
              </w:rPr>
              <w:t xml:space="preserve">Gestion des annonces</w:t>
            </w:r>
          </w:hyperlink>
          <w:hyperlink w:anchor="_2bn6ws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bn6wsx">
            <w:r w:rsidDel="00000000" w:rsidR="00000000" w:rsidRPr="00000000">
              <w:rPr>
                <w:rFonts w:ascii="Calibri" w:cs="Calibri" w:eastAsia="Calibri" w:hAnsi="Calibri"/>
                <w:b w:val="0"/>
                <w:color w:val="0000ff"/>
                <w:sz w:val="22"/>
                <w:szCs w:val="22"/>
                <w:u w:val="single"/>
                <w:rtl w:val="0"/>
              </w:rPr>
              <w:t xml:space="preserve">3.1.1</w:t>
            </w:r>
          </w:hyperlink>
          <w:hyperlink w:anchor="_2bn6wsx">
            <w:r w:rsidDel="00000000" w:rsidR="00000000" w:rsidRPr="00000000">
              <w:rPr>
                <w:rFonts w:ascii="Calibri" w:cs="Calibri" w:eastAsia="Calibri" w:hAnsi="Calibri"/>
                <w:b w:val="0"/>
                <w:sz w:val="22"/>
                <w:szCs w:val="22"/>
                <w:rtl w:val="0"/>
              </w:rPr>
              <w:tab/>
            </w:r>
          </w:hyperlink>
          <w:hyperlink w:anchor="_2bn6wsx">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qsh70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qsh70q">
            <w:r w:rsidDel="00000000" w:rsidR="00000000" w:rsidRPr="00000000">
              <w:rPr>
                <w:rFonts w:ascii="Calibri" w:cs="Calibri" w:eastAsia="Calibri" w:hAnsi="Calibri"/>
                <w:b w:val="0"/>
                <w:color w:val="0000ff"/>
                <w:sz w:val="22"/>
                <w:szCs w:val="22"/>
                <w:u w:val="single"/>
                <w:rtl w:val="0"/>
              </w:rPr>
              <w:t xml:space="preserve">3.1.2</w:t>
            </w:r>
          </w:hyperlink>
          <w:hyperlink w:anchor="_qsh70q">
            <w:r w:rsidDel="00000000" w:rsidR="00000000" w:rsidRPr="00000000">
              <w:rPr>
                <w:rFonts w:ascii="Calibri" w:cs="Calibri" w:eastAsia="Calibri" w:hAnsi="Calibri"/>
                <w:b w:val="0"/>
                <w:sz w:val="22"/>
                <w:szCs w:val="22"/>
                <w:rtl w:val="0"/>
              </w:rPr>
              <w:tab/>
            </w:r>
          </w:hyperlink>
          <w:hyperlink w:anchor="_qsh70q">
            <w:r w:rsidDel="00000000" w:rsidR="00000000" w:rsidRPr="00000000">
              <w:rPr>
                <w:rFonts w:ascii="Calibri" w:cs="Calibri" w:eastAsia="Calibri" w:hAnsi="Calibri"/>
                <w:b w:val="0"/>
                <w:color w:val="0000ff"/>
                <w:sz w:val="22"/>
                <w:szCs w:val="22"/>
                <w:u w:val="single"/>
                <w:rtl w:val="0"/>
              </w:rPr>
              <w:t xml:space="preserve">Type d’annonces</w:t>
            </w:r>
          </w:hyperlink>
          <w:hyperlink w:anchor="_3as4po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as4poj">
            <w:r w:rsidDel="00000000" w:rsidR="00000000" w:rsidRPr="00000000">
              <w:rPr>
                <w:rFonts w:ascii="Calibri" w:cs="Calibri" w:eastAsia="Calibri" w:hAnsi="Calibri"/>
                <w:b w:val="0"/>
                <w:color w:val="0000ff"/>
                <w:sz w:val="22"/>
                <w:szCs w:val="22"/>
                <w:u w:val="single"/>
                <w:rtl w:val="0"/>
              </w:rPr>
              <w:t xml:space="preserve">3.1.3</w:t>
            </w:r>
          </w:hyperlink>
          <w:hyperlink w:anchor="_3as4poj">
            <w:r w:rsidDel="00000000" w:rsidR="00000000" w:rsidRPr="00000000">
              <w:rPr>
                <w:rFonts w:ascii="Calibri" w:cs="Calibri" w:eastAsia="Calibri" w:hAnsi="Calibri"/>
                <w:b w:val="0"/>
                <w:sz w:val="22"/>
                <w:szCs w:val="22"/>
                <w:rtl w:val="0"/>
              </w:rPr>
              <w:tab/>
            </w:r>
          </w:hyperlink>
          <w:hyperlink w:anchor="_3as4poj">
            <w:r w:rsidDel="00000000" w:rsidR="00000000" w:rsidRPr="00000000">
              <w:rPr>
                <w:rFonts w:ascii="Calibri" w:cs="Calibri" w:eastAsia="Calibri" w:hAnsi="Calibri"/>
                <w:b w:val="0"/>
                <w:color w:val="0000ff"/>
                <w:sz w:val="22"/>
                <w:szCs w:val="22"/>
                <w:u w:val="single"/>
                <w:rtl w:val="0"/>
              </w:rPr>
              <w:t xml:space="preserve">Création et Mise à jour d’annonce</w:t>
            </w:r>
          </w:hyperlink>
          <w:hyperlink w:anchor="_1pxezw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pxezwc">
            <w:r w:rsidDel="00000000" w:rsidR="00000000" w:rsidRPr="00000000">
              <w:rPr>
                <w:rFonts w:ascii="Calibri" w:cs="Calibri" w:eastAsia="Calibri" w:hAnsi="Calibri"/>
                <w:b w:val="0"/>
                <w:color w:val="0000ff"/>
                <w:sz w:val="22"/>
                <w:szCs w:val="22"/>
                <w:u w:val="single"/>
                <w:rtl w:val="0"/>
              </w:rPr>
              <w:t xml:space="preserve">3.1.4</w:t>
            </w:r>
          </w:hyperlink>
          <w:hyperlink w:anchor="_1pxezwc">
            <w:r w:rsidDel="00000000" w:rsidR="00000000" w:rsidRPr="00000000">
              <w:rPr>
                <w:rFonts w:ascii="Calibri" w:cs="Calibri" w:eastAsia="Calibri" w:hAnsi="Calibri"/>
                <w:b w:val="0"/>
                <w:sz w:val="22"/>
                <w:szCs w:val="22"/>
                <w:rtl w:val="0"/>
              </w:rPr>
              <w:tab/>
            </w:r>
          </w:hyperlink>
          <w:hyperlink w:anchor="_1pxezwc">
            <w:r w:rsidDel="00000000" w:rsidR="00000000" w:rsidRPr="00000000">
              <w:rPr>
                <w:rFonts w:ascii="Calibri" w:cs="Calibri" w:eastAsia="Calibri" w:hAnsi="Calibri"/>
                <w:b w:val="0"/>
                <w:color w:val="0000ff"/>
                <w:sz w:val="22"/>
                <w:szCs w:val="22"/>
                <w:u w:val="single"/>
                <w:rtl w:val="0"/>
              </w:rPr>
              <w:t xml:space="preserve">Champs nécessaires par type d’annonce</w:t>
            </w:r>
          </w:hyperlink>
          <w:hyperlink w:anchor="_49x2ik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9x2ik5">
            <w:r w:rsidDel="00000000" w:rsidR="00000000" w:rsidRPr="00000000">
              <w:rPr>
                <w:rFonts w:ascii="Calibri" w:cs="Calibri" w:eastAsia="Calibri" w:hAnsi="Calibri"/>
                <w:b w:val="0"/>
                <w:color w:val="0000ff"/>
                <w:sz w:val="22"/>
                <w:szCs w:val="22"/>
                <w:u w:val="single"/>
                <w:rtl w:val="0"/>
              </w:rPr>
              <w:t xml:space="preserve">3.1.5</w:t>
            </w:r>
          </w:hyperlink>
          <w:hyperlink w:anchor="_49x2ik5">
            <w:r w:rsidDel="00000000" w:rsidR="00000000" w:rsidRPr="00000000">
              <w:rPr>
                <w:rFonts w:ascii="Calibri" w:cs="Calibri" w:eastAsia="Calibri" w:hAnsi="Calibri"/>
                <w:b w:val="0"/>
                <w:sz w:val="22"/>
                <w:szCs w:val="22"/>
                <w:rtl w:val="0"/>
              </w:rPr>
              <w:tab/>
            </w:r>
          </w:hyperlink>
          <w:hyperlink w:anchor="_49x2ik5">
            <w:r w:rsidDel="00000000" w:rsidR="00000000" w:rsidRPr="00000000">
              <w:rPr>
                <w:rFonts w:ascii="Calibri" w:cs="Calibri" w:eastAsia="Calibri" w:hAnsi="Calibri"/>
                <w:b w:val="0"/>
                <w:color w:val="0000ff"/>
                <w:sz w:val="22"/>
                <w:szCs w:val="22"/>
                <w:u w:val="single"/>
                <w:rtl w:val="0"/>
              </w:rPr>
              <w:t xml:space="preserve">Cycle de vie et statuts  d’une annonce</w:t>
            </w:r>
          </w:hyperlink>
          <w:hyperlink w:anchor="_2p2csr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p2csry">
            <w:r w:rsidDel="00000000" w:rsidR="00000000" w:rsidRPr="00000000">
              <w:rPr>
                <w:rFonts w:ascii="Calibri" w:cs="Calibri" w:eastAsia="Calibri" w:hAnsi="Calibri"/>
                <w:b w:val="0"/>
                <w:color w:val="0000ff"/>
                <w:sz w:val="22"/>
                <w:szCs w:val="22"/>
                <w:u w:val="single"/>
                <w:rtl w:val="0"/>
              </w:rPr>
              <w:t xml:space="preserve">3.1.6</w:t>
            </w:r>
          </w:hyperlink>
          <w:hyperlink w:anchor="_2p2csry">
            <w:r w:rsidDel="00000000" w:rsidR="00000000" w:rsidRPr="00000000">
              <w:rPr>
                <w:rFonts w:ascii="Calibri" w:cs="Calibri" w:eastAsia="Calibri" w:hAnsi="Calibri"/>
                <w:b w:val="0"/>
                <w:sz w:val="22"/>
                <w:szCs w:val="22"/>
                <w:rtl w:val="0"/>
              </w:rPr>
              <w:tab/>
            </w:r>
          </w:hyperlink>
          <w:hyperlink w:anchor="_2p2csry">
            <w:r w:rsidDel="00000000" w:rsidR="00000000" w:rsidRPr="00000000">
              <w:rPr>
                <w:rFonts w:ascii="Calibri" w:cs="Calibri" w:eastAsia="Calibri" w:hAnsi="Calibri"/>
                <w:b w:val="0"/>
                <w:color w:val="0000ff"/>
                <w:sz w:val="22"/>
                <w:szCs w:val="22"/>
                <w:u w:val="single"/>
                <w:rtl w:val="0"/>
              </w:rPr>
              <w:t xml:space="preserve">Alertes et notifications</w:t>
            </w:r>
          </w:hyperlink>
          <w:hyperlink w:anchor="_147n2z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47n2zr">
            <w:r w:rsidDel="00000000" w:rsidR="00000000" w:rsidRPr="00000000">
              <w:rPr>
                <w:rFonts w:ascii="Calibri" w:cs="Calibri" w:eastAsia="Calibri" w:hAnsi="Calibri"/>
                <w:b w:val="0"/>
                <w:color w:val="0000ff"/>
                <w:sz w:val="22"/>
                <w:szCs w:val="22"/>
                <w:u w:val="single"/>
                <w:rtl w:val="0"/>
              </w:rPr>
              <w:t xml:space="preserve">3.2</w:t>
            </w:r>
          </w:hyperlink>
          <w:hyperlink w:anchor="_147n2zr">
            <w:r w:rsidDel="00000000" w:rsidR="00000000" w:rsidRPr="00000000">
              <w:rPr>
                <w:rFonts w:ascii="Calibri" w:cs="Calibri" w:eastAsia="Calibri" w:hAnsi="Calibri"/>
                <w:b w:val="0"/>
                <w:sz w:val="22"/>
                <w:szCs w:val="22"/>
                <w:rtl w:val="0"/>
              </w:rPr>
              <w:tab/>
            </w:r>
          </w:hyperlink>
          <w:hyperlink w:anchor="_147n2zr">
            <w:r w:rsidDel="00000000" w:rsidR="00000000" w:rsidRPr="00000000">
              <w:rPr>
                <w:rFonts w:ascii="Calibri" w:cs="Calibri" w:eastAsia="Calibri" w:hAnsi="Calibri"/>
                <w:b w:val="0"/>
                <w:color w:val="0000ff"/>
                <w:sz w:val="22"/>
                <w:szCs w:val="22"/>
                <w:u w:val="single"/>
                <w:rtl w:val="0"/>
              </w:rPr>
              <w:t xml:space="preserve">Eligible position</w:t>
            </w:r>
          </w:hyperlink>
          <w:hyperlink w:anchor="_3o7aln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o7alnk">
            <w:r w:rsidDel="00000000" w:rsidR="00000000" w:rsidRPr="00000000">
              <w:rPr>
                <w:rFonts w:ascii="Calibri" w:cs="Calibri" w:eastAsia="Calibri" w:hAnsi="Calibri"/>
                <w:b w:val="0"/>
                <w:color w:val="0000ff"/>
                <w:sz w:val="22"/>
                <w:szCs w:val="22"/>
                <w:u w:val="single"/>
                <w:rtl w:val="0"/>
              </w:rPr>
              <w:t xml:space="preserve">3.2.1</w:t>
            </w:r>
          </w:hyperlink>
          <w:hyperlink w:anchor="_3o7alnk">
            <w:r w:rsidDel="00000000" w:rsidR="00000000" w:rsidRPr="00000000">
              <w:rPr>
                <w:rFonts w:ascii="Calibri" w:cs="Calibri" w:eastAsia="Calibri" w:hAnsi="Calibri"/>
                <w:b w:val="0"/>
                <w:sz w:val="22"/>
                <w:szCs w:val="22"/>
                <w:rtl w:val="0"/>
              </w:rPr>
              <w:tab/>
            </w:r>
          </w:hyperlink>
          <w:hyperlink w:anchor="_3o7alnk">
            <w:r w:rsidDel="00000000" w:rsidR="00000000" w:rsidRPr="00000000">
              <w:rPr>
                <w:rFonts w:ascii="Calibri" w:cs="Calibri" w:eastAsia="Calibri" w:hAnsi="Calibri"/>
                <w:b w:val="0"/>
                <w:color w:val="0000ff"/>
                <w:sz w:val="22"/>
                <w:szCs w:val="22"/>
                <w:u w:val="single"/>
                <w:rtl w:val="0"/>
              </w:rPr>
              <w:t xml:space="preserve">Date d’éligibilité par OST</w:t>
            </w:r>
          </w:hyperlink>
          <w:hyperlink w:anchor="_23ckvv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3ckvvd">
            <w:r w:rsidDel="00000000" w:rsidR="00000000" w:rsidRPr="00000000">
              <w:rPr>
                <w:rFonts w:ascii="Calibri" w:cs="Calibri" w:eastAsia="Calibri" w:hAnsi="Calibri"/>
                <w:b w:val="0"/>
                <w:color w:val="0000ff"/>
                <w:sz w:val="22"/>
                <w:szCs w:val="22"/>
                <w:u w:val="single"/>
                <w:rtl w:val="0"/>
              </w:rPr>
              <w:t xml:space="preserve">3.2.2</w:t>
            </w:r>
          </w:hyperlink>
          <w:hyperlink w:anchor="_23ckvvd">
            <w:r w:rsidDel="00000000" w:rsidR="00000000" w:rsidRPr="00000000">
              <w:rPr>
                <w:rFonts w:ascii="Calibri" w:cs="Calibri" w:eastAsia="Calibri" w:hAnsi="Calibri"/>
                <w:b w:val="0"/>
                <w:sz w:val="22"/>
                <w:szCs w:val="22"/>
                <w:rtl w:val="0"/>
              </w:rPr>
              <w:tab/>
            </w:r>
          </w:hyperlink>
          <w:hyperlink w:anchor="_23ckvvd">
            <w:r w:rsidDel="00000000" w:rsidR="00000000" w:rsidRPr="00000000">
              <w:rPr>
                <w:rFonts w:ascii="Calibri" w:cs="Calibri" w:eastAsia="Calibri" w:hAnsi="Calibri"/>
                <w:b w:val="0"/>
                <w:color w:val="0000ff"/>
                <w:sz w:val="22"/>
                <w:szCs w:val="22"/>
                <w:u w:val="single"/>
                <w:rtl w:val="0"/>
              </w:rPr>
              <w:t xml:space="preserve">Nature de position</w:t>
            </w:r>
          </w:hyperlink>
          <w:hyperlink w:anchor="_ihv63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ihv636">
            <w:r w:rsidDel="00000000" w:rsidR="00000000" w:rsidRPr="00000000">
              <w:rPr>
                <w:rFonts w:ascii="Calibri" w:cs="Calibri" w:eastAsia="Calibri" w:hAnsi="Calibri"/>
                <w:b w:val="0"/>
                <w:color w:val="0000ff"/>
                <w:sz w:val="22"/>
                <w:szCs w:val="22"/>
                <w:u w:val="single"/>
                <w:rtl w:val="0"/>
              </w:rPr>
              <w:t xml:space="preserve">3.2.3</w:t>
            </w:r>
          </w:hyperlink>
          <w:hyperlink w:anchor="_ihv636">
            <w:r w:rsidDel="00000000" w:rsidR="00000000" w:rsidRPr="00000000">
              <w:rPr>
                <w:rFonts w:ascii="Calibri" w:cs="Calibri" w:eastAsia="Calibri" w:hAnsi="Calibri"/>
                <w:b w:val="0"/>
                <w:sz w:val="22"/>
                <w:szCs w:val="22"/>
                <w:rtl w:val="0"/>
              </w:rPr>
              <w:tab/>
            </w:r>
          </w:hyperlink>
          <w:hyperlink w:anchor="_ihv636">
            <w:r w:rsidDel="00000000" w:rsidR="00000000" w:rsidRPr="00000000">
              <w:rPr>
                <w:rFonts w:ascii="Calibri" w:cs="Calibri" w:eastAsia="Calibri" w:hAnsi="Calibri"/>
                <w:b w:val="0"/>
                <w:color w:val="0000ff"/>
                <w:sz w:val="22"/>
                <w:szCs w:val="22"/>
                <w:u w:val="single"/>
                <w:rtl w:val="0"/>
              </w:rPr>
              <w:t xml:space="preserve">Les suspens:</w:t>
            </w:r>
          </w:hyperlink>
          <w:hyperlink w:anchor="_32hioq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2hioqz">
            <w:r w:rsidDel="00000000" w:rsidR="00000000" w:rsidRPr="00000000">
              <w:rPr>
                <w:rFonts w:ascii="Calibri" w:cs="Calibri" w:eastAsia="Calibri" w:hAnsi="Calibri"/>
                <w:b w:val="0"/>
                <w:color w:val="0000ff"/>
                <w:sz w:val="22"/>
                <w:szCs w:val="22"/>
                <w:u w:val="single"/>
                <w:rtl w:val="0"/>
              </w:rPr>
              <w:t xml:space="preserve">3.3</w:t>
            </w:r>
          </w:hyperlink>
          <w:hyperlink w:anchor="_32hioqz">
            <w:r w:rsidDel="00000000" w:rsidR="00000000" w:rsidRPr="00000000">
              <w:rPr>
                <w:rFonts w:ascii="Calibri" w:cs="Calibri" w:eastAsia="Calibri" w:hAnsi="Calibri"/>
                <w:b w:val="0"/>
                <w:sz w:val="22"/>
                <w:szCs w:val="22"/>
                <w:rtl w:val="0"/>
              </w:rPr>
              <w:tab/>
            </w:r>
          </w:hyperlink>
          <w:hyperlink w:anchor="_32hioqz">
            <w:r w:rsidDel="00000000" w:rsidR="00000000" w:rsidRPr="00000000">
              <w:rPr>
                <w:rFonts w:ascii="Calibri" w:cs="Calibri" w:eastAsia="Calibri" w:hAnsi="Calibri"/>
                <w:b w:val="0"/>
                <w:color w:val="0000ff"/>
                <w:sz w:val="22"/>
                <w:szCs w:val="22"/>
                <w:u w:val="single"/>
                <w:rtl w:val="0"/>
              </w:rPr>
              <w:t xml:space="preserve">Notification aux clients</w:t>
            </w:r>
          </w:hyperlink>
          <w:hyperlink w:anchor="_1hmsyy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hmsyys">
            <w:r w:rsidDel="00000000" w:rsidR="00000000" w:rsidRPr="00000000">
              <w:rPr>
                <w:rFonts w:ascii="Calibri" w:cs="Calibri" w:eastAsia="Calibri" w:hAnsi="Calibri"/>
                <w:b w:val="0"/>
                <w:color w:val="0000ff"/>
                <w:sz w:val="22"/>
                <w:szCs w:val="22"/>
                <w:u w:val="single"/>
                <w:rtl w:val="0"/>
              </w:rPr>
              <w:t xml:space="preserve">3.3.1</w:t>
            </w:r>
          </w:hyperlink>
          <w:hyperlink w:anchor="_1hmsyys">
            <w:r w:rsidDel="00000000" w:rsidR="00000000" w:rsidRPr="00000000">
              <w:rPr>
                <w:rFonts w:ascii="Calibri" w:cs="Calibri" w:eastAsia="Calibri" w:hAnsi="Calibri"/>
                <w:b w:val="0"/>
                <w:sz w:val="22"/>
                <w:szCs w:val="22"/>
                <w:rtl w:val="0"/>
              </w:rPr>
              <w:tab/>
            </w:r>
          </w:hyperlink>
          <w:hyperlink w:anchor="_1hmsyys">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41mghm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1mghml">
            <w:r w:rsidDel="00000000" w:rsidR="00000000" w:rsidRPr="00000000">
              <w:rPr>
                <w:rFonts w:ascii="Calibri" w:cs="Calibri" w:eastAsia="Calibri" w:hAnsi="Calibri"/>
                <w:b w:val="0"/>
                <w:color w:val="0000ff"/>
                <w:sz w:val="22"/>
                <w:szCs w:val="22"/>
                <w:u w:val="single"/>
                <w:rtl w:val="0"/>
              </w:rPr>
              <w:t xml:space="preserve">3.3.2</w:t>
            </w:r>
          </w:hyperlink>
          <w:hyperlink w:anchor="_41mghml">
            <w:r w:rsidDel="00000000" w:rsidR="00000000" w:rsidRPr="00000000">
              <w:rPr>
                <w:rFonts w:ascii="Calibri" w:cs="Calibri" w:eastAsia="Calibri" w:hAnsi="Calibri"/>
                <w:b w:val="0"/>
                <w:sz w:val="22"/>
                <w:szCs w:val="22"/>
                <w:rtl w:val="0"/>
              </w:rPr>
              <w:tab/>
            </w:r>
          </w:hyperlink>
          <w:hyperlink w:anchor="_41mghml">
            <w:r w:rsidDel="00000000" w:rsidR="00000000" w:rsidRPr="00000000">
              <w:rPr>
                <w:rFonts w:ascii="Calibri" w:cs="Calibri" w:eastAsia="Calibri" w:hAnsi="Calibri"/>
                <w:b w:val="0"/>
                <w:color w:val="0000ff"/>
                <w:sz w:val="22"/>
                <w:szCs w:val="22"/>
                <w:u w:val="single"/>
                <w:rtl w:val="0"/>
              </w:rPr>
              <w:t xml:space="preserve">Les raisons de notification</w:t>
            </w:r>
          </w:hyperlink>
          <w:hyperlink w:anchor="_2grqru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grqrue">
            <w:r w:rsidDel="00000000" w:rsidR="00000000" w:rsidRPr="00000000">
              <w:rPr>
                <w:rFonts w:ascii="Calibri" w:cs="Calibri" w:eastAsia="Calibri" w:hAnsi="Calibri"/>
                <w:b w:val="0"/>
                <w:color w:val="0000ff"/>
                <w:sz w:val="22"/>
                <w:szCs w:val="22"/>
                <w:u w:val="single"/>
                <w:rtl w:val="0"/>
              </w:rPr>
              <w:t xml:space="preserve">3.3.3</w:t>
            </w:r>
          </w:hyperlink>
          <w:hyperlink w:anchor="_2grqrue">
            <w:r w:rsidDel="00000000" w:rsidR="00000000" w:rsidRPr="00000000">
              <w:rPr>
                <w:rFonts w:ascii="Calibri" w:cs="Calibri" w:eastAsia="Calibri" w:hAnsi="Calibri"/>
                <w:b w:val="0"/>
                <w:sz w:val="22"/>
                <w:szCs w:val="22"/>
                <w:rtl w:val="0"/>
              </w:rPr>
              <w:tab/>
            </w:r>
          </w:hyperlink>
          <w:hyperlink w:anchor="_2grqrue">
            <w:r w:rsidDel="00000000" w:rsidR="00000000" w:rsidRPr="00000000">
              <w:rPr>
                <w:rFonts w:ascii="Calibri" w:cs="Calibri" w:eastAsia="Calibri" w:hAnsi="Calibri"/>
                <w:b w:val="0"/>
                <w:color w:val="0000ff"/>
                <w:sz w:val="22"/>
                <w:szCs w:val="22"/>
                <w:u w:val="single"/>
                <w:rtl w:val="0"/>
              </w:rPr>
              <w:t xml:space="preserve">Règles de notification</w:t>
            </w:r>
          </w:hyperlink>
          <w:hyperlink w:anchor="_vx122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vx1227">
            <w:r w:rsidDel="00000000" w:rsidR="00000000" w:rsidRPr="00000000">
              <w:rPr>
                <w:rFonts w:ascii="Calibri" w:cs="Calibri" w:eastAsia="Calibri" w:hAnsi="Calibri"/>
                <w:b w:val="0"/>
                <w:color w:val="0000ff"/>
                <w:sz w:val="22"/>
                <w:szCs w:val="22"/>
                <w:u w:val="single"/>
                <w:rtl w:val="0"/>
              </w:rPr>
              <w:t xml:space="preserve">3.3.4</w:t>
            </w:r>
          </w:hyperlink>
          <w:hyperlink w:anchor="_vx1227">
            <w:r w:rsidDel="00000000" w:rsidR="00000000" w:rsidRPr="00000000">
              <w:rPr>
                <w:rFonts w:ascii="Calibri" w:cs="Calibri" w:eastAsia="Calibri" w:hAnsi="Calibri"/>
                <w:b w:val="0"/>
                <w:sz w:val="22"/>
                <w:szCs w:val="22"/>
                <w:rtl w:val="0"/>
              </w:rPr>
              <w:tab/>
            </w:r>
          </w:hyperlink>
          <w:hyperlink w:anchor="_vx1227">
            <w:r w:rsidDel="00000000" w:rsidR="00000000" w:rsidRPr="00000000">
              <w:rPr>
                <w:rFonts w:ascii="Calibri" w:cs="Calibri" w:eastAsia="Calibri" w:hAnsi="Calibri"/>
                <w:b w:val="0"/>
                <w:color w:val="0000ff"/>
                <w:sz w:val="22"/>
                <w:szCs w:val="22"/>
                <w:u w:val="single"/>
                <w:rtl w:val="0"/>
              </w:rPr>
              <w:t xml:space="preserve">Configuration de la Notification</w:t>
            </w:r>
          </w:hyperlink>
          <w:hyperlink w:anchor="_3fwokq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fwokq0">
            <w:r w:rsidDel="00000000" w:rsidR="00000000" w:rsidRPr="00000000">
              <w:rPr>
                <w:rFonts w:ascii="Calibri" w:cs="Calibri" w:eastAsia="Calibri" w:hAnsi="Calibri"/>
                <w:b w:val="0"/>
                <w:color w:val="0000ff"/>
                <w:sz w:val="22"/>
                <w:szCs w:val="22"/>
                <w:u w:val="single"/>
                <w:rtl w:val="0"/>
              </w:rPr>
              <w:t xml:space="preserve">3.3.5</w:t>
            </w:r>
          </w:hyperlink>
          <w:hyperlink w:anchor="_3fwokq0">
            <w:r w:rsidDel="00000000" w:rsidR="00000000" w:rsidRPr="00000000">
              <w:rPr>
                <w:rFonts w:ascii="Calibri" w:cs="Calibri" w:eastAsia="Calibri" w:hAnsi="Calibri"/>
                <w:b w:val="0"/>
                <w:sz w:val="22"/>
                <w:szCs w:val="22"/>
                <w:rtl w:val="0"/>
              </w:rPr>
              <w:tab/>
            </w:r>
          </w:hyperlink>
          <w:hyperlink w:anchor="_3fwokq0">
            <w:r w:rsidDel="00000000" w:rsidR="00000000" w:rsidRPr="00000000">
              <w:rPr>
                <w:rFonts w:ascii="Calibri" w:cs="Calibri" w:eastAsia="Calibri" w:hAnsi="Calibri"/>
                <w:b w:val="0"/>
                <w:color w:val="0000ff"/>
                <w:sz w:val="22"/>
                <w:szCs w:val="22"/>
                <w:u w:val="single"/>
                <w:rtl w:val="0"/>
              </w:rPr>
              <w:t xml:space="preserve">Alertes et notifications</w:t>
            </w:r>
          </w:hyperlink>
          <w:hyperlink w:anchor="_1v1yux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v1yuxt">
            <w:r w:rsidDel="00000000" w:rsidR="00000000" w:rsidRPr="00000000">
              <w:rPr>
                <w:rFonts w:ascii="Calibri" w:cs="Calibri" w:eastAsia="Calibri" w:hAnsi="Calibri"/>
                <w:b w:val="0"/>
                <w:color w:val="0000ff"/>
                <w:sz w:val="22"/>
                <w:szCs w:val="22"/>
                <w:u w:val="single"/>
                <w:rtl w:val="0"/>
              </w:rPr>
              <w:t xml:space="preserve">3.4</w:t>
            </w:r>
          </w:hyperlink>
          <w:hyperlink w:anchor="_1v1yuxt">
            <w:r w:rsidDel="00000000" w:rsidR="00000000" w:rsidRPr="00000000">
              <w:rPr>
                <w:rFonts w:ascii="Calibri" w:cs="Calibri" w:eastAsia="Calibri" w:hAnsi="Calibri"/>
                <w:b w:val="0"/>
                <w:sz w:val="22"/>
                <w:szCs w:val="22"/>
                <w:rtl w:val="0"/>
              </w:rPr>
              <w:tab/>
            </w:r>
          </w:hyperlink>
          <w:hyperlink w:anchor="_1v1yuxt">
            <w:r w:rsidDel="00000000" w:rsidR="00000000" w:rsidRPr="00000000">
              <w:rPr>
                <w:rFonts w:ascii="Calibri" w:cs="Calibri" w:eastAsia="Calibri" w:hAnsi="Calibri"/>
                <w:b w:val="0"/>
                <w:color w:val="0000ff"/>
                <w:sz w:val="22"/>
                <w:szCs w:val="22"/>
                <w:u w:val="single"/>
                <w:rtl w:val="0"/>
              </w:rPr>
              <w:t xml:space="preserve">Gestion des exécutions</w:t>
            </w:r>
          </w:hyperlink>
          <w:hyperlink w:anchor="_4f1mdl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f1mdlm">
            <w:r w:rsidDel="00000000" w:rsidR="00000000" w:rsidRPr="00000000">
              <w:rPr>
                <w:rFonts w:ascii="Calibri" w:cs="Calibri" w:eastAsia="Calibri" w:hAnsi="Calibri"/>
                <w:b w:val="0"/>
                <w:color w:val="0000ff"/>
                <w:sz w:val="22"/>
                <w:szCs w:val="22"/>
                <w:u w:val="single"/>
                <w:rtl w:val="0"/>
              </w:rPr>
              <w:t xml:space="preserve">3.4.1</w:t>
            </w:r>
          </w:hyperlink>
          <w:hyperlink w:anchor="_4f1mdlm">
            <w:r w:rsidDel="00000000" w:rsidR="00000000" w:rsidRPr="00000000">
              <w:rPr>
                <w:rFonts w:ascii="Calibri" w:cs="Calibri" w:eastAsia="Calibri" w:hAnsi="Calibri"/>
                <w:b w:val="0"/>
                <w:sz w:val="22"/>
                <w:szCs w:val="22"/>
                <w:rtl w:val="0"/>
              </w:rPr>
              <w:tab/>
            </w:r>
          </w:hyperlink>
          <w:hyperlink w:anchor="_4f1mdlm">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2u6wnt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u6wntf">
            <w:r w:rsidDel="00000000" w:rsidR="00000000" w:rsidRPr="00000000">
              <w:rPr>
                <w:rFonts w:ascii="Calibri" w:cs="Calibri" w:eastAsia="Calibri" w:hAnsi="Calibri"/>
                <w:b w:val="0"/>
                <w:color w:val="0000ff"/>
                <w:sz w:val="22"/>
                <w:szCs w:val="22"/>
                <w:u w:val="single"/>
                <w:rtl w:val="0"/>
              </w:rPr>
              <w:t xml:space="preserve">3.4.2</w:t>
            </w:r>
          </w:hyperlink>
          <w:hyperlink w:anchor="_2u6wntf">
            <w:r w:rsidDel="00000000" w:rsidR="00000000" w:rsidRPr="00000000">
              <w:rPr>
                <w:rFonts w:ascii="Calibri" w:cs="Calibri" w:eastAsia="Calibri" w:hAnsi="Calibri"/>
                <w:b w:val="0"/>
                <w:sz w:val="22"/>
                <w:szCs w:val="22"/>
                <w:rtl w:val="0"/>
              </w:rPr>
              <w:tab/>
            </w:r>
          </w:hyperlink>
          <w:hyperlink w:anchor="_2u6wntf">
            <w:r w:rsidDel="00000000" w:rsidR="00000000" w:rsidRPr="00000000">
              <w:rPr>
                <w:rFonts w:ascii="Calibri" w:cs="Calibri" w:eastAsia="Calibri" w:hAnsi="Calibri"/>
                <w:b w:val="0"/>
                <w:color w:val="0000ff"/>
                <w:sz w:val="22"/>
                <w:szCs w:val="22"/>
                <w:u w:val="single"/>
                <w:rtl w:val="0"/>
              </w:rPr>
              <w:t xml:space="preserve">Exécution Clients</w:t>
            </w:r>
          </w:hyperlink>
          <w:hyperlink w:anchor="_19c6y1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9c6y18">
            <w:r w:rsidDel="00000000" w:rsidR="00000000" w:rsidRPr="00000000">
              <w:rPr>
                <w:rFonts w:ascii="Calibri" w:cs="Calibri" w:eastAsia="Calibri" w:hAnsi="Calibri"/>
                <w:b w:val="0"/>
                <w:color w:val="0000ff"/>
                <w:sz w:val="22"/>
                <w:szCs w:val="22"/>
                <w:u w:val="single"/>
                <w:rtl w:val="0"/>
              </w:rPr>
              <w:t xml:space="preserve">3.4.3</w:t>
            </w:r>
          </w:hyperlink>
          <w:hyperlink w:anchor="_19c6y18">
            <w:r w:rsidDel="00000000" w:rsidR="00000000" w:rsidRPr="00000000">
              <w:rPr>
                <w:rFonts w:ascii="Calibri" w:cs="Calibri" w:eastAsia="Calibri" w:hAnsi="Calibri"/>
                <w:b w:val="0"/>
                <w:sz w:val="22"/>
                <w:szCs w:val="22"/>
                <w:rtl w:val="0"/>
              </w:rPr>
              <w:tab/>
            </w:r>
          </w:hyperlink>
          <w:hyperlink w:anchor="_19c6y18">
            <w:r w:rsidDel="00000000" w:rsidR="00000000" w:rsidRPr="00000000">
              <w:rPr>
                <w:rFonts w:ascii="Calibri" w:cs="Calibri" w:eastAsia="Calibri" w:hAnsi="Calibri"/>
                <w:b w:val="0"/>
                <w:color w:val="0000ff"/>
                <w:sz w:val="22"/>
                <w:szCs w:val="22"/>
                <w:u w:val="single"/>
                <w:rtl w:val="0"/>
              </w:rPr>
              <w:t xml:space="preserve">Exécution Marché</w:t>
            </w:r>
          </w:hyperlink>
          <w:hyperlink w:anchor="_3tbugp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tbugp1">
            <w:r w:rsidDel="00000000" w:rsidR="00000000" w:rsidRPr="00000000">
              <w:rPr>
                <w:rFonts w:ascii="Calibri" w:cs="Calibri" w:eastAsia="Calibri" w:hAnsi="Calibri"/>
                <w:b w:val="0"/>
                <w:color w:val="0000ff"/>
                <w:sz w:val="22"/>
                <w:szCs w:val="22"/>
                <w:u w:val="single"/>
                <w:rtl w:val="0"/>
              </w:rPr>
              <w:t xml:space="preserve">3.4.4</w:t>
            </w:r>
          </w:hyperlink>
          <w:hyperlink w:anchor="_3tbugp1">
            <w:r w:rsidDel="00000000" w:rsidR="00000000" w:rsidRPr="00000000">
              <w:rPr>
                <w:rFonts w:ascii="Calibri" w:cs="Calibri" w:eastAsia="Calibri" w:hAnsi="Calibri"/>
                <w:b w:val="0"/>
                <w:sz w:val="22"/>
                <w:szCs w:val="22"/>
                <w:rtl w:val="0"/>
              </w:rPr>
              <w:tab/>
            </w:r>
          </w:hyperlink>
          <w:hyperlink w:anchor="_3tbugp1">
            <w:r w:rsidDel="00000000" w:rsidR="00000000" w:rsidRPr="00000000">
              <w:rPr>
                <w:rFonts w:ascii="Calibri" w:cs="Calibri" w:eastAsia="Calibri" w:hAnsi="Calibri"/>
                <w:b w:val="0"/>
                <w:color w:val="0000ff"/>
                <w:sz w:val="22"/>
                <w:szCs w:val="22"/>
                <w:u w:val="single"/>
                <w:rtl w:val="0"/>
              </w:rPr>
              <w:t xml:space="preserve">Gestion des rompus</w:t>
            </w:r>
          </w:hyperlink>
          <w:hyperlink w:anchor="_28h4qw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8h4qwu">
            <w:r w:rsidDel="00000000" w:rsidR="00000000" w:rsidRPr="00000000">
              <w:rPr>
                <w:rFonts w:ascii="Calibri" w:cs="Calibri" w:eastAsia="Calibri" w:hAnsi="Calibri"/>
                <w:b w:val="0"/>
                <w:color w:val="0000ff"/>
                <w:sz w:val="22"/>
                <w:szCs w:val="22"/>
                <w:u w:val="single"/>
                <w:rtl w:val="0"/>
              </w:rPr>
              <w:t xml:space="preserve">3.5</w:t>
            </w:r>
          </w:hyperlink>
          <w:hyperlink w:anchor="_28h4qwu">
            <w:r w:rsidDel="00000000" w:rsidR="00000000" w:rsidRPr="00000000">
              <w:rPr>
                <w:rFonts w:ascii="Calibri" w:cs="Calibri" w:eastAsia="Calibri" w:hAnsi="Calibri"/>
                <w:b w:val="0"/>
                <w:sz w:val="22"/>
                <w:szCs w:val="22"/>
                <w:rtl w:val="0"/>
              </w:rPr>
              <w:tab/>
            </w:r>
          </w:hyperlink>
          <w:hyperlink w:anchor="_28h4qwu">
            <w:r w:rsidDel="00000000" w:rsidR="00000000" w:rsidRPr="00000000">
              <w:rPr>
                <w:rFonts w:ascii="Calibri" w:cs="Calibri" w:eastAsia="Calibri" w:hAnsi="Calibri"/>
                <w:b w:val="0"/>
                <w:color w:val="0000ff"/>
                <w:sz w:val="22"/>
                <w:szCs w:val="22"/>
                <w:u w:val="single"/>
                <w:rtl w:val="0"/>
              </w:rPr>
              <w:t xml:space="preserve">Gestion des réclamations</w:t>
            </w:r>
          </w:hyperlink>
          <w:hyperlink w:anchor="_nmf14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nmf14n">
            <w:r w:rsidDel="00000000" w:rsidR="00000000" w:rsidRPr="00000000">
              <w:rPr>
                <w:rFonts w:ascii="Calibri" w:cs="Calibri" w:eastAsia="Calibri" w:hAnsi="Calibri"/>
                <w:b w:val="0"/>
                <w:color w:val="0000ff"/>
                <w:sz w:val="22"/>
                <w:szCs w:val="22"/>
                <w:u w:val="single"/>
                <w:rtl w:val="0"/>
              </w:rPr>
              <w:t xml:space="preserve">3.5.1</w:t>
            </w:r>
          </w:hyperlink>
          <w:hyperlink w:anchor="_nmf14n">
            <w:r w:rsidDel="00000000" w:rsidR="00000000" w:rsidRPr="00000000">
              <w:rPr>
                <w:rFonts w:ascii="Calibri" w:cs="Calibri" w:eastAsia="Calibri" w:hAnsi="Calibri"/>
                <w:b w:val="0"/>
                <w:sz w:val="22"/>
                <w:szCs w:val="22"/>
                <w:rtl w:val="0"/>
              </w:rPr>
              <w:tab/>
            </w:r>
          </w:hyperlink>
          <w:hyperlink w:anchor="_nmf14n">
            <w:r w:rsidDel="00000000" w:rsidR="00000000" w:rsidRPr="00000000">
              <w:rPr>
                <w:rFonts w:ascii="Calibri" w:cs="Calibri" w:eastAsia="Calibri" w:hAnsi="Calibri"/>
                <w:b w:val="0"/>
                <w:color w:val="0000ff"/>
                <w:sz w:val="22"/>
                <w:szCs w:val="22"/>
                <w:u w:val="single"/>
                <w:rtl w:val="0"/>
              </w:rPr>
              <w:t xml:space="preserve">Réclamations sur transaction tardive</w:t>
            </w:r>
          </w:hyperlink>
          <w:hyperlink w:anchor="_37m2js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7m2jsg">
            <w:r w:rsidDel="00000000" w:rsidR="00000000" w:rsidRPr="00000000">
              <w:rPr>
                <w:rFonts w:ascii="Calibri" w:cs="Calibri" w:eastAsia="Calibri" w:hAnsi="Calibri"/>
                <w:b w:val="0"/>
                <w:color w:val="0000ff"/>
                <w:sz w:val="22"/>
                <w:szCs w:val="22"/>
                <w:u w:val="single"/>
                <w:rtl w:val="0"/>
              </w:rPr>
              <w:t xml:space="preserve">3.5.2</w:t>
            </w:r>
          </w:hyperlink>
          <w:hyperlink w:anchor="_37m2jsg">
            <w:r w:rsidDel="00000000" w:rsidR="00000000" w:rsidRPr="00000000">
              <w:rPr>
                <w:rFonts w:ascii="Calibri" w:cs="Calibri" w:eastAsia="Calibri" w:hAnsi="Calibri"/>
                <w:b w:val="0"/>
                <w:sz w:val="22"/>
                <w:szCs w:val="22"/>
                <w:rtl w:val="0"/>
              </w:rPr>
              <w:tab/>
            </w:r>
          </w:hyperlink>
          <w:hyperlink w:anchor="_37m2jsg">
            <w:r w:rsidDel="00000000" w:rsidR="00000000" w:rsidRPr="00000000">
              <w:rPr>
                <w:rFonts w:ascii="Calibri" w:cs="Calibri" w:eastAsia="Calibri" w:hAnsi="Calibri"/>
                <w:b w:val="0"/>
                <w:color w:val="0000ff"/>
                <w:sz w:val="22"/>
                <w:szCs w:val="22"/>
                <w:u w:val="single"/>
                <w:rtl w:val="0"/>
              </w:rPr>
              <w:t xml:space="preserve">Réclamations sur transaction non dénouée à la date contractuelle de dénouement</w:t>
            </w:r>
          </w:hyperlink>
          <w:hyperlink w:anchor="_1mrcu0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mrcu09">
            <w:r w:rsidDel="00000000" w:rsidR="00000000" w:rsidRPr="00000000">
              <w:rPr>
                <w:rFonts w:ascii="Calibri" w:cs="Calibri" w:eastAsia="Calibri" w:hAnsi="Calibri"/>
                <w:b w:val="0"/>
                <w:color w:val="0000ff"/>
                <w:sz w:val="22"/>
                <w:szCs w:val="22"/>
                <w:u w:val="single"/>
                <w:rtl w:val="0"/>
              </w:rPr>
              <w:t xml:space="preserve">3.5.3</w:t>
            </w:r>
          </w:hyperlink>
          <w:hyperlink w:anchor="_1mrcu09">
            <w:r w:rsidDel="00000000" w:rsidR="00000000" w:rsidRPr="00000000">
              <w:rPr>
                <w:rFonts w:ascii="Calibri" w:cs="Calibri" w:eastAsia="Calibri" w:hAnsi="Calibri"/>
                <w:b w:val="0"/>
                <w:sz w:val="22"/>
                <w:szCs w:val="22"/>
                <w:rtl w:val="0"/>
              </w:rPr>
              <w:tab/>
            </w:r>
          </w:hyperlink>
          <w:hyperlink w:anchor="_1mrcu09">
            <w:r w:rsidDel="00000000" w:rsidR="00000000" w:rsidRPr="00000000">
              <w:rPr>
                <w:rFonts w:ascii="Calibri" w:cs="Calibri" w:eastAsia="Calibri" w:hAnsi="Calibri"/>
                <w:b w:val="0"/>
                <w:color w:val="0000ff"/>
                <w:sz w:val="22"/>
                <w:szCs w:val="22"/>
                <w:u w:val="single"/>
                <w:rtl w:val="0"/>
              </w:rPr>
              <w:t xml:space="preserve">Cycle de vie d’une réclamation</w:t>
            </w:r>
          </w:hyperlink>
          <w:hyperlink w:anchor="_46r0co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6r0co2">
            <w:r w:rsidDel="00000000" w:rsidR="00000000" w:rsidRPr="00000000">
              <w:rPr>
                <w:rFonts w:ascii="Calibri" w:cs="Calibri" w:eastAsia="Calibri" w:hAnsi="Calibri"/>
                <w:b w:val="0"/>
                <w:color w:val="0000ff"/>
                <w:sz w:val="22"/>
                <w:szCs w:val="22"/>
                <w:u w:val="single"/>
                <w:rtl w:val="0"/>
              </w:rPr>
              <w:t xml:space="preserve">3.5.4</w:t>
            </w:r>
          </w:hyperlink>
          <w:hyperlink w:anchor="_46r0co2">
            <w:r w:rsidDel="00000000" w:rsidR="00000000" w:rsidRPr="00000000">
              <w:rPr>
                <w:rFonts w:ascii="Calibri" w:cs="Calibri" w:eastAsia="Calibri" w:hAnsi="Calibri"/>
                <w:b w:val="0"/>
                <w:sz w:val="22"/>
                <w:szCs w:val="22"/>
                <w:rtl w:val="0"/>
              </w:rPr>
              <w:tab/>
            </w:r>
          </w:hyperlink>
          <w:hyperlink w:anchor="_46r0co2">
            <w:r w:rsidDel="00000000" w:rsidR="00000000" w:rsidRPr="00000000">
              <w:rPr>
                <w:rFonts w:ascii="Calibri" w:cs="Calibri" w:eastAsia="Calibri" w:hAnsi="Calibri"/>
                <w:b w:val="0"/>
                <w:color w:val="0000ff"/>
                <w:sz w:val="22"/>
                <w:szCs w:val="22"/>
                <w:u w:val="single"/>
                <w:rtl w:val="0"/>
              </w:rPr>
              <w:t xml:space="preserve">Illustrations</w:t>
            </w:r>
          </w:hyperlink>
          <w:hyperlink w:anchor="_2lwamv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lwamvv">
            <w:r w:rsidDel="00000000" w:rsidR="00000000" w:rsidRPr="00000000">
              <w:rPr>
                <w:rFonts w:ascii="Calibri" w:cs="Calibri" w:eastAsia="Calibri" w:hAnsi="Calibri"/>
                <w:b w:val="0"/>
                <w:color w:val="0000ff"/>
                <w:sz w:val="22"/>
                <w:szCs w:val="22"/>
                <w:u w:val="single"/>
                <w:rtl w:val="0"/>
              </w:rPr>
              <w:t xml:space="preserve">3.6</w:t>
            </w:r>
          </w:hyperlink>
          <w:hyperlink w:anchor="_2lwamvv">
            <w:r w:rsidDel="00000000" w:rsidR="00000000" w:rsidRPr="00000000">
              <w:rPr>
                <w:rFonts w:ascii="Calibri" w:cs="Calibri" w:eastAsia="Calibri" w:hAnsi="Calibri"/>
                <w:b w:val="0"/>
                <w:sz w:val="22"/>
                <w:szCs w:val="22"/>
                <w:rtl w:val="0"/>
              </w:rPr>
              <w:tab/>
            </w:r>
          </w:hyperlink>
          <w:hyperlink w:anchor="_2lwamvv">
            <w:r w:rsidDel="00000000" w:rsidR="00000000" w:rsidRPr="00000000">
              <w:rPr>
                <w:rFonts w:ascii="Calibri" w:cs="Calibri" w:eastAsia="Calibri" w:hAnsi="Calibri"/>
                <w:b w:val="0"/>
                <w:color w:val="0000ff"/>
                <w:sz w:val="22"/>
                <w:szCs w:val="22"/>
                <w:u w:val="single"/>
                <w:rtl w:val="0"/>
              </w:rPr>
              <w:t xml:space="preserve">Gestion des Instructions</w:t>
            </w:r>
          </w:hyperlink>
          <w:hyperlink w:anchor="_111kx3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11kx3o">
            <w:r w:rsidDel="00000000" w:rsidR="00000000" w:rsidRPr="00000000">
              <w:rPr>
                <w:rFonts w:ascii="Calibri" w:cs="Calibri" w:eastAsia="Calibri" w:hAnsi="Calibri"/>
                <w:b w:val="0"/>
                <w:color w:val="0000ff"/>
                <w:sz w:val="22"/>
                <w:szCs w:val="22"/>
                <w:u w:val="single"/>
                <w:rtl w:val="0"/>
              </w:rPr>
              <w:t xml:space="preserve">3.6.1</w:t>
            </w:r>
          </w:hyperlink>
          <w:hyperlink w:anchor="_111kx3o">
            <w:r w:rsidDel="00000000" w:rsidR="00000000" w:rsidRPr="00000000">
              <w:rPr>
                <w:rFonts w:ascii="Calibri" w:cs="Calibri" w:eastAsia="Calibri" w:hAnsi="Calibri"/>
                <w:b w:val="0"/>
                <w:sz w:val="22"/>
                <w:szCs w:val="22"/>
                <w:rtl w:val="0"/>
              </w:rPr>
              <w:tab/>
            </w:r>
          </w:hyperlink>
          <w:hyperlink w:anchor="_111kx3o">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3l18fr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l18frh">
            <w:r w:rsidDel="00000000" w:rsidR="00000000" w:rsidRPr="00000000">
              <w:rPr>
                <w:rFonts w:ascii="Calibri" w:cs="Calibri" w:eastAsia="Calibri" w:hAnsi="Calibri"/>
                <w:b w:val="0"/>
                <w:color w:val="0000ff"/>
                <w:sz w:val="22"/>
                <w:szCs w:val="22"/>
                <w:u w:val="single"/>
                <w:rtl w:val="0"/>
              </w:rPr>
              <w:t xml:space="preserve">3.6.2</w:t>
            </w:r>
          </w:hyperlink>
          <w:hyperlink w:anchor="_3l18frh">
            <w:r w:rsidDel="00000000" w:rsidR="00000000" w:rsidRPr="00000000">
              <w:rPr>
                <w:rFonts w:ascii="Calibri" w:cs="Calibri" w:eastAsia="Calibri" w:hAnsi="Calibri"/>
                <w:b w:val="0"/>
                <w:sz w:val="22"/>
                <w:szCs w:val="22"/>
                <w:rtl w:val="0"/>
              </w:rPr>
              <w:tab/>
            </w:r>
          </w:hyperlink>
          <w:hyperlink w:anchor="_3l18frh">
            <w:r w:rsidDel="00000000" w:rsidR="00000000" w:rsidRPr="00000000">
              <w:rPr>
                <w:rFonts w:ascii="Calibri" w:cs="Calibri" w:eastAsia="Calibri" w:hAnsi="Calibri"/>
                <w:b w:val="0"/>
                <w:color w:val="0000ff"/>
                <w:sz w:val="22"/>
                <w:szCs w:val="22"/>
                <w:u w:val="single"/>
                <w:rtl w:val="0"/>
              </w:rPr>
              <w:t xml:space="preserve">Règles de Contrôle des instructions</w:t>
            </w:r>
          </w:hyperlink>
          <w:hyperlink w:anchor="_206ipz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06ipza">
            <w:r w:rsidDel="00000000" w:rsidR="00000000" w:rsidRPr="00000000">
              <w:rPr>
                <w:rFonts w:ascii="Calibri" w:cs="Calibri" w:eastAsia="Calibri" w:hAnsi="Calibri"/>
                <w:b w:val="0"/>
                <w:color w:val="0000ff"/>
                <w:sz w:val="22"/>
                <w:szCs w:val="22"/>
                <w:u w:val="single"/>
                <w:rtl w:val="0"/>
              </w:rPr>
              <w:t xml:space="preserve">3.6.3</w:t>
            </w:r>
          </w:hyperlink>
          <w:hyperlink w:anchor="_206ipza">
            <w:r w:rsidDel="00000000" w:rsidR="00000000" w:rsidRPr="00000000">
              <w:rPr>
                <w:rFonts w:ascii="Calibri" w:cs="Calibri" w:eastAsia="Calibri" w:hAnsi="Calibri"/>
                <w:b w:val="0"/>
                <w:sz w:val="22"/>
                <w:szCs w:val="22"/>
                <w:rtl w:val="0"/>
              </w:rPr>
              <w:tab/>
            </w:r>
          </w:hyperlink>
          <w:hyperlink w:anchor="_206ipza">
            <w:r w:rsidDel="00000000" w:rsidR="00000000" w:rsidRPr="00000000">
              <w:rPr>
                <w:rFonts w:ascii="Calibri" w:cs="Calibri" w:eastAsia="Calibri" w:hAnsi="Calibri"/>
                <w:b w:val="0"/>
                <w:color w:val="0000ff"/>
                <w:sz w:val="22"/>
                <w:szCs w:val="22"/>
                <w:u w:val="single"/>
                <w:rtl w:val="0"/>
              </w:rPr>
              <w:t xml:space="preserve">Annulation d’instructions</w:t>
            </w:r>
          </w:hyperlink>
          <w:hyperlink w:anchor="_4k668n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k668n3">
            <w:r w:rsidDel="00000000" w:rsidR="00000000" w:rsidRPr="00000000">
              <w:rPr>
                <w:rFonts w:ascii="Calibri" w:cs="Calibri" w:eastAsia="Calibri" w:hAnsi="Calibri"/>
                <w:b w:val="0"/>
                <w:color w:val="0000ff"/>
                <w:sz w:val="22"/>
                <w:szCs w:val="22"/>
                <w:u w:val="single"/>
                <w:rtl w:val="0"/>
              </w:rPr>
              <w:t xml:space="preserve">3.6.4</w:t>
            </w:r>
          </w:hyperlink>
          <w:hyperlink w:anchor="_4k668n3">
            <w:r w:rsidDel="00000000" w:rsidR="00000000" w:rsidRPr="00000000">
              <w:rPr>
                <w:rFonts w:ascii="Calibri" w:cs="Calibri" w:eastAsia="Calibri" w:hAnsi="Calibri"/>
                <w:b w:val="0"/>
                <w:sz w:val="22"/>
                <w:szCs w:val="22"/>
                <w:rtl w:val="0"/>
              </w:rPr>
              <w:tab/>
            </w:r>
          </w:hyperlink>
          <w:hyperlink w:anchor="_4k668n3">
            <w:r w:rsidDel="00000000" w:rsidR="00000000" w:rsidRPr="00000000">
              <w:rPr>
                <w:rFonts w:ascii="Calibri" w:cs="Calibri" w:eastAsia="Calibri" w:hAnsi="Calibri"/>
                <w:b w:val="0"/>
                <w:color w:val="0000ff"/>
                <w:sz w:val="22"/>
                <w:szCs w:val="22"/>
                <w:u w:val="single"/>
                <w:rtl w:val="0"/>
              </w:rPr>
              <w:t xml:space="preserve">Génération automatique des options par défaut</w:t>
            </w:r>
          </w:hyperlink>
          <w:hyperlink w:anchor="_2zbgiu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zbgiuw">
            <w:r w:rsidDel="00000000" w:rsidR="00000000" w:rsidRPr="00000000">
              <w:rPr>
                <w:rFonts w:ascii="Calibri" w:cs="Calibri" w:eastAsia="Calibri" w:hAnsi="Calibri"/>
                <w:b w:val="0"/>
                <w:color w:val="0000ff"/>
                <w:sz w:val="22"/>
                <w:szCs w:val="22"/>
                <w:u w:val="single"/>
                <w:rtl w:val="0"/>
              </w:rPr>
              <w:t xml:space="preserve">3.6.5</w:t>
            </w:r>
          </w:hyperlink>
          <w:hyperlink w:anchor="_2zbgiuw">
            <w:r w:rsidDel="00000000" w:rsidR="00000000" w:rsidRPr="00000000">
              <w:rPr>
                <w:rFonts w:ascii="Calibri" w:cs="Calibri" w:eastAsia="Calibri" w:hAnsi="Calibri"/>
                <w:b w:val="0"/>
                <w:sz w:val="22"/>
                <w:szCs w:val="22"/>
                <w:rtl w:val="0"/>
              </w:rPr>
              <w:tab/>
            </w:r>
          </w:hyperlink>
          <w:hyperlink w:anchor="_2zbgiuw">
            <w:r w:rsidDel="00000000" w:rsidR="00000000" w:rsidRPr="00000000">
              <w:rPr>
                <w:rFonts w:ascii="Calibri" w:cs="Calibri" w:eastAsia="Calibri" w:hAnsi="Calibri"/>
                <w:b w:val="0"/>
                <w:color w:val="0000ff"/>
                <w:sz w:val="22"/>
                <w:szCs w:val="22"/>
                <w:u w:val="single"/>
                <w:rtl w:val="0"/>
              </w:rPr>
              <w:t xml:space="preserve">Blocage de position pour les OST d’assemblée.</w:t>
            </w:r>
          </w:hyperlink>
          <w:hyperlink w:anchor="_1egqt2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egqt2p">
            <w:r w:rsidDel="00000000" w:rsidR="00000000" w:rsidRPr="00000000">
              <w:rPr>
                <w:rFonts w:ascii="Calibri" w:cs="Calibri" w:eastAsia="Calibri" w:hAnsi="Calibri"/>
                <w:b w:val="0"/>
                <w:color w:val="0000ff"/>
                <w:sz w:val="22"/>
                <w:szCs w:val="22"/>
                <w:u w:val="single"/>
                <w:rtl w:val="0"/>
              </w:rPr>
              <w:t xml:space="preserve">3.6.6</w:t>
            </w:r>
          </w:hyperlink>
          <w:hyperlink w:anchor="_1egqt2p">
            <w:r w:rsidDel="00000000" w:rsidR="00000000" w:rsidRPr="00000000">
              <w:rPr>
                <w:rFonts w:ascii="Calibri" w:cs="Calibri" w:eastAsia="Calibri" w:hAnsi="Calibri"/>
                <w:b w:val="0"/>
                <w:sz w:val="22"/>
                <w:szCs w:val="22"/>
                <w:rtl w:val="0"/>
              </w:rPr>
              <w:tab/>
            </w:r>
          </w:hyperlink>
          <w:hyperlink w:anchor="_1egqt2p">
            <w:r w:rsidDel="00000000" w:rsidR="00000000" w:rsidRPr="00000000">
              <w:rPr>
                <w:rFonts w:ascii="Calibri" w:cs="Calibri" w:eastAsia="Calibri" w:hAnsi="Calibri"/>
                <w:b w:val="0"/>
                <w:color w:val="0000ff"/>
                <w:sz w:val="22"/>
                <w:szCs w:val="22"/>
                <w:u w:val="single"/>
                <w:rtl w:val="0"/>
              </w:rPr>
              <w:t xml:space="preserve">Instruction Marché</w:t>
            </w:r>
          </w:hyperlink>
          <w:hyperlink w:anchor="_3ygebq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ygebqi">
            <w:r w:rsidDel="00000000" w:rsidR="00000000" w:rsidRPr="00000000">
              <w:rPr>
                <w:rFonts w:ascii="Calibri" w:cs="Calibri" w:eastAsia="Calibri" w:hAnsi="Calibri"/>
                <w:b w:val="0"/>
                <w:color w:val="0000ff"/>
                <w:sz w:val="22"/>
                <w:szCs w:val="22"/>
                <w:u w:val="single"/>
                <w:rtl w:val="0"/>
              </w:rPr>
              <w:t xml:space="preserve">3.6.7</w:t>
            </w:r>
          </w:hyperlink>
          <w:hyperlink w:anchor="_3ygebqi">
            <w:r w:rsidDel="00000000" w:rsidR="00000000" w:rsidRPr="00000000">
              <w:rPr>
                <w:rFonts w:ascii="Calibri" w:cs="Calibri" w:eastAsia="Calibri" w:hAnsi="Calibri"/>
                <w:b w:val="0"/>
                <w:sz w:val="22"/>
                <w:szCs w:val="22"/>
                <w:rtl w:val="0"/>
              </w:rPr>
              <w:tab/>
            </w:r>
          </w:hyperlink>
          <w:hyperlink w:anchor="_3ygebqi">
            <w:r w:rsidDel="00000000" w:rsidR="00000000" w:rsidRPr="00000000">
              <w:rPr>
                <w:rFonts w:ascii="Calibri" w:cs="Calibri" w:eastAsia="Calibri" w:hAnsi="Calibri"/>
                <w:b w:val="0"/>
                <w:color w:val="0000ff"/>
                <w:sz w:val="22"/>
                <w:szCs w:val="22"/>
                <w:u w:val="single"/>
                <w:rtl w:val="0"/>
              </w:rPr>
              <w:t xml:space="preserve">Alertes et Notifications</w:t>
            </w:r>
          </w:hyperlink>
          <w:hyperlink w:anchor="_2dloly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dlolyb">
            <w:r w:rsidDel="00000000" w:rsidR="00000000" w:rsidRPr="00000000">
              <w:rPr>
                <w:rFonts w:ascii="Calibri" w:cs="Calibri" w:eastAsia="Calibri" w:hAnsi="Calibri"/>
                <w:b w:val="0"/>
                <w:color w:val="0000ff"/>
                <w:sz w:val="22"/>
                <w:szCs w:val="22"/>
                <w:u w:val="single"/>
                <w:rtl w:val="0"/>
              </w:rPr>
              <w:t xml:space="preserve">3.7</w:t>
            </w:r>
          </w:hyperlink>
          <w:hyperlink w:anchor="_2dlolyb">
            <w:r w:rsidDel="00000000" w:rsidR="00000000" w:rsidRPr="00000000">
              <w:rPr>
                <w:rFonts w:ascii="Calibri" w:cs="Calibri" w:eastAsia="Calibri" w:hAnsi="Calibri"/>
                <w:b w:val="0"/>
                <w:sz w:val="22"/>
                <w:szCs w:val="22"/>
                <w:rtl w:val="0"/>
              </w:rPr>
              <w:tab/>
            </w:r>
          </w:hyperlink>
          <w:hyperlink w:anchor="_2dlolyb">
            <w:r w:rsidDel="00000000" w:rsidR="00000000" w:rsidRPr="00000000">
              <w:rPr>
                <w:rFonts w:ascii="Calibri" w:cs="Calibri" w:eastAsia="Calibri" w:hAnsi="Calibri"/>
                <w:b w:val="0"/>
                <w:color w:val="0000ff"/>
                <w:sz w:val="22"/>
                <w:szCs w:val="22"/>
                <w:u w:val="single"/>
                <w:rtl w:val="0"/>
              </w:rPr>
              <w:t xml:space="preserve">Gestion des Paiements</w:t>
            </w:r>
          </w:hyperlink>
          <w:hyperlink w:anchor="_sqyw6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sqyw64">
            <w:r w:rsidDel="00000000" w:rsidR="00000000" w:rsidRPr="00000000">
              <w:rPr>
                <w:rFonts w:ascii="Calibri" w:cs="Calibri" w:eastAsia="Calibri" w:hAnsi="Calibri"/>
                <w:b w:val="0"/>
                <w:color w:val="0000ff"/>
                <w:sz w:val="22"/>
                <w:szCs w:val="22"/>
                <w:u w:val="single"/>
                <w:rtl w:val="0"/>
              </w:rPr>
              <w:t xml:space="preserve">3.7.1</w:t>
            </w:r>
          </w:hyperlink>
          <w:hyperlink w:anchor="_sqyw64">
            <w:r w:rsidDel="00000000" w:rsidR="00000000" w:rsidRPr="00000000">
              <w:rPr>
                <w:rFonts w:ascii="Calibri" w:cs="Calibri" w:eastAsia="Calibri" w:hAnsi="Calibri"/>
                <w:b w:val="0"/>
                <w:sz w:val="22"/>
                <w:szCs w:val="22"/>
                <w:rtl w:val="0"/>
              </w:rPr>
              <w:tab/>
            </w:r>
          </w:hyperlink>
          <w:hyperlink w:anchor="_sqyw64">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3cqmet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cqmetx">
            <w:r w:rsidDel="00000000" w:rsidR="00000000" w:rsidRPr="00000000">
              <w:rPr>
                <w:rFonts w:ascii="Calibri" w:cs="Calibri" w:eastAsia="Calibri" w:hAnsi="Calibri"/>
                <w:b w:val="0"/>
                <w:color w:val="0000ff"/>
                <w:sz w:val="22"/>
                <w:szCs w:val="22"/>
                <w:u w:val="single"/>
                <w:rtl w:val="0"/>
              </w:rPr>
              <w:t xml:space="preserve">3.7.2</w:t>
            </w:r>
          </w:hyperlink>
          <w:hyperlink w:anchor="_3cqmetx">
            <w:r w:rsidDel="00000000" w:rsidR="00000000" w:rsidRPr="00000000">
              <w:rPr>
                <w:rFonts w:ascii="Calibri" w:cs="Calibri" w:eastAsia="Calibri" w:hAnsi="Calibri"/>
                <w:b w:val="0"/>
                <w:sz w:val="22"/>
                <w:szCs w:val="22"/>
                <w:rtl w:val="0"/>
              </w:rPr>
              <w:tab/>
            </w:r>
          </w:hyperlink>
          <w:hyperlink w:anchor="_3cqmetx">
            <w:r w:rsidDel="00000000" w:rsidR="00000000" w:rsidRPr="00000000">
              <w:rPr>
                <w:rFonts w:ascii="Calibri" w:cs="Calibri" w:eastAsia="Calibri" w:hAnsi="Calibri"/>
                <w:b w:val="0"/>
                <w:color w:val="0000ff"/>
                <w:sz w:val="22"/>
                <w:szCs w:val="22"/>
                <w:u w:val="single"/>
                <w:rtl w:val="0"/>
              </w:rPr>
              <w:t xml:space="preserve">Paiement Titre</w:t>
            </w:r>
          </w:hyperlink>
          <w:hyperlink w:anchor="_4bvk7p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bvk7pj">
            <w:r w:rsidDel="00000000" w:rsidR="00000000" w:rsidRPr="00000000">
              <w:rPr>
                <w:rFonts w:ascii="Calibri" w:cs="Calibri" w:eastAsia="Calibri" w:hAnsi="Calibri"/>
                <w:b w:val="0"/>
                <w:color w:val="0000ff"/>
                <w:sz w:val="22"/>
                <w:szCs w:val="22"/>
                <w:u w:val="single"/>
                <w:rtl w:val="0"/>
              </w:rPr>
              <w:t xml:space="preserve">3.7.3</w:t>
            </w:r>
          </w:hyperlink>
          <w:hyperlink w:anchor="_4bvk7pj">
            <w:r w:rsidDel="00000000" w:rsidR="00000000" w:rsidRPr="00000000">
              <w:rPr>
                <w:rFonts w:ascii="Calibri" w:cs="Calibri" w:eastAsia="Calibri" w:hAnsi="Calibri"/>
                <w:b w:val="0"/>
                <w:sz w:val="22"/>
                <w:szCs w:val="22"/>
                <w:rtl w:val="0"/>
              </w:rPr>
              <w:tab/>
            </w:r>
          </w:hyperlink>
          <w:hyperlink w:anchor="_4bvk7pj">
            <w:r w:rsidDel="00000000" w:rsidR="00000000" w:rsidRPr="00000000">
              <w:rPr>
                <w:rFonts w:ascii="Calibri" w:cs="Calibri" w:eastAsia="Calibri" w:hAnsi="Calibri"/>
                <w:b w:val="0"/>
                <w:color w:val="0000ff"/>
                <w:sz w:val="22"/>
                <w:szCs w:val="22"/>
                <w:u w:val="single"/>
                <w:rtl w:val="0"/>
              </w:rPr>
              <w:t xml:space="preserve">Paiement Espèces</w:t>
            </w:r>
          </w:hyperlink>
          <w:hyperlink w:anchor="_2r0uhx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r0uhxc">
            <w:r w:rsidDel="00000000" w:rsidR="00000000" w:rsidRPr="00000000">
              <w:rPr>
                <w:rFonts w:ascii="Calibri" w:cs="Calibri" w:eastAsia="Calibri" w:hAnsi="Calibri"/>
                <w:b w:val="0"/>
                <w:color w:val="0000ff"/>
                <w:sz w:val="22"/>
                <w:szCs w:val="22"/>
                <w:u w:val="single"/>
                <w:rtl w:val="0"/>
              </w:rPr>
              <w:t xml:space="preserve">3.7.4</w:t>
            </w:r>
          </w:hyperlink>
          <w:hyperlink w:anchor="_2r0uhxc">
            <w:r w:rsidDel="00000000" w:rsidR="00000000" w:rsidRPr="00000000">
              <w:rPr>
                <w:rFonts w:ascii="Calibri" w:cs="Calibri" w:eastAsia="Calibri" w:hAnsi="Calibri"/>
                <w:b w:val="0"/>
                <w:sz w:val="22"/>
                <w:szCs w:val="22"/>
                <w:rtl w:val="0"/>
              </w:rPr>
              <w:tab/>
            </w:r>
          </w:hyperlink>
          <w:hyperlink w:anchor="_2r0uhxc">
            <w:r w:rsidDel="00000000" w:rsidR="00000000" w:rsidRPr="00000000">
              <w:rPr>
                <w:rFonts w:ascii="Calibri" w:cs="Calibri" w:eastAsia="Calibri" w:hAnsi="Calibri"/>
                <w:b w:val="0"/>
                <w:color w:val="0000ff"/>
                <w:sz w:val="22"/>
                <w:szCs w:val="22"/>
                <w:u w:val="single"/>
                <w:rtl w:val="0"/>
              </w:rPr>
              <w:t xml:space="preserve">Règles de réconciliation</w:t>
            </w:r>
          </w:hyperlink>
          <w:hyperlink w:anchor="_1664s5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664s55">
            <w:r w:rsidDel="00000000" w:rsidR="00000000" w:rsidRPr="00000000">
              <w:rPr>
                <w:rFonts w:ascii="Calibri" w:cs="Calibri" w:eastAsia="Calibri" w:hAnsi="Calibri"/>
                <w:b w:val="0"/>
                <w:color w:val="0000ff"/>
                <w:sz w:val="22"/>
                <w:szCs w:val="22"/>
                <w:u w:val="single"/>
                <w:rtl w:val="0"/>
              </w:rPr>
              <w:t xml:space="preserve">3.7.5</w:t>
            </w:r>
          </w:hyperlink>
          <w:hyperlink w:anchor="_1664s55">
            <w:r w:rsidDel="00000000" w:rsidR="00000000" w:rsidRPr="00000000">
              <w:rPr>
                <w:rFonts w:ascii="Calibri" w:cs="Calibri" w:eastAsia="Calibri" w:hAnsi="Calibri"/>
                <w:b w:val="0"/>
                <w:sz w:val="22"/>
                <w:szCs w:val="22"/>
                <w:rtl w:val="0"/>
              </w:rPr>
              <w:tab/>
            </w:r>
          </w:hyperlink>
          <w:hyperlink w:anchor="_1664s55">
            <w:r w:rsidDel="00000000" w:rsidR="00000000" w:rsidRPr="00000000">
              <w:rPr>
                <w:rFonts w:ascii="Calibri" w:cs="Calibri" w:eastAsia="Calibri" w:hAnsi="Calibri"/>
                <w:b w:val="0"/>
                <w:color w:val="0000ff"/>
                <w:sz w:val="22"/>
                <w:szCs w:val="22"/>
                <w:u w:val="single"/>
                <w:rtl w:val="0"/>
              </w:rPr>
              <w:t xml:space="preserve">Règles d’allocation</w:t>
            </w:r>
          </w:hyperlink>
          <w:hyperlink w:anchor="_3q5sas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q5sasy">
            <w:r w:rsidDel="00000000" w:rsidR="00000000" w:rsidRPr="00000000">
              <w:rPr>
                <w:rFonts w:ascii="Calibri" w:cs="Calibri" w:eastAsia="Calibri" w:hAnsi="Calibri"/>
                <w:b w:val="0"/>
                <w:color w:val="0000ff"/>
                <w:sz w:val="22"/>
                <w:szCs w:val="22"/>
                <w:u w:val="single"/>
                <w:rtl w:val="0"/>
              </w:rPr>
              <w:t xml:space="preserve">3.7.6</w:t>
            </w:r>
          </w:hyperlink>
          <w:hyperlink w:anchor="_3q5sasy">
            <w:r w:rsidDel="00000000" w:rsidR="00000000" w:rsidRPr="00000000">
              <w:rPr>
                <w:rFonts w:ascii="Calibri" w:cs="Calibri" w:eastAsia="Calibri" w:hAnsi="Calibri"/>
                <w:b w:val="0"/>
                <w:sz w:val="22"/>
                <w:szCs w:val="22"/>
                <w:rtl w:val="0"/>
              </w:rPr>
              <w:tab/>
            </w:r>
          </w:hyperlink>
          <w:hyperlink w:anchor="_3q5sasy">
            <w:r w:rsidDel="00000000" w:rsidR="00000000" w:rsidRPr="00000000">
              <w:rPr>
                <w:rFonts w:ascii="Calibri" w:cs="Calibri" w:eastAsia="Calibri" w:hAnsi="Calibri"/>
                <w:b w:val="0"/>
                <w:color w:val="0000ff"/>
                <w:sz w:val="22"/>
                <w:szCs w:val="22"/>
                <w:u w:val="single"/>
                <w:rtl w:val="0"/>
              </w:rPr>
              <w:t xml:space="preserve">Alertes et Notifications</w:t>
            </w:r>
          </w:hyperlink>
          <w:hyperlink w:anchor="_25b2l0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5b2l0r">
            <w:r w:rsidDel="00000000" w:rsidR="00000000" w:rsidRPr="00000000">
              <w:rPr>
                <w:rFonts w:ascii="Calibri" w:cs="Calibri" w:eastAsia="Calibri" w:hAnsi="Calibri"/>
                <w:b w:val="0"/>
                <w:color w:val="0000ff"/>
                <w:sz w:val="22"/>
                <w:szCs w:val="22"/>
                <w:u w:val="single"/>
                <w:rtl w:val="0"/>
              </w:rPr>
              <w:t xml:space="preserve">4</w:t>
            </w:r>
          </w:hyperlink>
          <w:hyperlink w:anchor="_25b2l0r">
            <w:r w:rsidDel="00000000" w:rsidR="00000000" w:rsidRPr="00000000">
              <w:rPr>
                <w:rFonts w:ascii="Calibri" w:cs="Calibri" w:eastAsia="Calibri" w:hAnsi="Calibri"/>
                <w:b w:val="0"/>
                <w:sz w:val="22"/>
                <w:szCs w:val="22"/>
                <w:rtl w:val="0"/>
              </w:rPr>
              <w:tab/>
            </w:r>
          </w:hyperlink>
          <w:hyperlink w:anchor="_25b2l0r">
            <w:r w:rsidDel="00000000" w:rsidR="00000000" w:rsidRPr="00000000">
              <w:rPr>
                <w:rFonts w:ascii="Calibri" w:cs="Calibri" w:eastAsia="Calibri" w:hAnsi="Calibri"/>
                <w:b w:val="0"/>
                <w:color w:val="0000ff"/>
                <w:sz w:val="22"/>
                <w:szCs w:val="22"/>
                <w:u w:val="single"/>
                <w:rtl w:val="0"/>
              </w:rPr>
              <w:t xml:space="preserve">Description des Operations sur Titre</w:t>
            </w:r>
          </w:hyperlink>
          <w:hyperlink w:anchor="_kgcv8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kgcv8k">
            <w:r w:rsidDel="00000000" w:rsidR="00000000" w:rsidRPr="00000000">
              <w:rPr>
                <w:rFonts w:ascii="Calibri" w:cs="Calibri" w:eastAsia="Calibri" w:hAnsi="Calibri"/>
                <w:b w:val="0"/>
                <w:color w:val="0000ff"/>
                <w:sz w:val="22"/>
                <w:szCs w:val="22"/>
                <w:u w:val="single"/>
                <w:rtl w:val="0"/>
              </w:rPr>
              <w:t xml:space="preserve">4.1</w:t>
            </w:r>
          </w:hyperlink>
          <w:hyperlink w:anchor="_kgcv8k">
            <w:r w:rsidDel="00000000" w:rsidR="00000000" w:rsidRPr="00000000">
              <w:rPr>
                <w:rFonts w:ascii="Calibri" w:cs="Calibri" w:eastAsia="Calibri" w:hAnsi="Calibri"/>
                <w:b w:val="0"/>
                <w:sz w:val="22"/>
                <w:szCs w:val="22"/>
                <w:rtl w:val="0"/>
              </w:rPr>
              <w:tab/>
            </w:r>
          </w:hyperlink>
          <w:hyperlink w:anchor="_kgcv8k">
            <w:r w:rsidDel="00000000" w:rsidR="00000000" w:rsidRPr="00000000">
              <w:rPr>
                <w:rFonts w:ascii="Calibri" w:cs="Calibri" w:eastAsia="Calibri" w:hAnsi="Calibri"/>
                <w:b w:val="0"/>
                <w:color w:val="0000ff"/>
                <w:sz w:val="22"/>
                <w:szCs w:val="22"/>
                <w:u w:val="single"/>
                <w:rtl w:val="0"/>
              </w:rPr>
              <w:t xml:space="preserve">Description du traitement des  OST obligatoires sans choix avec distribution d’espèces</w:t>
            </w:r>
          </w:hyperlink>
          <w:hyperlink w:anchor="_34g0dw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4g0dwd">
            <w:r w:rsidDel="00000000" w:rsidR="00000000" w:rsidRPr="00000000">
              <w:rPr>
                <w:rFonts w:ascii="Calibri" w:cs="Calibri" w:eastAsia="Calibri" w:hAnsi="Calibri"/>
                <w:b w:val="0"/>
                <w:color w:val="0000ff"/>
                <w:sz w:val="22"/>
                <w:szCs w:val="22"/>
                <w:u w:val="single"/>
                <w:rtl w:val="0"/>
              </w:rPr>
              <w:t xml:space="preserve">4.2</w:t>
            </w:r>
          </w:hyperlink>
          <w:hyperlink w:anchor="_34g0dwd">
            <w:r w:rsidDel="00000000" w:rsidR="00000000" w:rsidRPr="00000000">
              <w:rPr>
                <w:rFonts w:ascii="Calibri" w:cs="Calibri" w:eastAsia="Calibri" w:hAnsi="Calibri"/>
                <w:b w:val="0"/>
                <w:sz w:val="22"/>
                <w:szCs w:val="22"/>
                <w:rtl w:val="0"/>
              </w:rPr>
              <w:tab/>
            </w:r>
          </w:hyperlink>
          <w:hyperlink w:anchor="_34g0dwd">
            <w:r w:rsidDel="00000000" w:rsidR="00000000" w:rsidRPr="00000000">
              <w:rPr>
                <w:rFonts w:ascii="Calibri" w:cs="Calibri" w:eastAsia="Calibri" w:hAnsi="Calibri"/>
                <w:b w:val="0"/>
                <w:color w:val="0000ff"/>
                <w:sz w:val="22"/>
                <w:szCs w:val="22"/>
                <w:u w:val="single"/>
                <w:rtl w:val="0"/>
              </w:rPr>
              <w:t xml:space="preserve">Description du traitement des OST obligatoires sans choix avec distribution de titres</w:t>
            </w:r>
          </w:hyperlink>
          <w:hyperlink w:anchor="_1jlao4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jlao46">
            <w:r w:rsidDel="00000000" w:rsidR="00000000" w:rsidRPr="00000000">
              <w:rPr>
                <w:rFonts w:ascii="Calibri" w:cs="Calibri" w:eastAsia="Calibri" w:hAnsi="Calibri"/>
                <w:b w:val="0"/>
                <w:color w:val="0000ff"/>
                <w:sz w:val="22"/>
                <w:szCs w:val="22"/>
                <w:u w:val="single"/>
                <w:rtl w:val="0"/>
              </w:rPr>
              <w:t xml:space="preserve">4.3</w:t>
            </w:r>
          </w:hyperlink>
          <w:hyperlink w:anchor="_1jlao46">
            <w:r w:rsidDel="00000000" w:rsidR="00000000" w:rsidRPr="00000000">
              <w:rPr>
                <w:rFonts w:ascii="Calibri" w:cs="Calibri" w:eastAsia="Calibri" w:hAnsi="Calibri"/>
                <w:b w:val="0"/>
                <w:sz w:val="22"/>
                <w:szCs w:val="22"/>
                <w:rtl w:val="0"/>
              </w:rPr>
              <w:tab/>
            </w:r>
          </w:hyperlink>
          <w:hyperlink w:anchor="_1jlao46">
            <w:r w:rsidDel="00000000" w:rsidR="00000000" w:rsidRPr="00000000">
              <w:rPr>
                <w:rFonts w:ascii="Calibri" w:cs="Calibri" w:eastAsia="Calibri" w:hAnsi="Calibri"/>
                <w:b w:val="0"/>
                <w:color w:val="0000ff"/>
                <w:sz w:val="22"/>
                <w:szCs w:val="22"/>
                <w:u w:val="single"/>
                <w:rtl w:val="0"/>
              </w:rPr>
              <w:t xml:space="preserve">Description du traitement des  OST obligatoires sans choix de rédemption</w:t>
            </w:r>
          </w:hyperlink>
          <w:hyperlink w:anchor="_43ky6r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43ky6rz">
            <w:r w:rsidDel="00000000" w:rsidR="00000000" w:rsidRPr="00000000">
              <w:rPr>
                <w:rFonts w:ascii="Calibri" w:cs="Calibri" w:eastAsia="Calibri" w:hAnsi="Calibri"/>
                <w:b w:val="0"/>
                <w:color w:val="0000ff"/>
                <w:sz w:val="22"/>
                <w:szCs w:val="22"/>
                <w:u w:val="single"/>
                <w:rtl w:val="0"/>
              </w:rPr>
              <w:t xml:space="preserve">4.4</w:t>
            </w:r>
          </w:hyperlink>
          <w:hyperlink w:anchor="_43ky6rz">
            <w:r w:rsidDel="00000000" w:rsidR="00000000" w:rsidRPr="00000000">
              <w:rPr>
                <w:rFonts w:ascii="Calibri" w:cs="Calibri" w:eastAsia="Calibri" w:hAnsi="Calibri"/>
                <w:b w:val="0"/>
                <w:sz w:val="22"/>
                <w:szCs w:val="22"/>
                <w:rtl w:val="0"/>
              </w:rPr>
              <w:tab/>
            </w:r>
          </w:hyperlink>
          <w:hyperlink w:anchor="_43ky6rz">
            <w:r w:rsidDel="00000000" w:rsidR="00000000" w:rsidRPr="00000000">
              <w:rPr>
                <w:rFonts w:ascii="Calibri" w:cs="Calibri" w:eastAsia="Calibri" w:hAnsi="Calibri"/>
                <w:b w:val="0"/>
                <w:color w:val="0000ff"/>
                <w:sz w:val="22"/>
                <w:szCs w:val="22"/>
                <w:u w:val="single"/>
                <w:rtl w:val="0"/>
              </w:rPr>
              <w:t xml:space="preserve">Description du traitement des OST obligatoires sans choix d’échange de titre sans rompus</w:t>
            </w:r>
          </w:hyperlink>
          <w:hyperlink w:anchor="_2iq8gz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iq8gzs">
            <w:r w:rsidDel="00000000" w:rsidR="00000000" w:rsidRPr="00000000">
              <w:rPr>
                <w:rFonts w:ascii="Calibri" w:cs="Calibri" w:eastAsia="Calibri" w:hAnsi="Calibri"/>
                <w:b w:val="0"/>
                <w:color w:val="0000ff"/>
                <w:sz w:val="22"/>
                <w:szCs w:val="22"/>
                <w:u w:val="single"/>
                <w:rtl w:val="0"/>
              </w:rPr>
              <w:t xml:space="preserve">4.5</w:t>
            </w:r>
          </w:hyperlink>
          <w:hyperlink w:anchor="_2iq8gzs">
            <w:r w:rsidDel="00000000" w:rsidR="00000000" w:rsidRPr="00000000">
              <w:rPr>
                <w:rFonts w:ascii="Calibri" w:cs="Calibri" w:eastAsia="Calibri" w:hAnsi="Calibri"/>
                <w:b w:val="0"/>
                <w:sz w:val="22"/>
                <w:szCs w:val="22"/>
                <w:rtl w:val="0"/>
              </w:rPr>
              <w:tab/>
            </w:r>
          </w:hyperlink>
          <w:hyperlink w:anchor="_2iq8gzs">
            <w:r w:rsidDel="00000000" w:rsidR="00000000" w:rsidRPr="00000000">
              <w:rPr>
                <w:rFonts w:ascii="Calibri" w:cs="Calibri" w:eastAsia="Calibri" w:hAnsi="Calibri"/>
                <w:b w:val="0"/>
                <w:color w:val="0000ff"/>
                <w:sz w:val="22"/>
                <w:szCs w:val="22"/>
                <w:u w:val="single"/>
                <w:rtl w:val="0"/>
              </w:rPr>
              <w:t xml:space="preserve">Description du traitement des OST obligatoires sans choix d’échange de titres avec rompus</w:t>
            </w:r>
          </w:hyperlink>
          <w:hyperlink w:anchor="_xvir7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xvir7l">
            <w:r w:rsidDel="00000000" w:rsidR="00000000" w:rsidRPr="00000000">
              <w:rPr>
                <w:rFonts w:ascii="Calibri" w:cs="Calibri" w:eastAsia="Calibri" w:hAnsi="Calibri"/>
                <w:b w:val="0"/>
                <w:color w:val="0000ff"/>
                <w:sz w:val="22"/>
                <w:szCs w:val="22"/>
                <w:u w:val="single"/>
                <w:rtl w:val="0"/>
              </w:rPr>
              <w:t xml:space="preserve">4.6</w:t>
            </w:r>
          </w:hyperlink>
          <w:hyperlink w:anchor="_xvir7l">
            <w:r w:rsidDel="00000000" w:rsidR="00000000" w:rsidRPr="00000000">
              <w:rPr>
                <w:rFonts w:ascii="Calibri" w:cs="Calibri" w:eastAsia="Calibri" w:hAnsi="Calibri"/>
                <w:b w:val="0"/>
                <w:sz w:val="22"/>
                <w:szCs w:val="22"/>
                <w:rtl w:val="0"/>
              </w:rPr>
              <w:tab/>
            </w:r>
          </w:hyperlink>
          <w:hyperlink w:anchor="_xvir7l">
            <w:r w:rsidDel="00000000" w:rsidR="00000000" w:rsidRPr="00000000">
              <w:rPr>
                <w:rFonts w:ascii="Calibri" w:cs="Calibri" w:eastAsia="Calibri" w:hAnsi="Calibri"/>
                <w:b w:val="0"/>
                <w:color w:val="0000ff"/>
                <w:sz w:val="22"/>
                <w:szCs w:val="22"/>
                <w:u w:val="single"/>
                <w:rtl w:val="0"/>
              </w:rPr>
              <w:t xml:space="preserve">Description du traitement des OST optionnelles</w:t>
            </w:r>
          </w:hyperlink>
          <w:hyperlink w:anchor="_3hv69v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hv69ve">
            <w:r w:rsidDel="00000000" w:rsidR="00000000" w:rsidRPr="00000000">
              <w:rPr>
                <w:rFonts w:ascii="Calibri" w:cs="Calibri" w:eastAsia="Calibri" w:hAnsi="Calibri"/>
                <w:b w:val="0"/>
                <w:color w:val="0000ff"/>
                <w:sz w:val="22"/>
                <w:szCs w:val="22"/>
                <w:u w:val="single"/>
                <w:rtl w:val="0"/>
              </w:rPr>
              <w:t xml:space="preserve">4.7</w:t>
            </w:r>
          </w:hyperlink>
          <w:hyperlink w:anchor="_3hv69ve">
            <w:r w:rsidDel="00000000" w:rsidR="00000000" w:rsidRPr="00000000">
              <w:rPr>
                <w:rFonts w:ascii="Calibri" w:cs="Calibri" w:eastAsia="Calibri" w:hAnsi="Calibri"/>
                <w:b w:val="0"/>
                <w:sz w:val="22"/>
                <w:szCs w:val="22"/>
                <w:rtl w:val="0"/>
              </w:rPr>
              <w:tab/>
            </w:r>
          </w:hyperlink>
          <w:hyperlink w:anchor="_3hv69ve">
            <w:r w:rsidDel="00000000" w:rsidR="00000000" w:rsidRPr="00000000">
              <w:rPr>
                <w:rFonts w:ascii="Calibri" w:cs="Calibri" w:eastAsia="Calibri" w:hAnsi="Calibri"/>
                <w:b w:val="0"/>
                <w:color w:val="0000ff"/>
                <w:sz w:val="22"/>
                <w:szCs w:val="22"/>
                <w:u w:val="single"/>
                <w:rtl w:val="0"/>
              </w:rPr>
              <w:t xml:space="preserve">Description du traitement des OST volontaires d’assemblée générale</w:t>
            </w:r>
          </w:hyperlink>
          <w:hyperlink w:anchor="_1x0gk3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x0gk37">
            <w:r w:rsidDel="00000000" w:rsidR="00000000" w:rsidRPr="00000000">
              <w:rPr>
                <w:rFonts w:ascii="Calibri" w:cs="Calibri" w:eastAsia="Calibri" w:hAnsi="Calibri"/>
                <w:b w:val="0"/>
                <w:color w:val="0000ff"/>
                <w:sz w:val="22"/>
                <w:szCs w:val="22"/>
                <w:u w:val="single"/>
                <w:rtl w:val="0"/>
              </w:rPr>
              <w:t xml:space="preserve">4.8</w:t>
            </w:r>
          </w:hyperlink>
          <w:hyperlink w:anchor="_1x0gk37">
            <w:r w:rsidDel="00000000" w:rsidR="00000000" w:rsidRPr="00000000">
              <w:rPr>
                <w:rFonts w:ascii="Calibri" w:cs="Calibri" w:eastAsia="Calibri" w:hAnsi="Calibri"/>
                <w:b w:val="0"/>
                <w:sz w:val="22"/>
                <w:szCs w:val="22"/>
                <w:rtl w:val="0"/>
              </w:rPr>
              <w:tab/>
            </w:r>
          </w:hyperlink>
          <w:hyperlink w:anchor="_1x0gk37">
            <w:r w:rsidDel="00000000" w:rsidR="00000000" w:rsidRPr="00000000">
              <w:rPr>
                <w:rFonts w:ascii="Calibri" w:cs="Calibri" w:eastAsia="Calibri" w:hAnsi="Calibri"/>
                <w:b w:val="0"/>
                <w:color w:val="0000ff"/>
                <w:sz w:val="22"/>
                <w:szCs w:val="22"/>
                <w:u w:val="single"/>
                <w:rtl w:val="0"/>
              </w:rPr>
              <w:t xml:space="preserve">Description du traitement des  OST d’information.</w:t>
            </w:r>
          </w:hyperlink>
          <w:hyperlink w:anchor="_4h042r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4h042r0">
            <w:r w:rsidDel="00000000" w:rsidR="00000000" w:rsidRPr="00000000">
              <w:rPr>
                <w:rFonts w:ascii="Calibri" w:cs="Calibri" w:eastAsia="Calibri" w:hAnsi="Calibri"/>
                <w:b w:val="0"/>
                <w:color w:val="0000ff"/>
                <w:sz w:val="22"/>
                <w:szCs w:val="22"/>
                <w:u w:val="single"/>
                <w:rtl w:val="0"/>
              </w:rPr>
              <w:t xml:space="preserve">4.9</w:t>
            </w:r>
          </w:hyperlink>
          <w:hyperlink w:anchor="_4h042r0">
            <w:r w:rsidDel="00000000" w:rsidR="00000000" w:rsidRPr="00000000">
              <w:rPr>
                <w:rFonts w:ascii="Calibri" w:cs="Calibri" w:eastAsia="Calibri" w:hAnsi="Calibri"/>
                <w:b w:val="0"/>
                <w:sz w:val="22"/>
                <w:szCs w:val="22"/>
                <w:rtl w:val="0"/>
              </w:rPr>
              <w:tab/>
            </w:r>
          </w:hyperlink>
          <w:hyperlink w:anchor="_4h042r0">
            <w:r w:rsidDel="00000000" w:rsidR="00000000" w:rsidRPr="00000000">
              <w:rPr>
                <w:rFonts w:ascii="Calibri" w:cs="Calibri" w:eastAsia="Calibri" w:hAnsi="Calibri"/>
                <w:b w:val="0"/>
                <w:color w:val="0000ff"/>
                <w:sz w:val="22"/>
                <w:szCs w:val="22"/>
                <w:u w:val="single"/>
                <w:rtl w:val="0"/>
              </w:rPr>
              <w:t xml:space="preserve">Description du traitement des  nouvelles OST non gérées par MegaCor .</w:t>
            </w:r>
          </w:hyperlink>
          <w:hyperlink w:anchor="_2w5ecy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w5ecyt">
            <w:r w:rsidDel="00000000" w:rsidR="00000000" w:rsidRPr="00000000">
              <w:rPr>
                <w:rFonts w:ascii="Calibri" w:cs="Calibri" w:eastAsia="Calibri" w:hAnsi="Calibri"/>
                <w:b w:val="0"/>
                <w:color w:val="0000ff"/>
                <w:sz w:val="22"/>
                <w:szCs w:val="22"/>
                <w:u w:val="single"/>
                <w:rtl w:val="0"/>
              </w:rPr>
              <w:t xml:space="preserve">4.9.1</w:t>
            </w:r>
          </w:hyperlink>
          <w:hyperlink w:anchor="_2w5ecyt">
            <w:r w:rsidDel="00000000" w:rsidR="00000000" w:rsidRPr="00000000">
              <w:rPr>
                <w:rFonts w:ascii="Calibri" w:cs="Calibri" w:eastAsia="Calibri" w:hAnsi="Calibri"/>
                <w:b w:val="0"/>
                <w:sz w:val="22"/>
                <w:szCs w:val="22"/>
                <w:rtl w:val="0"/>
              </w:rPr>
              <w:tab/>
            </w:r>
          </w:hyperlink>
          <w:hyperlink w:anchor="_2w5ecyt">
            <w:r w:rsidDel="00000000" w:rsidR="00000000" w:rsidRPr="00000000">
              <w:rPr>
                <w:rFonts w:ascii="Calibri" w:cs="Calibri" w:eastAsia="Calibri" w:hAnsi="Calibri"/>
                <w:b w:val="0"/>
                <w:color w:val="0000ff"/>
                <w:sz w:val="22"/>
                <w:szCs w:val="22"/>
                <w:u w:val="single"/>
                <w:rtl w:val="0"/>
              </w:rPr>
              <w:t xml:space="preserve">Certification Non-US TEFRA D</w:t>
            </w:r>
          </w:hyperlink>
          <w:hyperlink w:anchor="_1baon6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baon6m">
            <w:r w:rsidDel="00000000" w:rsidR="00000000" w:rsidRPr="00000000">
              <w:rPr>
                <w:rFonts w:ascii="Calibri" w:cs="Calibri" w:eastAsia="Calibri" w:hAnsi="Calibri"/>
                <w:b w:val="0"/>
                <w:color w:val="0000ff"/>
                <w:sz w:val="22"/>
                <w:szCs w:val="22"/>
                <w:u w:val="single"/>
                <w:rtl w:val="0"/>
              </w:rPr>
              <w:t xml:space="preserve">4.9.2</w:t>
            </w:r>
          </w:hyperlink>
          <w:hyperlink w:anchor="_1baon6m">
            <w:r w:rsidDel="00000000" w:rsidR="00000000" w:rsidRPr="00000000">
              <w:rPr>
                <w:rFonts w:ascii="Calibri" w:cs="Calibri" w:eastAsia="Calibri" w:hAnsi="Calibri"/>
                <w:b w:val="0"/>
                <w:sz w:val="22"/>
                <w:szCs w:val="22"/>
                <w:rtl w:val="0"/>
              </w:rPr>
              <w:tab/>
            </w:r>
          </w:hyperlink>
          <w:hyperlink w:anchor="_1baon6m">
            <w:r w:rsidDel="00000000" w:rsidR="00000000" w:rsidRPr="00000000">
              <w:rPr>
                <w:rFonts w:ascii="Calibri" w:cs="Calibri" w:eastAsia="Calibri" w:hAnsi="Calibri"/>
                <w:b w:val="0"/>
                <w:color w:val="0000ff"/>
                <w:sz w:val="22"/>
                <w:szCs w:val="22"/>
                <w:u w:val="single"/>
                <w:rtl w:val="0"/>
              </w:rPr>
              <w:t xml:space="preserve">Withholding Tax Relief Certification</w:t>
            </w:r>
          </w:hyperlink>
          <w:hyperlink w:anchor="_3vac5u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vac5uf">
            <w:r w:rsidDel="00000000" w:rsidR="00000000" w:rsidRPr="00000000">
              <w:rPr>
                <w:rFonts w:ascii="Calibri" w:cs="Calibri" w:eastAsia="Calibri" w:hAnsi="Calibri"/>
                <w:b w:val="0"/>
                <w:color w:val="0000ff"/>
                <w:sz w:val="22"/>
                <w:szCs w:val="22"/>
                <w:u w:val="single"/>
                <w:rtl w:val="0"/>
              </w:rPr>
              <w:t xml:space="preserve">4.9.3</w:t>
            </w:r>
          </w:hyperlink>
          <w:hyperlink w:anchor="_3vac5uf">
            <w:r w:rsidDel="00000000" w:rsidR="00000000" w:rsidRPr="00000000">
              <w:rPr>
                <w:rFonts w:ascii="Calibri" w:cs="Calibri" w:eastAsia="Calibri" w:hAnsi="Calibri"/>
                <w:b w:val="0"/>
                <w:sz w:val="22"/>
                <w:szCs w:val="22"/>
                <w:rtl w:val="0"/>
              </w:rPr>
              <w:tab/>
            </w:r>
          </w:hyperlink>
          <w:hyperlink w:anchor="_3vac5uf">
            <w:r w:rsidDel="00000000" w:rsidR="00000000" w:rsidRPr="00000000">
              <w:rPr>
                <w:rFonts w:ascii="Calibri" w:cs="Calibri" w:eastAsia="Calibri" w:hAnsi="Calibri"/>
                <w:b w:val="0"/>
                <w:color w:val="0000ff"/>
                <w:sz w:val="22"/>
                <w:szCs w:val="22"/>
                <w:u w:val="single"/>
                <w:rtl w:val="0"/>
              </w:rPr>
              <w:t xml:space="preserve">Tax Reclaim</w:t>
            </w:r>
          </w:hyperlink>
          <w:hyperlink w:anchor="_2afmg2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afmg28">
            <w:r w:rsidDel="00000000" w:rsidR="00000000" w:rsidRPr="00000000">
              <w:rPr>
                <w:rFonts w:ascii="Calibri" w:cs="Calibri" w:eastAsia="Calibri" w:hAnsi="Calibri"/>
                <w:b w:val="0"/>
                <w:color w:val="0000ff"/>
                <w:sz w:val="22"/>
                <w:szCs w:val="22"/>
                <w:u w:val="single"/>
                <w:rtl w:val="0"/>
              </w:rPr>
              <w:t xml:space="preserve">5</w:t>
            </w:r>
          </w:hyperlink>
          <w:hyperlink w:anchor="_2afmg28">
            <w:r w:rsidDel="00000000" w:rsidR="00000000" w:rsidRPr="00000000">
              <w:rPr>
                <w:rFonts w:ascii="Calibri" w:cs="Calibri" w:eastAsia="Calibri" w:hAnsi="Calibri"/>
                <w:b w:val="0"/>
                <w:sz w:val="22"/>
                <w:szCs w:val="22"/>
                <w:rtl w:val="0"/>
              </w:rPr>
              <w:tab/>
            </w:r>
          </w:hyperlink>
          <w:hyperlink w:anchor="_2afmg28">
            <w:r w:rsidDel="00000000" w:rsidR="00000000" w:rsidRPr="00000000">
              <w:rPr>
                <w:rFonts w:ascii="Calibri" w:cs="Calibri" w:eastAsia="Calibri" w:hAnsi="Calibri"/>
                <w:b w:val="0"/>
                <w:color w:val="0000ff"/>
                <w:sz w:val="22"/>
                <w:szCs w:val="22"/>
                <w:u w:val="single"/>
                <w:rtl w:val="0"/>
              </w:rPr>
              <w:t xml:space="preserve">Menu</w:t>
            </w:r>
          </w:hyperlink>
          <w:hyperlink w:anchor="_pkwqa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pkwqa1">
            <w:r w:rsidDel="00000000" w:rsidR="00000000" w:rsidRPr="00000000">
              <w:rPr>
                <w:rFonts w:ascii="Calibri" w:cs="Calibri" w:eastAsia="Calibri" w:hAnsi="Calibri"/>
                <w:b w:val="0"/>
                <w:color w:val="0000ff"/>
                <w:sz w:val="22"/>
                <w:szCs w:val="22"/>
                <w:u w:val="single"/>
                <w:rtl w:val="0"/>
              </w:rPr>
              <w:t xml:space="preserve">6</w:t>
            </w:r>
          </w:hyperlink>
          <w:hyperlink w:anchor="_pkwqa1">
            <w:r w:rsidDel="00000000" w:rsidR="00000000" w:rsidRPr="00000000">
              <w:rPr>
                <w:rFonts w:ascii="Calibri" w:cs="Calibri" w:eastAsia="Calibri" w:hAnsi="Calibri"/>
                <w:b w:val="0"/>
                <w:sz w:val="22"/>
                <w:szCs w:val="22"/>
                <w:rtl w:val="0"/>
              </w:rPr>
              <w:tab/>
            </w:r>
          </w:hyperlink>
          <w:hyperlink w:anchor="_pkwqa1">
            <w:r w:rsidDel="00000000" w:rsidR="00000000" w:rsidRPr="00000000">
              <w:rPr>
                <w:rFonts w:ascii="Calibri" w:cs="Calibri" w:eastAsia="Calibri" w:hAnsi="Calibri"/>
                <w:b w:val="0"/>
                <w:color w:val="0000ff"/>
                <w:sz w:val="22"/>
                <w:szCs w:val="22"/>
                <w:u w:val="single"/>
                <w:rtl w:val="0"/>
              </w:rPr>
              <w:t xml:space="preserve">Description des cas d’utilisation</w:t>
            </w:r>
          </w:hyperlink>
          <w:hyperlink w:anchor="_39kk8x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9kk8xu">
            <w:r w:rsidDel="00000000" w:rsidR="00000000" w:rsidRPr="00000000">
              <w:rPr>
                <w:rFonts w:ascii="Calibri" w:cs="Calibri" w:eastAsia="Calibri" w:hAnsi="Calibri"/>
                <w:b w:val="0"/>
                <w:color w:val="0000ff"/>
                <w:sz w:val="22"/>
                <w:szCs w:val="22"/>
                <w:u w:val="single"/>
                <w:rtl w:val="0"/>
              </w:rPr>
              <w:t xml:space="preserve">6.1</w:t>
            </w:r>
          </w:hyperlink>
          <w:hyperlink w:anchor="_39kk8xu">
            <w:r w:rsidDel="00000000" w:rsidR="00000000" w:rsidRPr="00000000">
              <w:rPr>
                <w:rFonts w:ascii="Calibri" w:cs="Calibri" w:eastAsia="Calibri" w:hAnsi="Calibri"/>
                <w:b w:val="0"/>
                <w:sz w:val="22"/>
                <w:szCs w:val="22"/>
                <w:rtl w:val="0"/>
              </w:rPr>
              <w:tab/>
            </w:r>
          </w:hyperlink>
          <w:hyperlink w:anchor="_39kk8xu">
            <w:r w:rsidDel="00000000" w:rsidR="00000000" w:rsidRPr="00000000">
              <w:rPr>
                <w:rFonts w:ascii="Calibri" w:cs="Calibri" w:eastAsia="Calibri" w:hAnsi="Calibri"/>
                <w:b w:val="0"/>
                <w:color w:val="0000ff"/>
                <w:sz w:val="22"/>
                <w:szCs w:val="22"/>
                <w:u w:val="single"/>
                <w:rtl w:val="0"/>
              </w:rPr>
              <w:t xml:space="preserve">Cas d’utilisation &lt;Saisie manuelle d’une OST&gt;</w:t>
            </w:r>
          </w:hyperlink>
          <w:hyperlink w:anchor="_1opuj5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opuj5n">
            <w:r w:rsidDel="00000000" w:rsidR="00000000" w:rsidRPr="00000000">
              <w:rPr>
                <w:rFonts w:ascii="Calibri" w:cs="Calibri" w:eastAsia="Calibri" w:hAnsi="Calibri"/>
                <w:b w:val="0"/>
                <w:color w:val="0000ff"/>
                <w:sz w:val="22"/>
                <w:szCs w:val="22"/>
                <w:u w:val="single"/>
                <w:rtl w:val="0"/>
              </w:rPr>
              <w:t xml:space="preserve">6.1.1</w:t>
            </w:r>
          </w:hyperlink>
          <w:hyperlink w:anchor="_1opuj5n">
            <w:r w:rsidDel="00000000" w:rsidR="00000000" w:rsidRPr="00000000">
              <w:rPr>
                <w:rFonts w:ascii="Calibri" w:cs="Calibri" w:eastAsia="Calibri" w:hAnsi="Calibri"/>
                <w:b w:val="0"/>
                <w:sz w:val="22"/>
                <w:szCs w:val="22"/>
                <w:rtl w:val="0"/>
              </w:rPr>
              <w:tab/>
            </w:r>
          </w:hyperlink>
          <w:hyperlink w:anchor="_1opuj5n">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2nusc1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nusc19">
            <w:r w:rsidDel="00000000" w:rsidR="00000000" w:rsidRPr="00000000">
              <w:rPr>
                <w:rFonts w:ascii="Calibri" w:cs="Calibri" w:eastAsia="Calibri" w:hAnsi="Calibri"/>
                <w:b w:val="0"/>
                <w:color w:val="0000ff"/>
                <w:sz w:val="22"/>
                <w:szCs w:val="22"/>
                <w:u w:val="single"/>
                <w:rtl w:val="0"/>
              </w:rPr>
              <w:t xml:space="preserve">6.1.2</w:t>
            </w:r>
          </w:hyperlink>
          <w:hyperlink w:anchor="_2nusc19">
            <w:r w:rsidDel="00000000" w:rsidR="00000000" w:rsidRPr="00000000">
              <w:rPr>
                <w:rFonts w:ascii="Calibri" w:cs="Calibri" w:eastAsia="Calibri" w:hAnsi="Calibri"/>
                <w:b w:val="0"/>
                <w:sz w:val="22"/>
                <w:szCs w:val="22"/>
                <w:rtl w:val="0"/>
              </w:rPr>
              <w:tab/>
            </w:r>
          </w:hyperlink>
          <w:hyperlink w:anchor="_2nusc19">
            <w:r w:rsidDel="00000000" w:rsidR="00000000" w:rsidRPr="00000000">
              <w:rPr>
                <w:rFonts w:ascii="Calibri" w:cs="Calibri" w:eastAsia="Calibri" w:hAnsi="Calibri"/>
                <w:b w:val="0"/>
                <w:color w:val="0000ff"/>
                <w:sz w:val="22"/>
                <w:szCs w:val="22"/>
                <w:u w:val="single"/>
                <w:rtl w:val="0"/>
              </w:rPr>
              <w:t xml:space="preserve">Pré-conditions</w:t>
            </w:r>
          </w:hyperlink>
          <w:hyperlink w:anchor="_1302m9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302m92">
            <w:r w:rsidDel="00000000" w:rsidR="00000000" w:rsidRPr="00000000">
              <w:rPr>
                <w:rFonts w:ascii="Calibri" w:cs="Calibri" w:eastAsia="Calibri" w:hAnsi="Calibri"/>
                <w:b w:val="0"/>
                <w:color w:val="0000ff"/>
                <w:sz w:val="22"/>
                <w:szCs w:val="22"/>
                <w:u w:val="single"/>
                <w:rtl w:val="0"/>
              </w:rPr>
              <w:t xml:space="preserve">6.1.3</w:t>
            </w:r>
          </w:hyperlink>
          <w:hyperlink w:anchor="_1302m92">
            <w:r w:rsidDel="00000000" w:rsidR="00000000" w:rsidRPr="00000000">
              <w:rPr>
                <w:rFonts w:ascii="Calibri" w:cs="Calibri" w:eastAsia="Calibri" w:hAnsi="Calibri"/>
                <w:b w:val="0"/>
                <w:sz w:val="22"/>
                <w:szCs w:val="22"/>
                <w:rtl w:val="0"/>
              </w:rPr>
              <w:tab/>
            </w:r>
          </w:hyperlink>
          <w:hyperlink w:anchor="_1302m92">
            <w:r w:rsidDel="00000000" w:rsidR="00000000" w:rsidRPr="00000000">
              <w:rPr>
                <w:rFonts w:ascii="Calibri" w:cs="Calibri" w:eastAsia="Calibri" w:hAnsi="Calibri"/>
                <w:b w:val="0"/>
                <w:color w:val="0000ff"/>
                <w:sz w:val="22"/>
                <w:szCs w:val="22"/>
                <w:u w:val="single"/>
                <w:rtl w:val="0"/>
              </w:rPr>
              <w:t xml:space="preserve">Post-conditions</w:t>
            </w:r>
          </w:hyperlink>
          <w:hyperlink w:anchor="_3mzq4w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mzq4wv">
            <w:r w:rsidDel="00000000" w:rsidR="00000000" w:rsidRPr="00000000">
              <w:rPr>
                <w:rFonts w:ascii="Calibri" w:cs="Calibri" w:eastAsia="Calibri" w:hAnsi="Calibri"/>
                <w:b w:val="0"/>
                <w:color w:val="0000ff"/>
                <w:sz w:val="22"/>
                <w:szCs w:val="22"/>
                <w:u w:val="single"/>
                <w:rtl w:val="0"/>
              </w:rPr>
              <w:t xml:space="preserve">6.1.4</w:t>
            </w:r>
          </w:hyperlink>
          <w:hyperlink w:anchor="_3mzq4wv">
            <w:r w:rsidDel="00000000" w:rsidR="00000000" w:rsidRPr="00000000">
              <w:rPr>
                <w:rFonts w:ascii="Calibri" w:cs="Calibri" w:eastAsia="Calibri" w:hAnsi="Calibri"/>
                <w:b w:val="0"/>
                <w:sz w:val="22"/>
                <w:szCs w:val="22"/>
                <w:rtl w:val="0"/>
              </w:rPr>
              <w:tab/>
            </w:r>
          </w:hyperlink>
          <w:hyperlink w:anchor="_3mzq4wv">
            <w:r w:rsidDel="00000000" w:rsidR="00000000" w:rsidRPr="00000000">
              <w:rPr>
                <w:rFonts w:ascii="Calibri" w:cs="Calibri" w:eastAsia="Calibri" w:hAnsi="Calibri"/>
                <w:b w:val="0"/>
                <w:color w:val="0000ff"/>
                <w:sz w:val="22"/>
                <w:szCs w:val="22"/>
                <w:u w:val="single"/>
                <w:rtl w:val="0"/>
              </w:rPr>
              <w:t xml:space="preserve">Diagramme d’activité</w:t>
            </w:r>
          </w:hyperlink>
          <w:hyperlink w:anchor="_2250f4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250f4o">
            <w:r w:rsidDel="00000000" w:rsidR="00000000" w:rsidRPr="00000000">
              <w:rPr>
                <w:rFonts w:ascii="Calibri" w:cs="Calibri" w:eastAsia="Calibri" w:hAnsi="Calibri"/>
                <w:b w:val="0"/>
                <w:color w:val="0000ff"/>
                <w:sz w:val="22"/>
                <w:szCs w:val="22"/>
                <w:u w:val="single"/>
                <w:rtl w:val="0"/>
              </w:rPr>
              <w:t xml:space="preserve">6.1.5</w:t>
            </w:r>
          </w:hyperlink>
          <w:hyperlink w:anchor="_2250f4o">
            <w:r w:rsidDel="00000000" w:rsidR="00000000" w:rsidRPr="00000000">
              <w:rPr>
                <w:rFonts w:ascii="Calibri" w:cs="Calibri" w:eastAsia="Calibri" w:hAnsi="Calibri"/>
                <w:b w:val="0"/>
                <w:sz w:val="22"/>
                <w:szCs w:val="22"/>
                <w:rtl w:val="0"/>
              </w:rPr>
              <w:tab/>
            </w:r>
          </w:hyperlink>
          <w:hyperlink w:anchor="_2250f4o">
            <w:r w:rsidDel="00000000" w:rsidR="00000000" w:rsidRPr="00000000">
              <w:rPr>
                <w:rFonts w:ascii="Calibri" w:cs="Calibri" w:eastAsia="Calibri" w:hAnsi="Calibri"/>
                <w:b w:val="0"/>
                <w:color w:val="0000ff"/>
                <w:sz w:val="22"/>
                <w:szCs w:val="22"/>
                <w:u w:val="single"/>
                <w:rtl w:val="0"/>
              </w:rPr>
              <w:t xml:space="preserve">Traitements</w:t>
            </w:r>
          </w:hyperlink>
          <w:hyperlink w:anchor="_319y80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19y80a">
            <w:r w:rsidDel="00000000" w:rsidR="00000000" w:rsidRPr="00000000">
              <w:rPr>
                <w:rFonts w:ascii="Calibri" w:cs="Calibri" w:eastAsia="Calibri" w:hAnsi="Calibri"/>
                <w:b w:val="0"/>
                <w:color w:val="0000ff"/>
                <w:sz w:val="22"/>
                <w:szCs w:val="22"/>
                <w:u w:val="single"/>
                <w:rtl w:val="0"/>
              </w:rPr>
              <w:t xml:space="preserve">6.1.6</w:t>
            </w:r>
          </w:hyperlink>
          <w:hyperlink w:anchor="_319y80a">
            <w:r w:rsidDel="00000000" w:rsidR="00000000" w:rsidRPr="00000000">
              <w:rPr>
                <w:rFonts w:ascii="Calibri" w:cs="Calibri" w:eastAsia="Calibri" w:hAnsi="Calibri"/>
                <w:b w:val="0"/>
                <w:sz w:val="22"/>
                <w:szCs w:val="22"/>
                <w:rtl w:val="0"/>
              </w:rPr>
              <w:tab/>
            </w:r>
          </w:hyperlink>
          <w:hyperlink w:anchor="_319y80a">
            <w:r w:rsidDel="00000000" w:rsidR="00000000" w:rsidRPr="00000000">
              <w:rPr>
                <w:rFonts w:ascii="Calibri" w:cs="Calibri" w:eastAsia="Calibri" w:hAnsi="Calibri"/>
                <w:b w:val="0"/>
                <w:color w:val="0000ff"/>
                <w:sz w:val="22"/>
                <w:szCs w:val="22"/>
                <w:u w:val="single"/>
                <w:rtl w:val="0"/>
              </w:rPr>
              <w:t xml:space="preserve">Messages d’erreur</w:t>
            </w:r>
          </w:hyperlink>
          <w:hyperlink w:anchor="_1gf8i8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gf8i83">
            <w:r w:rsidDel="00000000" w:rsidR="00000000" w:rsidRPr="00000000">
              <w:rPr>
                <w:rFonts w:ascii="Calibri" w:cs="Calibri" w:eastAsia="Calibri" w:hAnsi="Calibri"/>
                <w:b w:val="0"/>
                <w:color w:val="0000ff"/>
                <w:sz w:val="22"/>
                <w:szCs w:val="22"/>
                <w:u w:val="single"/>
                <w:rtl w:val="0"/>
              </w:rPr>
              <w:t xml:space="preserve">6.2</w:t>
            </w:r>
          </w:hyperlink>
          <w:hyperlink w:anchor="_1gf8i83">
            <w:r w:rsidDel="00000000" w:rsidR="00000000" w:rsidRPr="00000000">
              <w:rPr>
                <w:rFonts w:ascii="Calibri" w:cs="Calibri" w:eastAsia="Calibri" w:hAnsi="Calibri"/>
                <w:b w:val="0"/>
                <w:sz w:val="22"/>
                <w:szCs w:val="22"/>
                <w:rtl w:val="0"/>
              </w:rPr>
              <w:tab/>
            </w:r>
          </w:hyperlink>
          <w:hyperlink w:anchor="_1gf8i83">
            <w:r w:rsidDel="00000000" w:rsidR="00000000" w:rsidRPr="00000000">
              <w:rPr>
                <w:rFonts w:ascii="Calibri" w:cs="Calibri" w:eastAsia="Calibri" w:hAnsi="Calibri"/>
                <w:b w:val="0"/>
                <w:color w:val="0000ff"/>
                <w:sz w:val="22"/>
                <w:szCs w:val="22"/>
                <w:u w:val="single"/>
                <w:rtl w:val="0"/>
              </w:rPr>
              <w:t xml:space="preserve">Cas d’utilisation &lt;Mise à jour des Dummy code&gt;</w:t>
            </w:r>
          </w:hyperlink>
          <w:hyperlink w:anchor="_40ew0v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0ew0vw">
            <w:r w:rsidDel="00000000" w:rsidR="00000000" w:rsidRPr="00000000">
              <w:rPr>
                <w:rFonts w:ascii="Calibri" w:cs="Calibri" w:eastAsia="Calibri" w:hAnsi="Calibri"/>
                <w:b w:val="0"/>
                <w:color w:val="0000ff"/>
                <w:sz w:val="22"/>
                <w:szCs w:val="22"/>
                <w:u w:val="single"/>
                <w:rtl w:val="0"/>
              </w:rPr>
              <w:t xml:space="preserve">6.2.1</w:t>
            </w:r>
          </w:hyperlink>
          <w:hyperlink w:anchor="_40ew0vw">
            <w:r w:rsidDel="00000000" w:rsidR="00000000" w:rsidRPr="00000000">
              <w:rPr>
                <w:rFonts w:ascii="Calibri" w:cs="Calibri" w:eastAsia="Calibri" w:hAnsi="Calibri"/>
                <w:b w:val="0"/>
                <w:sz w:val="22"/>
                <w:szCs w:val="22"/>
                <w:rtl w:val="0"/>
              </w:rPr>
              <w:tab/>
            </w:r>
          </w:hyperlink>
          <w:hyperlink w:anchor="_40ew0vw">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2fk6b3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fk6b3p">
            <w:r w:rsidDel="00000000" w:rsidR="00000000" w:rsidRPr="00000000">
              <w:rPr>
                <w:rFonts w:ascii="Calibri" w:cs="Calibri" w:eastAsia="Calibri" w:hAnsi="Calibri"/>
                <w:b w:val="0"/>
                <w:color w:val="0000ff"/>
                <w:sz w:val="22"/>
                <w:szCs w:val="22"/>
                <w:u w:val="single"/>
                <w:rtl w:val="0"/>
              </w:rPr>
              <w:t xml:space="preserve">6.2.2</w:t>
            </w:r>
          </w:hyperlink>
          <w:hyperlink w:anchor="_2fk6b3p">
            <w:r w:rsidDel="00000000" w:rsidR="00000000" w:rsidRPr="00000000">
              <w:rPr>
                <w:rFonts w:ascii="Calibri" w:cs="Calibri" w:eastAsia="Calibri" w:hAnsi="Calibri"/>
                <w:b w:val="0"/>
                <w:sz w:val="22"/>
                <w:szCs w:val="22"/>
                <w:rtl w:val="0"/>
              </w:rPr>
              <w:tab/>
            </w:r>
          </w:hyperlink>
          <w:hyperlink w:anchor="_2fk6b3p">
            <w:r w:rsidDel="00000000" w:rsidR="00000000" w:rsidRPr="00000000">
              <w:rPr>
                <w:rFonts w:ascii="Calibri" w:cs="Calibri" w:eastAsia="Calibri" w:hAnsi="Calibri"/>
                <w:b w:val="0"/>
                <w:color w:val="0000ff"/>
                <w:sz w:val="22"/>
                <w:szCs w:val="22"/>
                <w:u w:val="single"/>
                <w:rtl w:val="0"/>
              </w:rPr>
              <w:t xml:space="preserve">Pré-conditions</w:t>
            </w:r>
          </w:hyperlink>
          <w:hyperlink w:anchor="_upglb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upglbi">
            <w:r w:rsidDel="00000000" w:rsidR="00000000" w:rsidRPr="00000000">
              <w:rPr>
                <w:rFonts w:ascii="Calibri" w:cs="Calibri" w:eastAsia="Calibri" w:hAnsi="Calibri"/>
                <w:b w:val="0"/>
                <w:color w:val="0000ff"/>
                <w:sz w:val="22"/>
                <w:szCs w:val="22"/>
                <w:u w:val="single"/>
                <w:rtl w:val="0"/>
              </w:rPr>
              <w:t xml:space="preserve">6.2.3</w:t>
            </w:r>
          </w:hyperlink>
          <w:hyperlink w:anchor="_upglbi">
            <w:r w:rsidDel="00000000" w:rsidR="00000000" w:rsidRPr="00000000">
              <w:rPr>
                <w:rFonts w:ascii="Calibri" w:cs="Calibri" w:eastAsia="Calibri" w:hAnsi="Calibri"/>
                <w:b w:val="0"/>
                <w:sz w:val="22"/>
                <w:szCs w:val="22"/>
                <w:rtl w:val="0"/>
              </w:rPr>
              <w:tab/>
            </w:r>
          </w:hyperlink>
          <w:hyperlink w:anchor="_upglbi">
            <w:r w:rsidDel="00000000" w:rsidR="00000000" w:rsidRPr="00000000">
              <w:rPr>
                <w:rFonts w:ascii="Calibri" w:cs="Calibri" w:eastAsia="Calibri" w:hAnsi="Calibri"/>
                <w:b w:val="0"/>
                <w:color w:val="0000ff"/>
                <w:sz w:val="22"/>
                <w:szCs w:val="22"/>
                <w:u w:val="single"/>
                <w:rtl w:val="0"/>
              </w:rPr>
              <w:t xml:space="preserve">Post-conditions</w:t>
            </w:r>
          </w:hyperlink>
          <w:hyperlink w:anchor="_3ep43z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ep43zb">
            <w:r w:rsidDel="00000000" w:rsidR="00000000" w:rsidRPr="00000000">
              <w:rPr>
                <w:rFonts w:ascii="Calibri" w:cs="Calibri" w:eastAsia="Calibri" w:hAnsi="Calibri"/>
                <w:b w:val="0"/>
                <w:color w:val="0000ff"/>
                <w:sz w:val="22"/>
                <w:szCs w:val="22"/>
                <w:u w:val="single"/>
                <w:rtl w:val="0"/>
              </w:rPr>
              <w:t xml:space="preserve">6.2.4</w:t>
            </w:r>
          </w:hyperlink>
          <w:hyperlink w:anchor="_3ep43zb">
            <w:r w:rsidDel="00000000" w:rsidR="00000000" w:rsidRPr="00000000">
              <w:rPr>
                <w:rFonts w:ascii="Calibri" w:cs="Calibri" w:eastAsia="Calibri" w:hAnsi="Calibri"/>
                <w:b w:val="0"/>
                <w:sz w:val="22"/>
                <w:szCs w:val="22"/>
                <w:rtl w:val="0"/>
              </w:rPr>
              <w:tab/>
            </w:r>
          </w:hyperlink>
          <w:hyperlink w:anchor="_3ep43zb">
            <w:r w:rsidDel="00000000" w:rsidR="00000000" w:rsidRPr="00000000">
              <w:rPr>
                <w:rFonts w:ascii="Calibri" w:cs="Calibri" w:eastAsia="Calibri" w:hAnsi="Calibri"/>
                <w:b w:val="0"/>
                <w:color w:val="0000ff"/>
                <w:sz w:val="22"/>
                <w:szCs w:val="22"/>
                <w:u w:val="single"/>
                <w:rtl w:val="0"/>
              </w:rPr>
              <w:t xml:space="preserve">Diagramme d’activité</w:t>
            </w:r>
          </w:hyperlink>
          <w:hyperlink w:anchor="_1tuee7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tuee74">
            <w:r w:rsidDel="00000000" w:rsidR="00000000" w:rsidRPr="00000000">
              <w:rPr>
                <w:rFonts w:ascii="Calibri" w:cs="Calibri" w:eastAsia="Calibri" w:hAnsi="Calibri"/>
                <w:b w:val="0"/>
                <w:color w:val="0000ff"/>
                <w:sz w:val="22"/>
                <w:szCs w:val="22"/>
                <w:u w:val="single"/>
                <w:rtl w:val="0"/>
              </w:rPr>
              <w:t xml:space="preserve">6.2.5</w:t>
            </w:r>
          </w:hyperlink>
          <w:hyperlink w:anchor="_1tuee74">
            <w:r w:rsidDel="00000000" w:rsidR="00000000" w:rsidRPr="00000000">
              <w:rPr>
                <w:rFonts w:ascii="Calibri" w:cs="Calibri" w:eastAsia="Calibri" w:hAnsi="Calibri"/>
                <w:b w:val="0"/>
                <w:sz w:val="22"/>
                <w:szCs w:val="22"/>
                <w:rtl w:val="0"/>
              </w:rPr>
              <w:tab/>
            </w:r>
          </w:hyperlink>
          <w:hyperlink w:anchor="_1tuee74">
            <w:r w:rsidDel="00000000" w:rsidR="00000000" w:rsidRPr="00000000">
              <w:rPr>
                <w:rFonts w:ascii="Calibri" w:cs="Calibri" w:eastAsia="Calibri" w:hAnsi="Calibri"/>
                <w:b w:val="0"/>
                <w:color w:val="0000ff"/>
                <w:sz w:val="22"/>
                <w:szCs w:val="22"/>
                <w:u w:val="single"/>
                <w:rtl w:val="0"/>
              </w:rPr>
              <w:t xml:space="preserve">Traitements</w:t>
            </w:r>
          </w:hyperlink>
          <w:hyperlink w:anchor="_4du1wu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4du1wux">
            <w:r w:rsidDel="00000000" w:rsidR="00000000" w:rsidRPr="00000000">
              <w:rPr>
                <w:rFonts w:ascii="Calibri" w:cs="Calibri" w:eastAsia="Calibri" w:hAnsi="Calibri"/>
                <w:b w:val="0"/>
                <w:color w:val="0000ff"/>
                <w:sz w:val="22"/>
                <w:szCs w:val="22"/>
                <w:u w:val="single"/>
                <w:rtl w:val="0"/>
              </w:rPr>
              <w:t xml:space="preserve">6.3</w:t>
            </w:r>
          </w:hyperlink>
          <w:hyperlink w:anchor="_4du1wux">
            <w:r w:rsidDel="00000000" w:rsidR="00000000" w:rsidRPr="00000000">
              <w:rPr>
                <w:rFonts w:ascii="Calibri" w:cs="Calibri" w:eastAsia="Calibri" w:hAnsi="Calibri"/>
                <w:b w:val="0"/>
                <w:sz w:val="22"/>
                <w:szCs w:val="22"/>
                <w:rtl w:val="0"/>
              </w:rPr>
              <w:tab/>
            </w:r>
          </w:hyperlink>
          <w:hyperlink w:anchor="_4du1wux">
            <w:r w:rsidDel="00000000" w:rsidR="00000000" w:rsidRPr="00000000">
              <w:rPr>
                <w:rFonts w:ascii="Calibri" w:cs="Calibri" w:eastAsia="Calibri" w:hAnsi="Calibri"/>
                <w:b w:val="0"/>
                <w:color w:val="0000ff"/>
                <w:sz w:val="22"/>
                <w:szCs w:val="22"/>
                <w:u w:val="single"/>
                <w:rtl w:val="0"/>
              </w:rPr>
              <w:t xml:space="preserve">Cas d’utilisation &lt;Saisie manuelle d’une instruction par compte client&gt;</w:t>
            </w:r>
          </w:hyperlink>
          <w:hyperlink w:anchor="_2szc72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szc72q">
            <w:r w:rsidDel="00000000" w:rsidR="00000000" w:rsidRPr="00000000">
              <w:rPr>
                <w:rFonts w:ascii="Calibri" w:cs="Calibri" w:eastAsia="Calibri" w:hAnsi="Calibri"/>
                <w:b w:val="0"/>
                <w:color w:val="0000ff"/>
                <w:sz w:val="22"/>
                <w:szCs w:val="22"/>
                <w:u w:val="single"/>
                <w:rtl w:val="0"/>
              </w:rPr>
              <w:t xml:space="preserve">6.3.1</w:t>
            </w:r>
          </w:hyperlink>
          <w:hyperlink w:anchor="_2szc72q">
            <w:r w:rsidDel="00000000" w:rsidR="00000000" w:rsidRPr="00000000">
              <w:rPr>
                <w:rFonts w:ascii="Calibri" w:cs="Calibri" w:eastAsia="Calibri" w:hAnsi="Calibri"/>
                <w:b w:val="0"/>
                <w:sz w:val="22"/>
                <w:szCs w:val="22"/>
                <w:rtl w:val="0"/>
              </w:rPr>
              <w:tab/>
            </w:r>
          </w:hyperlink>
          <w:hyperlink w:anchor="_2szc72q">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184mha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84mhaj">
            <w:r w:rsidDel="00000000" w:rsidR="00000000" w:rsidRPr="00000000">
              <w:rPr>
                <w:rFonts w:ascii="Calibri" w:cs="Calibri" w:eastAsia="Calibri" w:hAnsi="Calibri"/>
                <w:b w:val="0"/>
                <w:color w:val="0000ff"/>
                <w:sz w:val="22"/>
                <w:szCs w:val="22"/>
                <w:u w:val="single"/>
                <w:rtl w:val="0"/>
              </w:rPr>
              <w:t xml:space="preserve">6.3.2</w:t>
            </w:r>
          </w:hyperlink>
          <w:hyperlink w:anchor="_184mhaj">
            <w:r w:rsidDel="00000000" w:rsidR="00000000" w:rsidRPr="00000000">
              <w:rPr>
                <w:rFonts w:ascii="Calibri" w:cs="Calibri" w:eastAsia="Calibri" w:hAnsi="Calibri"/>
                <w:b w:val="0"/>
                <w:sz w:val="22"/>
                <w:szCs w:val="22"/>
                <w:rtl w:val="0"/>
              </w:rPr>
              <w:tab/>
            </w:r>
          </w:hyperlink>
          <w:hyperlink w:anchor="_184mhaj">
            <w:r w:rsidDel="00000000" w:rsidR="00000000" w:rsidRPr="00000000">
              <w:rPr>
                <w:rFonts w:ascii="Calibri" w:cs="Calibri" w:eastAsia="Calibri" w:hAnsi="Calibri"/>
                <w:b w:val="0"/>
                <w:color w:val="0000ff"/>
                <w:sz w:val="22"/>
                <w:szCs w:val="22"/>
                <w:u w:val="single"/>
                <w:rtl w:val="0"/>
              </w:rPr>
              <w:t xml:space="preserve">Pré-conditions</w:t>
            </w:r>
          </w:hyperlink>
          <w:hyperlink w:anchor="_3s49zy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s49zyc">
            <w:r w:rsidDel="00000000" w:rsidR="00000000" w:rsidRPr="00000000">
              <w:rPr>
                <w:rFonts w:ascii="Calibri" w:cs="Calibri" w:eastAsia="Calibri" w:hAnsi="Calibri"/>
                <w:b w:val="0"/>
                <w:color w:val="0000ff"/>
                <w:sz w:val="22"/>
                <w:szCs w:val="22"/>
                <w:u w:val="single"/>
                <w:rtl w:val="0"/>
              </w:rPr>
              <w:t xml:space="preserve">6.3.3</w:t>
            </w:r>
          </w:hyperlink>
          <w:hyperlink w:anchor="_3s49zyc">
            <w:r w:rsidDel="00000000" w:rsidR="00000000" w:rsidRPr="00000000">
              <w:rPr>
                <w:rFonts w:ascii="Calibri" w:cs="Calibri" w:eastAsia="Calibri" w:hAnsi="Calibri"/>
                <w:b w:val="0"/>
                <w:sz w:val="22"/>
                <w:szCs w:val="22"/>
                <w:rtl w:val="0"/>
              </w:rPr>
              <w:tab/>
            </w:r>
          </w:hyperlink>
          <w:hyperlink w:anchor="_3s49zyc">
            <w:r w:rsidDel="00000000" w:rsidR="00000000" w:rsidRPr="00000000">
              <w:rPr>
                <w:rFonts w:ascii="Calibri" w:cs="Calibri" w:eastAsia="Calibri" w:hAnsi="Calibri"/>
                <w:b w:val="0"/>
                <w:color w:val="0000ff"/>
                <w:sz w:val="22"/>
                <w:szCs w:val="22"/>
                <w:u w:val="single"/>
                <w:rtl w:val="0"/>
              </w:rPr>
              <w:t xml:space="preserve">Post-conditions</w:t>
            </w:r>
          </w:hyperlink>
          <w:hyperlink w:anchor="_279ka6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79ka65">
            <w:r w:rsidDel="00000000" w:rsidR="00000000" w:rsidRPr="00000000">
              <w:rPr>
                <w:rFonts w:ascii="Calibri" w:cs="Calibri" w:eastAsia="Calibri" w:hAnsi="Calibri"/>
                <w:b w:val="0"/>
                <w:color w:val="0000ff"/>
                <w:sz w:val="22"/>
                <w:szCs w:val="22"/>
                <w:u w:val="single"/>
                <w:rtl w:val="0"/>
              </w:rPr>
              <w:t xml:space="preserve">6.3.4</w:t>
            </w:r>
          </w:hyperlink>
          <w:hyperlink w:anchor="_279ka65">
            <w:r w:rsidDel="00000000" w:rsidR="00000000" w:rsidRPr="00000000">
              <w:rPr>
                <w:rFonts w:ascii="Calibri" w:cs="Calibri" w:eastAsia="Calibri" w:hAnsi="Calibri"/>
                <w:b w:val="0"/>
                <w:sz w:val="22"/>
                <w:szCs w:val="22"/>
                <w:rtl w:val="0"/>
              </w:rPr>
              <w:tab/>
            </w:r>
          </w:hyperlink>
          <w:hyperlink w:anchor="_279ka65">
            <w:r w:rsidDel="00000000" w:rsidR="00000000" w:rsidRPr="00000000">
              <w:rPr>
                <w:rFonts w:ascii="Calibri" w:cs="Calibri" w:eastAsia="Calibri" w:hAnsi="Calibri"/>
                <w:b w:val="0"/>
                <w:color w:val="0000ff"/>
                <w:sz w:val="22"/>
                <w:szCs w:val="22"/>
                <w:u w:val="single"/>
                <w:rtl w:val="0"/>
              </w:rPr>
              <w:t xml:space="preserve">Diagramme d’activité</w:t>
            </w:r>
          </w:hyperlink>
          <w:hyperlink w:anchor="_meukd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meukdy">
            <w:r w:rsidDel="00000000" w:rsidR="00000000" w:rsidRPr="00000000">
              <w:rPr>
                <w:rFonts w:ascii="Calibri" w:cs="Calibri" w:eastAsia="Calibri" w:hAnsi="Calibri"/>
                <w:b w:val="0"/>
                <w:color w:val="0000ff"/>
                <w:sz w:val="22"/>
                <w:szCs w:val="22"/>
                <w:u w:val="single"/>
                <w:rtl w:val="0"/>
              </w:rPr>
              <w:t xml:space="preserve">6.3.5</w:t>
            </w:r>
          </w:hyperlink>
          <w:hyperlink w:anchor="_meukdy">
            <w:r w:rsidDel="00000000" w:rsidR="00000000" w:rsidRPr="00000000">
              <w:rPr>
                <w:rFonts w:ascii="Calibri" w:cs="Calibri" w:eastAsia="Calibri" w:hAnsi="Calibri"/>
                <w:b w:val="0"/>
                <w:sz w:val="22"/>
                <w:szCs w:val="22"/>
                <w:rtl w:val="0"/>
              </w:rPr>
              <w:tab/>
            </w:r>
          </w:hyperlink>
          <w:hyperlink w:anchor="_meukdy">
            <w:r w:rsidDel="00000000" w:rsidR="00000000" w:rsidRPr="00000000">
              <w:rPr>
                <w:rFonts w:ascii="Calibri" w:cs="Calibri" w:eastAsia="Calibri" w:hAnsi="Calibri"/>
                <w:b w:val="0"/>
                <w:color w:val="0000ff"/>
                <w:sz w:val="22"/>
                <w:szCs w:val="22"/>
                <w:u w:val="single"/>
                <w:rtl w:val="0"/>
              </w:rPr>
              <w:t xml:space="preserve">Traitements</w:t>
            </w:r>
          </w:hyperlink>
          <w:hyperlink w:anchor="_36ei31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6ei31r">
            <w:r w:rsidDel="00000000" w:rsidR="00000000" w:rsidRPr="00000000">
              <w:rPr>
                <w:rFonts w:ascii="Calibri" w:cs="Calibri" w:eastAsia="Calibri" w:hAnsi="Calibri"/>
                <w:b w:val="0"/>
                <w:color w:val="0000ff"/>
                <w:sz w:val="22"/>
                <w:szCs w:val="22"/>
                <w:u w:val="single"/>
                <w:rtl w:val="0"/>
              </w:rPr>
              <w:t xml:space="preserve">6.4</w:t>
            </w:r>
          </w:hyperlink>
          <w:hyperlink w:anchor="_36ei31r">
            <w:r w:rsidDel="00000000" w:rsidR="00000000" w:rsidRPr="00000000">
              <w:rPr>
                <w:rFonts w:ascii="Calibri" w:cs="Calibri" w:eastAsia="Calibri" w:hAnsi="Calibri"/>
                <w:b w:val="0"/>
                <w:sz w:val="22"/>
                <w:szCs w:val="22"/>
                <w:rtl w:val="0"/>
              </w:rPr>
              <w:tab/>
            </w:r>
          </w:hyperlink>
          <w:hyperlink w:anchor="_36ei31r">
            <w:r w:rsidDel="00000000" w:rsidR="00000000" w:rsidRPr="00000000">
              <w:rPr>
                <w:rFonts w:ascii="Calibri" w:cs="Calibri" w:eastAsia="Calibri" w:hAnsi="Calibri"/>
                <w:b w:val="0"/>
                <w:color w:val="0000ff"/>
                <w:sz w:val="22"/>
                <w:szCs w:val="22"/>
                <w:u w:val="single"/>
                <w:rtl w:val="0"/>
              </w:rPr>
              <w:t xml:space="preserve">Cas d’utilisation &lt;Saisie manuelle d’une instruction par masse&gt;</w:t>
            </w:r>
          </w:hyperlink>
          <w:hyperlink w:anchor="_1ljsd9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ljsd9k">
            <w:r w:rsidDel="00000000" w:rsidR="00000000" w:rsidRPr="00000000">
              <w:rPr>
                <w:rFonts w:ascii="Calibri" w:cs="Calibri" w:eastAsia="Calibri" w:hAnsi="Calibri"/>
                <w:b w:val="0"/>
                <w:color w:val="0000ff"/>
                <w:sz w:val="22"/>
                <w:szCs w:val="22"/>
                <w:u w:val="single"/>
                <w:rtl w:val="0"/>
              </w:rPr>
              <w:t xml:space="preserve">6.4.1</w:t>
            </w:r>
          </w:hyperlink>
          <w:hyperlink w:anchor="_1ljsd9k">
            <w:r w:rsidDel="00000000" w:rsidR="00000000" w:rsidRPr="00000000">
              <w:rPr>
                <w:rFonts w:ascii="Calibri" w:cs="Calibri" w:eastAsia="Calibri" w:hAnsi="Calibri"/>
                <w:b w:val="0"/>
                <w:sz w:val="22"/>
                <w:szCs w:val="22"/>
                <w:rtl w:val="0"/>
              </w:rPr>
              <w:tab/>
            </w:r>
          </w:hyperlink>
          <w:hyperlink w:anchor="_1ljsd9k">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45jfvx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5jfvxd">
            <w:r w:rsidDel="00000000" w:rsidR="00000000" w:rsidRPr="00000000">
              <w:rPr>
                <w:rFonts w:ascii="Calibri" w:cs="Calibri" w:eastAsia="Calibri" w:hAnsi="Calibri"/>
                <w:b w:val="0"/>
                <w:color w:val="0000ff"/>
                <w:sz w:val="22"/>
                <w:szCs w:val="22"/>
                <w:u w:val="single"/>
                <w:rtl w:val="0"/>
              </w:rPr>
              <w:t xml:space="preserve">6.4.2</w:t>
            </w:r>
          </w:hyperlink>
          <w:hyperlink w:anchor="_45jfvxd">
            <w:r w:rsidDel="00000000" w:rsidR="00000000" w:rsidRPr="00000000">
              <w:rPr>
                <w:rFonts w:ascii="Calibri" w:cs="Calibri" w:eastAsia="Calibri" w:hAnsi="Calibri"/>
                <w:b w:val="0"/>
                <w:sz w:val="22"/>
                <w:szCs w:val="22"/>
                <w:rtl w:val="0"/>
              </w:rPr>
              <w:tab/>
            </w:r>
          </w:hyperlink>
          <w:hyperlink w:anchor="_45jfvxd">
            <w:r w:rsidDel="00000000" w:rsidR="00000000" w:rsidRPr="00000000">
              <w:rPr>
                <w:rFonts w:ascii="Calibri" w:cs="Calibri" w:eastAsia="Calibri" w:hAnsi="Calibri"/>
                <w:b w:val="0"/>
                <w:color w:val="0000ff"/>
                <w:sz w:val="22"/>
                <w:szCs w:val="22"/>
                <w:u w:val="single"/>
                <w:rtl w:val="0"/>
              </w:rPr>
              <w:t xml:space="preserve">Pré-conditions</w:t>
            </w:r>
          </w:hyperlink>
          <w:hyperlink w:anchor="_2koq65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koq656">
            <w:r w:rsidDel="00000000" w:rsidR="00000000" w:rsidRPr="00000000">
              <w:rPr>
                <w:rFonts w:ascii="Calibri" w:cs="Calibri" w:eastAsia="Calibri" w:hAnsi="Calibri"/>
                <w:b w:val="0"/>
                <w:color w:val="0000ff"/>
                <w:sz w:val="22"/>
                <w:szCs w:val="22"/>
                <w:u w:val="single"/>
                <w:rtl w:val="0"/>
              </w:rPr>
              <w:t xml:space="preserve">6.4.3</w:t>
            </w:r>
          </w:hyperlink>
          <w:hyperlink w:anchor="_2koq656">
            <w:r w:rsidDel="00000000" w:rsidR="00000000" w:rsidRPr="00000000">
              <w:rPr>
                <w:rFonts w:ascii="Calibri" w:cs="Calibri" w:eastAsia="Calibri" w:hAnsi="Calibri"/>
                <w:b w:val="0"/>
                <w:sz w:val="22"/>
                <w:szCs w:val="22"/>
                <w:rtl w:val="0"/>
              </w:rPr>
              <w:tab/>
            </w:r>
          </w:hyperlink>
          <w:hyperlink w:anchor="_2koq656">
            <w:r w:rsidDel="00000000" w:rsidR="00000000" w:rsidRPr="00000000">
              <w:rPr>
                <w:rFonts w:ascii="Calibri" w:cs="Calibri" w:eastAsia="Calibri" w:hAnsi="Calibri"/>
                <w:b w:val="0"/>
                <w:color w:val="0000ff"/>
                <w:sz w:val="22"/>
                <w:szCs w:val="22"/>
                <w:u w:val="single"/>
                <w:rtl w:val="0"/>
              </w:rPr>
              <w:t xml:space="preserve">Post-conditions</w:t>
            </w:r>
          </w:hyperlink>
          <w:hyperlink w:anchor="_zu0gc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zu0gcz">
            <w:r w:rsidDel="00000000" w:rsidR="00000000" w:rsidRPr="00000000">
              <w:rPr>
                <w:rFonts w:ascii="Calibri" w:cs="Calibri" w:eastAsia="Calibri" w:hAnsi="Calibri"/>
                <w:b w:val="0"/>
                <w:color w:val="0000ff"/>
                <w:sz w:val="22"/>
                <w:szCs w:val="22"/>
                <w:u w:val="single"/>
                <w:rtl w:val="0"/>
              </w:rPr>
              <w:t xml:space="preserve">6.4.4</w:t>
            </w:r>
          </w:hyperlink>
          <w:hyperlink w:anchor="_zu0gcz">
            <w:r w:rsidDel="00000000" w:rsidR="00000000" w:rsidRPr="00000000">
              <w:rPr>
                <w:rFonts w:ascii="Calibri" w:cs="Calibri" w:eastAsia="Calibri" w:hAnsi="Calibri"/>
                <w:b w:val="0"/>
                <w:sz w:val="22"/>
                <w:szCs w:val="22"/>
                <w:rtl w:val="0"/>
              </w:rPr>
              <w:tab/>
            </w:r>
          </w:hyperlink>
          <w:hyperlink w:anchor="_zu0gcz">
            <w:r w:rsidDel="00000000" w:rsidR="00000000" w:rsidRPr="00000000">
              <w:rPr>
                <w:rFonts w:ascii="Calibri" w:cs="Calibri" w:eastAsia="Calibri" w:hAnsi="Calibri"/>
                <w:b w:val="0"/>
                <w:color w:val="0000ff"/>
                <w:sz w:val="22"/>
                <w:szCs w:val="22"/>
                <w:u w:val="single"/>
                <w:rtl w:val="0"/>
              </w:rPr>
              <w:t xml:space="preserve">Diagramme d’activité</w:t>
            </w:r>
          </w:hyperlink>
          <w:hyperlink w:anchor="_3jtnz0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jtnz0s">
            <w:r w:rsidDel="00000000" w:rsidR="00000000" w:rsidRPr="00000000">
              <w:rPr>
                <w:rFonts w:ascii="Calibri" w:cs="Calibri" w:eastAsia="Calibri" w:hAnsi="Calibri"/>
                <w:b w:val="0"/>
                <w:color w:val="0000ff"/>
                <w:sz w:val="22"/>
                <w:szCs w:val="22"/>
                <w:u w:val="single"/>
                <w:rtl w:val="0"/>
              </w:rPr>
              <w:t xml:space="preserve">6.4.5</w:t>
            </w:r>
          </w:hyperlink>
          <w:hyperlink w:anchor="_3jtnz0s">
            <w:r w:rsidDel="00000000" w:rsidR="00000000" w:rsidRPr="00000000">
              <w:rPr>
                <w:rFonts w:ascii="Calibri" w:cs="Calibri" w:eastAsia="Calibri" w:hAnsi="Calibri"/>
                <w:b w:val="0"/>
                <w:sz w:val="22"/>
                <w:szCs w:val="22"/>
                <w:rtl w:val="0"/>
              </w:rPr>
              <w:tab/>
            </w:r>
          </w:hyperlink>
          <w:hyperlink w:anchor="_3jtnz0s">
            <w:r w:rsidDel="00000000" w:rsidR="00000000" w:rsidRPr="00000000">
              <w:rPr>
                <w:rFonts w:ascii="Calibri" w:cs="Calibri" w:eastAsia="Calibri" w:hAnsi="Calibri"/>
                <w:b w:val="0"/>
                <w:color w:val="0000ff"/>
                <w:sz w:val="22"/>
                <w:szCs w:val="22"/>
                <w:u w:val="single"/>
                <w:rtl w:val="0"/>
              </w:rPr>
              <w:t xml:space="preserve">Traitements</w:t>
            </w:r>
          </w:hyperlink>
          <w:hyperlink w:anchor="_1yyy98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yyy98l">
            <w:r w:rsidDel="00000000" w:rsidR="00000000" w:rsidRPr="00000000">
              <w:rPr>
                <w:rFonts w:ascii="Calibri" w:cs="Calibri" w:eastAsia="Calibri" w:hAnsi="Calibri"/>
                <w:b w:val="0"/>
                <w:color w:val="0000ff"/>
                <w:sz w:val="22"/>
                <w:szCs w:val="22"/>
                <w:u w:val="single"/>
                <w:rtl w:val="0"/>
              </w:rPr>
              <w:t xml:space="preserve">6.5</w:t>
            </w:r>
          </w:hyperlink>
          <w:hyperlink w:anchor="_1yyy98l">
            <w:r w:rsidDel="00000000" w:rsidR="00000000" w:rsidRPr="00000000">
              <w:rPr>
                <w:rFonts w:ascii="Calibri" w:cs="Calibri" w:eastAsia="Calibri" w:hAnsi="Calibri"/>
                <w:b w:val="0"/>
                <w:sz w:val="22"/>
                <w:szCs w:val="22"/>
                <w:rtl w:val="0"/>
              </w:rPr>
              <w:tab/>
            </w:r>
          </w:hyperlink>
          <w:hyperlink w:anchor="_1yyy98l">
            <w:r w:rsidDel="00000000" w:rsidR="00000000" w:rsidRPr="00000000">
              <w:rPr>
                <w:rFonts w:ascii="Calibri" w:cs="Calibri" w:eastAsia="Calibri" w:hAnsi="Calibri"/>
                <w:b w:val="0"/>
                <w:color w:val="0000ff"/>
                <w:sz w:val="22"/>
                <w:szCs w:val="22"/>
                <w:u w:val="single"/>
                <w:rtl w:val="0"/>
              </w:rPr>
              <w:t xml:space="preserve">Cas d’utilisation &lt;Saisie manuelle d’un paiement Marché  &gt;</w:t>
            </w:r>
          </w:hyperlink>
          <w:hyperlink w:anchor="_4iylrw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iylrwe">
            <w:r w:rsidDel="00000000" w:rsidR="00000000" w:rsidRPr="00000000">
              <w:rPr>
                <w:rFonts w:ascii="Calibri" w:cs="Calibri" w:eastAsia="Calibri" w:hAnsi="Calibri"/>
                <w:b w:val="0"/>
                <w:color w:val="0000ff"/>
                <w:sz w:val="22"/>
                <w:szCs w:val="22"/>
                <w:u w:val="single"/>
                <w:rtl w:val="0"/>
              </w:rPr>
              <w:t xml:space="preserve">6.5.1</w:t>
            </w:r>
          </w:hyperlink>
          <w:hyperlink w:anchor="_4iylrwe">
            <w:r w:rsidDel="00000000" w:rsidR="00000000" w:rsidRPr="00000000">
              <w:rPr>
                <w:rFonts w:ascii="Calibri" w:cs="Calibri" w:eastAsia="Calibri" w:hAnsi="Calibri"/>
                <w:b w:val="0"/>
                <w:sz w:val="22"/>
                <w:szCs w:val="22"/>
                <w:rtl w:val="0"/>
              </w:rPr>
              <w:tab/>
            </w:r>
          </w:hyperlink>
          <w:hyperlink w:anchor="_4iylrwe">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2y3w24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y3w247">
            <w:r w:rsidDel="00000000" w:rsidR="00000000" w:rsidRPr="00000000">
              <w:rPr>
                <w:rFonts w:ascii="Calibri" w:cs="Calibri" w:eastAsia="Calibri" w:hAnsi="Calibri"/>
                <w:b w:val="0"/>
                <w:color w:val="0000ff"/>
                <w:sz w:val="22"/>
                <w:szCs w:val="22"/>
                <w:u w:val="single"/>
                <w:rtl w:val="0"/>
              </w:rPr>
              <w:t xml:space="preserve">6.5.2</w:t>
            </w:r>
          </w:hyperlink>
          <w:hyperlink w:anchor="_2y3w247">
            <w:r w:rsidDel="00000000" w:rsidR="00000000" w:rsidRPr="00000000">
              <w:rPr>
                <w:rFonts w:ascii="Calibri" w:cs="Calibri" w:eastAsia="Calibri" w:hAnsi="Calibri"/>
                <w:b w:val="0"/>
                <w:sz w:val="22"/>
                <w:szCs w:val="22"/>
                <w:rtl w:val="0"/>
              </w:rPr>
              <w:tab/>
            </w:r>
          </w:hyperlink>
          <w:hyperlink w:anchor="_2y3w247">
            <w:r w:rsidDel="00000000" w:rsidR="00000000" w:rsidRPr="00000000">
              <w:rPr>
                <w:rFonts w:ascii="Calibri" w:cs="Calibri" w:eastAsia="Calibri" w:hAnsi="Calibri"/>
                <w:b w:val="0"/>
                <w:color w:val="0000ff"/>
                <w:sz w:val="22"/>
                <w:szCs w:val="22"/>
                <w:u w:val="single"/>
                <w:rtl w:val="0"/>
              </w:rPr>
              <w:t xml:space="preserve">Pré-conditions</w:t>
            </w:r>
          </w:hyperlink>
          <w:hyperlink w:anchor="_1d96cc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d96cc0">
            <w:r w:rsidDel="00000000" w:rsidR="00000000" w:rsidRPr="00000000">
              <w:rPr>
                <w:rFonts w:ascii="Calibri" w:cs="Calibri" w:eastAsia="Calibri" w:hAnsi="Calibri"/>
                <w:b w:val="0"/>
                <w:color w:val="0000ff"/>
                <w:sz w:val="22"/>
                <w:szCs w:val="22"/>
                <w:u w:val="single"/>
                <w:rtl w:val="0"/>
              </w:rPr>
              <w:t xml:space="preserve">6.5.3</w:t>
            </w:r>
          </w:hyperlink>
          <w:hyperlink w:anchor="_1d96cc0">
            <w:r w:rsidDel="00000000" w:rsidR="00000000" w:rsidRPr="00000000">
              <w:rPr>
                <w:rFonts w:ascii="Calibri" w:cs="Calibri" w:eastAsia="Calibri" w:hAnsi="Calibri"/>
                <w:b w:val="0"/>
                <w:sz w:val="22"/>
                <w:szCs w:val="22"/>
                <w:rtl w:val="0"/>
              </w:rPr>
              <w:tab/>
            </w:r>
          </w:hyperlink>
          <w:hyperlink w:anchor="_1d96cc0">
            <w:r w:rsidDel="00000000" w:rsidR="00000000" w:rsidRPr="00000000">
              <w:rPr>
                <w:rFonts w:ascii="Calibri" w:cs="Calibri" w:eastAsia="Calibri" w:hAnsi="Calibri"/>
                <w:b w:val="0"/>
                <w:color w:val="0000ff"/>
                <w:sz w:val="22"/>
                <w:szCs w:val="22"/>
                <w:u w:val="single"/>
                <w:rtl w:val="0"/>
              </w:rPr>
              <w:t xml:space="preserve">Post-conditions</w:t>
            </w:r>
          </w:hyperlink>
          <w:hyperlink w:anchor="_3x8tuz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x8tuzt">
            <w:r w:rsidDel="00000000" w:rsidR="00000000" w:rsidRPr="00000000">
              <w:rPr>
                <w:rFonts w:ascii="Calibri" w:cs="Calibri" w:eastAsia="Calibri" w:hAnsi="Calibri"/>
                <w:b w:val="0"/>
                <w:color w:val="0000ff"/>
                <w:sz w:val="22"/>
                <w:szCs w:val="22"/>
                <w:u w:val="single"/>
                <w:rtl w:val="0"/>
              </w:rPr>
              <w:t xml:space="preserve">6.5.4</w:t>
            </w:r>
          </w:hyperlink>
          <w:hyperlink w:anchor="_3x8tuzt">
            <w:r w:rsidDel="00000000" w:rsidR="00000000" w:rsidRPr="00000000">
              <w:rPr>
                <w:rFonts w:ascii="Calibri" w:cs="Calibri" w:eastAsia="Calibri" w:hAnsi="Calibri"/>
                <w:b w:val="0"/>
                <w:sz w:val="22"/>
                <w:szCs w:val="22"/>
                <w:rtl w:val="0"/>
              </w:rPr>
              <w:tab/>
            </w:r>
          </w:hyperlink>
          <w:hyperlink w:anchor="_3x8tuzt">
            <w:r w:rsidDel="00000000" w:rsidR="00000000" w:rsidRPr="00000000">
              <w:rPr>
                <w:rFonts w:ascii="Calibri" w:cs="Calibri" w:eastAsia="Calibri" w:hAnsi="Calibri"/>
                <w:b w:val="0"/>
                <w:color w:val="0000ff"/>
                <w:sz w:val="22"/>
                <w:szCs w:val="22"/>
                <w:u w:val="single"/>
                <w:rtl w:val="0"/>
              </w:rPr>
              <w:t xml:space="preserve">Diagramme d’activité</w:t>
            </w:r>
          </w:hyperlink>
          <w:hyperlink w:anchor="_2ce457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ce457m">
            <w:r w:rsidDel="00000000" w:rsidR="00000000" w:rsidRPr="00000000">
              <w:rPr>
                <w:rFonts w:ascii="Calibri" w:cs="Calibri" w:eastAsia="Calibri" w:hAnsi="Calibri"/>
                <w:b w:val="0"/>
                <w:color w:val="0000ff"/>
                <w:sz w:val="22"/>
                <w:szCs w:val="22"/>
                <w:u w:val="single"/>
                <w:rtl w:val="0"/>
              </w:rPr>
              <w:t xml:space="preserve">6.5.5</w:t>
            </w:r>
          </w:hyperlink>
          <w:hyperlink w:anchor="_2ce457m">
            <w:r w:rsidDel="00000000" w:rsidR="00000000" w:rsidRPr="00000000">
              <w:rPr>
                <w:rFonts w:ascii="Calibri" w:cs="Calibri" w:eastAsia="Calibri" w:hAnsi="Calibri"/>
                <w:b w:val="0"/>
                <w:sz w:val="22"/>
                <w:szCs w:val="22"/>
                <w:rtl w:val="0"/>
              </w:rPr>
              <w:tab/>
            </w:r>
          </w:hyperlink>
          <w:hyperlink w:anchor="_2ce457m">
            <w:r w:rsidDel="00000000" w:rsidR="00000000" w:rsidRPr="00000000">
              <w:rPr>
                <w:rFonts w:ascii="Calibri" w:cs="Calibri" w:eastAsia="Calibri" w:hAnsi="Calibri"/>
                <w:b w:val="0"/>
                <w:color w:val="0000ff"/>
                <w:sz w:val="22"/>
                <w:szCs w:val="22"/>
                <w:u w:val="single"/>
                <w:rtl w:val="0"/>
              </w:rPr>
              <w:t xml:space="preserve">Traitements</w:t>
            </w:r>
          </w:hyperlink>
          <w:hyperlink w:anchor="_rjeff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rjefff">
            <w:r w:rsidDel="00000000" w:rsidR="00000000" w:rsidRPr="00000000">
              <w:rPr>
                <w:rFonts w:ascii="Calibri" w:cs="Calibri" w:eastAsia="Calibri" w:hAnsi="Calibri"/>
                <w:b w:val="0"/>
                <w:color w:val="0000ff"/>
                <w:sz w:val="22"/>
                <w:szCs w:val="22"/>
                <w:u w:val="single"/>
                <w:rtl w:val="0"/>
              </w:rPr>
              <w:t xml:space="preserve">7</w:t>
            </w:r>
          </w:hyperlink>
          <w:hyperlink w:anchor="_rjefff">
            <w:r w:rsidDel="00000000" w:rsidR="00000000" w:rsidRPr="00000000">
              <w:rPr>
                <w:rFonts w:ascii="Calibri" w:cs="Calibri" w:eastAsia="Calibri" w:hAnsi="Calibri"/>
                <w:b w:val="0"/>
                <w:sz w:val="22"/>
                <w:szCs w:val="22"/>
                <w:rtl w:val="0"/>
              </w:rPr>
              <w:tab/>
            </w:r>
          </w:hyperlink>
          <w:hyperlink w:anchor="_rjefff">
            <w:r w:rsidDel="00000000" w:rsidR="00000000" w:rsidRPr="00000000">
              <w:rPr>
                <w:rFonts w:ascii="Calibri" w:cs="Calibri" w:eastAsia="Calibri" w:hAnsi="Calibri"/>
                <w:b w:val="0"/>
                <w:color w:val="0000ff"/>
                <w:sz w:val="22"/>
                <w:szCs w:val="22"/>
                <w:u w:val="single"/>
                <w:rtl w:val="0"/>
              </w:rPr>
              <w:t xml:space="preserve">Description des écrans</w:t>
            </w:r>
          </w:hyperlink>
          <w:hyperlink w:anchor="_3bj1y3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bj1y38">
            <w:r w:rsidDel="00000000" w:rsidR="00000000" w:rsidRPr="00000000">
              <w:rPr>
                <w:rFonts w:ascii="Calibri" w:cs="Calibri" w:eastAsia="Calibri" w:hAnsi="Calibri"/>
                <w:b w:val="0"/>
                <w:color w:val="0000ff"/>
                <w:sz w:val="22"/>
                <w:szCs w:val="22"/>
                <w:u w:val="single"/>
                <w:rtl w:val="0"/>
              </w:rPr>
              <w:t xml:space="preserve">7.1</w:t>
            </w:r>
          </w:hyperlink>
          <w:hyperlink w:anchor="_3bj1y38">
            <w:r w:rsidDel="00000000" w:rsidR="00000000" w:rsidRPr="00000000">
              <w:rPr>
                <w:rFonts w:ascii="Calibri" w:cs="Calibri" w:eastAsia="Calibri" w:hAnsi="Calibri"/>
                <w:b w:val="0"/>
                <w:sz w:val="22"/>
                <w:szCs w:val="22"/>
                <w:rtl w:val="0"/>
              </w:rPr>
              <w:tab/>
            </w:r>
          </w:hyperlink>
          <w:hyperlink w:anchor="_3bj1y38">
            <w:r w:rsidDel="00000000" w:rsidR="00000000" w:rsidRPr="00000000">
              <w:rPr>
                <w:rFonts w:ascii="Calibri" w:cs="Calibri" w:eastAsia="Calibri" w:hAnsi="Calibri"/>
                <w:b w:val="0"/>
                <w:color w:val="0000ff"/>
                <w:sz w:val="22"/>
                <w:szCs w:val="22"/>
                <w:u w:val="single"/>
                <w:rtl w:val="0"/>
              </w:rPr>
              <w:t xml:space="preserve">Description de l’écran &lt;Création manuelle d’une OST obligatoire sans choix&gt;</w:t>
            </w:r>
          </w:hyperlink>
          <w:hyperlink w:anchor="_1qoc8b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qoc8b1">
            <w:r w:rsidDel="00000000" w:rsidR="00000000" w:rsidRPr="00000000">
              <w:rPr>
                <w:rFonts w:ascii="Calibri" w:cs="Calibri" w:eastAsia="Calibri" w:hAnsi="Calibri"/>
                <w:b w:val="0"/>
                <w:color w:val="0000ff"/>
                <w:sz w:val="22"/>
                <w:szCs w:val="22"/>
                <w:u w:val="single"/>
                <w:rtl w:val="0"/>
              </w:rPr>
              <w:t xml:space="preserve">7.1.1</w:t>
            </w:r>
          </w:hyperlink>
          <w:hyperlink w:anchor="_1qoc8b1">
            <w:r w:rsidDel="00000000" w:rsidR="00000000" w:rsidRPr="00000000">
              <w:rPr>
                <w:rFonts w:ascii="Calibri" w:cs="Calibri" w:eastAsia="Calibri" w:hAnsi="Calibri"/>
                <w:b w:val="0"/>
                <w:sz w:val="22"/>
                <w:szCs w:val="22"/>
                <w:rtl w:val="0"/>
              </w:rPr>
              <w:tab/>
            </w:r>
          </w:hyperlink>
          <w:hyperlink w:anchor="_1qoc8b1">
            <w:r w:rsidDel="00000000" w:rsidR="00000000" w:rsidRPr="00000000">
              <w:rPr>
                <w:rFonts w:ascii="Calibri" w:cs="Calibri" w:eastAsia="Calibri" w:hAnsi="Calibri"/>
                <w:b w:val="0"/>
                <w:color w:val="0000ff"/>
                <w:sz w:val="22"/>
                <w:szCs w:val="22"/>
                <w:u w:val="single"/>
                <w:rtl w:val="0"/>
              </w:rPr>
              <w:t xml:space="preserve">Maquette de l’écran &lt;Création manuelle d’une annonce de distribution de dividende obligatoire&gt;</w:t>
            </w:r>
          </w:hyperlink>
          <w:hyperlink w:anchor="_4anzqy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anzqyu">
            <w:r w:rsidDel="00000000" w:rsidR="00000000" w:rsidRPr="00000000">
              <w:rPr>
                <w:rFonts w:ascii="Calibri" w:cs="Calibri" w:eastAsia="Calibri" w:hAnsi="Calibri"/>
                <w:b w:val="0"/>
                <w:color w:val="0000ff"/>
                <w:sz w:val="22"/>
                <w:szCs w:val="22"/>
                <w:u w:val="single"/>
                <w:rtl w:val="0"/>
              </w:rPr>
              <w:t xml:space="preserve">7.1.2</w:t>
            </w:r>
          </w:hyperlink>
          <w:hyperlink w:anchor="_4anzqyu">
            <w:r w:rsidDel="00000000" w:rsidR="00000000" w:rsidRPr="00000000">
              <w:rPr>
                <w:rFonts w:ascii="Calibri" w:cs="Calibri" w:eastAsia="Calibri" w:hAnsi="Calibri"/>
                <w:b w:val="0"/>
                <w:sz w:val="22"/>
                <w:szCs w:val="22"/>
                <w:rtl w:val="0"/>
              </w:rPr>
              <w:tab/>
            </w:r>
          </w:hyperlink>
          <w:hyperlink w:anchor="_4anzqyu">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2pta16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pta16n">
            <w:r w:rsidDel="00000000" w:rsidR="00000000" w:rsidRPr="00000000">
              <w:rPr>
                <w:rFonts w:ascii="Calibri" w:cs="Calibri" w:eastAsia="Calibri" w:hAnsi="Calibri"/>
                <w:b w:val="0"/>
                <w:color w:val="0000ff"/>
                <w:sz w:val="22"/>
                <w:szCs w:val="22"/>
                <w:u w:val="single"/>
                <w:rtl w:val="0"/>
              </w:rPr>
              <w:t xml:space="preserve">7.1.3</w:t>
            </w:r>
          </w:hyperlink>
          <w:hyperlink w:anchor="_2pta16n">
            <w:r w:rsidDel="00000000" w:rsidR="00000000" w:rsidRPr="00000000">
              <w:rPr>
                <w:rFonts w:ascii="Calibri" w:cs="Calibri" w:eastAsia="Calibri" w:hAnsi="Calibri"/>
                <w:b w:val="0"/>
                <w:sz w:val="22"/>
                <w:szCs w:val="22"/>
                <w:rtl w:val="0"/>
              </w:rPr>
              <w:tab/>
            </w:r>
          </w:hyperlink>
          <w:hyperlink w:anchor="_2pta16n">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14ykbe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4ykbeg">
            <w:r w:rsidDel="00000000" w:rsidR="00000000" w:rsidRPr="00000000">
              <w:rPr>
                <w:rFonts w:ascii="Calibri" w:cs="Calibri" w:eastAsia="Calibri" w:hAnsi="Calibri"/>
                <w:b w:val="0"/>
                <w:color w:val="0000ff"/>
                <w:sz w:val="22"/>
                <w:szCs w:val="22"/>
                <w:u w:val="single"/>
                <w:rtl w:val="0"/>
              </w:rPr>
              <w:t xml:space="preserve">7.2</w:t>
            </w:r>
          </w:hyperlink>
          <w:hyperlink w:anchor="_14ykbeg">
            <w:r w:rsidDel="00000000" w:rsidR="00000000" w:rsidRPr="00000000">
              <w:rPr>
                <w:rFonts w:ascii="Calibri" w:cs="Calibri" w:eastAsia="Calibri" w:hAnsi="Calibri"/>
                <w:b w:val="0"/>
                <w:sz w:val="22"/>
                <w:szCs w:val="22"/>
                <w:rtl w:val="0"/>
              </w:rPr>
              <w:tab/>
            </w:r>
          </w:hyperlink>
          <w:hyperlink w:anchor="_14ykbeg">
            <w:r w:rsidDel="00000000" w:rsidR="00000000" w:rsidRPr="00000000">
              <w:rPr>
                <w:rFonts w:ascii="Calibri" w:cs="Calibri" w:eastAsia="Calibri" w:hAnsi="Calibri"/>
                <w:b w:val="0"/>
                <w:color w:val="0000ff"/>
                <w:sz w:val="22"/>
                <w:szCs w:val="22"/>
                <w:u w:val="single"/>
                <w:rtl w:val="0"/>
              </w:rPr>
              <w:t xml:space="preserve">Description de l’écran &lt;Création manuelle d’une OST obligatoire avec choix&gt;</w:t>
            </w:r>
          </w:hyperlink>
          <w:hyperlink w:anchor="_3oy7u2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oy7u29">
            <w:r w:rsidDel="00000000" w:rsidR="00000000" w:rsidRPr="00000000">
              <w:rPr>
                <w:rFonts w:ascii="Calibri" w:cs="Calibri" w:eastAsia="Calibri" w:hAnsi="Calibri"/>
                <w:b w:val="0"/>
                <w:color w:val="0000ff"/>
                <w:sz w:val="22"/>
                <w:szCs w:val="22"/>
                <w:u w:val="single"/>
                <w:rtl w:val="0"/>
              </w:rPr>
              <w:t xml:space="preserve">7.2.1</w:t>
            </w:r>
          </w:hyperlink>
          <w:hyperlink w:anchor="_3oy7u29">
            <w:r w:rsidDel="00000000" w:rsidR="00000000" w:rsidRPr="00000000">
              <w:rPr>
                <w:rFonts w:ascii="Calibri" w:cs="Calibri" w:eastAsia="Calibri" w:hAnsi="Calibri"/>
                <w:b w:val="0"/>
                <w:sz w:val="22"/>
                <w:szCs w:val="22"/>
                <w:rtl w:val="0"/>
              </w:rPr>
              <w:tab/>
            </w:r>
          </w:hyperlink>
          <w:hyperlink w:anchor="_3oy7u29">
            <w:r w:rsidDel="00000000" w:rsidR="00000000" w:rsidRPr="00000000">
              <w:rPr>
                <w:rFonts w:ascii="Calibri" w:cs="Calibri" w:eastAsia="Calibri" w:hAnsi="Calibri"/>
                <w:b w:val="0"/>
                <w:color w:val="0000ff"/>
                <w:sz w:val="22"/>
                <w:szCs w:val="22"/>
                <w:u w:val="single"/>
                <w:rtl w:val="0"/>
              </w:rPr>
              <w:t xml:space="preserve">Maquette de l’écran &lt;Création manuelle d’une annonce de distribution de dividende obligatoire avec choix&gt;</w:t>
            </w:r>
          </w:hyperlink>
          <w:hyperlink w:anchor="_243i4a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43i4a2">
            <w:r w:rsidDel="00000000" w:rsidR="00000000" w:rsidRPr="00000000">
              <w:rPr>
                <w:rFonts w:ascii="Calibri" w:cs="Calibri" w:eastAsia="Calibri" w:hAnsi="Calibri"/>
                <w:b w:val="0"/>
                <w:color w:val="0000ff"/>
                <w:sz w:val="22"/>
                <w:szCs w:val="22"/>
                <w:u w:val="single"/>
                <w:rtl w:val="0"/>
              </w:rPr>
              <w:t xml:space="preserve">7.2.2</w:t>
            </w:r>
          </w:hyperlink>
          <w:hyperlink w:anchor="_243i4a2">
            <w:r w:rsidDel="00000000" w:rsidR="00000000" w:rsidRPr="00000000">
              <w:rPr>
                <w:rFonts w:ascii="Calibri" w:cs="Calibri" w:eastAsia="Calibri" w:hAnsi="Calibri"/>
                <w:b w:val="0"/>
                <w:sz w:val="22"/>
                <w:szCs w:val="22"/>
                <w:rtl w:val="0"/>
              </w:rPr>
              <w:tab/>
            </w:r>
          </w:hyperlink>
          <w:hyperlink w:anchor="_243i4a2">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j8seh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j8sehv">
            <w:r w:rsidDel="00000000" w:rsidR="00000000" w:rsidRPr="00000000">
              <w:rPr>
                <w:rFonts w:ascii="Calibri" w:cs="Calibri" w:eastAsia="Calibri" w:hAnsi="Calibri"/>
                <w:b w:val="0"/>
                <w:color w:val="0000ff"/>
                <w:sz w:val="22"/>
                <w:szCs w:val="22"/>
                <w:u w:val="single"/>
                <w:rtl w:val="0"/>
              </w:rPr>
              <w:t xml:space="preserve">7.2.3</w:t>
            </w:r>
          </w:hyperlink>
          <w:hyperlink w:anchor="_j8sehv">
            <w:r w:rsidDel="00000000" w:rsidR="00000000" w:rsidRPr="00000000">
              <w:rPr>
                <w:rFonts w:ascii="Calibri" w:cs="Calibri" w:eastAsia="Calibri" w:hAnsi="Calibri"/>
                <w:b w:val="0"/>
                <w:sz w:val="22"/>
                <w:szCs w:val="22"/>
                <w:rtl w:val="0"/>
              </w:rPr>
              <w:tab/>
            </w:r>
          </w:hyperlink>
          <w:hyperlink w:anchor="_j8sehv">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338fx5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38fx5o">
            <w:r w:rsidDel="00000000" w:rsidR="00000000" w:rsidRPr="00000000">
              <w:rPr>
                <w:rFonts w:ascii="Calibri" w:cs="Calibri" w:eastAsia="Calibri" w:hAnsi="Calibri"/>
                <w:b w:val="0"/>
                <w:color w:val="0000ff"/>
                <w:sz w:val="22"/>
                <w:szCs w:val="22"/>
                <w:u w:val="single"/>
                <w:rtl w:val="0"/>
              </w:rPr>
              <w:t xml:space="preserve">7.3</w:t>
            </w:r>
          </w:hyperlink>
          <w:hyperlink w:anchor="_338fx5o">
            <w:r w:rsidDel="00000000" w:rsidR="00000000" w:rsidRPr="00000000">
              <w:rPr>
                <w:rFonts w:ascii="Calibri" w:cs="Calibri" w:eastAsia="Calibri" w:hAnsi="Calibri"/>
                <w:b w:val="0"/>
                <w:sz w:val="22"/>
                <w:szCs w:val="22"/>
                <w:rtl w:val="0"/>
              </w:rPr>
              <w:tab/>
            </w:r>
          </w:hyperlink>
          <w:hyperlink w:anchor="_338fx5o">
            <w:r w:rsidDel="00000000" w:rsidR="00000000" w:rsidRPr="00000000">
              <w:rPr>
                <w:rFonts w:ascii="Calibri" w:cs="Calibri" w:eastAsia="Calibri" w:hAnsi="Calibri"/>
                <w:b w:val="0"/>
                <w:color w:val="0000ff"/>
                <w:sz w:val="22"/>
                <w:szCs w:val="22"/>
                <w:u w:val="single"/>
                <w:rtl w:val="0"/>
              </w:rPr>
              <w:t xml:space="preserve">Description de l’écran &lt;Création manuelle d’une OST Volontaire&gt;</w:t>
            </w:r>
          </w:hyperlink>
          <w:hyperlink w:anchor="_1idq7d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idq7dh">
            <w:r w:rsidDel="00000000" w:rsidR="00000000" w:rsidRPr="00000000">
              <w:rPr>
                <w:rFonts w:ascii="Calibri" w:cs="Calibri" w:eastAsia="Calibri" w:hAnsi="Calibri"/>
                <w:b w:val="0"/>
                <w:color w:val="0000ff"/>
                <w:sz w:val="22"/>
                <w:szCs w:val="22"/>
                <w:u w:val="single"/>
                <w:rtl w:val="0"/>
              </w:rPr>
              <w:t xml:space="preserve">7.3.1</w:t>
            </w:r>
          </w:hyperlink>
          <w:hyperlink w:anchor="_1idq7dh">
            <w:r w:rsidDel="00000000" w:rsidR="00000000" w:rsidRPr="00000000">
              <w:rPr>
                <w:rFonts w:ascii="Calibri" w:cs="Calibri" w:eastAsia="Calibri" w:hAnsi="Calibri"/>
                <w:b w:val="0"/>
                <w:sz w:val="22"/>
                <w:szCs w:val="22"/>
                <w:rtl w:val="0"/>
              </w:rPr>
              <w:tab/>
            </w:r>
          </w:hyperlink>
          <w:hyperlink w:anchor="_1idq7dh">
            <w:r w:rsidDel="00000000" w:rsidR="00000000" w:rsidRPr="00000000">
              <w:rPr>
                <w:rFonts w:ascii="Calibri" w:cs="Calibri" w:eastAsia="Calibri" w:hAnsi="Calibri"/>
                <w:b w:val="0"/>
                <w:color w:val="0000ff"/>
                <w:sz w:val="22"/>
                <w:szCs w:val="22"/>
                <w:u w:val="single"/>
                <w:rtl w:val="0"/>
              </w:rPr>
              <w:t xml:space="preserve">Maquette de l’écran &lt;Création manuelle d’une annonce d’offre publique d’achat initié par l’émetteur&gt;</w:t>
            </w:r>
          </w:hyperlink>
          <w:hyperlink w:anchor="_42ddq1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2ddq1a">
            <w:r w:rsidDel="00000000" w:rsidR="00000000" w:rsidRPr="00000000">
              <w:rPr>
                <w:rFonts w:ascii="Calibri" w:cs="Calibri" w:eastAsia="Calibri" w:hAnsi="Calibri"/>
                <w:b w:val="0"/>
                <w:color w:val="0000ff"/>
                <w:sz w:val="22"/>
                <w:szCs w:val="22"/>
                <w:u w:val="single"/>
                <w:rtl w:val="0"/>
              </w:rPr>
              <w:t xml:space="preserve">7.3.2</w:t>
            </w:r>
          </w:hyperlink>
          <w:hyperlink w:anchor="_42ddq1a">
            <w:r w:rsidDel="00000000" w:rsidR="00000000" w:rsidRPr="00000000">
              <w:rPr>
                <w:rFonts w:ascii="Calibri" w:cs="Calibri" w:eastAsia="Calibri" w:hAnsi="Calibri"/>
                <w:b w:val="0"/>
                <w:sz w:val="22"/>
                <w:szCs w:val="22"/>
                <w:rtl w:val="0"/>
              </w:rPr>
              <w:tab/>
            </w:r>
          </w:hyperlink>
          <w:hyperlink w:anchor="_42ddq1a">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2hio09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hio093">
            <w:r w:rsidDel="00000000" w:rsidR="00000000" w:rsidRPr="00000000">
              <w:rPr>
                <w:rFonts w:ascii="Calibri" w:cs="Calibri" w:eastAsia="Calibri" w:hAnsi="Calibri"/>
                <w:b w:val="0"/>
                <w:color w:val="0000ff"/>
                <w:sz w:val="22"/>
                <w:szCs w:val="22"/>
                <w:u w:val="single"/>
                <w:rtl w:val="0"/>
              </w:rPr>
              <w:t xml:space="preserve">7.3.3</w:t>
            </w:r>
          </w:hyperlink>
          <w:hyperlink w:anchor="_2hio093">
            <w:r w:rsidDel="00000000" w:rsidR="00000000" w:rsidRPr="00000000">
              <w:rPr>
                <w:rFonts w:ascii="Calibri" w:cs="Calibri" w:eastAsia="Calibri" w:hAnsi="Calibri"/>
                <w:b w:val="0"/>
                <w:sz w:val="22"/>
                <w:szCs w:val="22"/>
                <w:rtl w:val="0"/>
              </w:rPr>
              <w:tab/>
            </w:r>
          </w:hyperlink>
          <w:hyperlink w:anchor="_2hio093">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wnyag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wnyagw">
            <w:r w:rsidDel="00000000" w:rsidR="00000000" w:rsidRPr="00000000">
              <w:rPr>
                <w:rFonts w:ascii="Calibri" w:cs="Calibri" w:eastAsia="Calibri" w:hAnsi="Calibri"/>
                <w:b w:val="0"/>
                <w:color w:val="0000ff"/>
                <w:sz w:val="22"/>
                <w:szCs w:val="22"/>
                <w:u w:val="single"/>
                <w:rtl w:val="0"/>
              </w:rPr>
              <w:t xml:space="preserve">7.4</w:t>
            </w:r>
          </w:hyperlink>
          <w:hyperlink w:anchor="_wnyagw">
            <w:r w:rsidDel="00000000" w:rsidR="00000000" w:rsidRPr="00000000">
              <w:rPr>
                <w:rFonts w:ascii="Calibri" w:cs="Calibri" w:eastAsia="Calibri" w:hAnsi="Calibri"/>
                <w:b w:val="0"/>
                <w:sz w:val="22"/>
                <w:szCs w:val="22"/>
                <w:rtl w:val="0"/>
              </w:rPr>
              <w:tab/>
            </w:r>
          </w:hyperlink>
          <w:hyperlink w:anchor="_wnyagw">
            <w:r w:rsidDel="00000000" w:rsidR="00000000" w:rsidRPr="00000000">
              <w:rPr>
                <w:rFonts w:ascii="Calibri" w:cs="Calibri" w:eastAsia="Calibri" w:hAnsi="Calibri"/>
                <w:b w:val="0"/>
                <w:color w:val="0000ff"/>
                <w:sz w:val="22"/>
                <w:szCs w:val="22"/>
                <w:u w:val="single"/>
                <w:rtl w:val="0"/>
              </w:rPr>
              <w:t xml:space="preserve">Description de l’écran &lt;Création manuelle d’une OST d’assemblée &gt;</w:t>
            </w:r>
          </w:hyperlink>
          <w:hyperlink w:anchor="_3gnlt4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gnlt4p">
            <w:r w:rsidDel="00000000" w:rsidR="00000000" w:rsidRPr="00000000">
              <w:rPr>
                <w:rFonts w:ascii="Calibri" w:cs="Calibri" w:eastAsia="Calibri" w:hAnsi="Calibri"/>
                <w:b w:val="0"/>
                <w:color w:val="0000ff"/>
                <w:sz w:val="22"/>
                <w:szCs w:val="22"/>
                <w:u w:val="single"/>
                <w:rtl w:val="0"/>
              </w:rPr>
              <w:t xml:space="preserve">7.4.1</w:t>
            </w:r>
          </w:hyperlink>
          <w:hyperlink w:anchor="_3gnlt4p">
            <w:r w:rsidDel="00000000" w:rsidR="00000000" w:rsidRPr="00000000">
              <w:rPr>
                <w:rFonts w:ascii="Calibri" w:cs="Calibri" w:eastAsia="Calibri" w:hAnsi="Calibri"/>
                <w:b w:val="0"/>
                <w:sz w:val="22"/>
                <w:szCs w:val="22"/>
                <w:rtl w:val="0"/>
              </w:rPr>
              <w:tab/>
            </w:r>
          </w:hyperlink>
          <w:hyperlink w:anchor="_3gnlt4p">
            <w:r w:rsidDel="00000000" w:rsidR="00000000" w:rsidRPr="00000000">
              <w:rPr>
                <w:rFonts w:ascii="Calibri" w:cs="Calibri" w:eastAsia="Calibri" w:hAnsi="Calibri"/>
                <w:b w:val="0"/>
                <w:color w:val="0000ff"/>
                <w:sz w:val="22"/>
                <w:szCs w:val="22"/>
                <w:u w:val="single"/>
                <w:rtl w:val="0"/>
              </w:rPr>
              <w:t xml:space="preserve">Maquette de l’écran &lt;Création manuelle d’une annonce d’assemblée ordinaire</w:t>
            </w:r>
          </w:hyperlink>
          <w:hyperlink w:anchor="_1vsw3c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vsw3ci">
            <w:r w:rsidDel="00000000" w:rsidR="00000000" w:rsidRPr="00000000">
              <w:rPr>
                <w:rFonts w:ascii="Calibri" w:cs="Calibri" w:eastAsia="Calibri" w:hAnsi="Calibri"/>
                <w:b w:val="0"/>
                <w:color w:val="0000ff"/>
                <w:sz w:val="22"/>
                <w:szCs w:val="22"/>
                <w:u w:val="single"/>
                <w:rtl w:val="0"/>
              </w:rPr>
              <w:t xml:space="preserve">7.4.2</w:t>
            </w:r>
          </w:hyperlink>
          <w:hyperlink w:anchor="_1vsw3ci">
            <w:r w:rsidDel="00000000" w:rsidR="00000000" w:rsidRPr="00000000">
              <w:rPr>
                <w:rFonts w:ascii="Calibri" w:cs="Calibri" w:eastAsia="Calibri" w:hAnsi="Calibri"/>
                <w:b w:val="0"/>
                <w:sz w:val="22"/>
                <w:szCs w:val="22"/>
                <w:rtl w:val="0"/>
              </w:rPr>
              <w:tab/>
            </w:r>
          </w:hyperlink>
          <w:hyperlink w:anchor="_1vsw3ci">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4fsjm0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fsjm0b">
            <w:r w:rsidDel="00000000" w:rsidR="00000000" w:rsidRPr="00000000">
              <w:rPr>
                <w:rFonts w:ascii="Calibri" w:cs="Calibri" w:eastAsia="Calibri" w:hAnsi="Calibri"/>
                <w:b w:val="0"/>
                <w:color w:val="0000ff"/>
                <w:sz w:val="22"/>
                <w:szCs w:val="22"/>
                <w:u w:val="single"/>
                <w:rtl w:val="0"/>
              </w:rPr>
              <w:t xml:space="preserve">7.4.3</w:t>
            </w:r>
          </w:hyperlink>
          <w:hyperlink w:anchor="_4fsjm0b">
            <w:r w:rsidDel="00000000" w:rsidR="00000000" w:rsidRPr="00000000">
              <w:rPr>
                <w:rFonts w:ascii="Calibri" w:cs="Calibri" w:eastAsia="Calibri" w:hAnsi="Calibri"/>
                <w:b w:val="0"/>
                <w:sz w:val="22"/>
                <w:szCs w:val="22"/>
                <w:rtl w:val="0"/>
              </w:rPr>
              <w:tab/>
            </w:r>
          </w:hyperlink>
          <w:hyperlink w:anchor="_4fsjm0b">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2uxtw8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uxtw84">
            <w:r w:rsidDel="00000000" w:rsidR="00000000" w:rsidRPr="00000000">
              <w:rPr>
                <w:rFonts w:ascii="Calibri" w:cs="Calibri" w:eastAsia="Calibri" w:hAnsi="Calibri"/>
                <w:b w:val="0"/>
                <w:color w:val="0000ff"/>
                <w:sz w:val="22"/>
                <w:szCs w:val="22"/>
                <w:u w:val="single"/>
                <w:rtl w:val="0"/>
              </w:rPr>
              <w:t xml:space="preserve">7.5</w:t>
            </w:r>
          </w:hyperlink>
          <w:hyperlink w:anchor="_2uxtw84">
            <w:r w:rsidDel="00000000" w:rsidR="00000000" w:rsidRPr="00000000">
              <w:rPr>
                <w:rFonts w:ascii="Calibri" w:cs="Calibri" w:eastAsia="Calibri" w:hAnsi="Calibri"/>
                <w:b w:val="0"/>
                <w:sz w:val="22"/>
                <w:szCs w:val="22"/>
                <w:rtl w:val="0"/>
              </w:rPr>
              <w:tab/>
            </w:r>
          </w:hyperlink>
          <w:hyperlink w:anchor="_2uxtw84">
            <w:r w:rsidDel="00000000" w:rsidR="00000000" w:rsidRPr="00000000">
              <w:rPr>
                <w:rFonts w:ascii="Calibri" w:cs="Calibri" w:eastAsia="Calibri" w:hAnsi="Calibri"/>
                <w:b w:val="0"/>
                <w:color w:val="0000ff"/>
                <w:sz w:val="22"/>
                <w:szCs w:val="22"/>
                <w:u w:val="single"/>
                <w:rtl w:val="0"/>
              </w:rPr>
              <w:t xml:space="preserve">Description de l’écran &lt;Création manuelle d’une OST de notification &gt;</w:t>
            </w:r>
          </w:hyperlink>
          <w:hyperlink w:anchor="_1a346f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a346fx">
            <w:r w:rsidDel="00000000" w:rsidR="00000000" w:rsidRPr="00000000">
              <w:rPr>
                <w:rFonts w:ascii="Calibri" w:cs="Calibri" w:eastAsia="Calibri" w:hAnsi="Calibri"/>
                <w:b w:val="0"/>
                <w:color w:val="0000ff"/>
                <w:sz w:val="22"/>
                <w:szCs w:val="22"/>
                <w:u w:val="single"/>
                <w:rtl w:val="0"/>
              </w:rPr>
              <w:t xml:space="preserve">7.5.1</w:t>
            </w:r>
          </w:hyperlink>
          <w:hyperlink w:anchor="_1a346fx">
            <w:r w:rsidDel="00000000" w:rsidR="00000000" w:rsidRPr="00000000">
              <w:rPr>
                <w:rFonts w:ascii="Calibri" w:cs="Calibri" w:eastAsia="Calibri" w:hAnsi="Calibri"/>
                <w:b w:val="0"/>
                <w:sz w:val="22"/>
                <w:szCs w:val="22"/>
                <w:rtl w:val="0"/>
              </w:rPr>
              <w:tab/>
            </w:r>
          </w:hyperlink>
          <w:hyperlink w:anchor="_1a346fx">
            <w:r w:rsidDel="00000000" w:rsidR="00000000" w:rsidRPr="00000000">
              <w:rPr>
                <w:rFonts w:ascii="Calibri" w:cs="Calibri" w:eastAsia="Calibri" w:hAnsi="Calibri"/>
                <w:b w:val="0"/>
                <w:color w:val="0000ff"/>
                <w:sz w:val="22"/>
                <w:szCs w:val="22"/>
                <w:u w:val="single"/>
                <w:rtl w:val="0"/>
              </w:rPr>
              <w:t xml:space="preserve">Maquette de l’écran &lt;Création manuelle d’une annonce d’activation&gt;</w:t>
            </w:r>
          </w:hyperlink>
          <w:hyperlink w:anchor="_3u2rp3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u2rp3q">
            <w:r w:rsidDel="00000000" w:rsidR="00000000" w:rsidRPr="00000000">
              <w:rPr>
                <w:rFonts w:ascii="Calibri" w:cs="Calibri" w:eastAsia="Calibri" w:hAnsi="Calibri"/>
                <w:b w:val="0"/>
                <w:color w:val="0000ff"/>
                <w:sz w:val="22"/>
                <w:szCs w:val="22"/>
                <w:u w:val="single"/>
                <w:rtl w:val="0"/>
              </w:rPr>
              <w:t xml:space="preserve">7.5.2</w:t>
            </w:r>
          </w:hyperlink>
          <w:hyperlink w:anchor="_3u2rp3q">
            <w:r w:rsidDel="00000000" w:rsidR="00000000" w:rsidRPr="00000000">
              <w:rPr>
                <w:rFonts w:ascii="Calibri" w:cs="Calibri" w:eastAsia="Calibri" w:hAnsi="Calibri"/>
                <w:b w:val="0"/>
                <w:sz w:val="22"/>
                <w:szCs w:val="22"/>
                <w:rtl w:val="0"/>
              </w:rPr>
              <w:tab/>
            </w:r>
          </w:hyperlink>
          <w:hyperlink w:anchor="_3u2rp3q">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2981zb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981zbj">
            <w:r w:rsidDel="00000000" w:rsidR="00000000" w:rsidRPr="00000000">
              <w:rPr>
                <w:rFonts w:ascii="Calibri" w:cs="Calibri" w:eastAsia="Calibri" w:hAnsi="Calibri"/>
                <w:b w:val="0"/>
                <w:color w:val="0000ff"/>
                <w:sz w:val="22"/>
                <w:szCs w:val="22"/>
                <w:u w:val="single"/>
                <w:rtl w:val="0"/>
              </w:rPr>
              <w:t xml:space="preserve">7.5.3</w:t>
            </w:r>
          </w:hyperlink>
          <w:hyperlink w:anchor="_2981zbj">
            <w:r w:rsidDel="00000000" w:rsidR="00000000" w:rsidRPr="00000000">
              <w:rPr>
                <w:rFonts w:ascii="Calibri" w:cs="Calibri" w:eastAsia="Calibri" w:hAnsi="Calibri"/>
                <w:b w:val="0"/>
                <w:sz w:val="22"/>
                <w:szCs w:val="22"/>
                <w:rtl w:val="0"/>
              </w:rPr>
              <w:tab/>
            </w:r>
          </w:hyperlink>
          <w:hyperlink w:anchor="_2981zbj">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odc9j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odc9jc">
            <w:r w:rsidDel="00000000" w:rsidR="00000000" w:rsidRPr="00000000">
              <w:rPr>
                <w:rFonts w:ascii="Calibri" w:cs="Calibri" w:eastAsia="Calibri" w:hAnsi="Calibri"/>
                <w:b w:val="0"/>
                <w:color w:val="0000ff"/>
                <w:sz w:val="22"/>
                <w:szCs w:val="22"/>
                <w:u w:val="single"/>
                <w:rtl w:val="0"/>
              </w:rPr>
              <w:t xml:space="preserve">7.6</w:t>
            </w:r>
          </w:hyperlink>
          <w:hyperlink w:anchor="_odc9jc">
            <w:r w:rsidDel="00000000" w:rsidR="00000000" w:rsidRPr="00000000">
              <w:rPr>
                <w:rFonts w:ascii="Calibri" w:cs="Calibri" w:eastAsia="Calibri" w:hAnsi="Calibri"/>
                <w:b w:val="0"/>
                <w:sz w:val="22"/>
                <w:szCs w:val="22"/>
                <w:rtl w:val="0"/>
              </w:rPr>
              <w:tab/>
            </w:r>
          </w:hyperlink>
          <w:hyperlink w:anchor="_odc9jc">
            <w:r w:rsidDel="00000000" w:rsidR="00000000" w:rsidRPr="00000000">
              <w:rPr>
                <w:rFonts w:ascii="Calibri" w:cs="Calibri" w:eastAsia="Calibri" w:hAnsi="Calibri"/>
                <w:b w:val="0"/>
                <w:color w:val="0000ff"/>
                <w:sz w:val="22"/>
                <w:szCs w:val="22"/>
                <w:u w:val="single"/>
                <w:rtl w:val="0"/>
              </w:rPr>
              <w:t xml:space="preserve">Description de l’écran &lt;Mise à jour du Dummy code &gt;</w:t>
            </w:r>
          </w:hyperlink>
          <w:hyperlink w:anchor="_38czs7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8czs75">
            <w:r w:rsidDel="00000000" w:rsidR="00000000" w:rsidRPr="00000000">
              <w:rPr>
                <w:rFonts w:ascii="Calibri" w:cs="Calibri" w:eastAsia="Calibri" w:hAnsi="Calibri"/>
                <w:b w:val="0"/>
                <w:color w:val="0000ff"/>
                <w:sz w:val="22"/>
                <w:szCs w:val="22"/>
                <w:u w:val="single"/>
                <w:rtl w:val="0"/>
              </w:rPr>
              <w:t xml:space="preserve">7.6.1</w:t>
            </w:r>
          </w:hyperlink>
          <w:hyperlink w:anchor="_38czs75">
            <w:r w:rsidDel="00000000" w:rsidR="00000000" w:rsidRPr="00000000">
              <w:rPr>
                <w:rFonts w:ascii="Calibri" w:cs="Calibri" w:eastAsia="Calibri" w:hAnsi="Calibri"/>
                <w:b w:val="0"/>
                <w:sz w:val="22"/>
                <w:szCs w:val="22"/>
                <w:rtl w:val="0"/>
              </w:rPr>
              <w:tab/>
            </w:r>
          </w:hyperlink>
          <w:hyperlink w:anchor="_38czs75">
            <w:r w:rsidDel="00000000" w:rsidR="00000000" w:rsidRPr="00000000">
              <w:rPr>
                <w:rFonts w:ascii="Calibri" w:cs="Calibri" w:eastAsia="Calibri" w:hAnsi="Calibri"/>
                <w:b w:val="0"/>
                <w:color w:val="0000ff"/>
                <w:sz w:val="22"/>
                <w:szCs w:val="22"/>
                <w:u w:val="single"/>
                <w:rtl w:val="0"/>
              </w:rPr>
              <w:t xml:space="preserve">Maquette de l’écran &lt; Mise à jour du Dummy code &gt;</w:t>
            </w:r>
          </w:hyperlink>
          <w:hyperlink w:anchor="_1nia2e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nia2ey">
            <w:r w:rsidDel="00000000" w:rsidR="00000000" w:rsidRPr="00000000">
              <w:rPr>
                <w:rFonts w:ascii="Calibri" w:cs="Calibri" w:eastAsia="Calibri" w:hAnsi="Calibri"/>
                <w:b w:val="0"/>
                <w:color w:val="0000ff"/>
                <w:sz w:val="22"/>
                <w:szCs w:val="22"/>
                <w:u w:val="single"/>
                <w:rtl w:val="0"/>
              </w:rPr>
              <w:t xml:space="preserve">7.6.2</w:t>
            </w:r>
          </w:hyperlink>
          <w:hyperlink w:anchor="_1nia2ey">
            <w:r w:rsidDel="00000000" w:rsidR="00000000" w:rsidRPr="00000000">
              <w:rPr>
                <w:rFonts w:ascii="Calibri" w:cs="Calibri" w:eastAsia="Calibri" w:hAnsi="Calibri"/>
                <w:b w:val="0"/>
                <w:sz w:val="22"/>
                <w:szCs w:val="22"/>
                <w:rtl w:val="0"/>
              </w:rPr>
              <w:tab/>
            </w:r>
          </w:hyperlink>
          <w:hyperlink w:anchor="_1nia2ey">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47hxl2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7hxl2r">
            <w:r w:rsidDel="00000000" w:rsidR="00000000" w:rsidRPr="00000000">
              <w:rPr>
                <w:rFonts w:ascii="Calibri" w:cs="Calibri" w:eastAsia="Calibri" w:hAnsi="Calibri"/>
                <w:b w:val="0"/>
                <w:color w:val="0000ff"/>
                <w:sz w:val="22"/>
                <w:szCs w:val="22"/>
                <w:u w:val="single"/>
                <w:rtl w:val="0"/>
              </w:rPr>
              <w:t xml:space="preserve">7.6.3</w:t>
            </w:r>
          </w:hyperlink>
          <w:hyperlink w:anchor="_47hxl2r">
            <w:r w:rsidDel="00000000" w:rsidR="00000000" w:rsidRPr="00000000">
              <w:rPr>
                <w:rFonts w:ascii="Calibri" w:cs="Calibri" w:eastAsia="Calibri" w:hAnsi="Calibri"/>
                <w:b w:val="0"/>
                <w:sz w:val="22"/>
                <w:szCs w:val="22"/>
                <w:rtl w:val="0"/>
              </w:rPr>
              <w:tab/>
            </w:r>
          </w:hyperlink>
          <w:hyperlink w:anchor="_47hxl2r">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2mn7va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mn7vak">
            <w:r w:rsidDel="00000000" w:rsidR="00000000" w:rsidRPr="00000000">
              <w:rPr>
                <w:rFonts w:ascii="Calibri" w:cs="Calibri" w:eastAsia="Calibri" w:hAnsi="Calibri"/>
                <w:b w:val="0"/>
                <w:color w:val="0000ff"/>
                <w:sz w:val="22"/>
                <w:szCs w:val="22"/>
                <w:u w:val="single"/>
                <w:rtl w:val="0"/>
              </w:rPr>
              <w:t xml:space="preserve">7.7</w:t>
            </w:r>
          </w:hyperlink>
          <w:hyperlink w:anchor="_2mn7vak">
            <w:r w:rsidDel="00000000" w:rsidR="00000000" w:rsidRPr="00000000">
              <w:rPr>
                <w:rFonts w:ascii="Calibri" w:cs="Calibri" w:eastAsia="Calibri" w:hAnsi="Calibri"/>
                <w:b w:val="0"/>
                <w:sz w:val="22"/>
                <w:szCs w:val="22"/>
                <w:rtl w:val="0"/>
              </w:rPr>
              <w:tab/>
            </w:r>
          </w:hyperlink>
          <w:hyperlink w:anchor="_2mn7vak">
            <w:r w:rsidDel="00000000" w:rsidR="00000000" w:rsidRPr="00000000">
              <w:rPr>
                <w:rFonts w:ascii="Calibri" w:cs="Calibri" w:eastAsia="Calibri" w:hAnsi="Calibri"/>
                <w:b w:val="0"/>
                <w:color w:val="0000ff"/>
                <w:sz w:val="22"/>
                <w:szCs w:val="22"/>
                <w:u w:val="single"/>
                <w:rtl w:val="0"/>
              </w:rPr>
              <w:t xml:space="preserve">Description de l’écran &lt; Saisie manuelle d’une instruction par compte client &gt;</w:t>
            </w:r>
          </w:hyperlink>
          <w:hyperlink w:anchor="_11si5i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1si5id">
            <w:r w:rsidDel="00000000" w:rsidR="00000000" w:rsidRPr="00000000">
              <w:rPr>
                <w:rFonts w:ascii="Calibri" w:cs="Calibri" w:eastAsia="Calibri" w:hAnsi="Calibri"/>
                <w:b w:val="0"/>
                <w:color w:val="0000ff"/>
                <w:sz w:val="22"/>
                <w:szCs w:val="22"/>
                <w:u w:val="single"/>
                <w:rtl w:val="0"/>
              </w:rPr>
              <w:t xml:space="preserve">7.7.1</w:t>
            </w:r>
          </w:hyperlink>
          <w:hyperlink w:anchor="_11si5id">
            <w:r w:rsidDel="00000000" w:rsidR="00000000" w:rsidRPr="00000000">
              <w:rPr>
                <w:rFonts w:ascii="Calibri" w:cs="Calibri" w:eastAsia="Calibri" w:hAnsi="Calibri"/>
                <w:b w:val="0"/>
                <w:sz w:val="22"/>
                <w:szCs w:val="22"/>
                <w:rtl w:val="0"/>
              </w:rPr>
              <w:tab/>
            </w:r>
          </w:hyperlink>
          <w:hyperlink w:anchor="_11si5id">
            <w:r w:rsidDel="00000000" w:rsidR="00000000" w:rsidRPr="00000000">
              <w:rPr>
                <w:rFonts w:ascii="Calibri" w:cs="Calibri" w:eastAsia="Calibri" w:hAnsi="Calibri"/>
                <w:b w:val="0"/>
                <w:color w:val="0000ff"/>
                <w:sz w:val="22"/>
                <w:szCs w:val="22"/>
                <w:u w:val="single"/>
                <w:rtl w:val="0"/>
              </w:rPr>
              <w:t xml:space="preserve">Maquette de l’écran &lt; Saisie manuelle d’une instruction par compte client&gt;</w:t>
            </w:r>
          </w:hyperlink>
          <w:hyperlink w:anchor="_3ls5o6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ls5o66">
            <w:r w:rsidDel="00000000" w:rsidR="00000000" w:rsidRPr="00000000">
              <w:rPr>
                <w:rFonts w:ascii="Calibri" w:cs="Calibri" w:eastAsia="Calibri" w:hAnsi="Calibri"/>
                <w:b w:val="0"/>
                <w:color w:val="0000ff"/>
                <w:sz w:val="22"/>
                <w:szCs w:val="22"/>
                <w:u w:val="single"/>
                <w:rtl w:val="0"/>
              </w:rPr>
              <w:t xml:space="preserve">7.7.2</w:t>
            </w:r>
          </w:hyperlink>
          <w:hyperlink w:anchor="_3ls5o66">
            <w:r w:rsidDel="00000000" w:rsidR="00000000" w:rsidRPr="00000000">
              <w:rPr>
                <w:rFonts w:ascii="Calibri" w:cs="Calibri" w:eastAsia="Calibri" w:hAnsi="Calibri"/>
                <w:b w:val="0"/>
                <w:sz w:val="22"/>
                <w:szCs w:val="22"/>
                <w:rtl w:val="0"/>
              </w:rPr>
              <w:tab/>
            </w:r>
          </w:hyperlink>
          <w:hyperlink w:anchor="_3ls5o66">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20xfyd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0xfydz">
            <w:r w:rsidDel="00000000" w:rsidR="00000000" w:rsidRPr="00000000">
              <w:rPr>
                <w:rFonts w:ascii="Calibri" w:cs="Calibri" w:eastAsia="Calibri" w:hAnsi="Calibri"/>
                <w:b w:val="0"/>
                <w:color w:val="0000ff"/>
                <w:sz w:val="22"/>
                <w:szCs w:val="22"/>
                <w:u w:val="single"/>
                <w:rtl w:val="0"/>
              </w:rPr>
              <w:t xml:space="preserve">7.7.3</w:t>
            </w:r>
          </w:hyperlink>
          <w:hyperlink w:anchor="_20xfydz">
            <w:r w:rsidDel="00000000" w:rsidR="00000000" w:rsidRPr="00000000">
              <w:rPr>
                <w:rFonts w:ascii="Calibri" w:cs="Calibri" w:eastAsia="Calibri" w:hAnsi="Calibri"/>
                <w:b w:val="0"/>
                <w:sz w:val="22"/>
                <w:szCs w:val="22"/>
                <w:rtl w:val="0"/>
              </w:rPr>
              <w:tab/>
            </w:r>
          </w:hyperlink>
          <w:hyperlink w:anchor="_20xfydz">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4kx3h1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4kx3h1s">
            <w:r w:rsidDel="00000000" w:rsidR="00000000" w:rsidRPr="00000000">
              <w:rPr>
                <w:rFonts w:ascii="Calibri" w:cs="Calibri" w:eastAsia="Calibri" w:hAnsi="Calibri"/>
                <w:b w:val="0"/>
                <w:color w:val="0000ff"/>
                <w:sz w:val="22"/>
                <w:szCs w:val="22"/>
                <w:u w:val="single"/>
                <w:rtl w:val="0"/>
              </w:rPr>
              <w:t xml:space="preserve">7.8</w:t>
            </w:r>
          </w:hyperlink>
          <w:hyperlink w:anchor="_4kx3h1s">
            <w:r w:rsidDel="00000000" w:rsidR="00000000" w:rsidRPr="00000000">
              <w:rPr>
                <w:rFonts w:ascii="Calibri" w:cs="Calibri" w:eastAsia="Calibri" w:hAnsi="Calibri"/>
                <w:b w:val="0"/>
                <w:sz w:val="22"/>
                <w:szCs w:val="22"/>
                <w:rtl w:val="0"/>
              </w:rPr>
              <w:tab/>
            </w:r>
          </w:hyperlink>
          <w:hyperlink w:anchor="_4kx3h1s">
            <w:r w:rsidDel="00000000" w:rsidR="00000000" w:rsidRPr="00000000">
              <w:rPr>
                <w:rFonts w:ascii="Calibri" w:cs="Calibri" w:eastAsia="Calibri" w:hAnsi="Calibri"/>
                <w:b w:val="0"/>
                <w:color w:val="0000ff"/>
                <w:sz w:val="22"/>
                <w:szCs w:val="22"/>
                <w:u w:val="single"/>
                <w:rtl w:val="0"/>
              </w:rPr>
              <w:t xml:space="preserve">Description de l’écran &lt; Saisie manuelle d’une instruction par masse&gt;</w:t>
            </w:r>
          </w:hyperlink>
          <w:hyperlink w:anchor="_302dr9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02dr9l">
            <w:r w:rsidDel="00000000" w:rsidR="00000000" w:rsidRPr="00000000">
              <w:rPr>
                <w:rFonts w:ascii="Calibri" w:cs="Calibri" w:eastAsia="Calibri" w:hAnsi="Calibri"/>
                <w:b w:val="0"/>
                <w:color w:val="0000ff"/>
                <w:sz w:val="22"/>
                <w:szCs w:val="22"/>
                <w:u w:val="single"/>
                <w:rtl w:val="0"/>
              </w:rPr>
              <w:t xml:space="preserve">7.8.1</w:t>
            </w:r>
          </w:hyperlink>
          <w:hyperlink w:anchor="_302dr9l">
            <w:r w:rsidDel="00000000" w:rsidR="00000000" w:rsidRPr="00000000">
              <w:rPr>
                <w:rFonts w:ascii="Calibri" w:cs="Calibri" w:eastAsia="Calibri" w:hAnsi="Calibri"/>
                <w:b w:val="0"/>
                <w:sz w:val="22"/>
                <w:szCs w:val="22"/>
                <w:rtl w:val="0"/>
              </w:rPr>
              <w:tab/>
            </w:r>
          </w:hyperlink>
          <w:hyperlink w:anchor="_302dr9l">
            <w:r w:rsidDel="00000000" w:rsidR="00000000" w:rsidRPr="00000000">
              <w:rPr>
                <w:rFonts w:ascii="Calibri" w:cs="Calibri" w:eastAsia="Calibri" w:hAnsi="Calibri"/>
                <w:b w:val="0"/>
                <w:color w:val="0000ff"/>
                <w:sz w:val="22"/>
                <w:szCs w:val="22"/>
                <w:u w:val="single"/>
                <w:rtl w:val="0"/>
              </w:rPr>
              <w:t xml:space="preserve">Maquette de l’écran &lt; Saisie manuelle d’une instruction par  masse&gt;</w:t>
            </w:r>
          </w:hyperlink>
          <w:hyperlink w:anchor="_1f7o1h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f7o1he">
            <w:r w:rsidDel="00000000" w:rsidR="00000000" w:rsidRPr="00000000">
              <w:rPr>
                <w:rFonts w:ascii="Calibri" w:cs="Calibri" w:eastAsia="Calibri" w:hAnsi="Calibri"/>
                <w:b w:val="0"/>
                <w:color w:val="0000ff"/>
                <w:sz w:val="22"/>
                <w:szCs w:val="22"/>
                <w:u w:val="single"/>
                <w:rtl w:val="0"/>
              </w:rPr>
              <w:t xml:space="preserve">7.8.2</w:t>
            </w:r>
          </w:hyperlink>
          <w:hyperlink w:anchor="_1f7o1he">
            <w:r w:rsidDel="00000000" w:rsidR="00000000" w:rsidRPr="00000000">
              <w:rPr>
                <w:rFonts w:ascii="Calibri" w:cs="Calibri" w:eastAsia="Calibri" w:hAnsi="Calibri"/>
                <w:b w:val="0"/>
                <w:sz w:val="22"/>
                <w:szCs w:val="22"/>
                <w:rtl w:val="0"/>
              </w:rPr>
              <w:tab/>
            </w:r>
          </w:hyperlink>
          <w:hyperlink w:anchor="_1f7o1he">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3z7bk5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z7bk57">
            <w:r w:rsidDel="00000000" w:rsidR="00000000" w:rsidRPr="00000000">
              <w:rPr>
                <w:rFonts w:ascii="Calibri" w:cs="Calibri" w:eastAsia="Calibri" w:hAnsi="Calibri"/>
                <w:b w:val="0"/>
                <w:color w:val="0000ff"/>
                <w:sz w:val="22"/>
                <w:szCs w:val="22"/>
                <w:u w:val="single"/>
                <w:rtl w:val="0"/>
              </w:rPr>
              <w:t xml:space="preserve">7.8.3</w:t>
            </w:r>
          </w:hyperlink>
          <w:hyperlink w:anchor="_3z7bk57">
            <w:r w:rsidDel="00000000" w:rsidR="00000000" w:rsidRPr="00000000">
              <w:rPr>
                <w:rFonts w:ascii="Calibri" w:cs="Calibri" w:eastAsia="Calibri" w:hAnsi="Calibri"/>
                <w:b w:val="0"/>
                <w:sz w:val="22"/>
                <w:szCs w:val="22"/>
                <w:rtl w:val="0"/>
              </w:rPr>
              <w:tab/>
            </w:r>
          </w:hyperlink>
          <w:hyperlink w:anchor="_3z7bk57">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2eclud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eclud0">
            <w:r w:rsidDel="00000000" w:rsidR="00000000" w:rsidRPr="00000000">
              <w:rPr>
                <w:rFonts w:ascii="Calibri" w:cs="Calibri" w:eastAsia="Calibri" w:hAnsi="Calibri"/>
                <w:b w:val="0"/>
                <w:color w:val="0000ff"/>
                <w:sz w:val="22"/>
                <w:szCs w:val="22"/>
                <w:u w:val="single"/>
                <w:rtl w:val="0"/>
              </w:rPr>
              <w:t xml:space="preserve">7.9</w:t>
            </w:r>
          </w:hyperlink>
          <w:hyperlink w:anchor="_2eclud0">
            <w:r w:rsidDel="00000000" w:rsidR="00000000" w:rsidRPr="00000000">
              <w:rPr>
                <w:rFonts w:ascii="Calibri" w:cs="Calibri" w:eastAsia="Calibri" w:hAnsi="Calibri"/>
                <w:b w:val="0"/>
                <w:sz w:val="22"/>
                <w:szCs w:val="22"/>
                <w:rtl w:val="0"/>
              </w:rPr>
              <w:tab/>
            </w:r>
          </w:hyperlink>
          <w:hyperlink w:anchor="_2eclud0">
            <w:r w:rsidDel="00000000" w:rsidR="00000000" w:rsidRPr="00000000">
              <w:rPr>
                <w:rFonts w:ascii="Calibri" w:cs="Calibri" w:eastAsia="Calibri" w:hAnsi="Calibri"/>
                <w:b w:val="0"/>
                <w:color w:val="0000ff"/>
                <w:sz w:val="22"/>
                <w:szCs w:val="22"/>
                <w:u w:val="single"/>
                <w:rtl w:val="0"/>
              </w:rPr>
              <w:t xml:space="preserve">Description de l’écran &lt; Saisie manuelle d’un paiement Marché&gt;</w:t>
            </w:r>
          </w:hyperlink>
          <w:hyperlink w:anchor="_thw4k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thw4kt">
            <w:r w:rsidDel="00000000" w:rsidR="00000000" w:rsidRPr="00000000">
              <w:rPr>
                <w:rFonts w:ascii="Calibri" w:cs="Calibri" w:eastAsia="Calibri" w:hAnsi="Calibri"/>
                <w:b w:val="0"/>
                <w:color w:val="0000ff"/>
                <w:sz w:val="22"/>
                <w:szCs w:val="22"/>
                <w:u w:val="single"/>
                <w:rtl w:val="0"/>
              </w:rPr>
              <w:t xml:space="preserve">7.9.1</w:t>
            </w:r>
          </w:hyperlink>
          <w:hyperlink w:anchor="_thw4kt">
            <w:r w:rsidDel="00000000" w:rsidR="00000000" w:rsidRPr="00000000">
              <w:rPr>
                <w:rFonts w:ascii="Calibri" w:cs="Calibri" w:eastAsia="Calibri" w:hAnsi="Calibri"/>
                <w:b w:val="0"/>
                <w:sz w:val="22"/>
                <w:szCs w:val="22"/>
                <w:rtl w:val="0"/>
              </w:rPr>
              <w:tab/>
            </w:r>
          </w:hyperlink>
          <w:hyperlink w:anchor="_thw4kt">
            <w:r w:rsidDel="00000000" w:rsidR="00000000" w:rsidRPr="00000000">
              <w:rPr>
                <w:rFonts w:ascii="Calibri" w:cs="Calibri" w:eastAsia="Calibri" w:hAnsi="Calibri"/>
                <w:b w:val="0"/>
                <w:color w:val="0000ff"/>
                <w:sz w:val="22"/>
                <w:szCs w:val="22"/>
                <w:u w:val="single"/>
                <w:rtl w:val="0"/>
              </w:rPr>
              <w:t xml:space="preserve">Maquette de l’écran &lt; Saisie manuelle d’un paiement Marché&gt;</w:t>
            </w:r>
          </w:hyperlink>
          <w:hyperlink w:anchor="_3dhjn8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dhjn8m">
            <w:r w:rsidDel="00000000" w:rsidR="00000000" w:rsidRPr="00000000">
              <w:rPr>
                <w:rFonts w:ascii="Calibri" w:cs="Calibri" w:eastAsia="Calibri" w:hAnsi="Calibri"/>
                <w:b w:val="0"/>
                <w:color w:val="0000ff"/>
                <w:sz w:val="22"/>
                <w:szCs w:val="22"/>
                <w:u w:val="single"/>
                <w:rtl w:val="0"/>
              </w:rPr>
              <w:t xml:space="preserve">7.9.2</w:t>
            </w:r>
          </w:hyperlink>
          <w:hyperlink w:anchor="_3dhjn8m">
            <w:r w:rsidDel="00000000" w:rsidR="00000000" w:rsidRPr="00000000">
              <w:rPr>
                <w:rFonts w:ascii="Calibri" w:cs="Calibri" w:eastAsia="Calibri" w:hAnsi="Calibri"/>
                <w:b w:val="0"/>
                <w:sz w:val="22"/>
                <w:szCs w:val="22"/>
                <w:rtl w:val="0"/>
              </w:rPr>
              <w:tab/>
            </w:r>
          </w:hyperlink>
          <w:hyperlink w:anchor="_3dhjn8m">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1smtxg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smtxgf">
            <w:r w:rsidDel="00000000" w:rsidR="00000000" w:rsidRPr="00000000">
              <w:rPr>
                <w:rFonts w:ascii="Calibri" w:cs="Calibri" w:eastAsia="Calibri" w:hAnsi="Calibri"/>
                <w:b w:val="0"/>
                <w:color w:val="0000ff"/>
                <w:sz w:val="22"/>
                <w:szCs w:val="22"/>
                <w:u w:val="single"/>
                <w:rtl w:val="0"/>
              </w:rPr>
              <w:t xml:space="preserve">7.9.3</w:t>
            </w:r>
          </w:hyperlink>
          <w:hyperlink w:anchor="_1smtxgf">
            <w:r w:rsidDel="00000000" w:rsidR="00000000" w:rsidRPr="00000000">
              <w:rPr>
                <w:rFonts w:ascii="Calibri" w:cs="Calibri" w:eastAsia="Calibri" w:hAnsi="Calibri"/>
                <w:b w:val="0"/>
                <w:sz w:val="22"/>
                <w:szCs w:val="22"/>
                <w:rtl w:val="0"/>
              </w:rPr>
              <w:tab/>
            </w:r>
          </w:hyperlink>
          <w:hyperlink w:anchor="_1smtxgf">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4cmhg4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4cmhg48">
            <w:r w:rsidDel="00000000" w:rsidR="00000000" w:rsidRPr="00000000">
              <w:rPr>
                <w:rFonts w:ascii="Calibri" w:cs="Calibri" w:eastAsia="Calibri" w:hAnsi="Calibri"/>
                <w:b w:val="0"/>
                <w:color w:val="0000ff"/>
                <w:sz w:val="22"/>
                <w:szCs w:val="22"/>
                <w:u w:val="single"/>
                <w:rtl w:val="0"/>
              </w:rPr>
              <w:t xml:space="preserve">7.10</w:t>
            </w:r>
          </w:hyperlink>
          <w:hyperlink w:anchor="_4cmhg48">
            <w:r w:rsidDel="00000000" w:rsidR="00000000" w:rsidRPr="00000000">
              <w:rPr>
                <w:rFonts w:ascii="Calibri" w:cs="Calibri" w:eastAsia="Calibri" w:hAnsi="Calibri"/>
                <w:b w:val="0"/>
                <w:sz w:val="22"/>
                <w:szCs w:val="22"/>
                <w:rtl w:val="0"/>
              </w:rPr>
              <w:tab/>
            </w:r>
          </w:hyperlink>
          <w:hyperlink w:anchor="_4cmhg48">
            <w:r w:rsidDel="00000000" w:rsidR="00000000" w:rsidRPr="00000000">
              <w:rPr>
                <w:rFonts w:ascii="Calibri" w:cs="Calibri" w:eastAsia="Calibri" w:hAnsi="Calibri"/>
                <w:b w:val="0"/>
                <w:color w:val="0000ff"/>
                <w:sz w:val="22"/>
                <w:szCs w:val="22"/>
                <w:u w:val="single"/>
                <w:rtl w:val="0"/>
              </w:rPr>
              <w:t xml:space="preserve">Description de l’écran &lt; Accepter / Rejeter un Brouillon&gt;</w:t>
            </w:r>
          </w:hyperlink>
          <w:hyperlink w:anchor="_2rrrqc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rrrqc1">
            <w:r w:rsidDel="00000000" w:rsidR="00000000" w:rsidRPr="00000000">
              <w:rPr>
                <w:rFonts w:ascii="Calibri" w:cs="Calibri" w:eastAsia="Calibri" w:hAnsi="Calibri"/>
                <w:b w:val="0"/>
                <w:color w:val="0000ff"/>
                <w:sz w:val="22"/>
                <w:szCs w:val="22"/>
                <w:u w:val="single"/>
                <w:rtl w:val="0"/>
              </w:rPr>
              <w:t xml:space="preserve">7.10.1</w:t>
            </w:r>
          </w:hyperlink>
          <w:hyperlink w:anchor="_2rrrqc1">
            <w:r w:rsidDel="00000000" w:rsidR="00000000" w:rsidRPr="00000000">
              <w:rPr>
                <w:rFonts w:ascii="Calibri" w:cs="Calibri" w:eastAsia="Calibri" w:hAnsi="Calibri"/>
                <w:b w:val="0"/>
                <w:sz w:val="22"/>
                <w:szCs w:val="22"/>
                <w:rtl w:val="0"/>
              </w:rPr>
              <w:tab/>
            </w:r>
          </w:hyperlink>
          <w:hyperlink w:anchor="_2rrrqc1">
            <w:r w:rsidDel="00000000" w:rsidR="00000000" w:rsidRPr="00000000">
              <w:rPr>
                <w:rFonts w:ascii="Calibri" w:cs="Calibri" w:eastAsia="Calibri" w:hAnsi="Calibri"/>
                <w:b w:val="0"/>
                <w:color w:val="0000ff"/>
                <w:sz w:val="22"/>
                <w:szCs w:val="22"/>
                <w:u w:val="single"/>
                <w:rtl w:val="0"/>
              </w:rPr>
              <w:t xml:space="preserve">Maquette de l’écran &lt; Accepter / Rejeter un Brouillon &gt;</w:t>
            </w:r>
          </w:hyperlink>
          <w:hyperlink w:anchor="_16x20j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6x20ju">
            <w:r w:rsidDel="00000000" w:rsidR="00000000" w:rsidRPr="00000000">
              <w:rPr>
                <w:rFonts w:ascii="Calibri" w:cs="Calibri" w:eastAsia="Calibri" w:hAnsi="Calibri"/>
                <w:b w:val="0"/>
                <w:color w:val="0000ff"/>
                <w:sz w:val="22"/>
                <w:szCs w:val="22"/>
                <w:u w:val="single"/>
                <w:rtl w:val="0"/>
              </w:rPr>
              <w:t xml:space="preserve">7.10.2</w:t>
            </w:r>
          </w:hyperlink>
          <w:hyperlink w:anchor="_16x20ju">
            <w:r w:rsidDel="00000000" w:rsidR="00000000" w:rsidRPr="00000000">
              <w:rPr>
                <w:rFonts w:ascii="Calibri" w:cs="Calibri" w:eastAsia="Calibri" w:hAnsi="Calibri"/>
                <w:b w:val="0"/>
                <w:sz w:val="22"/>
                <w:szCs w:val="22"/>
                <w:rtl w:val="0"/>
              </w:rPr>
              <w:tab/>
            </w:r>
          </w:hyperlink>
          <w:hyperlink w:anchor="_16x20ju">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3qwpj7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qwpj7n">
            <w:r w:rsidDel="00000000" w:rsidR="00000000" w:rsidRPr="00000000">
              <w:rPr>
                <w:rFonts w:ascii="Calibri" w:cs="Calibri" w:eastAsia="Calibri" w:hAnsi="Calibri"/>
                <w:b w:val="0"/>
                <w:color w:val="0000ff"/>
                <w:sz w:val="22"/>
                <w:szCs w:val="22"/>
                <w:u w:val="single"/>
                <w:rtl w:val="0"/>
              </w:rPr>
              <w:t xml:space="preserve">7.10.3</w:t>
            </w:r>
          </w:hyperlink>
          <w:hyperlink w:anchor="_3qwpj7n">
            <w:r w:rsidDel="00000000" w:rsidR="00000000" w:rsidRPr="00000000">
              <w:rPr>
                <w:rFonts w:ascii="Calibri" w:cs="Calibri" w:eastAsia="Calibri" w:hAnsi="Calibri"/>
                <w:b w:val="0"/>
                <w:sz w:val="22"/>
                <w:szCs w:val="22"/>
                <w:rtl w:val="0"/>
              </w:rPr>
              <w:tab/>
            </w:r>
          </w:hyperlink>
          <w:hyperlink w:anchor="_3qwpj7n">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261ztf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61ztfg">
            <w:r w:rsidDel="00000000" w:rsidR="00000000" w:rsidRPr="00000000">
              <w:rPr>
                <w:rFonts w:ascii="Calibri" w:cs="Calibri" w:eastAsia="Calibri" w:hAnsi="Calibri"/>
                <w:b w:val="0"/>
                <w:color w:val="0000ff"/>
                <w:sz w:val="22"/>
                <w:szCs w:val="22"/>
                <w:u w:val="single"/>
                <w:rtl w:val="0"/>
              </w:rPr>
              <w:t xml:space="preserve">8</w:t>
            </w:r>
          </w:hyperlink>
          <w:hyperlink w:anchor="_261ztfg">
            <w:r w:rsidDel="00000000" w:rsidR="00000000" w:rsidRPr="00000000">
              <w:rPr>
                <w:rFonts w:ascii="Calibri" w:cs="Calibri" w:eastAsia="Calibri" w:hAnsi="Calibri"/>
                <w:b w:val="0"/>
                <w:sz w:val="22"/>
                <w:szCs w:val="22"/>
                <w:rtl w:val="0"/>
              </w:rPr>
              <w:tab/>
            </w:r>
          </w:hyperlink>
          <w:hyperlink w:anchor="_261ztfg">
            <w:r w:rsidDel="00000000" w:rsidR="00000000" w:rsidRPr="00000000">
              <w:rPr>
                <w:rFonts w:ascii="Calibri" w:cs="Calibri" w:eastAsia="Calibri" w:hAnsi="Calibri"/>
                <w:b w:val="0"/>
                <w:color w:val="0000ff"/>
                <w:sz w:val="22"/>
                <w:szCs w:val="22"/>
                <w:u w:val="single"/>
                <w:rtl w:val="0"/>
              </w:rPr>
              <w:t xml:space="preserve">Parametrage</w:t>
            </w:r>
          </w:hyperlink>
          <w:hyperlink w:anchor="_l7a3n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l7a3n9">
            <w:r w:rsidDel="00000000" w:rsidR="00000000" w:rsidRPr="00000000">
              <w:rPr>
                <w:rFonts w:ascii="Calibri" w:cs="Calibri" w:eastAsia="Calibri" w:hAnsi="Calibri"/>
                <w:b w:val="0"/>
                <w:color w:val="0000ff"/>
                <w:sz w:val="22"/>
                <w:szCs w:val="22"/>
                <w:u w:val="single"/>
                <w:rtl w:val="0"/>
              </w:rPr>
              <w:t xml:space="preserve">8.1</w:t>
            </w:r>
          </w:hyperlink>
          <w:hyperlink w:anchor="_l7a3n9">
            <w:r w:rsidDel="00000000" w:rsidR="00000000" w:rsidRPr="00000000">
              <w:rPr>
                <w:rFonts w:ascii="Calibri" w:cs="Calibri" w:eastAsia="Calibri" w:hAnsi="Calibri"/>
                <w:b w:val="0"/>
                <w:sz w:val="22"/>
                <w:szCs w:val="22"/>
                <w:rtl w:val="0"/>
              </w:rPr>
              <w:tab/>
            </w:r>
          </w:hyperlink>
          <w:hyperlink w:anchor="_l7a3n9">
            <w:r w:rsidDel="00000000" w:rsidR="00000000" w:rsidRPr="00000000">
              <w:rPr>
                <w:rFonts w:ascii="Calibri" w:cs="Calibri" w:eastAsia="Calibri" w:hAnsi="Calibri"/>
                <w:b w:val="0"/>
                <w:color w:val="0000ff"/>
                <w:sz w:val="22"/>
                <w:szCs w:val="22"/>
                <w:u w:val="single"/>
                <w:rtl w:val="0"/>
              </w:rPr>
              <w:t xml:space="preserve">Tableau de Bord</w:t>
            </w:r>
          </w:hyperlink>
          <w:hyperlink w:anchor="_356xmb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56xmb2">
            <w:r w:rsidDel="00000000" w:rsidR="00000000" w:rsidRPr="00000000">
              <w:rPr>
                <w:rFonts w:ascii="Calibri" w:cs="Calibri" w:eastAsia="Calibri" w:hAnsi="Calibri"/>
                <w:b w:val="0"/>
                <w:color w:val="0000ff"/>
                <w:sz w:val="22"/>
                <w:szCs w:val="22"/>
                <w:u w:val="single"/>
                <w:rtl w:val="0"/>
              </w:rPr>
              <w:t xml:space="preserve">8.2</w:t>
            </w:r>
          </w:hyperlink>
          <w:hyperlink w:anchor="_356xmb2">
            <w:r w:rsidDel="00000000" w:rsidR="00000000" w:rsidRPr="00000000">
              <w:rPr>
                <w:rFonts w:ascii="Calibri" w:cs="Calibri" w:eastAsia="Calibri" w:hAnsi="Calibri"/>
                <w:b w:val="0"/>
                <w:sz w:val="22"/>
                <w:szCs w:val="22"/>
                <w:rtl w:val="0"/>
              </w:rPr>
              <w:tab/>
            </w:r>
          </w:hyperlink>
          <w:hyperlink w:anchor="_356xmb2">
            <w:r w:rsidDel="00000000" w:rsidR="00000000" w:rsidRPr="00000000">
              <w:rPr>
                <w:rFonts w:ascii="Calibri" w:cs="Calibri" w:eastAsia="Calibri" w:hAnsi="Calibri"/>
                <w:b w:val="0"/>
                <w:color w:val="0000ff"/>
                <w:sz w:val="22"/>
                <w:szCs w:val="22"/>
                <w:u w:val="single"/>
                <w:rtl w:val="0"/>
              </w:rPr>
              <w:t xml:space="preserve">Profils</w:t>
            </w:r>
          </w:hyperlink>
          <w:hyperlink w:anchor="_1kc7wi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kc7wiv">
            <w:r w:rsidDel="00000000" w:rsidR="00000000" w:rsidRPr="00000000">
              <w:rPr>
                <w:rFonts w:ascii="Calibri" w:cs="Calibri" w:eastAsia="Calibri" w:hAnsi="Calibri"/>
                <w:b w:val="0"/>
                <w:color w:val="0000ff"/>
                <w:sz w:val="22"/>
                <w:szCs w:val="22"/>
                <w:u w:val="single"/>
                <w:rtl w:val="0"/>
              </w:rPr>
              <w:t xml:space="preserve">8.3</w:t>
            </w:r>
          </w:hyperlink>
          <w:hyperlink w:anchor="_1kc7wiv">
            <w:r w:rsidDel="00000000" w:rsidR="00000000" w:rsidRPr="00000000">
              <w:rPr>
                <w:rFonts w:ascii="Calibri" w:cs="Calibri" w:eastAsia="Calibri" w:hAnsi="Calibri"/>
                <w:b w:val="0"/>
                <w:sz w:val="22"/>
                <w:szCs w:val="22"/>
                <w:rtl w:val="0"/>
              </w:rPr>
              <w:tab/>
            </w:r>
          </w:hyperlink>
          <w:hyperlink w:anchor="_1kc7wiv">
            <w:r w:rsidDel="00000000" w:rsidR="00000000" w:rsidRPr="00000000">
              <w:rPr>
                <w:rFonts w:ascii="Calibri" w:cs="Calibri" w:eastAsia="Calibri" w:hAnsi="Calibri"/>
                <w:b w:val="0"/>
                <w:color w:val="0000ff"/>
                <w:sz w:val="22"/>
                <w:szCs w:val="22"/>
                <w:u w:val="single"/>
                <w:rtl w:val="0"/>
              </w:rPr>
              <w:t xml:space="preserve">Taxes et fiscalité:</w:t>
            </w:r>
          </w:hyperlink>
          <w:hyperlink w:anchor="_44bvf6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44bvf6o">
            <w:r w:rsidDel="00000000" w:rsidR="00000000" w:rsidRPr="00000000">
              <w:rPr>
                <w:rFonts w:ascii="Calibri" w:cs="Calibri" w:eastAsia="Calibri" w:hAnsi="Calibri"/>
                <w:b w:val="0"/>
                <w:color w:val="0000ff"/>
                <w:sz w:val="22"/>
                <w:szCs w:val="22"/>
                <w:u w:val="single"/>
                <w:rtl w:val="0"/>
              </w:rPr>
              <w:t xml:space="preserve">8.4</w:t>
            </w:r>
          </w:hyperlink>
          <w:hyperlink w:anchor="_44bvf6o">
            <w:r w:rsidDel="00000000" w:rsidR="00000000" w:rsidRPr="00000000">
              <w:rPr>
                <w:rFonts w:ascii="Calibri" w:cs="Calibri" w:eastAsia="Calibri" w:hAnsi="Calibri"/>
                <w:b w:val="0"/>
                <w:sz w:val="22"/>
                <w:szCs w:val="22"/>
                <w:rtl w:val="0"/>
              </w:rPr>
              <w:tab/>
            </w:r>
          </w:hyperlink>
          <w:hyperlink w:anchor="_44bvf6o">
            <w:r w:rsidDel="00000000" w:rsidR="00000000" w:rsidRPr="00000000">
              <w:rPr>
                <w:rFonts w:ascii="Calibri" w:cs="Calibri" w:eastAsia="Calibri" w:hAnsi="Calibri"/>
                <w:b w:val="0"/>
                <w:color w:val="0000ff"/>
                <w:sz w:val="22"/>
                <w:szCs w:val="22"/>
                <w:u w:val="single"/>
                <w:rtl w:val="0"/>
              </w:rPr>
              <w:t xml:space="preserve">Frais</w:t>
            </w:r>
          </w:hyperlink>
          <w:hyperlink w:anchor="_2jh5pe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jh5peh">
            <w:r w:rsidDel="00000000" w:rsidR="00000000" w:rsidRPr="00000000">
              <w:rPr>
                <w:rFonts w:ascii="Calibri" w:cs="Calibri" w:eastAsia="Calibri" w:hAnsi="Calibri"/>
                <w:b w:val="0"/>
                <w:color w:val="0000ff"/>
                <w:sz w:val="22"/>
                <w:szCs w:val="22"/>
                <w:u w:val="single"/>
                <w:rtl w:val="0"/>
              </w:rPr>
              <w:t xml:space="preserve">8.5</w:t>
            </w:r>
          </w:hyperlink>
          <w:hyperlink w:anchor="_2jh5peh">
            <w:r w:rsidDel="00000000" w:rsidR="00000000" w:rsidRPr="00000000">
              <w:rPr>
                <w:rFonts w:ascii="Calibri" w:cs="Calibri" w:eastAsia="Calibri" w:hAnsi="Calibri"/>
                <w:b w:val="0"/>
                <w:sz w:val="22"/>
                <w:szCs w:val="22"/>
                <w:rtl w:val="0"/>
              </w:rPr>
              <w:tab/>
            </w:r>
          </w:hyperlink>
          <w:hyperlink w:anchor="_2jh5peh">
            <w:r w:rsidDel="00000000" w:rsidR="00000000" w:rsidRPr="00000000">
              <w:rPr>
                <w:rFonts w:ascii="Calibri" w:cs="Calibri" w:eastAsia="Calibri" w:hAnsi="Calibri"/>
                <w:b w:val="0"/>
                <w:color w:val="0000ff"/>
                <w:sz w:val="22"/>
                <w:szCs w:val="22"/>
                <w:u w:val="single"/>
                <w:rtl w:val="0"/>
              </w:rPr>
              <w:t xml:space="preserve">Comptabilité :</w:t>
            </w:r>
          </w:hyperlink>
          <w:hyperlink w:anchor="_ymfzm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ymfzma">
            <w:r w:rsidDel="00000000" w:rsidR="00000000" w:rsidRPr="00000000">
              <w:rPr>
                <w:rFonts w:ascii="Calibri" w:cs="Calibri" w:eastAsia="Calibri" w:hAnsi="Calibri"/>
                <w:b w:val="0"/>
                <w:i w:val="1"/>
                <w:color w:val="0000ff"/>
                <w:sz w:val="22"/>
                <w:szCs w:val="22"/>
                <w:u w:val="single"/>
                <w:rtl w:val="0"/>
              </w:rPr>
              <w:t xml:space="preserve">[Début Section Vermeg]</w:t>
            </w:r>
          </w:hyperlink>
          <w:hyperlink w:anchor="_3im3ia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im3ia3">
            <w:r w:rsidDel="00000000" w:rsidR="00000000" w:rsidRPr="00000000">
              <w:rPr>
                <w:rFonts w:ascii="Calibri" w:cs="Calibri" w:eastAsia="Calibri" w:hAnsi="Calibri"/>
                <w:b w:val="0"/>
                <w:color w:val="0000ff"/>
                <w:sz w:val="22"/>
                <w:szCs w:val="22"/>
                <w:u w:val="single"/>
                <w:rtl w:val="0"/>
              </w:rPr>
              <w:t xml:space="preserve">9</w:t>
            </w:r>
          </w:hyperlink>
          <w:hyperlink w:anchor="_3im3ia3">
            <w:r w:rsidDel="00000000" w:rsidR="00000000" w:rsidRPr="00000000">
              <w:rPr>
                <w:rFonts w:ascii="Calibri" w:cs="Calibri" w:eastAsia="Calibri" w:hAnsi="Calibri"/>
                <w:b w:val="0"/>
                <w:sz w:val="22"/>
                <w:szCs w:val="22"/>
                <w:rtl w:val="0"/>
              </w:rPr>
              <w:tab/>
            </w:r>
          </w:hyperlink>
          <w:hyperlink w:anchor="_3im3ia3">
            <w:r w:rsidDel="00000000" w:rsidR="00000000" w:rsidRPr="00000000">
              <w:rPr>
                <w:rFonts w:ascii="Calibri" w:cs="Calibri" w:eastAsia="Calibri" w:hAnsi="Calibri"/>
                <w:b w:val="0"/>
                <w:color w:val="0000ff"/>
                <w:sz w:val="22"/>
                <w:szCs w:val="22"/>
                <w:u w:val="single"/>
                <w:rtl w:val="0"/>
              </w:rPr>
              <w:t xml:space="preserve">Batches</w:t>
            </w:r>
          </w:hyperlink>
          <w:hyperlink w:anchor="_1xrdsh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1xrdshw">
            <w:r w:rsidDel="00000000" w:rsidR="00000000" w:rsidRPr="00000000">
              <w:rPr>
                <w:rFonts w:ascii="Calibri" w:cs="Calibri" w:eastAsia="Calibri" w:hAnsi="Calibri"/>
                <w:b w:val="0"/>
                <w:color w:val="0000ff"/>
                <w:sz w:val="22"/>
                <w:szCs w:val="22"/>
                <w:u w:val="single"/>
                <w:rtl w:val="0"/>
              </w:rPr>
              <w:t xml:space="preserve">10</w:t>
            </w:r>
          </w:hyperlink>
          <w:hyperlink w:anchor="_1xrdshw">
            <w:r w:rsidDel="00000000" w:rsidR="00000000" w:rsidRPr="00000000">
              <w:rPr>
                <w:rFonts w:ascii="Calibri" w:cs="Calibri" w:eastAsia="Calibri" w:hAnsi="Calibri"/>
                <w:b w:val="0"/>
                <w:sz w:val="22"/>
                <w:szCs w:val="22"/>
                <w:rtl w:val="0"/>
              </w:rPr>
              <w:tab/>
            </w:r>
          </w:hyperlink>
          <w:hyperlink w:anchor="_1xrdshw">
            <w:r w:rsidDel="00000000" w:rsidR="00000000" w:rsidRPr="00000000">
              <w:rPr>
                <w:rFonts w:ascii="Calibri" w:cs="Calibri" w:eastAsia="Calibri" w:hAnsi="Calibri"/>
                <w:b w:val="0"/>
                <w:color w:val="0000ff"/>
                <w:sz w:val="22"/>
                <w:szCs w:val="22"/>
                <w:u w:val="single"/>
                <w:rtl w:val="0"/>
              </w:rPr>
              <w:t xml:space="preserve">Contraintes</w:t>
            </w:r>
          </w:hyperlink>
          <w:hyperlink w:anchor="_4hr1b5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4hr1b5p">
            <w:r w:rsidDel="00000000" w:rsidR="00000000" w:rsidRPr="00000000">
              <w:rPr>
                <w:rFonts w:ascii="Calibri" w:cs="Calibri" w:eastAsia="Calibri" w:hAnsi="Calibri"/>
                <w:b w:val="0"/>
                <w:color w:val="0000ff"/>
                <w:sz w:val="22"/>
                <w:szCs w:val="22"/>
                <w:u w:val="single"/>
                <w:rtl w:val="0"/>
              </w:rPr>
              <w:t xml:space="preserve">11</w:t>
            </w:r>
          </w:hyperlink>
          <w:hyperlink w:anchor="_4hr1b5p">
            <w:r w:rsidDel="00000000" w:rsidR="00000000" w:rsidRPr="00000000">
              <w:rPr>
                <w:rFonts w:ascii="Calibri" w:cs="Calibri" w:eastAsia="Calibri" w:hAnsi="Calibri"/>
                <w:b w:val="0"/>
                <w:sz w:val="22"/>
                <w:szCs w:val="22"/>
                <w:rtl w:val="0"/>
              </w:rPr>
              <w:tab/>
            </w:r>
          </w:hyperlink>
          <w:hyperlink w:anchor="_4hr1b5p">
            <w:r w:rsidDel="00000000" w:rsidR="00000000" w:rsidRPr="00000000">
              <w:rPr>
                <w:rFonts w:ascii="Calibri" w:cs="Calibri" w:eastAsia="Calibri" w:hAnsi="Calibri"/>
                <w:b w:val="0"/>
                <w:color w:val="0000ff"/>
                <w:sz w:val="22"/>
                <w:szCs w:val="22"/>
                <w:u w:val="single"/>
                <w:rtl w:val="0"/>
              </w:rPr>
              <w:t xml:space="preserve">Annexes</w:t>
            </w:r>
          </w:hyperlink>
          <w:hyperlink w:anchor="_2wwbld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wwbldi">
            <w:r w:rsidDel="00000000" w:rsidR="00000000" w:rsidRPr="00000000">
              <w:rPr>
                <w:rFonts w:ascii="Calibri" w:cs="Calibri" w:eastAsia="Calibri" w:hAnsi="Calibri"/>
                <w:b w:val="0"/>
                <w:color w:val="0000ff"/>
                <w:sz w:val="22"/>
                <w:szCs w:val="22"/>
                <w:u w:val="single"/>
                <w:rtl w:val="0"/>
              </w:rPr>
              <w:t xml:space="preserve">11.1</w:t>
            </w:r>
          </w:hyperlink>
          <w:hyperlink w:anchor="_2wwbldi">
            <w:r w:rsidDel="00000000" w:rsidR="00000000" w:rsidRPr="00000000">
              <w:rPr>
                <w:rFonts w:ascii="Calibri" w:cs="Calibri" w:eastAsia="Calibri" w:hAnsi="Calibri"/>
                <w:b w:val="0"/>
                <w:sz w:val="22"/>
                <w:szCs w:val="22"/>
                <w:rtl w:val="0"/>
              </w:rPr>
              <w:tab/>
            </w:r>
          </w:hyperlink>
          <w:hyperlink w:anchor="_2wwbldi">
            <w:r w:rsidDel="00000000" w:rsidR="00000000" w:rsidRPr="00000000">
              <w:rPr>
                <w:rFonts w:ascii="Calibri" w:cs="Calibri" w:eastAsia="Calibri" w:hAnsi="Calibri"/>
                <w:b w:val="0"/>
                <w:color w:val="0000ff"/>
                <w:sz w:val="22"/>
                <w:szCs w:val="22"/>
                <w:u w:val="single"/>
                <w:rtl w:val="0"/>
              </w:rPr>
              <w:t xml:space="preserve">Exemples de SWIFT par type d’ost</w:t>
            </w:r>
          </w:hyperlink>
          <w:hyperlink w:anchor="_1c1lvl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c1lvlb">
            <w:r w:rsidDel="00000000" w:rsidR="00000000" w:rsidRPr="00000000">
              <w:rPr>
                <w:rFonts w:ascii="Calibri" w:cs="Calibri" w:eastAsia="Calibri" w:hAnsi="Calibri"/>
                <w:b w:val="0"/>
                <w:color w:val="0000ff"/>
                <w:sz w:val="22"/>
                <w:szCs w:val="22"/>
                <w:u w:val="single"/>
                <w:rtl w:val="0"/>
              </w:rPr>
              <w:t xml:space="preserve">11.1.1</w:t>
            </w:r>
          </w:hyperlink>
          <w:hyperlink w:anchor="_1c1lvlb">
            <w:r w:rsidDel="00000000" w:rsidR="00000000" w:rsidRPr="00000000">
              <w:rPr>
                <w:rFonts w:ascii="Calibri" w:cs="Calibri" w:eastAsia="Calibri" w:hAnsi="Calibri"/>
                <w:b w:val="0"/>
                <w:sz w:val="22"/>
                <w:szCs w:val="22"/>
                <w:rtl w:val="0"/>
              </w:rPr>
              <w:tab/>
            </w:r>
          </w:hyperlink>
          <w:hyperlink w:anchor="_1c1lvlb">
            <w:r w:rsidDel="00000000" w:rsidR="00000000" w:rsidRPr="00000000">
              <w:rPr>
                <w:rFonts w:ascii="Calibri" w:cs="Calibri" w:eastAsia="Calibri" w:hAnsi="Calibri"/>
                <w:b w:val="0"/>
                <w:color w:val="0000ff"/>
                <w:sz w:val="22"/>
                <w:szCs w:val="22"/>
                <w:u w:val="single"/>
                <w:rtl w:val="0"/>
              </w:rPr>
              <w:t xml:space="preserve">OST obligatoires</w:t>
            </w:r>
          </w:hyperlink>
          <w:hyperlink w:anchor="_3w19e9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w19e94">
            <w:r w:rsidDel="00000000" w:rsidR="00000000" w:rsidRPr="00000000">
              <w:rPr>
                <w:rFonts w:ascii="Calibri" w:cs="Calibri" w:eastAsia="Calibri" w:hAnsi="Calibri"/>
                <w:b w:val="0"/>
                <w:color w:val="0000ff"/>
                <w:sz w:val="22"/>
                <w:szCs w:val="22"/>
                <w:u w:val="single"/>
                <w:rtl w:val="0"/>
              </w:rPr>
              <w:t xml:space="preserve">11.1.2</w:t>
            </w:r>
          </w:hyperlink>
          <w:hyperlink w:anchor="_3w19e94">
            <w:r w:rsidDel="00000000" w:rsidR="00000000" w:rsidRPr="00000000">
              <w:rPr>
                <w:rFonts w:ascii="Calibri" w:cs="Calibri" w:eastAsia="Calibri" w:hAnsi="Calibri"/>
                <w:b w:val="0"/>
                <w:sz w:val="22"/>
                <w:szCs w:val="22"/>
                <w:rtl w:val="0"/>
              </w:rPr>
              <w:tab/>
            </w:r>
          </w:hyperlink>
          <w:hyperlink w:anchor="_3w19e94">
            <w:r w:rsidDel="00000000" w:rsidR="00000000" w:rsidRPr="00000000">
              <w:rPr>
                <w:rFonts w:ascii="Calibri" w:cs="Calibri" w:eastAsia="Calibri" w:hAnsi="Calibri"/>
                <w:b w:val="0"/>
                <w:color w:val="0000ff"/>
                <w:sz w:val="22"/>
                <w:szCs w:val="22"/>
                <w:u w:val="single"/>
                <w:rtl w:val="0"/>
              </w:rPr>
              <w:t xml:space="preserve">OST obligatoires avec choix</w:t>
            </w:r>
          </w:hyperlink>
          <w:hyperlink w:anchor="_2b6jog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b6jogx">
            <w:r w:rsidDel="00000000" w:rsidR="00000000" w:rsidRPr="00000000">
              <w:rPr>
                <w:rFonts w:ascii="Calibri" w:cs="Calibri" w:eastAsia="Calibri" w:hAnsi="Calibri"/>
                <w:b w:val="0"/>
                <w:color w:val="0000ff"/>
                <w:sz w:val="22"/>
                <w:szCs w:val="22"/>
                <w:u w:val="single"/>
                <w:rtl w:val="0"/>
              </w:rPr>
              <w:t xml:space="preserve">11.1.3</w:t>
            </w:r>
          </w:hyperlink>
          <w:hyperlink w:anchor="_2b6jogx">
            <w:r w:rsidDel="00000000" w:rsidR="00000000" w:rsidRPr="00000000">
              <w:rPr>
                <w:rFonts w:ascii="Calibri" w:cs="Calibri" w:eastAsia="Calibri" w:hAnsi="Calibri"/>
                <w:b w:val="0"/>
                <w:sz w:val="22"/>
                <w:szCs w:val="22"/>
                <w:rtl w:val="0"/>
              </w:rPr>
              <w:tab/>
            </w:r>
          </w:hyperlink>
          <w:hyperlink w:anchor="_2b6jogx">
            <w:r w:rsidDel="00000000" w:rsidR="00000000" w:rsidRPr="00000000">
              <w:rPr>
                <w:rFonts w:ascii="Calibri" w:cs="Calibri" w:eastAsia="Calibri" w:hAnsi="Calibri"/>
                <w:b w:val="0"/>
                <w:color w:val="0000ff"/>
                <w:sz w:val="22"/>
                <w:szCs w:val="22"/>
                <w:u w:val="single"/>
                <w:rtl w:val="0"/>
              </w:rPr>
              <w:t xml:space="preserve">OST Volontaires</w:t>
            </w:r>
          </w:hyperlink>
          <w:hyperlink w:anchor="_qbtyo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qbtyoq">
            <w:r w:rsidDel="00000000" w:rsidR="00000000" w:rsidRPr="00000000">
              <w:rPr>
                <w:rFonts w:ascii="Calibri" w:cs="Calibri" w:eastAsia="Calibri" w:hAnsi="Calibri"/>
                <w:b w:val="0"/>
                <w:color w:val="0000ff"/>
                <w:sz w:val="22"/>
                <w:szCs w:val="22"/>
                <w:u w:val="single"/>
                <w:rtl w:val="0"/>
              </w:rPr>
              <w:t xml:space="preserve">11.2</w:t>
            </w:r>
          </w:hyperlink>
          <w:hyperlink w:anchor="_qbtyoq">
            <w:r w:rsidDel="00000000" w:rsidR="00000000" w:rsidRPr="00000000">
              <w:rPr>
                <w:rFonts w:ascii="Calibri" w:cs="Calibri" w:eastAsia="Calibri" w:hAnsi="Calibri"/>
                <w:b w:val="0"/>
                <w:sz w:val="22"/>
                <w:szCs w:val="22"/>
                <w:rtl w:val="0"/>
              </w:rPr>
              <w:tab/>
            </w:r>
          </w:hyperlink>
          <w:hyperlink w:anchor="_qbtyoq">
            <w:r w:rsidDel="00000000" w:rsidR="00000000" w:rsidRPr="00000000">
              <w:rPr>
                <w:rFonts w:ascii="Calibri" w:cs="Calibri" w:eastAsia="Calibri" w:hAnsi="Calibri"/>
                <w:b w:val="0"/>
                <w:color w:val="0000ff"/>
                <w:sz w:val="22"/>
                <w:szCs w:val="22"/>
                <w:u w:val="single"/>
                <w:rtl w:val="0"/>
              </w:rPr>
              <w:t xml:space="preserve">Exemple de SWIFT de Market claim</w:t>
            </w:r>
          </w:hyperlink>
          <w:hyperlink w:anchor="_3abhhc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abhhcj">
            <w:r w:rsidDel="00000000" w:rsidR="00000000" w:rsidRPr="00000000">
              <w:rPr>
                <w:rFonts w:ascii="Calibri" w:cs="Calibri" w:eastAsia="Calibri" w:hAnsi="Calibri"/>
                <w:b w:val="0"/>
                <w:color w:val="0000ff"/>
                <w:sz w:val="22"/>
                <w:szCs w:val="22"/>
                <w:u w:val="single"/>
                <w:rtl w:val="0"/>
              </w:rPr>
              <w:t xml:space="preserve">11.3</w:t>
            </w:r>
          </w:hyperlink>
          <w:hyperlink w:anchor="_3abhhcj">
            <w:r w:rsidDel="00000000" w:rsidR="00000000" w:rsidRPr="00000000">
              <w:rPr>
                <w:rFonts w:ascii="Calibri" w:cs="Calibri" w:eastAsia="Calibri" w:hAnsi="Calibri"/>
                <w:b w:val="0"/>
                <w:sz w:val="22"/>
                <w:szCs w:val="22"/>
                <w:rtl w:val="0"/>
              </w:rPr>
              <w:tab/>
            </w:r>
          </w:hyperlink>
          <w:hyperlink w:anchor="_3abhhcj">
            <w:r w:rsidDel="00000000" w:rsidR="00000000" w:rsidRPr="00000000">
              <w:rPr>
                <w:rFonts w:ascii="Calibri" w:cs="Calibri" w:eastAsia="Calibri" w:hAnsi="Calibri"/>
                <w:b w:val="0"/>
                <w:color w:val="0000ff"/>
                <w:sz w:val="22"/>
                <w:szCs w:val="22"/>
                <w:u w:val="single"/>
                <w:rtl w:val="0"/>
              </w:rPr>
              <w:t xml:space="preserve">Matrice des commissions - marché étranger</w:t>
            </w:r>
          </w:hyperlink>
          <w:hyperlink r:id="rId7">
            <w:r w:rsidDel="00000000" w:rsidR="00000000" w:rsidRPr="00000000">
              <w:rPr>
                <w:rFonts w:ascii="Calibri" w:cs="Calibri" w:eastAsia="Calibri" w:hAnsi="Calibri"/>
                <w:b w:val="0"/>
                <w:sz w:val="22"/>
                <w:szCs w:val="22"/>
                <w:rtl w:val="0"/>
              </w:rPr>
              <w:tab/>
            </w:r>
          </w:hyperlink>
          <w:r w:rsidDel="00000000" w:rsidR="00000000" w:rsidRPr="00000000">
            <w:fldChar w:fldCharType="end"/>
          </w:r>
        </w:p>
      </w:sdtContent>
    </w:sdt>
    <w:p w:rsidR="00000000" w:rsidDel="00000000" w:rsidP="00000000" w:rsidRDefault="00000000" w:rsidRPr="00000000">
      <w:pPr>
        <w:pBdr/>
        <w:contextualSpacing w:val="0"/>
        <w:rPr/>
      </w:pPr>
      <w:hyperlink r:id="rId8">
        <w:r w:rsidDel="00000000" w:rsidR="00000000" w:rsidRPr="00000000">
          <w:rPr>
            <w:rtl w:val="0"/>
          </w:rPr>
        </w:r>
      </w:hyperlink>
    </w:p>
    <w:p w:rsidR="00000000" w:rsidDel="00000000" w:rsidP="00000000" w:rsidRDefault="00000000" w:rsidRPr="00000000">
      <w:pPr>
        <w:pBdr/>
        <w:contextualSpacing w:val="0"/>
        <w:rPr>
          <w:rFonts w:ascii="Cambria" w:cs="Cambria" w:eastAsia="Cambria" w:hAnsi="Cambria"/>
          <w:b w:val="1"/>
        </w:rPr>
      </w:pPr>
      <w:r w:rsidDel="00000000" w:rsidR="00000000" w:rsidRPr="00000000">
        <w:br w:type="page"/>
      </w:r>
      <w:hyperlink r:id="rId9">
        <w:r w:rsidDel="00000000" w:rsidR="00000000" w:rsidRPr="00000000">
          <w:rPr>
            <w:rtl w:val="0"/>
          </w:rPr>
        </w:r>
      </w:hyperlink>
    </w:p>
    <w:p w:rsidR="00000000" w:rsidDel="00000000" w:rsidP="00000000" w:rsidRDefault="00000000" w:rsidRPr="00000000">
      <w:pPr>
        <w:pStyle w:val="Heading1"/>
        <w:numPr>
          <w:ilvl w:val="0"/>
          <w:numId w:val="16"/>
        </w:numPr>
        <w:pBdr/>
        <w:rPr/>
      </w:pPr>
      <w:bookmarkStart w:colFirst="0" w:colLast="0" w:name="_4d34og8" w:id="8"/>
      <w:bookmarkEnd w:id="8"/>
      <w:r w:rsidDel="00000000" w:rsidR="00000000" w:rsidRPr="00000000">
        <w:rPr>
          <w:rtl w:val="0"/>
        </w:rPr>
        <w:t xml:space="preserve">Introduction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2s8eyo1" w:id="9"/>
      <w:bookmarkEnd w:id="9"/>
      <w:r w:rsidDel="00000000" w:rsidR="00000000" w:rsidRPr="00000000">
        <w:rPr>
          <w:rFonts w:ascii="Calibri" w:cs="Calibri" w:eastAsia="Calibri" w:hAnsi="Calibri"/>
          <w:b w:val="1"/>
          <w:sz w:val="26"/>
          <w:szCs w:val="26"/>
          <w:rtl w:val="0"/>
        </w:rPr>
        <w:t xml:space="preserve">Objectifs du document</w:t>
      </w:r>
      <w:r w:rsidDel="00000000" w:rsidR="00000000" w:rsidRPr="00000000">
        <w:rPr>
          <w:rtl w:val="0"/>
        </w:rPr>
      </w:r>
    </w:p>
    <w:p w:rsidR="00000000" w:rsidDel="00000000" w:rsidP="00000000" w:rsidRDefault="00000000" w:rsidRPr="00000000">
      <w:pPr>
        <w:pBdr/>
        <w:spacing w:before="240" w:lineRule="auto"/>
        <w:contextualSpacing w:val="0"/>
        <w:rPr/>
      </w:pPr>
      <w:bookmarkStart w:colFirst="0" w:colLast="0" w:name="_17dp8vu" w:id="10"/>
      <w:bookmarkEnd w:id="10"/>
      <w:r w:rsidDel="00000000" w:rsidR="00000000" w:rsidRPr="00000000">
        <w:rPr>
          <w:rtl w:val="0"/>
        </w:rPr>
        <w:t xml:space="preserve">L’objectif du document est de:</w:t>
      </w:r>
    </w:p>
    <w:p w:rsidR="00000000" w:rsidDel="00000000" w:rsidP="00000000" w:rsidRDefault="00000000" w:rsidRPr="00000000">
      <w:pPr>
        <w:numPr>
          <w:ilvl w:val="0"/>
          <w:numId w:val="4"/>
        </w:numPr>
        <w:pBdr/>
        <w:spacing w:after="0" w:before="240" w:line="276" w:lineRule="auto"/>
        <w:ind w:left="750" w:hanging="360"/>
        <w:contextualSpacing w:val="1"/>
        <w:rPr/>
      </w:pPr>
      <w:r w:rsidDel="00000000" w:rsidR="00000000" w:rsidRPr="00000000">
        <w:rPr>
          <w:rFonts w:ascii="Calibri" w:cs="Calibri" w:eastAsia="Calibri" w:hAnsi="Calibri"/>
          <w:b w:val="0"/>
          <w:sz w:val="22"/>
          <w:szCs w:val="22"/>
          <w:rtl w:val="0"/>
        </w:rPr>
        <w:t xml:space="preserve">Détailler les besoins fonctionnels pour la mise en place d'une application pour le traitement des opérations sur titres sur le Marché  étranger.</w:t>
      </w: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3rdcrjn" w:id="11"/>
      <w:bookmarkEnd w:id="11"/>
      <w:r w:rsidDel="00000000" w:rsidR="00000000" w:rsidRPr="00000000">
        <w:rPr>
          <w:rFonts w:ascii="Calibri" w:cs="Calibri" w:eastAsia="Calibri" w:hAnsi="Calibri"/>
          <w:b w:val="1"/>
          <w:sz w:val="26"/>
          <w:szCs w:val="26"/>
          <w:rtl w:val="0"/>
        </w:rPr>
        <w:t xml:space="preserve">Objectifs et périmètre du projet</w:t>
      </w:r>
      <w:r w:rsidDel="00000000" w:rsidR="00000000" w:rsidRPr="00000000">
        <w:rPr>
          <w:rtl w:val="0"/>
        </w:rPr>
      </w:r>
    </w:p>
    <w:p w:rsidR="00000000" w:rsidDel="00000000" w:rsidP="00000000" w:rsidRDefault="00000000" w:rsidRPr="00000000">
      <w:pPr>
        <w:pBdr/>
        <w:spacing w:before="240" w:lineRule="auto"/>
        <w:contextualSpacing w:val="0"/>
        <w:rPr/>
      </w:pPr>
      <w:bookmarkStart w:colFirst="0" w:colLast="0" w:name="_26in1rg" w:id="12"/>
      <w:bookmarkEnd w:id="12"/>
      <w:r w:rsidDel="00000000" w:rsidR="00000000" w:rsidRPr="00000000">
        <w:rPr>
          <w:rtl w:val="0"/>
        </w:rPr>
        <w:t xml:space="preserve">L'objectif du projet est de fournir une application "MegaCor" permettant d’assurer pour une liste d’OST bien définie les traitements suivant :</w:t>
      </w:r>
    </w:p>
    <w:p w:rsidR="00000000" w:rsidDel="00000000" w:rsidP="00000000" w:rsidRDefault="00000000" w:rsidRPr="00000000">
      <w:pPr>
        <w:numPr>
          <w:ilvl w:val="0"/>
          <w:numId w:val="6"/>
        </w:numPr>
        <w:pBdr/>
        <w:spacing w:after="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Gestion des annonces : Data cleansing, gestion des événements</w:t>
      </w:r>
      <w:r w:rsidDel="00000000" w:rsidR="00000000" w:rsidRPr="00000000">
        <w:rPr>
          <w:rtl w:val="0"/>
        </w:rPr>
      </w:r>
    </w:p>
    <w:p w:rsidR="00000000" w:rsidDel="00000000" w:rsidP="00000000" w:rsidRDefault="00000000" w:rsidRPr="00000000">
      <w:pPr>
        <w:numPr>
          <w:ilvl w:val="0"/>
          <w:numId w:val="6"/>
        </w:numPr>
        <w:pBdr/>
        <w:spacing w:after="0" w:before="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Notification : Envoi de notifications aux clients éligibles </w:t>
      </w:r>
      <w:r w:rsidDel="00000000" w:rsidR="00000000" w:rsidRPr="00000000">
        <w:rPr>
          <w:rtl w:val="0"/>
        </w:rPr>
      </w:r>
    </w:p>
    <w:p w:rsidR="00000000" w:rsidDel="00000000" w:rsidP="00000000" w:rsidRDefault="00000000" w:rsidRPr="00000000">
      <w:pPr>
        <w:numPr>
          <w:ilvl w:val="0"/>
          <w:numId w:val="6"/>
        </w:numPr>
        <w:pBdr/>
        <w:spacing w:after="0" w:before="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Gestion des instructions : appliquée aux OST de types Volontaire et obligatoire avec choix (OST optionnelles).</w:t>
      </w:r>
      <w:r w:rsidDel="00000000" w:rsidR="00000000" w:rsidRPr="00000000">
        <w:rPr>
          <w:rtl w:val="0"/>
        </w:rPr>
      </w:r>
    </w:p>
    <w:p w:rsidR="00000000" w:rsidDel="00000000" w:rsidP="00000000" w:rsidRDefault="00000000" w:rsidRPr="00000000">
      <w:pPr>
        <w:numPr>
          <w:ilvl w:val="0"/>
          <w:numId w:val="6"/>
        </w:numPr>
        <w:pBdr/>
        <w:spacing w:after="0" w:before="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Gestion des exécutions : les exécutions sont un calcul prévisionnel de ce que les clients prétendent recevoir ou payer suite à l’opération sur titre.</w:t>
      </w:r>
      <w:r w:rsidDel="00000000" w:rsidR="00000000" w:rsidRPr="00000000">
        <w:rPr>
          <w:rtl w:val="0"/>
        </w:rPr>
      </w:r>
    </w:p>
    <w:p w:rsidR="00000000" w:rsidDel="00000000" w:rsidP="00000000" w:rsidRDefault="00000000" w:rsidRPr="00000000">
      <w:pPr>
        <w:numPr>
          <w:ilvl w:val="0"/>
          <w:numId w:val="6"/>
        </w:numPr>
        <w:pBdr/>
        <w:spacing w:after="0" w:before="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Gestion des paiements reçus du Marché  et la Réconciliation avec le prévisionnel.</w:t>
      </w:r>
      <w:r w:rsidDel="00000000" w:rsidR="00000000" w:rsidRPr="00000000">
        <w:rPr>
          <w:rtl w:val="0"/>
        </w:rPr>
      </w:r>
    </w:p>
    <w:p w:rsidR="00000000" w:rsidDel="00000000" w:rsidP="00000000" w:rsidRDefault="00000000" w:rsidRPr="00000000">
      <w:pPr>
        <w:numPr>
          <w:ilvl w:val="0"/>
          <w:numId w:val="6"/>
        </w:numPr>
        <w:pBdr/>
        <w:spacing w:after="0" w:before="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Paiement et confirmation aux clients </w:t>
      </w:r>
      <w:r w:rsidDel="00000000" w:rsidR="00000000" w:rsidRPr="00000000">
        <w:rPr>
          <w:rtl w:val="0"/>
        </w:rPr>
      </w:r>
    </w:p>
    <w:p w:rsidR="00000000" w:rsidDel="00000000" w:rsidP="00000000" w:rsidRDefault="00000000" w:rsidRPr="00000000">
      <w:pPr>
        <w:numPr>
          <w:ilvl w:val="0"/>
          <w:numId w:val="6"/>
        </w:numPr>
        <w:pBdr/>
        <w:spacing w:after="240" w:before="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Gestion des commissions </w:t>
      </w:r>
      <w:r w:rsidDel="00000000" w:rsidR="00000000" w:rsidRPr="00000000">
        <w:rPr>
          <w:rtl w:val="0"/>
        </w:rPr>
      </w:r>
    </w:p>
    <w:p w:rsidR="00000000" w:rsidDel="00000000" w:rsidP="00000000" w:rsidRDefault="00000000" w:rsidRPr="00000000">
      <w:pPr>
        <w:pBdr/>
        <w:spacing w:after="240" w:before="240" w:line="240" w:lineRule="auto"/>
        <w:ind w:right="142"/>
        <w:contextualSpacing w:val="0"/>
        <w:jc w:val="both"/>
        <w:rPr>
          <w:b w:val="1"/>
        </w:rPr>
      </w:pPr>
      <w:r w:rsidDel="00000000" w:rsidR="00000000" w:rsidRPr="00000000">
        <w:rPr>
          <w:b w:val="1"/>
          <w:rtl w:val="0"/>
        </w:rPr>
        <w:t xml:space="preserve">N.B. l’activité des OST pour le marché étranger est centralisée.</w:t>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lnxbz9" w:id="13"/>
      <w:bookmarkEnd w:id="13"/>
      <w:r w:rsidDel="00000000" w:rsidR="00000000" w:rsidRPr="00000000">
        <w:rPr>
          <w:rFonts w:ascii="Calibri" w:cs="Calibri" w:eastAsia="Calibri" w:hAnsi="Calibri"/>
          <w:b w:val="1"/>
          <w:sz w:val="26"/>
          <w:szCs w:val="26"/>
          <w:rtl w:val="0"/>
        </w:rPr>
        <w:t xml:space="preserve">Limites du document</w:t>
      </w:r>
      <w:r w:rsidDel="00000000" w:rsidR="00000000" w:rsidRPr="00000000">
        <w:rPr>
          <w:rtl w:val="0"/>
        </w:rPr>
      </w:r>
    </w:p>
    <w:p w:rsidR="00000000" w:rsidDel="00000000" w:rsidP="00000000" w:rsidRDefault="00000000" w:rsidRPr="00000000">
      <w:pPr>
        <w:numPr>
          <w:ilvl w:val="0"/>
          <w:numId w:val="15"/>
        </w:numPr>
        <w:pBdr/>
        <w:spacing w:after="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 document ne couvre pas le volet habilitations sur le module MegaCor.</w:t>
      </w:r>
      <w:r w:rsidDel="00000000" w:rsidR="00000000" w:rsidRPr="00000000">
        <w:rPr>
          <w:rtl w:val="0"/>
        </w:rPr>
      </w:r>
    </w:p>
    <w:p w:rsidR="00000000" w:rsidDel="00000000" w:rsidP="00000000" w:rsidRDefault="00000000" w:rsidRPr="00000000">
      <w:pPr>
        <w:numPr>
          <w:ilvl w:val="0"/>
          <w:numId w:val="15"/>
        </w:numPr>
        <w:pBdr/>
        <w:spacing w:after="0" w:before="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 document ne couvre pas la description des schémas comptables sur le module MegaCor, ils  seront traités dans un document à part.</w:t>
      </w:r>
      <w:r w:rsidDel="00000000" w:rsidR="00000000" w:rsidRPr="00000000">
        <w:rPr>
          <w:rtl w:val="0"/>
        </w:rPr>
      </w:r>
    </w:p>
    <w:p w:rsidR="00000000" w:rsidDel="00000000" w:rsidP="00000000" w:rsidRDefault="00000000" w:rsidRPr="00000000">
      <w:pPr>
        <w:pBdr/>
        <w:spacing w:before="240" w:line="240" w:lineRule="auto"/>
        <w:ind w:right="142"/>
        <w:contextualSpacing w:val="0"/>
        <w:rPr>
          <w:b w:val="1"/>
          <w:i w:val="1"/>
          <w:sz w:val="20"/>
          <w:szCs w:val="20"/>
        </w:rPr>
      </w:pPr>
      <w:r w:rsidDel="00000000" w:rsidR="00000000" w:rsidRPr="00000000">
        <w:rPr>
          <w:b w:val="1"/>
          <w:i w:val="1"/>
          <w:sz w:val="20"/>
          <w:szCs w:val="20"/>
          <w:rtl w:val="0"/>
        </w:rPr>
        <w:t xml:space="preserve"> [Début Section Vermeg]</w:t>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35nkun2" w:id="14"/>
      <w:bookmarkEnd w:id="14"/>
      <w:r w:rsidDel="00000000" w:rsidR="00000000" w:rsidRPr="00000000">
        <w:rPr>
          <w:rFonts w:ascii="Calibri" w:cs="Calibri" w:eastAsia="Calibri" w:hAnsi="Calibri"/>
          <w:b w:val="1"/>
          <w:sz w:val="26"/>
          <w:szCs w:val="26"/>
          <w:rtl w:val="0"/>
        </w:rPr>
        <w:t xml:space="preserve">Points en suspens</w:t>
      </w:r>
      <w:r w:rsidDel="00000000" w:rsidR="00000000" w:rsidRPr="00000000">
        <w:rPr>
          <w:rtl w:val="0"/>
        </w:rPr>
      </w:r>
    </w:p>
    <w:p w:rsidR="00000000" w:rsidDel="00000000" w:rsidP="00000000" w:rsidRDefault="00000000" w:rsidRPr="00000000">
      <w:pPr>
        <w:numPr>
          <w:ilvl w:val="0"/>
          <w:numId w:val="15"/>
        </w:numPr>
        <w:pBdr/>
        <w:spacing w:after="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Corps du mail des notifications à envoyer aux clients non-Swift </w:t>
      </w:r>
      <w:r w:rsidDel="00000000" w:rsidR="00000000" w:rsidRPr="00000000">
        <w:rPr>
          <w:rtl w:val="0"/>
        </w:rPr>
      </w:r>
    </w:p>
    <w:p w:rsidR="00000000" w:rsidDel="00000000" w:rsidP="00000000" w:rsidRDefault="00000000" w:rsidRPr="00000000">
      <w:pPr>
        <w:pBdr/>
        <w:spacing w:after="0" w:before="0" w:line="240" w:lineRule="auto"/>
        <w:ind w:left="720" w:right="142" w:firstLine="0"/>
        <w:contextualSpacing w:val="0"/>
        <w:rPr/>
      </w:pPr>
      <w:r w:rsidDel="00000000" w:rsidR="00000000" w:rsidRPr="00000000">
        <w:rPr>
          <w:rFonts w:ascii="Calibri" w:cs="Calibri" w:eastAsia="Calibri" w:hAnsi="Calibri"/>
          <w:b w:val="1"/>
          <w:color w:val="339966"/>
          <w:sz w:val="22"/>
          <w:szCs w:val="22"/>
          <w:u w:val="single"/>
          <w:rtl w:val="0"/>
        </w:rPr>
        <w:t xml:space="preserve">Réponse AWB le 09/01/2015</w:t>
      </w:r>
      <w:r w:rsidDel="00000000" w:rsidR="00000000" w:rsidRPr="00000000">
        <w:rPr>
          <w:rFonts w:ascii="Calibri" w:cs="Calibri" w:eastAsia="Calibri" w:hAnsi="Calibri"/>
          <w:b w:val="1"/>
          <w:color w:val="339966"/>
          <w:sz w:val="22"/>
          <w:szCs w:val="22"/>
          <w:rtl w:val="0"/>
        </w:rPr>
        <w:t xml:space="preserve"> : Les corps des mails de notification à envoyer aux clients non-Swift vous seront communiqués au plus tard le 16/01/2014</w:t>
      </w:r>
      <w:r w:rsidDel="00000000" w:rsidR="00000000" w:rsidRPr="00000000">
        <w:rPr>
          <w:rtl w:val="0"/>
        </w:rPr>
      </w:r>
    </w:p>
    <w:p w:rsidR="00000000" w:rsidDel="00000000" w:rsidP="00000000" w:rsidRDefault="00000000" w:rsidRPr="00000000">
      <w:pPr>
        <w:pBdr/>
        <w:spacing w:before="240" w:line="240" w:lineRule="auto"/>
        <w:ind w:right="142"/>
        <w:contextualSpacing w:val="0"/>
        <w:rPr>
          <w:b w:val="1"/>
          <w:i w:val="1"/>
          <w:sz w:val="20"/>
          <w:szCs w:val="20"/>
        </w:rPr>
      </w:pPr>
      <w:r w:rsidDel="00000000" w:rsidR="00000000" w:rsidRPr="00000000">
        <w:rPr>
          <w:b w:val="1"/>
          <w:i w:val="1"/>
          <w:sz w:val="20"/>
          <w:szCs w:val="20"/>
          <w:rtl w:val="0"/>
        </w:rPr>
        <w:t xml:space="preserve">[Fin section Vermeg]</w:t>
      </w:r>
    </w:p>
    <w:p w:rsidR="00000000" w:rsidDel="00000000" w:rsidP="00000000" w:rsidRDefault="00000000" w:rsidRPr="00000000">
      <w:pPr>
        <w:keepNext w:val="1"/>
        <w:keepLines w:val="1"/>
        <w:numPr>
          <w:ilvl w:val="1"/>
          <w:numId w:val="16"/>
        </w:numPr>
        <w:pBdr/>
        <w:spacing w:after="0" w:before="200" w:line="240" w:lineRule="auto"/>
        <w:ind w:left="576" w:hanging="576"/>
        <w:rPr/>
      </w:pPr>
      <w:bookmarkStart w:colFirst="0" w:colLast="0" w:name="_1ksv4uv" w:id="15"/>
      <w:bookmarkEnd w:id="15"/>
      <w:r w:rsidDel="00000000" w:rsidR="00000000" w:rsidRPr="00000000">
        <w:rPr>
          <w:rFonts w:ascii="Calibri" w:cs="Calibri" w:eastAsia="Calibri" w:hAnsi="Calibri"/>
          <w:b w:val="1"/>
          <w:sz w:val="26"/>
          <w:szCs w:val="26"/>
          <w:rtl w:val="0"/>
        </w:rPr>
        <w:t xml:space="preserve">Références</w:t>
      </w:r>
      <w:r w:rsidDel="00000000" w:rsidR="00000000" w:rsidRPr="00000000">
        <w:rPr>
          <w:rtl w:val="0"/>
        </w:rPr>
      </w:r>
    </w:p>
    <w:tbl>
      <w:tblPr>
        <w:tblStyle w:val="Table5"/>
        <w:bidiVisual w:val="0"/>
        <w:tblW w:w="9072.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000"/>
      </w:tblPr>
      <w:tblGrid>
        <w:gridCol w:w="4678"/>
        <w:gridCol w:w="2977"/>
        <w:gridCol w:w="1417"/>
        <w:tblGridChange w:id="0">
          <w:tblGrid>
            <w:gridCol w:w="4678"/>
            <w:gridCol w:w="2977"/>
            <w:gridCol w:w="1417"/>
          </w:tblGrid>
        </w:tblGridChange>
      </w:tblGrid>
      <w:tr>
        <w:trPr>
          <w:trHeight w:val="260" w:hRule="atLeast"/>
        </w:trPr>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Titre</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Référence (R) / Applicable (A)</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Version</w:t>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bl>
    <w:p w:rsidR="00000000" w:rsidDel="00000000" w:rsidP="00000000" w:rsidRDefault="00000000" w:rsidRPr="00000000">
      <w:pPr>
        <w:keepNext w:val="1"/>
        <w:keepLines w:val="1"/>
        <w:numPr>
          <w:ilvl w:val="0"/>
          <w:numId w:val="16"/>
        </w:numPr>
        <w:pBdr/>
        <w:spacing w:after="0" w:before="480" w:line="240" w:lineRule="auto"/>
        <w:ind w:left="432" w:hanging="432"/>
        <w:rPr/>
      </w:pPr>
      <w:bookmarkStart w:colFirst="0" w:colLast="0" w:name="_44sinio" w:id="16"/>
      <w:bookmarkEnd w:id="16"/>
      <w:r w:rsidDel="00000000" w:rsidR="00000000" w:rsidRPr="00000000">
        <w:rPr>
          <w:rFonts w:ascii="Calibri" w:cs="Calibri" w:eastAsia="Calibri" w:hAnsi="Calibri"/>
          <w:b w:val="1"/>
          <w:smallCaps w:val="1"/>
          <w:sz w:val="32"/>
          <w:szCs w:val="32"/>
          <w:rtl w:val="0"/>
        </w:rPr>
        <w:t xml:space="preserve">Diagramme de Flux</w:t>
      </w: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2jxsxqh" w:id="17"/>
      <w:bookmarkEnd w:id="17"/>
      <w:r w:rsidDel="00000000" w:rsidR="00000000" w:rsidRPr="00000000">
        <w:rPr>
          <w:rFonts w:ascii="Calibri" w:cs="Calibri" w:eastAsia="Calibri" w:hAnsi="Calibri"/>
          <w:b w:val="1"/>
          <w:sz w:val="26"/>
          <w:szCs w:val="26"/>
          <w:rtl w:val="0"/>
        </w:rPr>
        <w:t xml:space="preserve">Description du diagramme des flux :</w:t>
      </w: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drawing>
          <wp:inline distB="0" distT="0" distL="0" distR="0">
            <wp:extent cx="5762625" cy="5845588"/>
            <wp:effectExtent b="0" l="0" r="0" t="0"/>
            <wp:docPr id="43" name="image109.png"/>
            <a:graphic>
              <a:graphicData uri="http://schemas.openxmlformats.org/drawingml/2006/picture">
                <pic:pic>
                  <pic:nvPicPr>
                    <pic:cNvPr id="0" name="image109.png"/>
                    <pic:cNvPicPr preferRelativeResize="0"/>
                  </pic:nvPicPr>
                  <pic:blipFill>
                    <a:blip r:embed="rId10"/>
                    <a:srcRect b="0" l="0" r="0" t="0"/>
                    <a:stretch>
                      <a:fillRect/>
                    </a:stretch>
                  </pic:blipFill>
                  <pic:spPr>
                    <a:xfrm>
                      <a:off x="0" y="0"/>
                      <a:ext cx="5762625" cy="5845588"/>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drawing>
          <wp:inline distB="0" distT="0" distL="0" distR="0">
            <wp:extent cx="5753100" cy="6969714"/>
            <wp:effectExtent b="0" l="0" r="0" t="0"/>
            <wp:docPr id="45" name="image111.png"/>
            <a:graphic>
              <a:graphicData uri="http://schemas.openxmlformats.org/drawingml/2006/picture">
                <pic:pic>
                  <pic:nvPicPr>
                    <pic:cNvPr id="0" name="image111.png"/>
                    <pic:cNvPicPr preferRelativeResize="0"/>
                  </pic:nvPicPr>
                  <pic:blipFill>
                    <a:blip r:embed="rId11"/>
                    <a:srcRect b="0" l="0" r="0" t="0"/>
                    <a:stretch>
                      <a:fillRect/>
                    </a:stretch>
                  </pic:blipFill>
                  <pic:spPr>
                    <a:xfrm>
                      <a:off x="0" y="0"/>
                      <a:ext cx="5753100" cy="6969714"/>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bookmarkStart w:colFirst="0" w:colLast="0" w:name="_z337ya" w:id="18"/>
      <w:bookmarkEnd w:id="18"/>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3j2qqm3" w:id="19"/>
      <w:bookmarkEnd w:id="19"/>
      <w:r w:rsidDel="00000000" w:rsidR="00000000" w:rsidRPr="00000000">
        <w:rPr>
          <w:rFonts w:ascii="Calibri" w:cs="Calibri" w:eastAsia="Calibri" w:hAnsi="Calibri"/>
          <w:b w:val="1"/>
          <w:sz w:val="26"/>
          <w:szCs w:val="26"/>
          <w:rtl w:val="0"/>
        </w:rPr>
        <w:t xml:space="preserve">Liste des acteurs :</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Description détaillée de chaque acteur :</w:t>
      </w:r>
    </w:p>
    <w:tbl>
      <w:tblPr>
        <w:tblStyle w:val="Table6"/>
        <w:bidiVisual w:val="0"/>
        <w:tblW w:w="928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8"/>
        <w:gridCol w:w="7620"/>
        <w:tblGridChange w:id="0">
          <w:tblGrid>
            <w:gridCol w:w="1668"/>
            <w:gridCol w:w="7620"/>
          </w:tblGrid>
        </w:tblGridChange>
      </w:tblGrid>
      <w:tr>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Acteurs</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Client</w:t>
            </w:r>
          </w:p>
        </w:tc>
        <w:tc>
          <w:tcPr/>
          <w:p w:rsidR="00000000" w:rsidDel="00000000" w:rsidP="00000000" w:rsidRDefault="00000000" w:rsidRPr="00000000">
            <w:pPr>
              <w:pBdr/>
              <w:contextualSpacing w:val="0"/>
              <w:jc w:val="both"/>
              <w:rPr/>
            </w:pPr>
            <w:r w:rsidDel="00000000" w:rsidR="00000000" w:rsidRPr="00000000">
              <w:rPr>
                <w:rtl w:val="0"/>
              </w:rPr>
              <w:t xml:space="preserve">Client d’AWB</w:t>
            </w:r>
          </w:p>
        </w:tc>
      </w:tr>
      <w:tr>
        <w:tc>
          <w:tcPr/>
          <w:p w:rsidR="00000000" w:rsidDel="00000000" w:rsidP="00000000" w:rsidRDefault="00000000" w:rsidRPr="00000000">
            <w:pPr>
              <w:pBdr/>
              <w:contextualSpacing w:val="0"/>
              <w:jc w:val="both"/>
              <w:rPr/>
            </w:pPr>
            <w:r w:rsidDel="00000000" w:rsidR="00000000" w:rsidRPr="00000000">
              <w:rPr>
                <w:rtl w:val="0"/>
              </w:rPr>
              <w:t xml:space="preserve">Dépositaire</w:t>
            </w:r>
          </w:p>
        </w:tc>
        <w:tc>
          <w:tcPr/>
          <w:p w:rsidR="00000000" w:rsidDel="00000000" w:rsidP="00000000" w:rsidRDefault="00000000" w:rsidRPr="00000000">
            <w:pPr>
              <w:pBdr/>
              <w:contextualSpacing w:val="0"/>
              <w:jc w:val="both"/>
              <w:rPr/>
            </w:pPr>
            <w:r w:rsidDel="00000000" w:rsidR="00000000" w:rsidRPr="00000000">
              <w:rPr>
                <w:rtl w:val="0"/>
              </w:rPr>
              <w:t xml:space="preserve">Dépositaire des positions sur un titre donné : BPSS et EUROCLEAR</w:t>
            </w:r>
          </w:p>
        </w:tc>
      </w:tr>
      <w:tr>
        <w:tc>
          <w:tcPr/>
          <w:p w:rsidR="00000000" w:rsidDel="00000000" w:rsidP="00000000" w:rsidRDefault="00000000" w:rsidRPr="00000000">
            <w:pPr>
              <w:pBdr/>
              <w:contextualSpacing w:val="0"/>
              <w:jc w:val="both"/>
              <w:rPr/>
            </w:pPr>
            <w:r w:rsidDel="00000000" w:rsidR="00000000" w:rsidRPr="00000000">
              <w:rPr>
                <w:rtl w:val="0"/>
              </w:rPr>
              <w:t xml:space="preserve">MegaCor</w:t>
            </w:r>
          </w:p>
        </w:tc>
        <w:tc>
          <w:tcPr/>
          <w:p w:rsidR="00000000" w:rsidDel="00000000" w:rsidP="00000000" w:rsidRDefault="00000000" w:rsidRPr="00000000">
            <w:pPr>
              <w:pBdr/>
              <w:contextualSpacing w:val="0"/>
              <w:jc w:val="both"/>
              <w:rPr/>
            </w:pPr>
            <w:r w:rsidDel="00000000" w:rsidR="00000000" w:rsidRPr="00000000">
              <w:rPr>
                <w:rtl w:val="0"/>
              </w:rPr>
              <w:t xml:space="preserve">Module Megara dédié au traitement des opérations sur titre.</w:t>
            </w:r>
          </w:p>
        </w:tc>
      </w:tr>
      <w:tr>
        <w:tc>
          <w:tcPr/>
          <w:p w:rsidR="00000000" w:rsidDel="00000000" w:rsidP="00000000" w:rsidRDefault="00000000" w:rsidRPr="00000000">
            <w:pPr>
              <w:pBdr/>
              <w:contextualSpacing w:val="0"/>
              <w:rPr/>
            </w:pPr>
            <w:r w:rsidDel="00000000" w:rsidR="00000000" w:rsidRPr="00000000">
              <w:rPr>
                <w:rtl w:val="0"/>
              </w:rPr>
              <w:t xml:space="preserve">MegaCommon</w:t>
            </w:r>
          </w:p>
        </w:tc>
        <w:tc>
          <w:tcPr/>
          <w:p w:rsidR="00000000" w:rsidDel="00000000" w:rsidP="00000000" w:rsidRDefault="00000000" w:rsidRPr="00000000">
            <w:pPr>
              <w:pBdr/>
              <w:contextualSpacing w:val="0"/>
              <w:rPr/>
            </w:pPr>
            <w:r w:rsidDel="00000000" w:rsidR="00000000" w:rsidRPr="00000000">
              <w:rPr>
                <w:rtl w:val="0"/>
              </w:rPr>
              <w:t xml:space="preserve">Module Megara de gestion de Référentiel valeurs, clients, comptes etc.…</w:t>
            </w:r>
          </w:p>
        </w:tc>
      </w:tr>
    </w:tbl>
    <w:p w:rsidR="00000000" w:rsidDel="00000000" w:rsidP="00000000" w:rsidRDefault="00000000" w:rsidRPr="00000000">
      <w:pPr>
        <w:pBdr/>
        <w:contextualSpacing w:val="0"/>
        <w:rPr/>
      </w:pPr>
      <w:bookmarkStart w:colFirst="0" w:colLast="0" w:name="_1y810tw" w:id="20"/>
      <w:bookmarkEnd w:id="20"/>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4i7ojhp" w:id="21"/>
      <w:bookmarkEnd w:id="21"/>
      <w:r w:rsidDel="00000000" w:rsidR="00000000" w:rsidRPr="00000000">
        <w:rPr>
          <w:rFonts w:ascii="Calibri" w:cs="Calibri" w:eastAsia="Calibri" w:hAnsi="Calibri"/>
          <w:b w:val="1"/>
          <w:sz w:val="26"/>
          <w:szCs w:val="26"/>
          <w:rtl w:val="0"/>
        </w:rPr>
        <w:t xml:space="preserve">Liste des flux :</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Description détaillée de chaque flux échangé : diagramme de flux : OST obligatoire</w:t>
      </w:r>
    </w:p>
    <w:tbl>
      <w:tblPr>
        <w:tblStyle w:val="Table7"/>
        <w:bidiVisual w:val="0"/>
        <w:tblW w:w="928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885"/>
        <w:gridCol w:w="7586"/>
        <w:tblGridChange w:id="0">
          <w:tblGrid>
            <w:gridCol w:w="817"/>
            <w:gridCol w:w="885"/>
            <w:gridCol w:w="7586"/>
          </w:tblGrid>
        </w:tblGridChange>
      </w:tblGrid>
      <w:tr>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Flux</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Type</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w:t>
            </w:r>
          </w:p>
        </w:tc>
      </w:tr>
      <w:tr>
        <w:tc>
          <w:tcPr/>
          <w:p w:rsidR="00000000" w:rsidDel="00000000" w:rsidP="00000000" w:rsidRDefault="00000000" w:rsidRPr="00000000">
            <w:pPr>
              <w:pBdr/>
              <w:contextualSpacing w:val="0"/>
              <w:jc w:val="center"/>
              <w:rPr/>
            </w:pPr>
            <w:r w:rsidDel="00000000" w:rsidR="00000000" w:rsidRPr="00000000">
              <w:rPr>
                <w:rtl w:val="0"/>
              </w:rPr>
              <w:t xml:space="preserve">1 et 4</w:t>
            </w:r>
          </w:p>
        </w:tc>
        <w:tc>
          <w:tcPr/>
          <w:p w:rsidR="00000000" w:rsidDel="00000000" w:rsidP="00000000" w:rsidRDefault="00000000" w:rsidRPr="00000000">
            <w:pPr>
              <w:pBdr/>
              <w:contextualSpacing w:val="0"/>
              <w:rPr/>
            </w:pPr>
            <w:r w:rsidDel="00000000" w:rsidR="00000000" w:rsidRPr="00000000">
              <w:rPr>
                <w:rtl w:val="0"/>
              </w:rPr>
              <w:t xml:space="preserve">Entrant</w:t>
            </w:r>
          </w:p>
        </w:tc>
        <w:tc>
          <w:tcPr/>
          <w:p w:rsidR="00000000" w:rsidDel="00000000" w:rsidP="00000000" w:rsidRDefault="00000000" w:rsidRPr="00000000">
            <w:pPr>
              <w:pBdr/>
              <w:contextualSpacing w:val="0"/>
              <w:jc w:val="both"/>
              <w:rPr/>
            </w:pPr>
            <w:r w:rsidDel="00000000" w:rsidR="00000000" w:rsidRPr="00000000">
              <w:rPr>
                <w:rtl w:val="0"/>
              </w:rPr>
              <w:t xml:space="preserve">Réception de notification d’annonce : création et/ou mise à jour : MT564</w:t>
            </w:r>
          </w:p>
        </w:tc>
      </w:tr>
      <w:tr>
        <w:tc>
          <w:tcPr/>
          <w:p w:rsidR="00000000" w:rsidDel="00000000" w:rsidP="00000000" w:rsidRDefault="00000000" w:rsidRPr="00000000">
            <w:pPr>
              <w:pBdr/>
              <w:contextualSpacing w:val="0"/>
              <w:jc w:val="center"/>
              <w:rPr/>
            </w:pPr>
            <w:r w:rsidDel="00000000" w:rsidR="00000000" w:rsidRPr="00000000">
              <w:rPr>
                <w:rtl w:val="0"/>
              </w:rPr>
              <w:t xml:space="preserve">3 et 6</w:t>
            </w:r>
          </w:p>
        </w:tc>
        <w:tc>
          <w:tcPr/>
          <w:p w:rsidR="00000000" w:rsidDel="00000000" w:rsidP="00000000" w:rsidRDefault="00000000" w:rsidRPr="00000000">
            <w:pPr>
              <w:pBdr/>
              <w:contextualSpacing w:val="0"/>
              <w:rPr/>
            </w:pPr>
            <w:r w:rsidDel="00000000" w:rsidR="00000000" w:rsidRPr="00000000">
              <w:rPr>
                <w:rtl w:val="0"/>
              </w:rPr>
              <w:t xml:space="preserve">Sortant</w:t>
            </w:r>
          </w:p>
        </w:tc>
        <w:tc>
          <w:tcPr/>
          <w:p w:rsidR="00000000" w:rsidDel="00000000" w:rsidP="00000000" w:rsidRDefault="00000000" w:rsidRPr="00000000">
            <w:pPr>
              <w:pBdr/>
              <w:contextualSpacing w:val="0"/>
              <w:jc w:val="both"/>
              <w:rPr/>
            </w:pPr>
            <w:r w:rsidDel="00000000" w:rsidR="00000000" w:rsidRPr="00000000">
              <w:rPr>
                <w:rtl w:val="0"/>
              </w:rPr>
              <w:t xml:space="preserve">Génération de notification d’annonce: création et/ou mise à jour : MT564/rapport</w:t>
            </w:r>
          </w:p>
        </w:tc>
      </w:tr>
      <w:tr>
        <w:tc>
          <w:tcPr/>
          <w:p w:rsidR="00000000" w:rsidDel="00000000" w:rsidP="00000000" w:rsidRDefault="00000000" w:rsidRPr="00000000">
            <w:pPr>
              <w:pBdr/>
              <w:contextualSpacing w:val="0"/>
              <w:jc w:val="center"/>
              <w:rPr/>
            </w:pPr>
            <w:r w:rsidDel="00000000" w:rsidR="00000000" w:rsidRPr="00000000">
              <w:rPr>
                <w:rtl w:val="0"/>
              </w:rPr>
              <w:t xml:space="preserve">8</w:t>
            </w:r>
          </w:p>
        </w:tc>
        <w:tc>
          <w:tcPr/>
          <w:p w:rsidR="00000000" w:rsidDel="00000000" w:rsidP="00000000" w:rsidRDefault="00000000" w:rsidRPr="00000000">
            <w:pPr>
              <w:pBdr/>
              <w:contextualSpacing w:val="0"/>
              <w:rPr/>
            </w:pPr>
            <w:r w:rsidDel="00000000" w:rsidR="00000000" w:rsidRPr="00000000">
              <w:rPr>
                <w:rtl w:val="0"/>
              </w:rPr>
              <w:t xml:space="preserve">Entrant</w:t>
            </w:r>
          </w:p>
        </w:tc>
        <w:tc>
          <w:tcPr/>
          <w:p w:rsidR="00000000" w:rsidDel="00000000" w:rsidP="00000000" w:rsidRDefault="00000000" w:rsidRPr="00000000">
            <w:pPr>
              <w:pBdr/>
              <w:contextualSpacing w:val="0"/>
              <w:jc w:val="both"/>
              <w:rPr/>
            </w:pPr>
            <w:r w:rsidDel="00000000" w:rsidR="00000000" w:rsidRPr="00000000">
              <w:rPr>
                <w:rtl w:val="0"/>
              </w:rPr>
              <w:t xml:space="preserve">Réception de notification d’annonce avec exécution calculé : MT564</w:t>
            </w:r>
          </w:p>
        </w:tc>
      </w:tr>
      <w:tr>
        <w:tc>
          <w:tcPr/>
          <w:p w:rsidR="00000000" w:rsidDel="00000000" w:rsidP="00000000" w:rsidRDefault="00000000" w:rsidRPr="00000000">
            <w:pPr>
              <w:pBdr/>
              <w:contextualSpacing w:val="0"/>
              <w:jc w:val="center"/>
              <w:rPr/>
            </w:pPr>
            <w:r w:rsidDel="00000000" w:rsidR="00000000" w:rsidRPr="00000000">
              <w:rPr>
                <w:rtl w:val="0"/>
              </w:rPr>
              <w:t xml:space="preserve">9</w:t>
            </w:r>
          </w:p>
        </w:tc>
        <w:tc>
          <w:tcPr/>
          <w:p w:rsidR="00000000" w:rsidDel="00000000" w:rsidP="00000000" w:rsidRDefault="00000000" w:rsidRPr="00000000">
            <w:pPr>
              <w:pBdr/>
              <w:contextualSpacing w:val="0"/>
              <w:rPr/>
            </w:pPr>
            <w:r w:rsidDel="00000000" w:rsidR="00000000" w:rsidRPr="00000000">
              <w:rPr>
                <w:rtl w:val="0"/>
              </w:rPr>
              <w:t xml:space="preserve">Sortant</w:t>
            </w:r>
          </w:p>
        </w:tc>
        <w:tc>
          <w:tcPr/>
          <w:p w:rsidR="00000000" w:rsidDel="00000000" w:rsidP="00000000" w:rsidRDefault="00000000" w:rsidRPr="00000000">
            <w:pPr>
              <w:pBdr/>
              <w:contextualSpacing w:val="0"/>
              <w:jc w:val="both"/>
              <w:rPr/>
            </w:pPr>
            <w:r w:rsidDel="00000000" w:rsidR="00000000" w:rsidRPr="00000000">
              <w:rPr>
                <w:rtl w:val="0"/>
              </w:rPr>
              <w:t xml:space="preserve">Génération de notification d’annonce avec exécution calculé : MT564/rapport</w:t>
            </w:r>
          </w:p>
        </w:tc>
      </w:tr>
      <w:tr>
        <w:tc>
          <w:tcPr/>
          <w:p w:rsidR="00000000" w:rsidDel="00000000" w:rsidP="00000000" w:rsidRDefault="00000000" w:rsidRPr="00000000">
            <w:pPr>
              <w:pBdr/>
              <w:contextualSpacing w:val="0"/>
              <w:jc w:val="center"/>
              <w:rPr/>
            </w:pPr>
            <w:r w:rsidDel="00000000" w:rsidR="00000000" w:rsidRPr="00000000">
              <w:rPr>
                <w:rtl w:val="0"/>
              </w:rPr>
              <w:t xml:space="preserve">10</w:t>
            </w:r>
          </w:p>
        </w:tc>
        <w:tc>
          <w:tcPr/>
          <w:p w:rsidR="00000000" w:rsidDel="00000000" w:rsidP="00000000" w:rsidRDefault="00000000" w:rsidRPr="00000000">
            <w:pPr>
              <w:pBdr/>
              <w:contextualSpacing w:val="0"/>
              <w:rPr/>
            </w:pPr>
            <w:r w:rsidDel="00000000" w:rsidR="00000000" w:rsidRPr="00000000">
              <w:rPr>
                <w:rtl w:val="0"/>
              </w:rPr>
              <w:t xml:space="preserve">Entrant</w:t>
            </w:r>
          </w:p>
        </w:tc>
        <w:tc>
          <w:tcPr/>
          <w:p w:rsidR="00000000" w:rsidDel="00000000" w:rsidP="00000000" w:rsidRDefault="00000000" w:rsidRPr="00000000">
            <w:pPr>
              <w:pBdr/>
              <w:contextualSpacing w:val="0"/>
              <w:jc w:val="both"/>
              <w:rPr/>
            </w:pPr>
            <w:r w:rsidDel="00000000" w:rsidR="00000000" w:rsidRPr="00000000">
              <w:rPr>
                <w:rtl w:val="0"/>
              </w:rPr>
              <w:t xml:space="preserve">Réception de confirmation du paiement du dépositaire : MT566</w:t>
            </w:r>
          </w:p>
        </w:tc>
      </w:tr>
      <w:tr>
        <w:tc>
          <w:tcPr/>
          <w:p w:rsidR="00000000" w:rsidDel="00000000" w:rsidP="00000000" w:rsidRDefault="00000000" w:rsidRPr="00000000">
            <w:pPr>
              <w:pBdr/>
              <w:contextualSpacing w:val="0"/>
              <w:jc w:val="center"/>
              <w:rPr/>
            </w:pPr>
            <w:r w:rsidDel="00000000" w:rsidR="00000000" w:rsidRPr="00000000">
              <w:rPr>
                <w:rtl w:val="0"/>
              </w:rPr>
              <w:t xml:space="preserve">14</w:t>
            </w:r>
          </w:p>
        </w:tc>
        <w:tc>
          <w:tcPr/>
          <w:p w:rsidR="00000000" w:rsidDel="00000000" w:rsidP="00000000" w:rsidRDefault="00000000" w:rsidRPr="00000000">
            <w:pPr>
              <w:pBdr/>
              <w:contextualSpacing w:val="0"/>
              <w:rPr/>
            </w:pPr>
            <w:r w:rsidDel="00000000" w:rsidR="00000000" w:rsidRPr="00000000">
              <w:rPr>
                <w:rtl w:val="0"/>
              </w:rPr>
              <w:t xml:space="preserve">Sortant</w:t>
            </w:r>
          </w:p>
        </w:tc>
        <w:tc>
          <w:tcPr/>
          <w:p w:rsidR="00000000" w:rsidDel="00000000" w:rsidP="00000000" w:rsidRDefault="00000000" w:rsidRPr="00000000">
            <w:pPr>
              <w:pBdr/>
              <w:contextualSpacing w:val="0"/>
              <w:jc w:val="both"/>
              <w:rPr/>
            </w:pPr>
            <w:r w:rsidDel="00000000" w:rsidR="00000000" w:rsidRPr="00000000">
              <w:rPr>
                <w:rtl w:val="0"/>
              </w:rPr>
              <w:t xml:space="preserve">Génération de confirmation du paiement aux clients : MT566/rapport</w:t>
            </w:r>
          </w:p>
        </w:tc>
      </w:tr>
    </w:tbl>
    <w:p w:rsidR="00000000" w:rsidDel="00000000" w:rsidP="00000000" w:rsidRDefault="00000000" w:rsidRPr="00000000">
      <w:pPr>
        <w:pBdr/>
        <w:contextualSpacing w:val="0"/>
        <w:rPr/>
      </w:pPr>
      <w:bookmarkStart w:colFirst="0" w:colLast="0" w:name="_2xcytpi" w:id="22"/>
      <w:bookmarkEnd w:id="22"/>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Description détaillée de chaque flux échangé : diagramme de flux : OST Optionnelle</w:t>
      </w:r>
    </w:p>
    <w:tbl>
      <w:tblPr>
        <w:tblStyle w:val="Table8"/>
        <w:bidiVisual w:val="0"/>
        <w:tblW w:w="928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885"/>
        <w:gridCol w:w="7586"/>
        <w:tblGridChange w:id="0">
          <w:tblGrid>
            <w:gridCol w:w="817"/>
            <w:gridCol w:w="885"/>
            <w:gridCol w:w="7586"/>
          </w:tblGrid>
        </w:tblGridChange>
      </w:tblGrid>
      <w:tr>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Flux</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Type</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w:t>
            </w:r>
          </w:p>
        </w:tc>
      </w:tr>
      <w:tr>
        <w:tc>
          <w:tcPr/>
          <w:p w:rsidR="00000000" w:rsidDel="00000000" w:rsidP="00000000" w:rsidRDefault="00000000" w:rsidRPr="00000000">
            <w:pPr>
              <w:pBdr/>
              <w:contextualSpacing w:val="0"/>
              <w:jc w:val="center"/>
              <w:rPr/>
            </w:pPr>
            <w:r w:rsidDel="00000000" w:rsidR="00000000" w:rsidRPr="00000000">
              <w:rPr>
                <w:rtl w:val="0"/>
              </w:rPr>
              <w:t xml:space="preserve">1 et 4</w:t>
            </w:r>
          </w:p>
        </w:tc>
        <w:tc>
          <w:tcPr/>
          <w:p w:rsidR="00000000" w:rsidDel="00000000" w:rsidP="00000000" w:rsidRDefault="00000000" w:rsidRPr="00000000">
            <w:pPr>
              <w:pBdr/>
              <w:contextualSpacing w:val="0"/>
              <w:rPr/>
            </w:pPr>
            <w:r w:rsidDel="00000000" w:rsidR="00000000" w:rsidRPr="00000000">
              <w:rPr>
                <w:rtl w:val="0"/>
              </w:rPr>
              <w:t xml:space="preserve">Entrant</w:t>
            </w:r>
          </w:p>
        </w:tc>
        <w:tc>
          <w:tcPr/>
          <w:p w:rsidR="00000000" w:rsidDel="00000000" w:rsidP="00000000" w:rsidRDefault="00000000" w:rsidRPr="00000000">
            <w:pPr>
              <w:pBdr/>
              <w:contextualSpacing w:val="0"/>
              <w:jc w:val="both"/>
              <w:rPr/>
            </w:pPr>
            <w:r w:rsidDel="00000000" w:rsidR="00000000" w:rsidRPr="00000000">
              <w:rPr>
                <w:rtl w:val="0"/>
              </w:rPr>
              <w:t xml:space="preserve">Réception de notification d’annonce : création et/ou mise à jour : MT564</w:t>
            </w:r>
          </w:p>
        </w:tc>
      </w:tr>
      <w:tr>
        <w:tc>
          <w:tcPr/>
          <w:p w:rsidR="00000000" w:rsidDel="00000000" w:rsidP="00000000" w:rsidRDefault="00000000" w:rsidRPr="00000000">
            <w:pPr>
              <w:pBdr/>
              <w:contextualSpacing w:val="0"/>
              <w:jc w:val="center"/>
              <w:rPr/>
            </w:pPr>
            <w:r w:rsidDel="00000000" w:rsidR="00000000" w:rsidRPr="00000000">
              <w:rPr>
                <w:rtl w:val="0"/>
              </w:rPr>
              <w:t xml:space="preserve">3 et 6</w:t>
            </w:r>
          </w:p>
        </w:tc>
        <w:tc>
          <w:tcPr/>
          <w:p w:rsidR="00000000" w:rsidDel="00000000" w:rsidP="00000000" w:rsidRDefault="00000000" w:rsidRPr="00000000">
            <w:pPr>
              <w:pBdr/>
              <w:contextualSpacing w:val="0"/>
              <w:rPr/>
            </w:pPr>
            <w:r w:rsidDel="00000000" w:rsidR="00000000" w:rsidRPr="00000000">
              <w:rPr>
                <w:rtl w:val="0"/>
              </w:rPr>
              <w:t xml:space="preserve">Sortant</w:t>
            </w:r>
          </w:p>
        </w:tc>
        <w:tc>
          <w:tcPr/>
          <w:p w:rsidR="00000000" w:rsidDel="00000000" w:rsidP="00000000" w:rsidRDefault="00000000" w:rsidRPr="00000000">
            <w:pPr>
              <w:pBdr/>
              <w:contextualSpacing w:val="0"/>
              <w:jc w:val="both"/>
              <w:rPr/>
            </w:pPr>
            <w:r w:rsidDel="00000000" w:rsidR="00000000" w:rsidRPr="00000000">
              <w:rPr>
                <w:rtl w:val="0"/>
              </w:rPr>
              <w:t xml:space="preserve">Génération de notification d’annonce: création et/ou mise à jour : MT564/rapport</w:t>
            </w:r>
          </w:p>
        </w:tc>
      </w:tr>
      <w:tr>
        <w:tc>
          <w:tcPr/>
          <w:p w:rsidR="00000000" w:rsidDel="00000000" w:rsidP="00000000" w:rsidRDefault="00000000" w:rsidRPr="00000000">
            <w:pPr>
              <w:pBdr/>
              <w:contextualSpacing w:val="0"/>
              <w:jc w:val="center"/>
              <w:rPr/>
            </w:pPr>
            <w:r w:rsidDel="00000000" w:rsidR="00000000" w:rsidRPr="00000000">
              <w:rPr>
                <w:rtl w:val="0"/>
              </w:rPr>
              <w:t xml:space="preserve">7</w:t>
            </w:r>
          </w:p>
        </w:tc>
        <w:tc>
          <w:tcPr/>
          <w:p w:rsidR="00000000" w:rsidDel="00000000" w:rsidP="00000000" w:rsidRDefault="00000000" w:rsidRPr="00000000">
            <w:pPr>
              <w:pBdr/>
              <w:contextualSpacing w:val="0"/>
              <w:rPr/>
            </w:pPr>
            <w:r w:rsidDel="00000000" w:rsidR="00000000" w:rsidRPr="00000000">
              <w:rPr>
                <w:rtl w:val="0"/>
              </w:rPr>
              <w:t xml:space="preserve">Entrant</w:t>
            </w:r>
          </w:p>
        </w:tc>
        <w:tc>
          <w:tcPr/>
          <w:p w:rsidR="00000000" w:rsidDel="00000000" w:rsidP="00000000" w:rsidRDefault="00000000" w:rsidRPr="00000000">
            <w:pPr>
              <w:pBdr/>
              <w:contextualSpacing w:val="0"/>
              <w:jc w:val="both"/>
              <w:rPr/>
            </w:pPr>
            <w:r w:rsidDel="00000000" w:rsidR="00000000" w:rsidRPr="00000000">
              <w:rPr>
                <w:rtl w:val="0"/>
              </w:rPr>
              <w:t xml:space="preserve">Réception d’instruction portant le choix du client sur une option donnée : MT565</w:t>
            </w:r>
          </w:p>
        </w:tc>
      </w:tr>
      <w:tr>
        <w:tc>
          <w:tcPr/>
          <w:p w:rsidR="00000000" w:rsidDel="00000000" w:rsidP="00000000" w:rsidRDefault="00000000" w:rsidRPr="00000000">
            <w:pPr>
              <w:pBdr/>
              <w:contextualSpacing w:val="0"/>
              <w:jc w:val="center"/>
              <w:rPr/>
            </w:pPr>
            <w:r w:rsidDel="00000000" w:rsidR="00000000" w:rsidRPr="00000000">
              <w:rPr>
                <w:rtl w:val="0"/>
              </w:rPr>
              <w:t xml:space="preserve">9</w:t>
            </w:r>
          </w:p>
        </w:tc>
        <w:tc>
          <w:tcPr/>
          <w:p w:rsidR="00000000" w:rsidDel="00000000" w:rsidP="00000000" w:rsidRDefault="00000000" w:rsidRPr="00000000">
            <w:pPr>
              <w:pBdr/>
              <w:contextualSpacing w:val="0"/>
              <w:rPr/>
            </w:pPr>
            <w:r w:rsidDel="00000000" w:rsidR="00000000" w:rsidRPr="00000000">
              <w:rPr>
                <w:rtl w:val="0"/>
              </w:rPr>
              <w:t xml:space="preserve">Sortant</w:t>
            </w:r>
          </w:p>
        </w:tc>
        <w:tc>
          <w:tcPr/>
          <w:p w:rsidR="00000000" w:rsidDel="00000000" w:rsidP="00000000" w:rsidRDefault="00000000" w:rsidRPr="00000000">
            <w:pPr>
              <w:pBdr/>
              <w:contextualSpacing w:val="0"/>
              <w:jc w:val="both"/>
              <w:rPr/>
            </w:pPr>
            <w:r w:rsidDel="00000000" w:rsidR="00000000" w:rsidRPr="00000000">
              <w:rPr>
                <w:rtl w:val="0"/>
              </w:rPr>
              <w:t xml:space="preserve">Génération de notification d’acceptation ou de rejet de l’instruction reçue: MT567/rapport</w:t>
            </w:r>
          </w:p>
        </w:tc>
      </w:tr>
      <w:tr>
        <w:tc>
          <w:tcPr/>
          <w:p w:rsidR="00000000" w:rsidDel="00000000" w:rsidP="00000000" w:rsidRDefault="00000000" w:rsidRPr="00000000">
            <w:pPr>
              <w:pBdr/>
              <w:contextualSpacing w:val="0"/>
              <w:jc w:val="center"/>
              <w:rPr/>
            </w:pPr>
            <w:r w:rsidDel="00000000" w:rsidR="00000000" w:rsidRPr="00000000">
              <w:rPr>
                <w:rtl w:val="0"/>
              </w:rPr>
              <w:t xml:space="preserve">11</w:t>
            </w:r>
          </w:p>
        </w:tc>
        <w:tc>
          <w:tcPr/>
          <w:p w:rsidR="00000000" w:rsidDel="00000000" w:rsidP="00000000" w:rsidRDefault="00000000" w:rsidRPr="00000000">
            <w:pPr>
              <w:pBdr/>
              <w:contextualSpacing w:val="0"/>
              <w:rPr/>
            </w:pPr>
            <w:r w:rsidDel="00000000" w:rsidR="00000000" w:rsidRPr="00000000">
              <w:rPr>
                <w:rtl w:val="0"/>
              </w:rPr>
              <w:t xml:space="preserve">Sortant</w:t>
            </w:r>
          </w:p>
        </w:tc>
        <w:tc>
          <w:tcPr/>
          <w:p w:rsidR="00000000" w:rsidDel="00000000" w:rsidP="00000000" w:rsidRDefault="00000000" w:rsidRPr="00000000">
            <w:pPr>
              <w:pBdr/>
              <w:contextualSpacing w:val="0"/>
              <w:jc w:val="both"/>
              <w:rPr/>
            </w:pPr>
            <w:r w:rsidDel="00000000" w:rsidR="00000000" w:rsidRPr="00000000">
              <w:rPr>
                <w:rtl w:val="0"/>
              </w:rPr>
              <w:t xml:space="preserve">Génération d’instruction portant la consolidation des choix des clients sur une option donnée: MT565</w:t>
            </w:r>
          </w:p>
        </w:tc>
      </w:tr>
      <w:tr>
        <w:tc>
          <w:tcPr/>
          <w:p w:rsidR="00000000" w:rsidDel="00000000" w:rsidP="00000000" w:rsidRDefault="00000000" w:rsidRPr="00000000">
            <w:pPr>
              <w:pBdr/>
              <w:contextualSpacing w:val="0"/>
              <w:jc w:val="center"/>
              <w:rPr/>
            </w:pPr>
            <w:r w:rsidDel="00000000" w:rsidR="00000000" w:rsidRPr="00000000">
              <w:rPr>
                <w:rtl w:val="0"/>
              </w:rPr>
              <w:t xml:space="preserve">12</w:t>
            </w:r>
          </w:p>
        </w:tc>
        <w:tc>
          <w:tcPr/>
          <w:p w:rsidR="00000000" w:rsidDel="00000000" w:rsidP="00000000" w:rsidRDefault="00000000" w:rsidRPr="00000000">
            <w:pPr>
              <w:pBdr/>
              <w:contextualSpacing w:val="0"/>
              <w:rPr/>
            </w:pPr>
            <w:r w:rsidDel="00000000" w:rsidR="00000000" w:rsidRPr="00000000">
              <w:rPr>
                <w:rtl w:val="0"/>
              </w:rPr>
              <w:t xml:space="preserve">Entrant</w:t>
            </w:r>
          </w:p>
        </w:tc>
        <w:tc>
          <w:tcPr/>
          <w:p w:rsidR="00000000" w:rsidDel="00000000" w:rsidP="00000000" w:rsidRDefault="00000000" w:rsidRPr="00000000">
            <w:pPr>
              <w:pBdr/>
              <w:contextualSpacing w:val="0"/>
              <w:jc w:val="both"/>
              <w:rPr/>
            </w:pPr>
            <w:r w:rsidDel="00000000" w:rsidR="00000000" w:rsidRPr="00000000">
              <w:rPr>
                <w:rtl w:val="0"/>
              </w:rPr>
              <w:t xml:space="preserve">Réception de notification d’acceptation ou de rejet de l’instruction envoyée: MT567</w:t>
            </w:r>
          </w:p>
        </w:tc>
      </w:tr>
      <w:tr>
        <w:tc>
          <w:tcPr/>
          <w:p w:rsidR="00000000" w:rsidDel="00000000" w:rsidP="00000000" w:rsidRDefault="00000000" w:rsidRPr="00000000">
            <w:pPr>
              <w:pBdr/>
              <w:contextualSpacing w:val="0"/>
              <w:jc w:val="center"/>
              <w:rPr/>
            </w:pPr>
            <w:r w:rsidDel="00000000" w:rsidR="00000000" w:rsidRPr="00000000">
              <w:rPr>
                <w:rtl w:val="0"/>
              </w:rPr>
              <w:t xml:space="preserve">13</w:t>
            </w:r>
          </w:p>
        </w:tc>
        <w:tc>
          <w:tcPr/>
          <w:p w:rsidR="00000000" w:rsidDel="00000000" w:rsidP="00000000" w:rsidRDefault="00000000" w:rsidRPr="00000000">
            <w:pPr>
              <w:pBdr/>
              <w:contextualSpacing w:val="0"/>
              <w:rPr/>
            </w:pPr>
            <w:r w:rsidDel="00000000" w:rsidR="00000000" w:rsidRPr="00000000">
              <w:rPr>
                <w:rtl w:val="0"/>
              </w:rPr>
              <w:t xml:space="preserve">Entrant</w:t>
            </w:r>
          </w:p>
        </w:tc>
        <w:tc>
          <w:tcPr/>
          <w:p w:rsidR="00000000" w:rsidDel="00000000" w:rsidP="00000000" w:rsidRDefault="00000000" w:rsidRPr="00000000">
            <w:pPr>
              <w:pBdr/>
              <w:contextualSpacing w:val="0"/>
              <w:jc w:val="both"/>
              <w:rPr/>
            </w:pPr>
            <w:r w:rsidDel="00000000" w:rsidR="00000000" w:rsidRPr="00000000">
              <w:rPr>
                <w:rtl w:val="0"/>
              </w:rPr>
              <w:t xml:space="preserve">Réception de confirmation du paiement du dépositaire : MT566</w:t>
            </w:r>
          </w:p>
        </w:tc>
      </w:tr>
      <w:tr>
        <w:tc>
          <w:tcPr/>
          <w:p w:rsidR="00000000" w:rsidDel="00000000" w:rsidP="00000000" w:rsidRDefault="00000000" w:rsidRPr="00000000">
            <w:pPr>
              <w:pBdr/>
              <w:contextualSpacing w:val="0"/>
              <w:jc w:val="center"/>
              <w:rPr/>
            </w:pPr>
            <w:r w:rsidDel="00000000" w:rsidR="00000000" w:rsidRPr="00000000">
              <w:rPr>
                <w:rtl w:val="0"/>
              </w:rPr>
              <w:t xml:space="preserve">17</w:t>
            </w:r>
          </w:p>
        </w:tc>
        <w:tc>
          <w:tcPr/>
          <w:p w:rsidR="00000000" w:rsidDel="00000000" w:rsidP="00000000" w:rsidRDefault="00000000" w:rsidRPr="00000000">
            <w:pPr>
              <w:pBdr/>
              <w:contextualSpacing w:val="0"/>
              <w:rPr/>
            </w:pPr>
            <w:r w:rsidDel="00000000" w:rsidR="00000000" w:rsidRPr="00000000">
              <w:rPr>
                <w:rtl w:val="0"/>
              </w:rPr>
              <w:t xml:space="preserve">Sortant</w:t>
            </w:r>
          </w:p>
        </w:tc>
        <w:tc>
          <w:tcPr/>
          <w:p w:rsidR="00000000" w:rsidDel="00000000" w:rsidP="00000000" w:rsidRDefault="00000000" w:rsidRPr="00000000">
            <w:pPr>
              <w:pBdr/>
              <w:contextualSpacing w:val="0"/>
              <w:jc w:val="both"/>
              <w:rPr/>
            </w:pPr>
            <w:r w:rsidDel="00000000" w:rsidR="00000000" w:rsidRPr="00000000">
              <w:rPr>
                <w:rtl w:val="0"/>
              </w:rPr>
              <w:t xml:space="preserve">Génération de confirmation du paiement aux clients : MT566/rapport</w:t>
            </w:r>
          </w:p>
        </w:tc>
      </w:tr>
    </w:tbl>
    <w:p w:rsidR="00000000" w:rsidDel="00000000" w:rsidP="00000000" w:rsidRDefault="00000000" w:rsidRPr="00000000">
      <w:pPr>
        <w:pBdr/>
        <w:contextualSpacing w:val="0"/>
        <w:rPr>
          <w:b w:val="1"/>
          <w:i w:val="1"/>
          <w:smallCaps w:val="1"/>
          <w:sz w:val="20"/>
          <w:szCs w:val="20"/>
        </w:rPr>
      </w:pPr>
      <w:r w:rsidDel="00000000" w:rsidR="00000000" w:rsidRPr="00000000">
        <w:br w:type="page"/>
      </w:r>
      <w:r w:rsidDel="00000000" w:rsidR="00000000" w:rsidRPr="00000000">
        <w:rPr>
          <w:b w:val="1"/>
          <w:i w:val="1"/>
          <w:sz w:val="20"/>
          <w:szCs w:val="20"/>
          <w:rtl w:val="0"/>
        </w:rPr>
        <w:t xml:space="preserve">[Début Section Vermeg]</w:t>
      </w:r>
      <w:r w:rsidDel="00000000" w:rsidR="00000000" w:rsidRPr="00000000">
        <w:rPr>
          <w:rtl w:val="0"/>
        </w:rPr>
      </w:r>
    </w:p>
    <w:p w:rsidR="00000000" w:rsidDel="00000000" w:rsidP="00000000" w:rsidRDefault="00000000" w:rsidRPr="00000000">
      <w:pPr>
        <w:keepNext w:val="1"/>
        <w:keepLines w:val="1"/>
        <w:numPr>
          <w:ilvl w:val="0"/>
          <w:numId w:val="16"/>
        </w:numPr>
        <w:pBdr/>
        <w:spacing w:after="0" w:before="480" w:line="240" w:lineRule="auto"/>
        <w:ind w:left="432" w:hanging="432"/>
        <w:rPr/>
      </w:pPr>
      <w:bookmarkStart w:colFirst="0" w:colLast="0" w:name="_1ci93xb" w:id="23"/>
      <w:bookmarkEnd w:id="23"/>
      <w:r w:rsidDel="00000000" w:rsidR="00000000" w:rsidRPr="00000000">
        <w:rPr>
          <w:rFonts w:ascii="Calibri" w:cs="Calibri" w:eastAsia="Calibri" w:hAnsi="Calibri"/>
          <w:b w:val="1"/>
          <w:smallCaps w:val="1"/>
          <w:sz w:val="32"/>
          <w:szCs w:val="32"/>
          <w:rtl w:val="0"/>
        </w:rPr>
        <w:t xml:space="preserve">Processus Metier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Les processus métier spécifiés dans le présent document sont ceux relatifs à la gestion des opérations sur titre pour le Marché   étranger.</w:t>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MegaCor assure les processus suivants :</w:t>
      </w:r>
    </w:p>
    <w:p w:rsidR="00000000" w:rsidDel="00000000" w:rsidP="00000000" w:rsidRDefault="00000000" w:rsidRPr="00000000">
      <w:pPr>
        <w:numPr>
          <w:ilvl w:val="0"/>
          <w:numId w:val="15"/>
        </w:numPr>
        <w:pBdr/>
        <w:spacing w:after="0" w:before="240" w:line="240" w:lineRule="auto"/>
        <w:ind w:left="720" w:right="142"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Création et mise à jour automatique d’une annonce via Swift/échéanciers.</w:t>
      </w:r>
    </w:p>
    <w:p w:rsidR="00000000" w:rsidDel="00000000" w:rsidP="00000000" w:rsidRDefault="00000000" w:rsidRPr="00000000">
      <w:pPr>
        <w:numPr>
          <w:ilvl w:val="0"/>
          <w:numId w:val="15"/>
        </w:numPr>
        <w:pBdr/>
        <w:spacing w:after="0" w:before="240" w:line="240" w:lineRule="auto"/>
        <w:ind w:left="720" w:right="142"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Création et mise à jour manuelle d’une annonce par  l’utilisateur.</w:t>
      </w:r>
    </w:p>
    <w:p w:rsidR="00000000" w:rsidDel="00000000" w:rsidP="00000000" w:rsidRDefault="00000000" w:rsidRPr="00000000">
      <w:pPr>
        <w:numPr>
          <w:ilvl w:val="0"/>
          <w:numId w:val="15"/>
        </w:numPr>
        <w:pBdr/>
        <w:spacing w:after="0" w:before="240" w:line="240" w:lineRule="auto"/>
        <w:ind w:left="720" w:right="142"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Calcul de la position éligible des clients pour une OST donnée.</w:t>
      </w:r>
    </w:p>
    <w:p w:rsidR="00000000" w:rsidDel="00000000" w:rsidP="00000000" w:rsidRDefault="00000000" w:rsidRPr="00000000">
      <w:pPr>
        <w:numPr>
          <w:ilvl w:val="0"/>
          <w:numId w:val="15"/>
        </w:numPr>
        <w:pBdr/>
        <w:spacing w:after="0" w:before="240" w:line="240" w:lineRule="auto"/>
        <w:ind w:left="720" w:right="142"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Notification d’annonce automatique et manuelle selon leur profil de notification Swift /rapport</w:t>
      </w:r>
    </w:p>
    <w:p w:rsidR="00000000" w:rsidDel="00000000" w:rsidP="00000000" w:rsidRDefault="00000000" w:rsidRPr="00000000">
      <w:pPr>
        <w:numPr>
          <w:ilvl w:val="0"/>
          <w:numId w:val="15"/>
        </w:numPr>
        <w:pBdr/>
        <w:spacing w:after="0" w:before="240" w:line="240" w:lineRule="auto"/>
        <w:ind w:left="720" w:right="142"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Calcul automatique et manuel des exécutions clients et Marché.</w:t>
      </w:r>
    </w:p>
    <w:p w:rsidR="00000000" w:rsidDel="00000000" w:rsidP="00000000" w:rsidRDefault="00000000" w:rsidRPr="00000000">
      <w:pPr>
        <w:numPr>
          <w:ilvl w:val="0"/>
          <w:numId w:val="15"/>
        </w:numPr>
        <w:pBdr/>
        <w:spacing w:after="0" w:before="240" w:line="240" w:lineRule="auto"/>
        <w:ind w:left="720" w:right="142"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Collecte des instructions clients via Swift et saisie manuelle d’une instruction.  </w:t>
      </w:r>
    </w:p>
    <w:p w:rsidR="00000000" w:rsidDel="00000000" w:rsidP="00000000" w:rsidRDefault="00000000" w:rsidRPr="00000000">
      <w:pPr>
        <w:numPr>
          <w:ilvl w:val="0"/>
          <w:numId w:val="15"/>
        </w:numPr>
        <w:pBdr/>
        <w:spacing w:after="0" w:before="240" w:line="240" w:lineRule="auto"/>
        <w:ind w:left="720" w:right="142"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Consolidation des instructions clients et envoi d’instructions Marché   aux dépositaires.</w:t>
      </w:r>
    </w:p>
    <w:p w:rsidR="00000000" w:rsidDel="00000000" w:rsidP="00000000" w:rsidRDefault="00000000" w:rsidRPr="00000000">
      <w:pPr>
        <w:numPr>
          <w:ilvl w:val="0"/>
          <w:numId w:val="15"/>
        </w:numPr>
        <w:pBdr/>
        <w:spacing w:after="0" w:before="240" w:line="240" w:lineRule="auto"/>
        <w:ind w:left="720" w:right="142"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Création des paiements Marché  via Swift et saisie manuelle par l’utilisateur.</w:t>
      </w:r>
    </w:p>
    <w:p w:rsidR="00000000" w:rsidDel="00000000" w:rsidP="00000000" w:rsidRDefault="00000000" w:rsidRPr="00000000">
      <w:pPr>
        <w:numPr>
          <w:ilvl w:val="0"/>
          <w:numId w:val="15"/>
        </w:numPr>
        <w:pBdr/>
        <w:spacing w:after="0" w:before="240" w:line="240" w:lineRule="auto"/>
        <w:ind w:left="720" w:right="142"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Réconciliation automatique des paiements titre et espèce et calcul des écarts de réconciliation.</w:t>
      </w:r>
    </w:p>
    <w:p w:rsidR="00000000" w:rsidDel="00000000" w:rsidP="00000000" w:rsidRDefault="00000000" w:rsidRPr="00000000">
      <w:pPr>
        <w:numPr>
          <w:ilvl w:val="0"/>
          <w:numId w:val="15"/>
        </w:numPr>
        <w:pBdr/>
        <w:spacing w:after="0" w:before="240" w:line="240" w:lineRule="auto"/>
        <w:ind w:left="720" w:right="142"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Gestion des paiements clients titre et espèce et envoi de confirmation de paiement au client selon leur profil de notification Swift /rapport</w:t>
      </w:r>
    </w:p>
    <w:p w:rsidR="00000000" w:rsidDel="00000000" w:rsidP="00000000" w:rsidRDefault="00000000" w:rsidRPr="00000000">
      <w:pPr>
        <w:numPr>
          <w:ilvl w:val="0"/>
          <w:numId w:val="15"/>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Gestion des commissions </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3whwml4" w:id="24"/>
      <w:bookmarkEnd w:id="24"/>
      <w:r w:rsidDel="00000000" w:rsidR="00000000" w:rsidRPr="00000000">
        <w:rPr>
          <w:rFonts w:ascii="Calibri" w:cs="Calibri" w:eastAsia="Calibri" w:hAnsi="Calibri"/>
          <w:b w:val="1"/>
          <w:sz w:val="26"/>
          <w:szCs w:val="26"/>
          <w:rtl w:val="0"/>
        </w:rPr>
        <w:t xml:space="preserve">Gestion des annonces</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bn6wsx" w:id="25"/>
      <w:bookmarkEnd w:id="25"/>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Cette section décrit les types d’opérations sur titre gérés par MegaCor pour le Marché   étranger, les règles de création et de mise à jour d’une OST  ainsi que les différents statuts du cycle de vie d’une annonce.</w:t>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qsh70q" w:id="26"/>
      <w:bookmarkEnd w:id="26"/>
      <w:r w:rsidDel="00000000" w:rsidR="00000000" w:rsidRPr="00000000">
        <w:rPr>
          <w:rFonts w:ascii="Calibri" w:cs="Calibri" w:eastAsia="Calibri" w:hAnsi="Calibri"/>
          <w:b w:val="1"/>
          <w:sz w:val="24"/>
          <w:szCs w:val="24"/>
          <w:rtl w:val="0"/>
        </w:rPr>
        <w:t xml:space="preserve">Type d’annonces</w:t>
      </w:r>
      <w:r w:rsidDel="00000000" w:rsidR="00000000" w:rsidRPr="00000000">
        <w:rPr>
          <w:rtl w:val="0"/>
        </w:rPr>
      </w:r>
    </w:p>
    <w:p w:rsidR="00000000" w:rsidDel="00000000" w:rsidP="00000000" w:rsidRDefault="00000000" w:rsidRPr="00000000">
      <w:pPr>
        <w:pBdr/>
        <w:contextualSpacing w:val="0"/>
        <w:rPr>
          <w:u w:val="single"/>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MegaCor distingue trois types d’événements  en se référant aux  normes ISO 15022:</w:t>
      </w:r>
    </w:p>
    <w:p w:rsidR="00000000" w:rsidDel="00000000" w:rsidP="00000000" w:rsidRDefault="00000000" w:rsidRPr="00000000">
      <w:pPr>
        <w:numPr>
          <w:ilvl w:val="0"/>
          <w:numId w:val="8"/>
        </w:numPr>
        <w:pBdr/>
        <w:spacing w:after="240" w:before="240" w:line="240" w:lineRule="auto"/>
        <w:ind w:left="720" w:right="142" w:hanging="360"/>
        <w:contextualSpacing w:val="1"/>
        <w:jc w:val="both"/>
        <w:rPr/>
      </w:pPr>
      <w:r w:rsidDel="00000000" w:rsidR="00000000" w:rsidRPr="00000000">
        <w:rPr>
          <w:rFonts w:ascii="Calibri" w:cs="Calibri" w:eastAsia="Calibri" w:hAnsi="Calibri"/>
          <w:b w:val="1"/>
          <w:sz w:val="22"/>
          <w:szCs w:val="22"/>
          <w:rtl w:val="0"/>
        </w:rPr>
        <w:t xml:space="preserve">Les OST obligatoires MAND</w:t>
      </w:r>
      <w:r w:rsidDel="00000000" w:rsidR="00000000" w:rsidRPr="00000000">
        <w:rPr>
          <w:rFonts w:ascii="Calibri" w:cs="Calibri" w:eastAsia="Calibri" w:hAnsi="Calibri"/>
          <w:b w:val="0"/>
          <w:sz w:val="22"/>
          <w:szCs w:val="22"/>
          <w:rtl w:val="0"/>
        </w:rPr>
        <w:t xml:space="preserve"> : sont des opérations qui ne nécessitent pas l’accord de l’ayant droit et sont exécutées d’office sur son compte dès lors qu’il détient une quantité de titres éligibles à l’OST.</w:t>
      </w:r>
      <w:r w:rsidDel="00000000" w:rsidR="00000000" w:rsidRPr="00000000">
        <w:rPr>
          <w:rtl w:val="0"/>
        </w:rPr>
      </w:r>
    </w:p>
    <w:p w:rsidR="00000000" w:rsidDel="00000000" w:rsidP="00000000" w:rsidRDefault="00000000" w:rsidRPr="00000000">
      <w:pPr>
        <w:numPr>
          <w:ilvl w:val="0"/>
          <w:numId w:val="8"/>
        </w:numPr>
        <w:pBdr/>
        <w:spacing w:after="240" w:before="240" w:line="240" w:lineRule="auto"/>
        <w:ind w:left="720" w:right="142" w:hanging="360"/>
        <w:contextualSpacing w:val="1"/>
        <w:jc w:val="both"/>
        <w:rPr/>
      </w:pPr>
      <w:r w:rsidDel="00000000" w:rsidR="00000000" w:rsidRPr="00000000">
        <w:rPr>
          <w:rFonts w:ascii="Calibri" w:cs="Calibri" w:eastAsia="Calibri" w:hAnsi="Calibri"/>
          <w:b w:val="1"/>
          <w:sz w:val="22"/>
          <w:szCs w:val="22"/>
          <w:rtl w:val="0"/>
        </w:rPr>
        <w:t xml:space="preserve">Les OST obligatoires avec choix CHOS</w:t>
      </w:r>
      <w:r w:rsidDel="00000000" w:rsidR="00000000" w:rsidRPr="00000000">
        <w:rPr>
          <w:rFonts w:ascii="Calibri" w:cs="Calibri" w:eastAsia="Calibri" w:hAnsi="Calibri"/>
          <w:b w:val="0"/>
          <w:sz w:val="22"/>
          <w:szCs w:val="22"/>
          <w:rtl w:val="0"/>
        </w:rPr>
        <w:t xml:space="preserve"> : OST optionnelles qui nécessite obligatoirement l’instruction du client éligible, en cas d’absence d’instruction, une option par défaut lui sera appliquée.</w:t>
      </w:r>
      <w:r w:rsidDel="00000000" w:rsidR="00000000" w:rsidRPr="00000000">
        <w:rPr>
          <w:rtl w:val="0"/>
        </w:rPr>
      </w:r>
    </w:p>
    <w:p w:rsidR="00000000" w:rsidDel="00000000" w:rsidP="00000000" w:rsidRDefault="00000000" w:rsidRPr="00000000">
      <w:pPr>
        <w:numPr>
          <w:ilvl w:val="0"/>
          <w:numId w:val="8"/>
        </w:numPr>
        <w:pBdr/>
        <w:spacing w:after="240" w:before="240" w:line="240" w:lineRule="auto"/>
        <w:ind w:left="720" w:right="142" w:hanging="360"/>
        <w:contextualSpacing w:val="1"/>
        <w:jc w:val="both"/>
        <w:rPr>
          <w:b w:val="0"/>
          <w:sz w:val="22"/>
          <w:szCs w:val="22"/>
        </w:rPr>
      </w:pPr>
      <w:r w:rsidDel="00000000" w:rsidR="00000000" w:rsidRPr="00000000">
        <w:rPr>
          <w:rFonts w:ascii="Calibri" w:cs="Calibri" w:eastAsia="Calibri" w:hAnsi="Calibri"/>
          <w:b w:val="1"/>
          <w:sz w:val="22"/>
          <w:szCs w:val="22"/>
          <w:rtl w:val="0"/>
        </w:rPr>
        <w:t xml:space="preserve">Les OST volontaires</w:t>
      </w:r>
      <w:r w:rsidDel="00000000" w:rsidR="00000000" w:rsidRPr="00000000">
        <w:rPr>
          <w:rFonts w:ascii="Calibri" w:cs="Calibri" w:eastAsia="Calibri" w:hAnsi="Calibri"/>
          <w:b w:val="0"/>
          <w:sz w:val="22"/>
          <w:szCs w:val="22"/>
          <w:rtl w:val="0"/>
        </w:rPr>
        <w:t xml:space="preserve"> </w:t>
      </w:r>
      <w:r w:rsidDel="00000000" w:rsidR="00000000" w:rsidRPr="00000000">
        <w:rPr>
          <w:rFonts w:ascii="Calibri" w:cs="Calibri" w:eastAsia="Calibri" w:hAnsi="Calibri"/>
          <w:b w:val="1"/>
          <w:sz w:val="22"/>
          <w:szCs w:val="22"/>
          <w:rtl w:val="0"/>
        </w:rPr>
        <w:t xml:space="preserve">VOLU</w:t>
      </w:r>
      <w:r w:rsidDel="00000000" w:rsidR="00000000" w:rsidRPr="00000000">
        <w:rPr>
          <w:rFonts w:ascii="Calibri" w:cs="Calibri" w:eastAsia="Calibri" w:hAnsi="Calibri"/>
          <w:b w:val="0"/>
          <w:sz w:val="22"/>
          <w:szCs w:val="22"/>
          <w:rtl w:val="0"/>
        </w:rPr>
        <w:t xml:space="preserve"> : OST optionnelles où le client éligible n’est pas obligé de participer à l’événement mais peut envoyer des instructions s’il souhaite participer. </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Chaque type d’OST doit avoir un code propre conforme aux normes ISO15022. </w:t>
      </w:r>
    </w:p>
    <w:p w:rsidR="00000000" w:rsidDel="00000000" w:rsidP="00000000" w:rsidRDefault="00000000" w:rsidRPr="00000000">
      <w:pPr>
        <w:pStyle w:val="Heading4"/>
        <w:numPr>
          <w:ilvl w:val="3"/>
          <w:numId w:val="16"/>
        </w:numPr>
        <w:pBdr/>
        <w:jc w:val="both"/>
        <w:rPr/>
      </w:pPr>
      <w:r w:rsidDel="00000000" w:rsidR="00000000" w:rsidRPr="00000000">
        <w:rPr>
          <w:rtl w:val="0"/>
        </w:rPr>
        <w:t xml:space="preserve">OST obligatoires</w:t>
      </w:r>
    </w:p>
    <w:tbl>
      <w:tblPr>
        <w:tblStyle w:val="Table9"/>
        <w:bidiVisual w:val="0"/>
        <w:tblW w:w="9179.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4"/>
        <w:gridCol w:w="4394"/>
        <w:gridCol w:w="1134"/>
        <w:gridCol w:w="1984"/>
        <w:gridCol w:w="1134"/>
        <w:tblGridChange w:id="0">
          <w:tblGrid>
            <w:gridCol w:w="534"/>
            <w:gridCol w:w="4394"/>
            <w:gridCol w:w="1134"/>
            <w:gridCol w:w="1984"/>
            <w:gridCol w:w="1134"/>
          </w:tblGrid>
        </w:tblGridChange>
      </w:tblGrid>
      <w:tr>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tl w:val="0"/>
              </w:rPr>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 </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ISO Code </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ISO Code Option</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ind w:left="317" w:hanging="317"/>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Priorité*</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Statut de négociation : activé</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ACTV</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sans option</w:t>
            </w:r>
          </w:p>
        </w:tc>
        <w:tc>
          <w:tcPr/>
          <w:p w:rsidR="00000000" w:rsidDel="00000000" w:rsidP="00000000" w:rsidRDefault="00000000" w:rsidRPr="00000000">
            <w:pPr>
              <w:pBdr/>
              <w:contextualSpacing w:val="0"/>
              <w:jc w:val="center"/>
              <w:rPr>
                <w:color w:val="000000"/>
                <w:sz w:val="20"/>
                <w:szCs w:val="20"/>
              </w:rPr>
            </w:pPr>
            <w:r w:rsidDel="00000000" w:rsidR="00000000" w:rsidRPr="00000000">
              <w:rPr>
                <w:color w:val="000000"/>
                <w:sz w:val="20"/>
                <w:szCs w:val="20"/>
                <w:rtl w:val="0"/>
              </w:rPr>
              <w:t xml:space="preserve">2</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2</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Changement au niveau de la valeur : Description...</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CHAN</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sans option</w:t>
            </w:r>
          </w:p>
        </w:tc>
        <w:tc>
          <w:tcPr/>
          <w:p w:rsidR="00000000" w:rsidDel="00000000" w:rsidP="00000000" w:rsidRDefault="00000000" w:rsidRPr="00000000">
            <w:pPr>
              <w:pBdr/>
              <w:contextualSpacing w:val="0"/>
              <w:jc w:val="center"/>
              <w:rPr>
                <w:color w:val="000000"/>
                <w:sz w:val="20"/>
                <w:szCs w:val="20"/>
              </w:rPr>
            </w:pPr>
            <w:r w:rsidDel="00000000" w:rsidR="00000000" w:rsidRPr="00000000">
              <w:rPr>
                <w:color w:val="000000"/>
                <w:sz w:val="20"/>
                <w:szCs w:val="20"/>
                <w:rtl w:val="0"/>
              </w:rPr>
              <w:t xml:space="preserve">1</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3</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Changement au niveau de la valeur : code ISIN</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CHAN</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SECU</w:t>
            </w:r>
          </w:p>
        </w:tc>
        <w:tc>
          <w:tcPr/>
          <w:p w:rsidR="00000000" w:rsidDel="00000000" w:rsidP="00000000" w:rsidRDefault="00000000" w:rsidRPr="00000000">
            <w:pPr>
              <w:pBdr/>
              <w:contextualSpacing w:val="0"/>
              <w:jc w:val="center"/>
              <w:rPr>
                <w:color w:val="000000"/>
                <w:sz w:val="20"/>
                <w:szCs w:val="20"/>
              </w:rPr>
            </w:pPr>
            <w:r w:rsidDel="00000000" w:rsidR="00000000" w:rsidRPr="00000000">
              <w:rPr>
                <w:color w:val="000000"/>
                <w:sz w:val="20"/>
                <w:szCs w:val="20"/>
                <w:rtl w:val="0"/>
              </w:rPr>
              <w:t xml:space="preserve">1</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4</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Dividende Cash</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DVCA</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CASH</w:t>
            </w:r>
          </w:p>
        </w:tc>
        <w:tc>
          <w:tcPr/>
          <w:p w:rsidR="00000000" w:rsidDel="00000000" w:rsidP="00000000" w:rsidRDefault="00000000" w:rsidRPr="00000000">
            <w:pPr>
              <w:pBdr/>
              <w:contextualSpacing w:val="0"/>
              <w:jc w:val="center"/>
              <w:rPr>
                <w:color w:val="000000"/>
                <w:sz w:val="20"/>
                <w:szCs w:val="20"/>
              </w:rPr>
            </w:pPr>
            <w:r w:rsidDel="00000000" w:rsidR="00000000" w:rsidRPr="00000000">
              <w:rPr>
                <w:color w:val="000000"/>
                <w:sz w:val="20"/>
                <w:szCs w:val="20"/>
                <w:rtl w:val="0"/>
              </w:rPr>
              <w:t xml:space="preserve">1</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5</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Paiement des Intérêts</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INTR</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CASH</w:t>
            </w:r>
          </w:p>
        </w:tc>
        <w:tc>
          <w:tcPr/>
          <w:p w:rsidR="00000000" w:rsidDel="00000000" w:rsidP="00000000" w:rsidRDefault="00000000" w:rsidRPr="00000000">
            <w:pPr>
              <w:pBdr/>
              <w:contextualSpacing w:val="0"/>
              <w:jc w:val="center"/>
              <w:rPr>
                <w:color w:val="000000"/>
                <w:sz w:val="20"/>
                <w:szCs w:val="20"/>
              </w:rPr>
            </w:pPr>
            <w:r w:rsidDel="00000000" w:rsidR="00000000" w:rsidRPr="00000000">
              <w:rPr>
                <w:color w:val="000000"/>
                <w:sz w:val="20"/>
                <w:szCs w:val="20"/>
                <w:rtl w:val="0"/>
              </w:rPr>
              <w:t xml:space="preserve">1</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6</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Remboursement anticipé</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MCAL</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CASH</w:t>
            </w:r>
          </w:p>
        </w:tc>
        <w:tc>
          <w:tcPr/>
          <w:p w:rsidR="00000000" w:rsidDel="00000000" w:rsidP="00000000" w:rsidRDefault="00000000" w:rsidRPr="00000000">
            <w:pPr>
              <w:pBdr/>
              <w:contextualSpacing w:val="0"/>
              <w:jc w:val="center"/>
              <w:rPr>
                <w:color w:val="000000"/>
                <w:sz w:val="20"/>
                <w:szCs w:val="20"/>
              </w:rPr>
            </w:pPr>
            <w:r w:rsidDel="00000000" w:rsidR="00000000" w:rsidRPr="00000000">
              <w:rPr>
                <w:color w:val="000000"/>
                <w:sz w:val="20"/>
                <w:szCs w:val="20"/>
                <w:rtl w:val="0"/>
              </w:rPr>
              <w:t xml:space="preserve">3</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7</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Liquidation</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LIQU</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CASH</w:t>
            </w:r>
          </w:p>
        </w:tc>
        <w:tc>
          <w:tcPr/>
          <w:p w:rsidR="00000000" w:rsidDel="00000000" w:rsidP="00000000" w:rsidRDefault="00000000" w:rsidRPr="00000000">
            <w:pPr>
              <w:pBdr/>
              <w:contextualSpacing w:val="0"/>
              <w:jc w:val="center"/>
              <w:rPr>
                <w:color w:val="000000"/>
                <w:sz w:val="20"/>
                <w:szCs w:val="20"/>
              </w:rPr>
            </w:pPr>
            <w:r w:rsidDel="00000000" w:rsidR="00000000" w:rsidRPr="00000000">
              <w:rPr>
                <w:color w:val="000000"/>
                <w:sz w:val="20"/>
                <w:szCs w:val="20"/>
                <w:rtl w:val="0"/>
              </w:rPr>
              <w:t xml:space="preserve">2</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8</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Remboursement à la maturité</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REDM</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CASH</w:t>
            </w:r>
          </w:p>
        </w:tc>
        <w:tc>
          <w:tcPr/>
          <w:p w:rsidR="00000000" w:rsidDel="00000000" w:rsidP="00000000" w:rsidRDefault="00000000" w:rsidRPr="00000000">
            <w:pPr>
              <w:pBdr/>
              <w:contextualSpacing w:val="0"/>
              <w:jc w:val="center"/>
              <w:rPr>
                <w:color w:val="000000"/>
                <w:sz w:val="20"/>
                <w:szCs w:val="20"/>
              </w:rPr>
            </w:pPr>
            <w:r w:rsidDel="00000000" w:rsidR="00000000" w:rsidRPr="00000000">
              <w:rPr>
                <w:color w:val="000000"/>
                <w:sz w:val="20"/>
                <w:szCs w:val="20"/>
                <w:rtl w:val="0"/>
              </w:rPr>
              <w:t xml:space="preserve">1</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9</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Distribution de droit</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RHDI</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SECU</w:t>
            </w:r>
          </w:p>
        </w:tc>
        <w:tc>
          <w:tcPr/>
          <w:p w:rsidR="00000000" w:rsidDel="00000000" w:rsidP="00000000" w:rsidRDefault="00000000" w:rsidRPr="00000000">
            <w:pPr>
              <w:pBdr/>
              <w:contextualSpacing w:val="0"/>
              <w:jc w:val="center"/>
              <w:rPr>
                <w:color w:val="000000"/>
                <w:sz w:val="20"/>
                <w:szCs w:val="20"/>
              </w:rPr>
            </w:pPr>
            <w:r w:rsidDel="00000000" w:rsidR="00000000" w:rsidRPr="00000000">
              <w:rPr>
                <w:color w:val="000000"/>
                <w:sz w:val="20"/>
                <w:szCs w:val="20"/>
                <w:rtl w:val="0"/>
              </w:rPr>
              <w:t xml:space="preserve">1</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10</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Spin-Off</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SOFF</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SECU</w:t>
            </w:r>
          </w:p>
        </w:tc>
        <w:tc>
          <w:tcPr/>
          <w:p w:rsidR="00000000" w:rsidDel="00000000" w:rsidP="00000000" w:rsidRDefault="00000000" w:rsidRPr="00000000">
            <w:pPr>
              <w:pBdr/>
              <w:contextualSpacing w:val="0"/>
              <w:jc w:val="center"/>
              <w:rPr>
                <w:color w:val="000000"/>
                <w:sz w:val="20"/>
                <w:szCs w:val="20"/>
              </w:rPr>
            </w:pPr>
            <w:r w:rsidDel="00000000" w:rsidR="00000000" w:rsidRPr="00000000">
              <w:rPr>
                <w:color w:val="000000"/>
                <w:sz w:val="20"/>
                <w:szCs w:val="20"/>
                <w:rtl w:val="0"/>
              </w:rPr>
              <w:t xml:space="preserve">2</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11</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Statut de négociation : suspendu</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SUSP</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sans option</w:t>
            </w:r>
          </w:p>
        </w:tc>
        <w:tc>
          <w:tcPr/>
          <w:p w:rsidR="00000000" w:rsidDel="00000000" w:rsidP="00000000" w:rsidRDefault="00000000" w:rsidRPr="00000000">
            <w:pPr>
              <w:pBdr/>
              <w:contextualSpacing w:val="0"/>
              <w:jc w:val="center"/>
              <w:rPr>
                <w:color w:val="000000"/>
                <w:sz w:val="20"/>
                <w:szCs w:val="20"/>
              </w:rPr>
            </w:pPr>
            <w:r w:rsidDel="00000000" w:rsidR="00000000" w:rsidRPr="00000000">
              <w:rPr>
                <w:color w:val="000000"/>
                <w:sz w:val="20"/>
                <w:szCs w:val="20"/>
                <w:rtl w:val="0"/>
              </w:rPr>
              <w:t xml:space="preserve">2</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12</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Stock Split</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SPLF</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SECU</w:t>
            </w:r>
          </w:p>
        </w:tc>
        <w:tc>
          <w:tcPr/>
          <w:p w:rsidR="00000000" w:rsidDel="00000000" w:rsidP="00000000" w:rsidRDefault="00000000" w:rsidRPr="00000000">
            <w:pPr>
              <w:pBdr/>
              <w:contextualSpacing w:val="0"/>
              <w:jc w:val="center"/>
              <w:rPr>
                <w:color w:val="000000"/>
                <w:sz w:val="20"/>
                <w:szCs w:val="20"/>
              </w:rPr>
            </w:pPr>
            <w:r w:rsidDel="00000000" w:rsidR="00000000" w:rsidRPr="00000000">
              <w:rPr>
                <w:color w:val="000000"/>
                <w:sz w:val="20"/>
                <w:szCs w:val="20"/>
                <w:rtl w:val="0"/>
              </w:rPr>
              <w:t xml:space="preserve">1</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13</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Reverse Stock Split</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SPLR</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SECU</w:t>
            </w:r>
          </w:p>
        </w:tc>
        <w:tc>
          <w:tcPr/>
          <w:p w:rsidR="00000000" w:rsidDel="00000000" w:rsidP="00000000" w:rsidRDefault="00000000" w:rsidRPr="00000000">
            <w:pPr>
              <w:pBdr/>
              <w:contextualSpacing w:val="0"/>
              <w:jc w:val="center"/>
              <w:rPr>
                <w:color w:val="000000"/>
                <w:sz w:val="20"/>
                <w:szCs w:val="20"/>
              </w:rPr>
            </w:pPr>
            <w:r w:rsidDel="00000000" w:rsidR="00000000" w:rsidRPr="00000000">
              <w:rPr>
                <w:color w:val="000000"/>
                <w:sz w:val="20"/>
                <w:szCs w:val="20"/>
                <w:rtl w:val="0"/>
              </w:rPr>
              <w:t xml:space="preserve">1</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14</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Tax Reclaim</w:t>
            </w:r>
            <w:ins w:author="student" w:id="0" w:date="2015-04-08T17:19:00Z">
              <w:r w:rsidDel="00000000" w:rsidR="00000000" w:rsidRPr="00000000">
                <w:rPr>
                  <w:sz w:val="20"/>
                  <w:szCs w:val="20"/>
                  <w:rtl w:val="0"/>
                </w:rPr>
                <w:t xml:space="preserve"> gap non retenu selon le document « Phase d’elaboration Gaps fonctionnels» du 24/03/2015.</w:t>
              </w:r>
            </w:ins>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TREC</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sans option</w:t>
            </w:r>
          </w:p>
        </w:tc>
        <w:tc>
          <w:tcPr/>
          <w:p w:rsidR="00000000" w:rsidDel="00000000" w:rsidP="00000000" w:rsidRDefault="00000000" w:rsidRPr="00000000">
            <w:pPr>
              <w:pBdr/>
              <w:contextualSpacing w:val="0"/>
              <w:jc w:val="center"/>
              <w:rPr>
                <w:color w:val="000000"/>
                <w:sz w:val="20"/>
                <w:szCs w:val="20"/>
              </w:rPr>
            </w:pPr>
            <w:r w:rsidDel="00000000" w:rsidR="00000000" w:rsidRPr="00000000">
              <w:rPr>
                <w:color w:val="000000"/>
                <w:sz w:val="20"/>
                <w:szCs w:val="20"/>
                <w:rtl w:val="0"/>
              </w:rPr>
              <w:t xml:space="preserve">2</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4"/>
        <w:numPr>
          <w:ilvl w:val="3"/>
          <w:numId w:val="16"/>
        </w:numPr>
        <w:pBdr/>
        <w:jc w:val="both"/>
        <w:rPr/>
      </w:pPr>
      <w:r w:rsidDel="00000000" w:rsidR="00000000" w:rsidRPr="00000000">
        <w:rPr>
          <w:rtl w:val="0"/>
        </w:rPr>
        <w:t xml:space="preserve">OST obligatoires avec choix</w:t>
      </w:r>
    </w:p>
    <w:tbl>
      <w:tblPr>
        <w:tblStyle w:val="Table10"/>
        <w:bidiVisual w:val="0"/>
        <w:tblW w:w="9180.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
        <w:gridCol w:w="4436"/>
        <w:gridCol w:w="1134"/>
        <w:gridCol w:w="2126"/>
        <w:gridCol w:w="992"/>
        <w:tblGridChange w:id="0">
          <w:tblGrid>
            <w:gridCol w:w="492"/>
            <w:gridCol w:w="4436"/>
            <w:gridCol w:w="1134"/>
            <w:gridCol w:w="2126"/>
            <w:gridCol w:w="992"/>
          </w:tblGrid>
        </w:tblGridChange>
      </w:tblGrid>
      <w:tr>
        <w:trPr>
          <w:trHeight w:val="460" w:hRule="atLeast"/>
        </w:trPr>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tl w:val="0"/>
              </w:rPr>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 </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ISO Code </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ISO Code Option</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Priorité</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Attribution d'actions gratuite avec droit</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BONU</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sz w:val="18"/>
                <w:szCs w:val="18"/>
                <w:rtl w:val="0"/>
              </w:rPr>
              <w:t xml:space="preserve">SECU/CASH/BUYA/SELLE</w:t>
            </w:r>
            <w:r w:rsidDel="00000000" w:rsidR="00000000" w:rsidRPr="00000000">
              <w:rPr>
                <w:rtl w:val="0"/>
              </w:rPr>
            </w:r>
          </w:p>
        </w:tc>
        <w:tc>
          <w:tcPr/>
          <w:p w:rsidR="00000000" w:rsidDel="00000000" w:rsidP="00000000" w:rsidRDefault="00000000" w:rsidRPr="00000000">
            <w:pPr>
              <w:pBdr/>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2</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Certification Non-US TEFRA D</w:t>
            </w:r>
            <w:ins w:author="student" w:id="1" w:date="2015-04-08T17:20:00Z">
              <w:r w:rsidDel="00000000" w:rsidR="00000000" w:rsidRPr="00000000">
                <w:rPr>
                  <w:rFonts w:ascii="Calibri" w:cs="Calibri" w:eastAsia="Calibri" w:hAnsi="Calibri"/>
                  <w:color w:val="000000"/>
                  <w:sz w:val="20"/>
                  <w:szCs w:val="20"/>
                  <w:rtl w:val="0"/>
                </w:rPr>
                <w:t xml:space="preserve"> </w:t>
              </w:r>
              <w:r w:rsidDel="00000000" w:rsidR="00000000" w:rsidRPr="00000000">
                <w:rPr>
                  <w:sz w:val="20"/>
                  <w:szCs w:val="20"/>
                  <w:rtl w:val="0"/>
                </w:rPr>
                <w:t xml:space="preserve">gap non retenu selon le document « Phase d’elaboration Gaps fonctionnels» du 24/03/2015.</w:t>
              </w:r>
            </w:ins>
            <w:r w:rsidDel="00000000" w:rsidR="00000000" w:rsidRPr="00000000">
              <w:rPr>
                <w:rtl w:val="0"/>
              </w:rPr>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CERT</w:t>
            </w:r>
          </w:p>
        </w:tc>
        <w:tc>
          <w:tcPr/>
          <w:p w:rsidR="00000000" w:rsidDel="00000000" w:rsidP="00000000" w:rsidRDefault="00000000" w:rsidRPr="00000000">
            <w:pPr>
              <w:pBdr/>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QINV/NOQU</w:t>
            </w:r>
          </w:p>
        </w:tc>
        <w:tc>
          <w:tcPr/>
          <w:p w:rsidR="00000000" w:rsidDel="00000000" w:rsidP="00000000" w:rsidRDefault="00000000" w:rsidRPr="00000000">
            <w:pPr>
              <w:pBdr/>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3</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Dividende optionnel avec distribution de droit</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DVOP</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SECU/CASH/BUYA/SLLE</w:t>
            </w:r>
          </w:p>
        </w:tc>
        <w:tc>
          <w:tcPr/>
          <w:p w:rsidR="00000000" w:rsidDel="00000000" w:rsidP="00000000" w:rsidRDefault="00000000" w:rsidRPr="00000000">
            <w:pPr>
              <w:pBdr/>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4</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Dividende optionnel</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DVOP</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CASH/SECU/CASE</w:t>
            </w:r>
          </w:p>
        </w:tc>
        <w:tc>
          <w:tcPr/>
          <w:p w:rsidR="00000000" w:rsidDel="00000000" w:rsidP="00000000" w:rsidRDefault="00000000" w:rsidRPr="00000000">
            <w:pPr>
              <w:pBdr/>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5</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Exercice de warrant</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EXWA</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CASH/NOAC</w:t>
            </w:r>
          </w:p>
        </w:tc>
        <w:tc>
          <w:tcPr/>
          <w:p w:rsidR="00000000" w:rsidDel="00000000" w:rsidP="00000000" w:rsidRDefault="00000000" w:rsidRPr="00000000">
            <w:pPr>
              <w:pBdr/>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4"/>
        <w:numPr>
          <w:ilvl w:val="3"/>
          <w:numId w:val="16"/>
        </w:numPr>
        <w:pBdr/>
        <w:jc w:val="both"/>
        <w:rPr/>
      </w:pPr>
      <w:r w:rsidDel="00000000" w:rsidR="00000000" w:rsidRPr="00000000">
        <w:rPr>
          <w:rtl w:val="0"/>
        </w:rPr>
        <w:t xml:space="preserve">OST Volontaires</w:t>
      </w:r>
    </w:p>
    <w:tbl>
      <w:tblPr>
        <w:tblStyle w:val="Table11"/>
        <w:bidiVisual w:val="0"/>
        <w:tblW w:w="9180.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
        <w:gridCol w:w="4460"/>
        <w:gridCol w:w="1134"/>
        <w:gridCol w:w="2126"/>
        <w:gridCol w:w="992"/>
        <w:tblGridChange w:id="0">
          <w:tblGrid>
            <w:gridCol w:w="468"/>
            <w:gridCol w:w="4460"/>
            <w:gridCol w:w="1134"/>
            <w:gridCol w:w="2126"/>
            <w:gridCol w:w="992"/>
          </w:tblGrid>
        </w:tblGridChange>
      </w:tblGrid>
      <w:tr>
        <w:trPr>
          <w:trHeight w:val="460" w:hRule="atLeast"/>
        </w:trPr>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tl w:val="0"/>
              </w:rPr>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 </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ISO Code </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ISO Code Option</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Priorité</w:t>
            </w:r>
          </w:p>
        </w:tc>
      </w:tr>
      <w:tr>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Offre public d'achat initié par l'émetteur</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BIDS</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CASH/NOAC</w:t>
            </w:r>
          </w:p>
        </w:tc>
        <w:tc>
          <w:tcPr/>
          <w:p w:rsidR="00000000" w:rsidDel="00000000" w:rsidP="00000000" w:rsidRDefault="00000000" w:rsidRPr="00000000">
            <w:pPr>
              <w:pBdr/>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w:t>
            </w:r>
          </w:p>
        </w:tc>
      </w:tr>
      <w:tr>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w:t>
            </w:r>
          </w:p>
        </w:tc>
        <w:tc>
          <w:tcPr/>
          <w:p w:rsidR="00000000" w:rsidDel="00000000" w:rsidP="00000000" w:rsidRDefault="00000000" w:rsidRPr="00000000">
            <w:pPr>
              <w:pBdr/>
              <w:contextualSpacing w:val="0"/>
              <w:rPr>
                <w:ins w:author="student" w:id="2" w:date="2015-04-08T17:22:00Z"/>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Echange</w:t>
            </w:r>
            <w:ins w:author="student" w:id="2" w:date="2015-04-08T17:22:00Z">
              <w:r w:rsidDel="00000000" w:rsidR="00000000" w:rsidRPr="00000000">
                <w:rPr>
                  <w:rFonts w:ascii="Calibri" w:cs="Calibri" w:eastAsia="Calibri" w:hAnsi="Calibri"/>
                  <w:color w:val="000000"/>
                  <w:sz w:val="20"/>
                  <w:szCs w:val="20"/>
                  <w:rtl w:val="0"/>
                </w:rPr>
                <w:t xml:space="preserve"> </w:t>
              </w:r>
            </w:ins>
          </w:p>
          <w:p w:rsidR="00000000" w:rsidDel="00000000" w:rsidP="00000000" w:rsidRDefault="00000000" w:rsidRPr="00000000">
            <w:pPr>
              <w:pBdr/>
              <w:contextualSpacing w:val="0"/>
              <w:rPr>
                <w:rFonts w:ascii="Calibri" w:cs="Calibri" w:eastAsia="Calibri" w:hAnsi="Calibri"/>
                <w:color w:val="000000"/>
                <w:sz w:val="20"/>
                <w:szCs w:val="20"/>
              </w:rPr>
            </w:pPr>
            <w:ins w:author="student" w:id="2" w:date="2015-04-08T17:22:00Z">
              <w:r w:rsidDel="00000000" w:rsidR="00000000" w:rsidRPr="00000000">
                <w:rPr>
                  <w:rFonts w:ascii="Calibri" w:cs="Calibri" w:eastAsia="Calibri" w:hAnsi="Calibri"/>
                  <w:color w:val="000000"/>
                  <w:sz w:val="20"/>
                  <w:szCs w:val="20"/>
                  <w:rtl w:val="0"/>
                </w:rPr>
                <w:t xml:space="preserve">Supporter 2 options avec le même code d’option (SECU et CASE ) n’est pas</w:t>
              </w:r>
              <w:r w:rsidDel="00000000" w:rsidR="00000000" w:rsidRPr="00000000">
                <w:rPr>
                  <w:sz w:val="20"/>
                  <w:szCs w:val="20"/>
                  <w:rtl w:val="0"/>
                </w:rPr>
                <w:t xml:space="preserve"> retenu selon le document « Phase d’elaboration Gaps fonctionnels» du 24/03/2015.</w:t>
              </w:r>
            </w:ins>
            <w:r w:rsidDel="00000000" w:rsidR="00000000" w:rsidRPr="00000000">
              <w:rPr>
                <w:rtl w:val="0"/>
              </w:rPr>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EXOF</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2SECU/CASH/2CASE/</w:t>
            </w:r>
          </w:p>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NOAC</w:t>
            </w:r>
          </w:p>
        </w:tc>
        <w:tc>
          <w:tcPr/>
          <w:p w:rsidR="00000000" w:rsidDel="00000000" w:rsidP="00000000" w:rsidRDefault="00000000" w:rsidRPr="00000000">
            <w:pPr>
              <w:pBdr/>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w:t>
            </w:r>
          </w:p>
        </w:tc>
      </w:tr>
      <w:tr>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Assemblée générale Annuelle</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MEET</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ABST/CONY/CONN/</w:t>
            </w:r>
          </w:p>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SPLI/NOAC</w:t>
            </w:r>
          </w:p>
        </w:tc>
        <w:tc>
          <w:tcPr/>
          <w:p w:rsidR="00000000" w:rsidDel="00000000" w:rsidP="00000000" w:rsidRDefault="00000000" w:rsidRPr="00000000">
            <w:pPr>
              <w:pBdr/>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w:t>
            </w:r>
          </w:p>
        </w:tc>
      </w:tr>
      <w:tr>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Assemblée générale ordinaire</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OMET</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ABST/CONY/CONN/</w:t>
            </w:r>
          </w:p>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SPLI/NOAC</w:t>
            </w:r>
          </w:p>
        </w:tc>
        <w:tc>
          <w:tcPr/>
          <w:p w:rsidR="00000000" w:rsidDel="00000000" w:rsidP="00000000" w:rsidRDefault="00000000" w:rsidRPr="00000000">
            <w:pPr>
              <w:pBdr/>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w:t>
            </w:r>
          </w:p>
        </w:tc>
      </w:tr>
      <w:tr>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Offre public d'achat initié par une tierce partie</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TEND</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CASH/NOAC</w:t>
            </w:r>
          </w:p>
        </w:tc>
        <w:tc>
          <w:tcPr/>
          <w:p w:rsidR="00000000" w:rsidDel="00000000" w:rsidP="00000000" w:rsidRDefault="00000000" w:rsidRPr="00000000">
            <w:pPr>
              <w:pBdr/>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w:t>
            </w:r>
          </w:p>
        </w:tc>
      </w:tr>
      <w:tr>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6</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Withholding Tax Relief Certification</w:t>
            </w:r>
            <w:ins w:author="student" w:id="3" w:date="2015-04-08T17:21:00Z">
              <w:r w:rsidDel="00000000" w:rsidR="00000000" w:rsidRPr="00000000">
                <w:rPr>
                  <w:rFonts w:ascii="Calibri" w:cs="Calibri" w:eastAsia="Calibri" w:hAnsi="Calibri"/>
                  <w:color w:val="000000"/>
                  <w:sz w:val="20"/>
                  <w:szCs w:val="20"/>
                  <w:rtl w:val="0"/>
                </w:rPr>
                <w:t xml:space="preserve"> </w:t>
              </w:r>
              <w:r w:rsidDel="00000000" w:rsidR="00000000" w:rsidRPr="00000000">
                <w:rPr>
                  <w:sz w:val="20"/>
                  <w:szCs w:val="20"/>
                  <w:rtl w:val="0"/>
                </w:rPr>
                <w:t xml:space="preserve">gap non retenu selon le document « Phase d’elaboration Gaps fonctionnels» du 24/03/2015.</w:t>
              </w:r>
            </w:ins>
            <w:r w:rsidDel="00000000" w:rsidR="00000000" w:rsidRPr="00000000">
              <w:rPr>
                <w:rtl w:val="0"/>
              </w:rPr>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WTRC</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Sans  option</w:t>
            </w:r>
          </w:p>
        </w:tc>
        <w:tc>
          <w:tcPr/>
          <w:p w:rsidR="00000000" w:rsidDel="00000000" w:rsidP="00000000" w:rsidRDefault="00000000" w:rsidRPr="00000000">
            <w:pPr>
              <w:pBdr/>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w:t>
            </w:r>
          </w:p>
        </w:tc>
      </w:tr>
      <w:tr>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Assemblée générale extraordinaire</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XMET</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ABST/CONY/CONN/</w:t>
            </w:r>
          </w:p>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SPLI/NOAC</w:t>
            </w:r>
          </w:p>
        </w:tc>
        <w:tc>
          <w:tcPr/>
          <w:p w:rsidR="00000000" w:rsidDel="00000000" w:rsidP="00000000" w:rsidRDefault="00000000" w:rsidRPr="00000000">
            <w:pPr>
              <w:pBdr/>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w:t>
            </w:r>
          </w:p>
        </w:tc>
      </w:tr>
    </w:tbl>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Priorité: </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1 : OST Must have </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2 : OST moyennement fréquente</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3 : OST Peu fréquente</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3as4poj" w:id="27"/>
      <w:bookmarkEnd w:id="27"/>
      <w:r w:rsidDel="00000000" w:rsidR="00000000" w:rsidRPr="00000000">
        <w:rPr>
          <w:rFonts w:ascii="Calibri" w:cs="Calibri" w:eastAsia="Calibri" w:hAnsi="Calibri"/>
          <w:b w:val="1"/>
          <w:sz w:val="24"/>
          <w:szCs w:val="24"/>
          <w:rtl w:val="0"/>
        </w:rPr>
        <w:t xml:space="preserve">Création et Mise à jour d’annonce</w:t>
      </w:r>
      <w:r w:rsidDel="00000000" w:rsidR="00000000" w:rsidRPr="00000000">
        <w:rPr>
          <w:rtl w:val="0"/>
        </w:rPr>
      </w:r>
    </w:p>
    <w:p w:rsidR="00000000" w:rsidDel="00000000" w:rsidP="00000000" w:rsidRDefault="00000000" w:rsidRPr="00000000">
      <w:pPr>
        <w:pBdr/>
        <w:contextualSpacing w:val="0"/>
        <w:rPr>
          <w:u w:val="single"/>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Une annonce peut être créée ou mise à jour dans MegaCor : </w:t>
      </w:r>
    </w:p>
    <w:p w:rsidR="00000000" w:rsidDel="00000000" w:rsidP="00000000" w:rsidRDefault="00000000" w:rsidRPr="00000000">
      <w:pPr>
        <w:numPr>
          <w:ilvl w:val="0"/>
          <w:numId w:val="10"/>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Automatiquement à la réception d’un MT564 (messages complaisants avec les pratiques du Marché)  pour le Marché   étranger les sources d’information sont : BPSS et EUROCLEAR.</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jc w:val="both"/>
        <w:rPr/>
      </w:pPr>
      <w:r w:rsidDel="00000000" w:rsidR="00000000" w:rsidRPr="00000000">
        <w:rPr>
          <w:rtl w:val="0"/>
        </w:rPr>
      </w:r>
    </w:p>
    <w:p w:rsidR="00000000" w:rsidDel="00000000" w:rsidP="00000000" w:rsidRDefault="00000000" w:rsidRPr="00000000">
      <w:pPr>
        <w:numPr>
          <w:ilvl w:val="0"/>
          <w:numId w:val="10"/>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Manuellement par l’utilisateur  à partir d’un écran dédié pour chaque type d’OST, Les habilitations des utilisateurs seront définies dans un document à part.  La description de l’écran Création d’annonce est spécifiée dans la section cas d’utilisation</w:t>
      </w:r>
      <w:r w:rsidDel="00000000" w:rsidR="00000000" w:rsidRPr="00000000">
        <w:rPr>
          <w:rFonts w:ascii="Calibri" w:cs="Calibri" w:eastAsia="Calibri" w:hAnsi="Calibri"/>
          <w:b w:val="0"/>
          <w:color w:val="0070c0"/>
          <w:sz w:val="22"/>
          <w:szCs w:val="22"/>
          <w:rtl w:val="0"/>
        </w:rPr>
        <w:t xml:space="preserve">.</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jc w:val="both"/>
        <w:rPr/>
      </w:pPr>
      <w:r w:rsidDel="00000000" w:rsidR="00000000" w:rsidRPr="00000000">
        <w:rPr>
          <w:rtl w:val="0"/>
        </w:rPr>
      </w:r>
    </w:p>
    <w:p w:rsidR="00000000" w:rsidDel="00000000" w:rsidP="00000000" w:rsidRDefault="00000000" w:rsidRPr="00000000">
      <w:pPr>
        <w:numPr>
          <w:ilvl w:val="0"/>
          <w:numId w:val="10"/>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Automatiquement à partir des échéanciers des titres de créances créés au niveau du référentiel Valeurs MegaCommon pour les  OST paiement des intérêts et rédemption. Les annonces devront être créées dans MegaCor à </w:t>
      </w:r>
      <w:r w:rsidDel="00000000" w:rsidR="00000000" w:rsidRPr="00000000">
        <w:rPr>
          <w:rFonts w:ascii="Calibri" w:cs="Calibri" w:eastAsia="Calibri" w:hAnsi="Calibri"/>
          <w:b w:val="0"/>
          <w:color w:val="000000"/>
          <w:sz w:val="22"/>
          <w:szCs w:val="22"/>
          <w:highlight w:val="lightGray"/>
          <w:rtl w:val="0"/>
        </w:rPr>
        <w:t xml:space="preserve">J-X.</w:t>
      </w:r>
      <w:r w:rsidDel="00000000" w:rsidR="00000000" w:rsidRPr="00000000">
        <w:rPr>
          <w:rFonts w:ascii="Calibri" w:cs="Calibri" w:eastAsia="Calibri" w:hAnsi="Calibri"/>
          <w:b w:val="0"/>
          <w:sz w:val="22"/>
          <w:szCs w:val="22"/>
          <w:rtl w:val="0"/>
        </w:rPr>
        <w:t xml:space="preserve">  La date de création de l’annonce est configurable et sera définie en  cross-check avec le marché local.</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tbl>
      <w:tblPr>
        <w:tblStyle w:val="Table12"/>
        <w:bidiVisual w:val="0"/>
        <w:tblW w:w="918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4"/>
        <w:gridCol w:w="2126"/>
        <w:gridCol w:w="2126"/>
        <w:gridCol w:w="2234"/>
        <w:tblGridChange w:id="0">
          <w:tblGrid>
            <w:gridCol w:w="2694"/>
            <w:gridCol w:w="2126"/>
            <w:gridCol w:w="2126"/>
            <w:gridCol w:w="2234"/>
          </w:tblGrid>
        </w:tblGridChange>
      </w:tblGrid>
      <w:tr>
        <w:trPr>
          <w:trHeight w:val="240" w:hRule="atLeast"/>
        </w:trPr>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Date de création automatique </w:t>
            </w:r>
          </w:p>
        </w:tc>
        <w:tc>
          <w:tcPr>
            <w:shd w:fill="a6a6a6"/>
          </w:tcPr>
          <w:p w:rsidR="00000000" w:rsidDel="00000000" w:rsidP="00000000" w:rsidRDefault="00000000" w:rsidRPr="00000000">
            <w:pPr>
              <w:pBdr/>
              <w:spacing w:after="0" w:before="0" w:line="276" w:lineRule="auto"/>
              <w:ind w:left="0" w:firstLine="0"/>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Record date à remplir dans l’OST</w:t>
            </w:r>
          </w:p>
        </w:tc>
        <w:tc>
          <w:tcPr>
            <w:shd w:fill="a6a6a6"/>
          </w:tcPr>
          <w:p w:rsidR="00000000" w:rsidDel="00000000" w:rsidP="00000000" w:rsidRDefault="00000000" w:rsidRPr="00000000">
            <w:pPr>
              <w:pBdr/>
              <w:spacing w:after="0" w:before="0" w:line="276" w:lineRule="auto"/>
              <w:ind w:left="0" w:firstLine="0"/>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date de paiement à remplir dans l’OST</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Paiement des Intérêts</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color w:val="000000"/>
                <w:sz w:val="20"/>
                <w:szCs w:val="20"/>
                <w:highlight w:val="lightGray"/>
                <w:rtl w:val="0"/>
              </w:rPr>
              <w:t xml:space="preserve">J- x</w:t>
            </w: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paiement de l’échéancier -1 </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paiement de l’échéancier</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Remboursement à la maturité</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color w:val="000000"/>
                <w:sz w:val="20"/>
                <w:szCs w:val="20"/>
                <w:highlight w:val="lightGray"/>
                <w:rtl w:val="0"/>
              </w:rPr>
              <w:t xml:space="preserve">J- x</w:t>
            </w: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paiement de l’échéancier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paiement de l’échéancier</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A chaque annonce sera associée une référence unique et un code d’opérations sur titres (selon les normes ISO 15022) de telle manière à ce qu’il soit possible d’effectuer des requêtes par type d’OST.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Toute mise à jour manuelle ou automatique fait l’objet d’un contrôle de l’existence d’une annonce similaire dans MegaCor grâce au processus de Data Cleansing : les mises à jour seront appariées si elles ont le même code d’annonce, le même type (MAND/CHOS/VOLU), le même code ISIN et la même  date de référence +/- 4 jours.  S’il y a une incohérence, une nouvelle annonce sera  créée.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4"/>
        <w:numPr>
          <w:ilvl w:val="3"/>
          <w:numId w:val="16"/>
        </w:numPr>
        <w:pBdr/>
        <w:jc w:val="both"/>
        <w:rPr/>
      </w:pPr>
      <w:r w:rsidDel="00000000" w:rsidR="00000000" w:rsidRPr="00000000">
        <w:rPr>
          <w:rtl w:val="0"/>
        </w:rPr>
        <w:t xml:space="preserve">Data Cleansing</w:t>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Le Data Cleansing est un service livré dans la version standard, il permet d’assurer l’unicité de l’opération sur titre lorsque le teneur de compte dispose de plusieurs sources d’information.</w:t>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C’est une configuration qui prend en considération des critères de comparaison entre Annonces (titre, code OST, dates…) et priorités des sources d’information permettant de créer la « Golden Record » l’annonce la plus pertinente.</w:t>
      </w:r>
    </w:p>
    <w:p w:rsidR="00000000" w:rsidDel="00000000" w:rsidP="00000000" w:rsidRDefault="00000000" w:rsidRPr="00000000">
      <w:pPr>
        <w:pBdr/>
        <w:contextualSpacing w:val="0"/>
        <w:rPr/>
      </w:pPr>
      <w:r w:rsidDel="00000000" w:rsidR="00000000" w:rsidRPr="00000000">
        <w:rPr>
          <w:rtl w:val="0"/>
        </w:rPr>
        <w:t xml:space="preserve">Le  data Cleansing  ne sera pas utilisé dans la version livrée à AWB, vu que : </w:t>
      </w:r>
    </w:p>
    <w:p w:rsidR="00000000" w:rsidDel="00000000" w:rsidP="00000000" w:rsidRDefault="00000000" w:rsidRPr="00000000">
      <w:pPr>
        <w:numPr>
          <w:ilvl w:val="0"/>
          <w:numId w:val="34"/>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AWB souhaite attribuer le même poids à toutes les sources d’information (EUROCLEAR, BPSS, Référentiel, saisie manuelle) et</w:t>
      </w:r>
      <w:r w:rsidDel="00000000" w:rsidR="00000000" w:rsidRPr="00000000">
        <w:rPr>
          <w:rtl w:val="0"/>
        </w:rPr>
      </w:r>
    </w:p>
    <w:p w:rsidR="00000000" w:rsidDel="00000000" w:rsidP="00000000" w:rsidRDefault="00000000" w:rsidRPr="00000000">
      <w:pPr>
        <w:numPr>
          <w:ilvl w:val="0"/>
          <w:numId w:val="34"/>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AWB souhaite valider toute modification des données de l’annonce quelque soit la source d’information et quelque soit la criticité de l’information.</w:t>
      </w:r>
      <w:r w:rsidDel="00000000" w:rsidR="00000000" w:rsidRPr="00000000">
        <w:rPr>
          <w:rtl w:val="0"/>
        </w:rPr>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Néanmoins, le traitement de Cleansing  et de groupement des préavis portant sur la même annonce sera livré, l’utilisateur est le seul décideur de l’acceptation ou du rejet du « Golden record » créé par le data Cleansing.</w:t>
      </w:r>
    </w:p>
    <w:p w:rsidR="00000000" w:rsidDel="00000000" w:rsidP="00000000" w:rsidRDefault="00000000" w:rsidRPr="00000000">
      <w:pPr>
        <w:pStyle w:val="Heading4"/>
        <w:numPr>
          <w:ilvl w:val="3"/>
          <w:numId w:val="16"/>
        </w:numPr>
        <w:pBdr/>
        <w:jc w:val="both"/>
        <w:rPr/>
      </w:pPr>
      <w:r w:rsidDel="00000000" w:rsidR="00000000" w:rsidRPr="00000000">
        <w:rPr>
          <w:rtl w:val="0"/>
        </w:rPr>
        <w:t xml:space="preserve">Validation des mises à jour.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Toute  annonce nécessitant une validation de l’utilisateur doit apparaitre dans le tableau de bord.</w:t>
      </w:r>
    </w:p>
    <w:p w:rsidR="00000000" w:rsidDel="00000000" w:rsidP="00000000" w:rsidRDefault="00000000" w:rsidRPr="00000000">
      <w:pPr>
        <w:pBdr/>
        <w:contextualSpacing w:val="0"/>
        <w:jc w:val="both"/>
        <w:rPr/>
      </w:pPr>
      <w:r w:rsidDel="00000000" w:rsidR="00000000" w:rsidRPr="00000000">
        <w:rPr>
          <w:rtl w:val="0"/>
        </w:rPr>
        <w:t xml:space="preserve">L’écran de validation des modifications offre la possibilité : </w:t>
      </w:r>
    </w:p>
    <w:p w:rsidR="00000000" w:rsidDel="00000000" w:rsidP="00000000" w:rsidRDefault="00000000" w:rsidRPr="00000000">
      <w:pPr>
        <w:numPr>
          <w:ilvl w:val="0"/>
          <w:numId w:val="34"/>
        </w:numPr>
        <w:pBdr/>
        <w:spacing w:after="20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De comparer  les données modifiées</w:t>
      </w:r>
      <w:r w:rsidDel="00000000" w:rsidR="00000000" w:rsidRPr="00000000">
        <w:rPr>
          <w:rtl w:val="0"/>
        </w:rPr>
      </w:r>
    </w:p>
    <w:p w:rsidR="00000000" w:rsidDel="00000000" w:rsidP="00000000" w:rsidRDefault="00000000" w:rsidRPr="00000000">
      <w:pPr>
        <w:numPr>
          <w:ilvl w:val="0"/>
          <w:numId w:val="34"/>
        </w:numPr>
        <w:pBdr/>
        <w:spacing w:after="20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D’accepter toutes les modifications : toutes les données de l’annonce vont être mises à jour par les nouvelles données.</w:t>
      </w:r>
      <w:r w:rsidDel="00000000" w:rsidR="00000000" w:rsidRPr="00000000">
        <w:rPr>
          <w:rtl w:val="0"/>
        </w:rPr>
      </w:r>
    </w:p>
    <w:p w:rsidR="00000000" w:rsidDel="00000000" w:rsidP="00000000" w:rsidRDefault="00000000" w:rsidRPr="00000000">
      <w:pPr>
        <w:numPr>
          <w:ilvl w:val="0"/>
          <w:numId w:val="34"/>
        </w:numPr>
        <w:pBdr/>
        <w:spacing w:after="20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De rejeter toutes les modifications : les données de l’annonce déjà créée restent inchangées.</w:t>
      </w:r>
      <w:r w:rsidDel="00000000" w:rsidR="00000000" w:rsidRPr="00000000">
        <w:rPr>
          <w:rtl w:val="0"/>
        </w:rPr>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Il n’est pas possible d’accepter ou de rejeter partiellement des modifications.</w:t>
      </w:r>
    </w:p>
    <w:p w:rsidR="00000000" w:rsidDel="00000000" w:rsidP="00000000" w:rsidRDefault="00000000" w:rsidRPr="00000000">
      <w:pPr>
        <w:pStyle w:val="Heading4"/>
        <w:numPr>
          <w:ilvl w:val="3"/>
          <w:numId w:val="16"/>
        </w:numPr>
        <w:pBdr/>
        <w:jc w:val="both"/>
        <w:rPr/>
      </w:pPr>
      <w:r w:rsidDel="00000000" w:rsidR="00000000" w:rsidRPr="00000000">
        <w:rPr>
          <w:rtl w:val="0"/>
        </w:rPr>
        <w:t xml:space="preserve">Conservation des données et des documents</w:t>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Les données par dépositaire ainsi que les messages SWIFT reçus devront être conservés et  consultables à l’écran dans MegaCor.</w:t>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Il  doit être possible d’attacher des documents (PDF, Excel...)  à une annonce donnée.</w:t>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Les informations reçues par le même dépositaire doivent être conservées par «compte Nostro» et consultable au niveau de l’annonce dans MegaCor.</w:t>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b w:val="1"/>
          <w:rtl w:val="0"/>
        </w:rPr>
        <w:t xml:space="preserve">Exemple</w:t>
      </w:r>
      <w:r w:rsidDel="00000000" w:rsidR="00000000" w:rsidRPr="00000000">
        <w:rPr>
          <w:rtl w:val="0"/>
        </w:rPr>
        <w:t xml:space="preserve"> : Réception de différents taux de taxe par compte Nostro dans les MT 564  d’EUROCLEAR.</w:t>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Le système doit sauvegarder cette information pour permettre à l’utilisateur de vérifier le taux de la taxe appliqué pour le groupe de clients sous ce compte Nostro. MegaCor ne va pas utiliser les taux de la taxe reçus par le dépositaire pour le calcul de la retenue au niveau des exécutions ou des paiements. Pour le Marché   étranger les paiements vont être reçus en Net, la retenue à la source est faite au niveau du dépositaire. Le système va allouer le paiement net pour chaque compte Nostro séparément.</w:t>
      </w:r>
    </w:p>
    <w:p w:rsidR="00000000" w:rsidDel="00000000" w:rsidP="00000000" w:rsidRDefault="00000000" w:rsidRPr="00000000">
      <w:pPr>
        <w:pStyle w:val="Heading4"/>
        <w:numPr>
          <w:ilvl w:val="3"/>
          <w:numId w:val="16"/>
        </w:numPr>
        <w:pBdr/>
        <w:jc w:val="both"/>
        <w:rPr/>
      </w:pPr>
      <w:r w:rsidDel="00000000" w:rsidR="00000000" w:rsidRPr="00000000">
        <w:rPr>
          <w:rtl w:val="0"/>
        </w:rPr>
        <w:t xml:space="preserve">Identification de l’instrument à la réception du MT564</w:t>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Cas particulier de la valeur IAM Maroc Telecom:</w:t>
      </w:r>
    </w:p>
    <w:p w:rsidR="00000000" w:rsidDel="00000000" w:rsidP="00000000" w:rsidRDefault="00000000" w:rsidRPr="00000000">
      <w:pPr>
        <w:numPr>
          <w:ilvl w:val="0"/>
          <w:numId w:val="37"/>
        </w:numPr>
        <w:pBdr/>
        <w:spacing w:after="200" w:before="0" w:line="276" w:lineRule="auto"/>
        <w:ind w:left="1080" w:hanging="360"/>
        <w:contextualSpacing w:val="1"/>
        <w:rPr/>
      </w:pPr>
      <w:r w:rsidDel="00000000" w:rsidR="00000000" w:rsidRPr="00000000">
        <w:rPr>
          <w:rFonts w:ascii="Calibri" w:cs="Calibri" w:eastAsia="Calibri" w:hAnsi="Calibri"/>
          <w:b w:val="0"/>
          <w:sz w:val="22"/>
          <w:szCs w:val="22"/>
          <w:rtl w:val="0"/>
        </w:rPr>
        <w:t xml:space="preserve">Déposé chez Maroclear  et coté en MAD </w:t>
      </w:r>
      <w:r w:rsidDel="00000000" w:rsidR="00000000" w:rsidRPr="00000000">
        <w:rPr>
          <w:rtl w:val="0"/>
        </w:rPr>
      </w:r>
    </w:p>
    <w:p w:rsidR="00000000" w:rsidDel="00000000" w:rsidP="00000000" w:rsidRDefault="00000000" w:rsidRPr="00000000">
      <w:pPr>
        <w:numPr>
          <w:ilvl w:val="0"/>
          <w:numId w:val="37"/>
        </w:numPr>
        <w:pBdr/>
        <w:spacing w:after="200" w:before="0" w:line="276" w:lineRule="auto"/>
        <w:ind w:left="1080" w:hanging="360"/>
        <w:contextualSpacing w:val="1"/>
        <w:rPr/>
      </w:pPr>
      <w:r w:rsidDel="00000000" w:rsidR="00000000" w:rsidRPr="00000000">
        <w:rPr>
          <w:rFonts w:ascii="Calibri" w:cs="Calibri" w:eastAsia="Calibri" w:hAnsi="Calibri"/>
          <w:b w:val="0"/>
          <w:sz w:val="22"/>
          <w:szCs w:val="22"/>
          <w:rtl w:val="0"/>
        </w:rPr>
        <w:t xml:space="preserve">Déposé chez Euroclear France et coté en EUR </w:t>
      </w:r>
      <w:r w:rsidDel="00000000" w:rsidR="00000000" w:rsidRPr="00000000">
        <w:rPr>
          <w:rtl w:val="0"/>
        </w:rPr>
      </w:r>
    </w:p>
    <w:p w:rsidR="00000000" w:rsidDel="00000000" w:rsidP="00000000" w:rsidRDefault="00000000" w:rsidRPr="00000000">
      <w:pPr>
        <w:pBdr/>
        <w:spacing w:after="200" w:lineRule="auto"/>
        <w:contextualSpacing w:val="0"/>
        <w:rPr/>
      </w:pPr>
      <w:r w:rsidDel="00000000" w:rsidR="00000000" w:rsidRPr="00000000">
        <w:rPr>
          <w:rtl w:val="0"/>
        </w:rPr>
        <w:t xml:space="preserve">Au niveau du Référentiel MegaCommon deux  instruments avec le même ISIN vont être créés avec des « place of safekeeping » différentes : EUROCLEAR et MAROCLEAR</w:t>
      </w:r>
    </w:p>
    <w:p w:rsidR="00000000" w:rsidDel="00000000" w:rsidP="00000000" w:rsidRDefault="00000000" w:rsidRPr="00000000">
      <w:pPr>
        <w:pBdr/>
        <w:spacing w:after="200" w:lineRule="auto"/>
        <w:contextualSpacing w:val="0"/>
        <w:rPr/>
      </w:pPr>
      <w:r w:rsidDel="00000000" w:rsidR="00000000" w:rsidRPr="00000000">
        <w:rPr>
          <w:rtl w:val="0"/>
        </w:rPr>
        <w:t xml:space="preserve">Au niveau de MegaCor, une annonce doit  être créée pour chaque instrument séparément. A la réception d’un MT564, le système utilisera pour identifier l’instrument en question : </w:t>
      </w:r>
    </w:p>
    <w:p w:rsidR="00000000" w:rsidDel="00000000" w:rsidP="00000000" w:rsidRDefault="00000000" w:rsidRPr="00000000">
      <w:pPr>
        <w:numPr>
          <w:ilvl w:val="0"/>
          <w:numId w:val="38"/>
        </w:numPr>
        <w:pBdr/>
        <w:spacing w:after="20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ISIN</w:t>
      </w:r>
      <w:r w:rsidDel="00000000" w:rsidR="00000000" w:rsidRPr="00000000">
        <w:rPr>
          <w:rtl w:val="0"/>
        </w:rPr>
      </w:r>
    </w:p>
    <w:p w:rsidR="00000000" w:rsidDel="00000000" w:rsidP="00000000" w:rsidRDefault="00000000" w:rsidRPr="00000000">
      <w:pPr>
        <w:numPr>
          <w:ilvl w:val="0"/>
          <w:numId w:val="38"/>
        </w:numPr>
        <w:pBdr/>
        <w:spacing w:after="20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Expéditeur du Message = place of Safekeeping de l’instrument.</w:t>
      </w:r>
      <w:r w:rsidDel="00000000" w:rsidR="00000000" w:rsidRPr="00000000">
        <w:rPr>
          <w:rtl w:val="0"/>
        </w:rPr>
      </w:r>
    </w:p>
    <w:p w:rsidR="00000000" w:rsidDel="00000000" w:rsidP="00000000" w:rsidRDefault="00000000" w:rsidRPr="00000000">
      <w:pPr>
        <w:pBdr/>
        <w:spacing w:after="200" w:before="0" w:line="276" w:lineRule="auto"/>
        <w:ind w:left="720" w:firstLine="0"/>
        <w:contextualSpacing w:val="0"/>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pxezwc" w:id="28"/>
      <w:bookmarkEnd w:id="28"/>
      <w:r w:rsidDel="00000000" w:rsidR="00000000" w:rsidRPr="00000000">
        <w:rPr>
          <w:rFonts w:ascii="Calibri" w:cs="Calibri" w:eastAsia="Calibri" w:hAnsi="Calibri"/>
          <w:b w:val="1"/>
          <w:sz w:val="24"/>
          <w:szCs w:val="24"/>
          <w:rtl w:val="0"/>
        </w:rPr>
        <w:t xml:space="preserve">Champs nécessaires par type d’annonce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caractéristiques communes à toutes les OST sont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u w:val="single"/>
        </w:rPr>
      </w:pPr>
      <w:r w:rsidDel="00000000" w:rsidR="00000000" w:rsidRPr="00000000">
        <w:rPr>
          <w:u w:val="single"/>
          <w:rtl w:val="0"/>
        </w:rPr>
        <w:t xml:space="preserve">Information générales :</w:t>
      </w:r>
    </w:p>
    <w:p w:rsidR="00000000" w:rsidDel="00000000" w:rsidP="00000000" w:rsidRDefault="00000000" w:rsidRPr="00000000">
      <w:pPr>
        <w:numPr>
          <w:ilvl w:val="0"/>
          <w:numId w:val="51"/>
        </w:numPr>
        <w:pBdr/>
        <w:spacing w:after="0" w:before="0" w:line="240"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code ISIN concerné par l’annonce</w:t>
      </w:r>
    </w:p>
    <w:p w:rsidR="00000000" w:rsidDel="00000000" w:rsidP="00000000" w:rsidRDefault="00000000" w:rsidRPr="00000000">
      <w:pPr>
        <w:numPr>
          <w:ilvl w:val="0"/>
          <w:numId w:val="51"/>
        </w:numPr>
        <w:pBdr/>
        <w:spacing w:after="0" w:before="0" w:line="240"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référence unique</w:t>
      </w:r>
    </w:p>
    <w:p w:rsidR="00000000" w:rsidDel="00000000" w:rsidP="00000000" w:rsidRDefault="00000000" w:rsidRPr="00000000">
      <w:pPr>
        <w:numPr>
          <w:ilvl w:val="0"/>
          <w:numId w:val="51"/>
        </w:numPr>
        <w:pBdr/>
        <w:spacing w:after="0" w:before="0" w:line="240"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code OST  (ex. : DVCA / DVOP) et le label </w:t>
      </w:r>
    </w:p>
    <w:p w:rsidR="00000000" w:rsidDel="00000000" w:rsidP="00000000" w:rsidRDefault="00000000" w:rsidRPr="00000000">
      <w:pPr>
        <w:numPr>
          <w:ilvl w:val="0"/>
          <w:numId w:val="51"/>
        </w:numPr>
        <w:pBdr/>
        <w:spacing w:after="0" w:before="0" w:line="240"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Type  OST (ex. : MAND / CHOS) et le label</w:t>
      </w:r>
    </w:p>
    <w:p w:rsidR="00000000" w:rsidDel="00000000" w:rsidP="00000000" w:rsidRDefault="00000000" w:rsidRPr="00000000">
      <w:pPr>
        <w:pBdr/>
        <w:spacing w:after="0" w:before="0" w:line="240" w:lineRule="auto"/>
        <w:ind w:left="720" w:firstLine="0"/>
        <w:contextualSpacing w:val="0"/>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line="240" w:lineRule="auto"/>
        <w:contextualSpacing w:val="0"/>
        <w:jc w:val="both"/>
        <w:rPr>
          <w:u w:val="single"/>
        </w:rPr>
      </w:pPr>
      <w:r w:rsidDel="00000000" w:rsidR="00000000" w:rsidRPr="00000000">
        <w:rPr>
          <w:u w:val="single"/>
          <w:rtl w:val="0"/>
        </w:rPr>
        <w:t xml:space="preserve">Sous les options : </w:t>
      </w:r>
    </w:p>
    <w:p w:rsidR="00000000" w:rsidDel="00000000" w:rsidP="00000000" w:rsidRDefault="00000000" w:rsidRPr="00000000">
      <w:pPr>
        <w:numPr>
          <w:ilvl w:val="0"/>
          <w:numId w:val="43"/>
        </w:numPr>
        <w:pBdr/>
        <w:spacing w:after="0" w:before="0" w:line="240"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Code Option (ex. CASH / SECU) et le label</w:t>
      </w:r>
    </w:p>
    <w:p w:rsidR="00000000" w:rsidDel="00000000" w:rsidP="00000000" w:rsidRDefault="00000000" w:rsidRPr="00000000">
      <w:pPr>
        <w:numPr>
          <w:ilvl w:val="0"/>
          <w:numId w:val="43"/>
        </w:numPr>
        <w:pBdr/>
        <w:spacing w:after="0" w:before="0" w:line="240"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Numéro d’option</w:t>
      </w:r>
    </w:p>
    <w:p w:rsidR="00000000" w:rsidDel="00000000" w:rsidP="00000000" w:rsidRDefault="00000000" w:rsidRPr="00000000">
      <w:pPr>
        <w:numPr>
          <w:ilvl w:val="0"/>
          <w:numId w:val="43"/>
        </w:numPr>
        <w:pBdr/>
        <w:spacing w:after="0" w:before="0" w:line="240"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Date et heure d’ouverture d’opération </w:t>
      </w:r>
    </w:p>
    <w:p w:rsidR="00000000" w:rsidDel="00000000" w:rsidP="00000000" w:rsidRDefault="00000000" w:rsidRPr="00000000">
      <w:pPr>
        <w:numPr>
          <w:ilvl w:val="0"/>
          <w:numId w:val="43"/>
        </w:numPr>
        <w:pBdr/>
        <w:spacing w:after="0" w:before="0" w:line="240"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Date et heure de clôture d’opération </w:t>
      </w:r>
    </w:p>
    <w:p w:rsidR="00000000" w:rsidDel="00000000" w:rsidP="00000000" w:rsidRDefault="00000000" w:rsidRPr="00000000">
      <w:pPr>
        <w:numPr>
          <w:ilvl w:val="0"/>
          <w:numId w:val="42"/>
        </w:numPr>
        <w:pBdr/>
        <w:spacing w:after="0" w:before="0" w:line="240"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Date et heure limite Marché  </w:t>
      </w:r>
    </w:p>
    <w:p w:rsidR="00000000" w:rsidDel="00000000" w:rsidP="00000000" w:rsidRDefault="00000000" w:rsidRPr="00000000">
      <w:pPr>
        <w:numPr>
          <w:ilvl w:val="0"/>
          <w:numId w:val="42"/>
        </w:numPr>
        <w:pBdr/>
        <w:spacing w:after="0" w:before="0" w:line="240"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Date et heure limite client (dépositaire)</w:t>
      </w:r>
    </w:p>
    <w:p w:rsidR="00000000" w:rsidDel="00000000" w:rsidP="00000000" w:rsidRDefault="00000000" w:rsidRPr="00000000">
      <w:pPr>
        <w:pBdr/>
        <w:spacing w:after="0" w:before="0" w:line="240" w:lineRule="auto"/>
        <w:ind w:left="720" w:firstLine="0"/>
        <w:contextualSpacing w:val="0"/>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line="240" w:lineRule="auto"/>
        <w:contextualSpacing w:val="0"/>
        <w:jc w:val="both"/>
        <w:rPr>
          <w:u w:val="single"/>
        </w:rPr>
      </w:pPr>
      <w:r w:rsidDel="00000000" w:rsidR="00000000" w:rsidRPr="00000000">
        <w:rPr>
          <w:u w:val="single"/>
          <w:rtl w:val="0"/>
        </w:rPr>
        <w:t xml:space="preserve">Sous les mouvements titres: </w:t>
      </w:r>
    </w:p>
    <w:p w:rsidR="00000000" w:rsidDel="00000000" w:rsidP="00000000" w:rsidRDefault="00000000" w:rsidRPr="00000000">
      <w:pPr>
        <w:numPr>
          <w:ilvl w:val="0"/>
          <w:numId w:val="52"/>
        </w:numPr>
        <w:pBdr/>
        <w:spacing w:after="0" w:before="0" w:line="240"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Code ISIN à créditer ou à débiter </w:t>
      </w:r>
    </w:p>
    <w:p w:rsidR="00000000" w:rsidDel="00000000" w:rsidP="00000000" w:rsidRDefault="00000000" w:rsidRPr="00000000">
      <w:pPr>
        <w:pBdr/>
        <w:spacing w:after="0" w:before="0" w:line="240" w:lineRule="auto"/>
        <w:ind w:left="720" w:firstLine="0"/>
        <w:contextualSpacing w:val="0"/>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line="240" w:lineRule="auto"/>
        <w:contextualSpacing w:val="0"/>
        <w:jc w:val="both"/>
        <w:rPr>
          <w:u w:val="single"/>
        </w:rPr>
      </w:pPr>
      <w:r w:rsidDel="00000000" w:rsidR="00000000" w:rsidRPr="00000000">
        <w:rPr>
          <w:u w:val="single"/>
          <w:rtl w:val="0"/>
        </w:rPr>
        <w:t xml:space="preserve">Sous les mouvements espèces</w:t>
      </w:r>
    </w:p>
    <w:p w:rsidR="00000000" w:rsidDel="00000000" w:rsidP="00000000" w:rsidRDefault="00000000" w:rsidRPr="00000000">
      <w:pPr>
        <w:numPr>
          <w:ilvl w:val="0"/>
          <w:numId w:val="52"/>
        </w:numPr>
        <w:pBdr/>
        <w:spacing w:after="0" w:before="0" w:line="240"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Devise</w:t>
      </w:r>
    </w:p>
    <w:p w:rsidR="00000000" w:rsidDel="00000000" w:rsidP="00000000" w:rsidRDefault="00000000" w:rsidRPr="00000000">
      <w:pPr>
        <w:numPr>
          <w:ilvl w:val="0"/>
          <w:numId w:val="52"/>
        </w:numPr>
        <w:pBdr/>
        <w:spacing w:after="0" w:before="0" w:line="240"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Prix</w:t>
      </w:r>
    </w:p>
    <w:p w:rsidR="00000000" w:rsidDel="00000000" w:rsidP="00000000" w:rsidRDefault="00000000" w:rsidRPr="00000000">
      <w:pPr>
        <w:numPr>
          <w:ilvl w:val="0"/>
          <w:numId w:val="52"/>
        </w:numPr>
        <w:pBdr/>
        <w:spacing w:after="0" w:before="0" w:line="240"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Type de cotation : montant / pourcentage</w:t>
      </w:r>
    </w:p>
    <w:p w:rsidR="00000000" w:rsidDel="00000000" w:rsidP="00000000" w:rsidRDefault="00000000" w:rsidRPr="00000000">
      <w:pPr>
        <w:pBdr/>
        <w:contextualSpacing w:val="0"/>
        <w:rPr>
          <w:u w:val="single"/>
        </w:rPr>
      </w:pPr>
      <w:r w:rsidDel="00000000" w:rsidR="00000000" w:rsidRPr="00000000">
        <w:rPr>
          <w:u w:val="single"/>
          <w:rtl w:val="0"/>
        </w:rPr>
        <w:t xml:space="preserve">Les commentaires sont disponibles sous information générales et sous chaque option.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Ci-dessous les champs nécessaires par type d’ost, par option et par mouvement.</w:t>
      </w:r>
    </w:p>
    <w:tbl>
      <w:tblPr>
        <w:tblStyle w:val="Table13"/>
        <w:bidiVisual w:val="0"/>
        <w:tblW w:w="946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9"/>
        <w:gridCol w:w="823"/>
        <w:gridCol w:w="1985"/>
        <w:gridCol w:w="1417"/>
        <w:gridCol w:w="1701"/>
        <w:gridCol w:w="1559"/>
        <w:gridCol w:w="1559"/>
        <w:tblGridChange w:id="0">
          <w:tblGrid>
            <w:gridCol w:w="419"/>
            <w:gridCol w:w="823"/>
            <w:gridCol w:w="1985"/>
            <w:gridCol w:w="1417"/>
            <w:gridCol w:w="1701"/>
            <w:gridCol w:w="1559"/>
            <w:gridCol w:w="1559"/>
          </w:tblGrid>
        </w:tblGridChange>
      </w:tblGrid>
      <w:tr>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tl w:val="0"/>
              </w:rPr>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ISO Code </w:t>
            </w:r>
          </w:p>
        </w:tc>
        <w:tc>
          <w:tcPr>
            <w:shd w:fill="a6a6a6"/>
          </w:tcPr>
          <w:p w:rsidR="00000000" w:rsidDel="00000000" w:rsidP="00000000" w:rsidRDefault="00000000" w:rsidRPr="00000000">
            <w:pPr>
              <w:numPr>
                <w:ilvl w:val="0"/>
                <w:numId w:val="44"/>
              </w:numPr>
              <w:pBdr/>
              <w:tabs>
                <w:tab w:val="left" w:pos="34"/>
              </w:tabs>
              <w:spacing w:after="0" w:before="120" w:line="276" w:lineRule="auto"/>
              <w:ind w:left="34" w:hanging="142"/>
              <w:jc w:val="center"/>
              <w:rPr>
                <w:b w:val="1"/>
                <w:sz w:val="18"/>
                <w:szCs w:val="18"/>
              </w:rPr>
            </w:pPr>
            <w:r w:rsidDel="00000000" w:rsidR="00000000" w:rsidRPr="00000000">
              <w:rPr>
                <w:rFonts w:ascii="Calibri" w:cs="Calibri" w:eastAsia="Calibri" w:hAnsi="Calibri"/>
                <w:b w:val="1"/>
                <w:sz w:val="18"/>
                <w:szCs w:val="18"/>
                <w:rtl w:val="0"/>
              </w:rPr>
              <w:t xml:space="preserve">Champs au niveau d’annonce</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ISO Code option</w:t>
            </w:r>
          </w:p>
        </w:tc>
        <w:tc>
          <w:tcPr>
            <w:tcBorders>
              <w:bottom w:color="000000" w:space="0" w:sz="4" w:val="single"/>
            </w:tcBorders>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Champs au niveau de l’option</w:t>
            </w:r>
          </w:p>
        </w:tc>
        <w:tc>
          <w:tcPr>
            <w:tcBorders>
              <w:bottom w:color="000000" w:space="0" w:sz="4" w:val="single"/>
            </w:tcBorders>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Type de mouvements</w:t>
            </w:r>
          </w:p>
        </w:tc>
        <w:tc>
          <w:tcPr>
            <w:tcBorders>
              <w:bottom w:color="000000" w:space="0" w:sz="4" w:val="single"/>
            </w:tcBorders>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Champs au niveau des mouvements</w:t>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1</w:t>
            </w:r>
          </w:p>
        </w:tc>
        <w:tc>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ACTV</w:t>
            </w:r>
          </w:p>
        </w:tc>
        <w:tc>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effective</w:t>
            </w:r>
          </w:p>
        </w:tc>
        <w:tc>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sans option</w:t>
            </w:r>
          </w:p>
        </w:tc>
        <w:tc>
          <w:tcPr>
            <w:tcBorders>
              <w:bottom w:color="000000" w:space="0" w:sz="4" w:val="single"/>
            </w:tcBorders>
          </w:tcPr>
          <w:p w:rsidR="00000000" w:rsidDel="00000000" w:rsidP="00000000" w:rsidRDefault="00000000" w:rsidRPr="00000000">
            <w:pPr>
              <w:pBdr/>
              <w:contextualSpacing w:val="0"/>
              <w:rPr>
                <w:color w:val="000000"/>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pPr>
              <w:pBdr/>
              <w:contextualSpacing w:val="0"/>
              <w:rPr>
                <w:b w:val="1"/>
                <w:color w:val="000000"/>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pPr>
              <w:pBdr/>
              <w:contextualSpacing w:val="0"/>
              <w:rPr>
                <w:color w:val="000000"/>
                <w:sz w:val="18"/>
                <w:szCs w:val="18"/>
              </w:rPr>
            </w:pPr>
            <w:r w:rsidDel="00000000" w:rsidR="00000000" w:rsidRPr="00000000">
              <w:rPr>
                <w:rtl w:val="0"/>
              </w:rPr>
            </w:r>
          </w:p>
        </w:tc>
      </w:tr>
      <w:tr>
        <w:tc>
          <w:tcPr>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2</w:t>
            </w:r>
          </w:p>
        </w:tc>
        <w:tc>
          <w:tcPr>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CHAN</w:t>
            </w:r>
          </w:p>
        </w:tc>
        <w:tc>
          <w:tcPr>
            <w:shd w:fill="dbe5f1"/>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effective</w:t>
            </w:r>
          </w:p>
        </w:tc>
        <w:tc>
          <w:tcPr>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sans option</w:t>
            </w:r>
          </w:p>
        </w:tc>
        <w:tc>
          <w:tcPr>
            <w:shd w:fill="dbe5f1"/>
          </w:tcPr>
          <w:p w:rsidR="00000000" w:rsidDel="00000000" w:rsidP="00000000" w:rsidRDefault="00000000" w:rsidRPr="00000000">
            <w:pPr>
              <w:pBdr/>
              <w:contextualSpacing w:val="0"/>
              <w:rPr>
                <w:color w:val="000000"/>
                <w:sz w:val="18"/>
                <w:szCs w:val="18"/>
              </w:rPr>
            </w:pPr>
            <w:r w:rsidDel="00000000" w:rsidR="00000000" w:rsidRPr="00000000">
              <w:rPr>
                <w:rtl w:val="0"/>
              </w:rPr>
            </w:r>
          </w:p>
        </w:tc>
        <w:tc>
          <w:tcPr>
            <w:shd w:fill="dbe5f1"/>
          </w:tcPr>
          <w:p w:rsidR="00000000" w:rsidDel="00000000" w:rsidP="00000000" w:rsidRDefault="00000000" w:rsidRPr="00000000">
            <w:pPr>
              <w:pBdr/>
              <w:contextualSpacing w:val="0"/>
              <w:rPr>
                <w:b w:val="1"/>
                <w:color w:val="000000"/>
                <w:sz w:val="18"/>
                <w:szCs w:val="18"/>
              </w:rPr>
            </w:pPr>
            <w:r w:rsidDel="00000000" w:rsidR="00000000" w:rsidRPr="00000000">
              <w:rPr>
                <w:rtl w:val="0"/>
              </w:rPr>
            </w:r>
          </w:p>
        </w:tc>
        <w:tc>
          <w:tcPr>
            <w:shd w:fill="dbe5f1"/>
          </w:tcPr>
          <w:p w:rsidR="00000000" w:rsidDel="00000000" w:rsidP="00000000" w:rsidRDefault="00000000" w:rsidRPr="00000000">
            <w:pPr>
              <w:pBdr/>
              <w:contextualSpacing w:val="0"/>
              <w:rPr>
                <w:color w:val="000000"/>
                <w:sz w:val="18"/>
                <w:szCs w:val="18"/>
              </w:rPr>
            </w:pPr>
            <w:r w:rsidDel="00000000" w:rsidR="00000000" w:rsidRPr="00000000">
              <w:rPr>
                <w:rtl w:val="0"/>
              </w:rPr>
            </w:r>
          </w:p>
        </w:tc>
      </w:tr>
      <w:tr>
        <w:trPr>
          <w:trHeight w:val="120" w:hRule="atLeast"/>
        </w:trPr>
        <w:tc>
          <w:tcPr>
            <w:vMerge w:val="restart"/>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3</w:t>
            </w:r>
          </w:p>
        </w:tc>
        <w:tc>
          <w:tcPr>
            <w:vMerge w:val="restart"/>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CHAN</w:t>
            </w:r>
          </w:p>
        </w:tc>
        <w:tc>
          <w:tcPr>
            <w:vMerge w:val="restart"/>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d’enregistrement</w:t>
            </w:r>
          </w:p>
        </w:tc>
        <w:tc>
          <w:tcPr>
            <w:vMerge w:val="restart"/>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SECU</w:t>
            </w:r>
          </w:p>
        </w:tc>
        <w:tc>
          <w:tcPr>
            <w:vMerge w:val="restart"/>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Code option</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Numéro option</w:t>
            </w:r>
          </w:p>
        </w:tc>
        <w:tc>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titre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Parité </w:t>
            </w:r>
            <w:r w:rsidDel="00000000" w:rsidR="00000000" w:rsidRPr="00000000">
              <w:rPr>
                <w:rtl w:val="0"/>
              </w:rPr>
            </w:r>
          </w:p>
        </w:tc>
      </w:tr>
      <w:tr>
        <w:trPr>
          <w:trHeight w:val="120" w:hRule="atLeast"/>
        </w:trPr>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color w:val="000000"/>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color w:val="000000"/>
                <w:sz w:val="18"/>
                <w:szCs w:val="18"/>
              </w:rPr>
            </w:pPr>
            <w:r w:rsidDel="00000000" w:rsidR="00000000" w:rsidRPr="00000000">
              <w:rPr>
                <w:rtl w:val="0"/>
              </w:rPr>
            </w:r>
          </w:p>
          <w:p w:rsidR="00000000" w:rsidDel="00000000" w:rsidP="00000000" w:rsidRDefault="00000000" w:rsidRPr="00000000">
            <w:pPr>
              <w:pBdr/>
              <w:contextualSpacing w:val="0"/>
              <w:rPr>
                <w:color w:val="000000"/>
                <w:sz w:val="18"/>
                <w:szCs w:val="18"/>
              </w:rPr>
            </w:pPr>
            <w:r w:rsidDel="00000000" w:rsidR="00000000" w:rsidRPr="00000000">
              <w:rPr>
                <w:rtl w:val="0"/>
              </w:rPr>
            </w:r>
          </w:p>
        </w:tc>
        <w:tc>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Débit titre</w:t>
            </w:r>
          </w:p>
        </w:tc>
        <w:tc>
          <w:tcPr/>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Date de paiement</w:t>
            </w:r>
            <w:r w:rsidDel="00000000" w:rsidR="00000000" w:rsidRPr="00000000">
              <w:rPr>
                <w:rtl w:val="0"/>
              </w:rPr>
            </w:r>
          </w:p>
        </w:tc>
      </w:tr>
      <w:tr>
        <w:tc>
          <w:tcPr>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4</w:t>
            </w:r>
          </w:p>
        </w:tc>
        <w:tc>
          <w:tcPr>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DVCA</w:t>
            </w:r>
          </w:p>
        </w:tc>
        <w:tc>
          <w:tcPr>
            <w:shd w:fill="dbe5f1"/>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Ex-date </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d’enregistrement</w:t>
            </w:r>
          </w:p>
        </w:tc>
        <w:tc>
          <w:tcPr>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CASH</w:t>
            </w:r>
          </w:p>
        </w:tc>
        <w:tc>
          <w:tcPr>
            <w:shd w:fill="dbe5f1"/>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Code option</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Numéro option</w:t>
            </w:r>
          </w:p>
        </w:tc>
        <w:tc>
          <w:tcPr>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espèce</w:t>
            </w:r>
          </w:p>
        </w:tc>
        <w:tc>
          <w:tcPr>
            <w:shd w:fill="dbe5f1"/>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de paiement</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valeur</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Prix</w:t>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5</w:t>
            </w:r>
          </w:p>
        </w:tc>
        <w:tc>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INTR</w:t>
            </w:r>
          </w:p>
        </w:tc>
        <w:tc>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d’enregistrement</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Taux d’intérêt annuel</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Période d’intérêt</w:t>
            </w:r>
          </w:p>
        </w:tc>
        <w:tc>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CASH</w:t>
            </w:r>
          </w:p>
        </w:tc>
        <w:tc>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Code option</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Numéro option</w:t>
            </w:r>
          </w:p>
        </w:tc>
        <w:tc>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espèce</w:t>
            </w:r>
          </w:p>
        </w:tc>
        <w:tc>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de paiement</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valeur</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Taux d’intérêt</w:t>
            </w:r>
          </w:p>
        </w:tc>
      </w:tr>
      <w:tr>
        <w:trPr>
          <w:trHeight w:val="240" w:hRule="atLeast"/>
        </w:trPr>
        <w:tc>
          <w:tcPr>
            <w:vMerge w:val="restart"/>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6</w:t>
            </w:r>
          </w:p>
        </w:tc>
        <w:tc>
          <w:tcPr>
            <w:vMerge w:val="restart"/>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MCAL</w:t>
            </w:r>
          </w:p>
        </w:tc>
        <w:tc>
          <w:tcPr>
            <w:vMerge w:val="restart"/>
            <w:shd w:fill="dbe5f1"/>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d’enregistrement</w:t>
            </w:r>
          </w:p>
        </w:tc>
        <w:tc>
          <w:tcPr>
            <w:vMerge w:val="restart"/>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CASH</w:t>
            </w:r>
          </w:p>
        </w:tc>
        <w:tc>
          <w:tcPr>
            <w:vMerge w:val="restart"/>
            <w:shd w:fill="dbe5f1"/>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Code option</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Numéro option</w:t>
            </w:r>
          </w:p>
        </w:tc>
        <w:tc>
          <w:tcPr>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Débit titre</w:t>
            </w:r>
          </w:p>
        </w:tc>
        <w:tc>
          <w:tcPr>
            <w:shd w:fill="dbe5f1"/>
          </w:tcPr>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Date de paiement</w:t>
            </w:r>
            <w:r w:rsidDel="00000000" w:rsidR="00000000" w:rsidRPr="00000000">
              <w:rPr>
                <w:rtl w:val="0"/>
              </w:rPr>
            </w:r>
          </w:p>
        </w:tc>
      </w:tr>
      <w:tr>
        <w:trPr>
          <w:trHeight w:val="240" w:hRule="atLeast"/>
        </w:trPr>
        <w:tc>
          <w:tcPr>
            <w:vMerge w:val="continue"/>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color w:val="000000"/>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color w:val="000000"/>
                <w:sz w:val="18"/>
                <w:szCs w:val="18"/>
              </w:rPr>
            </w:pPr>
            <w:r w:rsidDel="00000000" w:rsidR="00000000" w:rsidRPr="00000000">
              <w:rPr>
                <w:rtl w:val="0"/>
              </w:rPr>
            </w:r>
          </w:p>
          <w:p w:rsidR="00000000" w:rsidDel="00000000" w:rsidP="00000000" w:rsidRDefault="00000000" w:rsidRPr="00000000">
            <w:pPr>
              <w:pBdr/>
              <w:contextualSpacing w:val="0"/>
              <w:rPr>
                <w:color w:val="000000"/>
                <w:sz w:val="18"/>
                <w:szCs w:val="18"/>
              </w:rPr>
            </w:pPr>
            <w:r w:rsidDel="00000000" w:rsidR="00000000" w:rsidRPr="00000000">
              <w:rPr>
                <w:rtl w:val="0"/>
              </w:rPr>
            </w:r>
          </w:p>
        </w:tc>
        <w:tc>
          <w:tcPr>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espèce</w:t>
            </w:r>
          </w:p>
        </w:tc>
        <w:tc>
          <w:tcPr>
            <w:shd w:fill="dbe5f1"/>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de paiement</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valeur</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Prix de Rembours</w:t>
            </w:r>
          </w:p>
        </w:tc>
      </w:tr>
      <w:tr>
        <w:trPr>
          <w:trHeight w:val="240" w:hRule="atLeast"/>
        </w:trPr>
        <w:tc>
          <w:tcPr>
            <w:vMerge w:val="restart"/>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7</w:t>
            </w:r>
          </w:p>
        </w:tc>
        <w:tc>
          <w:tcPr>
            <w:vMerge w:val="restart"/>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LIQU</w:t>
            </w:r>
          </w:p>
        </w:tc>
        <w:tc>
          <w:tcPr>
            <w:vMerge w:val="restart"/>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Ex-date </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d’enregistrement</w:t>
            </w:r>
          </w:p>
        </w:tc>
        <w:tc>
          <w:tcPr>
            <w:vMerge w:val="restart"/>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CASH</w:t>
            </w:r>
          </w:p>
        </w:tc>
        <w:tc>
          <w:tcPr>
            <w:vMerge w:val="restart"/>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Code option</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Numéro option</w:t>
            </w:r>
          </w:p>
        </w:tc>
        <w:tc>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Débit titre</w:t>
            </w:r>
          </w:p>
        </w:tc>
        <w:tc>
          <w:tcPr/>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Date de paiement</w:t>
            </w:r>
            <w:r w:rsidDel="00000000" w:rsidR="00000000" w:rsidRPr="00000000">
              <w:rPr>
                <w:rtl w:val="0"/>
              </w:rPr>
            </w:r>
          </w:p>
        </w:tc>
      </w:tr>
      <w:tr>
        <w:trPr>
          <w:trHeight w:val="240" w:hRule="atLeast"/>
        </w:trPr>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color w:val="000000"/>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color w:val="000000"/>
                <w:sz w:val="18"/>
                <w:szCs w:val="18"/>
              </w:rPr>
            </w:pPr>
            <w:r w:rsidDel="00000000" w:rsidR="00000000" w:rsidRPr="00000000">
              <w:rPr>
                <w:rtl w:val="0"/>
              </w:rPr>
            </w:r>
          </w:p>
          <w:p w:rsidR="00000000" w:rsidDel="00000000" w:rsidP="00000000" w:rsidRDefault="00000000" w:rsidRPr="00000000">
            <w:pPr>
              <w:pBdr/>
              <w:contextualSpacing w:val="0"/>
              <w:rPr>
                <w:color w:val="000000"/>
                <w:sz w:val="18"/>
                <w:szCs w:val="18"/>
              </w:rPr>
            </w:pPr>
            <w:r w:rsidDel="00000000" w:rsidR="00000000" w:rsidRPr="00000000">
              <w:rPr>
                <w:rtl w:val="0"/>
              </w:rPr>
            </w:r>
          </w:p>
        </w:tc>
        <w:tc>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espèce</w:t>
            </w:r>
          </w:p>
        </w:tc>
        <w:tc>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de paiement</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valeur</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Prix </w:t>
            </w:r>
          </w:p>
        </w:tc>
      </w:tr>
      <w:tr>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tl w:val="0"/>
              </w:rPr>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ISO Code </w:t>
            </w:r>
          </w:p>
        </w:tc>
        <w:tc>
          <w:tcPr>
            <w:shd w:fill="a6a6a6"/>
          </w:tcPr>
          <w:p w:rsidR="00000000" w:rsidDel="00000000" w:rsidP="00000000" w:rsidRDefault="00000000" w:rsidRPr="00000000">
            <w:pPr>
              <w:numPr>
                <w:ilvl w:val="0"/>
                <w:numId w:val="44"/>
              </w:numPr>
              <w:pBdr/>
              <w:tabs>
                <w:tab w:val="left" w:pos="34"/>
              </w:tabs>
              <w:spacing w:after="0" w:before="120" w:line="276" w:lineRule="auto"/>
              <w:ind w:left="34" w:hanging="142"/>
              <w:jc w:val="center"/>
              <w:rPr>
                <w:b w:val="1"/>
                <w:sz w:val="18"/>
                <w:szCs w:val="18"/>
              </w:rPr>
            </w:pPr>
            <w:r w:rsidDel="00000000" w:rsidR="00000000" w:rsidRPr="00000000">
              <w:rPr>
                <w:rFonts w:ascii="Calibri" w:cs="Calibri" w:eastAsia="Calibri" w:hAnsi="Calibri"/>
                <w:b w:val="1"/>
                <w:sz w:val="18"/>
                <w:szCs w:val="18"/>
                <w:rtl w:val="0"/>
              </w:rPr>
              <w:t xml:space="preserve">Champs au niveau d’annonce</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ISO Code option</w:t>
            </w:r>
          </w:p>
        </w:tc>
        <w:tc>
          <w:tcPr>
            <w:tcBorders>
              <w:bottom w:color="000000" w:space="0" w:sz="4" w:val="single"/>
            </w:tcBorders>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Champs au niveau de l’option</w:t>
            </w:r>
          </w:p>
        </w:tc>
        <w:tc>
          <w:tcPr>
            <w:tcBorders>
              <w:bottom w:color="000000" w:space="0" w:sz="4" w:val="single"/>
            </w:tcBorders>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Type de mouvements</w:t>
            </w:r>
          </w:p>
        </w:tc>
        <w:tc>
          <w:tcPr>
            <w:tcBorders>
              <w:bottom w:color="000000" w:space="0" w:sz="4" w:val="single"/>
            </w:tcBorders>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Champs au niveau des mouvements</w:t>
            </w:r>
          </w:p>
        </w:tc>
      </w:tr>
      <w:tr>
        <w:trPr>
          <w:trHeight w:val="120" w:hRule="atLeast"/>
        </w:trPr>
        <w:tc>
          <w:tcPr>
            <w:vMerge w:val="restart"/>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8</w:t>
            </w:r>
          </w:p>
        </w:tc>
        <w:tc>
          <w:tcPr>
            <w:vMerge w:val="restart"/>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REDM</w:t>
            </w:r>
          </w:p>
        </w:tc>
        <w:tc>
          <w:tcPr>
            <w:vMerge w:val="restart"/>
            <w:shd w:fill="dbe5f1"/>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d’enregistrement</w:t>
            </w:r>
          </w:p>
        </w:tc>
        <w:tc>
          <w:tcPr>
            <w:vMerge w:val="restart"/>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CASH</w:t>
            </w:r>
          </w:p>
        </w:tc>
        <w:tc>
          <w:tcPr>
            <w:vMerge w:val="restart"/>
            <w:shd w:fill="dbe5f1"/>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Code option</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Numéro option</w:t>
            </w:r>
          </w:p>
        </w:tc>
        <w:tc>
          <w:tcPr>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Débit titre</w:t>
            </w:r>
          </w:p>
        </w:tc>
        <w:tc>
          <w:tcPr>
            <w:shd w:fill="dbe5f1"/>
          </w:tcPr>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Date de paiement</w:t>
            </w:r>
            <w:r w:rsidDel="00000000" w:rsidR="00000000" w:rsidRPr="00000000">
              <w:rPr>
                <w:rtl w:val="0"/>
              </w:rPr>
            </w:r>
          </w:p>
        </w:tc>
      </w:tr>
      <w:tr>
        <w:trPr>
          <w:trHeight w:val="120" w:hRule="atLeast"/>
        </w:trPr>
        <w:tc>
          <w:tcPr>
            <w:vMerge w:val="continue"/>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color w:val="000000"/>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color w:val="000000"/>
                <w:sz w:val="18"/>
                <w:szCs w:val="18"/>
              </w:rPr>
            </w:pPr>
            <w:r w:rsidDel="00000000" w:rsidR="00000000" w:rsidRPr="00000000">
              <w:rPr>
                <w:rtl w:val="0"/>
              </w:rPr>
            </w:r>
          </w:p>
          <w:p w:rsidR="00000000" w:rsidDel="00000000" w:rsidP="00000000" w:rsidRDefault="00000000" w:rsidRPr="00000000">
            <w:pPr>
              <w:pBdr/>
              <w:contextualSpacing w:val="0"/>
              <w:rPr>
                <w:color w:val="000000"/>
                <w:sz w:val="18"/>
                <w:szCs w:val="18"/>
              </w:rPr>
            </w:pPr>
            <w:r w:rsidDel="00000000" w:rsidR="00000000" w:rsidRPr="00000000">
              <w:rPr>
                <w:rtl w:val="0"/>
              </w:rPr>
            </w:r>
          </w:p>
        </w:tc>
        <w:tc>
          <w:tcPr>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espèce</w:t>
            </w:r>
          </w:p>
        </w:tc>
        <w:tc>
          <w:tcPr>
            <w:shd w:fill="dbe5f1"/>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de paiement</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valeur</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Prix de Rembours</w:t>
            </w:r>
          </w:p>
        </w:tc>
      </w:tr>
      <w:tr>
        <w:trPr>
          <w:trHeight w:val="240" w:hRule="atLeast"/>
        </w:trP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9</w:t>
            </w:r>
          </w:p>
        </w:tc>
        <w:tc>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RHDI</w:t>
            </w:r>
          </w:p>
        </w:tc>
        <w:tc>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Ex-date </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d’enregistrement</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d’expiration Période d’échange </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Type de distribution</w:t>
            </w:r>
          </w:p>
        </w:tc>
        <w:tc>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SECU</w:t>
            </w:r>
          </w:p>
        </w:tc>
        <w:tc>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Code option</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Numéro option</w:t>
            </w:r>
          </w:p>
        </w:tc>
        <w:tc>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titre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Parité </w:t>
            </w:r>
            <w:r w:rsidDel="00000000" w:rsidR="00000000" w:rsidRPr="00000000">
              <w:rPr>
                <w:rtl w:val="0"/>
              </w:rPr>
            </w:r>
          </w:p>
        </w:tc>
      </w:tr>
      <w:tr>
        <w:trPr>
          <w:trHeight w:val="80" w:hRule="atLeast"/>
        </w:trPr>
        <w:tc>
          <w:tcPr>
            <w:vMerge w:val="restart"/>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10</w:t>
            </w:r>
          </w:p>
        </w:tc>
        <w:tc>
          <w:tcPr>
            <w:vMerge w:val="restart"/>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SOFF</w:t>
            </w:r>
          </w:p>
        </w:tc>
        <w:tc>
          <w:tcPr>
            <w:vMerge w:val="restart"/>
            <w:shd w:fill="dbe5f1"/>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Ex-date </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d’enregistrement</w:t>
            </w:r>
          </w:p>
          <w:p w:rsidR="00000000" w:rsidDel="00000000" w:rsidP="00000000" w:rsidRDefault="00000000" w:rsidRPr="00000000">
            <w:pPr>
              <w:pBdr/>
              <w:tabs>
                <w:tab w:val="left" w:pos="34"/>
              </w:tabs>
              <w:ind w:left="34" w:hanging="142"/>
              <w:contextualSpacing w:val="0"/>
              <w:rPr>
                <w:sz w:val="18"/>
                <w:szCs w:val="18"/>
              </w:rPr>
            </w:pPr>
            <w:r w:rsidDel="00000000" w:rsidR="00000000" w:rsidRPr="00000000">
              <w:rPr>
                <w:rtl w:val="0"/>
              </w:rPr>
            </w:r>
          </w:p>
        </w:tc>
        <w:tc>
          <w:tcPr>
            <w:vMerge w:val="restart"/>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SECU</w:t>
            </w:r>
          </w:p>
        </w:tc>
        <w:tc>
          <w:tcPr>
            <w:vMerge w:val="restart"/>
            <w:shd w:fill="dbe5f1"/>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Code option</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Numéro option</w:t>
            </w:r>
          </w:p>
        </w:tc>
        <w:tc>
          <w:tcPr>
            <w:tcBorders>
              <w:bottom w:color="000000" w:space="0" w:sz="4" w:val="single"/>
            </w:tcBorders>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titre</w:t>
            </w:r>
          </w:p>
        </w:tc>
        <w:tc>
          <w:tcPr>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Parité </w:t>
            </w:r>
          </w:p>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Rounding down</w:t>
            </w:r>
            <w:r w:rsidDel="00000000" w:rsidR="00000000" w:rsidRPr="00000000">
              <w:rPr>
                <w:rtl w:val="0"/>
              </w:rPr>
            </w:r>
          </w:p>
        </w:tc>
      </w:tr>
      <w:tr>
        <w:trPr>
          <w:trHeight w:val="80" w:hRule="atLeast"/>
        </w:trPr>
        <w:tc>
          <w:tcPr>
            <w:vMerge w:val="continue"/>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color w:val="000000"/>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color w:val="000000"/>
                <w:sz w:val="18"/>
                <w:szCs w:val="18"/>
              </w:rPr>
            </w:pPr>
            <w:r w:rsidDel="00000000" w:rsidR="00000000" w:rsidRPr="00000000">
              <w:rPr>
                <w:rtl w:val="0"/>
              </w:rPr>
            </w:r>
          </w:p>
          <w:p w:rsidR="00000000" w:rsidDel="00000000" w:rsidP="00000000" w:rsidRDefault="00000000" w:rsidRPr="00000000">
            <w:pPr>
              <w:pBdr/>
              <w:contextualSpacing w:val="0"/>
              <w:rPr>
                <w:color w:val="000000"/>
                <w:sz w:val="18"/>
                <w:szCs w:val="18"/>
              </w:rPr>
            </w:pPr>
            <w:r w:rsidDel="00000000" w:rsidR="00000000" w:rsidRPr="00000000">
              <w:rPr>
                <w:rtl w:val="0"/>
              </w:rPr>
            </w:r>
          </w:p>
        </w:tc>
        <w:tc>
          <w:tcPr>
            <w:tcBorders>
              <w:bottom w:color="000000" w:space="0" w:sz="4" w:val="single"/>
            </w:tcBorders>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Espèce rompus</w:t>
            </w:r>
          </w:p>
        </w:tc>
        <w:tc>
          <w:tcPr>
            <w:tcBorders>
              <w:bottom w:color="000000" w:space="0" w:sz="4" w:val="single"/>
            </w:tcBorders>
            <w:shd w:fill="dbe5f1"/>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de paiement</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valeur</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Prix</w:t>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11</w:t>
            </w:r>
          </w:p>
        </w:tc>
        <w:tc>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SUSP</w:t>
            </w:r>
          </w:p>
        </w:tc>
        <w:tc>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effective</w:t>
            </w:r>
          </w:p>
        </w:tc>
        <w:tc>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sans option</w:t>
            </w:r>
          </w:p>
        </w:tc>
        <w:tc>
          <w:tcPr/>
          <w:p w:rsidR="00000000" w:rsidDel="00000000" w:rsidP="00000000" w:rsidRDefault="00000000" w:rsidRPr="00000000">
            <w:pPr>
              <w:pBdr/>
              <w:contextualSpacing w:val="0"/>
              <w:rPr>
                <w:color w:val="000000"/>
                <w:sz w:val="18"/>
                <w:szCs w:val="18"/>
              </w:rPr>
            </w:pPr>
            <w:r w:rsidDel="00000000" w:rsidR="00000000" w:rsidRPr="00000000">
              <w:rPr>
                <w:rtl w:val="0"/>
              </w:rPr>
            </w:r>
          </w:p>
        </w:tc>
        <w:tc>
          <w:tcPr/>
          <w:p w:rsidR="00000000" w:rsidDel="00000000" w:rsidP="00000000" w:rsidRDefault="00000000" w:rsidRPr="00000000">
            <w:pPr>
              <w:pBdr/>
              <w:contextualSpacing w:val="0"/>
              <w:rPr>
                <w:color w:val="000000"/>
                <w:sz w:val="18"/>
                <w:szCs w:val="18"/>
              </w:rPr>
            </w:pPr>
            <w:r w:rsidDel="00000000" w:rsidR="00000000" w:rsidRPr="00000000">
              <w:rPr>
                <w:rtl w:val="0"/>
              </w:rPr>
            </w:r>
          </w:p>
        </w:tc>
        <w:tc>
          <w:tcPr/>
          <w:p w:rsidR="00000000" w:rsidDel="00000000" w:rsidP="00000000" w:rsidRDefault="00000000" w:rsidRPr="00000000">
            <w:pPr>
              <w:pBdr/>
              <w:contextualSpacing w:val="0"/>
              <w:rPr>
                <w:color w:val="000000"/>
                <w:sz w:val="18"/>
                <w:szCs w:val="18"/>
              </w:rPr>
            </w:pPr>
            <w:r w:rsidDel="00000000" w:rsidR="00000000" w:rsidRPr="00000000">
              <w:rPr>
                <w:rtl w:val="0"/>
              </w:rPr>
            </w:r>
          </w:p>
        </w:tc>
      </w:tr>
      <w:tr>
        <w:trPr>
          <w:trHeight w:val="120" w:hRule="atLeast"/>
        </w:trPr>
        <w:tc>
          <w:tcPr>
            <w:vMerge w:val="restart"/>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12</w:t>
            </w:r>
          </w:p>
        </w:tc>
        <w:tc>
          <w:tcPr>
            <w:vMerge w:val="restart"/>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SPLF</w:t>
            </w:r>
          </w:p>
        </w:tc>
        <w:tc>
          <w:tcPr>
            <w:vMerge w:val="restart"/>
            <w:shd w:fill="dbe5f1"/>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Ex-date </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d’enregistrement</w:t>
            </w:r>
          </w:p>
        </w:tc>
        <w:tc>
          <w:tcPr>
            <w:vMerge w:val="restart"/>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SECU</w:t>
            </w:r>
          </w:p>
        </w:tc>
        <w:tc>
          <w:tcPr>
            <w:vMerge w:val="restart"/>
            <w:shd w:fill="dbe5f1"/>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Code option</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Numéro option</w:t>
            </w:r>
          </w:p>
        </w:tc>
        <w:tc>
          <w:tcPr>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titre</w:t>
            </w:r>
          </w:p>
        </w:tc>
        <w:tc>
          <w:tcPr>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Parité </w:t>
            </w:r>
            <w:r w:rsidDel="00000000" w:rsidR="00000000" w:rsidRPr="00000000">
              <w:rPr>
                <w:rtl w:val="0"/>
              </w:rPr>
            </w:r>
          </w:p>
        </w:tc>
      </w:tr>
      <w:tr>
        <w:trPr>
          <w:trHeight w:val="120" w:hRule="atLeast"/>
        </w:trPr>
        <w:tc>
          <w:tcPr>
            <w:vMerge w:val="continue"/>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color w:val="000000"/>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color w:val="000000"/>
                <w:sz w:val="18"/>
                <w:szCs w:val="18"/>
              </w:rPr>
            </w:pPr>
            <w:r w:rsidDel="00000000" w:rsidR="00000000" w:rsidRPr="00000000">
              <w:rPr>
                <w:rtl w:val="0"/>
              </w:rPr>
            </w:r>
          </w:p>
          <w:p w:rsidR="00000000" w:rsidDel="00000000" w:rsidP="00000000" w:rsidRDefault="00000000" w:rsidRPr="00000000">
            <w:pPr>
              <w:pBdr/>
              <w:contextualSpacing w:val="0"/>
              <w:rPr>
                <w:color w:val="000000"/>
                <w:sz w:val="18"/>
                <w:szCs w:val="18"/>
              </w:rPr>
            </w:pPr>
            <w:r w:rsidDel="00000000" w:rsidR="00000000" w:rsidRPr="00000000">
              <w:rPr>
                <w:rtl w:val="0"/>
              </w:rPr>
            </w:r>
          </w:p>
        </w:tc>
        <w:tc>
          <w:tcPr>
            <w:shd w:fill="dbe5f1"/>
          </w:tcPr>
          <w:p w:rsidR="00000000" w:rsidDel="00000000" w:rsidP="00000000" w:rsidRDefault="00000000" w:rsidRPr="00000000">
            <w:pPr>
              <w:pBdr/>
              <w:contextualSpacing w:val="0"/>
              <w:rPr>
                <w:color w:val="000000"/>
                <w:sz w:val="18"/>
                <w:szCs w:val="18"/>
              </w:rPr>
            </w:pPr>
            <w:r w:rsidDel="00000000" w:rsidR="00000000" w:rsidRPr="00000000">
              <w:rPr>
                <w:b w:val="1"/>
                <w:color w:val="000000"/>
                <w:sz w:val="18"/>
                <w:szCs w:val="18"/>
                <w:rtl w:val="0"/>
              </w:rPr>
              <w:t xml:space="preserve">Débit titre</w:t>
            </w:r>
            <w:r w:rsidDel="00000000" w:rsidR="00000000" w:rsidRPr="00000000">
              <w:rPr>
                <w:rtl w:val="0"/>
              </w:rPr>
            </w:r>
          </w:p>
        </w:tc>
        <w:tc>
          <w:tcPr>
            <w:shd w:fill="dbe5f1"/>
          </w:tcPr>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Date de paiement</w:t>
            </w:r>
            <w:r w:rsidDel="00000000" w:rsidR="00000000" w:rsidRPr="00000000">
              <w:rPr>
                <w:rtl w:val="0"/>
              </w:rPr>
            </w:r>
          </w:p>
        </w:tc>
      </w:tr>
      <w:tr>
        <w:trPr>
          <w:trHeight w:val="120" w:hRule="atLeast"/>
        </w:trPr>
        <w:tc>
          <w:tcPr>
            <w:vMerge w:val="restart"/>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13</w:t>
            </w:r>
          </w:p>
        </w:tc>
        <w:tc>
          <w:tcPr>
            <w:vMerge w:val="restart"/>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SPLR</w:t>
            </w:r>
          </w:p>
        </w:tc>
        <w:tc>
          <w:tcPr>
            <w:vMerge w:val="restart"/>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Ex-date </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d’enregistrement</w:t>
            </w:r>
          </w:p>
        </w:tc>
        <w:tc>
          <w:tcPr>
            <w:vMerge w:val="restart"/>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SECU</w:t>
            </w:r>
          </w:p>
        </w:tc>
        <w:tc>
          <w:tcPr>
            <w:vMerge w:val="restart"/>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Code option</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Numéro option</w:t>
            </w:r>
          </w:p>
        </w:tc>
        <w:tc>
          <w:tcPr>
            <w:tcBorders>
              <w:bottom w:color="000000" w:space="0" w:sz="4" w:val="single"/>
            </w:tcBorders>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titre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Parité</w:t>
            </w:r>
          </w:p>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Rounding down sans rumpus cash </w:t>
            </w:r>
            <w:r w:rsidDel="00000000" w:rsidR="00000000" w:rsidRPr="00000000">
              <w:rPr>
                <w:rtl w:val="0"/>
              </w:rPr>
            </w:r>
          </w:p>
        </w:tc>
      </w:tr>
      <w:tr>
        <w:trPr>
          <w:trHeight w:val="120" w:hRule="atLeast"/>
        </w:trPr>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color w:val="000000"/>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color w:val="000000"/>
                <w:sz w:val="18"/>
                <w:szCs w:val="18"/>
              </w:rPr>
            </w:pPr>
            <w:r w:rsidDel="00000000" w:rsidR="00000000" w:rsidRPr="00000000">
              <w:rPr>
                <w:rtl w:val="0"/>
              </w:rPr>
            </w:r>
          </w:p>
          <w:p w:rsidR="00000000" w:rsidDel="00000000" w:rsidP="00000000" w:rsidRDefault="00000000" w:rsidRPr="00000000">
            <w:pPr>
              <w:pBdr/>
              <w:contextualSpacing w:val="0"/>
              <w:rPr>
                <w:color w:val="000000"/>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pPr>
              <w:pBdr/>
              <w:contextualSpacing w:val="0"/>
              <w:rPr>
                <w:color w:val="000000"/>
                <w:sz w:val="18"/>
                <w:szCs w:val="18"/>
              </w:rPr>
            </w:pPr>
            <w:r w:rsidDel="00000000" w:rsidR="00000000" w:rsidRPr="00000000">
              <w:rPr>
                <w:b w:val="1"/>
                <w:color w:val="000000"/>
                <w:sz w:val="18"/>
                <w:szCs w:val="18"/>
                <w:rtl w:val="0"/>
              </w:rPr>
              <w:t xml:space="preserve">Débit titre</w:t>
            </w:r>
            <w:r w:rsidDel="00000000" w:rsidR="00000000" w:rsidRPr="00000000">
              <w:rPr>
                <w:rtl w:val="0"/>
              </w:rPr>
            </w:r>
          </w:p>
        </w:tc>
        <w:tc>
          <w:tcPr>
            <w:tcBorders>
              <w:bottom w:color="000000" w:space="0" w:sz="4" w:val="single"/>
            </w:tcBorders>
          </w:tcPr>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Date de paiement</w:t>
            </w:r>
            <w:r w:rsidDel="00000000" w:rsidR="00000000" w:rsidRPr="00000000">
              <w:rPr>
                <w:rtl w:val="0"/>
              </w:rPr>
            </w:r>
          </w:p>
        </w:tc>
      </w:tr>
      <w:tr>
        <w:tc>
          <w:tcPr>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14</w:t>
            </w:r>
          </w:p>
        </w:tc>
        <w:tc>
          <w:tcPr>
            <w:shd w:fill="dbe5f1"/>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TREC </w:t>
            </w:r>
          </w:p>
        </w:tc>
        <w:tc>
          <w:tcPr>
            <w:shd w:fill="dbe5f1"/>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 certification</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limite de  taxe breakdown</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Référence de l’annonce reliée</w:t>
            </w:r>
          </w:p>
        </w:tc>
        <w:tc>
          <w:tcPr>
            <w:shd w:fill="dbe5f1"/>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Option Cash à ignorer </w:t>
            </w:r>
          </w:p>
        </w:tc>
        <w:tc>
          <w:tcPr>
            <w:shd w:fill="dbe5f1"/>
          </w:tcPr>
          <w:p w:rsidR="00000000" w:rsidDel="00000000" w:rsidP="00000000" w:rsidRDefault="00000000" w:rsidRPr="00000000">
            <w:pPr>
              <w:pBdr/>
              <w:contextualSpacing w:val="0"/>
              <w:rPr>
                <w:sz w:val="18"/>
                <w:szCs w:val="18"/>
              </w:rPr>
            </w:pPr>
            <w:r w:rsidDel="00000000" w:rsidR="00000000" w:rsidRPr="00000000">
              <w:rPr>
                <w:rtl w:val="0"/>
              </w:rPr>
            </w:r>
          </w:p>
        </w:tc>
        <w:tc>
          <w:tcPr>
            <w:shd w:fill="dbe5f1"/>
          </w:tcPr>
          <w:p w:rsidR="00000000" w:rsidDel="00000000" w:rsidP="00000000" w:rsidRDefault="00000000" w:rsidRPr="00000000">
            <w:pPr>
              <w:pBdr/>
              <w:contextualSpacing w:val="0"/>
              <w:rPr>
                <w:sz w:val="18"/>
                <w:szCs w:val="18"/>
              </w:rPr>
            </w:pPr>
            <w:r w:rsidDel="00000000" w:rsidR="00000000" w:rsidRPr="00000000">
              <w:rPr>
                <w:rtl w:val="0"/>
              </w:rPr>
            </w:r>
          </w:p>
        </w:tc>
        <w:tc>
          <w:tcPr>
            <w:shd w:fill="dbe5f1"/>
          </w:tcPr>
          <w:p w:rsidR="00000000" w:rsidDel="00000000" w:rsidP="00000000" w:rsidRDefault="00000000" w:rsidRPr="00000000">
            <w:pPr>
              <w:pBdr/>
              <w:contextualSpacing w:val="0"/>
              <w:rPr>
                <w:sz w:val="18"/>
                <w:szCs w:val="18"/>
              </w:rPr>
            </w:pPr>
            <w:r w:rsidDel="00000000" w:rsidR="00000000" w:rsidRPr="00000000">
              <w:rPr>
                <w:rtl w:val="0"/>
              </w:rPr>
            </w:r>
          </w:p>
        </w:tc>
      </w:tr>
      <w:tr>
        <w:trPr>
          <w:trHeight w:val="160" w:hRule="atLeast"/>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15</w:t>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BONU</w:t>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Ex-date </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d’enregistrement</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d’expiration du droit</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Référence de l’annonce reliée</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Minimum Exercisable Quantity : MIEX</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Minimum Exercisable Multiple Quantity : MILT</w:t>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SECU</w:t>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/CASH</w:t>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/BUYA</w:t>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/SELLE</w:t>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w:t>
            </w:r>
            <w:r w:rsidDel="00000000" w:rsidR="00000000" w:rsidRPr="00000000">
              <w:rPr>
                <w:b w:val="1"/>
                <w:sz w:val="18"/>
                <w:szCs w:val="18"/>
                <w:rtl w:val="0"/>
              </w:rPr>
              <w:t xml:space="preserve">SECU</w:t>
            </w: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Numéro option</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Option par défaut</w:t>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titre</w:t>
            </w:r>
          </w:p>
        </w:tc>
        <w:tc>
          <w:tcPr>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Parité </w:t>
            </w:r>
          </w:p>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Rounding down</w:t>
            </w:r>
            <w:r w:rsidDel="00000000" w:rsidR="00000000" w:rsidRPr="00000000">
              <w:rPr>
                <w:rtl w:val="0"/>
              </w:rPr>
            </w:r>
          </w:p>
        </w:tc>
      </w:tr>
      <w:tr>
        <w:trPr>
          <w:trHeight w:val="160" w:hRule="atLeast"/>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Débit tire : droit</w:t>
            </w:r>
          </w:p>
        </w:tc>
        <w:tc>
          <w:tcPr>
            <w:tcBorders>
              <w:left w:color="000000" w:space="0" w:sz="4" w:val="single"/>
              <w:right w:color="000000" w:space="0" w:sz="4" w:val="single"/>
            </w:tcBorders>
          </w:tcPr>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Date de paiement</w:t>
            </w:r>
            <w:r w:rsidDel="00000000" w:rsidR="00000000" w:rsidRPr="00000000">
              <w:rPr>
                <w:rtl w:val="0"/>
              </w:rPr>
            </w:r>
          </w:p>
        </w:tc>
      </w:tr>
      <w:tr>
        <w:trPr>
          <w:trHeight w:val="160" w:hRule="atLeast"/>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Espèce rompus</w:t>
            </w:r>
          </w:p>
        </w:tc>
        <w:tc>
          <w:tcPr>
            <w:tcBorders>
              <w:left w:color="000000" w:space="0" w:sz="4" w:val="single"/>
              <w:right w:color="000000" w:space="0" w:sz="4" w:val="single"/>
            </w:tcBorders>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de paiement</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valeur</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Prix</w:t>
            </w:r>
          </w:p>
        </w:tc>
      </w:tr>
      <w:tr>
        <w:trPr>
          <w:trHeight w:val="120" w:hRule="atLeast"/>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CASH</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Numéro option</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Option incertaine</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Individual process</w:t>
            </w:r>
          </w:p>
        </w:tc>
        <w:tc>
          <w:tcPr>
            <w:tcBorders>
              <w:left w:color="000000" w:space="0" w:sz="4" w:val="single"/>
              <w:right w:color="000000" w:space="0" w:sz="4" w:val="single"/>
            </w:tcBorders>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Débit tire : droit</w:t>
            </w:r>
          </w:p>
        </w:tc>
        <w:tc>
          <w:tcPr>
            <w:tcBorders>
              <w:left w:color="000000" w:space="0" w:sz="4" w:val="single"/>
              <w:right w:color="000000" w:space="0" w:sz="4" w:val="single"/>
            </w:tcBorders>
          </w:tcPr>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Date de paiement</w:t>
            </w:r>
            <w:r w:rsidDel="00000000" w:rsidR="00000000" w:rsidRPr="00000000">
              <w:rPr>
                <w:rtl w:val="0"/>
              </w:rPr>
            </w:r>
          </w:p>
        </w:tc>
      </w:tr>
      <w:tr>
        <w:trPr>
          <w:trHeight w:val="120" w:hRule="atLeast"/>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espèce</w:t>
            </w:r>
          </w:p>
        </w:tc>
        <w:tc>
          <w:tcPr>
            <w:tcBorders>
              <w:left w:color="000000" w:space="0" w:sz="4" w:val="single"/>
              <w:right w:color="000000" w:space="0" w:sz="4" w:val="single"/>
            </w:tcBorders>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de paiement</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valeur</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Prix : inconnu</w:t>
            </w:r>
          </w:p>
        </w:tc>
      </w:tr>
      <w:tr>
        <w:trPr>
          <w:trHeight w:val="120" w:hRule="atLeast"/>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BUYA</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Option incertaine</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Individual process</w:t>
            </w:r>
          </w:p>
        </w:tc>
        <w:tc>
          <w:tcPr>
            <w:tcBorders>
              <w:left w:color="000000" w:space="0" w:sz="4" w:val="single"/>
              <w:right w:color="000000" w:space="0" w:sz="4" w:val="single"/>
            </w:tcBorders>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droit</w:t>
            </w:r>
          </w:p>
        </w:tc>
        <w:tc>
          <w:tcPr>
            <w:tcBorders>
              <w:left w:color="000000" w:space="0" w:sz="4" w:val="single"/>
              <w:right w:color="000000" w:space="0" w:sz="4" w:val="single"/>
            </w:tcBorders>
          </w:tcPr>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Date de paiement</w:t>
            </w:r>
            <w:r w:rsidDel="00000000" w:rsidR="00000000" w:rsidRPr="00000000">
              <w:rPr>
                <w:rtl w:val="0"/>
              </w:rPr>
            </w:r>
          </w:p>
        </w:tc>
      </w:tr>
      <w:tr>
        <w:trPr>
          <w:trHeight w:val="120" w:hRule="atLeast"/>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Débit espèce</w:t>
            </w:r>
          </w:p>
        </w:tc>
        <w:tc>
          <w:tcPr>
            <w:tcBorders>
              <w:left w:color="000000" w:space="0" w:sz="4" w:val="single"/>
              <w:right w:color="000000" w:space="0" w:sz="4" w:val="single"/>
            </w:tcBorders>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de paiement</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valeur</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Prix inconnu</w:t>
            </w:r>
          </w:p>
        </w:tc>
      </w:tr>
      <w:tr>
        <w:trPr>
          <w:trHeight w:val="120" w:hRule="atLeast"/>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SLLE</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Option incertaine</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Individual process</w:t>
            </w:r>
          </w:p>
        </w:tc>
        <w:tc>
          <w:tcPr>
            <w:tcBorders>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Débit: droit</w:t>
            </w:r>
          </w:p>
        </w:tc>
        <w:tc>
          <w:tcPr>
            <w:tcBorders>
              <w:left w:color="000000" w:space="0" w:sz="4" w:val="single"/>
              <w:right w:color="000000" w:space="0" w:sz="4" w:val="single"/>
            </w:tcBorders>
          </w:tcPr>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Date de paiement</w:t>
            </w:r>
            <w:r w:rsidDel="00000000" w:rsidR="00000000" w:rsidRPr="00000000">
              <w:rPr>
                <w:rtl w:val="0"/>
              </w:rPr>
            </w:r>
          </w:p>
        </w:tc>
      </w:tr>
      <w:tr>
        <w:trPr>
          <w:trHeight w:val="120" w:hRule="atLeast"/>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espèce</w:t>
            </w:r>
          </w:p>
        </w:tc>
        <w:tc>
          <w:tcPr>
            <w:tcBorders>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de paiement</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valeur</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Prix inconnu</w:t>
            </w:r>
          </w:p>
        </w:tc>
      </w:tr>
      <w:tr>
        <w:trPr>
          <w:trHeight w:val="120" w:hRule="atLeast"/>
        </w:trPr>
        <w:tc>
          <w:tcPr>
            <w:gridSpan w:val="7"/>
            <w:tcBorders>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color w:val="000000"/>
                <w:sz w:val="18"/>
                <w:szCs w:val="18"/>
              </w:rPr>
            </w:pPr>
            <w:r w:rsidDel="00000000" w:rsidR="00000000" w:rsidRPr="00000000">
              <w:rPr>
                <w:rtl w:val="0"/>
              </w:rPr>
            </w:r>
          </w:p>
          <w:p w:rsidR="00000000" w:rsidDel="00000000" w:rsidP="00000000" w:rsidRDefault="00000000" w:rsidRPr="00000000">
            <w:pPr>
              <w:pBdr/>
              <w:contextualSpacing w:val="0"/>
              <w:rPr>
                <w:color w:val="000000"/>
                <w:sz w:val="18"/>
                <w:szCs w:val="18"/>
              </w:rPr>
            </w:pPr>
            <w:r w:rsidDel="00000000" w:rsidR="00000000" w:rsidRPr="00000000">
              <w:rPr>
                <w:rtl w:val="0"/>
              </w:rPr>
            </w:r>
          </w:p>
        </w:tc>
      </w:tr>
      <w:tr>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tl w:val="0"/>
              </w:rPr>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ISO Code </w:t>
            </w:r>
          </w:p>
        </w:tc>
        <w:tc>
          <w:tcPr>
            <w:shd w:fill="a6a6a6"/>
          </w:tcPr>
          <w:p w:rsidR="00000000" w:rsidDel="00000000" w:rsidP="00000000" w:rsidRDefault="00000000" w:rsidRPr="00000000">
            <w:pPr>
              <w:pBdr/>
              <w:tabs>
                <w:tab w:val="left" w:pos="34"/>
              </w:tabs>
              <w:spacing w:after="0" w:before="120" w:line="276" w:lineRule="auto"/>
              <w:ind w:left="34" w:firstLine="0"/>
              <w:contextualSpacing w:val="0"/>
              <w:jc w:val="both"/>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Champs au niveau d’annonce</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ISO Code option</w:t>
            </w:r>
          </w:p>
        </w:tc>
        <w:tc>
          <w:tcPr>
            <w:tcBorders>
              <w:bottom w:color="000000" w:space="0" w:sz="4" w:val="single"/>
            </w:tcBorders>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Champs au niveau de l’option</w:t>
            </w:r>
          </w:p>
        </w:tc>
        <w:tc>
          <w:tcPr>
            <w:tcBorders>
              <w:bottom w:color="000000" w:space="0" w:sz="4" w:val="single"/>
            </w:tcBorders>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Type de mouvements</w:t>
            </w:r>
          </w:p>
        </w:tc>
        <w:tc>
          <w:tcPr>
            <w:tcBorders>
              <w:bottom w:color="000000" w:space="0" w:sz="4" w:val="single"/>
            </w:tcBorders>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Champs au niveau des mouvements</w:t>
            </w:r>
          </w:p>
        </w:tc>
      </w:tr>
      <w:tr>
        <w:trPr>
          <w:trHeight w:val="380" w:hRule="atLeast"/>
        </w:trPr>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16</w:t>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CERT</w:t>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limite de certification </w:t>
            </w:r>
          </w:p>
          <w:p w:rsidR="00000000" w:rsidDel="00000000" w:rsidP="00000000" w:rsidRDefault="00000000" w:rsidRPr="00000000">
            <w:pPr>
              <w:pBdr/>
              <w:tabs>
                <w:tab w:val="left" w:pos="34"/>
              </w:tabs>
              <w:ind w:left="34" w:hanging="142"/>
              <w:contextualSpacing w:val="0"/>
              <w:rPr>
                <w:sz w:val="18"/>
                <w:szCs w:val="18"/>
              </w:rPr>
            </w:pPr>
            <w:r w:rsidDel="00000000" w:rsidR="00000000" w:rsidRPr="00000000">
              <w:rPr>
                <w:rtl w:val="0"/>
              </w:rPr>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QINV/NOQU</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Code option QINV</w:t>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tc>
      </w:tr>
      <w:tr>
        <w:trPr>
          <w:trHeight w:val="300" w:hRule="atLeast"/>
        </w:trPr>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Code option NOQU</w:t>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b w:val="1"/>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r>
      <w:tr>
        <w:trPr>
          <w:trHeight w:val="140" w:hRule="atLeast"/>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17</w:t>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EXWA</w:t>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d’expiration</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Période d’opération = 1jour (PWAL)</w:t>
            </w:r>
          </w:p>
          <w:p w:rsidR="00000000" w:rsidDel="00000000" w:rsidP="00000000" w:rsidRDefault="00000000" w:rsidRPr="00000000">
            <w:pPr>
              <w:pBdr/>
              <w:tabs>
                <w:tab w:val="left" w:pos="34"/>
              </w:tabs>
              <w:spacing w:after="0" w:before="0" w:line="276" w:lineRule="auto"/>
              <w:ind w:left="34" w:firstLine="0"/>
              <w:contextualSpacing w:val="0"/>
              <w:rPr>
                <w:rFonts w:ascii="Calibri" w:cs="Calibri" w:eastAsia="Calibri" w:hAnsi="Calibri"/>
                <w:b w:val="0"/>
                <w:sz w:val="18"/>
                <w:szCs w:val="18"/>
              </w:rPr>
            </w:pPr>
            <w:r w:rsidDel="00000000" w:rsidR="00000000" w:rsidRPr="00000000">
              <w:rPr>
                <w:rFonts w:ascii="Calibri" w:cs="Calibri" w:eastAsia="Calibri" w:hAnsi="Calibri"/>
                <w:b w:val="1"/>
                <w:color w:val="0070c0"/>
                <w:sz w:val="18"/>
                <w:szCs w:val="18"/>
                <w:rtl w:val="0"/>
              </w:rPr>
              <w:t xml:space="preserve">Les instructions sur EXWA n’ont jamais été traitées chez AWB</w:t>
            </w:r>
            <w:r w:rsidDel="00000000" w:rsidR="00000000" w:rsidRPr="00000000">
              <w:rPr>
                <w:rtl w:val="0"/>
              </w:rPr>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CASH</w:t>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/NOAC</w:t>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CASH</w:t>
            </w:r>
          </w:p>
          <w:p w:rsidR="00000000" w:rsidDel="00000000" w:rsidP="00000000" w:rsidRDefault="00000000" w:rsidRPr="00000000">
            <w:pPr>
              <w:pBdr/>
              <w:contextualSpacing w:val="0"/>
              <w:rPr>
                <w:sz w:val="18"/>
                <w:szCs w:val="18"/>
              </w:rPr>
            </w:pPr>
            <w:r w:rsidDel="00000000" w:rsidR="00000000" w:rsidRPr="00000000">
              <w:rPr>
                <w:b w:val="1"/>
                <w:sz w:val="18"/>
                <w:szCs w:val="18"/>
                <w:rtl w:val="0"/>
              </w:rPr>
              <w:t xml:space="preserve">Numéro </w:t>
            </w:r>
            <w:r w:rsidDel="00000000" w:rsidR="00000000" w:rsidRPr="00000000">
              <w:rPr>
                <w:sz w:val="18"/>
                <w:szCs w:val="18"/>
                <w:rtl w:val="0"/>
              </w:rPr>
              <w:t xml:space="preserve">option</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Option par défaut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Débit titre</w:t>
            </w:r>
          </w:p>
        </w:tc>
        <w:tc>
          <w:tcPr>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Date de paiement</w:t>
            </w:r>
            <w:r w:rsidDel="00000000" w:rsidR="00000000" w:rsidRPr="00000000">
              <w:rPr>
                <w:rtl w:val="0"/>
              </w:rPr>
            </w:r>
          </w:p>
        </w:tc>
      </w:tr>
      <w:tr>
        <w:trPr>
          <w:trHeight w:val="620" w:hRule="atLeast"/>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espèce</w:t>
            </w:r>
          </w:p>
        </w:tc>
        <w:tc>
          <w:tcPr>
            <w:tcBorders>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de paiement</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valeur</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Prix</w:t>
            </w:r>
          </w:p>
        </w:tc>
      </w:tr>
      <w:tr>
        <w:trPr>
          <w:trHeight w:val="120" w:hRule="atLeast"/>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NOAC</w:t>
            </w:r>
          </w:p>
        </w:tc>
        <w:tc>
          <w:tcPr>
            <w:tcBorders>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tc>
      </w:tr>
      <w:tr>
        <w:trPr>
          <w:trHeight w:val="120" w:hRule="atLeast"/>
        </w:trPr>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18</w:t>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BIDS</w:t>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Pourcentage sollicité  PTSC</w:t>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CASH</w:t>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/NOAC</w:t>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CASH</w:t>
            </w:r>
          </w:p>
          <w:p w:rsidR="00000000" w:rsidDel="00000000" w:rsidP="00000000" w:rsidRDefault="00000000" w:rsidRPr="00000000">
            <w:pPr>
              <w:pBdr/>
              <w:contextualSpacing w:val="0"/>
              <w:rPr>
                <w:sz w:val="18"/>
                <w:szCs w:val="18"/>
              </w:rPr>
            </w:pPr>
            <w:r w:rsidDel="00000000" w:rsidR="00000000" w:rsidRPr="00000000">
              <w:rPr>
                <w:b w:val="1"/>
                <w:sz w:val="18"/>
                <w:szCs w:val="18"/>
                <w:rtl w:val="0"/>
              </w:rPr>
              <w:t xml:space="preserve">Numéro </w:t>
            </w:r>
            <w:r w:rsidDel="00000000" w:rsidR="00000000" w:rsidRPr="00000000">
              <w:rPr>
                <w:sz w:val="18"/>
                <w:szCs w:val="18"/>
                <w:rtl w:val="0"/>
              </w:rPr>
              <w:t xml:space="preserve">option</w:t>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Débit titre</w:t>
            </w:r>
          </w:p>
        </w:tc>
        <w:tc>
          <w:tcPr>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Date de paiement</w:t>
            </w:r>
            <w:r w:rsidDel="00000000" w:rsidR="00000000" w:rsidRPr="00000000">
              <w:rPr>
                <w:rtl w:val="0"/>
              </w:rPr>
            </w:r>
          </w:p>
        </w:tc>
      </w:tr>
      <w:tr>
        <w:trPr>
          <w:trHeight w:val="120" w:hRule="atLeast"/>
        </w:trPr>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espèce</w:t>
            </w:r>
          </w:p>
        </w:tc>
        <w:tc>
          <w:tcPr>
            <w:tcBorders>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de paiement</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valeur</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Prix</w:t>
            </w:r>
          </w:p>
        </w:tc>
      </w:tr>
      <w:tr>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NOAC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tc>
      </w:tr>
      <w:tr>
        <w:trPr>
          <w:trHeight w:val="120" w:hRule="atLeast"/>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19</w:t>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TEND</w:t>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Pourcentage sollicité PTSC</w:t>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CASH</w:t>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/NOAC</w:t>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CASH</w:t>
            </w:r>
          </w:p>
          <w:p w:rsidR="00000000" w:rsidDel="00000000" w:rsidP="00000000" w:rsidRDefault="00000000" w:rsidRPr="00000000">
            <w:pPr>
              <w:pBdr/>
              <w:contextualSpacing w:val="0"/>
              <w:rPr>
                <w:sz w:val="18"/>
                <w:szCs w:val="18"/>
              </w:rPr>
            </w:pPr>
            <w:r w:rsidDel="00000000" w:rsidR="00000000" w:rsidRPr="00000000">
              <w:rPr>
                <w:b w:val="1"/>
                <w:sz w:val="18"/>
                <w:szCs w:val="18"/>
                <w:rtl w:val="0"/>
              </w:rPr>
              <w:t xml:space="preserve">Numéro </w:t>
            </w:r>
            <w:r w:rsidDel="00000000" w:rsidR="00000000" w:rsidRPr="00000000">
              <w:rPr>
                <w:sz w:val="18"/>
                <w:szCs w:val="18"/>
                <w:rtl w:val="0"/>
              </w:rPr>
              <w:t xml:space="preserve">option</w:t>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Débit titre</w:t>
            </w:r>
          </w:p>
        </w:tc>
        <w:tc>
          <w:tcPr>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Date de paiement</w:t>
            </w:r>
            <w:r w:rsidDel="00000000" w:rsidR="00000000" w:rsidRPr="00000000">
              <w:rPr>
                <w:rtl w:val="0"/>
              </w:rPr>
            </w:r>
          </w:p>
        </w:tc>
      </w:tr>
      <w:tr>
        <w:trPr>
          <w:trHeight w:val="120" w:hRule="atLeast"/>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espèce</w:t>
            </w:r>
          </w:p>
        </w:tc>
        <w:tc>
          <w:tcPr>
            <w:tcBorders>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de paiement</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valeur</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Prix</w:t>
            </w:r>
          </w:p>
        </w:tc>
      </w:tr>
      <w:t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NOAC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20</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MEET</w:t>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d’enregistrement </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 l’assemblée</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Lieu de l’assemblée</w:t>
            </w:r>
          </w:p>
          <w:p w:rsidR="00000000" w:rsidDel="00000000" w:rsidP="00000000" w:rsidRDefault="00000000" w:rsidRPr="00000000">
            <w:pPr>
              <w:pBdr/>
              <w:tabs>
                <w:tab w:val="left" w:pos="34"/>
              </w:tabs>
              <w:spacing w:after="0" w:before="0" w:line="276" w:lineRule="auto"/>
              <w:ind w:left="34" w:firstLine="0"/>
              <w:contextualSpacing w:val="0"/>
              <w:rPr>
                <w:rFonts w:ascii="Calibri" w:cs="Calibri" w:eastAsia="Calibri" w:hAnsi="Calibri"/>
                <w:b w:val="0"/>
                <w:sz w:val="18"/>
                <w:szCs w:val="18"/>
              </w:rPr>
            </w:pPr>
            <w:r w:rsidDel="00000000" w:rsidR="00000000" w:rsidRPr="00000000">
              <w:rPr>
                <w:rtl w:val="0"/>
              </w:rPr>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ABST/</w:t>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CONY/</w:t>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CONN/</w:t>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SPLI/</w:t>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NOAC</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Numéro option</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OMET</w:t>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b w:val="1"/>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Numéro option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22</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XMET</w:t>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b w:val="1"/>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Numéro option</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WTRC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 certification </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Référence de l’annonce reliée</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limite de  taxe breakdown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Sans  option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tc>
      </w:tr>
      <w:tr>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24</w:t>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DVOP</w:t>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Ex-date </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d’enregistrement</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d’expiration du droit</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Référence de l’annonce reliée</w:t>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SECU</w:t>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/CASH</w:t>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/BUYA</w:t>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/SELLE</w:t>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SECU</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Numéro option</w:t>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Crédit titre</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Parité </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Rounding down</w:t>
            </w:r>
          </w:p>
        </w:tc>
      </w:tr>
      <w:tr>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Débit tire : droit</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tc>
      </w:tr>
      <w:tr>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Espèce rompus</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valeur</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Prix</w:t>
            </w:r>
          </w:p>
        </w:tc>
      </w:tr>
      <w:tr>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CASH</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Numéro option</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Option par défaut</w:t>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Débit tire : droit</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tc>
      </w:tr>
      <w:tr>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Crédit espèce</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valeur</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Prix : inconnu</w:t>
            </w:r>
          </w:p>
        </w:tc>
      </w:tr>
      <w:tr>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BUYA</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Option incertaine</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Individual process</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Crédit titre : droit</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tc>
      </w:tr>
      <w:tr>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Débit espèce</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valeur</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Prix inconnu</w:t>
            </w:r>
          </w:p>
        </w:tc>
      </w:tr>
      <w:tr>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SLLE</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Option incertaine</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Individual process</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Débit tire : droit</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tc>
      </w:tr>
      <w:tr>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Crédit espèce</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valeur</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Prix inconnu</w:t>
            </w:r>
          </w:p>
        </w:tc>
      </w:tr>
      <w:tr>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tl w:val="0"/>
              </w:rPr>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ISO Code </w:t>
            </w:r>
          </w:p>
        </w:tc>
        <w:tc>
          <w:tcPr>
            <w:shd w:fill="a6a6a6"/>
          </w:tcPr>
          <w:p w:rsidR="00000000" w:rsidDel="00000000" w:rsidP="00000000" w:rsidRDefault="00000000" w:rsidRPr="00000000">
            <w:pPr>
              <w:pBdr/>
              <w:tabs>
                <w:tab w:val="left" w:pos="34"/>
              </w:tabs>
              <w:spacing w:after="0" w:before="120" w:line="276" w:lineRule="auto"/>
              <w:ind w:left="34" w:firstLine="0"/>
              <w:contextualSpacing w:val="0"/>
              <w:jc w:val="both"/>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Champs au niveau d’annonce</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ISO Code option</w:t>
            </w:r>
          </w:p>
        </w:tc>
        <w:tc>
          <w:tcPr>
            <w:tcBorders>
              <w:bottom w:color="000000" w:space="0" w:sz="4" w:val="single"/>
            </w:tcBorders>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Champs au niveau de l’option</w:t>
            </w:r>
          </w:p>
        </w:tc>
        <w:tc>
          <w:tcPr>
            <w:tcBorders>
              <w:bottom w:color="000000" w:space="0" w:sz="4" w:val="single"/>
            </w:tcBorders>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Type de mouvements</w:t>
            </w:r>
          </w:p>
        </w:tc>
        <w:tc>
          <w:tcPr>
            <w:tcBorders>
              <w:bottom w:color="000000" w:space="0" w:sz="4" w:val="single"/>
            </w:tcBorders>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Champs au niveau des mouvements</w:t>
            </w:r>
          </w:p>
        </w:tc>
      </w:tr>
      <w:tr>
        <w:tc>
          <w:tcPr>
            <w:vMerge w:val="restart"/>
            <w:tcBorders>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25</w:t>
            </w:r>
          </w:p>
        </w:tc>
        <w:tc>
          <w:tcPr>
            <w:vMerge w:val="restart"/>
            <w:tcBorders>
              <w:left w:color="000000" w:space="0" w:sz="4" w:val="single"/>
              <w:right w:color="000000" w:space="0" w:sz="4" w:val="single"/>
            </w:tcBorders>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DVOP</w:t>
            </w:r>
          </w:p>
        </w:tc>
        <w:tc>
          <w:tcPr>
            <w:vMerge w:val="restart"/>
            <w:tcBorders>
              <w:left w:color="000000" w:space="0" w:sz="4" w:val="single"/>
              <w:right w:color="000000" w:space="0" w:sz="4" w:val="single"/>
            </w:tcBorders>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Ex-date </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d’enregistrement</w:t>
            </w:r>
          </w:p>
        </w:tc>
        <w:tc>
          <w:tcPr>
            <w:vMerge w:val="restart"/>
            <w:tcBorders>
              <w:left w:color="000000" w:space="0" w:sz="4" w:val="single"/>
              <w:right w:color="000000" w:space="0" w:sz="4" w:val="single"/>
            </w:tcBorders>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SECU</w:t>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/CASH</w:t>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/CASE</w:t>
            </w:r>
          </w:p>
        </w:tc>
        <w:tc>
          <w:tcPr>
            <w:vMerge w:val="restart"/>
            <w:tcBorders>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w:t>
            </w:r>
            <w:r w:rsidDel="00000000" w:rsidR="00000000" w:rsidRPr="00000000">
              <w:rPr>
                <w:b w:val="1"/>
                <w:sz w:val="18"/>
                <w:szCs w:val="18"/>
                <w:rtl w:val="0"/>
              </w:rPr>
              <w:t xml:space="preserve">SECU</w:t>
            </w: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Numéro option</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Prix de réinvestissement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Crédit titre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Parité </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Rounding down</w:t>
            </w:r>
          </w:p>
        </w:tc>
      </w:tr>
      <w:tr>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Espèce rompus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valeur</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Prix</w:t>
            </w:r>
          </w:p>
        </w:tc>
      </w:tr>
      <w:tr>
        <w:trPr>
          <w:trHeight w:val="840" w:hRule="atLeast"/>
        </w:trPr>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w:t>
            </w:r>
            <w:r w:rsidDel="00000000" w:rsidR="00000000" w:rsidRPr="00000000">
              <w:rPr>
                <w:b w:val="1"/>
                <w:sz w:val="18"/>
                <w:szCs w:val="18"/>
                <w:rtl w:val="0"/>
              </w:rPr>
              <w:t xml:space="preserve">CASH</w:t>
            </w: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Numéro option</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Option par défaut</w:t>
            </w:r>
          </w:p>
        </w:tc>
        <w:tc>
          <w:tcPr>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Crédit espèce</w:t>
            </w:r>
          </w:p>
        </w:tc>
        <w:tc>
          <w:tcPr>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valeur</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Prix : inconnu</w:t>
            </w:r>
          </w:p>
        </w:tc>
      </w:tr>
      <w:tr>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vMerge w:val="restart"/>
            <w:tcBorders>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w:t>
            </w:r>
            <w:r w:rsidDel="00000000" w:rsidR="00000000" w:rsidRPr="00000000">
              <w:rPr>
                <w:b w:val="1"/>
                <w:sz w:val="18"/>
                <w:szCs w:val="18"/>
                <w:rtl w:val="0"/>
              </w:rPr>
              <w:t xml:space="preserve">CASE</w:t>
            </w: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Option incertaine</w:t>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Crédit titre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tc>
      </w:tr>
      <w:tr>
        <w:trPr>
          <w:trHeight w:val="380" w:hRule="atLeast"/>
        </w:trPr>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Espèce rompus</w:t>
            </w:r>
          </w:p>
        </w:tc>
        <w:tc>
          <w:tcPr>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valeur</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Prix</w:t>
            </w:r>
          </w:p>
        </w:tc>
      </w:tr>
      <w:tr>
        <w:trPr>
          <w:trHeight w:val="380" w:hRule="atLeast"/>
        </w:trPr>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Crédit  espèce</w:t>
            </w:r>
          </w:p>
        </w:tc>
        <w:tc>
          <w:tcPr>
            <w:tcBorders>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valeur</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Prix inconnu</w:t>
            </w:r>
          </w:p>
        </w:tc>
      </w:tr>
      <w:tr>
        <w:trPr>
          <w:trHeight w:val="300" w:hRule="atLeast"/>
        </w:trPr>
        <w:tc>
          <w:tcPr>
            <w:vMerge w:val="restart"/>
            <w:tcBorders>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26</w:t>
            </w:r>
          </w:p>
        </w:tc>
        <w:tc>
          <w:tcPr>
            <w:vMerge w:val="restart"/>
            <w:tcBorders>
              <w:left w:color="000000" w:space="0" w:sz="4" w:val="single"/>
              <w:right w:color="000000" w:space="0" w:sz="4" w:val="single"/>
            </w:tcBorders>
            <w:shd w:fill="dbe5f1"/>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EXOF</w:t>
            </w:r>
          </w:p>
        </w:tc>
        <w:tc>
          <w:tcPr>
            <w:vMerge w:val="restart"/>
            <w:tcBorders>
              <w:left w:color="000000" w:space="0" w:sz="4" w:val="single"/>
              <w:right w:color="000000" w:space="0" w:sz="4" w:val="single"/>
            </w:tcBorders>
            <w:shd w:fill="dbe5f1"/>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Pourcentage sollicité</w:t>
            </w:r>
          </w:p>
        </w:tc>
        <w:tc>
          <w:tcPr>
            <w:vMerge w:val="restart"/>
            <w:tcBorders>
              <w:left w:color="000000" w:space="0" w:sz="4" w:val="single"/>
              <w:right w:color="000000" w:space="0" w:sz="4" w:val="single"/>
            </w:tcBorders>
            <w:shd w:fill="dbe5f1"/>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2 option SECU/</w:t>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CASH/</w:t>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2 option CASE/</w:t>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/NOAC</w:t>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w:t>
            </w:r>
            <w:r w:rsidDel="00000000" w:rsidR="00000000" w:rsidRPr="00000000">
              <w:rPr>
                <w:b w:val="1"/>
                <w:sz w:val="18"/>
                <w:szCs w:val="18"/>
                <w:rtl w:val="0"/>
              </w:rPr>
              <w:t xml:space="preserve">SECU</w:t>
            </w: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Numéro option</w:t>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Débit  titre</w:t>
            </w:r>
          </w:p>
        </w:tc>
        <w:tc>
          <w:tcPr>
            <w:tcBorders>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tc>
      </w:tr>
      <w:tr>
        <w:trPr>
          <w:trHeight w:val="380" w:hRule="atLeast"/>
        </w:trPr>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Crédit titre</w:t>
            </w:r>
          </w:p>
        </w:tc>
        <w:tc>
          <w:tcPr>
            <w:tcBorders>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Parité </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Rounding down</w:t>
            </w:r>
          </w:p>
        </w:tc>
      </w:tr>
      <w:tr>
        <w:trPr>
          <w:trHeight w:val="120" w:hRule="atLeast"/>
        </w:trPr>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Espèce rompus</w:t>
            </w:r>
          </w:p>
        </w:tc>
        <w:tc>
          <w:tcPr>
            <w:tcBorders>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valeur</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Prix inconnu</w:t>
            </w:r>
          </w:p>
        </w:tc>
      </w:tr>
      <w:tr>
        <w:trPr>
          <w:trHeight w:val="380" w:hRule="atLeast"/>
        </w:trPr>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w:t>
            </w:r>
            <w:r w:rsidDel="00000000" w:rsidR="00000000" w:rsidRPr="00000000">
              <w:rPr>
                <w:b w:val="1"/>
                <w:sz w:val="18"/>
                <w:szCs w:val="18"/>
                <w:rtl w:val="0"/>
              </w:rPr>
              <w:t xml:space="preserve">CASH</w:t>
            </w: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Numéro option</w:t>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Crédit espèce</w:t>
            </w:r>
          </w:p>
        </w:tc>
        <w:tc>
          <w:tcPr>
            <w:tcBorders>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valeur</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Prix : inconnu</w:t>
            </w:r>
          </w:p>
        </w:tc>
      </w:tr>
      <w:tr>
        <w:trPr>
          <w:trHeight w:val="280" w:hRule="atLeast"/>
        </w:trPr>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Débit  titre</w:t>
            </w:r>
          </w:p>
        </w:tc>
        <w:tc>
          <w:tcPr>
            <w:tcBorders>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tc>
      </w:tr>
      <w:tr>
        <w:trPr>
          <w:trHeight w:val="120" w:hRule="atLeast"/>
        </w:trPr>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w:t>
            </w:r>
            <w:r w:rsidDel="00000000" w:rsidR="00000000" w:rsidRPr="00000000">
              <w:rPr>
                <w:b w:val="1"/>
                <w:sz w:val="18"/>
                <w:szCs w:val="18"/>
                <w:rtl w:val="0"/>
              </w:rPr>
              <w:t xml:space="preserve">CASE</w:t>
            </w: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Option incertaine</w:t>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Crédit titre</w:t>
            </w:r>
          </w:p>
        </w:tc>
        <w:tc>
          <w:tcPr>
            <w:tcBorders>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Parité </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Rounding down</w:t>
            </w:r>
          </w:p>
        </w:tc>
      </w:tr>
      <w:tr>
        <w:trPr>
          <w:trHeight w:val="120" w:hRule="atLeast"/>
        </w:trPr>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Débit  titre</w:t>
            </w:r>
          </w:p>
        </w:tc>
        <w:tc>
          <w:tcPr>
            <w:tcBorders>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tc>
      </w:tr>
      <w:tr>
        <w:trPr>
          <w:trHeight w:val="120" w:hRule="atLeast"/>
        </w:trPr>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Espèce rompus</w:t>
            </w:r>
          </w:p>
        </w:tc>
        <w:tc>
          <w:tcPr>
            <w:tcBorders>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valeur</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Prix inconnu</w:t>
            </w:r>
          </w:p>
        </w:tc>
      </w:tr>
      <w:tr>
        <w:trPr>
          <w:trHeight w:val="120" w:hRule="atLeast"/>
        </w:trPr>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Crédit  espèce</w:t>
            </w:r>
          </w:p>
        </w:tc>
        <w:tc>
          <w:tcPr>
            <w:tcBorders>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valeur</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Prix inconnu</w:t>
            </w:r>
          </w:p>
        </w:tc>
      </w:tr>
      <w:tr>
        <w:trPr>
          <w:trHeight w:val="120" w:hRule="atLeast"/>
        </w:trPr>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tcBorders>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NOAC</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Option par défaut</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tc>
        <w:tc>
          <w:tcPr>
            <w:tcBorders>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tc>
      </w:tr>
    </w:tbl>
    <w:p w:rsidR="00000000" w:rsidDel="00000000" w:rsidP="00000000" w:rsidRDefault="00000000" w:rsidRPr="00000000">
      <w:pPr>
        <w:pBdr/>
        <w:spacing w:after="240" w:before="240" w:line="240" w:lineRule="auto"/>
        <w:ind w:right="142"/>
        <w:contextualSpacing w:val="0"/>
        <w:jc w:val="both"/>
        <w:rPr/>
      </w:pPr>
      <w:r w:rsidDel="00000000" w:rsidR="00000000" w:rsidRPr="00000000">
        <w:rPr>
          <w:b w:val="1"/>
          <w:rtl w:val="0"/>
        </w:rPr>
        <w:t xml:space="preserve">Voir ANNEXES pou</w:t>
      </w:r>
      <w:hyperlink w:anchor="_2wwbldi">
        <w:r w:rsidDel="00000000" w:rsidR="00000000" w:rsidRPr="00000000">
          <w:rPr>
            <w:b w:val="1"/>
            <w:rtl w:val="0"/>
          </w:rPr>
          <w:t xml:space="preserve">r</w:t>
        </w:r>
      </w:hyperlink>
      <w:hyperlink w:anchor="_2wwbldi">
        <w:r w:rsidDel="00000000" w:rsidR="00000000" w:rsidRPr="00000000">
          <w:rPr>
            <w:b w:val="1"/>
            <w:color w:val="ff0000"/>
            <w:rtl w:val="0"/>
          </w:rPr>
          <w:t xml:space="preserve"> </w:t>
        </w:r>
      </w:hyperlink>
      <w:hyperlink w:anchor="_2wwbldi">
        <w:r w:rsidDel="00000000" w:rsidR="00000000" w:rsidRPr="00000000">
          <w:rPr>
            <w:b w:val="1"/>
            <w:color w:val="0000ff"/>
            <w:u w:val="single"/>
            <w:rtl w:val="0"/>
          </w:rPr>
          <w:t xml:space="preserve">les exemples de SWIFT par type d’ost</w:t>
        </w:r>
      </w:hyperlink>
      <w:hyperlink r:id="rId12">
        <w:r w:rsidDel="00000000" w:rsidR="00000000" w:rsidRPr="00000000">
          <w:rPr>
            <w:b w:val="1"/>
            <w:color w:val="0000ff"/>
            <w:u w:val="single"/>
            <w:rtl w:val="0"/>
          </w:rPr>
          <w:t xml:space="preserve">.</w:t>
        </w:r>
      </w:hyperlink>
      <w:hyperlink r:id="rId13">
        <w:r w:rsidDel="00000000" w:rsidR="00000000" w:rsidRPr="00000000">
          <w:rPr>
            <w:rtl w:val="0"/>
          </w:rPr>
        </w:r>
      </w:hyperlink>
    </w:p>
    <w:p w:rsidR="00000000" w:rsidDel="00000000" w:rsidP="00000000" w:rsidRDefault="00000000" w:rsidRPr="00000000">
      <w:pPr>
        <w:pBdr/>
        <w:spacing w:after="240" w:before="240" w:line="240" w:lineRule="auto"/>
        <w:ind w:right="142"/>
        <w:contextualSpacing w:val="0"/>
        <w:jc w:val="both"/>
        <w:rPr/>
      </w:pPr>
      <w:hyperlink r:id="rId14">
        <w:r w:rsidDel="00000000" w:rsidR="00000000" w:rsidRPr="00000000">
          <w:rPr>
            <w:rtl w:val="0"/>
          </w:rPr>
        </w:r>
      </w:hyperlink>
    </w:p>
    <w:p w:rsidR="00000000" w:rsidDel="00000000" w:rsidP="00000000" w:rsidRDefault="00000000" w:rsidRPr="00000000">
      <w:pPr>
        <w:pBdr/>
        <w:spacing w:after="240" w:before="240" w:line="240" w:lineRule="auto"/>
        <w:ind w:right="142"/>
        <w:contextualSpacing w:val="0"/>
        <w:jc w:val="both"/>
        <w:rPr/>
      </w:pPr>
      <w:hyperlink r:id="rId15">
        <w:r w:rsidDel="00000000" w:rsidR="00000000" w:rsidRPr="00000000">
          <w:rPr>
            <w:rtl w:val="0"/>
          </w:rPr>
        </w:r>
      </w:hyperlink>
    </w:p>
    <w:p w:rsidR="00000000" w:rsidDel="00000000" w:rsidP="00000000" w:rsidRDefault="00000000" w:rsidRPr="00000000">
      <w:pPr>
        <w:pBdr/>
        <w:spacing w:after="240" w:before="240" w:line="240" w:lineRule="auto"/>
        <w:ind w:right="142"/>
        <w:contextualSpacing w:val="0"/>
        <w:jc w:val="both"/>
        <w:rPr/>
      </w:pPr>
      <w:hyperlink r:id="rId16">
        <w:r w:rsidDel="00000000" w:rsidR="00000000" w:rsidRPr="00000000">
          <w:rPr>
            <w:rtl w:val="0"/>
          </w:rPr>
        </w:r>
      </w:hyperlink>
    </w:p>
    <w:p w:rsidR="00000000" w:rsidDel="00000000" w:rsidP="00000000" w:rsidRDefault="00000000" w:rsidRPr="00000000">
      <w:pPr>
        <w:pBdr/>
        <w:spacing w:after="240" w:before="240" w:line="240" w:lineRule="auto"/>
        <w:ind w:right="142"/>
        <w:contextualSpacing w:val="0"/>
        <w:jc w:val="both"/>
        <w:rPr/>
      </w:pPr>
      <w:hyperlink r:id="rId17">
        <w:r w:rsidDel="00000000" w:rsidR="00000000" w:rsidRPr="00000000">
          <w:rPr>
            <w:rtl w:val="0"/>
          </w:rPr>
        </w:r>
      </w:hyperlink>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49x2ik5" w:id="29"/>
      <w:bookmarkEnd w:id="29"/>
      <w:r w:rsidDel="00000000" w:rsidR="00000000" w:rsidRPr="00000000">
        <w:rPr>
          <w:rFonts w:ascii="Calibri" w:cs="Calibri" w:eastAsia="Calibri" w:hAnsi="Calibri"/>
          <w:b w:val="1"/>
          <w:sz w:val="24"/>
          <w:szCs w:val="24"/>
          <w:rtl w:val="0"/>
        </w:rPr>
        <w:t xml:space="preserve">Cycle de vie et statuts  d’une annonce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53100" cy="4305300"/>
            <wp:effectExtent b="0" l="0" r="0" t="0"/>
            <wp:docPr id="44" name="image110.png"/>
            <a:graphic>
              <a:graphicData uri="http://schemas.openxmlformats.org/drawingml/2006/picture">
                <pic:pic>
                  <pic:nvPicPr>
                    <pic:cNvPr id="0" name="image110.png"/>
                    <pic:cNvPicPr preferRelativeResize="0"/>
                  </pic:nvPicPr>
                  <pic:blipFill>
                    <a:blip r:embed="rId18"/>
                    <a:srcRect b="0" l="0" r="0" t="0"/>
                    <a:stretch>
                      <a:fillRect/>
                    </a:stretch>
                  </pic:blipFill>
                  <pic:spPr>
                    <a:xfrm>
                      <a:off x="0" y="0"/>
                      <a:ext cx="5753100" cy="4305300"/>
                    </a:xfrm>
                    <a:prstGeom prst="rect"/>
                    <a:ln/>
                  </pic:spPr>
                </pic:pic>
              </a:graphicData>
            </a:graphic>
          </wp:inline>
        </w:drawing>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L’activation de l’annonce peut se faire automatiquement via un batch comme suit: </w:t>
      </w:r>
    </w:p>
    <w:p w:rsidR="00000000" w:rsidDel="00000000" w:rsidP="00000000" w:rsidRDefault="00000000" w:rsidRPr="00000000">
      <w:pPr>
        <w:numPr>
          <w:ilvl w:val="0"/>
          <w:numId w:val="44"/>
        </w:numPr>
        <w:pBdr/>
        <w:tabs>
          <w:tab w:val="left" w:pos="426"/>
        </w:tabs>
        <w:spacing w:after="240" w:before="240" w:line="240" w:lineRule="auto"/>
        <w:ind w:left="426" w:right="142" w:hanging="426"/>
        <w:contextualSpacing w:val="1"/>
        <w:rPr/>
      </w:pPr>
      <w:r w:rsidDel="00000000" w:rsidR="00000000" w:rsidRPr="00000000">
        <w:rPr>
          <w:rFonts w:ascii="Calibri" w:cs="Calibri" w:eastAsia="Calibri" w:hAnsi="Calibri"/>
          <w:b w:val="0"/>
          <w:sz w:val="22"/>
          <w:szCs w:val="22"/>
          <w:rtl w:val="0"/>
        </w:rPr>
        <w:t xml:space="preserve">Pour les OST obligatoires avec ou sans choix à la date d’arrêt de position.</w:t>
      </w:r>
      <w:r w:rsidDel="00000000" w:rsidR="00000000" w:rsidRPr="00000000">
        <w:rPr>
          <w:rtl w:val="0"/>
        </w:rPr>
      </w:r>
    </w:p>
    <w:p w:rsidR="00000000" w:rsidDel="00000000" w:rsidP="00000000" w:rsidRDefault="00000000" w:rsidRPr="00000000">
      <w:pPr>
        <w:numPr>
          <w:ilvl w:val="0"/>
          <w:numId w:val="44"/>
        </w:numPr>
        <w:pBdr/>
        <w:tabs>
          <w:tab w:val="left" w:pos="426"/>
        </w:tabs>
        <w:spacing w:after="0" w:before="0" w:line="240" w:lineRule="auto"/>
        <w:ind w:left="426" w:hanging="426"/>
        <w:contextualSpacing w:val="1"/>
        <w:jc w:val="both"/>
        <w:rPr/>
      </w:pPr>
      <w:r w:rsidDel="00000000" w:rsidR="00000000" w:rsidRPr="00000000">
        <w:rPr>
          <w:rFonts w:ascii="Calibri" w:cs="Calibri" w:eastAsia="Calibri" w:hAnsi="Calibri"/>
          <w:b w:val="0"/>
          <w:sz w:val="22"/>
          <w:szCs w:val="22"/>
          <w:rtl w:val="0"/>
        </w:rPr>
        <w:t xml:space="preserve">Pour les OST Volontaires à la Date d’ouverture de l’opération.</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p2csry" w:id="30"/>
      <w:bookmarkEnd w:id="30"/>
      <w:r w:rsidDel="00000000" w:rsidR="00000000" w:rsidRPr="00000000">
        <w:rPr>
          <w:rFonts w:ascii="Calibri" w:cs="Calibri" w:eastAsia="Calibri" w:hAnsi="Calibri"/>
          <w:b w:val="1"/>
          <w:sz w:val="24"/>
          <w:szCs w:val="24"/>
          <w:rtl w:val="0"/>
        </w:rPr>
        <w:t xml:space="preserve">Alertes et notifications</w:t>
      </w:r>
      <w:r w:rsidDel="00000000" w:rsidR="00000000" w:rsidRPr="00000000">
        <w:rPr>
          <w:rtl w:val="0"/>
        </w:rPr>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Ce paragraphe décrit les alertes qui doivent être générées dans le tableau de bord:</w:t>
      </w:r>
    </w:p>
    <w:p w:rsidR="00000000" w:rsidDel="00000000" w:rsidP="00000000" w:rsidRDefault="00000000" w:rsidRPr="00000000">
      <w:pPr>
        <w:numPr>
          <w:ilvl w:val="0"/>
          <w:numId w:val="35"/>
        </w:numPr>
        <w:pBdr/>
        <w:spacing w:after="240" w:before="240" w:line="240" w:lineRule="auto"/>
        <w:ind w:left="426" w:right="142" w:hanging="360"/>
        <w:contextualSpacing w:val="1"/>
        <w:rPr/>
      </w:pPr>
      <w:r w:rsidDel="00000000" w:rsidR="00000000" w:rsidRPr="00000000">
        <w:rPr>
          <w:rFonts w:ascii="Calibri" w:cs="Calibri" w:eastAsia="Calibri" w:hAnsi="Calibri"/>
          <w:b w:val="0"/>
          <w:sz w:val="22"/>
          <w:szCs w:val="22"/>
          <w:rtl w:val="0"/>
        </w:rPr>
        <w:t xml:space="preserve">Toute  annonce mise à jour et nécessitant une validation par l’utilisateur.</w:t>
      </w:r>
      <w:r w:rsidDel="00000000" w:rsidR="00000000" w:rsidRPr="00000000">
        <w:rPr>
          <w:rtl w:val="0"/>
        </w:rPr>
      </w:r>
    </w:p>
    <w:p w:rsidR="00000000" w:rsidDel="00000000" w:rsidP="00000000" w:rsidRDefault="00000000" w:rsidRPr="00000000">
      <w:pPr>
        <w:numPr>
          <w:ilvl w:val="0"/>
          <w:numId w:val="35"/>
        </w:numPr>
        <w:pBdr/>
        <w:spacing w:after="240" w:before="240" w:line="240" w:lineRule="auto"/>
        <w:ind w:left="426" w:right="142" w:hanging="360"/>
        <w:contextualSpacing w:val="1"/>
        <w:rPr/>
      </w:pPr>
      <w:r w:rsidDel="00000000" w:rsidR="00000000" w:rsidRPr="00000000">
        <w:rPr>
          <w:rFonts w:ascii="Calibri" w:cs="Calibri" w:eastAsia="Calibri" w:hAnsi="Calibri"/>
          <w:b w:val="0"/>
          <w:sz w:val="22"/>
          <w:szCs w:val="22"/>
          <w:rtl w:val="0"/>
        </w:rPr>
        <w:t xml:space="preserve">Tout MT564 CANC d’annulation d’annonce.</w:t>
      </w:r>
      <w:r w:rsidDel="00000000" w:rsidR="00000000" w:rsidRPr="00000000">
        <w:rPr>
          <w:rtl w:val="0"/>
        </w:rPr>
      </w:r>
    </w:p>
    <w:p w:rsidR="00000000" w:rsidDel="00000000" w:rsidP="00000000" w:rsidRDefault="00000000" w:rsidRPr="00000000">
      <w:pPr>
        <w:numPr>
          <w:ilvl w:val="0"/>
          <w:numId w:val="35"/>
        </w:numPr>
        <w:pBdr/>
        <w:spacing w:after="240" w:before="240" w:line="240" w:lineRule="auto"/>
        <w:ind w:left="426" w:right="142" w:hanging="360"/>
        <w:contextualSpacing w:val="1"/>
        <w:rPr/>
      </w:pPr>
      <w:r w:rsidDel="00000000" w:rsidR="00000000" w:rsidRPr="00000000">
        <w:rPr>
          <w:rFonts w:ascii="Calibri" w:cs="Calibri" w:eastAsia="Calibri" w:hAnsi="Calibri"/>
          <w:b w:val="0"/>
          <w:sz w:val="22"/>
          <w:szCs w:val="22"/>
          <w:rtl w:val="0"/>
        </w:rPr>
        <w:t xml:space="preserve">Toute  annonce qui n’est pas «Activée » à la date d’arrêt de position.</w:t>
      </w:r>
      <w:r w:rsidDel="00000000" w:rsidR="00000000" w:rsidRPr="00000000">
        <w:rPr>
          <w:rtl w:val="0"/>
        </w:rPr>
      </w:r>
    </w:p>
    <w:p w:rsidR="00000000" w:rsidDel="00000000" w:rsidP="00000000" w:rsidRDefault="00000000" w:rsidRPr="00000000">
      <w:pPr>
        <w:numPr>
          <w:ilvl w:val="0"/>
          <w:numId w:val="35"/>
        </w:numPr>
        <w:pBdr/>
        <w:spacing w:after="240" w:before="240" w:line="240" w:lineRule="auto"/>
        <w:ind w:left="426" w:right="142" w:hanging="360"/>
        <w:contextualSpacing w:val="1"/>
        <w:rPr/>
      </w:pPr>
      <w:r w:rsidDel="00000000" w:rsidR="00000000" w:rsidRPr="00000000">
        <w:rPr>
          <w:rFonts w:ascii="Calibri" w:cs="Calibri" w:eastAsia="Calibri" w:hAnsi="Calibri"/>
          <w:b w:val="0"/>
          <w:sz w:val="22"/>
          <w:szCs w:val="22"/>
          <w:rtl w:val="0"/>
        </w:rPr>
        <w:t xml:space="preserve">Annonces Suspension, Activation et changement de Nom/Description arrivant à date effective.</w:t>
      </w:r>
      <w:r w:rsidDel="00000000" w:rsidR="00000000" w:rsidRPr="00000000">
        <w:rPr>
          <w:rtl w:val="0"/>
        </w:rPr>
      </w:r>
    </w:p>
    <w:p w:rsidR="00000000" w:rsidDel="00000000" w:rsidP="00000000" w:rsidRDefault="00000000" w:rsidRPr="00000000">
      <w:pPr>
        <w:pBdr/>
        <w:spacing w:after="240" w:before="240" w:line="240" w:lineRule="auto"/>
        <w:ind w:left="426" w:right="142" w:firstLine="0"/>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147n2zr" w:id="31"/>
      <w:bookmarkEnd w:id="31"/>
      <w:r w:rsidDel="00000000" w:rsidR="00000000" w:rsidRPr="00000000">
        <w:rPr>
          <w:rFonts w:ascii="Calibri" w:cs="Calibri" w:eastAsia="Calibri" w:hAnsi="Calibri"/>
          <w:b w:val="1"/>
          <w:sz w:val="26"/>
          <w:szCs w:val="26"/>
          <w:rtl w:val="0"/>
        </w:rPr>
        <w:t xml:space="preserve">Eligible position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3o7alnk" w:id="32"/>
      <w:bookmarkEnd w:id="32"/>
      <w:r w:rsidDel="00000000" w:rsidR="00000000" w:rsidRPr="00000000">
        <w:rPr>
          <w:rFonts w:ascii="Calibri" w:cs="Calibri" w:eastAsia="Calibri" w:hAnsi="Calibri"/>
          <w:b w:val="1"/>
          <w:sz w:val="24"/>
          <w:szCs w:val="24"/>
          <w:rtl w:val="0"/>
        </w:rPr>
        <w:t xml:space="preserve">Date d’éligibilité par OST</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BPSS arrête les  positions à la date de paiement -2</w:t>
      </w:r>
    </w:p>
    <w:tbl>
      <w:tblPr>
        <w:tblStyle w:val="Table14"/>
        <w:bidiVisual w:val="0"/>
        <w:tblW w:w="928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2551"/>
        <w:gridCol w:w="2268"/>
        <w:gridCol w:w="1809"/>
        <w:tblGridChange w:id="0">
          <w:tblGrid>
            <w:gridCol w:w="2660"/>
            <w:gridCol w:w="2551"/>
            <w:gridCol w:w="2268"/>
            <w:gridCol w:w="1809"/>
          </w:tblGrid>
        </w:tblGridChange>
      </w:tblGrid>
      <w:tr>
        <w:tc>
          <w:tcPr>
            <w:shd w:fill="a6a6a6"/>
          </w:tcPr>
          <w:p w:rsidR="00000000" w:rsidDel="00000000" w:rsidP="00000000" w:rsidRDefault="00000000" w:rsidRPr="00000000">
            <w:pPr>
              <w:pBdr/>
              <w:contextualSpacing w:val="0"/>
              <w:rPr>
                <w:b w:val="1"/>
                <w:sz w:val="20"/>
                <w:szCs w:val="20"/>
              </w:rPr>
            </w:pPr>
            <w:r w:rsidDel="00000000" w:rsidR="00000000" w:rsidRPr="00000000">
              <w:rPr>
                <w:rtl w:val="0"/>
              </w:rPr>
            </w:r>
          </w:p>
        </w:tc>
        <w:tc>
          <w:tcPr>
            <w:shd w:fill="a6a6a6"/>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Date d’arrêt de la position (reference date)</w:t>
            </w:r>
          </w:p>
        </w:tc>
        <w:tc>
          <w:tcPr>
            <w:shd w:fill="a6a6a6"/>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Date d’ownership de la position</w:t>
            </w:r>
          </w:p>
        </w:tc>
        <w:tc>
          <w:tcPr>
            <w:shd w:fill="a6a6a6"/>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Position éligible</w:t>
            </w:r>
          </w:p>
        </w:tc>
      </w:tr>
      <w:t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OST obligatoire sans ou avec choix : </w:t>
            </w:r>
            <w:r w:rsidDel="00000000" w:rsidR="00000000" w:rsidRPr="00000000">
              <w:rPr>
                <w:b w:val="1"/>
                <w:color w:val="ff0000"/>
                <w:sz w:val="20"/>
                <w:szCs w:val="20"/>
                <w:rtl w:val="0"/>
              </w:rPr>
              <w:t xml:space="preserve">Actions</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color w:val="000000"/>
                <w:sz w:val="20"/>
                <w:szCs w:val="20"/>
                <w:highlight w:val="lightGray"/>
                <w:rtl w:val="0"/>
              </w:rPr>
              <w:t xml:space="preserve">Ex-date *</w:t>
            </w:r>
            <w:r w:rsidDel="00000000" w:rsidR="00000000" w:rsidRPr="00000000">
              <w:rPr>
                <w:sz w:val="20"/>
                <w:szCs w:val="20"/>
                <w:rtl w:val="0"/>
              </w:rPr>
              <w:t xml:space="preserve"> </w:t>
            </w:r>
          </w:p>
        </w:tc>
        <w:tc>
          <w:tcPr/>
          <w:p w:rsidR="00000000" w:rsidDel="00000000" w:rsidP="00000000" w:rsidRDefault="00000000" w:rsidRPr="00000000">
            <w:pPr>
              <w:pBdr/>
              <w:contextualSpacing w:val="0"/>
              <w:rPr>
                <w:sz w:val="18"/>
                <w:szCs w:val="18"/>
              </w:rPr>
            </w:pPr>
            <w:r w:rsidDel="00000000" w:rsidR="00000000" w:rsidRPr="00000000">
              <w:rPr>
                <w:sz w:val="20"/>
                <w:szCs w:val="20"/>
                <w:rtl w:val="0"/>
              </w:rPr>
              <w:t xml:space="preserve"> Date de négociation  </w:t>
            </w:r>
            <w:r w:rsidDel="00000000" w:rsidR="00000000" w:rsidRPr="00000000">
              <w:rPr>
                <w:sz w:val="18"/>
                <w:szCs w:val="18"/>
                <w:rtl w:val="0"/>
              </w:rPr>
              <w:t xml:space="preserve">(Trade 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position ferme avec  suspens</w:t>
            </w:r>
          </w:p>
        </w:tc>
      </w:tr>
      <w:tr>
        <w:tc>
          <w:tcPr/>
          <w:p w:rsidR="00000000" w:rsidDel="00000000" w:rsidP="00000000" w:rsidRDefault="00000000" w:rsidRPr="00000000">
            <w:pPr>
              <w:pBdr/>
              <w:contextualSpacing w:val="0"/>
              <w:rPr>
                <w:b w:val="1"/>
                <w:color w:val="ff0000"/>
                <w:sz w:val="20"/>
                <w:szCs w:val="20"/>
              </w:rPr>
            </w:pPr>
            <w:r w:rsidDel="00000000" w:rsidR="00000000" w:rsidRPr="00000000">
              <w:rPr>
                <w:b w:val="1"/>
                <w:sz w:val="20"/>
                <w:szCs w:val="20"/>
                <w:rtl w:val="0"/>
              </w:rPr>
              <w:t xml:space="preserve">OST obligatoire sans ou avec choix : </w:t>
            </w:r>
            <w:r w:rsidDel="00000000" w:rsidR="00000000" w:rsidRPr="00000000">
              <w:rPr>
                <w:b w:val="1"/>
                <w:color w:val="ff0000"/>
                <w:sz w:val="20"/>
                <w:szCs w:val="20"/>
                <w:rtl w:val="0"/>
              </w:rPr>
              <w:t xml:space="preserve">Obligations</w:t>
            </w:r>
          </w:p>
        </w:tc>
        <w:tc>
          <w:tcPr/>
          <w:p w:rsidR="00000000" w:rsidDel="00000000" w:rsidP="00000000" w:rsidRDefault="00000000" w:rsidRPr="00000000">
            <w:pPr>
              <w:pBdr/>
              <w:contextualSpacing w:val="0"/>
              <w:rPr>
                <w:b w:val="1"/>
                <w:sz w:val="20"/>
                <w:szCs w:val="20"/>
              </w:rPr>
            </w:pPr>
            <w:r w:rsidDel="00000000" w:rsidR="00000000" w:rsidRPr="00000000">
              <w:rPr>
                <w:b w:val="1"/>
                <w:color w:val="000000"/>
                <w:sz w:val="20"/>
                <w:szCs w:val="20"/>
                <w:highlight w:val="lightGray"/>
                <w:rtl w:val="0"/>
              </w:rPr>
              <w:t xml:space="preserve">Date de paiement -1 **</w:t>
            </w:r>
            <w:r w:rsidDel="00000000" w:rsidR="00000000" w:rsidRPr="00000000">
              <w:rPr>
                <w:rtl w:val="0"/>
              </w:rPr>
            </w:r>
          </w:p>
        </w:tc>
        <w:tc>
          <w:tcPr/>
          <w:p w:rsidR="00000000" w:rsidDel="00000000" w:rsidP="00000000" w:rsidRDefault="00000000" w:rsidRPr="00000000">
            <w:pPr>
              <w:pBdr/>
              <w:contextualSpacing w:val="0"/>
              <w:rPr>
                <w:sz w:val="18"/>
                <w:szCs w:val="18"/>
              </w:rPr>
            </w:pPr>
            <w:r w:rsidDel="00000000" w:rsidR="00000000" w:rsidRPr="00000000">
              <w:rPr>
                <w:sz w:val="20"/>
                <w:szCs w:val="20"/>
                <w:rtl w:val="0"/>
              </w:rPr>
              <w:t xml:space="preserve">Date de dénouement contractuelle </w:t>
            </w:r>
            <w:r w:rsidDel="00000000" w:rsidR="00000000" w:rsidRPr="00000000">
              <w:rPr>
                <w:sz w:val="18"/>
                <w:szCs w:val="18"/>
                <w:rtl w:val="0"/>
              </w:rPr>
              <w:t xml:space="preserve">( theoritical Settlement date)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position ferme avec suspens</w:t>
            </w:r>
          </w:p>
        </w:tc>
      </w:tr>
      <w:tr>
        <w:trPr>
          <w:trHeight w:val="38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OST obligatoire sans ou avec choix : </w:t>
            </w:r>
            <w:r w:rsidDel="00000000" w:rsidR="00000000" w:rsidRPr="00000000">
              <w:rPr>
                <w:b w:val="1"/>
                <w:color w:val="ff0000"/>
                <w:sz w:val="20"/>
                <w:szCs w:val="20"/>
                <w:rtl w:val="0"/>
              </w:rPr>
              <w:t xml:space="preserve">Droits</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d’instruction client  </w:t>
            </w:r>
            <w:r w:rsidDel="00000000" w:rsidR="00000000" w:rsidRPr="00000000">
              <w:rPr>
                <w:sz w:val="18"/>
                <w:szCs w:val="18"/>
                <w:rtl w:val="0"/>
              </w:rPr>
              <w:t xml:space="preserve">(custodian deadline -1)</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dénouement </w:t>
            </w:r>
            <w:r w:rsidDel="00000000" w:rsidR="00000000" w:rsidRPr="00000000">
              <w:rPr>
                <w:sz w:val="18"/>
                <w:szCs w:val="18"/>
                <w:rtl w:val="0"/>
              </w:rPr>
              <w:t xml:space="preserve">(Settlement date) </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position ferme sans suspens</w:t>
            </w:r>
          </w:p>
        </w:tc>
      </w:tr>
      <w:tr>
        <w:trPr>
          <w:trHeight w:val="380" w:hRule="atLeast"/>
        </w:trPr>
        <w:tc>
          <w:tcPr/>
          <w:p w:rsidR="00000000" w:rsidDel="00000000" w:rsidP="00000000" w:rsidRDefault="00000000" w:rsidRPr="00000000">
            <w:pPr>
              <w:pBdr/>
              <w:contextualSpacing w:val="0"/>
              <w:rPr>
                <w:sz w:val="20"/>
                <w:szCs w:val="20"/>
              </w:rPr>
            </w:pPr>
            <w:r w:rsidDel="00000000" w:rsidR="00000000" w:rsidRPr="00000000">
              <w:rPr>
                <w:b w:val="1"/>
                <w:sz w:val="20"/>
                <w:szCs w:val="20"/>
                <w:rtl w:val="0"/>
              </w:rPr>
              <w:t xml:space="preserve">OST volontaire </w:t>
            </w:r>
            <w:r w:rsidDel="00000000" w:rsidR="00000000" w:rsidRPr="00000000">
              <w:rPr>
                <w:b w:val="1"/>
                <w:color w:val="ff0000"/>
                <w:sz w:val="20"/>
                <w:szCs w:val="20"/>
                <w:rtl w:val="0"/>
              </w:rPr>
              <w:t xml:space="preserve">Actions</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d’instruction client  </w:t>
            </w:r>
            <w:r w:rsidDel="00000000" w:rsidR="00000000" w:rsidRPr="00000000">
              <w:rPr>
                <w:sz w:val="18"/>
                <w:szCs w:val="18"/>
                <w:rtl w:val="0"/>
              </w:rPr>
              <w:t xml:space="preserve">(custodian deadline -1)</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négociation  </w:t>
            </w:r>
            <w:r w:rsidDel="00000000" w:rsidR="00000000" w:rsidRPr="00000000">
              <w:rPr>
                <w:sz w:val="18"/>
                <w:szCs w:val="18"/>
                <w:rtl w:val="0"/>
              </w:rPr>
              <w:t xml:space="preserve">(Trade date)     </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position ferme sans suspens</w:t>
            </w:r>
          </w:p>
        </w:tc>
      </w:tr>
      <w:tr>
        <w:trPr>
          <w:trHeight w:val="38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Warrant Exercice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clôture de l’opération (Election end)</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dénouement </w:t>
            </w:r>
            <w:r w:rsidDel="00000000" w:rsidR="00000000" w:rsidRPr="00000000">
              <w:rPr>
                <w:sz w:val="18"/>
                <w:szCs w:val="18"/>
                <w:rtl w:val="0"/>
              </w:rPr>
              <w:t xml:space="preserve">(Settlement date) </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position ferme sans suspens</w:t>
            </w:r>
          </w:p>
        </w:tc>
      </w:tr>
      <w:tr>
        <w:trPr>
          <w:trHeight w:val="66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Name change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effective </w:t>
            </w:r>
            <w:r w:rsidDel="00000000" w:rsidR="00000000" w:rsidRPr="00000000">
              <w:rPr>
                <w:sz w:val="18"/>
                <w:szCs w:val="18"/>
                <w:rtl w:val="0"/>
              </w:rPr>
              <w:t xml:space="preserve">(Effective date)</w:t>
            </w:r>
            <w:r w:rsidDel="00000000" w:rsidR="00000000" w:rsidRPr="00000000">
              <w:rPr>
                <w:rtl w:val="0"/>
              </w:rPr>
            </w:r>
          </w:p>
        </w:tc>
        <w:tc>
          <w:tcPr/>
          <w:p w:rsidR="00000000" w:rsidDel="00000000" w:rsidP="00000000" w:rsidRDefault="00000000" w:rsidRPr="00000000">
            <w:pPr>
              <w:pBdr/>
              <w:contextualSpacing w:val="0"/>
              <w:rPr>
                <w:sz w:val="18"/>
                <w:szCs w:val="18"/>
              </w:rPr>
            </w:pPr>
            <w:r w:rsidDel="00000000" w:rsidR="00000000" w:rsidRPr="00000000">
              <w:rPr>
                <w:sz w:val="20"/>
                <w:szCs w:val="20"/>
                <w:rtl w:val="0"/>
              </w:rPr>
              <w:t xml:space="preserve"> Date de négociation  </w:t>
            </w:r>
            <w:r w:rsidDel="00000000" w:rsidR="00000000" w:rsidRPr="00000000">
              <w:rPr>
                <w:sz w:val="18"/>
                <w:szCs w:val="18"/>
                <w:rtl w:val="0"/>
              </w:rPr>
              <w:t xml:space="preserve">(Trade 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position ferme avec suspens</w:t>
            </w:r>
          </w:p>
        </w:tc>
      </w:tr>
      <w:tr>
        <w:trPr>
          <w:trHeight w:val="38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Stock split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effective </w:t>
            </w:r>
            <w:r w:rsidDel="00000000" w:rsidR="00000000" w:rsidRPr="00000000">
              <w:rPr>
                <w:sz w:val="18"/>
                <w:szCs w:val="18"/>
                <w:rtl w:val="0"/>
              </w:rPr>
              <w:t xml:space="preserve">(Effective date)</w:t>
            </w:r>
            <w:r w:rsidDel="00000000" w:rsidR="00000000" w:rsidRPr="00000000">
              <w:rPr>
                <w:rtl w:val="0"/>
              </w:rPr>
            </w:r>
          </w:p>
        </w:tc>
        <w:tc>
          <w:tcPr/>
          <w:p w:rsidR="00000000" w:rsidDel="00000000" w:rsidP="00000000" w:rsidRDefault="00000000" w:rsidRPr="00000000">
            <w:pPr>
              <w:pBdr/>
              <w:contextualSpacing w:val="0"/>
              <w:rPr>
                <w:sz w:val="18"/>
                <w:szCs w:val="18"/>
              </w:rPr>
            </w:pPr>
            <w:r w:rsidDel="00000000" w:rsidR="00000000" w:rsidRPr="00000000">
              <w:rPr>
                <w:sz w:val="20"/>
                <w:szCs w:val="20"/>
                <w:rtl w:val="0"/>
              </w:rPr>
              <w:t xml:space="preserve"> Date de négociation  </w:t>
            </w:r>
            <w:r w:rsidDel="00000000" w:rsidR="00000000" w:rsidRPr="00000000">
              <w:rPr>
                <w:sz w:val="18"/>
                <w:szCs w:val="18"/>
                <w:rtl w:val="0"/>
              </w:rPr>
              <w:t xml:space="preserve">(Trade 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position ferme avec suspens</w:t>
            </w:r>
          </w:p>
        </w:tc>
      </w:tr>
      <w:tr>
        <w:trPr>
          <w:trHeight w:val="38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Reverse stock split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effective </w:t>
            </w:r>
            <w:r w:rsidDel="00000000" w:rsidR="00000000" w:rsidRPr="00000000">
              <w:rPr>
                <w:sz w:val="18"/>
                <w:szCs w:val="18"/>
                <w:rtl w:val="0"/>
              </w:rPr>
              <w:t xml:space="preserve">(Effective date)</w:t>
            </w:r>
            <w:r w:rsidDel="00000000" w:rsidR="00000000" w:rsidRPr="00000000">
              <w:rPr>
                <w:rtl w:val="0"/>
              </w:rPr>
            </w:r>
          </w:p>
        </w:tc>
        <w:tc>
          <w:tcPr/>
          <w:p w:rsidR="00000000" w:rsidDel="00000000" w:rsidP="00000000" w:rsidRDefault="00000000" w:rsidRPr="00000000">
            <w:pPr>
              <w:pBdr/>
              <w:contextualSpacing w:val="0"/>
              <w:rPr>
                <w:color w:val="ff0000"/>
                <w:sz w:val="18"/>
                <w:szCs w:val="18"/>
              </w:rPr>
            </w:pPr>
            <w:r w:rsidDel="00000000" w:rsidR="00000000" w:rsidRPr="00000000">
              <w:rPr>
                <w:sz w:val="20"/>
                <w:szCs w:val="20"/>
                <w:rtl w:val="0"/>
              </w:rPr>
              <w:t xml:space="preserve"> Date de négociation  </w:t>
            </w:r>
            <w:r w:rsidDel="00000000" w:rsidR="00000000" w:rsidRPr="00000000">
              <w:rPr>
                <w:sz w:val="18"/>
                <w:szCs w:val="18"/>
                <w:rtl w:val="0"/>
              </w:rPr>
              <w:t xml:space="preserve">(Trade date)</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position ferme avec suspens</w:t>
            </w:r>
          </w:p>
        </w:tc>
      </w:tr>
      <w:tr>
        <w:trPr>
          <w:trHeight w:val="38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Activation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effective </w:t>
            </w:r>
            <w:r w:rsidDel="00000000" w:rsidR="00000000" w:rsidRPr="00000000">
              <w:rPr>
                <w:sz w:val="18"/>
                <w:szCs w:val="18"/>
                <w:rtl w:val="0"/>
              </w:rPr>
              <w:t xml:space="preserve">(Effective date)</w:t>
            </w:r>
            <w:r w:rsidDel="00000000" w:rsidR="00000000" w:rsidRPr="00000000">
              <w:rPr>
                <w:rtl w:val="0"/>
              </w:rPr>
            </w:r>
          </w:p>
        </w:tc>
        <w:tc>
          <w:tcPr/>
          <w:p w:rsidR="00000000" w:rsidDel="00000000" w:rsidP="00000000" w:rsidRDefault="00000000" w:rsidRPr="00000000">
            <w:pPr>
              <w:pBdr/>
              <w:contextualSpacing w:val="0"/>
              <w:rPr>
                <w:color w:val="ff0000"/>
                <w:sz w:val="18"/>
                <w:szCs w:val="18"/>
              </w:rPr>
            </w:pPr>
            <w:r w:rsidDel="00000000" w:rsidR="00000000" w:rsidRPr="00000000">
              <w:rPr>
                <w:sz w:val="20"/>
                <w:szCs w:val="20"/>
                <w:rtl w:val="0"/>
              </w:rPr>
              <w:t xml:space="preserve"> Date de négociation  </w:t>
            </w:r>
            <w:r w:rsidDel="00000000" w:rsidR="00000000" w:rsidRPr="00000000">
              <w:rPr>
                <w:sz w:val="18"/>
                <w:szCs w:val="18"/>
                <w:rtl w:val="0"/>
              </w:rPr>
              <w:t xml:space="preserve">(Trade date)</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 position ferme avec suspens</w:t>
            </w:r>
          </w:p>
        </w:tc>
      </w:tr>
      <w:tr>
        <w:trPr>
          <w:trHeight w:val="38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Suspension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effective </w:t>
            </w:r>
            <w:r w:rsidDel="00000000" w:rsidR="00000000" w:rsidRPr="00000000">
              <w:rPr>
                <w:sz w:val="18"/>
                <w:szCs w:val="18"/>
                <w:rtl w:val="0"/>
              </w:rPr>
              <w:t xml:space="preserve">(Effective date)</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Trade date = date de négociation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position ferme avec suspens</w:t>
            </w:r>
          </w:p>
        </w:tc>
      </w:tr>
      <w:tr>
        <w:trPr>
          <w:trHeight w:val="38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Tax reclaim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certification </w:t>
            </w:r>
            <w:r w:rsidDel="00000000" w:rsidR="00000000" w:rsidRPr="00000000">
              <w:rPr>
                <w:sz w:val="18"/>
                <w:szCs w:val="18"/>
                <w:rtl w:val="0"/>
              </w:rPr>
              <w:t xml:space="preserve">(Certification date)</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Trade date = date de négociation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 position ferme avec suspens</w:t>
            </w:r>
          </w:p>
        </w:tc>
      </w:tr>
      <w:tr>
        <w:trPr>
          <w:trHeight w:val="38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Withholding tax releif</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certification </w:t>
            </w:r>
            <w:r w:rsidDel="00000000" w:rsidR="00000000" w:rsidRPr="00000000">
              <w:rPr>
                <w:sz w:val="18"/>
                <w:szCs w:val="18"/>
                <w:rtl w:val="0"/>
              </w:rPr>
              <w:t xml:space="preserve">(Certification date)</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Trade date = date de négociation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position ferme avec suspens</w:t>
            </w:r>
          </w:p>
        </w:tc>
      </w:tr>
      <w:tr>
        <w:trPr>
          <w:trHeight w:val="38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Certification Non-US TEFRA D</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certification </w:t>
            </w:r>
            <w:r w:rsidDel="00000000" w:rsidR="00000000" w:rsidRPr="00000000">
              <w:rPr>
                <w:sz w:val="18"/>
                <w:szCs w:val="18"/>
                <w:rtl w:val="0"/>
              </w:rPr>
              <w:t xml:space="preserve">(Certification date)</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Trade date = date de négociation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position ferme avec suspens</w:t>
            </w:r>
          </w:p>
        </w:tc>
      </w:tr>
    </w:tbl>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 Date à confirmer en cross-check avec le marché local</w:t>
      </w:r>
    </w:p>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18"/>
          <w:szCs w:val="18"/>
          <w:rtl w:val="0"/>
        </w:rPr>
        <w:t xml:space="preserve">**. Date de paiement pour les intérêts ou rédemption est généralement communiquée. </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3ckvvd" w:id="33"/>
      <w:bookmarkEnd w:id="33"/>
      <w:r w:rsidDel="00000000" w:rsidR="00000000" w:rsidRPr="00000000">
        <w:rPr>
          <w:rFonts w:ascii="Calibri" w:cs="Calibri" w:eastAsia="Calibri" w:hAnsi="Calibri"/>
          <w:b w:val="1"/>
          <w:sz w:val="24"/>
          <w:szCs w:val="24"/>
          <w:rtl w:val="0"/>
        </w:rPr>
        <w:t xml:space="preserve">Nature de position</w:t>
      </w:r>
      <w:r w:rsidDel="00000000" w:rsidR="00000000" w:rsidRPr="00000000">
        <w:rPr>
          <w:rtl w:val="0"/>
        </w:rPr>
      </w:r>
    </w:p>
    <w:tbl>
      <w:tblPr>
        <w:tblStyle w:val="Table15"/>
        <w:bidiVisual w:val="0"/>
        <w:tblW w:w="91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2"/>
        <w:gridCol w:w="1984"/>
        <w:gridCol w:w="4394"/>
        <w:tblGridChange w:id="0">
          <w:tblGrid>
            <w:gridCol w:w="2802"/>
            <w:gridCol w:w="1984"/>
            <w:gridCol w:w="4394"/>
          </w:tblGrid>
        </w:tblGridChange>
      </w:tblGrid>
      <w:tr>
        <w:trPr>
          <w:trHeight w:val="420" w:hRule="atLeast"/>
        </w:trPr>
        <w:tc>
          <w:tcPr>
            <w:shd w:fill="a6a6a6"/>
          </w:tcPr>
          <w:p w:rsidR="00000000" w:rsidDel="00000000" w:rsidP="00000000" w:rsidRDefault="00000000" w:rsidRPr="00000000">
            <w:pPr>
              <w:pBdr/>
              <w:contextualSpacing w:val="0"/>
              <w:jc w:val="center"/>
              <w:rPr>
                <w:b w:val="1"/>
              </w:rPr>
            </w:pPr>
            <w:r w:rsidDel="00000000" w:rsidR="00000000" w:rsidRPr="00000000">
              <w:rPr>
                <w:b w:val="1"/>
                <w:rtl w:val="0"/>
              </w:rPr>
              <w:t xml:space="preserve">Nature de position</w:t>
            </w:r>
          </w:p>
          <w:p w:rsidR="00000000" w:rsidDel="00000000" w:rsidP="00000000" w:rsidRDefault="00000000" w:rsidRPr="00000000">
            <w:pPr>
              <w:pBdr/>
              <w:contextualSpacing w:val="0"/>
              <w:jc w:val="center"/>
              <w:rPr>
                <w:b w:val="1"/>
              </w:rPr>
            </w:pPr>
            <w:r w:rsidDel="00000000" w:rsidR="00000000" w:rsidRPr="00000000">
              <w:rPr>
                <w:b w:val="1"/>
                <w:rtl w:val="0"/>
              </w:rPr>
              <w:t xml:space="preserve">Ferme</w:t>
            </w:r>
          </w:p>
        </w:tc>
        <w:tc>
          <w:tcPr>
            <w:shd w:fill="a6a6a6"/>
          </w:tcPr>
          <w:p w:rsidR="00000000" w:rsidDel="00000000" w:rsidP="00000000" w:rsidRDefault="00000000" w:rsidRPr="00000000">
            <w:pPr>
              <w:pBdr/>
              <w:contextualSpacing w:val="0"/>
              <w:jc w:val="center"/>
              <w:rPr>
                <w:b w:val="1"/>
              </w:rPr>
            </w:pPr>
            <w:r w:rsidDel="00000000" w:rsidR="00000000" w:rsidRPr="00000000">
              <w:rPr>
                <w:b w:val="1"/>
                <w:rtl w:val="0"/>
              </w:rPr>
              <w:t xml:space="preserve">Eligible oui / non</w:t>
            </w:r>
          </w:p>
        </w:tc>
        <w:tc>
          <w:tcPr>
            <w:shd w:fill="a6a6a6"/>
          </w:tcPr>
          <w:p w:rsidR="00000000" w:rsidDel="00000000" w:rsidP="00000000" w:rsidRDefault="00000000" w:rsidRPr="00000000">
            <w:pPr>
              <w:pBdr/>
              <w:contextualSpacing w:val="0"/>
              <w:jc w:val="center"/>
              <w:rPr>
                <w:b w:val="1"/>
              </w:rPr>
            </w:pPr>
            <w:r w:rsidDel="00000000" w:rsidR="00000000" w:rsidRPr="00000000">
              <w:rPr>
                <w:b w:val="1"/>
                <w:rtl w:val="0"/>
              </w:rPr>
              <w:t xml:space="preserve">claim</w:t>
            </w:r>
          </w:p>
        </w:tc>
      </w:tr>
      <w:tr>
        <w:trPr>
          <w:trHeight w:val="34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Dénouée</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Oui</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Non</w:t>
            </w:r>
          </w:p>
        </w:tc>
      </w:tr>
      <w:tr>
        <w:trPr>
          <w:trHeight w:val="340" w:hRule="atLeast"/>
        </w:trPr>
        <w:tc>
          <w:tcPr/>
          <w:p w:rsidR="00000000" w:rsidDel="00000000" w:rsidP="00000000" w:rsidRDefault="00000000" w:rsidRPr="00000000">
            <w:pPr>
              <w:pBdr/>
              <w:contextualSpacing w:val="0"/>
              <w:rPr>
                <w:b w:val="1"/>
                <w:sz w:val="20"/>
                <w:szCs w:val="20"/>
              </w:rPr>
            </w:pPr>
            <w:r w:rsidDel="00000000" w:rsidR="00000000" w:rsidRPr="00000000">
              <w:rPr>
                <w:b w:val="1"/>
                <w:color w:val="000000"/>
                <w:sz w:val="20"/>
                <w:szCs w:val="20"/>
                <w:highlight w:val="lightGray"/>
                <w:rtl w:val="0"/>
              </w:rPr>
              <w:t xml:space="preserve">Nantie</w:t>
            </w:r>
            <w:r w:rsidDel="00000000" w:rsidR="00000000" w:rsidRPr="00000000">
              <w:rPr>
                <w:b w:val="1"/>
                <w:sz w:val="20"/>
                <w:szCs w:val="20"/>
                <w:rtl w:val="0"/>
              </w:rPr>
              <w:t xml:space="preserve"> *</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Oui</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Non</w:t>
            </w:r>
          </w:p>
        </w:tc>
      </w:tr>
      <w:tr>
        <w:trPr>
          <w:trHeight w:val="34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Bloquée</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Oui</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Non</w:t>
            </w:r>
          </w:p>
        </w:tc>
      </w:tr>
      <w:tr>
        <w:trPr>
          <w:trHeight w:val="34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Mise en pension</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Oui</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Oui, Megacor doit générer des réclamations à la C/P</w:t>
            </w:r>
          </w:p>
        </w:tc>
      </w:tr>
      <w:tr>
        <w:trPr>
          <w:trHeight w:val="34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Prise en pension</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Oui</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Oui, AWB reçoit des réclamations sur ses positions. </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Ex. : les droits détachés reçus sur les livres  de AWB  doivent être retournés et exercés par la C/P</w:t>
            </w:r>
          </w:p>
        </w:tc>
      </w:tr>
      <w:tr>
        <w:trPr>
          <w:trHeight w:val="340" w:hRule="atLeast"/>
        </w:trPr>
        <w:tc>
          <w:tcPr/>
          <w:p w:rsidR="00000000" w:rsidDel="00000000" w:rsidP="00000000" w:rsidRDefault="00000000" w:rsidRPr="00000000">
            <w:pPr>
              <w:pBdr/>
              <w:contextualSpacing w:val="0"/>
              <w:rPr>
                <w:b w:val="1"/>
                <w:sz w:val="20"/>
                <w:szCs w:val="20"/>
              </w:rPr>
            </w:pPr>
            <w:r w:rsidDel="00000000" w:rsidR="00000000" w:rsidRPr="00000000">
              <w:rPr>
                <w:b w:val="1"/>
                <w:color w:val="000000"/>
                <w:sz w:val="20"/>
                <w:szCs w:val="20"/>
                <w:highlight w:val="lightGray"/>
                <w:rtl w:val="0"/>
              </w:rPr>
              <w:t xml:space="preserve">Empruntée (à confirmer)</w:t>
            </w:r>
            <w:r w:rsidDel="00000000" w:rsidR="00000000" w:rsidRPr="00000000">
              <w:rPr>
                <w:rtl w:val="0"/>
              </w:rPr>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Oui</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Oui, Idem que prise en pension</w:t>
            </w:r>
          </w:p>
        </w:tc>
      </w:tr>
      <w:tr>
        <w:trPr>
          <w:trHeight w:val="340" w:hRule="atLeast"/>
        </w:trPr>
        <w:tc>
          <w:tcPr/>
          <w:p w:rsidR="00000000" w:rsidDel="00000000" w:rsidP="00000000" w:rsidRDefault="00000000" w:rsidRPr="00000000">
            <w:pPr>
              <w:pBdr/>
              <w:contextualSpacing w:val="0"/>
              <w:rPr>
                <w:b w:val="1"/>
                <w:color w:val="000000"/>
                <w:sz w:val="20"/>
                <w:szCs w:val="20"/>
                <w:highlight w:val="lightGray"/>
              </w:rPr>
            </w:pPr>
            <w:r w:rsidDel="00000000" w:rsidR="00000000" w:rsidRPr="00000000">
              <w:rPr>
                <w:b w:val="1"/>
                <w:color w:val="000000"/>
                <w:sz w:val="20"/>
                <w:szCs w:val="20"/>
                <w:highlight w:val="lightGray"/>
                <w:rtl w:val="0"/>
              </w:rPr>
              <w:t xml:space="preserve">Prêtée  (à confirmer)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Oui</w:t>
            </w:r>
          </w:p>
        </w:tc>
        <w:tc>
          <w:tcPr/>
          <w:p w:rsidR="00000000" w:rsidDel="00000000" w:rsidP="00000000" w:rsidRDefault="00000000" w:rsidRPr="00000000">
            <w:pPr>
              <w:pBdr/>
              <w:contextualSpacing w:val="0"/>
              <w:rPr>
                <w:sz w:val="20"/>
                <w:szCs w:val="20"/>
              </w:rPr>
            </w:pPr>
            <w:r w:rsidDel="00000000" w:rsidR="00000000" w:rsidRPr="00000000">
              <w:rPr>
                <w:sz w:val="18"/>
                <w:szCs w:val="18"/>
                <w:rtl w:val="0"/>
              </w:rPr>
              <w:t xml:space="preserve">Oui, MegaCor doit générer des réclamations vers la C/P</w:t>
            </w:r>
            <w:r w:rsidDel="00000000" w:rsidR="00000000" w:rsidRPr="00000000">
              <w:rPr>
                <w:rtl w:val="0"/>
              </w:rPr>
            </w:r>
          </w:p>
        </w:tc>
      </w:tr>
    </w:tbl>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*.La gestion des nantissements sera définie durant l’étude du marché local.</w:t>
      </w:r>
    </w:p>
    <w:p w:rsidR="00000000" w:rsidDel="00000000" w:rsidP="00000000" w:rsidRDefault="00000000" w:rsidRPr="00000000">
      <w:pPr>
        <w:pBdr/>
        <w:spacing w:line="240" w:lineRule="auto"/>
        <w:contextualSpacing w:val="0"/>
        <w:jc w:val="both"/>
        <w:rPr>
          <w:b w:val="1"/>
          <w:color w:val="339966"/>
        </w:rPr>
      </w:pPr>
      <w:r w:rsidDel="00000000" w:rsidR="00000000" w:rsidRPr="00000000">
        <w:rPr>
          <w:b w:val="1"/>
          <w:color w:val="339966"/>
          <w:rtl w:val="0"/>
        </w:rPr>
        <w:t xml:space="preserve">Les positions nanties seront prises en charge pour le marché étranger. </w:t>
      </w:r>
    </w:p>
    <w:p w:rsidR="00000000" w:rsidDel="00000000" w:rsidP="00000000" w:rsidRDefault="00000000" w:rsidRPr="00000000">
      <w:pPr>
        <w:pBdr/>
        <w:spacing w:line="240" w:lineRule="auto"/>
        <w:contextualSpacing w:val="0"/>
        <w:jc w:val="both"/>
        <w:rPr>
          <w:b w:val="1"/>
          <w:color w:val="339966"/>
        </w:rPr>
      </w:pPr>
      <w:r w:rsidDel="00000000" w:rsidR="00000000" w:rsidRPr="00000000">
        <w:rPr>
          <w:b w:val="1"/>
          <w:color w:val="339966"/>
          <w:rtl w:val="0"/>
        </w:rPr>
        <w:t xml:space="preserve">D'un point de vue réconciliation avec le dépositaire (MT 535), elles devront être considérées comme disponibles: Position disponible (AVAIL) = Position dénouée + Position nantie</w:t>
      </w:r>
    </w:p>
    <w:p w:rsidR="00000000" w:rsidDel="00000000" w:rsidP="00000000" w:rsidRDefault="00000000" w:rsidRPr="00000000">
      <w:pPr>
        <w:pBdr/>
        <w:contextualSpacing w:val="0"/>
        <w:rPr>
          <w:b w:val="1"/>
          <w:sz w:val="20"/>
          <w:szCs w:val="20"/>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ihv636" w:id="34"/>
      <w:bookmarkEnd w:id="34"/>
      <w:r w:rsidDel="00000000" w:rsidR="00000000" w:rsidRPr="00000000">
        <w:rPr>
          <w:rFonts w:ascii="Calibri" w:cs="Calibri" w:eastAsia="Calibri" w:hAnsi="Calibri"/>
          <w:b w:val="1"/>
          <w:sz w:val="24"/>
          <w:szCs w:val="24"/>
          <w:rtl w:val="0"/>
        </w:rPr>
        <w:t xml:space="preserve">Les suspens: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tbl>
      <w:tblPr>
        <w:tblStyle w:val="Table16"/>
        <w:bidiVisual w:val="0"/>
        <w:tblW w:w="577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2"/>
        <w:gridCol w:w="2976"/>
        <w:tblGridChange w:id="0">
          <w:tblGrid>
            <w:gridCol w:w="2802"/>
            <w:gridCol w:w="2976"/>
          </w:tblGrid>
        </w:tblGridChange>
      </w:tblGrid>
      <w:tr>
        <w:tc>
          <w:tcPr>
            <w:shd w:fill="a6a6a6"/>
          </w:tcPr>
          <w:p w:rsidR="00000000" w:rsidDel="00000000" w:rsidP="00000000" w:rsidRDefault="00000000" w:rsidRPr="00000000">
            <w:pPr>
              <w:pBdr/>
              <w:contextualSpacing w:val="0"/>
              <w:jc w:val="center"/>
              <w:rPr>
                <w:b w:val="1"/>
              </w:rPr>
            </w:pPr>
            <w:r w:rsidDel="00000000" w:rsidR="00000000" w:rsidRPr="00000000">
              <w:rPr>
                <w:b w:val="1"/>
                <w:rtl w:val="0"/>
              </w:rPr>
              <w:t xml:space="preserve">Statut</w:t>
            </w:r>
          </w:p>
        </w:tc>
        <w:tc>
          <w:tcPr>
            <w:shd w:fill="a6a6a6"/>
          </w:tcPr>
          <w:p w:rsidR="00000000" w:rsidDel="00000000" w:rsidP="00000000" w:rsidRDefault="00000000" w:rsidRPr="00000000">
            <w:pPr>
              <w:pBdr/>
              <w:contextualSpacing w:val="0"/>
              <w:jc w:val="center"/>
              <w:rPr>
                <w:b w:val="1"/>
              </w:rPr>
            </w:pPr>
            <w:r w:rsidDel="00000000" w:rsidR="00000000" w:rsidRPr="00000000">
              <w:rPr>
                <w:b w:val="1"/>
                <w:rtl w:val="0"/>
              </w:rPr>
              <w:t xml:space="preserve">Eligible oui / non</w:t>
            </w:r>
          </w:p>
        </w:tc>
      </w:tr>
      <w:tr>
        <w:tc>
          <w:tcPr/>
          <w:p w:rsidR="00000000" w:rsidDel="00000000" w:rsidP="00000000" w:rsidRDefault="00000000" w:rsidRPr="00000000">
            <w:pPr>
              <w:pBdr/>
              <w:contextualSpacing w:val="0"/>
              <w:rPr>
                <w:b w:val="1"/>
              </w:rPr>
            </w:pPr>
            <w:r w:rsidDel="00000000" w:rsidR="00000000" w:rsidRPr="00000000">
              <w:rPr>
                <w:b w:val="1"/>
                <w:rtl w:val="0"/>
              </w:rPr>
              <w:t xml:space="preserve">Instruit</w:t>
            </w:r>
          </w:p>
        </w:tc>
        <w:tc>
          <w:tcPr/>
          <w:p w:rsidR="00000000" w:rsidDel="00000000" w:rsidP="00000000" w:rsidRDefault="00000000" w:rsidRPr="00000000">
            <w:pPr>
              <w:pBdr/>
              <w:contextualSpacing w:val="0"/>
              <w:jc w:val="center"/>
              <w:rPr>
                <w:b w:val="1"/>
              </w:rPr>
            </w:pPr>
            <w:r w:rsidDel="00000000" w:rsidR="00000000" w:rsidRPr="00000000">
              <w:rPr>
                <w:b w:val="1"/>
                <w:rtl w:val="0"/>
              </w:rPr>
              <w:t xml:space="preserve">*</w:t>
            </w:r>
          </w:p>
        </w:tc>
      </w:tr>
      <w:tr>
        <w:tc>
          <w:tcPr/>
          <w:p w:rsidR="00000000" w:rsidDel="00000000" w:rsidP="00000000" w:rsidRDefault="00000000" w:rsidRPr="00000000">
            <w:pPr>
              <w:pBdr/>
              <w:contextualSpacing w:val="0"/>
              <w:rPr>
                <w:b w:val="1"/>
              </w:rPr>
            </w:pPr>
            <w:r w:rsidDel="00000000" w:rsidR="00000000" w:rsidRPr="00000000">
              <w:rPr>
                <w:b w:val="1"/>
                <w:rtl w:val="0"/>
              </w:rPr>
              <w:t xml:space="preserve">Apparié</w:t>
            </w:r>
          </w:p>
        </w:tc>
        <w:tc>
          <w:tcPr/>
          <w:p w:rsidR="00000000" w:rsidDel="00000000" w:rsidP="00000000" w:rsidRDefault="00000000" w:rsidRPr="00000000">
            <w:pPr>
              <w:pBdr/>
              <w:contextualSpacing w:val="0"/>
              <w:jc w:val="center"/>
              <w:rPr>
                <w:b w:val="1"/>
              </w:rPr>
            </w:pPr>
            <w:r w:rsidDel="00000000" w:rsidR="00000000" w:rsidRPr="00000000">
              <w:rPr>
                <w:b w:val="1"/>
                <w:rtl w:val="0"/>
              </w:rPr>
              <w:t xml:space="preserve">*</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 Sera défini en cross-check avec le marché local.</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rPr>
      </w:pPr>
      <w:r w:rsidDel="00000000" w:rsidR="00000000" w:rsidRPr="00000000">
        <w:rPr>
          <w:b w:val="1"/>
          <w:rtl w:val="0"/>
        </w:rPr>
        <w:t xml:space="preserve">La position éligible prendra en compte les positions fermes  et  les suspens pour certaines OST et seulement la position ferme pour d’autres. Se référer au tableau ci-dessus.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u w:val="single"/>
        </w:rPr>
      </w:pPr>
      <w:r w:rsidDel="00000000" w:rsidR="00000000" w:rsidRPr="00000000">
        <w:rPr>
          <w:u w:val="single"/>
          <w:rtl w:val="0"/>
        </w:rPr>
        <w:t xml:space="preserve">Pour les Actions : </w:t>
      </w:r>
    </w:p>
    <w:p w:rsidR="00000000" w:rsidDel="00000000" w:rsidP="00000000" w:rsidRDefault="00000000" w:rsidRPr="00000000">
      <w:pPr>
        <w:numPr>
          <w:ilvl w:val="0"/>
          <w:numId w:val="45"/>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Position ferme  à la date de détachement (ex date)  +</w:t>
      </w:r>
      <w:r w:rsidDel="00000000" w:rsidR="00000000" w:rsidRPr="00000000">
        <w:rPr>
          <w:rtl w:val="0"/>
        </w:rPr>
      </w:r>
    </w:p>
    <w:p w:rsidR="00000000" w:rsidDel="00000000" w:rsidP="00000000" w:rsidRDefault="00000000" w:rsidRPr="00000000">
      <w:pPr>
        <w:numPr>
          <w:ilvl w:val="0"/>
          <w:numId w:val="45"/>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Les  suspens tel que :   date de négociation (Trade date)  &lt; date de détachement (ex date)   </w:t>
      </w: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u w:val="single"/>
        </w:rPr>
      </w:pPr>
      <w:r w:rsidDel="00000000" w:rsidR="00000000" w:rsidRPr="00000000">
        <w:rPr>
          <w:u w:val="single"/>
          <w:rtl w:val="0"/>
        </w:rPr>
        <w:t xml:space="preserve">Pour les Obligations : </w:t>
      </w:r>
    </w:p>
    <w:p w:rsidR="00000000" w:rsidDel="00000000" w:rsidP="00000000" w:rsidRDefault="00000000" w:rsidRPr="00000000">
      <w:pPr>
        <w:numPr>
          <w:ilvl w:val="0"/>
          <w:numId w:val="45"/>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Position ferme  à la date d’enregistrement (record date)  +</w:t>
      </w:r>
      <w:r w:rsidDel="00000000" w:rsidR="00000000" w:rsidRPr="00000000">
        <w:rPr>
          <w:rtl w:val="0"/>
        </w:rPr>
      </w:r>
    </w:p>
    <w:p w:rsidR="00000000" w:rsidDel="00000000" w:rsidP="00000000" w:rsidRDefault="00000000" w:rsidRPr="00000000">
      <w:pPr>
        <w:numPr>
          <w:ilvl w:val="0"/>
          <w:numId w:val="45"/>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Les  suspens tel que :   date de dénouement théorique =&lt; date d’enregistrement (record date)   </w:t>
      </w: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32hioqz" w:id="35"/>
      <w:bookmarkEnd w:id="35"/>
      <w:r w:rsidDel="00000000" w:rsidR="00000000" w:rsidRPr="00000000">
        <w:rPr>
          <w:rFonts w:ascii="Calibri" w:cs="Calibri" w:eastAsia="Calibri" w:hAnsi="Calibri"/>
          <w:b w:val="1"/>
          <w:sz w:val="26"/>
          <w:szCs w:val="26"/>
          <w:rtl w:val="0"/>
        </w:rPr>
        <w:t xml:space="preserve">Notification aux clients </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hmsyys" w:id="36"/>
      <w:bookmarkEnd w:id="36"/>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Les clients sont notifiés de l’existence d’une annonce  à partir du moment où l’annonce devient validée « Cross-Checked ».</w:t>
      </w:r>
    </w:p>
    <w:p w:rsidR="00000000" w:rsidDel="00000000" w:rsidP="00000000" w:rsidRDefault="00000000" w:rsidRPr="00000000">
      <w:pPr>
        <w:pBdr/>
        <w:contextualSpacing w:val="0"/>
        <w:jc w:val="both"/>
        <w:rPr/>
      </w:pPr>
      <w:r w:rsidDel="00000000" w:rsidR="00000000" w:rsidRPr="00000000">
        <w:rPr>
          <w:rtl w:val="0"/>
        </w:rPr>
        <w:t xml:space="preserve">Un processus est généré automatiquement en fin de journée afin de créer les notifications clients. </w:t>
      </w:r>
    </w:p>
    <w:p w:rsidR="00000000" w:rsidDel="00000000" w:rsidP="00000000" w:rsidRDefault="00000000" w:rsidRPr="00000000">
      <w:pPr>
        <w:pBdr/>
        <w:contextualSpacing w:val="0"/>
        <w:jc w:val="both"/>
        <w:rPr/>
      </w:pPr>
      <w:r w:rsidDel="00000000" w:rsidR="00000000" w:rsidRPr="00000000">
        <w:rPr>
          <w:rtl w:val="0"/>
        </w:rPr>
        <w:t xml:space="preserve">Il est possible de générer et envoyer les notifications manuellement pour toutes les OST ou pour une OST donnée.</w:t>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41mghml" w:id="37"/>
      <w:bookmarkEnd w:id="37"/>
      <w:r w:rsidDel="00000000" w:rsidR="00000000" w:rsidRPr="00000000">
        <w:rPr>
          <w:rFonts w:ascii="Calibri" w:cs="Calibri" w:eastAsia="Calibri" w:hAnsi="Calibri"/>
          <w:b w:val="1"/>
          <w:sz w:val="24"/>
          <w:szCs w:val="24"/>
          <w:rtl w:val="0"/>
        </w:rPr>
        <w:t xml:space="preserve">Les raisons de notification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raisons de notification client sont configurables selon un SLA qui permet à l'utilisateur de préciser les événements ayant un impact sur l'OST et qui  doivent être notifiés aux choix du client ou pour un groupe de clients :</w:t>
      </w:r>
    </w:p>
    <w:p w:rsidR="00000000" w:rsidDel="00000000" w:rsidP="00000000" w:rsidRDefault="00000000" w:rsidRPr="00000000">
      <w:pPr>
        <w:numPr>
          <w:ilvl w:val="0"/>
          <w:numId w:val="48"/>
        </w:numPr>
        <w:pBdr/>
        <w:spacing w:before="60" w:line="240" w:lineRule="auto"/>
        <w:ind w:left="720" w:hanging="360"/>
        <w:jc w:val="both"/>
        <w:rPr/>
      </w:pPr>
      <w:r w:rsidDel="00000000" w:rsidR="00000000" w:rsidRPr="00000000">
        <w:rPr>
          <w:rtl w:val="0"/>
        </w:rPr>
        <w:t xml:space="preserve">Création de l’annonce</w:t>
      </w:r>
    </w:p>
    <w:p w:rsidR="00000000" w:rsidDel="00000000" w:rsidP="00000000" w:rsidRDefault="00000000" w:rsidRPr="00000000">
      <w:pPr>
        <w:numPr>
          <w:ilvl w:val="0"/>
          <w:numId w:val="48"/>
        </w:numPr>
        <w:pBdr/>
        <w:spacing w:before="60" w:line="240" w:lineRule="auto"/>
        <w:ind w:left="720" w:hanging="360"/>
        <w:jc w:val="both"/>
        <w:rPr/>
      </w:pPr>
      <w:r w:rsidDel="00000000" w:rsidR="00000000" w:rsidRPr="00000000">
        <w:rPr>
          <w:rtl w:val="0"/>
        </w:rPr>
        <w:t xml:space="preserve">Mise à jour de l’annonce</w:t>
      </w:r>
    </w:p>
    <w:p w:rsidR="00000000" w:rsidDel="00000000" w:rsidP="00000000" w:rsidRDefault="00000000" w:rsidRPr="00000000">
      <w:pPr>
        <w:numPr>
          <w:ilvl w:val="0"/>
          <w:numId w:val="48"/>
        </w:numPr>
        <w:pBdr/>
        <w:spacing w:before="60" w:line="240" w:lineRule="auto"/>
        <w:ind w:left="720" w:hanging="360"/>
        <w:jc w:val="both"/>
        <w:rPr/>
      </w:pPr>
      <w:r w:rsidDel="00000000" w:rsidR="00000000" w:rsidRPr="00000000">
        <w:rPr>
          <w:rtl w:val="0"/>
        </w:rPr>
        <w:t xml:space="preserve">Mise à jour  de la Position éligible (nouvelle position ou mise à jour)</w:t>
      </w:r>
    </w:p>
    <w:p w:rsidR="00000000" w:rsidDel="00000000" w:rsidP="00000000" w:rsidRDefault="00000000" w:rsidRPr="00000000">
      <w:pPr>
        <w:numPr>
          <w:ilvl w:val="0"/>
          <w:numId w:val="48"/>
        </w:numPr>
        <w:pBdr/>
        <w:spacing w:before="60" w:line="240" w:lineRule="auto"/>
        <w:ind w:left="720" w:hanging="360"/>
        <w:jc w:val="both"/>
        <w:rPr/>
      </w:pPr>
      <w:r w:rsidDel="00000000" w:rsidR="00000000" w:rsidRPr="00000000">
        <w:rPr>
          <w:rtl w:val="0"/>
        </w:rPr>
        <w:t xml:space="preserve">Annulation de l’OST</w:t>
      </w:r>
    </w:p>
    <w:p w:rsidR="00000000" w:rsidDel="00000000" w:rsidP="00000000" w:rsidRDefault="00000000" w:rsidRPr="00000000">
      <w:pPr>
        <w:numPr>
          <w:ilvl w:val="0"/>
          <w:numId w:val="48"/>
        </w:numPr>
        <w:pBdr/>
        <w:spacing w:before="60" w:line="240" w:lineRule="auto"/>
        <w:ind w:left="720" w:hanging="360"/>
        <w:jc w:val="both"/>
        <w:rPr/>
      </w:pPr>
      <w:r w:rsidDel="00000000" w:rsidR="00000000" w:rsidRPr="00000000">
        <w:rPr>
          <w:rtl w:val="0"/>
        </w:rPr>
        <w:t xml:space="preserve">Calcul des exécutions</w:t>
      </w:r>
    </w:p>
    <w:p w:rsidR="00000000" w:rsidDel="00000000" w:rsidP="00000000" w:rsidRDefault="00000000" w:rsidRPr="00000000">
      <w:pPr>
        <w:numPr>
          <w:ilvl w:val="0"/>
          <w:numId w:val="48"/>
        </w:numPr>
        <w:pBdr/>
        <w:spacing w:before="60" w:line="240" w:lineRule="auto"/>
        <w:ind w:left="720" w:hanging="360"/>
        <w:jc w:val="both"/>
        <w:rPr/>
      </w:pPr>
      <w:r w:rsidDel="00000000" w:rsidR="00000000" w:rsidRPr="00000000">
        <w:rPr>
          <w:rtl w:val="0"/>
        </w:rPr>
        <w:t xml:space="preserve">Rappels pour les OST optionnelles</w:t>
      </w:r>
    </w:p>
    <w:p w:rsidR="00000000" w:rsidDel="00000000" w:rsidP="00000000" w:rsidRDefault="00000000" w:rsidRPr="00000000">
      <w:pPr>
        <w:numPr>
          <w:ilvl w:val="0"/>
          <w:numId w:val="48"/>
        </w:numPr>
        <w:pBdr/>
        <w:spacing w:before="60" w:line="240" w:lineRule="auto"/>
        <w:ind w:left="720" w:hanging="360"/>
        <w:jc w:val="both"/>
        <w:rPr/>
      </w:pPr>
      <w:r w:rsidDel="00000000" w:rsidR="00000000" w:rsidRPr="00000000">
        <w:rPr>
          <w:rtl w:val="0"/>
        </w:rPr>
        <w:t xml:space="preserve">Activation de l’OST</w:t>
      </w:r>
    </w:p>
    <w:p w:rsidR="00000000" w:rsidDel="00000000" w:rsidP="00000000" w:rsidRDefault="00000000" w:rsidRPr="00000000">
      <w:pPr>
        <w:pBdr/>
        <w:spacing w:before="60" w:line="240"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grqrue" w:id="38"/>
      <w:bookmarkEnd w:id="38"/>
      <w:r w:rsidDel="00000000" w:rsidR="00000000" w:rsidRPr="00000000">
        <w:rPr>
          <w:rFonts w:ascii="Calibri" w:cs="Calibri" w:eastAsia="Calibri" w:hAnsi="Calibri"/>
          <w:b w:val="1"/>
          <w:sz w:val="24"/>
          <w:szCs w:val="24"/>
          <w:rtl w:val="0"/>
        </w:rPr>
        <w:t xml:space="preserve">Règles de notification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49"/>
        </w:numPr>
        <w:pBdr/>
        <w:spacing w:after="0" w:before="0" w:line="276" w:lineRule="auto"/>
        <w:ind w:left="644"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Les notifications aux clients ne doivent pas être envoyées aux clients lorsque l’annonce est dans le statut « Préliminaire », les notifications seront envoyées à partir du statut « Validée »</w:t>
      </w:r>
    </w:p>
    <w:p w:rsidR="00000000" w:rsidDel="00000000" w:rsidP="00000000" w:rsidRDefault="00000000" w:rsidRPr="00000000">
      <w:pPr>
        <w:pBdr/>
        <w:spacing w:after="0" w:before="0" w:line="276" w:lineRule="auto"/>
        <w:ind w:left="644" w:firstLine="0"/>
        <w:contextualSpacing w:val="0"/>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49"/>
        </w:numPr>
        <w:pBdr/>
        <w:spacing w:after="0" w:before="0" w:line="276" w:lineRule="auto"/>
        <w:ind w:left="644"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Lorsqu’une annonce est annulée : </w:t>
      </w:r>
    </w:p>
    <w:p w:rsidR="00000000" w:rsidDel="00000000" w:rsidP="00000000" w:rsidRDefault="00000000" w:rsidRPr="00000000">
      <w:pPr>
        <w:pBdr/>
        <w:contextualSpacing w:val="0"/>
        <w:jc w:val="both"/>
        <w:rPr/>
      </w:pPr>
      <w:r w:rsidDel="00000000" w:rsidR="00000000" w:rsidRPr="00000000">
        <w:rPr>
          <w:rtl w:val="0"/>
        </w:rPr>
        <w:t xml:space="preserve">Si une notification a été déjà envoyée aux clients, le système doit générer une notification d’annulation d’OST.</w:t>
      </w:r>
    </w:p>
    <w:p w:rsidR="00000000" w:rsidDel="00000000" w:rsidP="00000000" w:rsidRDefault="00000000" w:rsidRPr="00000000">
      <w:pPr>
        <w:pBdr/>
        <w:contextualSpacing w:val="0"/>
        <w:jc w:val="both"/>
        <w:rPr/>
      </w:pPr>
      <w:r w:rsidDel="00000000" w:rsidR="00000000" w:rsidRPr="00000000">
        <w:rPr>
          <w:rtl w:val="0"/>
        </w:rPr>
        <w:t xml:space="preserve">Si aucune notification n’a été envoyée aux clients, le système ne doit pas  générer une notification d’annulation d’OST.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50"/>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Le système ne doit pas envoyer  de notification après la date d’arrêt des positions (date de référence.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b w:val="1"/>
          <w:rtl w:val="0"/>
        </w:rPr>
        <w:t xml:space="preserve">Exemple</w:t>
      </w:r>
      <w:r w:rsidDel="00000000" w:rsidR="00000000" w:rsidRPr="00000000">
        <w:rPr>
          <w:rtl w:val="0"/>
        </w:rPr>
        <w:t xml:space="preserve"> : lorsqu’un dépositaire envoie un MT566 le jour la rédemption, sans avoir envoyé un 564 au préalable. L’utilisateur est amené à créer manuellement l’annonce à la date du paiement, la notification 564 ne doit pas être envoyée aux clients, seulement un MT566  sera  envoyé après la réconciliation et l’allocation manuelle.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49"/>
        </w:numPr>
        <w:pBdr/>
        <w:spacing w:after="0" w:before="0" w:line="276" w:lineRule="auto"/>
        <w:ind w:left="644"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Les données obligatoires par OST doivent être communiquées aux clients même si elles sont inconnues.</w:t>
      </w:r>
    </w:p>
    <w:p w:rsidR="00000000" w:rsidDel="00000000" w:rsidP="00000000" w:rsidRDefault="00000000" w:rsidRPr="00000000">
      <w:pPr>
        <w:pBdr/>
        <w:contextualSpacing w:val="0"/>
        <w:jc w:val="both"/>
        <w:rPr/>
      </w:pPr>
      <w:r w:rsidDel="00000000" w:rsidR="00000000" w:rsidRPr="00000000">
        <w:rPr>
          <w:b w:val="1"/>
          <w:rtl w:val="0"/>
        </w:rPr>
        <w:t xml:space="preserve">Exemple</w:t>
      </w:r>
      <w:r w:rsidDel="00000000" w:rsidR="00000000" w:rsidRPr="00000000">
        <w:rPr>
          <w:rtl w:val="0"/>
        </w:rPr>
        <w:t xml:space="preserve"> :   la date de paiement même si elle n’est pas connue, elle doit être envoyée comme suit :</w:t>
      </w:r>
    </w:p>
    <w:p w:rsidR="00000000" w:rsidDel="00000000" w:rsidP="00000000" w:rsidRDefault="00000000" w:rsidRPr="00000000">
      <w:pPr>
        <w:pBdr/>
        <w:contextualSpacing w:val="0"/>
        <w:jc w:val="both"/>
        <w:rPr/>
      </w:pPr>
      <w:r w:rsidDel="00000000" w:rsidR="00000000" w:rsidRPr="00000000">
        <w:rPr>
          <w:rtl w:val="0"/>
        </w:rPr>
        <w:t xml:space="preserve">98C : PAYD//UKWN</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49"/>
        </w:numPr>
        <w:pBdr/>
        <w:spacing w:after="0" w:before="0" w:line="276" w:lineRule="auto"/>
        <w:ind w:left="644"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Les commentaires reçus dans le MT568 avec MT564 doivent être sauvegardés au niveau de l’annonce sous « commentaires entrants».</w:t>
      </w:r>
    </w:p>
    <w:p w:rsidR="00000000" w:rsidDel="00000000" w:rsidP="00000000" w:rsidRDefault="00000000" w:rsidRPr="00000000">
      <w:pPr>
        <w:pBdr/>
        <w:contextualSpacing w:val="0"/>
        <w:jc w:val="both"/>
        <w:rPr/>
      </w:pPr>
      <w:r w:rsidDel="00000000" w:rsidR="00000000" w:rsidRPr="00000000">
        <w:rPr>
          <w:rtl w:val="0"/>
        </w:rPr>
        <w:t xml:space="preserve">L’utilisateur aura la main de modifier et choisir quel commentaire envoyer aux clients. Les commentaires dépassant le nombre de caractères permis au niveau du MT564 doivent être générés dans un MT568 indiquant la référence de l’Ost et la référence du MT564 reliée. Pour le rapport, les commentaires doivent être affichés dans le même rapport de notification d’annonce.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44"/>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La position notifiée aux clients doit contenir les positions fermes + les suspens éligibles comme suit :</w:t>
      </w:r>
    </w:p>
    <w:p w:rsidR="00000000" w:rsidDel="00000000" w:rsidP="00000000" w:rsidRDefault="00000000" w:rsidRPr="00000000">
      <w:pPr>
        <w:pBdr/>
        <w:spacing w:after="0" w:before="0" w:line="276" w:lineRule="auto"/>
        <w:ind w:left="0" w:firstLine="0"/>
        <w:contextualSpacing w:val="0"/>
        <w:jc w:val="both"/>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ELIG = ferme + suspens achat – suspens vente</w:t>
      </w:r>
    </w:p>
    <w:p w:rsidR="00000000" w:rsidDel="00000000" w:rsidP="00000000" w:rsidRDefault="00000000" w:rsidRPr="00000000">
      <w:pPr>
        <w:pBdr/>
        <w:spacing w:after="0" w:before="0" w:line="276" w:lineRule="auto"/>
        <w:ind w:left="0" w:firstLine="0"/>
        <w:contextualSpacing w:val="0"/>
        <w:jc w:val="both"/>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SETT = dénoué </w:t>
      </w:r>
    </w:p>
    <w:p w:rsidR="00000000" w:rsidDel="00000000" w:rsidP="00000000" w:rsidRDefault="00000000" w:rsidRPr="00000000">
      <w:pPr>
        <w:pBdr/>
        <w:spacing w:after="0" w:before="0" w:line="276" w:lineRule="auto"/>
        <w:ind w:left="0" w:firstLine="0"/>
        <w:contextualSpacing w:val="0"/>
        <w:jc w:val="both"/>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PEND = suspens vente</w:t>
      </w:r>
    </w:p>
    <w:p w:rsidR="00000000" w:rsidDel="00000000" w:rsidP="00000000" w:rsidRDefault="00000000" w:rsidRPr="00000000">
      <w:pPr>
        <w:pBdr/>
        <w:spacing w:after="0" w:before="0" w:line="276" w:lineRule="auto"/>
        <w:ind w:left="0" w:firstLine="0"/>
        <w:contextualSpacing w:val="0"/>
        <w:jc w:val="both"/>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PENR = suspens achat</w:t>
      </w:r>
    </w:p>
    <w:p w:rsidR="00000000" w:rsidDel="00000000" w:rsidP="00000000" w:rsidRDefault="00000000" w:rsidRPr="00000000">
      <w:pPr>
        <w:pBdr/>
        <w:spacing w:after="0" w:before="0" w:line="276" w:lineRule="auto"/>
        <w:ind w:left="720" w:firstLine="0"/>
        <w:contextualSpacing w:val="0"/>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tabs>
          <w:tab w:val="left" w:pos="0"/>
        </w:tabs>
        <w:spacing w:after="0" w:before="0" w:line="276" w:lineRule="auto"/>
        <w:ind w:left="0" w:firstLine="0"/>
        <w:contextualSpacing w:val="0"/>
        <w:jc w:val="both"/>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Pour les OST optionnelles deux informations supplémentaires doivent être générées : </w:t>
      </w:r>
    </w:p>
    <w:p w:rsidR="00000000" w:rsidDel="00000000" w:rsidP="00000000" w:rsidRDefault="00000000" w:rsidRPr="00000000">
      <w:pPr>
        <w:pBdr/>
        <w:tabs>
          <w:tab w:val="left" w:pos="0"/>
        </w:tabs>
        <w:spacing w:after="0" w:before="0" w:line="276" w:lineRule="auto"/>
        <w:ind w:left="0" w:firstLine="0"/>
        <w:contextualSpacing w:val="0"/>
        <w:jc w:val="both"/>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INBA = quantité instruite </w:t>
      </w:r>
    </w:p>
    <w:p w:rsidR="00000000" w:rsidDel="00000000" w:rsidP="00000000" w:rsidRDefault="00000000" w:rsidRPr="00000000">
      <w:pPr>
        <w:pBdr/>
        <w:tabs>
          <w:tab w:val="left" w:pos="0"/>
        </w:tabs>
        <w:spacing w:after="0" w:before="0" w:line="276" w:lineRule="auto"/>
        <w:ind w:left="0" w:firstLine="0"/>
        <w:contextualSpacing w:val="0"/>
        <w:jc w:val="both"/>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UNBA = quantité non instruite</w:t>
      </w:r>
    </w:p>
    <w:p w:rsidR="00000000" w:rsidDel="00000000" w:rsidP="00000000" w:rsidRDefault="00000000" w:rsidRPr="00000000">
      <w:pPr>
        <w:pBdr/>
        <w:tabs>
          <w:tab w:val="left" w:pos="0"/>
        </w:tabs>
        <w:spacing w:after="0" w:before="0" w:line="276" w:lineRule="auto"/>
        <w:ind w:left="0" w:firstLine="0"/>
        <w:contextualSpacing w:val="0"/>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vx1227" w:id="39"/>
      <w:bookmarkEnd w:id="39"/>
      <w:r w:rsidDel="00000000" w:rsidR="00000000" w:rsidRPr="00000000">
        <w:rPr>
          <w:rFonts w:ascii="Calibri" w:cs="Calibri" w:eastAsia="Calibri" w:hAnsi="Calibri"/>
          <w:b w:val="1"/>
          <w:sz w:val="24"/>
          <w:szCs w:val="24"/>
          <w:rtl w:val="0"/>
        </w:rPr>
        <w:t xml:space="preserve">Configuration de la Notification</w:t>
      </w:r>
      <w:r w:rsidDel="00000000" w:rsidR="00000000" w:rsidRPr="00000000">
        <w:rPr>
          <w:rtl w:val="0"/>
        </w:rPr>
      </w:r>
    </w:p>
    <w:p w:rsidR="00000000" w:rsidDel="00000000" w:rsidP="00000000" w:rsidRDefault="00000000" w:rsidRPr="00000000">
      <w:pPr>
        <w:pStyle w:val="Heading4"/>
        <w:numPr>
          <w:ilvl w:val="3"/>
          <w:numId w:val="16"/>
        </w:numPr>
        <w:pBdr/>
        <w:jc w:val="both"/>
        <w:rPr/>
      </w:pPr>
      <w:r w:rsidDel="00000000" w:rsidR="00000000" w:rsidRPr="00000000">
        <w:rPr>
          <w:rtl w:val="0"/>
        </w:rPr>
        <w:t xml:space="preserve">Décision de notification :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Il est possible de décider de notifier ou ne pas notifier : </w:t>
      </w:r>
    </w:p>
    <w:p w:rsidR="00000000" w:rsidDel="00000000" w:rsidP="00000000" w:rsidRDefault="00000000" w:rsidRPr="00000000">
      <w:pPr>
        <w:numPr>
          <w:ilvl w:val="0"/>
          <w:numId w:val="44"/>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Pour une raison de notification donnée</w:t>
      </w:r>
    </w:p>
    <w:p w:rsidR="00000000" w:rsidDel="00000000" w:rsidP="00000000" w:rsidRDefault="00000000" w:rsidRPr="00000000">
      <w:pPr>
        <w:numPr>
          <w:ilvl w:val="0"/>
          <w:numId w:val="44"/>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Pour un type d’annonce donné.</w:t>
      </w:r>
    </w:p>
    <w:p w:rsidR="00000000" w:rsidDel="00000000" w:rsidP="00000000" w:rsidRDefault="00000000" w:rsidRPr="00000000">
      <w:pPr>
        <w:numPr>
          <w:ilvl w:val="0"/>
          <w:numId w:val="44"/>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Par Statut de l’annonce </w:t>
      </w:r>
    </w:p>
    <w:p w:rsidR="00000000" w:rsidDel="00000000" w:rsidP="00000000" w:rsidRDefault="00000000" w:rsidRPr="00000000">
      <w:pPr>
        <w:numPr>
          <w:ilvl w:val="0"/>
          <w:numId w:val="44"/>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Par un compte titre ou par client ou par groupe de clients</w:t>
      </w:r>
    </w:p>
    <w:p w:rsidR="00000000" w:rsidDel="00000000" w:rsidP="00000000" w:rsidRDefault="00000000" w:rsidRPr="00000000">
      <w:pPr>
        <w:numPr>
          <w:ilvl w:val="0"/>
          <w:numId w:val="44"/>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A partir d’une date donnée</w:t>
      </w:r>
    </w:p>
    <w:tbl>
      <w:tblPr>
        <w:tblStyle w:val="Table17"/>
        <w:bidiVisual w:val="0"/>
        <w:tblW w:w="9720.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7"/>
        <w:gridCol w:w="7053"/>
        <w:tblGridChange w:id="0">
          <w:tblGrid>
            <w:gridCol w:w="2667"/>
            <w:gridCol w:w="7053"/>
          </w:tblGrid>
        </w:tblGridChange>
      </w:tblGrid>
      <w:tr>
        <w:trPr>
          <w:trHeight w:val="360" w:hRule="atLeast"/>
        </w:trPr>
        <w:tc>
          <w:tcPr>
            <w:gridSpan w:val="2"/>
            <w:shd w:fill="a6a6a6"/>
          </w:tcPr>
          <w:p w:rsidR="00000000" w:rsidDel="00000000" w:rsidP="00000000" w:rsidRDefault="00000000" w:rsidRPr="00000000">
            <w:pPr>
              <w:pBdr/>
              <w:ind w:left="-27" w:firstLine="0"/>
              <w:contextualSpacing w:val="0"/>
              <w:jc w:val="center"/>
              <w:rPr>
                <w:b w:val="1"/>
              </w:rPr>
            </w:pPr>
            <w:r w:rsidDel="00000000" w:rsidR="00000000" w:rsidRPr="00000000">
              <w:rPr>
                <w:b w:val="1"/>
                <w:rtl w:val="0"/>
              </w:rPr>
              <w:t xml:space="preserve">SLA Notification</w:t>
            </w:r>
          </w:p>
        </w:tc>
      </w:tr>
      <w:tr>
        <w:trPr>
          <w:trHeight w:val="60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Contexte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l’annonce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Raison de notification</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Statut de l’annonce</w:t>
            </w:r>
          </w:p>
        </w:tc>
      </w:tr>
      <w:tr>
        <w:trPr>
          <w:trHeight w:val="40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Résultat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Notifier : Oui / Non</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début de notification</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Style w:val="Heading4"/>
        <w:numPr>
          <w:ilvl w:val="3"/>
          <w:numId w:val="16"/>
        </w:numPr>
        <w:pBdr/>
        <w:jc w:val="both"/>
        <w:rPr/>
      </w:pPr>
      <w:r w:rsidDel="00000000" w:rsidR="00000000" w:rsidRPr="00000000">
        <w:rPr>
          <w:rtl w:val="0"/>
        </w:rPr>
        <w:t xml:space="preserve">Media de Notification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Un SLA de Reporting permet de configurer, le media (e-mail, fax, Swift..) selon :</w:t>
      </w:r>
    </w:p>
    <w:tbl>
      <w:tblPr>
        <w:tblStyle w:val="Table18"/>
        <w:bidiVisual w:val="0"/>
        <w:tblW w:w="9720.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7"/>
        <w:gridCol w:w="7053"/>
        <w:tblGridChange w:id="0">
          <w:tblGrid>
            <w:gridCol w:w="2667"/>
            <w:gridCol w:w="7053"/>
          </w:tblGrid>
        </w:tblGridChange>
      </w:tblGrid>
      <w:tr>
        <w:trPr>
          <w:trHeight w:val="360" w:hRule="atLeast"/>
        </w:trPr>
        <w:tc>
          <w:tcPr>
            <w:gridSpan w:val="2"/>
          </w:tcPr>
          <w:p w:rsidR="00000000" w:rsidDel="00000000" w:rsidP="00000000" w:rsidRDefault="00000000" w:rsidRPr="00000000">
            <w:pPr>
              <w:pBdr/>
              <w:ind w:left="-27" w:firstLine="0"/>
              <w:contextualSpacing w:val="0"/>
              <w:jc w:val="center"/>
              <w:rPr>
                <w:b w:val="1"/>
              </w:rPr>
            </w:pPr>
            <w:r w:rsidDel="00000000" w:rsidR="00000000" w:rsidRPr="00000000">
              <w:rPr>
                <w:b w:val="1"/>
                <w:rtl w:val="0"/>
              </w:rPr>
              <w:t xml:space="preserve">SLA de Reporting Client</w:t>
            </w:r>
          </w:p>
        </w:tc>
      </w:tr>
      <w:tr>
        <w:trPr>
          <w:trHeight w:val="60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Contexte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l’annonce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Structure Commerciale (Compte titre client, Client, Groupe de client)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Profil de reporting du client</w:t>
            </w:r>
          </w:p>
        </w:tc>
      </w:tr>
      <w:tr>
        <w:trPr>
          <w:trHeight w:val="40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Résultat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Message à envoyer : Template (Swift, Report…) et canal (Mail, e-mail…)</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Comme indiqué dans les Templates communiqués, les notifications reprennent notamment les caractéristiques de l’OST avec indication de la position éligible, le règlement prévu (exécutions).</w:t>
      </w:r>
    </w:p>
    <w:p w:rsidR="00000000" w:rsidDel="00000000" w:rsidP="00000000" w:rsidRDefault="00000000" w:rsidRPr="00000000">
      <w:pPr>
        <w:pBdr/>
        <w:contextualSpacing w:val="0"/>
        <w:jc w:val="both"/>
        <w:rPr/>
      </w:pPr>
      <w:r w:rsidDel="00000000" w:rsidR="00000000" w:rsidRPr="00000000">
        <w:rPr>
          <w:b w:val="1"/>
          <w:color w:val="339966"/>
          <w:rtl w:val="0"/>
        </w:rPr>
        <w:t xml:space="preserve">Les corps des mails de notification à envoyer aux clients non-Swift seront communiqués plus tard.</w:t>
      </w:r>
      <w:r w:rsidDel="00000000" w:rsidR="00000000" w:rsidRPr="00000000">
        <w:rPr>
          <w:rtl w:val="0"/>
        </w:rPr>
      </w:r>
    </w:p>
    <w:p w:rsidR="00000000" w:rsidDel="00000000" w:rsidP="00000000" w:rsidRDefault="00000000" w:rsidRPr="00000000">
      <w:pPr>
        <w:pStyle w:val="Heading4"/>
        <w:numPr>
          <w:ilvl w:val="3"/>
          <w:numId w:val="16"/>
        </w:numPr>
        <w:pBdr/>
        <w:jc w:val="both"/>
        <w:rPr/>
      </w:pPr>
      <w:r w:rsidDel="00000000" w:rsidR="00000000" w:rsidRPr="00000000">
        <w:rPr>
          <w:rtl w:val="0"/>
        </w:rPr>
        <w:t xml:space="preserve">Notification générale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 notification générale ou notification par défaut, permet pour une opération sur titre donné, de notifier tous les clients inscrits dans le référentiel.</w:t>
      </w:r>
    </w:p>
    <w:p w:rsidR="00000000" w:rsidDel="00000000" w:rsidP="00000000" w:rsidRDefault="00000000" w:rsidRPr="00000000">
      <w:pPr>
        <w:pStyle w:val="Heading4"/>
        <w:numPr>
          <w:ilvl w:val="3"/>
          <w:numId w:val="16"/>
        </w:numPr>
        <w:pBdr/>
        <w:rPr/>
      </w:pPr>
      <w:r w:rsidDel="00000000" w:rsidR="00000000" w:rsidRPr="00000000">
        <w:rPr>
          <w:rtl w:val="0"/>
        </w:rPr>
        <w:t xml:space="preserve">Envoi des rappels pour les OST Optionnelles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Pour les OST optionnelles, il est possible de configurer plusieurs dates d’envoi de Rappel (RMDR) pour les clients ayant une position non instruite ou des clients ayant une quantité restante non instruite.</w:t>
      </w:r>
    </w:p>
    <w:tbl>
      <w:tblPr>
        <w:tblStyle w:val="Table19"/>
        <w:bidiVisual w:val="0"/>
        <w:tblW w:w="9720.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7"/>
        <w:gridCol w:w="7053"/>
        <w:tblGridChange w:id="0">
          <w:tblGrid>
            <w:gridCol w:w="2667"/>
            <w:gridCol w:w="7053"/>
          </w:tblGrid>
        </w:tblGridChange>
      </w:tblGrid>
      <w:tr>
        <w:trPr>
          <w:trHeight w:val="360" w:hRule="atLeast"/>
        </w:trPr>
        <w:tc>
          <w:tcPr>
            <w:gridSpan w:val="2"/>
          </w:tcPr>
          <w:p w:rsidR="00000000" w:rsidDel="00000000" w:rsidP="00000000" w:rsidRDefault="00000000" w:rsidRPr="00000000">
            <w:pPr>
              <w:pBdr/>
              <w:ind w:left="-27" w:firstLine="0"/>
              <w:contextualSpacing w:val="0"/>
              <w:jc w:val="center"/>
              <w:rPr>
                <w:b w:val="1"/>
              </w:rPr>
            </w:pPr>
            <w:r w:rsidDel="00000000" w:rsidR="00000000" w:rsidRPr="00000000">
              <w:rPr>
                <w:rtl w:val="0"/>
              </w:rPr>
              <w:t xml:space="preserve"> </w:t>
            </w:r>
            <w:r w:rsidDel="00000000" w:rsidR="00000000" w:rsidRPr="00000000">
              <w:rPr>
                <w:b w:val="1"/>
                <w:rtl w:val="0"/>
              </w:rPr>
              <w:t xml:space="preserve">SLA date d’envoi de Rappels</w:t>
            </w:r>
          </w:p>
        </w:tc>
      </w:tr>
      <w:tr>
        <w:trPr>
          <w:trHeight w:val="60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Contexte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l’annonce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Marché </w:t>
            </w:r>
          </w:p>
        </w:tc>
      </w:tr>
      <w:tr>
        <w:trPr>
          <w:trHeight w:val="40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Résultat</w:t>
            </w:r>
          </w:p>
        </w:tc>
        <w:tc>
          <w:tcPr/>
          <w:p w:rsidR="00000000" w:rsidDel="00000000" w:rsidP="00000000" w:rsidRDefault="00000000" w:rsidRPr="00000000">
            <w:pPr>
              <w:pBdr/>
              <w:contextualSpacing w:val="0"/>
              <w:rPr>
                <w:sz w:val="20"/>
                <w:szCs w:val="20"/>
              </w:rPr>
            </w:pPr>
            <w:r w:rsidDel="00000000" w:rsidR="00000000" w:rsidRPr="00000000">
              <w:rPr>
                <w:color w:val="000000"/>
                <w:sz w:val="20"/>
                <w:szCs w:val="20"/>
                <w:highlight w:val="lightGray"/>
                <w:rtl w:val="0"/>
              </w:rPr>
              <w:t xml:space="preserve">Date de référence : Date limite d’instruction client-2</w:t>
            </w: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Heure </w:t>
            </w:r>
          </w:p>
        </w:tc>
      </w:tr>
    </w:tbl>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3fwokq0" w:id="40"/>
      <w:bookmarkEnd w:id="40"/>
      <w:r w:rsidDel="00000000" w:rsidR="00000000" w:rsidRPr="00000000">
        <w:rPr>
          <w:rFonts w:ascii="Calibri" w:cs="Calibri" w:eastAsia="Calibri" w:hAnsi="Calibri"/>
          <w:b w:val="1"/>
          <w:sz w:val="24"/>
          <w:szCs w:val="24"/>
          <w:rtl w:val="0"/>
        </w:rPr>
        <w:t xml:space="preserve">Alertes et notifications</w:t>
      </w:r>
      <w:r w:rsidDel="00000000" w:rsidR="00000000" w:rsidRPr="00000000">
        <w:rPr>
          <w:rtl w:val="0"/>
        </w:rPr>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Ce paragraphe décrit les alertes qui doivent être générées dans le tableau de bord:</w:t>
      </w:r>
    </w:p>
    <w:p w:rsidR="00000000" w:rsidDel="00000000" w:rsidP="00000000" w:rsidRDefault="00000000" w:rsidRPr="00000000">
      <w:pPr>
        <w:numPr>
          <w:ilvl w:val="0"/>
          <w:numId w:val="20"/>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Lorsqu’un MT564 contient un Dummy code (ISIN réel non renseigné dans le référentiel), le message reçu sera créé avec l'erreur : ISIN non reconnu, une alerte sera générée dans  le tableau de bord, l'utilisateur doit créer manuellement un Dummy code dans le référentiel et ensuite réparer  le message erroné pour créer l’annonce. </w:t>
      </w: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jc w:val="both"/>
        <w:rPr/>
      </w:pPr>
      <w:r w:rsidDel="00000000" w:rsidR="00000000" w:rsidRPr="00000000">
        <w:rPr>
          <w:rFonts w:ascii="Calibri" w:cs="Calibri" w:eastAsia="Calibri" w:hAnsi="Calibri"/>
          <w:b w:val="0"/>
          <w:sz w:val="22"/>
          <w:szCs w:val="22"/>
          <w:rtl w:val="0"/>
        </w:rPr>
        <w:t xml:space="preserve">Une fois le vrai ISIN est communiqué, l’utilisateur doit le créer dans le Référentiel  Valeurs puis mettre à jour l’OST via un écran dédié pour remplacer le Dummy code par le vrai ISIN. L’écran d</w:t>
      </w:r>
      <w:hyperlink w:anchor="_38czs75">
        <w:r w:rsidDel="00000000" w:rsidR="00000000" w:rsidRPr="00000000">
          <w:rPr>
            <w:rFonts w:ascii="Calibri" w:cs="Calibri" w:eastAsia="Calibri" w:hAnsi="Calibri"/>
            <w:b w:val="0"/>
            <w:sz w:val="22"/>
            <w:szCs w:val="22"/>
            <w:rtl w:val="0"/>
          </w:rPr>
          <w:t xml:space="preserve">e </w:t>
        </w:r>
      </w:hyperlink>
      <w:hyperlink w:anchor="_38czs75">
        <w:r w:rsidDel="00000000" w:rsidR="00000000" w:rsidRPr="00000000">
          <w:rPr>
            <w:rFonts w:ascii="Calibri" w:cs="Calibri" w:eastAsia="Calibri" w:hAnsi="Calibri"/>
            <w:b w:val="0"/>
            <w:color w:val="0000ff"/>
            <w:sz w:val="22"/>
            <w:szCs w:val="22"/>
            <w:u w:val="single"/>
            <w:rtl w:val="0"/>
          </w:rPr>
          <w:t xml:space="preserve">mise à jour d’un Dummy cod</w:t>
        </w:r>
      </w:hyperlink>
      <w:hyperlink r:id="rId19">
        <w:r w:rsidDel="00000000" w:rsidR="00000000" w:rsidRPr="00000000">
          <w:rPr>
            <w:rFonts w:ascii="Calibri" w:cs="Calibri" w:eastAsia="Calibri" w:hAnsi="Calibri"/>
            <w:b w:val="0"/>
            <w:color w:val="0000ff"/>
            <w:sz w:val="22"/>
            <w:szCs w:val="22"/>
            <w:u w:val="single"/>
            <w:rtl w:val="0"/>
          </w:rPr>
          <w:t xml:space="preserve">e</w:t>
        </w:r>
      </w:hyperlink>
      <w:r w:rsidDel="00000000" w:rsidR="00000000" w:rsidRPr="00000000">
        <w:rPr>
          <w:rFonts w:ascii="Calibri" w:cs="Calibri" w:eastAsia="Calibri" w:hAnsi="Calibri"/>
          <w:b w:val="0"/>
          <w:sz w:val="22"/>
          <w:szCs w:val="22"/>
          <w:rtl w:val="0"/>
        </w:rPr>
        <w:t xml:space="preserve"> est décrit dans la section cas d’utilisation.</w:t>
      </w: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1v1yuxt" w:id="41"/>
      <w:bookmarkEnd w:id="41"/>
      <w:r w:rsidDel="00000000" w:rsidR="00000000" w:rsidRPr="00000000">
        <w:rPr>
          <w:rFonts w:ascii="Calibri" w:cs="Calibri" w:eastAsia="Calibri" w:hAnsi="Calibri"/>
          <w:b w:val="1"/>
          <w:sz w:val="26"/>
          <w:szCs w:val="26"/>
          <w:rtl w:val="0"/>
        </w:rPr>
        <w:t xml:space="preserve">Gestion des exécutions</w:t>
      </w:r>
      <w:r w:rsidDel="00000000" w:rsidR="00000000" w:rsidRPr="00000000">
        <w:rPr>
          <w:rtl w:val="0"/>
        </w:rPr>
      </w:r>
    </w:p>
    <w:p w:rsidR="00000000" w:rsidDel="00000000" w:rsidP="00000000" w:rsidRDefault="00000000" w:rsidRPr="00000000">
      <w:pPr>
        <w:pStyle w:val="Heading3"/>
        <w:numPr>
          <w:ilvl w:val="2"/>
          <w:numId w:val="16"/>
        </w:numPr>
        <w:pBdr/>
        <w:rPr/>
      </w:pPr>
      <w:bookmarkStart w:colFirst="0" w:colLast="0" w:name="_4f1mdlm" w:id="42"/>
      <w:bookmarkEnd w:id="42"/>
      <w:r w:rsidDel="00000000" w:rsidR="00000000" w:rsidRPr="00000000">
        <w:rPr>
          <w:rtl w:val="0"/>
        </w:rPr>
        <w:t xml:space="preserve">Description générale.</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Les exécutions clients et Marché sont un calcul prévisionnel de ce que le dépositaire va percevoir ou payer (calcul des droits/titres et espèces)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b w:val="1"/>
          <w:rtl w:val="0"/>
        </w:rPr>
        <w:t xml:space="preserve">N.B</w:t>
      </w:r>
      <w:r w:rsidDel="00000000" w:rsidR="00000000" w:rsidRPr="00000000">
        <w:rPr>
          <w:rtl w:val="0"/>
        </w:rPr>
        <w:t xml:space="preserve"> : Les éligibilités des : Compte titre client – compte Nostro,  Compte  titre client – compte espèces client  et  Compte Nostro titre – Compte correspondant espèces sont définies dans le SFD du référentiel MegaCommon.</w:t>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Le processus de gestion des exécutions, des paiements et de la réconciliation est représenté par le diagramme de séquence suivant :</w:t>
      </w:r>
    </w:p>
    <w:p w:rsidR="00000000" w:rsidDel="00000000" w:rsidP="00000000" w:rsidRDefault="00000000" w:rsidRPr="00000000">
      <w:pPr>
        <w:pBdr/>
        <w:spacing w:after="240" w:before="240" w:line="240" w:lineRule="auto"/>
        <w:ind w:right="142"/>
        <w:contextualSpacing w:val="0"/>
        <w:jc w:val="both"/>
        <w:rPr/>
      </w:pPr>
      <w:r w:rsidDel="00000000" w:rsidR="00000000" w:rsidRPr="00000000">
        <w:drawing>
          <wp:inline distB="0" distT="0" distL="0" distR="0">
            <wp:extent cx="5843136" cy="8450816"/>
            <wp:effectExtent b="0" l="0" r="0" t="0"/>
            <wp:docPr id="47" name="image113.png"/>
            <a:graphic>
              <a:graphicData uri="http://schemas.openxmlformats.org/drawingml/2006/picture">
                <pic:pic>
                  <pic:nvPicPr>
                    <pic:cNvPr id="0" name="image113.png"/>
                    <pic:cNvPicPr preferRelativeResize="0"/>
                  </pic:nvPicPr>
                  <pic:blipFill>
                    <a:blip r:embed="rId20"/>
                    <a:srcRect b="0" l="0" r="0" t="0"/>
                    <a:stretch>
                      <a:fillRect/>
                    </a:stretch>
                  </pic:blipFill>
                  <pic:spPr>
                    <a:xfrm>
                      <a:off x="0" y="0"/>
                      <a:ext cx="5843136" cy="8450816"/>
                    </a:xfrm>
                    <a:prstGeom prst="rect"/>
                    <a:ln/>
                  </pic:spPr>
                </pic:pic>
              </a:graphicData>
            </a:graphic>
          </wp:inline>
        </w:drawing>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u6wntf" w:id="43"/>
      <w:bookmarkEnd w:id="43"/>
      <w:r w:rsidDel="00000000" w:rsidR="00000000" w:rsidRPr="00000000">
        <w:rPr>
          <w:rFonts w:ascii="Calibri" w:cs="Calibri" w:eastAsia="Calibri" w:hAnsi="Calibri"/>
          <w:b w:val="1"/>
          <w:sz w:val="24"/>
          <w:szCs w:val="24"/>
          <w:rtl w:val="0"/>
        </w:rPr>
        <w:t xml:space="preserve">Exécution Clients</w:t>
      </w:r>
      <w:r w:rsidDel="00000000" w:rsidR="00000000" w:rsidRPr="00000000">
        <w:rPr>
          <w:rtl w:val="0"/>
        </w:rPr>
      </w:r>
    </w:p>
    <w:p w:rsidR="00000000" w:rsidDel="00000000" w:rsidP="00000000" w:rsidRDefault="00000000" w:rsidRPr="00000000">
      <w:pPr>
        <w:pBdr/>
        <w:contextualSpacing w:val="0"/>
        <w:jc w:val="both"/>
        <w:rPr>
          <w:b w:val="1"/>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Les exécutions client</w:t>
      </w:r>
      <w:r w:rsidDel="00000000" w:rsidR="00000000" w:rsidRPr="00000000">
        <w:rPr>
          <w:b w:val="1"/>
          <w:rtl w:val="0"/>
        </w:rPr>
        <w:t xml:space="preserve"> </w:t>
      </w:r>
      <w:r w:rsidDel="00000000" w:rsidR="00000000" w:rsidRPr="00000000">
        <w:rPr>
          <w:rtl w:val="0"/>
        </w:rPr>
        <w:t xml:space="preserve">sont détaillées  par compte </w:t>
      </w:r>
      <w:r w:rsidDel="00000000" w:rsidR="00000000" w:rsidRPr="00000000">
        <w:rPr>
          <w:b w:val="1"/>
          <w:rtl w:val="0"/>
        </w:rPr>
        <w:t xml:space="preserve">titre client</w:t>
      </w:r>
      <w:r w:rsidDel="00000000" w:rsidR="00000000" w:rsidRPr="00000000">
        <w:rPr>
          <w:rtl w:val="0"/>
        </w:rPr>
        <w:t xml:space="preserve"> et se basent sur : </w:t>
      </w:r>
    </w:p>
    <w:p w:rsidR="00000000" w:rsidDel="00000000" w:rsidP="00000000" w:rsidRDefault="00000000" w:rsidRPr="00000000">
      <w:pPr>
        <w:numPr>
          <w:ilvl w:val="0"/>
          <w:numId w:val="49"/>
        </w:numPr>
        <w:pBdr/>
        <w:spacing w:after="0" w:before="0" w:line="240" w:lineRule="auto"/>
        <w:ind w:left="644"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La position éligible arrêtée à la date de référence pour les OST obligatoires.</w:t>
      </w:r>
    </w:p>
    <w:p w:rsidR="00000000" w:rsidDel="00000000" w:rsidP="00000000" w:rsidRDefault="00000000" w:rsidRPr="00000000">
      <w:pPr>
        <w:numPr>
          <w:ilvl w:val="0"/>
          <w:numId w:val="49"/>
        </w:numPr>
        <w:pBdr/>
        <w:spacing w:after="0" w:before="0" w:line="240" w:lineRule="auto"/>
        <w:ind w:left="644"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La quantité instruite par le client et accepté par le système pour les OST obligatoires avec choix et volontaire.</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Pour chaque exécution calculée de titres </w:t>
      </w:r>
      <w:r w:rsidDel="00000000" w:rsidR="00000000" w:rsidRPr="00000000">
        <w:rPr>
          <w:b w:val="1"/>
          <w:rtl w:val="0"/>
        </w:rPr>
        <w:t xml:space="preserve">à recevoir</w:t>
      </w:r>
      <w:r w:rsidDel="00000000" w:rsidR="00000000" w:rsidRPr="00000000">
        <w:rPr>
          <w:rtl w:val="0"/>
        </w:rPr>
        <w:t xml:space="preserve">,  un suspens d’achat sera posté sur le compte titre du client avec un statut « instruit» et Type de transaction= CORP</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Pour chaque  exécution calculée de </w:t>
      </w:r>
      <w:r w:rsidDel="00000000" w:rsidR="00000000" w:rsidRPr="00000000">
        <w:rPr>
          <w:b w:val="1"/>
          <w:rtl w:val="0"/>
        </w:rPr>
        <w:t xml:space="preserve">titres à livrer</w:t>
      </w:r>
      <w:r w:rsidDel="00000000" w:rsidR="00000000" w:rsidRPr="00000000">
        <w:rPr>
          <w:rtl w:val="0"/>
        </w:rPr>
        <w:t xml:space="preserve">,  un suspens de vente sera posté le compte titre du client avec un statut « instruit» et Type de transaction= CORP</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Le Type de transaction </w:t>
      </w:r>
      <w:r w:rsidDel="00000000" w:rsidR="00000000" w:rsidRPr="00000000">
        <w:rPr>
          <w:b w:val="1"/>
          <w:rtl w:val="0"/>
        </w:rPr>
        <w:t xml:space="preserve">CORP</w:t>
      </w:r>
      <w:r w:rsidDel="00000000" w:rsidR="00000000" w:rsidRPr="00000000">
        <w:rPr>
          <w:rtl w:val="0"/>
        </w:rPr>
        <w:t xml:space="preserve"> sera utilisé pour différencier entre suspens résultant de  règlement/livraison et suspens résultant des opérations sur titre lors de l’envoi des MT536 aux clients. </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:16R:TRANSDET</w:t>
      </w:r>
    </w:p>
    <w:p w:rsidR="00000000" w:rsidDel="00000000" w:rsidP="00000000" w:rsidRDefault="00000000" w:rsidRPr="00000000">
      <w:pPr>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:94F::SAFE//ICSD/EURCFRSSXXX</w:t>
      </w:r>
    </w:p>
    <w:p w:rsidR="00000000" w:rsidDel="00000000" w:rsidP="00000000" w:rsidRDefault="00000000" w:rsidRPr="00000000">
      <w:pPr>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:36B::PSTA//FAMT/4000000,</w:t>
      </w:r>
    </w:p>
    <w:p w:rsidR="00000000" w:rsidDel="00000000" w:rsidP="00000000" w:rsidRDefault="00000000" w:rsidRPr="00000000">
      <w:pPr>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ascii="Courier New" w:cs="Courier New" w:eastAsia="Courier New" w:hAnsi="Courier New"/>
          <w:b w:val="1"/>
          <w:color w:val="222222"/>
          <w:sz w:val="18"/>
          <w:szCs w:val="18"/>
        </w:rPr>
      </w:pPr>
      <w:r w:rsidDel="00000000" w:rsidR="00000000" w:rsidRPr="00000000">
        <w:rPr>
          <w:rFonts w:ascii="Courier New" w:cs="Courier New" w:eastAsia="Courier New" w:hAnsi="Courier New"/>
          <w:b w:val="1"/>
          <w:color w:val="222222"/>
          <w:sz w:val="18"/>
          <w:szCs w:val="18"/>
          <w:rtl w:val="0"/>
        </w:rPr>
        <w:t xml:space="preserve">:22F::TRAN//</w:t>
      </w:r>
      <w:r w:rsidDel="00000000" w:rsidR="00000000" w:rsidRPr="00000000">
        <w:rPr>
          <w:rFonts w:ascii="Courier New" w:cs="Courier New" w:eastAsia="Courier New" w:hAnsi="Courier New"/>
          <w:b w:val="1"/>
          <w:color w:val="ff0000"/>
          <w:sz w:val="18"/>
          <w:szCs w:val="18"/>
          <w:rtl w:val="0"/>
        </w:rPr>
        <w:t xml:space="preserve">CORP</w:t>
      </w:r>
      <w:r w:rsidDel="00000000" w:rsidR="00000000" w:rsidRPr="00000000">
        <w:rPr>
          <w:rtl w:val="0"/>
        </w:rPr>
      </w:r>
    </w:p>
    <w:p w:rsidR="00000000" w:rsidDel="00000000" w:rsidP="00000000" w:rsidRDefault="00000000" w:rsidRPr="00000000">
      <w:pPr>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:22H::REDE//RECE</w:t>
      </w:r>
    </w:p>
    <w:p w:rsidR="00000000" w:rsidDel="00000000" w:rsidP="00000000" w:rsidRDefault="00000000" w:rsidRPr="00000000">
      <w:pPr>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:22H::PAYM//FREE</w:t>
      </w:r>
    </w:p>
    <w:p w:rsidR="00000000" w:rsidDel="00000000" w:rsidP="00000000" w:rsidRDefault="00000000" w:rsidRPr="00000000">
      <w:pPr>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:98A::ESET//20130613</w:t>
      </w:r>
    </w:p>
    <w:p w:rsidR="00000000" w:rsidDel="00000000" w:rsidP="00000000" w:rsidRDefault="00000000" w:rsidRPr="00000000">
      <w:pPr>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:16S:TRANSDET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b w:val="1"/>
          <w:rtl w:val="0"/>
        </w:rPr>
        <w:t xml:space="preserve">N.B.</w:t>
      </w:r>
      <w:r w:rsidDel="00000000" w:rsidR="00000000" w:rsidRPr="00000000">
        <w:rPr>
          <w:rtl w:val="0"/>
        </w:rPr>
        <w:t xml:space="preserve"> Il n y aura pas de postage pour les exécutions calculés d’entrée ou de sortie </w:t>
      </w:r>
      <w:r w:rsidDel="00000000" w:rsidR="00000000" w:rsidRPr="00000000">
        <w:rPr>
          <w:b w:val="1"/>
          <w:rtl w:val="0"/>
        </w:rPr>
        <w:t xml:space="preserve">d’espèces</w:t>
      </w:r>
      <w:r w:rsidDel="00000000" w:rsidR="00000000" w:rsidRPr="00000000">
        <w:rPr>
          <w:rtl w:val="0"/>
        </w:rPr>
        <w:t xml:space="preserv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OST de distribution de dividendes optionnelle : Calcul du Ratio de l’option titre  en utilisant le prix de réinvestissement:</w:t>
      </w:r>
    </w:p>
    <w:p w:rsidR="00000000" w:rsidDel="00000000" w:rsidP="00000000" w:rsidRDefault="00000000" w:rsidRPr="00000000">
      <w:pPr>
        <w:pBdr/>
        <w:contextualSpacing w:val="0"/>
        <w:jc w:val="both"/>
        <w:rPr>
          <w:b w:val="1"/>
          <w:color w:val="339966"/>
        </w:rPr>
      </w:pPr>
      <w:r w:rsidDel="00000000" w:rsidR="00000000" w:rsidRPr="00000000">
        <w:rPr>
          <w:b w:val="1"/>
          <w:color w:val="339966"/>
          <w:rtl w:val="0"/>
        </w:rPr>
        <w:t xml:space="preserve">La méthode de calcul de la parité est validée sous réserve de la validation du Marché Local</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Exemple : DVOP avec Option Espèce et option titre </w:t>
      </w:r>
    </w:p>
    <w:p w:rsidR="00000000" w:rsidDel="00000000" w:rsidP="00000000" w:rsidRDefault="00000000" w:rsidRPr="00000000">
      <w:pPr>
        <w:pBdr/>
        <w:contextualSpacing w:val="0"/>
        <w:jc w:val="both"/>
        <w:rPr/>
      </w:pPr>
      <w:r w:rsidDel="00000000" w:rsidR="00000000" w:rsidRPr="00000000">
        <w:rPr>
          <w:rtl w:val="0"/>
        </w:rPr>
      </w:r>
    </w:p>
    <w:tbl>
      <w:tblPr>
        <w:tblStyle w:val="Table20"/>
        <w:bidiVisual w:val="0"/>
        <w:tblW w:w="932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2"/>
        <w:gridCol w:w="3119"/>
        <w:gridCol w:w="2480"/>
        <w:gridCol w:w="2481"/>
        <w:tblGridChange w:id="0">
          <w:tblGrid>
            <w:gridCol w:w="1242"/>
            <w:gridCol w:w="3119"/>
            <w:gridCol w:w="2480"/>
            <w:gridCol w:w="2481"/>
          </w:tblGrid>
        </w:tblGridChange>
      </w:tblGrid>
      <w:tr>
        <w:trPr>
          <w:trHeight w:val="380" w:hRule="atLeast"/>
        </w:trPr>
        <w:tc>
          <w:tcPr>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Quantité éligible</w:t>
            </w:r>
          </w:p>
        </w:tc>
        <w:tc>
          <w:tcPr>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Option Cash </w:t>
            </w:r>
          </w:p>
        </w:tc>
        <w:tc>
          <w:tcPr>
            <w:gridSpan w:val="2"/>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Exécutions</w:t>
            </w:r>
          </w:p>
        </w:tc>
      </w:tr>
      <w:tr>
        <w:trPr>
          <w:trHeight w:val="420" w:hRule="atLeast"/>
        </w:trPr>
        <w:tc>
          <w:tcPr/>
          <w:p w:rsidR="00000000" w:rsidDel="00000000" w:rsidP="00000000" w:rsidRDefault="00000000" w:rsidRPr="00000000">
            <w:pPr>
              <w:pBdr/>
              <w:contextualSpacing w:val="0"/>
              <w:jc w:val="both"/>
              <w:rPr/>
            </w:pPr>
            <w:r w:rsidDel="00000000" w:rsidR="00000000" w:rsidRPr="00000000">
              <w:rPr>
                <w:rtl w:val="0"/>
              </w:rPr>
              <w:t xml:space="preserve">100</w:t>
            </w:r>
          </w:p>
        </w:tc>
        <w:tc>
          <w:tcPr/>
          <w:p w:rsidR="00000000" w:rsidDel="00000000" w:rsidP="00000000" w:rsidRDefault="00000000" w:rsidRPr="00000000">
            <w:pPr>
              <w:pBdr/>
              <w:contextualSpacing w:val="0"/>
              <w:jc w:val="both"/>
              <w:rPr/>
            </w:pPr>
            <w:r w:rsidDel="00000000" w:rsidR="00000000" w:rsidRPr="00000000">
              <w:rPr>
                <w:rtl w:val="0"/>
              </w:rPr>
              <w:t xml:space="preserve">Prix du dividende = 5 EUR </w:t>
            </w:r>
          </w:p>
        </w:tc>
        <w:tc>
          <w:tcPr>
            <w:gridSpan w:val="2"/>
          </w:tcPr>
          <w:p w:rsidR="00000000" w:rsidDel="00000000" w:rsidP="00000000" w:rsidRDefault="00000000" w:rsidRPr="00000000">
            <w:pPr>
              <w:pBdr/>
              <w:contextualSpacing w:val="0"/>
              <w:jc w:val="both"/>
              <w:rPr/>
            </w:pPr>
            <w:r w:rsidDel="00000000" w:rsidR="00000000" w:rsidRPr="00000000">
              <w:rPr>
                <w:rtl w:val="0"/>
              </w:rPr>
              <w:t xml:space="preserve">100* 5  = 500 EUR</w:t>
            </w:r>
          </w:p>
        </w:tc>
      </w:tr>
      <w:tr>
        <w:tc>
          <w:tcPr>
            <w:shd w:fill="d9d9d9"/>
          </w:tcPr>
          <w:p w:rsidR="00000000" w:rsidDel="00000000" w:rsidP="00000000" w:rsidRDefault="00000000" w:rsidRPr="00000000">
            <w:pPr>
              <w:pBdr/>
              <w:contextualSpacing w:val="0"/>
              <w:jc w:val="both"/>
              <w:rPr>
                <w:b w:val="1"/>
              </w:rPr>
            </w:pPr>
            <w:r w:rsidDel="00000000" w:rsidR="00000000" w:rsidRPr="00000000">
              <w:rPr>
                <w:rtl w:val="0"/>
              </w:rPr>
            </w:r>
          </w:p>
        </w:tc>
        <w:tc>
          <w:tcPr>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Option Titre</w:t>
            </w:r>
          </w:p>
        </w:tc>
        <w:tc>
          <w:tcPr>
            <w:gridSpan w:val="2"/>
            <w:shd w:fill="d9d9d9"/>
          </w:tcPr>
          <w:p w:rsidR="00000000" w:rsidDel="00000000" w:rsidP="00000000" w:rsidRDefault="00000000" w:rsidRPr="00000000">
            <w:pPr>
              <w:pBdr/>
              <w:contextualSpacing w:val="0"/>
              <w:jc w:val="both"/>
              <w:rPr>
                <w:b w:val="1"/>
              </w:rPr>
            </w:pPr>
            <w:r w:rsidDel="00000000" w:rsidR="00000000" w:rsidRPr="00000000">
              <w:rPr>
                <w:rtl w:val="0"/>
              </w:rPr>
            </w:r>
          </w:p>
        </w:tc>
      </w:tr>
      <w:tr>
        <w:trPr>
          <w:trHeight w:val="1040" w:hRule="atLeast"/>
        </w:trPr>
        <w:tc>
          <w:tcPr>
            <w:vMerge w:val="restart"/>
          </w:tcPr>
          <w:p w:rsidR="00000000" w:rsidDel="00000000" w:rsidP="00000000" w:rsidRDefault="00000000" w:rsidRPr="00000000">
            <w:pPr>
              <w:pBdr/>
              <w:contextualSpacing w:val="0"/>
              <w:jc w:val="both"/>
              <w:rPr/>
            </w:pPr>
            <w:r w:rsidDel="00000000" w:rsidR="00000000" w:rsidRPr="00000000">
              <w:rPr>
                <w:rtl w:val="0"/>
              </w:rPr>
              <w:t xml:space="preserve">100</w:t>
            </w:r>
          </w:p>
        </w:tc>
        <w:tc>
          <w:tcPr>
            <w:vMerge w:val="restart"/>
          </w:tcPr>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Prix de réinvestissement 49 EUR</w:t>
            </w:r>
          </w:p>
        </w:tc>
        <w:tc>
          <w:tcPr>
            <w:gridSpan w:val="2"/>
          </w:tcPr>
          <w:p w:rsidR="00000000" w:rsidDel="00000000" w:rsidP="00000000" w:rsidRDefault="00000000" w:rsidRPr="00000000">
            <w:pPr>
              <w:pBdr/>
              <w:contextualSpacing w:val="0"/>
              <w:jc w:val="both"/>
              <w:rPr/>
            </w:pPr>
            <w:r w:rsidDel="00000000" w:rsidR="00000000" w:rsidRPr="00000000">
              <w:rPr>
                <w:rtl w:val="0"/>
              </w:rPr>
              <w:t xml:space="preserve">49/5 = 9.8  </w:t>
            </w:r>
          </w:p>
          <w:p w:rsidR="00000000" w:rsidDel="00000000" w:rsidP="00000000" w:rsidRDefault="00000000" w:rsidRPr="00000000">
            <w:pPr>
              <w:numPr>
                <w:ilvl w:val="0"/>
                <w:numId w:val="33"/>
              </w:numPr>
              <w:pBdr/>
              <w:spacing w:after="0" w:before="0" w:line="276" w:lineRule="auto"/>
              <w:ind w:left="720" w:hanging="360"/>
              <w:contextualSpacing w:val="1"/>
              <w:jc w:val="both"/>
              <w:rPr>
                <w:b w:val="1"/>
                <w:sz w:val="22"/>
                <w:szCs w:val="22"/>
              </w:rPr>
            </w:pPr>
            <w:r w:rsidDel="00000000" w:rsidR="00000000" w:rsidRPr="00000000">
              <w:rPr>
                <w:rFonts w:ascii="Calibri" w:cs="Calibri" w:eastAsia="Calibri" w:hAnsi="Calibri"/>
                <w:b w:val="1"/>
                <w:sz w:val="22"/>
                <w:szCs w:val="22"/>
                <w:rtl w:val="0"/>
              </w:rPr>
              <w:t xml:space="preserve">Parité   1 / 9.8  c.à.d. pour 9.8 titres détenus le client recevra un titre</w:t>
            </w:r>
          </w:p>
          <w:p w:rsidR="00000000" w:rsidDel="00000000" w:rsidP="00000000" w:rsidRDefault="00000000" w:rsidRPr="00000000">
            <w:pPr>
              <w:pBdr/>
              <w:contextualSpacing w:val="0"/>
              <w:jc w:val="both"/>
              <w:rPr/>
            </w:pPr>
            <w:r w:rsidDel="00000000" w:rsidR="00000000" w:rsidRPr="00000000">
              <w:rPr>
                <w:rtl w:val="0"/>
              </w:rPr>
              <w:t xml:space="preserve">100/9.8 = 10.204 </w:t>
            </w:r>
          </w:p>
        </w:tc>
      </w:tr>
      <w:tr>
        <w:trPr>
          <w:trHeight w:val="1040" w:hRule="atLeast"/>
        </w:trPr>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c>
        <w:tc>
          <w:tcPr>
            <w:vMerge w:val="continue"/>
          </w:tcPr>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c>
        <w:tc>
          <w:tcPr/>
          <w:p w:rsidR="00000000" w:rsidDel="00000000" w:rsidP="00000000" w:rsidRDefault="00000000" w:rsidRPr="00000000">
            <w:pPr>
              <w:pBdr/>
              <w:contextualSpacing w:val="0"/>
              <w:jc w:val="both"/>
              <w:rPr>
                <w:b w:val="1"/>
              </w:rPr>
            </w:pPr>
            <w:r w:rsidDel="00000000" w:rsidR="00000000" w:rsidRPr="00000000">
              <w:rPr>
                <w:b w:val="1"/>
                <w:rtl w:val="0"/>
              </w:rPr>
              <w:t xml:space="preserve">Arrondi inferieur :</w:t>
            </w:r>
          </w:p>
          <w:p w:rsidR="00000000" w:rsidDel="00000000" w:rsidP="00000000" w:rsidRDefault="00000000" w:rsidRPr="00000000">
            <w:pPr>
              <w:pBdr/>
              <w:contextualSpacing w:val="0"/>
              <w:jc w:val="both"/>
              <w:rPr/>
            </w:pPr>
            <w:r w:rsidDel="00000000" w:rsidR="00000000" w:rsidRPr="00000000">
              <w:rPr>
                <w:rtl w:val="0"/>
              </w:rPr>
              <w:t xml:space="preserve">Recevoir 10 titres </w:t>
            </w:r>
          </w:p>
          <w:p w:rsidR="00000000" w:rsidDel="00000000" w:rsidP="00000000" w:rsidRDefault="00000000" w:rsidRPr="00000000">
            <w:pPr>
              <w:pBdr/>
              <w:contextualSpacing w:val="0"/>
              <w:jc w:val="both"/>
              <w:rPr/>
            </w:pPr>
            <w:r w:rsidDel="00000000" w:rsidR="00000000" w:rsidRPr="00000000">
              <w:rPr>
                <w:rtl w:val="0"/>
              </w:rPr>
              <w:t xml:space="preserve">Recevoir 0.204*49 EUR = </w:t>
            </w:r>
          </w:p>
          <w:p w:rsidR="00000000" w:rsidDel="00000000" w:rsidP="00000000" w:rsidRDefault="00000000" w:rsidRPr="00000000">
            <w:pPr>
              <w:pBdr/>
              <w:contextualSpacing w:val="0"/>
              <w:jc w:val="both"/>
              <w:rPr/>
            </w:pPr>
            <w:r w:rsidDel="00000000" w:rsidR="00000000" w:rsidRPr="00000000">
              <w:rPr>
                <w:rtl w:val="0"/>
              </w:rPr>
              <w:t xml:space="preserve">9.996 EUR</w:t>
            </w:r>
          </w:p>
        </w:tc>
        <w:tc>
          <w:tcPr/>
          <w:p w:rsidR="00000000" w:rsidDel="00000000" w:rsidP="00000000" w:rsidRDefault="00000000" w:rsidRPr="00000000">
            <w:pPr>
              <w:pBdr/>
              <w:contextualSpacing w:val="0"/>
              <w:jc w:val="both"/>
              <w:rPr>
                <w:b w:val="1"/>
              </w:rPr>
            </w:pPr>
            <w:r w:rsidDel="00000000" w:rsidR="00000000" w:rsidRPr="00000000">
              <w:rPr>
                <w:b w:val="1"/>
                <w:rtl w:val="0"/>
              </w:rPr>
              <w:t xml:space="preserve">Arrondi supérieur :</w:t>
            </w:r>
          </w:p>
          <w:p w:rsidR="00000000" w:rsidDel="00000000" w:rsidP="00000000" w:rsidRDefault="00000000" w:rsidRPr="00000000">
            <w:pPr>
              <w:pBdr/>
              <w:contextualSpacing w:val="0"/>
              <w:jc w:val="both"/>
              <w:rPr/>
            </w:pPr>
            <w:r w:rsidDel="00000000" w:rsidR="00000000" w:rsidRPr="00000000">
              <w:rPr>
                <w:rtl w:val="0"/>
              </w:rPr>
              <w:t xml:space="preserve">Recevoir 11 titres </w:t>
            </w:r>
          </w:p>
          <w:p w:rsidR="00000000" w:rsidDel="00000000" w:rsidP="00000000" w:rsidRDefault="00000000" w:rsidRPr="00000000">
            <w:pPr>
              <w:pBdr/>
              <w:contextualSpacing w:val="0"/>
              <w:jc w:val="both"/>
              <w:rPr/>
            </w:pPr>
            <w:r w:rsidDel="00000000" w:rsidR="00000000" w:rsidRPr="00000000">
              <w:rPr>
                <w:rtl w:val="0"/>
              </w:rPr>
              <w:t xml:space="preserve">Payer 0.796* 49 EUR = 39.004 EUR</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 </w:t>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9c6y18" w:id="44"/>
      <w:bookmarkEnd w:id="44"/>
      <w:r w:rsidDel="00000000" w:rsidR="00000000" w:rsidRPr="00000000">
        <w:rPr>
          <w:rFonts w:ascii="Calibri" w:cs="Calibri" w:eastAsia="Calibri" w:hAnsi="Calibri"/>
          <w:b w:val="1"/>
          <w:sz w:val="24"/>
          <w:szCs w:val="24"/>
          <w:rtl w:val="0"/>
        </w:rPr>
        <w:t xml:space="preserve">Exécution Marché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Les exécutions Marché sont détaillées  par compte </w:t>
      </w:r>
      <w:r w:rsidDel="00000000" w:rsidR="00000000" w:rsidRPr="00000000">
        <w:rPr>
          <w:b w:val="1"/>
          <w:rtl w:val="0"/>
        </w:rPr>
        <w:t xml:space="preserve">titre Nostro</w:t>
      </w:r>
      <w:r w:rsidDel="00000000" w:rsidR="00000000" w:rsidRPr="00000000">
        <w:rPr>
          <w:rtl w:val="0"/>
        </w:rPr>
        <w:t xml:space="preserve">  et se basent sur :</w:t>
      </w:r>
    </w:p>
    <w:p w:rsidR="00000000" w:rsidDel="00000000" w:rsidP="00000000" w:rsidRDefault="00000000" w:rsidRPr="00000000">
      <w:pPr>
        <w:numPr>
          <w:ilvl w:val="0"/>
          <w:numId w:val="18"/>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La position éligible par compte Nostro pour les OST obligatoire sans choix</w:t>
      </w:r>
    </w:p>
    <w:p w:rsidR="00000000" w:rsidDel="00000000" w:rsidP="00000000" w:rsidRDefault="00000000" w:rsidRPr="00000000">
      <w:pPr>
        <w:numPr>
          <w:ilvl w:val="0"/>
          <w:numId w:val="18"/>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La quantité consolidée instruite par les clients par option et par compte Nostro pour les OST optionnelles.</w:t>
      </w:r>
    </w:p>
    <w:p w:rsidR="00000000" w:rsidDel="00000000" w:rsidP="00000000" w:rsidRDefault="00000000" w:rsidRPr="00000000">
      <w:pPr>
        <w:pBdr/>
        <w:spacing w:after="0" w:before="0" w:line="276" w:lineRule="auto"/>
        <w:ind w:left="720" w:firstLine="0"/>
        <w:contextualSpacing w:val="0"/>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calcul d’exécutions Marché (calcul prévisionnel titres et espèces) va servir de base pour la </w:t>
      </w:r>
      <w:r w:rsidDel="00000000" w:rsidR="00000000" w:rsidRPr="00000000">
        <w:rPr>
          <w:b w:val="1"/>
          <w:rtl w:val="0"/>
        </w:rPr>
        <w:t xml:space="preserve">réconciliation avec le paiement Marché   perçu ou/et livré</w:t>
      </w:r>
      <w:r w:rsidDel="00000000" w:rsidR="00000000" w:rsidRPr="00000000">
        <w:rPr>
          <w:rtl w:val="0"/>
        </w:rPr>
        <w:t xml:space="preserve">.</w:t>
      </w:r>
    </w:p>
    <w:p w:rsidR="00000000" w:rsidDel="00000000" w:rsidP="00000000" w:rsidRDefault="00000000" w:rsidRPr="00000000">
      <w:pPr>
        <w:pBdr/>
        <w:spacing w:after="0" w:before="0" w:line="276" w:lineRule="auto"/>
        <w:ind w:left="720" w:firstLine="0"/>
        <w:contextualSpacing w:val="0"/>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Il n’y a pas de comptabilisation titre pour le marché étranger.</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Pour chaque exécution calculée de titres </w:t>
      </w:r>
      <w:r w:rsidDel="00000000" w:rsidR="00000000" w:rsidRPr="00000000">
        <w:rPr>
          <w:b w:val="1"/>
          <w:rtl w:val="0"/>
        </w:rPr>
        <w:t xml:space="preserve">à recevoir</w:t>
      </w:r>
      <w:r w:rsidDel="00000000" w:rsidR="00000000" w:rsidRPr="00000000">
        <w:rPr>
          <w:rtl w:val="0"/>
        </w:rPr>
        <w:t xml:space="preserve">,  un suspens d’achat sera posté sur le compte Nostro avec un statut « instruit» et Type de transaction= CORP</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Pour chaque  exécution calculée de </w:t>
      </w:r>
      <w:r w:rsidDel="00000000" w:rsidR="00000000" w:rsidRPr="00000000">
        <w:rPr>
          <w:b w:val="1"/>
          <w:rtl w:val="0"/>
        </w:rPr>
        <w:t xml:space="preserve">titres à livrer</w:t>
      </w:r>
      <w:r w:rsidDel="00000000" w:rsidR="00000000" w:rsidRPr="00000000">
        <w:rPr>
          <w:rtl w:val="0"/>
        </w:rPr>
        <w:t xml:space="preserve">,  un suspens de vente sera posté le compte Nostro avec un statut « instruit» et Type de transaction= CORP</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Style w:val="Heading3"/>
        <w:numPr>
          <w:ilvl w:val="2"/>
          <w:numId w:val="16"/>
        </w:numPr>
        <w:pBdr/>
        <w:rPr/>
      </w:pPr>
      <w:bookmarkStart w:colFirst="0" w:colLast="0" w:name="_3tbugp1" w:id="45"/>
      <w:bookmarkEnd w:id="45"/>
      <w:r w:rsidDel="00000000" w:rsidR="00000000" w:rsidRPr="00000000">
        <w:rPr>
          <w:rtl w:val="0"/>
        </w:rPr>
        <w:t xml:space="preserve">Gestion des rompus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Les opérations sur titre de type souscription, attribution ou échange peuvent, dans le cas où le nombre des titres nouveaux résultant de l’application de la parité fixée par l’émetteur sur le nombre de titres anciens ou des droits détenus par un titulaire, n’est pas entier.</w:t>
      </w:r>
    </w:p>
    <w:p w:rsidR="00000000" w:rsidDel="00000000" w:rsidP="00000000" w:rsidRDefault="00000000" w:rsidRPr="00000000">
      <w:pPr>
        <w:pBdr/>
        <w:contextualSpacing w:val="0"/>
        <w:jc w:val="both"/>
        <w:rPr/>
      </w:pPr>
      <w:r w:rsidDel="00000000" w:rsidR="00000000" w:rsidRPr="00000000">
        <w:rPr>
          <w:rtl w:val="0"/>
        </w:rPr>
        <w:t xml:space="preserve">Le traitement de ces rompus diffère selon le cas :</w:t>
      </w:r>
    </w:p>
    <w:p w:rsidR="00000000" w:rsidDel="00000000" w:rsidP="00000000" w:rsidRDefault="00000000" w:rsidRPr="00000000">
      <w:pPr>
        <w:pBdr/>
        <w:contextualSpacing w:val="0"/>
        <w:jc w:val="both"/>
        <w:rPr>
          <w:b w:val="1"/>
        </w:rPr>
      </w:pPr>
      <w:r w:rsidDel="00000000" w:rsidR="00000000" w:rsidRPr="00000000">
        <w:rPr>
          <w:b w:val="1"/>
          <w:u w:val="single"/>
          <w:rtl w:val="0"/>
        </w:rPr>
        <w:t xml:space="preserve">Traitement 1 </w:t>
      </w:r>
      <w:r w:rsidDel="00000000" w:rsidR="00000000" w:rsidRPr="00000000">
        <w:rPr>
          <w:b w:val="1"/>
          <w:rtl w:val="0"/>
        </w:rPr>
        <w:t xml:space="preserve">:</w:t>
      </w:r>
    </w:p>
    <w:p w:rsidR="00000000" w:rsidDel="00000000" w:rsidP="00000000" w:rsidRDefault="00000000" w:rsidRPr="00000000">
      <w:pPr>
        <w:pBdr/>
        <w:ind w:left="1068" w:firstLine="0"/>
        <w:contextualSpacing w:val="0"/>
        <w:jc w:val="both"/>
        <w:rPr/>
      </w:pPr>
      <w:r w:rsidDel="00000000" w:rsidR="00000000" w:rsidRPr="00000000">
        <w:rPr>
          <w:rtl w:val="0"/>
        </w:rPr>
        <w:t xml:space="preserve">Appliquer toujours arrondi « down » et ne pas générer un mouvement espèces pour compenser les rompus : exemple : Reverse stock split</w:t>
      </w:r>
    </w:p>
    <w:p w:rsidR="00000000" w:rsidDel="00000000" w:rsidP="00000000" w:rsidRDefault="00000000" w:rsidRPr="00000000">
      <w:pPr>
        <w:pBdr/>
        <w:contextualSpacing w:val="0"/>
        <w:jc w:val="both"/>
        <w:rPr>
          <w:b w:val="1"/>
          <w:u w:val="single"/>
        </w:rPr>
      </w:pPr>
      <w:r w:rsidDel="00000000" w:rsidR="00000000" w:rsidRPr="00000000">
        <w:rPr>
          <w:b w:val="1"/>
          <w:u w:val="single"/>
          <w:rtl w:val="0"/>
        </w:rPr>
        <w:t xml:space="preserve">Traitement 2 : </w:t>
      </w:r>
    </w:p>
    <w:p w:rsidR="00000000" w:rsidDel="00000000" w:rsidP="00000000" w:rsidRDefault="00000000" w:rsidRPr="00000000">
      <w:pPr>
        <w:pBdr/>
        <w:ind w:left="1068" w:firstLine="0"/>
        <w:contextualSpacing w:val="0"/>
        <w:jc w:val="both"/>
        <w:rPr/>
      </w:pPr>
      <w:r w:rsidDel="00000000" w:rsidR="00000000" w:rsidRPr="00000000">
        <w:rPr>
          <w:rtl w:val="0"/>
        </w:rPr>
        <w:t xml:space="preserve">Appliquer un  arrondi « down » et générer un mouvement espèces pour compenser les rompus : exemple : DVOP</w:t>
      </w:r>
    </w:p>
    <w:p w:rsidR="00000000" w:rsidDel="00000000" w:rsidP="00000000" w:rsidRDefault="00000000" w:rsidRPr="00000000">
      <w:pPr>
        <w:pBdr/>
        <w:ind w:left="1068" w:firstLine="0"/>
        <w:contextualSpacing w:val="0"/>
        <w:jc w:val="both"/>
        <w:rPr/>
      </w:pPr>
      <w:r w:rsidDel="00000000" w:rsidR="00000000" w:rsidRPr="00000000">
        <w:rPr>
          <w:rtl w:val="0"/>
        </w:rPr>
        <w:t xml:space="preserve">Dés le calcul des exécutions, un mouvement espèce est créé dans le statut  «en attente de prix », le montant est donc pas calculé.</w:t>
      </w:r>
    </w:p>
    <w:p w:rsidR="00000000" w:rsidDel="00000000" w:rsidP="00000000" w:rsidRDefault="00000000" w:rsidRPr="00000000">
      <w:pPr>
        <w:pBdr/>
        <w:ind w:left="1068" w:firstLine="0"/>
        <w:contextualSpacing w:val="0"/>
        <w:jc w:val="both"/>
        <w:rPr/>
      </w:pPr>
      <w:r w:rsidDel="00000000" w:rsidR="00000000" w:rsidRPr="00000000">
        <w:rPr>
          <w:rtl w:val="0"/>
        </w:rPr>
        <w:t xml:space="preserve">L’utilisateur pourra renseigner manuellement le prix dés qu’il est communiqué à partir d’un écran dédié pour la mise à jour des mouvements espèces résultants des rompus.</w:t>
      </w:r>
    </w:p>
    <w:p w:rsidR="00000000" w:rsidDel="00000000" w:rsidP="00000000" w:rsidRDefault="00000000" w:rsidRPr="00000000">
      <w:pPr>
        <w:pBdr/>
        <w:ind w:left="1068" w:firstLine="0"/>
        <w:contextualSpacing w:val="0"/>
        <w:jc w:val="both"/>
        <w:rPr/>
      </w:pPr>
      <w:r w:rsidDel="00000000" w:rsidR="00000000" w:rsidRPr="00000000">
        <w:rPr>
          <w:rtl w:val="0"/>
        </w:rPr>
        <w:t xml:space="preserve">Il doit être possible de renseigner </w:t>
      </w:r>
      <w:r w:rsidDel="00000000" w:rsidR="00000000" w:rsidRPr="00000000">
        <w:rPr>
          <w:b w:val="1"/>
          <w:rtl w:val="0"/>
        </w:rPr>
        <w:t xml:space="preserve">un prix=0</w:t>
      </w:r>
      <w:r w:rsidDel="00000000" w:rsidR="00000000" w:rsidRPr="00000000">
        <w:rPr>
          <w:rtl w:val="0"/>
        </w:rPr>
        <w:t xml:space="preserve">, pour certains cas, il est possible de recevoir un MT566 paiement des fractions contenant un montant=0. (Les fractions ne valent rien).</w:t>
      </w:r>
    </w:p>
    <w:p w:rsidR="00000000" w:rsidDel="00000000" w:rsidP="00000000" w:rsidRDefault="00000000" w:rsidRPr="00000000">
      <w:pPr>
        <w:pBdr/>
        <w:ind w:left="1068" w:firstLine="0"/>
        <w:contextualSpacing w:val="0"/>
        <w:jc w:val="both"/>
        <w:rPr/>
      </w:pPr>
      <w:r w:rsidDel="00000000" w:rsidR="00000000" w:rsidRPr="00000000">
        <w:rPr>
          <w:rtl w:val="0"/>
        </w:rPr>
        <w:t xml:space="preserve">Une fois le prix renseigné, les montants sont automatiquement calculés, l’utilisateur pourra ensuite générer des paiements aux clients même si le montant est égal à 0. </w:t>
      </w:r>
    </w:p>
    <w:p w:rsidR="00000000" w:rsidDel="00000000" w:rsidP="00000000" w:rsidRDefault="00000000" w:rsidRPr="00000000">
      <w:pPr>
        <w:pBdr/>
        <w:contextualSpacing w:val="0"/>
        <w:jc w:val="both"/>
        <w:rPr>
          <w:b w:val="1"/>
          <w:u w:val="single"/>
        </w:rPr>
      </w:pPr>
      <w:r w:rsidDel="00000000" w:rsidR="00000000" w:rsidRPr="00000000">
        <w:rPr>
          <w:b w:val="1"/>
          <w:u w:val="single"/>
          <w:rtl w:val="0"/>
        </w:rPr>
        <w:t xml:space="preserve">Traitement 3 : </w:t>
      </w:r>
    </w:p>
    <w:p w:rsidR="00000000" w:rsidDel="00000000" w:rsidP="00000000" w:rsidRDefault="00000000" w:rsidRPr="00000000">
      <w:pPr>
        <w:pBdr/>
        <w:ind w:left="1068" w:firstLine="0"/>
        <w:contextualSpacing w:val="0"/>
        <w:jc w:val="both"/>
        <w:rPr/>
      </w:pPr>
      <w:r w:rsidDel="00000000" w:rsidR="00000000" w:rsidRPr="00000000">
        <w:rPr>
          <w:rtl w:val="0"/>
        </w:rPr>
        <w:t xml:space="preserve">Appliquer un arrondi « Up » dans le cas ou le client veut opter pour un nombre d’action supérieur à ce qu’il peut recevoir de droit. Le système générera un mouvement espèces pour le montant que le client doit payer pour la quantité additionnelle. (Même processus  que le traitement 2)</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2"/>
        <w:numPr>
          <w:ilvl w:val="1"/>
          <w:numId w:val="16"/>
        </w:numPr>
        <w:pBdr/>
        <w:rPr/>
      </w:pPr>
      <w:bookmarkStart w:colFirst="0" w:colLast="0" w:name="_28h4qwu" w:id="46"/>
      <w:bookmarkEnd w:id="46"/>
      <w:r w:rsidDel="00000000" w:rsidR="00000000" w:rsidRPr="00000000">
        <w:rPr>
          <w:rtl w:val="0"/>
        </w:rPr>
        <w:t xml:space="preserve">Gestion des réclamations</w:t>
      </w:r>
    </w:p>
    <w:p w:rsidR="00000000" w:rsidDel="00000000" w:rsidP="00000000" w:rsidRDefault="00000000" w:rsidRPr="00000000">
      <w:pPr>
        <w:pStyle w:val="Heading3"/>
        <w:numPr>
          <w:ilvl w:val="2"/>
          <w:numId w:val="16"/>
        </w:numPr>
        <w:pBdr/>
        <w:rPr/>
      </w:pPr>
      <w:bookmarkStart w:colFirst="0" w:colLast="0" w:name="_nmf14n" w:id="47"/>
      <w:bookmarkEnd w:id="47"/>
      <w:r w:rsidDel="00000000" w:rsidR="00000000" w:rsidRPr="00000000">
        <w:rPr>
          <w:rtl w:val="0"/>
        </w:rPr>
        <w:t xml:space="preserve">Réclamations sur transaction tardive</w:t>
      </w:r>
    </w:p>
    <w:p w:rsidR="00000000" w:rsidDel="00000000" w:rsidP="00000000" w:rsidRDefault="00000000" w:rsidRPr="00000000">
      <w:pPr>
        <w:pBdr/>
        <w:contextualSpacing w:val="0"/>
        <w:jc w:val="both"/>
        <w:rPr/>
      </w:pPr>
      <w:r w:rsidDel="00000000" w:rsidR="00000000" w:rsidRPr="00000000">
        <w:rPr>
          <w:rtl w:val="0"/>
        </w:rPr>
        <w:t xml:space="preserve"> </w:t>
      </w:r>
    </w:p>
    <w:p w:rsidR="00000000" w:rsidDel="00000000" w:rsidP="00000000" w:rsidRDefault="00000000" w:rsidRPr="00000000">
      <w:pPr>
        <w:pBdr/>
        <w:contextualSpacing w:val="0"/>
        <w:jc w:val="both"/>
        <w:rPr/>
      </w:pPr>
      <w:r w:rsidDel="00000000" w:rsidR="00000000" w:rsidRPr="00000000">
        <w:rPr>
          <w:rtl w:val="0"/>
        </w:rPr>
        <w:t xml:space="preserve">Pour les Actions, les suspens négociés </w:t>
      </w:r>
      <w:r w:rsidDel="00000000" w:rsidR="00000000" w:rsidRPr="00000000">
        <w:rPr>
          <w:b w:val="1"/>
          <w:rtl w:val="0"/>
        </w:rPr>
        <w:t xml:space="preserve">avant ex date</w:t>
      </w:r>
      <w:r w:rsidDel="00000000" w:rsidR="00000000" w:rsidRPr="00000000">
        <w:rPr>
          <w:rtl w:val="0"/>
        </w:rPr>
        <w:t xml:space="preserve"> sont inclus dans la position éligible quelque soit leurs date de dénouement.</w:t>
      </w:r>
    </w:p>
    <w:p w:rsidR="00000000" w:rsidDel="00000000" w:rsidP="00000000" w:rsidRDefault="00000000" w:rsidRPr="00000000">
      <w:pPr>
        <w:pBdr/>
        <w:contextualSpacing w:val="0"/>
        <w:jc w:val="both"/>
        <w:rPr/>
      </w:pPr>
      <w:r w:rsidDel="00000000" w:rsidR="00000000" w:rsidRPr="00000000">
        <w:rPr>
          <w:rtl w:val="0"/>
        </w:rPr>
        <w:t xml:space="preserve">Le paiement reçu du dépositaire tiendra en compte de ces suspens.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=&gt; Les réclamations à générer  concerne  les transactions entrées dans le système tardivement, c.à.d. dont :</w:t>
      </w:r>
    </w:p>
    <w:p w:rsidR="00000000" w:rsidDel="00000000" w:rsidP="00000000" w:rsidRDefault="00000000" w:rsidRPr="00000000">
      <w:pPr>
        <w:numPr>
          <w:ilvl w:val="0"/>
          <w:numId w:val="46"/>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La date de négociation &lt; ex date et </w:t>
      </w:r>
      <w:r w:rsidDel="00000000" w:rsidR="00000000" w:rsidRPr="00000000">
        <w:rPr>
          <w:rtl w:val="0"/>
        </w:rPr>
      </w:r>
    </w:p>
    <w:p w:rsidR="00000000" w:rsidDel="00000000" w:rsidP="00000000" w:rsidRDefault="00000000" w:rsidRPr="00000000">
      <w:pPr>
        <w:numPr>
          <w:ilvl w:val="0"/>
          <w:numId w:val="46"/>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Position date (date d’entrée dans le système)  &gt; = ex date</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Un écran sera  dédié pour la  détection de ces transactions tardives, l’utilisateur pourra générer des réclamations dessus.</w:t>
      </w:r>
    </w:p>
    <w:p w:rsidR="00000000" w:rsidDel="00000000" w:rsidP="00000000" w:rsidRDefault="00000000" w:rsidRPr="00000000">
      <w:pPr>
        <w:numPr>
          <w:ilvl w:val="0"/>
          <w:numId w:val="47"/>
        </w:numPr>
        <w:pBdr/>
        <w:spacing w:before="60" w:line="240" w:lineRule="auto"/>
        <w:ind w:left="720" w:hanging="360"/>
        <w:jc w:val="both"/>
        <w:rPr/>
      </w:pPr>
      <w:r w:rsidDel="00000000" w:rsidR="00000000" w:rsidRPr="00000000">
        <w:rPr>
          <w:rtl w:val="0"/>
        </w:rPr>
        <w:t xml:space="preserve">Les mouvements d’achats doivent faire l’objet de réclamations vers les contreparties (contrepartie défaillante).</w:t>
      </w:r>
    </w:p>
    <w:p w:rsidR="00000000" w:rsidDel="00000000" w:rsidP="00000000" w:rsidRDefault="00000000" w:rsidRPr="00000000">
      <w:pPr>
        <w:numPr>
          <w:ilvl w:val="0"/>
          <w:numId w:val="47"/>
        </w:numPr>
        <w:pBdr/>
        <w:spacing w:before="60" w:line="240" w:lineRule="auto"/>
        <w:ind w:left="720" w:hanging="360"/>
        <w:jc w:val="both"/>
        <w:rPr/>
      </w:pPr>
      <w:r w:rsidDel="00000000" w:rsidR="00000000" w:rsidRPr="00000000">
        <w:rPr>
          <w:rtl w:val="0"/>
        </w:rPr>
        <w:t xml:space="preserve">Les mouvements ventes vont être réclamés par la contrepartie.</w:t>
      </w:r>
    </w:p>
    <w:p w:rsidR="00000000" w:rsidDel="00000000" w:rsidP="00000000" w:rsidRDefault="00000000" w:rsidRPr="00000000">
      <w:pPr>
        <w:pStyle w:val="Heading3"/>
        <w:numPr>
          <w:ilvl w:val="2"/>
          <w:numId w:val="16"/>
        </w:numPr>
        <w:pBdr/>
        <w:rPr/>
      </w:pPr>
      <w:bookmarkStart w:colFirst="0" w:colLast="0" w:name="_37m2jsg" w:id="48"/>
      <w:bookmarkEnd w:id="48"/>
      <w:r w:rsidDel="00000000" w:rsidR="00000000" w:rsidRPr="00000000">
        <w:rPr>
          <w:rtl w:val="0"/>
        </w:rPr>
        <w:t xml:space="preserve">Réclamations sur transaction non dénouée à la date contractuelle de dénouement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Pour les Obligations, les suspens dont la date contractuelle de dénouement  est &lt;= à la date d’enregistrement de l’annonce sont inclus dans la position éligible.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paiement reçu du dépositaire tiendra en compte des suspens réellement dénoué à la date de dénouement.</w:t>
      </w:r>
    </w:p>
    <w:p w:rsidR="00000000" w:rsidDel="00000000" w:rsidP="00000000" w:rsidRDefault="00000000" w:rsidRPr="00000000">
      <w:pPr>
        <w:pBdr/>
        <w:contextualSpacing w:val="0"/>
        <w:jc w:val="both"/>
        <w:rPr/>
      </w:pPr>
      <w:r w:rsidDel="00000000" w:rsidR="00000000" w:rsidRPr="00000000">
        <w:rPr>
          <w:rtl w:val="0"/>
        </w:rPr>
        <w:t xml:space="preserve">=&gt; Les réclamations à générer  concerne  les suspens dont :</w:t>
      </w:r>
    </w:p>
    <w:p w:rsidR="00000000" w:rsidDel="00000000" w:rsidP="00000000" w:rsidRDefault="00000000" w:rsidRPr="00000000">
      <w:pPr>
        <w:numPr>
          <w:ilvl w:val="0"/>
          <w:numId w:val="46"/>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La date </w:t>
      </w:r>
      <w:r w:rsidDel="00000000" w:rsidR="00000000" w:rsidRPr="00000000">
        <w:rPr>
          <w:rFonts w:ascii="Calibri" w:cs="Calibri" w:eastAsia="Calibri" w:hAnsi="Calibri"/>
          <w:b w:val="1"/>
          <w:sz w:val="22"/>
          <w:szCs w:val="22"/>
          <w:rtl w:val="0"/>
        </w:rPr>
        <w:t xml:space="preserve">contractuelle</w:t>
      </w:r>
      <w:r w:rsidDel="00000000" w:rsidR="00000000" w:rsidRPr="00000000">
        <w:rPr>
          <w:rFonts w:ascii="Calibri" w:cs="Calibri" w:eastAsia="Calibri" w:hAnsi="Calibri"/>
          <w:b w:val="0"/>
          <w:sz w:val="22"/>
          <w:szCs w:val="22"/>
          <w:rtl w:val="0"/>
        </w:rPr>
        <w:t xml:space="preserve"> de dénouement  &lt; = date d’enregistrement et</w:t>
      </w:r>
      <w:r w:rsidDel="00000000" w:rsidR="00000000" w:rsidRPr="00000000">
        <w:rPr>
          <w:rtl w:val="0"/>
        </w:rPr>
      </w:r>
    </w:p>
    <w:p w:rsidR="00000000" w:rsidDel="00000000" w:rsidP="00000000" w:rsidRDefault="00000000" w:rsidRPr="00000000">
      <w:pPr>
        <w:numPr>
          <w:ilvl w:val="0"/>
          <w:numId w:val="46"/>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La date </w:t>
      </w:r>
      <w:r w:rsidDel="00000000" w:rsidR="00000000" w:rsidRPr="00000000">
        <w:rPr>
          <w:rFonts w:ascii="Calibri" w:cs="Calibri" w:eastAsia="Calibri" w:hAnsi="Calibri"/>
          <w:b w:val="1"/>
          <w:sz w:val="22"/>
          <w:szCs w:val="22"/>
          <w:rtl w:val="0"/>
        </w:rPr>
        <w:t xml:space="preserve">effective</w:t>
      </w:r>
      <w:r w:rsidDel="00000000" w:rsidR="00000000" w:rsidRPr="00000000">
        <w:rPr>
          <w:rFonts w:ascii="Calibri" w:cs="Calibri" w:eastAsia="Calibri" w:hAnsi="Calibri"/>
          <w:b w:val="0"/>
          <w:sz w:val="22"/>
          <w:szCs w:val="22"/>
          <w:rtl w:val="0"/>
        </w:rPr>
        <w:t xml:space="preserve"> de dénouement  &gt;  date d’enregistrement</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Un écran sera  dédié pour la  détection de ces suspens non dénoués, l’utilisateur pourra générer des réclamations dessus. </w:t>
      </w:r>
    </w:p>
    <w:p w:rsidR="00000000" w:rsidDel="00000000" w:rsidP="00000000" w:rsidRDefault="00000000" w:rsidRPr="00000000">
      <w:pPr>
        <w:numPr>
          <w:ilvl w:val="0"/>
          <w:numId w:val="17"/>
        </w:numPr>
        <w:pBdr/>
        <w:spacing w:before="60" w:line="240" w:lineRule="auto"/>
        <w:ind w:left="720" w:hanging="360"/>
        <w:jc w:val="both"/>
        <w:rPr/>
      </w:pPr>
      <w:r w:rsidDel="00000000" w:rsidR="00000000" w:rsidRPr="00000000">
        <w:rPr>
          <w:rtl w:val="0"/>
        </w:rPr>
        <w:t xml:space="preserve">Les mouvements d’achats non encore dénoués (les suspens) doivent faire l’objet de réclamations vers les contreparties (contrepartie défaillante).</w:t>
      </w:r>
    </w:p>
    <w:p w:rsidR="00000000" w:rsidDel="00000000" w:rsidP="00000000" w:rsidRDefault="00000000" w:rsidRPr="00000000">
      <w:pPr>
        <w:numPr>
          <w:ilvl w:val="0"/>
          <w:numId w:val="17"/>
        </w:numPr>
        <w:pBdr/>
        <w:spacing w:before="60" w:line="240" w:lineRule="auto"/>
        <w:ind w:left="720" w:hanging="360"/>
        <w:jc w:val="both"/>
        <w:rPr/>
      </w:pPr>
      <w:r w:rsidDel="00000000" w:rsidR="00000000" w:rsidRPr="00000000">
        <w:rPr>
          <w:rtl w:val="0"/>
        </w:rPr>
        <w:t xml:space="preserve">Les mouvements ventes non encore dénoués vont être réclamés par la contrepartie.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3"/>
        <w:numPr>
          <w:ilvl w:val="2"/>
          <w:numId w:val="16"/>
        </w:numPr>
        <w:pBdr/>
        <w:rPr/>
      </w:pPr>
      <w:bookmarkStart w:colFirst="0" w:colLast="0" w:name="_1mrcu09" w:id="49"/>
      <w:bookmarkEnd w:id="49"/>
      <w:r w:rsidDel="00000000" w:rsidR="00000000" w:rsidRPr="00000000">
        <w:rPr>
          <w:rtl w:val="0"/>
        </w:rPr>
        <w:t xml:space="preserve">Cycle de vie d’une réclamation</w:t>
      </w:r>
    </w:p>
    <w:p w:rsidR="00000000" w:rsidDel="00000000" w:rsidP="00000000" w:rsidRDefault="00000000" w:rsidRPr="00000000">
      <w:pPr>
        <w:pBdr/>
        <w:contextualSpacing w:val="0"/>
        <w:rPr/>
      </w:pPr>
      <w:r w:rsidDel="00000000" w:rsidR="00000000" w:rsidRPr="00000000">
        <w:drawing>
          <wp:inline distB="0" distT="0" distL="0" distR="0">
            <wp:extent cx="5520571" cy="4757978"/>
            <wp:effectExtent b="0" l="0" r="0" t="0"/>
            <wp:docPr id="46" name="image112.png"/>
            <a:graphic>
              <a:graphicData uri="http://schemas.openxmlformats.org/drawingml/2006/picture">
                <pic:pic>
                  <pic:nvPicPr>
                    <pic:cNvPr id="0" name="image112.png"/>
                    <pic:cNvPicPr preferRelativeResize="0"/>
                  </pic:nvPicPr>
                  <pic:blipFill>
                    <a:blip r:embed="rId21"/>
                    <a:srcRect b="0" l="0" r="0" t="0"/>
                    <a:stretch>
                      <a:fillRect/>
                    </a:stretch>
                  </pic:blipFill>
                  <pic:spPr>
                    <a:xfrm>
                      <a:off x="0" y="0"/>
                      <a:ext cx="5520571" cy="4757978"/>
                    </a:xfrm>
                    <a:prstGeom prst="rect"/>
                    <a:ln/>
                  </pic:spPr>
                </pic:pic>
              </a:graphicData>
            </a:graphic>
          </wp:inline>
        </w:drawing>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46r0co2" w:id="50"/>
      <w:bookmarkEnd w:id="50"/>
      <w:r w:rsidDel="00000000" w:rsidR="00000000" w:rsidRPr="00000000">
        <w:rPr>
          <w:rFonts w:ascii="Calibri" w:cs="Calibri" w:eastAsia="Calibri" w:hAnsi="Calibri"/>
          <w:b w:val="1"/>
          <w:sz w:val="24"/>
          <w:szCs w:val="24"/>
          <w:rtl w:val="0"/>
        </w:rPr>
        <w:t xml:space="preserve">Illustrations</w:t>
      </w:r>
      <w:r w:rsidDel="00000000" w:rsidR="00000000" w:rsidRPr="00000000">
        <w:rPr>
          <w:rtl w:val="0"/>
        </w:rPr>
      </w:r>
    </w:p>
    <w:p w:rsidR="00000000" w:rsidDel="00000000" w:rsidP="00000000" w:rsidRDefault="00000000" w:rsidRPr="00000000">
      <w:pPr>
        <w:pStyle w:val="Heading4"/>
        <w:numPr>
          <w:ilvl w:val="3"/>
          <w:numId w:val="16"/>
        </w:numPr>
        <w:pBdr/>
        <w:jc w:val="both"/>
        <w:rPr/>
      </w:pPr>
      <w:r w:rsidDel="00000000" w:rsidR="00000000" w:rsidRPr="00000000">
        <w:rPr>
          <w:rtl w:val="0"/>
        </w:rPr>
        <w:t xml:space="preserve">Cas d’OST portant sur une action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Date de détachement = ex date = </w:t>
      </w:r>
      <w:r w:rsidDel="00000000" w:rsidR="00000000" w:rsidRPr="00000000">
        <w:rPr>
          <w:b w:val="1"/>
          <w:rtl w:val="0"/>
        </w:rPr>
        <w:t xml:space="preserve">12/12/2014</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Date d’enregistrement = record date = 14/12/2014</w:t>
      </w:r>
    </w:p>
    <w:p w:rsidR="00000000" w:rsidDel="00000000" w:rsidP="00000000" w:rsidRDefault="00000000" w:rsidRPr="00000000">
      <w:pPr>
        <w:pBdr/>
        <w:contextualSpacing w:val="0"/>
        <w:rPr/>
      </w:pPr>
      <w:r w:rsidDel="00000000" w:rsidR="00000000" w:rsidRPr="00000000">
        <w:rPr>
          <w:rtl w:val="0"/>
        </w:rPr>
      </w:r>
    </w:p>
    <w:tbl>
      <w:tblPr>
        <w:tblStyle w:val="Table21"/>
        <w:bidiVisual w:val="0"/>
        <w:tblW w:w="928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4"/>
        <w:gridCol w:w="1316"/>
        <w:gridCol w:w="1316"/>
        <w:gridCol w:w="1316"/>
        <w:gridCol w:w="1316"/>
        <w:gridCol w:w="1394"/>
        <w:gridCol w:w="1316"/>
        <w:tblGridChange w:id="0">
          <w:tblGrid>
            <w:gridCol w:w="1314"/>
            <w:gridCol w:w="1316"/>
            <w:gridCol w:w="1316"/>
            <w:gridCol w:w="1316"/>
            <w:gridCol w:w="1316"/>
            <w:gridCol w:w="1394"/>
            <w:gridCol w:w="1316"/>
          </w:tblGrid>
        </w:tblGridChange>
      </w:tblGrid>
      <w:tr>
        <w:tc>
          <w:tcPr>
            <w:shd w:fill="a6a6a6"/>
          </w:tcPr>
          <w:p w:rsidR="00000000" w:rsidDel="00000000" w:rsidP="00000000" w:rsidRDefault="00000000" w:rsidRPr="00000000">
            <w:pPr>
              <w:pBdr/>
              <w:contextualSpacing w:val="0"/>
              <w:rPr>
                <w:b w:val="1"/>
              </w:rPr>
            </w:pPr>
            <w:r w:rsidDel="00000000" w:rsidR="00000000" w:rsidRPr="00000000">
              <w:rPr>
                <w:rtl w:val="0"/>
              </w:rPr>
            </w:r>
          </w:p>
        </w:tc>
        <w:tc>
          <w:tcPr>
            <w:shd w:fill="a6a6a6"/>
          </w:tcPr>
          <w:p w:rsidR="00000000" w:rsidDel="00000000" w:rsidP="00000000" w:rsidRDefault="00000000" w:rsidRPr="00000000">
            <w:pPr>
              <w:pBdr/>
              <w:contextualSpacing w:val="0"/>
              <w:rPr>
                <w:b w:val="1"/>
              </w:rPr>
            </w:pPr>
            <w:r w:rsidDel="00000000" w:rsidR="00000000" w:rsidRPr="00000000">
              <w:rPr>
                <w:b w:val="1"/>
                <w:rtl w:val="0"/>
              </w:rPr>
              <w:t xml:space="preserve">Ferme au 12/12 </w:t>
            </w:r>
          </w:p>
        </w:tc>
        <w:tc>
          <w:tcPr>
            <w:shd w:fill="a6a6a6"/>
          </w:tcPr>
          <w:p w:rsidR="00000000" w:rsidDel="00000000" w:rsidP="00000000" w:rsidRDefault="00000000" w:rsidRPr="00000000">
            <w:pPr>
              <w:pBdr/>
              <w:contextualSpacing w:val="0"/>
              <w:rPr>
                <w:b w:val="1"/>
              </w:rPr>
            </w:pPr>
            <w:r w:rsidDel="00000000" w:rsidR="00000000" w:rsidRPr="00000000">
              <w:rPr>
                <w:b w:val="1"/>
                <w:rtl w:val="0"/>
              </w:rPr>
              <w:t xml:space="preserve">suspens</w:t>
            </w:r>
          </w:p>
        </w:tc>
        <w:tc>
          <w:tcPr>
            <w:shd w:fill="a6a6a6"/>
          </w:tcPr>
          <w:p w:rsidR="00000000" w:rsidDel="00000000" w:rsidP="00000000" w:rsidRDefault="00000000" w:rsidRPr="00000000">
            <w:pPr>
              <w:pBdr/>
              <w:contextualSpacing w:val="0"/>
              <w:rPr>
                <w:b w:val="1"/>
              </w:rPr>
            </w:pPr>
            <w:r w:rsidDel="00000000" w:rsidR="00000000" w:rsidRPr="00000000">
              <w:rPr>
                <w:b w:val="1"/>
                <w:rtl w:val="0"/>
              </w:rPr>
              <w:t xml:space="preserve">quantité</w:t>
            </w:r>
          </w:p>
        </w:tc>
        <w:tc>
          <w:tcPr>
            <w:shd w:fill="a6a6a6"/>
          </w:tcPr>
          <w:p w:rsidR="00000000" w:rsidDel="00000000" w:rsidP="00000000" w:rsidRDefault="00000000" w:rsidRPr="00000000">
            <w:pPr>
              <w:pBdr/>
              <w:contextualSpacing w:val="0"/>
              <w:rPr>
                <w:b w:val="1"/>
              </w:rPr>
            </w:pPr>
            <w:r w:rsidDel="00000000" w:rsidR="00000000" w:rsidRPr="00000000">
              <w:rPr>
                <w:b w:val="1"/>
                <w:rtl w:val="0"/>
              </w:rPr>
              <w:t xml:space="preserve">Date de négociation</w:t>
            </w:r>
          </w:p>
        </w:tc>
        <w:tc>
          <w:tcPr>
            <w:shd w:fill="a6a6a6"/>
          </w:tcPr>
          <w:p w:rsidR="00000000" w:rsidDel="00000000" w:rsidP="00000000" w:rsidRDefault="00000000" w:rsidRPr="00000000">
            <w:pPr>
              <w:pBdr/>
              <w:contextualSpacing w:val="0"/>
              <w:rPr>
                <w:b w:val="1"/>
              </w:rPr>
            </w:pPr>
            <w:r w:rsidDel="00000000" w:rsidR="00000000" w:rsidRPr="00000000">
              <w:rPr>
                <w:b w:val="1"/>
                <w:rtl w:val="0"/>
              </w:rPr>
              <w:t xml:space="preserve">Date de dénouement</w:t>
            </w:r>
          </w:p>
        </w:tc>
        <w:tc>
          <w:tcPr>
            <w:shd w:fill="a6a6a6"/>
          </w:tcPr>
          <w:p w:rsidR="00000000" w:rsidDel="00000000" w:rsidP="00000000" w:rsidRDefault="00000000" w:rsidRPr="00000000">
            <w:pPr>
              <w:pBdr/>
              <w:contextualSpacing w:val="0"/>
              <w:rPr>
                <w:b w:val="1"/>
              </w:rPr>
            </w:pPr>
            <w:r w:rsidDel="00000000" w:rsidR="00000000" w:rsidRPr="00000000">
              <w:rPr>
                <w:b w:val="1"/>
                <w:rtl w:val="0"/>
              </w:rPr>
              <w:t xml:space="preserve">Eligible position</w:t>
            </w:r>
          </w:p>
        </w:tc>
      </w:tr>
      <w:tr>
        <w:trPr>
          <w:trHeight w:val="380" w:hRule="atLeast"/>
        </w:trPr>
        <w:tc>
          <w:tcPr/>
          <w:p w:rsidR="00000000" w:rsidDel="00000000" w:rsidP="00000000" w:rsidRDefault="00000000" w:rsidRPr="00000000">
            <w:pPr>
              <w:pBdr/>
              <w:contextualSpacing w:val="0"/>
              <w:rPr>
                <w:b w:val="1"/>
              </w:rPr>
            </w:pPr>
            <w:r w:rsidDel="00000000" w:rsidR="00000000" w:rsidRPr="00000000">
              <w:rPr>
                <w:b w:val="1"/>
                <w:rtl w:val="0"/>
              </w:rPr>
              <w:t xml:space="preserve">Client 1</w:t>
            </w:r>
          </w:p>
        </w:tc>
        <w:tc>
          <w:tcPr/>
          <w:p w:rsidR="00000000" w:rsidDel="00000000" w:rsidP="00000000" w:rsidRDefault="00000000" w:rsidRPr="00000000">
            <w:pPr>
              <w:pBdr/>
              <w:contextualSpacing w:val="0"/>
              <w:jc w:val="center"/>
              <w:rPr/>
            </w:pPr>
            <w:r w:rsidDel="00000000" w:rsidR="00000000" w:rsidRPr="00000000">
              <w:rPr>
                <w:rtl w:val="0"/>
              </w:rPr>
              <w:t xml:space="preserve">100</w:t>
            </w:r>
          </w:p>
        </w:tc>
        <w:tc>
          <w:tcPr/>
          <w:p w:rsidR="00000000" w:rsidDel="00000000" w:rsidP="00000000" w:rsidRDefault="00000000" w:rsidRPr="00000000">
            <w:pPr>
              <w:pBdr/>
              <w:contextualSpacing w:val="0"/>
              <w:jc w:val="center"/>
              <w:rPr/>
            </w:pPr>
            <w:r w:rsidDel="00000000" w:rsidR="00000000" w:rsidRPr="00000000">
              <w:rPr>
                <w:rtl w:val="0"/>
              </w:rPr>
              <w:t xml:space="preserve">Achat</w:t>
            </w:r>
          </w:p>
        </w:tc>
        <w:tc>
          <w:tcPr/>
          <w:p w:rsidR="00000000" w:rsidDel="00000000" w:rsidP="00000000" w:rsidRDefault="00000000" w:rsidRPr="00000000">
            <w:pPr>
              <w:pBdr/>
              <w:contextualSpacing w:val="0"/>
              <w:jc w:val="center"/>
              <w:rPr/>
            </w:pPr>
            <w:r w:rsidDel="00000000" w:rsidR="00000000" w:rsidRPr="00000000">
              <w:rPr>
                <w:rtl w:val="0"/>
              </w:rPr>
              <w:t xml:space="preserve">20</w:t>
            </w:r>
          </w:p>
        </w:tc>
        <w:tc>
          <w:tcPr/>
          <w:p w:rsidR="00000000" w:rsidDel="00000000" w:rsidP="00000000" w:rsidRDefault="00000000" w:rsidRPr="00000000">
            <w:pPr>
              <w:pBdr/>
              <w:contextualSpacing w:val="0"/>
              <w:jc w:val="center"/>
              <w:rPr/>
            </w:pPr>
            <w:r w:rsidDel="00000000" w:rsidR="00000000" w:rsidRPr="00000000">
              <w:rPr>
                <w:rtl w:val="0"/>
              </w:rPr>
              <w:t xml:space="preserve">12/12</w:t>
            </w:r>
          </w:p>
        </w:tc>
        <w:tc>
          <w:tcPr/>
          <w:p w:rsidR="00000000" w:rsidDel="00000000" w:rsidP="00000000" w:rsidRDefault="00000000" w:rsidRPr="00000000">
            <w:pPr>
              <w:pBdr/>
              <w:contextualSpacing w:val="0"/>
              <w:jc w:val="center"/>
              <w:rPr/>
            </w:pPr>
            <w:r w:rsidDel="00000000" w:rsidR="00000000" w:rsidRPr="00000000">
              <w:rPr>
                <w:rtl w:val="0"/>
              </w:rPr>
              <w:t xml:space="preserve">14/12</w:t>
            </w:r>
          </w:p>
        </w:tc>
        <w:tc>
          <w:tcPr/>
          <w:p w:rsidR="00000000" w:rsidDel="00000000" w:rsidP="00000000" w:rsidRDefault="00000000" w:rsidRPr="00000000">
            <w:pPr>
              <w:pBdr/>
              <w:contextualSpacing w:val="0"/>
              <w:jc w:val="center"/>
              <w:rPr/>
            </w:pPr>
            <w:r w:rsidDel="00000000" w:rsidR="00000000" w:rsidRPr="00000000">
              <w:rPr>
                <w:rtl w:val="0"/>
              </w:rPr>
              <w:t xml:space="preserve">100</w:t>
            </w:r>
          </w:p>
        </w:tc>
      </w:tr>
      <w:tr>
        <w:tc>
          <w:tcPr>
            <w:vMerge w:val="restart"/>
          </w:tcPr>
          <w:p w:rsidR="00000000" w:rsidDel="00000000" w:rsidP="00000000" w:rsidRDefault="00000000" w:rsidRPr="00000000">
            <w:pPr>
              <w:pBdr/>
              <w:contextualSpacing w:val="0"/>
              <w:rPr>
                <w:b w:val="1"/>
              </w:rPr>
            </w:pPr>
            <w:r w:rsidDel="00000000" w:rsidR="00000000" w:rsidRPr="00000000">
              <w:rPr>
                <w:b w:val="1"/>
                <w:rtl w:val="0"/>
              </w:rPr>
              <w:t xml:space="preserve">Client 2</w:t>
            </w:r>
          </w:p>
        </w:tc>
        <w:tc>
          <w:tcPr>
            <w:vMerge w:val="restart"/>
          </w:tcPr>
          <w:p w:rsidR="00000000" w:rsidDel="00000000" w:rsidP="00000000" w:rsidRDefault="00000000" w:rsidRPr="00000000">
            <w:pPr>
              <w:pBdr/>
              <w:contextualSpacing w:val="0"/>
              <w:jc w:val="center"/>
              <w:rPr/>
            </w:pPr>
            <w:r w:rsidDel="00000000" w:rsidR="00000000" w:rsidRPr="00000000">
              <w:rPr>
                <w:rtl w:val="0"/>
              </w:rPr>
              <w:t xml:space="preserve">500</w:t>
            </w:r>
          </w:p>
        </w:tc>
        <w:tc>
          <w:tcPr/>
          <w:p w:rsidR="00000000" w:rsidDel="00000000" w:rsidP="00000000" w:rsidRDefault="00000000" w:rsidRPr="00000000">
            <w:pPr>
              <w:pBdr/>
              <w:contextualSpacing w:val="0"/>
              <w:jc w:val="center"/>
              <w:rPr/>
            </w:pPr>
            <w:r w:rsidDel="00000000" w:rsidR="00000000" w:rsidRPr="00000000">
              <w:rPr>
                <w:rtl w:val="0"/>
              </w:rPr>
              <w:t xml:space="preserve">Vente</w:t>
            </w:r>
          </w:p>
        </w:tc>
        <w:tc>
          <w:tcPr/>
          <w:p w:rsidR="00000000" w:rsidDel="00000000" w:rsidP="00000000" w:rsidRDefault="00000000" w:rsidRPr="00000000">
            <w:pPr>
              <w:pBdr/>
              <w:contextualSpacing w:val="0"/>
              <w:jc w:val="center"/>
              <w:rPr/>
            </w:pPr>
            <w:r w:rsidDel="00000000" w:rsidR="00000000" w:rsidRPr="00000000">
              <w:rPr>
                <w:rtl w:val="0"/>
              </w:rPr>
              <w:t xml:space="preserve">10</w:t>
            </w:r>
          </w:p>
        </w:tc>
        <w:tc>
          <w:tcPr/>
          <w:p w:rsidR="00000000" w:rsidDel="00000000" w:rsidP="00000000" w:rsidRDefault="00000000" w:rsidRPr="00000000">
            <w:pPr>
              <w:pBdr/>
              <w:contextualSpacing w:val="0"/>
              <w:jc w:val="center"/>
              <w:rPr/>
            </w:pPr>
            <w:r w:rsidDel="00000000" w:rsidR="00000000" w:rsidRPr="00000000">
              <w:rPr>
                <w:rtl w:val="0"/>
              </w:rPr>
              <w:t xml:space="preserve">11/12</w:t>
            </w:r>
          </w:p>
        </w:tc>
        <w:tc>
          <w:tcPr/>
          <w:p w:rsidR="00000000" w:rsidDel="00000000" w:rsidP="00000000" w:rsidRDefault="00000000" w:rsidRPr="00000000">
            <w:pPr>
              <w:pBdr/>
              <w:contextualSpacing w:val="0"/>
              <w:jc w:val="center"/>
              <w:rPr/>
            </w:pPr>
            <w:r w:rsidDel="00000000" w:rsidR="00000000" w:rsidRPr="00000000">
              <w:rPr>
                <w:rtl w:val="0"/>
              </w:rPr>
              <w:t xml:space="preserve">14/12</w:t>
            </w:r>
          </w:p>
        </w:tc>
        <w:tc>
          <w:tcPr>
            <w:vMerge w:val="restart"/>
          </w:tcPr>
          <w:p w:rsidR="00000000" w:rsidDel="00000000" w:rsidP="00000000" w:rsidRDefault="00000000" w:rsidRPr="00000000">
            <w:pPr>
              <w:pBdr/>
              <w:contextualSpacing w:val="0"/>
              <w:jc w:val="center"/>
              <w:rPr/>
            </w:pPr>
            <w:r w:rsidDel="00000000" w:rsidR="00000000" w:rsidRPr="00000000">
              <w:rPr>
                <w:rtl w:val="0"/>
              </w:rPr>
              <w:t xml:space="preserve">550</w:t>
            </w:r>
          </w:p>
        </w:tc>
      </w:tr>
      <w:tr>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c>
        <w:tc>
          <w:tcPr>
            <w:vMerge w:val="continue"/>
          </w:tcPr>
          <w:p w:rsidR="00000000" w:rsidDel="00000000" w:rsidP="00000000" w:rsidRDefault="00000000" w:rsidRPr="00000000">
            <w:pPr>
              <w:pBdr/>
              <w:contextualSpacing w:val="0"/>
              <w:rPr>
                <w:b w:val="1"/>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rPr>
                <w:rtl w:val="0"/>
              </w:rPr>
            </w:r>
          </w:p>
        </w:tc>
        <w:tc>
          <w:tcPr/>
          <w:p w:rsidR="00000000" w:rsidDel="00000000" w:rsidP="00000000" w:rsidRDefault="00000000" w:rsidRPr="00000000">
            <w:pPr>
              <w:pBdr/>
              <w:contextualSpacing w:val="0"/>
              <w:jc w:val="center"/>
              <w:rPr/>
            </w:pPr>
            <w:r w:rsidDel="00000000" w:rsidR="00000000" w:rsidRPr="00000000">
              <w:rPr>
                <w:rtl w:val="0"/>
              </w:rPr>
              <w:t xml:space="preserve">Achat</w:t>
            </w:r>
          </w:p>
        </w:tc>
        <w:tc>
          <w:tcPr/>
          <w:p w:rsidR="00000000" w:rsidDel="00000000" w:rsidP="00000000" w:rsidRDefault="00000000" w:rsidRPr="00000000">
            <w:pPr>
              <w:pBdr/>
              <w:contextualSpacing w:val="0"/>
              <w:jc w:val="center"/>
              <w:rPr/>
            </w:pPr>
            <w:r w:rsidDel="00000000" w:rsidR="00000000" w:rsidRPr="00000000">
              <w:rPr>
                <w:rtl w:val="0"/>
              </w:rPr>
              <w:t xml:space="preserve">60</w:t>
            </w:r>
          </w:p>
        </w:tc>
        <w:tc>
          <w:tcPr/>
          <w:p w:rsidR="00000000" w:rsidDel="00000000" w:rsidP="00000000" w:rsidRDefault="00000000" w:rsidRPr="00000000">
            <w:pPr>
              <w:pBdr/>
              <w:contextualSpacing w:val="0"/>
              <w:jc w:val="center"/>
              <w:rPr/>
            </w:pPr>
            <w:r w:rsidDel="00000000" w:rsidR="00000000" w:rsidRPr="00000000">
              <w:rPr>
                <w:rtl w:val="0"/>
              </w:rPr>
              <w:t xml:space="preserve">11/12</w:t>
            </w:r>
          </w:p>
        </w:tc>
        <w:tc>
          <w:tcPr/>
          <w:p w:rsidR="00000000" w:rsidDel="00000000" w:rsidP="00000000" w:rsidRDefault="00000000" w:rsidRPr="00000000">
            <w:pPr>
              <w:pBdr/>
              <w:contextualSpacing w:val="0"/>
              <w:jc w:val="center"/>
              <w:rPr/>
            </w:pPr>
            <w:r w:rsidDel="00000000" w:rsidR="00000000" w:rsidRPr="00000000">
              <w:rPr>
                <w:rtl w:val="0"/>
              </w:rPr>
              <w:t xml:space="preserve">13/12</w:t>
            </w:r>
          </w:p>
        </w:tc>
        <w:tc>
          <w:tcPr>
            <w:vMerge w:val="continue"/>
          </w:tcPr>
          <w:p w:rsidR="00000000" w:rsidDel="00000000" w:rsidP="00000000" w:rsidRDefault="00000000" w:rsidRPr="00000000">
            <w:pPr>
              <w:pBdr/>
              <w:contextualSpacing w:val="0"/>
              <w:jc w:val="center"/>
              <w:rPr/>
            </w:pPr>
            <w:r w:rsidDel="00000000" w:rsidR="00000000" w:rsidRPr="00000000">
              <w:rPr>
                <w:rtl w:val="0"/>
              </w:rPr>
            </w:r>
          </w:p>
        </w:tc>
      </w:tr>
      <w:tr>
        <w:trPr>
          <w:trHeight w:val="420" w:hRule="atLeast"/>
        </w:trPr>
        <w:tc>
          <w:tcPr/>
          <w:p w:rsidR="00000000" w:rsidDel="00000000" w:rsidP="00000000" w:rsidRDefault="00000000" w:rsidRPr="00000000">
            <w:pPr>
              <w:pBdr/>
              <w:contextualSpacing w:val="0"/>
              <w:rPr>
                <w:b w:val="1"/>
              </w:rPr>
            </w:pPr>
            <w:r w:rsidDel="00000000" w:rsidR="00000000" w:rsidRPr="00000000">
              <w:rPr>
                <w:b w:val="1"/>
                <w:rtl w:val="0"/>
              </w:rPr>
              <w:t xml:space="preserve">Client 3</w:t>
            </w:r>
          </w:p>
        </w:tc>
        <w:tc>
          <w:tcPr/>
          <w:p w:rsidR="00000000" w:rsidDel="00000000" w:rsidP="00000000" w:rsidRDefault="00000000" w:rsidRPr="00000000">
            <w:pPr>
              <w:pBdr/>
              <w:contextualSpacing w:val="0"/>
              <w:jc w:val="center"/>
              <w:rPr/>
            </w:pPr>
            <w:r w:rsidDel="00000000" w:rsidR="00000000" w:rsidRPr="00000000">
              <w:rPr>
                <w:rtl w:val="0"/>
              </w:rPr>
              <w:t xml:space="preserve">300</w:t>
            </w:r>
          </w:p>
        </w:tc>
        <w:tc>
          <w:tcPr/>
          <w:p w:rsidR="00000000" w:rsidDel="00000000" w:rsidP="00000000" w:rsidRDefault="00000000" w:rsidRPr="00000000">
            <w:pPr>
              <w:pBdr/>
              <w:contextualSpacing w:val="0"/>
              <w:jc w:val="center"/>
              <w:rPr/>
            </w:pPr>
            <w:r w:rsidDel="00000000" w:rsidR="00000000" w:rsidRPr="00000000">
              <w:rPr>
                <w:rtl w:val="0"/>
              </w:rPr>
              <w:t xml:space="preserve">Vente</w:t>
            </w:r>
          </w:p>
        </w:tc>
        <w:tc>
          <w:tcPr/>
          <w:p w:rsidR="00000000" w:rsidDel="00000000" w:rsidP="00000000" w:rsidRDefault="00000000" w:rsidRPr="00000000">
            <w:pPr>
              <w:pBdr/>
              <w:contextualSpacing w:val="0"/>
              <w:jc w:val="center"/>
              <w:rPr/>
            </w:pPr>
            <w:r w:rsidDel="00000000" w:rsidR="00000000" w:rsidRPr="00000000">
              <w:rPr>
                <w:rtl w:val="0"/>
              </w:rPr>
              <w:t xml:space="preserve">80</w:t>
            </w:r>
          </w:p>
        </w:tc>
        <w:tc>
          <w:tcPr/>
          <w:p w:rsidR="00000000" w:rsidDel="00000000" w:rsidP="00000000" w:rsidRDefault="00000000" w:rsidRPr="00000000">
            <w:pPr>
              <w:pBdr/>
              <w:contextualSpacing w:val="0"/>
              <w:jc w:val="center"/>
              <w:rPr/>
            </w:pPr>
            <w:r w:rsidDel="00000000" w:rsidR="00000000" w:rsidRPr="00000000">
              <w:rPr>
                <w:rtl w:val="0"/>
              </w:rPr>
              <w:t xml:space="preserve">10/12</w:t>
            </w:r>
          </w:p>
        </w:tc>
        <w:tc>
          <w:tcPr/>
          <w:p w:rsidR="00000000" w:rsidDel="00000000" w:rsidP="00000000" w:rsidRDefault="00000000" w:rsidRPr="00000000">
            <w:pPr>
              <w:pBdr/>
              <w:contextualSpacing w:val="0"/>
              <w:jc w:val="center"/>
              <w:rPr/>
            </w:pPr>
            <w:r w:rsidDel="00000000" w:rsidR="00000000" w:rsidRPr="00000000">
              <w:rPr>
                <w:rtl w:val="0"/>
              </w:rPr>
              <w:t xml:space="preserve">15/12</w:t>
            </w:r>
          </w:p>
        </w:tc>
        <w:tc>
          <w:tcPr/>
          <w:p w:rsidR="00000000" w:rsidDel="00000000" w:rsidP="00000000" w:rsidRDefault="00000000" w:rsidRPr="00000000">
            <w:pPr>
              <w:pBdr/>
              <w:contextualSpacing w:val="0"/>
              <w:jc w:val="center"/>
              <w:rPr/>
            </w:pPr>
            <w:r w:rsidDel="00000000" w:rsidR="00000000" w:rsidRPr="00000000">
              <w:rPr>
                <w:rtl w:val="0"/>
              </w:rPr>
              <w:t xml:space="preserve">220</w:t>
            </w:r>
          </w:p>
        </w:tc>
      </w:tr>
      <w:tr>
        <w:trPr>
          <w:trHeight w:val="400" w:hRule="atLeast"/>
        </w:trPr>
        <w:tc>
          <w:tcPr/>
          <w:p w:rsidR="00000000" w:rsidDel="00000000" w:rsidP="00000000" w:rsidRDefault="00000000" w:rsidRPr="00000000">
            <w:pPr>
              <w:pBdr/>
              <w:contextualSpacing w:val="0"/>
              <w:rPr>
                <w:b w:val="1"/>
              </w:rPr>
            </w:pPr>
            <w:r w:rsidDel="00000000" w:rsidR="00000000" w:rsidRPr="00000000">
              <w:rPr>
                <w:b w:val="1"/>
                <w:rtl w:val="0"/>
              </w:rPr>
              <w:t xml:space="preserve">Client 4</w:t>
            </w:r>
          </w:p>
        </w:tc>
        <w:tc>
          <w:tcPr/>
          <w:p w:rsidR="00000000" w:rsidDel="00000000" w:rsidP="00000000" w:rsidRDefault="00000000" w:rsidRPr="00000000">
            <w:pPr>
              <w:pBdr/>
              <w:contextualSpacing w:val="0"/>
              <w:jc w:val="center"/>
              <w:rPr/>
            </w:pPr>
            <w:r w:rsidDel="00000000" w:rsidR="00000000" w:rsidRPr="00000000">
              <w:rPr>
                <w:rtl w:val="0"/>
              </w:rPr>
              <w:t xml:space="preserve">200</w:t>
            </w:r>
          </w:p>
        </w:tc>
        <w:tc>
          <w:tcPr/>
          <w:p w:rsidR="00000000" w:rsidDel="00000000" w:rsidP="00000000" w:rsidRDefault="00000000" w:rsidRPr="00000000">
            <w:pPr>
              <w:pBdr/>
              <w:contextualSpacing w:val="0"/>
              <w:jc w:val="center"/>
              <w:rPr/>
            </w:pPr>
            <w:r w:rsidDel="00000000" w:rsidR="00000000" w:rsidRPr="00000000">
              <w:rPr>
                <w:rtl w:val="0"/>
              </w:rPr>
              <w:t xml:space="preserve">Achat</w:t>
            </w:r>
          </w:p>
        </w:tc>
        <w:tc>
          <w:tcPr/>
          <w:p w:rsidR="00000000" w:rsidDel="00000000" w:rsidP="00000000" w:rsidRDefault="00000000" w:rsidRPr="00000000">
            <w:pPr>
              <w:pBdr/>
              <w:contextualSpacing w:val="0"/>
              <w:jc w:val="center"/>
              <w:rPr/>
            </w:pPr>
            <w:r w:rsidDel="00000000" w:rsidR="00000000" w:rsidRPr="00000000">
              <w:rPr>
                <w:rtl w:val="0"/>
              </w:rPr>
              <w:t xml:space="preserve">50</w:t>
            </w:r>
          </w:p>
        </w:tc>
        <w:tc>
          <w:tcPr/>
          <w:p w:rsidR="00000000" w:rsidDel="00000000" w:rsidP="00000000" w:rsidRDefault="00000000" w:rsidRPr="00000000">
            <w:pPr>
              <w:pBdr/>
              <w:contextualSpacing w:val="0"/>
              <w:jc w:val="center"/>
              <w:rPr/>
            </w:pPr>
            <w:r w:rsidDel="00000000" w:rsidR="00000000" w:rsidRPr="00000000">
              <w:rPr>
                <w:rtl w:val="0"/>
              </w:rPr>
              <w:t xml:space="preserve">13/12</w:t>
            </w:r>
          </w:p>
        </w:tc>
        <w:tc>
          <w:tcPr/>
          <w:p w:rsidR="00000000" w:rsidDel="00000000" w:rsidP="00000000" w:rsidRDefault="00000000" w:rsidRPr="00000000">
            <w:pPr>
              <w:pBdr/>
              <w:contextualSpacing w:val="0"/>
              <w:jc w:val="center"/>
              <w:rPr/>
            </w:pPr>
            <w:r w:rsidDel="00000000" w:rsidR="00000000" w:rsidRPr="00000000">
              <w:rPr>
                <w:rtl w:val="0"/>
              </w:rPr>
              <w:t xml:space="preserve">15/12</w:t>
            </w:r>
          </w:p>
        </w:tc>
        <w:tc>
          <w:tcPr/>
          <w:p w:rsidR="00000000" w:rsidDel="00000000" w:rsidP="00000000" w:rsidRDefault="00000000" w:rsidRPr="00000000">
            <w:pPr>
              <w:pBdr/>
              <w:contextualSpacing w:val="0"/>
              <w:jc w:val="center"/>
              <w:rPr/>
            </w:pPr>
            <w:r w:rsidDel="00000000" w:rsidR="00000000" w:rsidRPr="00000000">
              <w:rPr>
                <w:rtl w:val="0"/>
              </w:rPr>
              <w:t xml:space="preserve">200</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4"/>
        <w:numPr>
          <w:ilvl w:val="3"/>
          <w:numId w:val="16"/>
        </w:numPr>
        <w:pBdr/>
        <w:jc w:val="both"/>
        <w:rPr/>
      </w:pPr>
      <w:r w:rsidDel="00000000" w:rsidR="00000000" w:rsidRPr="00000000">
        <w:rPr>
          <w:rtl w:val="0"/>
        </w:rPr>
        <w:t xml:space="preserve">Cas d’OST portant sur une obligation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Date d’enregistrement = record date = 14/12/2014</w:t>
      </w:r>
    </w:p>
    <w:p w:rsidR="00000000" w:rsidDel="00000000" w:rsidP="00000000" w:rsidRDefault="00000000" w:rsidRPr="00000000">
      <w:pPr>
        <w:pBdr/>
        <w:contextualSpacing w:val="0"/>
        <w:rPr/>
      </w:pPr>
      <w:r w:rsidDel="00000000" w:rsidR="00000000" w:rsidRPr="00000000">
        <w:rPr>
          <w:rtl w:val="0"/>
        </w:rPr>
      </w:r>
    </w:p>
    <w:tbl>
      <w:tblPr>
        <w:tblStyle w:val="Table22"/>
        <w:bidiVisual w:val="0"/>
        <w:tblW w:w="928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4"/>
        <w:gridCol w:w="1316"/>
        <w:gridCol w:w="1316"/>
        <w:gridCol w:w="1316"/>
        <w:gridCol w:w="1316"/>
        <w:gridCol w:w="1394"/>
        <w:gridCol w:w="1316"/>
        <w:tblGridChange w:id="0">
          <w:tblGrid>
            <w:gridCol w:w="1314"/>
            <w:gridCol w:w="1316"/>
            <w:gridCol w:w="1316"/>
            <w:gridCol w:w="1316"/>
            <w:gridCol w:w="1316"/>
            <w:gridCol w:w="1394"/>
            <w:gridCol w:w="1316"/>
          </w:tblGrid>
        </w:tblGridChange>
      </w:tblGrid>
      <w:tr>
        <w:tc>
          <w:tcPr>
            <w:shd w:fill="a6a6a6"/>
          </w:tcPr>
          <w:p w:rsidR="00000000" w:rsidDel="00000000" w:rsidP="00000000" w:rsidRDefault="00000000" w:rsidRPr="00000000">
            <w:pPr>
              <w:pBdr/>
              <w:contextualSpacing w:val="0"/>
              <w:rPr>
                <w:b w:val="1"/>
              </w:rPr>
            </w:pPr>
            <w:r w:rsidDel="00000000" w:rsidR="00000000" w:rsidRPr="00000000">
              <w:rPr>
                <w:rtl w:val="0"/>
              </w:rPr>
            </w:r>
          </w:p>
        </w:tc>
        <w:tc>
          <w:tcPr>
            <w:shd w:fill="a6a6a6"/>
          </w:tcPr>
          <w:p w:rsidR="00000000" w:rsidDel="00000000" w:rsidP="00000000" w:rsidRDefault="00000000" w:rsidRPr="00000000">
            <w:pPr>
              <w:pBdr/>
              <w:contextualSpacing w:val="0"/>
              <w:rPr>
                <w:b w:val="1"/>
              </w:rPr>
            </w:pPr>
            <w:r w:rsidDel="00000000" w:rsidR="00000000" w:rsidRPr="00000000">
              <w:rPr>
                <w:b w:val="1"/>
                <w:rtl w:val="0"/>
              </w:rPr>
              <w:t xml:space="preserve">Ferme au 14/12 </w:t>
            </w:r>
          </w:p>
        </w:tc>
        <w:tc>
          <w:tcPr>
            <w:shd w:fill="a6a6a6"/>
          </w:tcPr>
          <w:p w:rsidR="00000000" w:rsidDel="00000000" w:rsidP="00000000" w:rsidRDefault="00000000" w:rsidRPr="00000000">
            <w:pPr>
              <w:pBdr/>
              <w:contextualSpacing w:val="0"/>
              <w:rPr>
                <w:b w:val="1"/>
              </w:rPr>
            </w:pPr>
            <w:r w:rsidDel="00000000" w:rsidR="00000000" w:rsidRPr="00000000">
              <w:rPr>
                <w:b w:val="1"/>
                <w:rtl w:val="0"/>
              </w:rPr>
              <w:t xml:space="preserve">suspens</w:t>
            </w:r>
          </w:p>
        </w:tc>
        <w:tc>
          <w:tcPr>
            <w:shd w:fill="a6a6a6"/>
          </w:tcPr>
          <w:p w:rsidR="00000000" w:rsidDel="00000000" w:rsidP="00000000" w:rsidRDefault="00000000" w:rsidRPr="00000000">
            <w:pPr>
              <w:pBdr/>
              <w:contextualSpacing w:val="0"/>
              <w:rPr>
                <w:b w:val="1"/>
              </w:rPr>
            </w:pPr>
            <w:r w:rsidDel="00000000" w:rsidR="00000000" w:rsidRPr="00000000">
              <w:rPr>
                <w:b w:val="1"/>
                <w:rtl w:val="0"/>
              </w:rPr>
              <w:t xml:space="preserve">quantité</w:t>
            </w:r>
          </w:p>
        </w:tc>
        <w:tc>
          <w:tcPr>
            <w:shd w:fill="a6a6a6"/>
          </w:tcPr>
          <w:p w:rsidR="00000000" w:rsidDel="00000000" w:rsidP="00000000" w:rsidRDefault="00000000" w:rsidRPr="00000000">
            <w:pPr>
              <w:pBdr/>
              <w:contextualSpacing w:val="0"/>
              <w:rPr>
                <w:b w:val="1"/>
              </w:rPr>
            </w:pPr>
            <w:r w:rsidDel="00000000" w:rsidR="00000000" w:rsidRPr="00000000">
              <w:rPr>
                <w:b w:val="1"/>
                <w:rtl w:val="0"/>
              </w:rPr>
              <w:t xml:space="preserve">Date de négociation</w:t>
            </w:r>
          </w:p>
        </w:tc>
        <w:tc>
          <w:tcPr>
            <w:shd w:fill="a6a6a6"/>
          </w:tcPr>
          <w:p w:rsidR="00000000" w:rsidDel="00000000" w:rsidP="00000000" w:rsidRDefault="00000000" w:rsidRPr="00000000">
            <w:pPr>
              <w:pBdr/>
              <w:contextualSpacing w:val="0"/>
              <w:rPr>
                <w:b w:val="1"/>
              </w:rPr>
            </w:pPr>
            <w:r w:rsidDel="00000000" w:rsidR="00000000" w:rsidRPr="00000000">
              <w:rPr>
                <w:b w:val="1"/>
                <w:rtl w:val="0"/>
              </w:rPr>
              <w:t xml:space="preserve">Date de dénouement</w:t>
            </w:r>
          </w:p>
        </w:tc>
        <w:tc>
          <w:tcPr>
            <w:shd w:fill="a6a6a6"/>
          </w:tcPr>
          <w:p w:rsidR="00000000" w:rsidDel="00000000" w:rsidP="00000000" w:rsidRDefault="00000000" w:rsidRPr="00000000">
            <w:pPr>
              <w:pBdr/>
              <w:contextualSpacing w:val="0"/>
              <w:rPr>
                <w:b w:val="1"/>
              </w:rPr>
            </w:pPr>
            <w:r w:rsidDel="00000000" w:rsidR="00000000" w:rsidRPr="00000000">
              <w:rPr>
                <w:b w:val="1"/>
                <w:rtl w:val="0"/>
              </w:rPr>
              <w:t xml:space="preserve">Eligible position</w:t>
            </w:r>
          </w:p>
        </w:tc>
      </w:tr>
      <w:tr>
        <w:trPr>
          <w:trHeight w:val="380" w:hRule="atLeast"/>
        </w:trPr>
        <w:tc>
          <w:tcPr/>
          <w:p w:rsidR="00000000" w:rsidDel="00000000" w:rsidP="00000000" w:rsidRDefault="00000000" w:rsidRPr="00000000">
            <w:pPr>
              <w:pBdr/>
              <w:contextualSpacing w:val="0"/>
              <w:rPr>
                <w:b w:val="1"/>
              </w:rPr>
            </w:pPr>
            <w:r w:rsidDel="00000000" w:rsidR="00000000" w:rsidRPr="00000000">
              <w:rPr>
                <w:b w:val="1"/>
                <w:rtl w:val="0"/>
              </w:rPr>
              <w:t xml:space="preserve">Client 1</w:t>
            </w:r>
          </w:p>
        </w:tc>
        <w:tc>
          <w:tcPr/>
          <w:p w:rsidR="00000000" w:rsidDel="00000000" w:rsidP="00000000" w:rsidRDefault="00000000" w:rsidRPr="00000000">
            <w:pPr>
              <w:pBdr/>
              <w:contextualSpacing w:val="0"/>
              <w:jc w:val="center"/>
              <w:rPr/>
            </w:pPr>
            <w:r w:rsidDel="00000000" w:rsidR="00000000" w:rsidRPr="00000000">
              <w:rPr>
                <w:rtl w:val="0"/>
              </w:rPr>
              <w:t xml:space="preserve">100</w:t>
            </w:r>
          </w:p>
        </w:tc>
        <w:tc>
          <w:tcPr/>
          <w:p w:rsidR="00000000" w:rsidDel="00000000" w:rsidP="00000000" w:rsidRDefault="00000000" w:rsidRPr="00000000">
            <w:pPr>
              <w:pBdr/>
              <w:contextualSpacing w:val="0"/>
              <w:jc w:val="center"/>
              <w:rPr/>
            </w:pPr>
            <w:r w:rsidDel="00000000" w:rsidR="00000000" w:rsidRPr="00000000">
              <w:rPr>
                <w:rtl w:val="0"/>
              </w:rPr>
              <w:t xml:space="preserve">Achat</w:t>
            </w:r>
          </w:p>
        </w:tc>
        <w:tc>
          <w:tcPr/>
          <w:p w:rsidR="00000000" w:rsidDel="00000000" w:rsidP="00000000" w:rsidRDefault="00000000" w:rsidRPr="00000000">
            <w:pPr>
              <w:pBdr/>
              <w:contextualSpacing w:val="0"/>
              <w:jc w:val="center"/>
              <w:rPr/>
            </w:pPr>
            <w:r w:rsidDel="00000000" w:rsidR="00000000" w:rsidRPr="00000000">
              <w:rPr>
                <w:rtl w:val="0"/>
              </w:rPr>
              <w:t xml:space="preserve">20</w:t>
            </w:r>
          </w:p>
        </w:tc>
        <w:tc>
          <w:tcPr/>
          <w:p w:rsidR="00000000" w:rsidDel="00000000" w:rsidP="00000000" w:rsidRDefault="00000000" w:rsidRPr="00000000">
            <w:pPr>
              <w:pBdr/>
              <w:contextualSpacing w:val="0"/>
              <w:jc w:val="center"/>
              <w:rPr/>
            </w:pPr>
            <w:r w:rsidDel="00000000" w:rsidR="00000000" w:rsidRPr="00000000">
              <w:rPr>
                <w:rtl w:val="0"/>
              </w:rPr>
              <w:t xml:space="preserve">12/12</w:t>
            </w:r>
          </w:p>
        </w:tc>
        <w:tc>
          <w:tcPr/>
          <w:p w:rsidR="00000000" w:rsidDel="00000000" w:rsidP="00000000" w:rsidRDefault="00000000" w:rsidRPr="00000000">
            <w:pPr>
              <w:pBdr/>
              <w:contextualSpacing w:val="0"/>
              <w:jc w:val="center"/>
              <w:rPr/>
            </w:pPr>
            <w:r w:rsidDel="00000000" w:rsidR="00000000" w:rsidRPr="00000000">
              <w:rPr>
                <w:rtl w:val="0"/>
              </w:rPr>
              <w:t xml:space="preserve">14/12</w:t>
            </w:r>
          </w:p>
        </w:tc>
        <w:tc>
          <w:tcPr/>
          <w:p w:rsidR="00000000" w:rsidDel="00000000" w:rsidP="00000000" w:rsidRDefault="00000000" w:rsidRPr="00000000">
            <w:pPr>
              <w:pBdr/>
              <w:contextualSpacing w:val="0"/>
              <w:jc w:val="center"/>
              <w:rPr/>
            </w:pPr>
            <w:r w:rsidDel="00000000" w:rsidR="00000000" w:rsidRPr="00000000">
              <w:rPr>
                <w:rtl w:val="0"/>
              </w:rPr>
              <w:t xml:space="preserve">120</w:t>
            </w:r>
          </w:p>
        </w:tc>
      </w:tr>
      <w:tr>
        <w:tc>
          <w:tcPr>
            <w:vMerge w:val="restart"/>
          </w:tcPr>
          <w:p w:rsidR="00000000" w:rsidDel="00000000" w:rsidP="00000000" w:rsidRDefault="00000000" w:rsidRPr="00000000">
            <w:pPr>
              <w:pBdr/>
              <w:contextualSpacing w:val="0"/>
              <w:rPr>
                <w:b w:val="1"/>
              </w:rPr>
            </w:pPr>
            <w:r w:rsidDel="00000000" w:rsidR="00000000" w:rsidRPr="00000000">
              <w:rPr>
                <w:b w:val="1"/>
                <w:rtl w:val="0"/>
              </w:rPr>
              <w:t xml:space="preserve">Client 2</w:t>
            </w:r>
          </w:p>
        </w:tc>
        <w:tc>
          <w:tcPr>
            <w:vMerge w:val="restart"/>
          </w:tcPr>
          <w:p w:rsidR="00000000" w:rsidDel="00000000" w:rsidP="00000000" w:rsidRDefault="00000000" w:rsidRPr="00000000">
            <w:pPr>
              <w:pBdr/>
              <w:contextualSpacing w:val="0"/>
              <w:jc w:val="center"/>
              <w:rPr/>
            </w:pPr>
            <w:r w:rsidDel="00000000" w:rsidR="00000000" w:rsidRPr="00000000">
              <w:rPr>
                <w:rtl w:val="0"/>
              </w:rPr>
              <w:t xml:space="preserve">500</w:t>
            </w:r>
          </w:p>
        </w:tc>
        <w:tc>
          <w:tcPr/>
          <w:p w:rsidR="00000000" w:rsidDel="00000000" w:rsidP="00000000" w:rsidRDefault="00000000" w:rsidRPr="00000000">
            <w:pPr>
              <w:pBdr/>
              <w:contextualSpacing w:val="0"/>
              <w:jc w:val="center"/>
              <w:rPr/>
            </w:pPr>
            <w:r w:rsidDel="00000000" w:rsidR="00000000" w:rsidRPr="00000000">
              <w:rPr>
                <w:rtl w:val="0"/>
              </w:rPr>
              <w:t xml:space="preserve">Vente</w:t>
            </w:r>
          </w:p>
        </w:tc>
        <w:tc>
          <w:tcPr/>
          <w:p w:rsidR="00000000" w:rsidDel="00000000" w:rsidP="00000000" w:rsidRDefault="00000000" w:rsidRPr="00000000">
            <w:pPr>
              <w:pBdr/>
              <w:contextualSpacing w:val="0"/>
              <w:jc w:val="center"/>
              <w:rPr/>
            </w:pPr>
            <w:r w:rsidDel="00000000" w:rsidR="00000000" w:rsidRPr="00000000">
              <w:rPr>
                <w:rtl w:val="0"/>
              </w:rPr>
              <w:t xml:space="preserve">10</w:t>
            </w:r>
          </w:p>
        </w:tc>
        <w:tc>
          <w:tcPr/>
          <w:p w:rsidR="00000000" w:rsidDel="00000000" w:rsidP="00000000" w:rsidRDefault="00000000" w:rsidRPr="00000000">
            <w:pPr>
              <w:pBdr/>
              <w:contextualSpacing w:val="0"/>
              <w:jc w:val="center"/>
              <w:rPr/>
            </w:pPr>
            <w:r w:rsidDel="00000000" w:rsidR="00000000" w:rsidRPr="00000000">
              <w:rPr>
                <w:rtl w:val="0"/>
              </w:rPr>
              <w:t xml:space="preserve">11/12</w:t>
            </w:r>
          </w:p>
        </w:tc>
        <w:tc>
          <w:tcPr/>
          <w:p w:rsidR="00000000" w:rsidDel="00000000" w:rsidP="00000000" w:rsidRDefault="00000000" w:rsidRPr="00000000">
            <w:pPr>
              <w:pBdr/>
              <w:contextualSpacing w:val="0"/>
              <w:jc w:val="center"/>
              <w:rPr/>
            </w:pPr>
            <w:r w:rsidDel="00000000" w:rsidR="00000000" w:rsidRPr="00000000">
              <w:rPr>
                <w:rtl w:val="0"/>
              </w:rPr>
              <w:t xml:space="preserve">14/12</w:t>
            </w:r>
          </w:p>
        </w:tc>
        <w:tc>
          <w:tcPr>
            <w:vMerge w:val="restart"/>
          </w:tcPr>
          <w:p w:rsidR="00000000" w:rsidDel="00000000" w:rsidP="00000000" w:rsidRDefault="00000000" w:rsidRPr="00000000">
            <w:pPr>
              <w:pBdr/>
              <w:contextualSpacing w:val="0"/>
              <w:jc w:val="center"/>
              <w:rPr/>
            </w:pPr>
            <w:r w:rsidDel="00000000" w:rsidR="00000000" w:rsidRPr="00000000">
              <w:rPr>
                <w:rtl w:val="0"/>
              </w:rPr>
              <w:t xml:space="preserve">550</w:t>
            </w:r>
          </w:p>
        </w:tc>
      </w:tr>
      <w:tr>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c>
        <w:tc>
          <w:tcPr>
            <w:vMerge w:val="continue"/>
          </w:tcPr>
          <w:p w:rsidR="00000000" w:rsidDel="00000000" w:rsidP="00000000" w:rsidRDefault="00000000" w:rsidRPr="00000000">
            <w:pPr>
              <w:pBdr/>
              <w:contextualSpacing w:val="0"/>
              <w:rPr>
                <w:b w:val="1"/>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rPr>
                <w:rtl w:val="0"/>
              </w:rPr>
            </w:r>
          </w:p>
        </w:tc>
        <w:tc>
          <w:tcPr/>
          <w:p w:rsidR="00000000" w:rsidDel="00000000" w:rsidP="00000000" w:rsidRDefault="00000000" w:rsidRPr="00000000">
            <w:pPr>
              <w:pBdr/>
              <w:contextualSpacing w:val="0"/>
              <w:jc w:val="center"/>
              <w:rPr/>
            </w:pPr>
            <w:r w:rsidDel="00000000" w:rsidR="00000000" w:rsidRPr="00000000">
              <w:rPr>
                <w:rtl w:val="0"/>
              </w:rPr>
              <w:t xml:space="preserve">Achat</w:t>
            </w:r>
          </w:p>
        </w:tc>
        <w:tc>
          <w:tcPr/>
          <w:p w:rsidR="00000000" w:rsidDel="00000000" w:rsidP="00000000" w:rsidRDefault="00000000" w:rsidRPr="00000000">
            <w:pPr>
              <w:pBdr/>
              <w:contextualSpacing w:val="0"/>
              <w:jc w:val="center"/>
              <w:rPr/>
            </w:pPr>
            <w:r w:rsidDel="00000000" w:rsidR="00000000" w:rsidRPr="00000000">
              <w:rPr>
                <w:rtl w:val="0"/>
              </w:rPr>
              <w:t xml:space="preserve">60</w:t>
            </w:r>
          </w:p>
        </w:tc>
        <w:tc>
          <w:tcPr/>
          <w:p w:rsidR="00000000" w:rsidDel="00000000" w:rsidP="00000000" w:rsidRDefault="00000000" w:rsidRPr="00000000">
            <w:pPr>
              <w:pBdr/>
              <w:contextualSpacing w:val="0"/>
              <w:jc w:val="center"/>
              <w:rPr/>
            </w:pPr>
            <w:r w:rsidDel="00000000" w:rsidR="00000000" w:rsidRPr="00000000">
              <w:rPr>
                <w:rtl w:val="0"/>
              </w:rPr>
              <w:t xml:space="preserve">11/12</w:t>
            </w:r>
          </w:p>
        </w:tc>
        <w:tc>
          <w:tcPr/>
          <w:p w:rsidR="00000000" w:rsidDel="00000000" w:rsidP="00000000" w:rsidRDefault="00000000" w:rsidRPr="00000000">
            <w:pPr>
              <w:pBdr/>
              <w:contextualSpacing w:val="0"/>
              <w:jc w:val="center"/>
              <w:rPr/>
            </w:pPr>
            <w:r w:rsidDel="00000000" w:rsidR="00000000" w:rsidRPr="00000000">
              <w:rPr>
                <w:rtl w:val="0"/>
              </w:rPr>
              <w:t xml:space="preserve">13/12</w:t>
            </w:r>
          </w:p>
        </w:tc>
        <w:tc>
          <w:tcPr>
            <w:vMerge w:val="continue"/>
          </w:tcPr>
          <w:p w:rsidR="00000000" w:rsidDel="00000000" w:rsidP="00000000" w:rsidRDefault="00000000" w:rsidRPr="00000000">
            <w:pPr>
              <w:pBdr/>
              <w:contextualSpacing w:val="0"/>
              <w:jc w:val="center"/>
              <w:rPr/>
            </w:pPr>
            <w:r w:rsidDel="00000000" w:rsidR="00000000" w:rsidRPr="00000000">
              <w:rPr>
                <w:rtl w:val="0"/>
              </w:rPr>
            </w:r>
          </w:p>
        </w:tc>
      </w:tr>
      <w:tr>
        <w:trPr>
          <w:trHeight w:val="420" w:hRule="atLeast"/>
        </w:trPr>
        <w:tc>
          <w:tcPr/>
          <w:p w:rsidR="00000000" w:rsidDel="00000000" w:rsidP="00000000" w:rsidRDefault="00000000" w:rsidRPr="00000000">
            <w:pPr>
              <w:pBdr/>
              <w:contextualSpacing w:val="0"/>
              <w:rPr>
                <w:b w:val="1"/>
              </w:rPr>
            </w:pPr>
            <w:r w:rsidDel="00000000" w:rsidR="00000000" w:rsidRPr="00000000">
              <w:rPr>
                <w:b w:val="1"/>
                <w:rtl w:val="0"/>
              </w:rPr>
              <w:t xml:space="preserve">Client 3</w:t>
            </w:r>
          </w:p>
        </w:tc>
        <w:tc>
          <w:tcPr/>
          <w:p w:rsidR="00000000" w:rsidDel="00000000" w:rsidP="00000000" w:rsidRDefault="00000000" w:rsidRPr="00000000">
            <w:pPr>
              <w:pBdr/>
              <w:contextualSpacing w:val="0"/>
              <w:jc w:val="center"/>
              <w:rPr/>
            </w:pPr>
            <w:r w:rsidDel="00000000" w:rsidR="00000000" w:rsidRPr="00000000">
              <w:rPr>
                <w:rtl w:val="0"/>
              </w:rPr>
              <w:t xml:space="preserve">300</w:t>
            </w:r>
          </w:p>
        </w:tc>
        <w:tc>
          <w:tcPr/>
          <w:p w:rsidR="00000000" w:rsidDel="00000000" w:rsidP="00000000" w:rsidRDefault="00000000" w:rsidRPr="00000000">
            <w:pPr>
              <w:pBdr/>
              <w:contextualSpacing w:val="0"/>
              <w:jc w:val="center"/>
              <w:rPr/>
            </w:pPr>
            <w:r w:rsidDel="00000000" w:rsidR="00000000" w:rsidRPr="00000000">
              <w:rPr>
                <w:rtl w:val="0"/>
              </w:rPr>
              <w:t xml:space="preserve">Vente</w:t>
            </w:r>
          </w:p>
        </w:tc>
        <w:tc>
          <w:tcPr/>
          <w:p w:rsidR="00000000" w:rsidDel="00000000" w:rsidP="00000000" w:rsidRDefault="00000000" w:rsidRPr="00000000">
            <w:pPr>
              <w:pBdr/>
              <w:contextualSpacing w:val="0"/>
              <w:jc w:val="center"/>
              <w:rPr/>
            </w:pPr>
            <w:r w:rsidDel="00000000" w:rsidR="00000000" w:rsidRPr="00000000">
              <w:rPr>
                <w:rtl w:val="0"/>
              </w:rPr>
              <w:t xml:space="preserve">80</w:t>
            </w:r>
          </w:p>
        </w:tc>
        <w:tc>
          <w:tcPr/>
          <w:p w:rsidR="00000000" w:rsidDel="00000000" w:rsidP="00000000" w:rsidRDefault="00000000" w:rsidRPr="00000000">
            <w:pPr>
              <w:pBdr/>
              <w:contextualSpacing w:val="0"/>
              <w:jc w:val="center"/>
              <w:rPr/>
            </w:pPr>
            <w:r w:rsidDel="00000000" w:rsidR="00000000" w:rsidRPr="00000000">
              <w:rPr>
                <w:rtl w:val="0"/>
              </w:rPr>
              <w:t xml:space="preserve">10/12</w:t>
            </w:r>
          </w:p>
        </w:tc>
        <w:tc>
          <w:tcPr/>
          <w:p w:rsidR="00000000" w:rsidDel="00000000" w:rsidP="00000000" w:rsidRDefault="00000000" w:rsidRPr="00000000">
            <w:pPr>
              <w:pBdr/>
              <w:contextualSpacing w:val="0"/>
              <w:jc w:val="center"/>
              <w:rPr/>
            </w:pPr>
            <w:r w:rsidDel="00000000" w:rsidR="00000000" w:rsidRPr="00000000">
              <w:rPr>
                <w:rtl w:val="0"/>
              </w:rPr>
              <w:t xml:space="preserve">15/12</w:t>
            </w:r>
          </w:p>
        </w:tc>
        <w:tc>
          <w:tcPr/>
          <w:p w:rsidR="00000000" w:rsidDel="00000000" w:rsidP="00000000" w:rsidRDefault="00000000" w:rsidRPr="00000000">
            <w:pPr>
              <w:pBdr/>
              <w:contextualSpacing w:val="0"/>
              <w:jc w:val="center"/>
              <w:rPr/>
            </w:pPr>
            <w:r w:rsidDel="00000000" w:rsidR="00000000" w:rsidRPr="00000000">
              <w:rPr>
                <w:rtl w:val="0"/>
              </w:rPr>
              <w:t xml:space="preserve">300</w:t>
            </w:r>
          </w:p>
        </w:tc>
      </w:tr>
      <w:tr>
        <w:trPr>
          <w:trHeight w:val="400" w:hRule="atLeast"/>
        </w:trPr>
        <w:tc>
          <w:tcPr/>
          <w:p w:rsidR="00000000" w:rsidDel="00000000" w:rsidP="00000000" w:rsidRDefault="00000000" w:rsidRPr="00000000">
            <w:pPr>
              <w:pBdr/>
              <w:contextualSpacing w:val="0"/>
              <w:rPr>
                <w:b w:val="1"/>
              </w:rPr>
            </w:pPr>
            <w:r w:rsidDel="00000000" w:rsidR="00000000" w:rsidRPr="00000000">
              <w:rPr>
                <w:b w:val="1"/>
                <w:rtl w:val="0"/>
              </w:rPr>
              <w:t xml:space="preserve">Client 4</w:t>
            </w:r>
          </w:p>
        </w:tc>
        <w:tc>
          <w:tcPr/>
          <w:p w:rsidR="00000000" w:rsidDel="00000000" w:rsidP="00000000" w:rsidRDefault="00000000" w:rsidRPr="00000000">
            <w:pPr>
              <w:pBdr/>
              <w:contextualSpacing w:val="0"/>
              <w:jc w:val="center"/>
              <w:rPr/>
            </w:pPr>
            <w:r w:rsidDel="00000000" w:rsidR="00000000" w:rsidRPr="00000000">
              <w:rPr>
                <w:rtl w:val="0"/>
              </w:rPr>
              <w:t xml:space="preserve">200</w:t>
            </w:r>
          </w:p>
        </w:tc>
        <w:tc>
          <w:tcPr/>
          <w:p w:rsidR="00000000" w:rsidDel="00000000" w:rsidP="00000000" w:rsidRDefault="00000000" w:rsidRPr="00000000">
            <w:pPr>
              <w:pBdr/>
              <w:contextualSpacing w:val="0"/>
              <w:jc w:val="center"/>
              <w:rPr/>
            </w:pPr>
            <w:r w:rsidDel="00000000" w:rsidR="00000000" w:rsidRPr="00000000">
              <w:rPr>
                <w:rtl w:val="0"/>
              </w:rPr>
              <w:t xml:space="preserve">Achat</w:t>
            </w:r>
          </w:p>
        </w:tc>
        <w:tc>
          <w:tcPr/>
          <w:p w:rsidR="00000000" w:rsidDel="00000000" w:rsidP="00000000" w:rsidRDefault="00000000" w:rsidRPr="00000000">
            <w:pPr>
              <w:pBdr/>
              <w:contextualSpacing w:val="0"/>
              <w:jc w:val="center"/>
              <w:rPr/>
            </w:pPr>
            <w:r w:rsidDel="00000000" w:rsidR="00000000" w:rsidRPr="00000000">
              <w:rPr>
                <w:rtl w:val="0"/>
              </w:rPr>
              <w:t xml:space="preserve">50</w:t>
            </w:r>
          </w:p>
        </w:tc>
        <w:tc>
          <w:tcPr/>
          <w:p w:rsidR="00000000" w:rsidDel="00000000" w:rsidP="00000000" w:rsidRDefault="00000000" w:rsidRPr="00000000">
            <w:pPr>
              <w:pBdr/>
              <w:contextualSpacing w:val="0"/>
              <w:jc w:val="center"/>
              <w:rPr/>
            </w:pPr>
            <w:r w:rsidDel="00000000" w:rsidR="00000000" w:rsidRPr="00000000">
              <w:rPr>
                <w:rtl w:val="0"/>
              </w:rPr>
              <w:t xml:space="preserve">13/12</w:t>
            </w:r>
          </w:p>
        </w:tc>
        <w:tc>
          <w:tcPr/>
          <w:p w:rsidR="00000000" w:rsidDel="00000000" w:rsidP="00000000" w:rsidRDefault="00000000" w:rsidRPr="00000000">
            <w:pPr>
              <w:pBdr/>
              <w:contextualSpacing w:val="0"/>
              <w:jc w:val="center"/>
              <w:rPr/>
            </w:pPr>
            <w:r w:rsidDel="00000000" w:rsidR="00000000" w:rsidRPr="00000000">
              <w:rPr>
                <w:rtl w:val="0"/>
              </w:rPr>
              <w:t xml:space="preserve">15/12</w:t>
            </w:r>
          </w:p>
        </w:tc>
        <w:tc>
          <w:tcPr/>
          <w:p w:rsidR="00000000" w:rsidDel="00000000" w:rsidP="00000000" w:rsidRDefault="00000000" w:rsidRPr="00000000">
            <w:pPr>
              <w:pBdr/>
              <w:contextualSpacing w:val="0"/>
              <w:jc w:val="center"/>
              <w:rPr/>
            </w:pPr>
            <w:r w:rsidDel="00000000" w:rsidR="00000000" w:rsidRPr="00000000">
              <w:rPr>
                <w:rtl w:val="0"/>
              </w:rPr>
              <w:t xml:space="preserve">200</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2lwamvv" w:id="51"/>
      <w:bookmarkEnd w:id="51"/>
      <w:r w:rsidDel="00000000" w:rsidR="00000000" w:rsidRPr="00000000">
        <w:rPr>
          <w:rFonts w:ascii="Calibri" w:cs="Calibri" w:eastAsia="Calibri" w:hAnsi="Calibri"/>
          <w:b w:val="1"/>
          <w:sz w:val="26"/>
          <w:szCs w:val="26"/>
          <w:rtl w:val="0"/>
        </w:rPr>
        <w:t xml:space="preserve">Gestion des Instructions</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jc w:val="both"/>
        <w:rPr/>
      </w:pPr>
      <w:bookmarkStart w:colFirst="0" w:colLast="0" w:name="_111kx3o" w:id="52"/>
      <w:bookmarkEnd w:id="52"/>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Pour les opérations sur titres optionnelles, MegaCor offre la possibilité de collecter et traiter les instructions clients : </w:t>
      </w:r>
    </w:p>
    <w:p w:rsidR="00000000" w:rsidDel="00000000" w:rsidP="00000000" w:rsidRDefault="00000000" w:rsidRPr="00000000">
      <w:pPr>
        <w:numPr>
          <w:ilvl w:val="0"/>
          <w:numId w:val="19"/>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Automatiquement Via Swift MT565 </w:t>
      </w:r>
    </w:p>
    <w:p w:rsidR="00000000" w:rsidDel="00000000" w:rsidP="00000000" w:rsidRDefault="00000000" w:rsidRPr="00000000">
      <w:pPr>
        <w:numPr>
          <w:ilvl w:val="0"/>
          <w:numId w:val="19"/>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Saisie manuelle des instructions par compte client</w:t>
      </w:r>
    </w:p>
    <w:p w:rsidR="00000000" w:rsidDel="00000000" w:rsidP="00000000" w:rsidRDefault="00000000" w:rsidRPr="00000000">
      <w:pPr>
        <w:numPr>
          <w:ilvl w:val="0"/>
          <w:numId w:val="19"/>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Saisie manuelle des instructions clients en masse</w:t>
      </w:r>
    </w:p>
    <w:p w:rsidR="00000000" w:rsidDel="00000000" w:rsidP="00000000" w:rsidRDefault="00000000" w:rsidRPr="00000000">
      <w:pPr>
        <w:numPr>
          <w:ilvl w:val="0"/>
          <w:numId w:val="19"/>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Génération automatique par batch sur  l’option par défaut</w:t>
      </w:r>
    </w:p>
    <w:p w:rsidR="00000000" w:rsidDel="00000000" w:rsidP="00000000" w:rsidRDefault="00000000" w:rsidRPr="00000000">
      <w:pPr>
        <w:pBdr/>
        <w:ind w:left="360" w:firstLine="0"/>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N.B : Il doit être possible de rattacher un document à une instruction client.</w:t>
      </w:r>
    </w:p>
    <w:p w:rsidR="00000000" w:rsidDel="00000000" w:rsidP="00000000" w:rsidRDefault="00000000" w:rsidRPr="00000000">
      <w:pPr>
        <w:pBdr/>
        <w:ind w:left="360" w:firstLine="0"/>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Les cas d’utilisation  d</w:t>
      </w:r>
      <w:hyperlink w:anchor="_11si5id">
        <w:r w:rsidDel="00000000" w:rsidR="00000000" w:rsidRPr="00000000">
          <w:rPr>
            <w:rtl w:val="0"/>
          </w:rPr>
          <w:t xml:space="preserve">e </w:t>
        </w:r>
      </w:hyperlink>
      <w:hyperlink w:anchor="_11si5id">
        <w:r w:rsidDel="00000000" w:rsidR="00000000" w:rsidRPr="00000000">
          <w:rPr>
            <w:color w:val="0000ff"/>
            <w:u w:val="single"/>
            <w:rtl w:val="0"/>
          </w:rPr>
          <w:t xml:space="preserve">saisie manuelle d’instructio</w:t>
        </w:r>
      </w:hyperlink>
      <w:hyperlink r:id="rId22">
        <w:r w:rsidDel="00000000" w:rsidR="00000000" w:rsidRPr="00000000">
          <w:rPr>
            <w:color w:val="0000ff"/>
            <w:u w:val="single"/>
            <w:rtl w:val="0"/>
          </w:rPr>
          <w:t xml:space="preserve">n</w:t>
        </w:r>
      </w:hyperlink>
      <w:r w:rsidDel="00000000" w:rsidR="00000000" w:rsidRPr="00000000">
        <w:rPr>
          <w:rtl w:val="0"/>
        </w:rPr>
        <w:t xml:space="preserve"> sont décrits en détail dans la section Cas d’utilisation.</w:t>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Commentaires : </w:t>
      </w:r>
    </w:p>
    <w:p w:rsidR="00000000" w:rsidDel="00000000" w:rsidP="00000000" w:rsidRDefault="00000000" w:rsidRPr="00000000">
      <w:pPr>
        <w:pBdr/>
        <w:contextualSpacing w:val="0"/>
        <w:jc w:val="both"/>
        <w:rPr>
          <w:b w:val="1"/>
          <w:i w:val="1"/>
          <w:u w:val="single"/>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Il doit être possible de sauvegarder sous chaque instruction créée les commentaires reçus dans les MT565 et les commentaires insérés manuellement lors de la saisie des instructions clients.</w:t>
      </w:r>
    </w:p>
    <w:p w:rsidR="00000000" w:rsidDel="00000000" w:rsidP="00000000" w:rsidRDefault="00000000" w:rsidRPr="00000000">
      <w:pPr>
        <w:pBdr/>
        <w:contextualSpacing w:val="0"/>
        <w:jc w:val="both"/>
        <w:rPr/>
      </w:pPr>
      <w:r w:rsidDel="00000000" w:rsidR="00000000" w:rsidRPr="00000000">
        <w:rPr>
          <w:rtl w:val="0"/>
        </w:rPr>
        <w:t xml:space="preserve">Pour les commentaires qui seront transmis au dépositaire, il doit être possible des les saisir manuellement lors de l’envoi des MT565.</w:t>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Le processus de gestion d’une  instruction sur OST Optionnelle est représenté par le diagramme de séquence suivant :</w:t>
      </w:r>
    </w:p>
    <w:p w:rsidR="00000000" w:rsidDel="00000000" w:rsidP="00000000" w:rsidRDefault="00000000" w:rsidRPr="00000000">
      <w:pPr>
        <w:pBdr/>
        <w:spacing w:after="240" w:before="240" w:line="240" w:lineRule="auto"/>
        <w:ind w:right="142"/>
        <w:contextualSpacing w:val="0"/>
        <w:jc w:val="both"/>
        <w:rPr/>
      </w:pPr>
      <w:r w:rsidDel="00000000" w:rsidR="00000000" w:rsidRPr="00000000">
        <w:drawing>
          <wp:inline distB="0" distT="0" distL="0" distR="0">
            <wp:extent cx="5794969" cy="8229599"/>
            <wp:effectExtent b="0" l="0" r="0" t="0"/>
            <wp:docPr id="49" name="image115.png"/>
            <a:graphic>
              <a:graphicData uri="http://schemas.openxmlformats.org/drawingml/2006/picture">
                <pic:pic>
                  <pic:nvPicPr>
                    <pic:cNvPr id="0" name="image115.png"/>
                    <pic:cNvPicPr preferRelativeResize="0"/>
                  </pic:nvPicPr>
                  <pic:blipFill>
                    <a:blip r:embed="rId23"/>
                    <a:srcRect b="0" l="0" r="0" t="0"/>
                    <a:stretch>
                      <a:fillRect/>
                    </a:stretch>
                  </pic:blipFill>
                  <pic:spPr>
                    <a:xfrm>
                      <a:off x="0" y="0"/>
                      <a:ext cx="5794969" cy="8229599"/>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color w:val="0070c0"/>
        </w:rPr>
      </w:pPr>
      <w:r w:rsidDel="00000000" w:rsidR="00000000" w:rsidRPr="00000000">
        <w:rPr>
          <w:rtl w:val="0"/>
        </w:rPr>
      </w:r>
    </w:p>
    <w:p w:rsidR="00000000" w:rsidDel="00000000" w:rsidP="00000000" w:rsidRDefault="00000000" w:rsidRPr="00000000">
      <w:pPr>
        <w:pStyle w:val="Heading3"/>
        <w:numPr>
          <w:ilvl w:val="2"/>
          <w:numId w:val="16"/>
        </w:numPr>
        <w:pBdr/>
        <w:jc w:val="both"/>
        <w:rPr/>
      </w:pPr>
      <w:bookmarkStart w:colFirst="0" w:colLast="0" w:name="_3l18frh" w:id="53"/>
      <w:bookmarkEnd w:id="53"/>
      <w:r w:rsidDel="00000000" w:rsidR="00000000" w:rsidRPr="00000000">
        <w:rPr>
          <w:rtl w:val="0"/>
        </w:rPr>
        <w:t xml:space="preserve">Règles de Contrôle des instructions</w:t>
      </w:r>
    </w:p>
    <w:p w:rsidR="00000000" w:rsidDel="00000000" w:rsidP="00000000" w:rsidRDefault="00000000" w:rsidRPr="00000000">
      <w:pPr>
        <w:pBdr/>
        <w:contextualSpacing w:val="0"/>
        <w:rPr>
          <w:color w:val="0070c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Quelles soient créées automatiquement ou manuellement, toutes les instructions sont sujettes des règles de contrôle préalablement configurées dans le système.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2"/>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Si l’instruction est valide, un MT567/rapport sera envoyé au client confirmant l’acceptation de l’instruction avec un code PACK.</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2"/>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Si l’instruction est rejetée, un MT567/rapport sera envoyé au client avec le code REJT et la description de la raison du rejet.</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MegaCor offre la possibilité de rejeter automatiquement l'instruction ou de la mettre dans une file d'attente de réparation ou de validation, ces dernières seront affichées dans le tableau de bord.</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Ci-dessous la liste des contrôles, règles de rejet et les code de rejet  communiqués au client.</w:t>
      </w:r>
    </w:p>
    <w:p w:rsidR="00000000" w:rsidDel="00000000" w:rsidP="00000000" w:rsidRDefault="00000000" w:rsidRPr="00000000">
      <w:pPr>
        <w:pBdr/>
        <w:contextualSpacing w:val="0"/>
        <w:rPr/>
      </w:pPr>
      <w:r w:rsidDel="00000000" w:rsidR="00000000" w:rsidRPr="00000000">
        <w:rPr>
          <w:rtl w:val="0"/>
        </w:rPr>
      </w:r>
    </w:p>
    <w:tbl>
      <w:tblPr>
        <w:tblStyle w:val="Table23"/>
        <w:bidiVisual w:val="0"/>
        <w:tblW w:w="9509.999999999998" w:type="dxa"/>
        <w:jc w:val="left"/>
        <w:tblInd w:w="-72.0" w:type="dxa"/>
        <w:tblLayout w:type="fixed"/>
        <w:tblLook w:val="0400"/>
      </w:tblPr>
      <w:tblGrid>
        <w:gridCol w:w="5899"/>
        <w:gridCol w:w="2552"/>
        <w:gridCol w:w="1059"/>
        <w:tblGridChange w:id="0">
          <w:tblGrid>
            <w:gridCol w:w="5899"/>
            <w:gridCol w:w="2552"/>
            <w:gridCol w:w="1059"/>
          </w:tblGrid>
        </w:tblGridChange>
      </w:tblGrid>
      <w:tr>
        <w:trPr>
          <w:trHeight w:val="160" w:hRule="atLeast"/>
        </w:trPr>
        <w:tc>
          <w:tcPr>
            <w:tcBorders>
              <w:top w:color="00000a" w:space="0" w:sz="6" w:val="single"/>
              <w:left w:color="00000a" w:space="0" w:sz="6" w:val="single"/>
              <w:bottom w:color="00000a" w:space="0" w:sz="6" w:val="single"/>
              <w:right w:color="00000a" w:space="0" w:sz="6" w:val="single"/>
            </w:tcBorders>
            <w:shd w:fill="a6a6a6"/>
            <w:tcMar>
              <w:top w:w="58.0" w:type="dxa"/>
              <w:left w:w="72.0" w:type="dxa"/>
              <w:bottom w:w="58.0" w:type="dxa"/>
              <w:right w:w="72.0" w:type="dxa"/>
            </w:tcMar>
          </w:tcPr>
          <w:p w:rsidR="00000000" w:rsidDel="00000000" w:rsidP="00000000" w:rsidRDefault="00000000" w:rsidRPr="00000000">
            <w:pPr>
              <w:pBdr/>
              <w:spacing w:after="100" w:before="100" w:lineRule="auto"/>
              <w:contextualSpacing w:val="0"/>
              <w:jc w:val="center"/>
              <w:rPr>
                <w:b w:val="1"/>
              </w:rPr>
            </w:pPr>
            <w:r w:rsidDel="00000000" w:rsidR="00000000" w:rsidRPr="00000000">
              <w:rPr>
                <w:b w:val="1"/>
                <w:rtl w:val="0"/>
              </w:rPr>
              <w:t xml:space="preserve">Erreur</w:t>
            </w:r>
          </w:p>
        </w:tc>
        <w:tc>
          <w:tcPr>
            <w:tcBorders>
              <w:top w:color="00000a" w:space="0" w:sz="6" w:val="single"/>
              <w:left w:color="000000" w:space="0" w:sz="0" w:val="nil"/>
              <w:bottom w:color="00000a" w:space="0" w:sz="6" w:val="single"/>
              <w:right w:color="00000a" w:space="0" w:sz="6" w:val="single"/>
            </w:tcBorders>
            <w:shd w:fill="a6a6a6"/>
            <w:tcMar>
              <w:top w:w="58.0" w:type="dxa"/>
              <w:left w:w="0.0" w:type="dxa"/>
              <w:bottom w:w="58.0" w:type="dxa"/>
              <w:right w:w="72.0" w:type="dxa"/>
            </w:tcMar>
          </w:tcPr>
          <w:p w:rsidR="00000000" w:rsidDel="00000000" w:rsidP="00000000" w:rsidRDefault="00000000" w:rsidRPr="00000000">
            <w:pPr>
              <w:pBdr/>
              <w:spacing w:after="100" w:before="100" w:lineRule="auto"/>
              <w:contextualSpacing w:val="0"/>
              <w:jc w:val="center"/>
              <w:rPr>
                <w:b w:val="1"/>
              </w:rPr>
            </w:pPr>
            <w:r w:rsidDel="00000000" w:rsidR="00000000" w:rsidRPr="00000000">
              <w:rPr>
                <w:b w:val="1"/>
                <w:rtl w:val="0"/>
              </w:rPr>
              <w:t xml:space="preserve">Rejet automatique/ Rejet sujet à validation   </w:t>
            </w:r>
          </w:p>
        </w:tc>
        <w:tc>
          <w:tcPr>
            <w:tcBorders>
              <w:top w:color="00000a" w:space="0" w:sz="6" w:val="single"/>
              <w:left w:color="000000" w:space="0" w:sz="0" w:val="nil"/>
              <w:bottom w:color="00000a" w:space="0" w:sz="6" w:val="single"/>
              <w:right w:color="00000a" w:space="0" w:sz="6" w:val="single"/>
            </w:tcBorders>
            <w:shd w:fill="a6a6a6"/>
            <w:tcMar>
              <w:top w:w="58.0" w:type="dxa"/>
              <w:left w:w="0.0" w:type="dxa"/>
              <w:bottom w:w="58.0" w:type="dxa"/>
              <w:right w:w="72.0" w:type="dxa"/>
            </w:tcMar>
          </w:tcPr>
          <w:p w:rsidR="00000000" w:rsidDel="00000000" w:rsidP="00000000" w:rsidRDefault="00000000" w:rsidRPr="00000000">
            <w:pPr>
              <w:pBdr/>
              <w:spacing w:after="280" w:before="100" w:lineRule="auto"/>
              <w:contextualSpacing w:val="0"/>
              <w:jc w:val="center"/>
              <w:rPr>
                <w:b w:val="1"/>
              </w:rPr>
            </w:pPr>
            <w:r w:rsidDel="00000000" w:rsidR="00000000" w:rsidRPr="00000000">
              <w:rPr>
                <w:b w:val="1"/>
                <w:rtl w:val="0"/>
              </w:rPr>
              <w:t xml:space="preserve">Code rejet</w:t>
            </w:r>
          </w:p>
          <w:p w:rsidR="00000000" w:rsidDel="00000000" w:rsidP="00000000" w:rsidRDefault="00000000" w:rsidRPr="00000000">
            <w:pPr>
              <w:pBdr/>
              <w:spacing w:after="100" w:before="0" w:lineRule="auto"/>
              <w:contextualSpacing w:val="0"/>
              <w:jc w:val="center"/>
              <w:rPr>
                <w:b w:val="1"/>
              </w:rPr>
            </w:pPr>
            <w:r w:rsidDel="00000000" w:rsidR="00000000" w:rsidRPr="00000000">
              <w:rPr>
                <w:b w:val="1"/>
                <w:rtl w:val="0"/>
              </w:rPr>
              <w:t xml:space="preserve">567</w:t>
            </w:r>
          </w:p>
        </w:tc>
      </w:tr>
      <w:tr>
        <w:trPr>
          <w:trHeight w:val="40" w:hRule="atLeast"/>
        </w:trPr>
        <w:tc>
          <w:tcPr>
            <w:tcBorders>
              <w:top w:color="000000" w:space="0" w:sz="0" w:val="nil"/>
              <w:left w:color="00000a" w:space="0" w:sz="6" w:val="single"/>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rPr>
                <w:color w:val="222222"/>
                <w:sz w:val="20"/>
                <w:szCs w:val="20"/>
              </w:rPr>
            </w:pPr>
            <w:r w:rsidDel="00000000" w:rsidR="00000000" w:rsidRPr="00000000">
              <w:rPr>
                <w:color w:val="222222"/>
                <w:sz w:val="20"/>
                <w:szCs w:val="20"/>
                <w:rtl w:val="0"/>
              </w:rPr>
              <w:t xml:space="preserve">Annulation reçue après la date limite de révocabilité</w:t>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color w:val="000000"/>
                <w:sz w:val="20"/>
                <w:szCs w:val="20"/>
                <w:rtl w:val="0"/>
              </w:rPr>
              <w:t xml:space="preserve">Rejet Automatique</w:t>
            </w:r>
            <w:r w:rsidDel="00000000" w:rsidR="00000000" w:rsidRPr="00000000">
              <w:rPr>
                <w:rtl w:val="0"/>
              </w:rPr>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color w:val="222222"/>
                <w:sz w:val="20"/>
                <w:szCs w:val="20"/>
                <w:rtl w:val="0"/>
              </w:rPr>
              <w:t xml:space="preserve">NARR</w:t>
            </w:r>
          </w:p>
        </w:tc>
      </w:tr>
      <w:tr>
        <w:trPr>
          <w:trHeight w:val="40" w:hRule="atLeast"/>
        </w:trPr>
        <w:tc>
          <w:tcPr>
            <w:tcBorders>
              <w:top w:color="000000" w:space="0" w:sz="0" w:val="nil"/>
              <w:left w:color="00000a" w:space="0" w:sz="6" w:val="single"/>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rPr>
                <w:color w:val="222222"/>
                <w:sz w:val="20"/>
                <w:szCs w:val="20"/>
              </w:rPr>
            </w:pPr>
            <w:r w:rsidDel="00000000" w:rsidR="00000000" w:rsidRPr="00000000">
              <w:rPr>
                <w:color w:val="222222"/>
                <w:sz w:val="20"/>
                <w:szCs w:val="20"/>
                <w:rtl w:val="0"/>
              </w:rPr>
              <w:t xml:space="preserve">Insuffisance de provision (position)</w:t>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sz w:val="20"/>
                <w:szCs w:val="20"/>
                <w:rtl w:val="0"/>
              </w:rPr>
              <w:t xml:space="preserve">validation de l’utilisateur</w:t>
            </w:r>
            <w:r w:rsidDel="00000000" w:rsidR="00000000" w:rsidRPr="00000000">
              <w:rPr>
                <w:rtl w:val="0"/>
              </w:rPr>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color w:val="222222"/>
                <w:sz w:val="20"/>
                <w:szCs w:val="20"/>
                <w:rtl w:val="0"/>
              </w:rPr>
              <w:t xml:space="preserve">LACK</w:t>
            </w:r>
          </w:p>
        </w:tc>
      </w:tr>
      <w:tr>
        <w:trPr>
          <w:trHeight w:val="40" w:hRule="atLeast"/>
        </w:trPr>
        <w:tc>
          <w:tcPr>
            <w:tcBorders>
              <w:top w:color="000000" w:space="0" w:sz="0" w:val="nil"/>
              <w:left w:color="00000a" w:space="0" w:sz="6" w:val="single"/>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rPr>
                <w:color w:val="222222"/>
                <w:sz w:val="20"/>
                <w:szCs w:val="20"/>
              </w:rPr>
            </w:pPr>
            <w:r w:rsidDel="00000000" w:rsidR="00000000" w:rsidRPr="00000000">
              <w:rPr>
                <w:color w:val="222222"/>
                <w:sz w:val="20"/>
                <w:szCs w:val="20"/>
                <w:rtl w:val="0"/>
              </w:rPr>
              <w:t xml:space="preserve">Instruction reçue après la date limite interne d’instruction (AWB) </w:t>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sz w:val="20"/>
                <w:szCs w:val="20"/>
                <w:rtl w:val="0"/>
              </w:rPr>
              <w:t xml:space="preserve">validation de l’utilisateur</w:t>
            </w:r>
            <w:r w:rsidDel="00000000" w:rsidR="00000000" w:rsidRPr="00000000">
              <w:rPr>
                <w:rtl w:val="0"/>
              </w:rPr>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color w:val="222222"/>
                <w:sz w:val="20"/>
                <w:szCs w:val="20"/>
                <w:rtl w:val="0"/>
              </w:rPr>
              <w:t xml:space="preserve">ADEA</w:t>
            </w:r>
          </w:p>
        </w:tc>
      </w:tr>
      <w:tr>
        <w:trPr>
          <w:trHeight w:val="40" w:hRule="atLeast"/>
        </w:trPr>
        <w:tc>
          <w:tcPr>
            <w:tcBorders>
              <w:top w:color="000000" w:space="0" w:sz="0" w:val="nil"/>
              <w:left w:color="00000a" w:space="0" w:sz="6" w:val="single"/>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rPr>
                <w:color w:val="222222"/>
                <w:sz w:val="20"/>
                <w:szCs w:val="20"/>
              </w:rPr>
            </w:pPr>
            <w:r w:rsidDel="00000000" w:rsidR="00000000" w:rsidRPr="00000000">
              <w:rPr>
                <w:color w:val="222222"/>
                <w:sz w:val="20"/>
                <w:szCs w:val="20"/>
                <w:rtl w:val="0"/>
              </w:rPr>
              <w:t xml:space="preserve">Instruction reçue après la date limite d’instruction dépositaire</w:t>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sz w:val="20"/>
                <w:szCs w:val="20"/>
                <w:rtl w:val="0"/>
              </w:rPr>
              <w:t xml:space="preserve">validation de l’utilisateur</w:t>
            </w:r>
            <w:r w:rsidDel="00000000" w:rsidR="00000000" w:rsidRPr="00000000">
              <w:rPr>
                <w:rtl w:val="0"/>
              </w:rPr>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color w:val="222222"/>
                <w:sz w:val="20"/>
                <w:szCs w:val="20"/>
                <w:rtl w:val="0"/>
              </w:rPr>
              <w:t xml:space="preserve">LATE</w:t>
            </w:r>
          </w:p>
        </w:tc>
      </w:tr>
      <w:tr>
        <w:trPr>
          <w:trHeight w:val="40" w:hRule="atLeast"/>
        </w:trPr>
        <w:tc>
          <w:tcPr>
            <w:tcBorders>
              <w:top w:color="000000" w:space="0" w:sz="0" w:val="nil"/>
              <w:left w:color="00000a" w:space="0" w:sz="6" w:val="single"/>
              <w:bottom w:color="00000a" w:space="0" w:sz="6" w:val="single"/>
              <w:right w:color="00000a" w:space="0" w:sz="6" w:val="single"/>
            </w:tcBorders>
            <w:tcMar>
              <w:left w:w="72.0" w:type="dxa"/>
              <w:bottom w:w="58.0" w:type="dxa"/>
              <w:right w:w="72.0" w:type="dxa"/>
            </w:tcMar>
          </w:tcPr>
          <w:p w:rsidR="00000000" w:rsidDel="00000000" w:rsidP="00000000" w:rsidRDefault="00000000" w:rsidRPr="00000000">
            <w:pPr>
              <w:pBdr/>
              <w:spacing w:after="100" w:before="100" w:lineRule="auto"/>
              <w:contextualSpacing w:val="0"/>
              <w:rPr>
                <w:color w:val="222222"/>
                <w:sz w:val="20"/>
                <w:szCs w:val="20"/>
              </w:rPr>
            </w:pPr>
            <w:r w:rsidDel="00000000" w:rsidR="00000000" w:rsidRPr="00000000">
              <w:rPr>
                <w:color w:val="222222"/>
                <w:sz w:val="20"/>
                <w:szCs w:val="20"/>
                <w:rtl w:val="0"/>
              </w:rPr>
              <w:t xml:space="preserve">Instrument non valide ou non reconnu.</w:t>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sz w:val="20"/>
                <w:szCs w:val="20"/>
                <w:rtl w:val="0"/>
              </w:rPr>
              <w:t xml:space="preserve">validation de l’utilisateur</w:t>
            </w:r>
            <w:r w:rsidDel="00000000" w:rsidR="00000000" w:rsidRPr="00000000">
              <w:rPr>
                <w:rtl w:val="0"/>
              </w:rPr>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color w:val="222222"/>
                <w:sz w:val="20"/>
                <w:szCs w:val="20"/>
                <w:rtl w:val="0"/>
              </w:rPr>
              <w:t xml:space="preserve">DSEC</w:t>
            </w:r>
          </w:p>
        </w:tc>
      </w:tr>
      <w:tr>
        <w:trPr>
          <w:trHeight w:val="40" w:hRule="atLeast"/>
        </w:trPr>
        <w:tc>
          <w:tcPr>
            <w:tcBorders>
              <w:top w:color="000000" w:space="0" w:sz="0" w:val="nil"/>
              <w:left w:color="00000a" w:space="0" w:sz="6" w:val="single"/>
              <w:bottom w:color="00000a" w:space="0" w:sz="6" w:val="single"/>
              <w:right w:color="00000a" w:space="0" w:sz="6" w:val="single"/>
            </w:tcBorders>
            <w:tcMar>
              <w:left w:w="72.0" w:type="dxa"/>
              <w:bottom w:w="58.0" w:type="dxa"/>
              <w:right w:w="72.0" w:type="dxa"/>
            </w:tcMar>
          </w:tcPr>
          <w:p w:rsidR="00000000" w:rsidDel="00000000" w:rsidP="00000000" w:rsidRDefault="00000000" w:rsidRPr="00000000">
            <w:pPr>
              <w:pBdr/>
              <w:spacing w:after="100" w:before="100" w:lineRule="auto"/>
              <w:contextualSpacing w:val="0"/>
              <w:rPr>
                <w:color w:val="222222"/>
                <w:sz w:val="20"/>
                <w:szCs w:val="20"/>
              </w:rPr>
            </w:pPr>
            <w:r w:rsidDel="00000000" w:rsidR="00000000" w:rsidRPr="00000000">
              <w:rPr>
                <w:color w:val="222222"/>
                <w:sz w:val="20"/>
                <w:szCs w:val="20"/>
                <w:rtl w:val="0"/>
              </w:rPr>
              <w:t xml:space="preserve">Compte titre  non valide ou non reconnu.</w:t>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sz w:val="20"/>
                <w:szCs w:val="20"/>
                <w:rtl w:val="0"/>
              </w:rPr>
              <w:t xml:space="preserve">validation de l’utilisateur</w:t>
            </w:r>
            <w:r w:rsidDel="00000000" w:rsidR="00000000" w:rsidRPr="00000000">
              <w:rPr>
                <w:rtl w:val="0"/>
              </w:rPr>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color w:val="222222"/>
                <w:sz w:val="20"/>
                <w:szCs w:val="20"/>
                <w:rtl w:val="0"/>
              </w:rPr>
              <w:t xml:space="preserve">SAFE</w:t>
            </w:r>
          </w:p>
        </w:tc>
      </w:tr>
      <w:tr>
        <w:trPr>
          <w:trHeight w:val="40" w:hRule="atLeast"/>
        </w:trPr>
        <w:tc>
          <w:tcPr>
            <w:tcBorders>
              <w:top w:color="000000" w:space="0" w:sz="0" w:val="nil"/>
              <w:left w:color="00000a" w:space="0" w:sz="6" w:val="single"/>
              <w:bottom w:color="00000a" w:space="0" w:sz="6" w:val="single"/>
              <w:right w:color="00000a" w:space="0" w:sz="6" w:val="single"/>
            </w:tcBorders>
            <w:tcMar>
              <w:left w:w="72.0" w:type="dxa"/>
              <w:bottom w:w="58.0" w:type="dxa"/>
              <w:right w:w="72.0" w:type="dxa"/>
            </w:tcMar>
          </w:tcPr>
          <w:p w:rsidR="00000000" w:rsidDel="00000000" w:rsidP="00000000" w:rsidRDefault="00000000" w:rsidRPr="00000000">
            <w:pPr>
              <w:pBdr/>
              <w:spacing w:after="100" w:before="100" w:lineRule="auto"/>
              <w:contextualSpacing w:val="0"/>
              <w:rPr>
                <w:color w:val="222222"/>
                <w:sz w:val="20"/>
                <w:szCs w:val="20"/>
              </w:rPr>
            </w:pPr>
            <w:r w:rsidDel="00000000" w:rsidR="00000000" w:rsidRPr="00000000">
              <w:rPr>
                <w:color w:val="222222"/>
                <w:sz w:val="20"/>
                <w:szCs w:val="20"/>
                <w:rtl w:val="0"/>
              </w:rPr>
              <w:t xml:space="preserve">Numéro de l’option non valide</w:t>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sz w:val="20"/>
                <w:szCs w:val="20"/>
                <w:rtl w:val="0"/>
              </w:rPr>
              <w:t xml:space="preserve">validation de l’utilisateur</w:t>
            </w:r>
            <w:r w:rsidDel="00000000" w:rsidR="00000000" w:rsidRPr="00000000">
              <w:rPr>
                <w:rtl w:val="0"/>
              </w:rPr>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color w:val="222222"/>
                <w:sz w:val="20"/>
                <w:szCs w:val="20"/>
                <w:rtl w:val="0"/>
              </w:rPr>
              <w:t xml:space="preserve">OPNM</w:t>
            </w:r>
          </w:p>
        </w:tc>
      </w:tr>
      <w:tr>
        <w:trPr>
          <w:trHeight w:val="40" w:hRule="atLeast"/>
        </w:trPr>
        <w:tc>
          <w:tcPr>
            <w:tcBorders>
              <w:top w:color="000000" w:space="0" w:sz="0" w:val="nil"/>
              <w:left w:color="00000a" w:space="0" w:sz="6" w:val="single"/>
              <w:bottom w:color="00000a" w:space="0" w:sz="6" w:val="single"/>
              <w:right w:color="00000a" w:space="0" w:sz="6" w:val="single"/>
            </w:tcBorders>
            <w:tcMar>
              <w:left w:w="72.0" w:type="dxa"/>
              <w:bottom w:w="58.0" w:type="dxa"/>
              <w:right w:w="72.0" w:type="dxa"/>
            </w:tcMar>
          </w:tcPr>
          <w:p w:rsidR="00000000" w:rsidDel="00000000" w:rsidP="00000000" w:rsidRDefault="00000000" w:rsidRPr="00000000">
            <w:pPr>
              <w:pBdr/>
              <w:spacing w:after="100" w:before="100" w:lineRule="auto"/>
              <w:contextualSpacing w:val="0"/>
              <w:rPr>
                <w:color w:val="222222"/>
                <w:sz w:val="20"/>
                <w:szCs w:val="20"/>
              </w:rPr>
            </w:pPr>
            <w:r w:rsidDel="00000000" w:rsidR="00000000" w:rsidRPr="00000000">
              <w:rPr>
                <w:color w:val="222222"/>
                <w:sz w:val="20"/>
                <w:szCs w:val="20"/>
                <w:rtl w:val="0"/>
              </w:rPr>
              <w:t xml:space="preserve">Discordance entre le code de l’option et le numéro de l’option</w:t>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sz w:val="20"/>
                <w:szCs w:val="20"/>
                <w:rtl w:val="0"/>
              </w:rPr>
              <w:t xml:space="preserve">validation de l’utilisateur</w:t>
            </w:r>
            <w:r w:rsidDel="00000000" w:rsidR="00000000" w:rsidRPr="00000000">
              <w:rPr>
                <w:rtl w:val="0"/>
              </w:rPr>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color w:val="222222"/>
                <w:sz w:val="20"/>
                <w:szCs w:val="20"/>
                <w:rtl w:val="0"/>
              </w:rPr>
              <w:t xml:space="preserve">NMTY</w:t>
            </w:r>
          </w:p>
        </w:tc>
      </w:tr>
      <w:tr>
        <w:trPr>
          <w:trHeight w:val="220" w:hRule="atLeast"/>
        </w:trPr>
        <w:tc>
          <w:tcPr>
            <w:tcBorders>
              <w:top w:color="000000" w:space="0" w:sz="0" w:val="nil"/>
              <w:left w:color="00000a" w:space="0" w:sz="6" w:val="single"/>
              <w:bottom w:color="00000a" w:space="0" w:sz="6" w:val="single"/>
              <w:right w:color="00000a" w:space="0" w:sz="6" w:val="single"/>
            </w:tcBorders>
            <w:tcMar>
              <w:left w:w="72.0" w:type="dxa"/>
              <w:bottom w:w="58.0" w:type="dxa"/>
              <w:right w:w="72.0" w:type="dxa"/>
            </w:tcMar>
          </w:tcPr>
          <w:p w:rsidR="00000000" w:rsidDel="00000000" w:rsidP="00000000" w:rsidRDefault="00000000" w:rsidRPr="00000000">
            <w:pPr>
              <w:pBdr/>
              <w:spacing w:after="100" w:before="100" w:lineRule="auto"/>
              <w:contextualSpacing w:val="0"/>
              <w:rPr>
                <w:color w:val="222222"/>
                <w:sz w:val="20"/>
                <w:szCs w:val="20"/>
              </w:rPr>
            </w:pPr>
            <w:r w:rsidDel="00000000" w:rsidR="00000000" w:rsidRPr="00000000">
              <w:rPr>
                <w:color w:val="222222"/>
                <w:sz w:val="20"/>
                <w:szCs w:val="20"/>
                <w:rtl w:val="0"/>
              </w:rPr>
              <w:t xml:space="preserve">Code de l’option non valide</w:t>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sz w:val="20"/>
                <w:szCs w:val="20"/>
                <w:rtl w:val="0"/>
              </w:rPr>
              <w:t xml:space="preserve">validation de l’utilisateur</w:t>
            </w:r>
            <w:r w:rsidDel="00000000" w:rsidR="00000000" w:rsidRPr="00000000">
              <w:rPr>
                <w:rtl w:val="0"/>
              </w:rPr>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color w:val="222222"/>
                <w:sz w:val="20"/>
                <w:szCs w:val="20"/>
                <w:rtl w:val="0"/>
              </w:rPr>
              <w:t xml:space="preserve">OPTY</w:t>
            </w:r>
          </w:p>
        </w:tc>
      </w:tr>
      <w:tr>
        <w:trPr>
          <w:trHeight w:val="40" w:hRule="atLeast"/>
        </w:trPr>
        <w:tc>
          <w:tcPr>
            <w:tcBorders>
              <w:top w:color="000000" w:space="0" w:sz="0" w:val="nil"/>
              <w:left w:color="00000a" w:space="0" w:sz="6" w:val="single"/>
              <w:bottom w:color="00000a" w:space="0" w:sz="6" w:val="single"/>
              <w:right w:color="00000a" w:space="0" w:sz="6" w:val="single"/>
            </w:tcBorders>
            <w:tcMar>
              <w:left w:w="72.0" w:type="dxa"/>
              <w:bottom w:w="58.0" w:type="dxa"/>
              <w:right w:w="72.0" w:type="dxa"/>
            </w:tcMar>
          </w:tcPr>
          <w:p w:rsidR="00000000" w:rsidDel="00000000" w:rsidP="00000000" w:rsidRDefault="00000000" w:rsidRPr="00000000">
            <w:pPr>
              <w:pBdr/>
              <w:spacing w:after="100" w:before="100" w:lineRule="auto"/>
              <w:contextualSpacing w:val="0"/>
              <w:rPr>
                <w:color w:val="222222"/>
                <w:sz w:val="20"/>
                <w:szCs w:val="20"/>
              </w:rPr>
            </w:pPr>
            <w:r w:rsidDel="00000000" w:rsidR="00000000" w:rsidRPr="00000000">
              <w:rPr>
                <w:color w:val="222222"/>
                <w:sz w:val="20"/>
                <w:szCs w:val="20"/>
                <w:rtl w:val="0"/>
              </w:rPr>
              <w:t xml:space="preserve">Référence de l’annonce non valide ou non reconnue.</w:t>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sz w:val="20"/>
                <w:szCs w:val="20"/>
                <w:rtl w:val="0"/>
              </w:rPr>
              <w:t xml:space="preserve">validation de l’utilisateur</w:t>
            </w:r>
            <w:r w:rsidDel="00000000" w:rsidR="00000000" w:rsidRPr="00000000">
              <w:rPr>
                <w:rtl w:val="0"/>
              </w:rPr>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color w:val="222222"/>
                <w:sz w:val="20"/>
                <w:szCs w:val="20"/>
                <w:rtl w:val="0"/>
              </w:rPr>
              <w:t xml:space="preserve">EVNM</w:t>
            </w:r>
          </w:p>
        </w:tc>
      </w:tr>
      <w:tr>
        <w:trPr>
          <w:trHeight w:val="40" w:hRule="atLeast"/>
        </w:trPr>
        <w:tc>
          <w:tcPr>
            <w:tcBorders>
              <w:top w:color="000000" w:space="0" w:sz="0" w:val="nil"/>
              <w:left w:color="00000a" w:space="0" w:sz="6" w:val="single"/>
              <w:bottom w:color="00000a" w:space="0" w:sz="6" w:val="single"/>
              <w:right w:color="00000a" w:space="0" w:sz="6" w:val="single"/>
            </w:tcBorders>
            <w:tcMar>
              <w:left w:w="72.0" w:type="dxa"/>
              <w:bottom w:w="58.0" w:type="dxa"/>
              <w:right w:w="72.0" w:type="dxa"/>
            </w:tcMar>
          </w:tcPr>
          <w:p w:rsidR="00000000" w:rsidDel="00000000" w:rsidP="00000000" w:rsidRDefault="00000000" w:rsidRPr="00000000">
            <w:pPr>
              <w:pBdr/>
              <w:spacing w:after="100" w:before="100" w:lineRule="auto"/>
              <w:contextualSpacing w:val="0"/>
              <w:rPr>
                <w:color w:val="222222"/>
                <w:sz w:val="20"/>
                <w:szCs w:val="20"/>
              </w:rPr>
            </w:pPr>
            <w:r w:rsidDel="00000000" w:rsidR="00000000" w:rsidRPr="00000000">
              <w:rPr>
                <w:color w:val="222222"/>
                <w:sz w:val="20"/>
                <w:szCs w:val="20"/>
                <w:rtl w:val="0"/>
              </w:rPr>
              <w:t xml:space="preserve">Expéditeur invalide pour ce compte titre</w:t>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sz w:val="20"/>
                <w:szCs w:val="20"/>
                <w:rtl w:val="0"/>
              </w:rPr>
              <w:t xml:space="preserve">validation de l’utilisateur</w:t>
            </w:r>
            <w:r w:rsidDel="00000000" w:rsidR="00000000" w:rsidRPr="00000000">
              <w:rPr>
                <w:rtl w:val="0"/>
              </w:rPr>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color w:val="222222"/>
                <w:sz w:val="20"/>
                <w:szCs w:val="20"/>
                <w:rtl w:val="0"/>
              </w:rPr>
              <w:t xml:space="preserve">SAFE</w:t>
            </w:r>
          </w:p>
        </w:tc>
      </w:tr>
      <w:tr>
        <w:trPr>
          <w:trHeight w:val="40" w:hRule="atLeast"/>
        </w:trPr>
        <w:tc>
          <w:tcPr>
            <w:tcBorders>
              <w:top w:color="000000" w:space="0" w:sz="0" w:val="nil"/>
              <w:left w:color="00000a" w:space="0" w:sz="6" w:val="single"/>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rPr>
                <w:color w:val="222222"/>
                <w:sz w:val="20"/>
                <w:szCs w:val="20"/>
              </w:rPr>
            </w:pPr>
            <w:r w:rsidDel="00000000" w:rsidR="00000000" w:rsidRPr="00000000">
              <w:rPr>
                <w:color w:val="222222"/>
                <w:sz w:val="20"/>
                <w:szCs w:val="20"/>
                <w:rtl w:val="0"/>
              </w:rPr>
              <w:t xml:space="preserve">Quantité instruite non valide : quantité minimum/maximum à exercer</w:t>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sz w:val="20"/>
                <w:szCs w:val="20"/>
                <w:rtl w:val="0"/>
              </w:rPr>
              <w:t xml:space="preserve">validation de l’utilisateur</w:t>
            </w:r>
            <w:r w:rsidDel="00000000" w:rsidR="00000000" w:rsidRPr="00000000">
              <w:rPr>
                <w:rtl w:val="0"/>
              </w:rPr>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color w:val="222222"/>
                <w:sz w:val="20"/>
                <w:szCs w:val="20"/>
                <w:rtl w:val="0"/>
              </w:rPr>
              <w:t xml:space="preserve">DQUA</w:t>
            </w:r>
          </w:p>
        </w:tc>
      </w:tr>
      <w:tr>
        <w:trPr>
          <w:trHeight w:val="20" w:hRule="atLeast"/>
        </w:trPr>
        <w:tc>
          <w:tcPr>
            <w:tcBorders>
              <w:top w:color="000000" w:space="0" w:sz="0" w:val="nil"/>
              <w:left w:color="00000a" w:space="0" w:sz="6" w:val="single"/>
              <w:bottom w:color="000000" w:space="0" w:sz="0" w:val="nil"/>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rPr>
                <w:color w:val="222222"/>
                <w:sz w:val="20"/>
                <w:szCs w:val="20"/>
              </w:rPr>
            </w:pPr>
            <w:r w:rsidDel="00000000" w:rsidR="00000000" w:rsidRPr="00000000">
              <w:rPr>
                <w:color w:val="000000"/>
                <w:sz w:val="20"/>
                <w:szCs w:val="20"/>
                <w:rtl w:val="0"/>
              </w:rPr>
              <w:t xml:space="preserve">Quantité instruite n’est pas un multiple de la parité</w:t>
            </w:r>
            <w:r w:rsidDel="00000000" w:rsidR="00000000" w:rsidRPr="00000000">
              <w:rPr>
                <w:rtl w:val="0"/>
              </w:rPr>
            </w:r>
          </w:p>
        </w:tc>
        <w:tc>
          <w:tcPr>
            <w:tcBorders>
              <w:top w:color="000000" w:space="0" w:sz="0" w:val="nil"/>
              <w:left w:color="000000" w:space="0" w:sz="0" w:val="nil"/>
              <w:bottom w:color="000000" w:space="0" w:sz="0" w:val="nil"/>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sz w:val="20"/>
                <w:szCs w:val="20"/>
                <w:rtl w:val="0"/>
              </w:rPr>
              <w:t xml:space="preserve">validation de l’utilisateur</w:t>
            </w:r>
            <w:r w:rsidDel="00000000" w:rsidR="00000000" w:rsidRPr="00000000">
              <w:rPr>
                <w:rtl w:val="0"/>
              </w:rPr>
            </w:r>
          </w:p>
        </w:tc>
        <w:tc>
          <w:tcPr>
            <w:tcBorders>
              <w:top w:color="000000" w:space="0" w:sz="0" w:val="nil"/>
              <w:left w:color="000000" w:space="0" w:sz="0" w:val="nil"/>
              <w:bottom w:color="000000" w:space="0" w:sz="0" w:val="nil"/>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color w:val="000000"/>
                <w:sz w:val="20"/>
                <w:szCs w:val="20"/>
                <w:rtl w:val="0"/>
              </w:rPr>
              <w:t xml:space="preserve">DQUA</w:t>
            </w:r>
            <w:r w:rsidDel="00000000" w:rsidR="00000000" w:rsidRPr="00000000">
              <w:rPr>
                <w:rtl w:val="0"/>
              </w:rPr>
            </w:r>
          </w:p>
        </w:tc>
      </w:tr>
      <w:tr>
        <w:trPr>
          <w:trHeight w:val="300" w:hRule="atLeast"/>
        </w:trPr>
        <w:tc>
          <w:tcPr>
            <w:tcBorders>
              <w:top w:color="000000" w:space="0" w:sz="4" w:val="single"/>
              <w:left w:color="00000a" w:space="0" w:sz="6" w:val="single"/>
              <w:bottom w:color="000000" w:space="0" w:sz="4"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rPr>
                <w:color w:val="000000"/>
                <w:sz w:val="20"/>
                <w:szCs w:val="20"/>
              </w:rPr>
            </w:pPr>
            <w:r w:rsidDel="00000000" w:rsidR="00000000" w:rsidRPr="00000000">
              <w:rPr>
                <w:color w:val="000000"/>
                <w:sz w:val="20"/>
                <w:szCs w:val="20"/>
                <w:rtl w:val="0"/>
              </w:rPr>
              <w:t xml:space="preserve">Unicité de la référence par compte titre</w:t>
            </w:r>
          </w:p>
        </w:tc>
        <w:tc>
          <w:tcPr>
            <w:tcBorders>
              <w:top w:color="000000" w:space="0" w:sz="4" w:val="single"/>
              <w:left w:color="000000" w:space="0" w:sz="0" w:val="nil"/>
              <w:bottom w:color="000000" w:space="0" w:sz="4"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sz w:val="20"/>
                <w:szCs w:val="20"/>
                <w:rtl w:val="0"/>
              </w:rPr>
              <w:t xml:space="preserve">validation de l’utilisateur</w:t>
            </w:r>
            <w:r w:rsidDel="00000000" w:rsidR="00000000" w:rsidRPr="00000000">
              <w:rPr>
                <w:rtl w:val="0"/>
              </w:rPr>
            </w:r>
          </w:p>
        </w:tc>
        <w:tc>
          <w:tcPr>
            <w:tcBorders>
              <w:top w:color="000000" w:space="0" w:sz="4" w:val="single"/>
              <w:left w:color="000000" w:space="0" w:sz="0" w:val="nil"/>
              <w:bottom w:color="000000" w:space="0" w:sz="4"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000000"/>
                <w:sz w:val="20"/>
                <w:szCs w:val="20"/>
              </w:rPr>
            </w:pPr>
            <w:r w:rsidDel="00000000" w:rsidR="00000000" w:rsidRPr="00000000">
              <w:rPr>
                <w:color w:val="000000"/>
                <w:sz w:val="20"/>
                <w:szCs w:val="20"/>
                <w:rtl w:val="0"/>
              </w:rPr>
              <w:t xml:space="preserve">NARR</w:t>
            </w:r>
          </w:p>
        </w:tc>
      </w:tr>
    </w:tbl>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Pour certaines OST, il y a des règles reçues dans le narratif de l’annonce et qui ne pourront pas être  préalablement configurées, les instructions portant sur ce type d’OST, après vérification des règles configurées par le système, seront sujet à validation par l’utilisateur.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Ci-dessous la liste des OST et des Options.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tbl>
      <w:tblPr>
        <w:tblStyle w:val="Table24"/>
        <w:bidiVisual w:val="0"/>
        <w:tblW w:w="9510.0" w:type="dxa"/>
        <w:jc w:val="left"/>
        <w:tblInd w:w="-72.0" w:type="dxa"/>
        <w:tblLayout w:type="fixed"/>
        <w:tblLook w:val="0400"/>
      </w:tblPr>
      <w:tblGrid>
        <w:gridCol w:w="2781"/>
        <w:gridCol w:w="1842"/>
        <w:gridCol w:w="4887"/>
        <w:tblGridChange w:id="0">
          <w:tblGrid>
            <w:gridCol w:w="2781"/>
            <w:gridCol w:w="1842"/>
            <w:gridCol w:w="4887"/>
          </w:tblGrid>
        </w:tblGridChange>
      </w:tblGrid>
      <w:tr>
        <w:trPr>
          <w:trHeight w:val="160" w:hRule="atLeast"/>
        </w:trPr>
        <w:tc>
          <w:tcPr>
            <w:tcBorders>
              <w:top w:color="00000a" w:space="0" w:sz="6" w:val="single"/>
              <w:left w:color="00000a" w:space="0" w:sz="6" w:val="single"/>
              <w:bottom w:color="00000a" w:space="0" w:sz="6" w:val="single"/>
              <w:right w:color="00000a" w:space="0" w:sz="6" w:val="single"/>
            </w:tcBorders>
            <w:shd w:fill="a6a6a6"/>
            <w:tcMar>
              <w:top w:w="58.0" w:type="dxa"/>
              <w:left w:w="72.0" w:type="dxa"/>
              <w:bottom w:w="58.0" w:type="dxa"/>
              <w:right w:w="72.0" w:type="dxa"/>
            </w:tcMar>
          </w:tcPr>
          <w:p w:rsidR="00000000" w:rsidDel="00000000" w:rsidP="00000000" w:rsidRDefault="00000000" w:rsidRPr="00000000">
            <w:pPr>
              <w:pBdr/>
              <w:spacing w:after="100" w:before="100" w:lineRule="auto"/>
              <w:contextualSpacing w:val="0"/>
              <w:jc w:val="center"/>
              <w:rPr>
                <w:b w:val="1"/>
              </w:rPr>
            </w:pPr>
            <w:r w:rsidDel="00000000" w:rsidR="00000000" w:rsidRPr="00000000">
              <w:rPr>
                <w:b w:val="1"/>
                <w:rtl w:val="0"/>
              </w:rPr>
              <w:t xml:space="preserve">OST</w:t>
            </w:r>
          </w:p>
        </w:tc>
        <w:tc>
          <w:tcPr>
            <w:tcBorders>
              <w:top w:color="00000a" w:space="0" w:sz="6" w:val="single"/>
              <w:left w:color="000000" w:space="0" w:sz="0" w:val="nil"/>
              <w:bottom w:color="00000a" w:space="0" w:sz="6" w:val="single"/>
              <w:right w:color="00000a" w:space="0" w:sz="6" w:val="single"/>
            </w:tcBorders>
            <w:shd w:fill="a6a6a6"/>
            <w:tcMar>
              <w:top w:w="58.0" w:type="dxa"/>
              <w:left w:w="0.0" w:type="dxa"/>
              <w:bottom w:w="58.0" w:type="dxa"/>
              <w:right w:w="72.0" w:type="dxa"/>
            </w:tcMar>
          </w:tcPr>
          <w:p w:rsidR="00000000" w:rsidDel="00000000" w:rsidP="00000000" w:rsidRDefault="00000000" w:rsidRPr="00000000">
            <w:pPr>
              <w:pBdr/>
              <w:spacing w:after="100" w:before="100" w:lineRule="auto"/>
              <w:contextualSpacing w:val="0"/>
              <w:jc w:val="center"/>
              <w:rPr>
                <w:b w:val="1"/>
              </w:rPr>
            </w:pPr>
            <w:r w:rsidDel="00000000" w:rsidR="00000000" w:rsidRPr="00000000">
              <w:rPr>
                <w:b w:val="1"/>
                <w:rtl w:val="0"/>
              </w:rPr>
              <w:t xml:space="preserve">Option</w:t>
            </w:r>
          </w:p>
        </w:tc>
        <w:tc>
          <w:tcPr>
            <w:tcBorders>
              <w:top w:color="00000a" w:space="0" w:sz="6" w:val="single"/>
              <w:left w:color="000000" w:space="0" w:sz="0" w:val="nil"/>
              <w:bottom w:color="00000a" w:space="0" w:sz="6" w:val="single"/>
              <w:right w:color="00000a" w:space="0" w:sz="6" w:val="single"/>
            </w:tcBorders>
            <w:shd w:fill="a6a6a6"/>
            <w:tcMar>
              <w:top w:w="58.0" w:type="dxa"/>
              <w:left w:w="0.0" w:type="dxa"/>
              <w:bottom w:w="58.0" w:type="dxa"/>
              <w:right w:w="72.0" w:type="dxa"/>
            </w:tcMar>
          </w:tcPr>
          <w:p w:rsidR="00000000" w:rsidDel="00000000" w:rsidP="00000000" w:rsidRDefault="00000000" w:rsidRPr="00000000">
            <w:pPr>
              <w:pBdr/>
              <w:spacing w:after="100" w:before="100" w:lineRule="auto"/>
              <w:contextualSpacing w:val="0"/>
              <w:jc w:val="center"/>
              <w:rPr>
                <w:b w:val="1"/>
              </w:rPr>
            </w:pPr>
            <w:r w:rsidDel="00000000" w:rsidR="00000000" w:rsidRPr="00000000">
              <w:rPr>
                <w:b w:val="1"/>
                <w:rtl w:val="0"/>
              </w:rPr>
              <w:t xml:space="preserve">Description</w:t>
            </w:r>
          </w:p>
        </w:tc>
      </w:tr>
      <w:tr>
        <w:trPr>
          <w:trHeight w:val="40" w:hRule="atLeast"/>
        </w:trPr>
        <w:tc>
          <w:tcPr>
            <w:tcBorders>
              <w:top w:color="000000" w:space="0" w:sz="0" w:val="nil"/>
              <w:left w:color="00000a" w:space="0" w:sz="6" w:val="single"/>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contextualSpacing w:val="0"/>
              <w:jc w:val="both"/>
              <w:rPr>
                <w:b w:val="1"/>
                <w:sz w:val="20"/>
                <w:szCs w:val="20"/>
              </w:rPr>
            </w:pPr>
            <w:r w:rsidDel="00000000" w:rsidR="00000000" w:rsidRPr="00000000">
              <w:rPr>
                <w:b w:val="1"/>
                <w:sz w:val="20"/>
                <w:szCs w:val="20"/>
                <w:rtl w:val="0"/>
              </w:rPr>
              <w:t xml:space="preserve">CERT</w:t>
            </w:r>
          </w:p>
          <w:p w:rsidR="00000000" w:rsidDel="00000000" w:rsidP="00000000" w:rsidRDefault="00000000" w:rsidRPr="00000000">
            <w:pPr>
              <w:pBdr/>
              <w:contextualSpacing w:val="0"/>
              <w:jc w:val="both"/>
              <w:rPr>
                <w:b w:val="1"/>
                <w:sz w:val="20"/>
                <w:szCs w:val="20"/>
              </w:rPr>
            </w:pPr>
            <w:r w:rsidDel="00000000" w:rsidR="00000000" w:rsidRPr="00000000">
              <w:rPr>
                <w:b w:val="1"/>
                <w:sz w:val="20"/>
                <w:szCs w:val="20"/>
                <w:rtl w:val="0"/>
              </w:rPr>
              <w:t xml:space="preserve">Certification Non-US TEFRA D</w:t>
            </w:r>
          </w:p>
        </w:tc>
        <w:tc>
          <w:tcPr>
            <w:tcBorders>
              <w:top w:color="00000a" w:space="0" w:sz="6" w:val="single"/>
              <w:left w:color="000000" w:space="0" w:sz="0" w:val="nil"/>
              <w:bottom w:color="00000a" w:space="0" w:sz="6" w:val="single"/>
              <w:right w:color="000000" w:space="0" w:sz="4" w:val="single"/>
            </w:tcBorders>
            <w:shd w:fill="ffffff"/>
            <w:tcMar>
              <w:left w:w="0.0" w:type="dxa"/>
              <w:bottom w:w="58.0" w:type="dxa"/>
              <w:right w:w="72.0" w:type="dxa"/>
            </w:tcMar>
          </w:tcPr>
          <w:p w:rsidR="00000000" w:rsidDel="00000000" w:rsidP="00000000" w:rsidRDefault="00000000" w:rsidRPr="00000000">
            <w:pPr>
              <w:pBdr/>
              <w:ind w:left="141" w:firstLine="0"/>
              <w:contextualSpacing w:val="0"/>
              <w:jc w:val="both"/>
              <w:rPr>
                <w:sz w:val="20"/>
                <w:szCs w:val="20"/>
              </w:rPr>
            </w:pPr>
            <w:r w:rsidDel="00000000" w:rsidR="00000000" w:rsidRPr="00000000">
              <w:rPr>
                <w:sz w:val="20"/>
                <w:szCs w:val="20"/>
                <w:rtl w:val="0"/>
              </w:rPr>
              <w:t xml:space="preserve">QINV/NOQU</w:t>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ind w:left="141" w:firstLine="0"/>
              <w:contextualSpacing w:val="0"/>
              <w:jc w:val="both"/>
              <w:rPr>
                <w:sz w:val="20"/>
                <w:szCs w:val="20"/>
              </w:rPr>
            </w:pPr>
            <w:r w:rsidDel="00000000" w:rsidR="00000000" w:rsidRPr="00000000">
              <w:rPr>
                <w:sz w:val="20"/>
                <w:szCs w:val="20"/>
                <w:rtl w:val="0"/>
              </w:rPr>
              <w:t xml:space="preserve">blocage de toute instruction reçue pour que l'utilisateur vérifie si le client a fourni les certificats nécessaire justifiant qu'il est « Qualified Invetor » ou « Non Qualified Investor »</w:t>
            </w:r>
          </w:p>
          <w:p w:rsidR="00000000" w:rsidDel="00000000" w:rsidP="00000000" w:rsidRDefault="00000000" w:rsidRPr="00000000">
            <w:pPr>
              <w:pBdr/>
              <w:ind w:left="141" w:firstLine="0"/>
              <w:contextualSpacing w:val="0"/>
              <w:jc w:val="both"/>
              <w:rPr>
                <w:sz w:val="20"/>
                <w:szCs w:val="20"/>
              </w:rPr>
            </w:pPr>
            <w:r w:rsidDel="00000000" w:rsidR="00000000" w:rsidRPr="00000000">
              <w:rPr>
                <w:sz w:val="20"/>
                <w:szCs w:val="20"/>
                <w:rtl w:val="0"/>
              </w:rPr>
              <w:t xml:space="preserve">N.B. la réception, la sauvegarde et l’envoi des certificats seront gérés hors MegaCor.</w:t>
            </w:r>
          </w:p>
        </w:tc>
      </w:tr>
      <w:tr>
        <w:trPr>
          <w:trHeight w:val="40" w:hRule="atLeast"/>
        </w:trPr>
        <w:tc>
          <w:tcPr>
            <w:tcBorders>
              <w:top w:color="000000" w:space="0" w:sz="0" w:val="nil"/>
              <w:left w:color="00000a" w:space="0" w:sz="6" w:val="single"/>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rPr>
                <w:b w:val="1"/>
                <w:color w:val="222222"/>
                <w:sz w:val="20"/>
                <w:szCs w:val="20"/>
              </w:rPr>
            </w:pPr>
            <w:r w:rsidDel="00000000" w:rsidR="00000000" w:rsidRPr="00000000">
              <w:rPr>
                <w:rtl w:val="0"/>
              </w:rPr>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color w:val="222222"/>
                <w:sz w:val="20"/>
                <w:szCs w:val="20"/>
                <w:rtl w:val="0"/>
              </w:rPr>
              <w:t xml:space="preserve">Toutes les options nécessitant un débit de cash</w:t>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ind w:left="141" w:firstLine="0"/>
              <w:contextualSpacing w:val="0"/>
              <w:jc w:val="both"/>
              <w:rPr>
                <w:color w:val="222222"/>
                <w:sz w:val="20"/>
                <w:szCs w:val="20"/>
              </w:rPr>
            </w:pPr>
            <w:r w:rsidDel="00000000" w:rsidR="00000000" w:rsidRPr="00000000">
              <w:rPr>
                <w:sz w:val="20"/>
                <w:szCs w:val="20"/>
                <w:rtl w:val="0"/>
              </w:rPr>
              <w:t xml:space="preserve">l'utilisateur décidera d'accepter ou de rejeter l'instruction selon l'autorisation de l’agence.</w:t>
            </w:r>
            <w:r w:rsidDel="00000000" w:rsidR="00000000" w:rsidRPr="00000000">
              <w:rPr>
                <w:rtl w:val="0"/>
              </w:rPr>
            </w:r>
          </w:p>
        </w:tc>
      </w:tr>
      <w:tr>
        <w:trPr>
          <w:trHeight w:val="40" w:hRule="atLeast"/>
        </w:trPr>
        <w:tc>
          <w:tcPr>
            <w:tcBorders>
              <w:top w:color="000000" w:space="0" w:sz="0" w:val="nil"/>
              <w:left w:color="00000a" w:space="0" w:sz="6" w:val="single"/>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contextualSpacing w:val="0"/>
              <w:jc w:val="both"/>
              <w:rPr>
                <w:b w:val="1"/>
                <w:sz w:val="20"/>
                <w:szCs w:val="20"/>
              </w:rPr>
            </w:pPr>
            <w:r w:rsidDel="00000000" w:rsidR="00000000" w:rsidRPr="00000000">
              <w:rPr>
                <w:b w:val="1"/>
                <w:sz w:val="20"/>
                <w:szCs w:val="20"/>
                <w:rtl w:val="0"/>
              </w:rPr>
              <w:t xml:space="preserve">MEET / OMET / XMET </w:t>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ind w:left="141" w:firstLine="0"/>
              <w:contextualSpacing w:val="0"/>
              <w:jc w:val="both"/>
              <w:rPr>
                <w:sz w:val="20"/>
                <w:szCs w:val="20"/>
              </w:rPr>
            </w:pPr>
            <w:r w:rsidDel="00000000" w:rsidR="00000000" w:rsidRPr="00000000">
              <w:rPr>
                <w:sz w:val="20"/>
                <w:szCs w:val="20"/>
                <w:rtl w:val="0"/>
              </w:rPr>
              <w:t xml:space="preserve">Toutes les options sauf NOAC</w:t>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ind w:left="141" w:firstLine="0"/>
              <w:contextualSpacing w:val="0"/>
              <w:jc w:val="both"/>
              <w:rPr>
                <w:sz w:val="20"/>
                <w:szCs w:val="20"/>
              </w:rPr>
            </w:pPr>
            <w:r w:rsidDel="00000000" w:rsidR="00000000" w:rsidRPr="00000000">
              <w:rPr>
                <w:rtl w:val="0"/>
              </w:rPr>
            </w:r>
          </w:p>
        </w:tc>
      </w:tr>
      <w:tr>
        <w:trPr>
          <w:trHeight w:val="40" w:hRule="atLeast"/>
        </w:trPr>
        <w:tc>
          <w:tcPr>
            <w:tcBorders>
              <w:top w:color="000000" w:space="0" w:sz="0" w:val="nil"/>
              <w:left w:color="00000a" w:space="0" w:sz="6" w:val="single"/>
              <w:bottom w:color="000000" w:space="0" w:sz="0" w:val="nil"/>
              <w:right w:color="00000a" w:space="0" w:sz="6" w:val="single"/>
            </w:tcBorders>
            <w:shd w:fill="ffffff"/>
            <w:tcMar>
              <w:left w:w="72.0" w:type="dxa"/>
              <w:bottom w:w="58.0" w:type="dxa"/>
              <w:right w:w="72.0" w:type="dxa"/>
            </w:tcMar>
          </w:tcPr>
          <w:p w:rsidR="00000000" w:rsidDel="00000000" w:rsidP="00000000" w:rsidRDefault="00000000" w:rsidRPr="00000000">
            <w:pPr>
              <w:pBdr/>
              <w:contextualSpacing w:val="0"/>
              <w:jc w:val="both"/>
              <w:rPr>
                <w:b w:val="1"/>
                <w:sz w:val="20"/>
                <w:szCs w:val="20"/>
              </w:rPr>
            </w:pPr>
            <w:r w:rsidDel="00000000" w:rsidR="00000000" w:rsidRPr="00000000">
              <w:rPr>
                <w:b w:val="1"/>
                <w:sz w:val="20"/>
                <w:szCs w:val="20"/>
                <w:rtl w:val="0"/>
              </w:rPr>
              <w:t xml:space="preserve">BIDS </w:t>
            </w:r>
          </w:p>
          <w:p w:rsidR="00000000" w:rsidDel="00000000" w:rsidP="00000000" w:rsidRDefault="00000000" w:rsidRPr="00000000">
            <w:pPr>
              <w:pBdr/>
              <w:contextualSpacing w:val="0"/>
              <w:jc w:val="both"/>
              <w:rPr>
                <w:b w:val="1"/>
                <w:sz w:val="20"/>
                <w:szCs w:val="20"/>
              </w:rPr>
            </w:pPr>
            <w:r w:rsidDel="00000000" w:rsidR="00000000" w:rsidRPr="00000000">
              <w:rPr>
                <w:b w:val="1"/>
                <w:sz w:val="20"/>
                <w:szCs w:val="20"/>
                <w:rtl w:val="0"/>
              </w:rPr>
              <w:t xml:space="preserve">Offre public d'achat initié par l'émetteur</w:t>
            </w:r>
          </w:p>
          <w:p w:rsidR="00000000" w:rsidDel="00000000" w:rsidP="00000000" w:rsidRDefault="00000000" w:rsidRPr="00000000">
            <w:pPr>
              <w:pBdr/>
              <w:contextualSpacing w:val="0"/>
              <w:jc w:val="both"/>
              <w:rPr>
                <w:b w:val="1"/>
                <w:sz w:val="20"/>
                <w:szCs w:val="20"/>
              </w:rPr>
            </w:pPr>
            <w:r w:rsidDel="00000000" w:rsidR="00000000" w:rsidRPr="00000000">
              <w:rPr>
                <w:b w:val="1"/>
                <w:sz w:val="20"/>
                <w:szCs w:val="20"/>
                <w:rtl w:val="0"/>
              </w:rPr>
              <w:t xml:space="preserve">TEND </w:t>
            </w:r>
          </w:p>
          <w:p w:rsidR="00000000" w:rsidDel="00000000" w:rsidP="00000000" w:rsidRDefault="00000000" w:rsidRPr="00000000">
            <w:pPr>
              <w:pBdr/>
              <w:contextualSpacing w:val="0"/>
              <w:jc w:val="both"/>
              <w:rPr>
                <w:b w:val="1"/>
                <w:sz w:val="20"/>
                <w:szCs w:val="20"/>
              </w:rPr>
            </w:pPr>
            <w:r w:rsidDel="00000000" w:rsidR="00000000" w:rsidRPr="00000000">
              <w:rPr>
                <w:b w:val="1"/>
                <w:sz w:val="20"/>
                <w:szCs w:val="20"/>
                <w:rtl w:val="0"/>
              </w:rPr>
              <w:t xml:space="preserve">Offre public d'achat initié par une tierce partie</w:t>
            </w:r>
          </w:p>
        </w:tc>
        <w:tc>
          <w:tcPr>
            <w:tcBorders>
              <w:top w:color="000000" w:space="0" w:sz="0" w:val="nil"/>
              <w:left w:color="000000" w:space="0" w:sz="0" w:val="nil"/>
              <w:bottom w:color="000000" w:space="0" w:sz="0" w:val="nil"/>
              <w:right w:color="00000a" w:space="0" w:sz="6" w:val="single"/>
            </w:tcBorders>
            <w:shd w:fill="ffffff"/>
            <w:tcMar>
              <w:left w:w="0.0" w:type="dxa"/>
              <w:bottom w:w="58.0" w:type="dxa"/>
              <w:right w:w="72.0" w:type="dxa"/>
            </w:tcMar>
          </w:tcPr>
          <w:p w:rsidR="00000000" w:rsidDel="00000000" w:rsidP="00000000" w:rsidRDefault="00000000" w:rsidRPr="00000000">
            <w:pPr>
              <w:pBdr/>
              <w:ind w:left="141" w:firstLine="0"/>
              <w:contextualSpacing w:val="0"/>
              <w:jc w:val="both"/>
              <w:rPr>
                <w:sz w:val="20"/>
                <w:szCs w:val="20"/>
              </w:rPr>
            </w:pPr>
            <w:r w:rsidDel="00000000" w:rsidR="00000000" w:rsidRPr="00000000">
              <w:rPr>
                <w:sz w:val="20"/>
                <w:szCs w:val="20"/>
                <w:rtl w:val="0"/>
              </w:rPr>
              <w:t xml:space="preserve">CASH</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jc w:val="righ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a" w:space="0" w:sz="6" w:val="single"/>
            </w:tcBorders>
            <w:shd w:fill="ffffff"/>
            <w:tcMar>
              <w:left w:w="0.0" w:type="dxa"/>
              <w:bottom w:w="58.0" w:type="dxa"/>
              <w:right w:w="72.0" w:type="dxa"/>
            </w:tcMar>
          </w:tcPr>
          <w:p w:rsidR="00000000" w:rsidDel="00000000" w:rsidP="00000000" w:rsidRDefault="00000000" w:rsidRPr="00000000">
            <w:pPr>
              <w:pBdr/>
              <w:ind w:left="141" w:firstLine="0"/>
              <w:contextualSpacing w:val="0"/>
              <w:jc w:val="both"/>
              <w:rPr>
                <w:sz w:val="20"/>
                <w:szCs w:val="20"/>
              </w:rPr>
            </w:pPr>
            <w:r w:rsidDel="00000000" w:rsidR="00000000" w:rsidRPr="00000000">
              <w:rPr>
                <w:sz w:val="20"/>
                <w:szCs w:val="20"/>
                <w:rtl w:val="0"/>
              </w:rPr>
              <w:t xml:space="preserve">L’utilisateur doit vérifier la quantité instruite par rapport à la  quantité minimale à exercer exigé par l’initiateur de l’offre.</w:t>
            </w:r>
          </w:p>
        </w:tc>
      </w:tr>
      <w:tr>
        <w:trPr>
          <w:trHeight w:val="40" w:hRule="atLeast"/>
        </w:trPr>
        <w:tc>
          <w:tcPr>
            <w:tcBorders>
              <w:top w:color="000000" w:space="0" w:sz="4" w:val="single"/>
              <w:left w:color="00000a" w:space="0" w:sz="6" w:val="single"/>
              <w:bottom w:color="000000" w:space="0" w:sz="4" w:val="single"/>
              <w:right w:color="00000a" w:space="0" w:sz="6" w:val="single"/>
            </w:tcBorders>
            <w:shd w:fill="ffffff"/>
            <w:tcMar>
              <w:left w:w="72.0" w:type="dxa"/>
              <w:bottom w:w="58.0" w:type="dxa"/>
              <w:right w:w="72.0" w:type="dxa"/>
            </w:tcMar>
          </w:tcPr>
          <w:p w:rsidR="00000000" w:rsidDel="00000000" w:rsidP="00000000" w:rsidRDefault="00000000" w:rsidRPr="00000000">
            <w:pPr>
              <w:pBdr/>
              <w:contextualSpacing w:val="0"/>
              <w:jc w:val="both"/>
              <w:rPr>
                <w:b w:val="1"/>
                <w:sz w:val="20"/>
                <w:szCs w:val="20"/>
              </w:rPr>
            </w:pPr>
            <w:r w:rsidDel="00000000" w:rsidR="00000000" w:rsidRPr="00000000">
              <w:rPr>
                <w:b w:val="1"/>
                <w:sz w:val="20"/>
                <w:szCs w:val="20"/>
                <w:rtl w:val="0"/>
              </w:rPr>
              <w:t xml:space="preserve">DVOP </w:t>
            </w:r>
          </w:p>
          <w:p w:rsidR="00000000" w:rsidDel="00000000" w:rsidP="00000000" w:rsidRDefault="00000000" w:rsidRPr="00000000">
            <w:pPr>
              <w:pBdr/>
              <w:contextualSpacing w:val="0"/>
              <w:jc w:val="both"/>
              <w:rPr>
                <w:b w:val="1"/>
                <w:sz w:val="20"/>
                <w:szCs w:val="20"/>
              </w:rPr>
            </w:pPr>
            <w:r w:rsidDel="00000000" w:rsidR="00000000" w:rsidRPr="00000000">
              <w:rPr>
                <w:b w:val="1"/>
                <w:sz w:val="20"/>
                <w:szCs w:val="20"/>
                <w:rtl w:val="0"/>
              </w:rPr>
              <w:t xml:space="preserve">Dividende optionnel</w:t>
            </w:r>
          </w:p>
        </w:tc>
        <w:tc>
          <w:tcPr>
            <w:tcBorders>
              <w:top w:color="000000" w:space="0" w:sz="4" w:val="single"/>
              <w:left w:color="000000" w:space="0" w:sz="0" w:val="nil"/>
              <w:bottom w:color="000000" w:space="0" w:sz="4" w:val="single"/>
              <w:right w:color="00000a" w:space="0" w:sz="6" w:val="single"/>
            </w:tcBorders>
            <w:shd w:fill="ffffff"/>
            <w:tcMar>
              <w:left w:w="0.0" w:type="dxa"/>
              <w:bottom w:w="58.0" w:type="dxa"/>
              <w:right w:w="72.0" w:type="dxa"/>
            </w:tcMar>
          </w:tcPr>
          <w:p w:rsidR="00000000" w:rsidDel="00000000" w:rsidP="00000000" w:rsidRDefault="00000000" w:rsidRPr="00000000">
            <w:pPr>
              <w:pBdr/>
              <w:ind w:left="141" w:firstLine="0"/>
              <w:contextualSpacing w:val="0"/>
              <w:jc w:val="both"/>
              <w:rPr>
                <w:sz w:val="20"/>
                <w:szCs w:val="20"/>
              </w:rPr>
            </w:pPr>
            <w:r w:rsidDel="00000000" w:rsidR="00000000" w:rsidRPr="00000000">
              <w:rPr>
                <w:sz w:val="20"/>
                <w:szCs w:val="20"/>
                <w:rtl w:val="0"/>
              </w:rPr>
              <w:t xml:space="preserve">CASE</w:t>
            </w:r>
          </w:p>
        </w:tc>
        <w:tc>
          <w:tcPr>
            <w:tcBorders>
              <w:top w:color="000000" w:space="0" w:sz="4" w:val="single"/>
              <w:left w:color="000000" w:space="0" w:sz="0" w:val="nil"/>
              <w:bottom w:color="000000" w:space="0" w:sz="4" w:val="single"/>
              <w:right w:color="00000a" w:space="0" w:sz="6" w:val="single"/>
            </w:tcBorders>
            <w:shd w:fill="ffffff"/>
            <w:tcMar>
              <w:left w:w="0.0" w:type="dxa"/>
              <w:bottom w:w="58.0" w:type="dxa"/>
              <w:right w:w="72.0" w:type="dxa"/>
            </w:tcMar>
          </w:tcPr>
          <w:p w:rsidR="00000000" w:rsidDel="00000000" w:rsidP="00000000" w:rsidRDefault="00000000" w:rsidRPr="00000000">
            <w:pPr>
              <w:pBdr/>
              <w:ind w:left="141" w:firstLine="0"/>
              <w:contextualSpacing w:val="0"/>
              <w:jc w:val="both"/>
              <w:rPr>
                <w:sz w:val="20"/>
                <w:szCs w:val="20"/>
              </w:rPr>
            </w:pPr>
            <w:r w:rsidDel="00000000" w:rsidR="00000000" w:rsidRPr="00000000">
              <w:rPr>
                <w:sz w:val="20"/>
                <w:szCs w:val="20"/>
                <w:rtl w:val="0"/>
              </w:rPr>
              <w:t xml:space="preserve">L’utilisateur doit vérifier la quantité instruite par rapport à la quantité maximale permise pour la distribution des titres.</w:t>
            </w:r>
          </w:p>
        </w:tc>
      </w:tr>
      <w:tr>
        <w:trPr>
          <w:trHeight w:val="40" w:hRule="atLeast"/>
        </w:trPr>
        <w:tc>
          <w:tcPr>
            <w:tcBorders>
              <w:left w:color="00000a" w:space="0" w:sz="6" w:val="single"/>
              <w:bottom w:color="000000" w:space="0" w:sz="4" w:val="single"/>
              <w:right w:color="00000a" w:space="0" w:sz="6" w:val="single"/>
            </w:tcBorders>
            <w:shd w:fill="ffffff"/>
            <w:tcMar>
              <w:left w:w="72.0" w:type="dxa"/>
              <w:bottom w:w="58.0" w:type="dxa"/>
              <w:right w:w="72.0" w:type="dxa"/>
            </w:tcMar>
          </w:tcPr>
          <w:p w:rsidR="00000000" w:rsidDel="00000000" w:rsidP="00000000" w:rsidRDefault="00000000" w:rsidRPr="00000000">
            <w:pPr>
              <w:pBdr/>
              <w:contextualSpacing w:val="0"/>
              <w:jc w:val="both"/>
              <w:rPr>
                <w:b w:val="1"/>
                <w:sz w:val="20"/>
                <w:szCs w:val="20"/>
              </w:rPr>
            </w:pPr>
            <w:r w:rsidDel="00000000" w:rsidR="00000000" w:rsidRPr="00000000">
              <w:rPr>
                <w:b w:val="1"/>
                <w:sz w:val="20"/>
                <w:szCs w:val="20"/>
                <w:rtl w:val="0"/>
              </w:rPr>
              <w:t xml:space="preserve">EXOF</w:t>
            </w:r>
          </w:p>
          <w:p w:rsidR="00000000" w:rsidDel="00000000" w:rsidP="00000000" w:rsidRDefault="00000000" w:rsidRPr="00000000">
            <w:pPr>
              <w:pBdr/>
              <w:contextualSpacing w:val="0"/>
              <w:jc w:val="both"/>
              <w:rPr>
                <w:b w:val="1"/>
                <w:sz w:val="20"/>
                <w:szCs w:val="20"/>
              </w:rPr>
            </w:pPr>
            <w:r w:rsidDel="00000000" w:rsidR="00000000" w:rsidRPr="00000000">
              <w:rPr>
                <w:b w:val="1"/>
                <w:sz w:val="20"/>
                <w:szCs w:val="20"/>
                <w:rtl w:val="0"/>
              </w:rPr>
              <w:t xml:space="preserve">Echange</w:t>
            </w:r>
          </w:p>
        </w:tc>
        <w:tc>
          <w:tcPr>
            <w:tcBorders>
              <w:left w:color="000000" w:space="0" w:sz="0" w:val="nil"/>
              <w:bottom w:color="000000" w:space="0" w:sz="4" w:val="single"/>
              <w:right w:color="00000a" w:space="0" w:sz="6" w:val="single"/>
            </w:tcBorders>
            <w:shd w:fill="ffffff"/>
            <w:tcMar>
              <w:left w:w="0.0" w:type="dxa"/>
              <w:bottom w:w="58.0" w:type="dxa"/>
              <w:right w:w="72.0" w:type="dxa"/>
            </w:tcMar>
          </w:tcPr>
          <w:p w:rsidR="00000000" w:rsidDel="00000000" w:rsidP="00000000" w:rsidRDefault="00000000" w:rsidRPr="00000000">
            <w:pPr>
              <w:pBdr/>
              <w:ind w:left="141" w:firstLine="0"/>
              <w:contextualSpacing w:val="0"/>
              <w:jc w:val="both"/>
              <w:rPr>
                <w:sz w:val="20"/>
                <w:szCs w:val="20"/>
              </w:rPr>
            </w:pPr>
            <w:r w:rsidDel="00000000" w:rsidR="00000000" w:rsidRPr="00000000">
              <w:rPr>
                <w:sz w:val="20"/>
                <w:szCs w:val="20"/>
                <w:rtl w:val="0"/>
              </w:rPr>
              <w:t xml:space="preserve">Toutes les options</w:t>
            </w:r>
          </w:p>
        </w:tc>
        <w:tc>
          <w:tcPr>
            <w:tcBorders>
              <w:left w:color="000000" w:space="0" w:sz="0" w:val="nil"/>
              <w:bottom w:color="000000" w:space="0" w:sz="4" w:val="single"/>
              <w:right w:color="00000a" w:space="0" w:sz="6" w:val="single"/>
            </w:tcBorders>
            <w:shd w:fill="ffffff"/>
            <w:tcMar>
              <w:left w:w="0.0" w:type="dxa"/>
              <w:bottom w:w="58.0" w:type="dxa"/>
              <w:right w:w="72.0" w:type="dxa"/>
            </w:tcMar>
          </w:tcPr>
          <w:p w:rsidR="00000000" w:rsidDel="00000000" w:rsidP="00000000" w:rsidRDefault="00000000" w:rsidRPr="00000000">
            <w:pPr>
              <w:pBdr/>
              <w:ind w:left="141" w:firstLine="0"/>
              <w:contextualSpacing w:val="0"/>
              <w:jc w:val="both"/>
              <w:rPr>
                <w:sz w:val="20"/>
                <w:szCs w:val="20"/>
              </w:rPr>
            </w:pPr>
            <w:r w:rsidDel="00000000" w:rsidR="00000000" w:rsidRPr="00000000">
              <w:rPr>
                <w:rtl w:val="0"/>
              </w:rPr>
            </w:r>
          </w:p>
        </w:tc>
      </w:tr>
    </w:tbl>
    <w:p w:rsidR="00000000" w:rsidDel="00000000" w:rsidP="00000000" w:rsidRDefault="00000000" w:rsidRPr="00000000">
      <w:pPr>
        <w:keepNext w:val="1"/>
        <w:keepLines w:val="1"/>
        <w:numPr>
          <w:ilvl w:val="2"/>
          <w:numId w:val="16"/>
        </w:numPr>
        <w:pBdr/>
        <w:spacing w:after="0" w:before="200" w:line="276" w:lineRule="auto"/>
        <w:ind w:left="720" w:hanging="720"/>
        <w:jc w:val="both"/>
        <w:rPr/>
      </w:pPr>
      <w:bookmarkStart w:colFirst="0" w:colLast="0" w:name="_206ipza" w:id="54"/>
      <w:bookmarkEnd w:id="54"/>
      <w:r w:rsidDel="00000000" w:rsidR="00000000" w:rsidRPr="00000000">
        <w:rPr>
          <w:rFonts w:ascii="Calibri" w:cs="Calibri" w:eastAsia="Calibri" w:hAnsi="Calibri"/>
          <w:b w:val="1"/>
          <w:sz w:val="24"/>
          <w:szCs w:val="24"/>
          <w:rtl w:val="0"/>
        </w:rPr>
        <w:t xml:space="preserve">Annulation d’instructions</w:t>
      </w:r>
      <w:r w:rsidDel="00000000" w:rsidR="00000000" w:rsidRPr="00000000">
        <w:rPr>
          <w:rtl w:val="0"/>
        </w:rPr>
      </w:r>
    </w:p>
    <w:p w:rsidR="00000000" w:rsidDel="00000000" w:rsidP="00000000" w:rsidRDefault="00000000" w:rsidRPr="00000000">
      <w:pPr>
        <w:pBdr/>
        <w:contextualSpacing w:val="0"/>
        <w:rPr>
          <w:color w:val="0070c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Une demande d'annulation pourrait être lancée de deux manières:</w:t>
      </w:r>
    </w:p>
    <w:p w:rsidR="00000000" w:rsidDel="00000000" w:rsidP="00000000" w:rsidRDefault="00000000" w:rsidRPr="00000000">
      <w:pPr>
        <w:numPr>
          <w:ilvl w:val="0"/>
          <w:numId w:val="5"/>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Manuellement: déclenchée par l'utilisateur</w:t>
      </w:r>
      <w:r w:rsidDel="00000000" w:rsidR="00000000" w:rsidRPr="00000000">
        <w:rPr>
          <w:rtl w:val="0"/>
        </w:rPr>
      </w:r>
    </w:p>
    <w:p w:rsidR="00000000" w:rsidDel="00000000" w:rsidP="00000000" w:rsidRDefault="00000000" w:rsidRPr="00000000">
      <w:pPr>
        <w:numPr>
          <w:ilvl w:val="0"/>
          <w:numId w:val="5"/>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Lors de la réception d'un MT565 CANC valable</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 la réception d'une demande d'annulation MegaCor effectuera les contrôles suivants :</w:t>
      </w:r>
    </w:p>
    <w:p w:rsidR="00000000" w:rsidDel="00000000" w:rsidP="00000000" w:rsidRDefault="00000000" w:rsidRPr="00000000">
      <w:pPr>
        <w:numPr>
          <w:ilvl w:val="0"/>
          <w:numId w:val="7"/>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Existence d'une instruction valide correspondant à la référence dans le RELA du MT565</w:t>
      </w:r>
      <w:r w:rsidDel="00000000" w:rsidR="00000000" w:rsidRPr="00000000">
        <w:rPr>
          <w:rtl w:val="0"/>
        </w:rPr>
      </w:r>
    </w:p>
    <w:p w:rsidR="00000000" w:rsidDel="00000000" w:rsidP="00000000" w:rsidRDefault="00000000" w:rsidRPr="00000000">
      <w:pPr>
        <w:numPr>
          <w:ilvl w:val="0"/>
          <w:numId w:val="7"/>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La fin de la période de révocabilité n’est pas atteinte</w:t>
      </w:r>
      <w:r w:rsidDel="00000000" w:rsidR="00000000" w:rsidRPr="00000000">
        <w:rPr>
          <w:rtl w:val="0"/>
        </w:rPr>
      </w:r>
    </w:p>
    <w:p w:rsidR="00000000" w:rsidDel="00000000" w:rsidP="00000000" w:rsidRDefault="00000000" w:rsidRPr="00000000">
      <w:pPr>
        <w:numPr>
          <w:ilvl w:val="0"/>
          <w:numId w:val="7"/>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La date limite d’instruction client n’est pas atteinte</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Si une de ces conditions a échoué la demande d'annulation sera rejetée.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L’annulation d’une instruction est sujette à validation par l’utilisateur, une fois validée un MT567/rapport sera envoyé au client.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Lorsque l'instruction du client a déjà été consolidée et envoyée au dépositaire, une demande d'annulation doit être envoyée au dépositaire.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jc w:val="both"/>
        <w:rPr/>
      </w:pPr>
      <w:bookmarkStart w:colFirst="0" w:colLast="0" w:name="_4k668n3" w:id="55"/>
      <w:bookmarkEnd w:id="55"/>
      <w:r w:rsidDel="00000000" w:rsidR="00000000" w:rsidRPr="00000000">
        <w:rPr>
          <w:rFonts w:ascii="Calibri" w:cs="Calibri" w:eastAsia="Calibri" w:hAnsi="Calibri"/>
          <w:b w:val="1"/>
          <w:sz w:val="24"/>
          <w:szCs w:val="24"/>
          <w:rtl w:val="0"/>
        </w:rPr>
        <w:t xml:space="preserve">Génération automatique des options par défaut</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Pour les opérations sur titres optionnelles avec choix, l’annonce précise une option par défaut qui doit être générée dans le cas où le client ne se prononce pas.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Toutefois, le client peut convenir avec sa banque sur une option par défaut selon des règles bien particulières définies au niveau du SLA instruction par défaut :</w:t>
      </w:r>
    </w:p>
    <w:p w:rsidR="00000000" w:rsidDel="00000000" w:rsidP="00000000" w:rsidRDefault="00000000" w:rsidRPr="00000000">
      <w:pPr>
        <w:pBdr/>
        <w:contextualSpacing w:val="0"/>
        <w:rPr/>
      </w:pPr>
      <w:r w:rsidDel="00000000" w:rsidR="00000000" w:rsidRPr="00000000">
        <w:rPr>
          <w:rtl w:val="0"/>
        </w:rPr>
      </w:r>
    </w:p>
    <w:tbl>
      <w:tblPr>
        <w:tblStyle w:val="Table25"/>
        <w:bidiVisual w:val="0"/>
        <w:tblW w:w="8904.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7"/>
        <w:gridCol w:w="6237"/>
        <w:tblGridChange w:id="0">
          <w:tblGrid>
            <w:gridCol w:w="2667"/>
            <w:gridCol w:w="6237"/>
          </w:tblGrid>
        </w:tblGridChange>
      </w:tblGrid>
      <w:tr>
        <w:trPr>
          <w:trHeight w:val="360" w:hRule="atLeast"/>
        </w:trPr>
        <w:tc>
          <w:tcPr>
            <w:gridSpan w:val="2"/>
          </w:tcPr>
          <w:p w:rsidR="00000000" w:rsidDel="00000000" w:rsidP="00000000" w:rsidRDefault="00000000" w:rsidRPr="00000000">
            <w:pPr>
              <w:pBdr/>
              <w:ind w:left="-27" w:firstLine="0"/>
              <w:contextualSpacing w:val="0"/>
              <w:jc w:val="center"/>
              <w:rPr>
                <w:b w:val="1"/>
              </w:rPr>
            </w:pPr>
            <w:r w:rsidDel="00000000" w:rsidR="00000000" w:rsidRPr="00000000">
              <w:rPr>
                <w:b w:val="1"/>
                <w:rtl w:val="0"/>
              </w:rPr>
              <w:t xml:space="preserve">SLA instructions par défaut</w:t>
            </w:r>
          </w:p>
        </w:tc>
      </w:tr>
      <w:tr>
        <w:trPr>
          <w:trHeight w:val="80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Contexte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l’annonce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Structure Commerciale (Compte titre client, Client, Groupe de client)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Marché  </w:t>
            </w:r>
          </w:p>
        </w:tc>
      </w:tr>
      <w:tr>
        <w:trPr>
          <w:trHeight w:val="22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Résultat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Pour les clients n’ayant pas répondu, l’utilisateur dispose d’un écran spécifique lui permettant de sélectionner tous les clients ou seulement quelques uns et de générer les instructions sur l’option par défaut tel que définies au niveau de l’opération sur titre ou au niveau de la configuration.</w:t>
      </w:r>
    </w:p>
    <w:p w:rsidR="00000000" w:rsidDel="00000000" w:rsidP="00000000" w:rsidRDefault="00000000" w:rsidRPr="00000000">
      <w:pPr>
        <w:pBdr/>
        <w:contextualSpacing w:val="0"/>
        <w:jc w:val="both"/>
        <w:rPr/>
      </w:pPr>
      <w:r w:rsidDel="00000000" w:rsidR="00000000" w:rsidRPr="00000000">
        <w:rPr>
          <w:rtl w:val="0"/>
        </w:rPr>
        <w:t xml:space="preserve">Toutefois, le système doit prévoir la génération automatique de cette instruction à la fin de la date d’opération ou à partir d’une date à renseigner dans l’annonce, via le lancement d’un processus</w:t>
      </w:r>
    </w:p>
    <w:p w:rsidR="00000000" w:rsidDel="00000000" w:rsidP="00000000" w:rsidRDefault="00000000" w:rsidRPr="00000000">
      <w:pPr>
        <w:pBdr/>
        <w:contextualSpacing w:val="0"/>
        <w:jc w:val="both"/>
        <w:rPr/>
      </w:pPr>
      <w:r w:rsidDel="00000000" w:rsidR="00000000" w:rsidRPr="00000000">
        <w:rPr>
          <w:rtl w:val="0"/>
        </w:rPr>
        <w:t xml:space="preserve">Un batch sera exécuté  pour l’application des options par défaut configurées à AWB date limite d’instruction à 11:30.</w:t>
      </w:r>
    </w:p>
    <w:p w:rsidR="00000000" w:rsidDel="00000000" w:rsidP="00000000" w:rsidRDefault="00000000" w:rsidRPr="00000000">
      <w:pPr>
        <w:pBdr/>
        <w:contextualSpacing w:val="0"/>
        <w:jc w:val="both"/>
        <w:rPr/>
      </w:pPr>
      <w:r w:rsidDel="00000000" w:rsidR="00000000" w:rsidRPr="00000000">
        <w:rPr>
          <w:rtl w:val="0"/>
        </w:rPr>
        <w:t xml:space="preserve">Un batch sera exécuté  pour l’application des options par défaut de l’émetteur à AWB date limite d’instruction à 12:00.</w:t>
      </w:r>
    </w:p>
    <w:p w:rsidR="00000000" w:rsidDel="00000000" w:rsidP="00000000" w:rsidRDefault="00000000" w:rsidRPr="00000000">
      <w:pPr>
        <w:pBdr/>
        <w:contextualSpacing w:val="0"/>
        <w:jc w:val="both"/>
        <w:rPr>
          <w:color w:val="0070c0"/>
        </w:rPr>
      </w:pPr>
      <w:r w:rsidDel="00000000" w:rsidR="00000000" w:rsidRPr="00000000">
        <w:rPr>
          <w:color w:val="0070c0"/>
          <w:rtl w:val="0"/>
        </w:rPr>
        <w:t xml:space="preserve">Les date et heures des batch sont définies dans la section batch.</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Exemple : Pour une distribution de dividendes optionnelle, le teneur de compte génère automatiquement une instruction sur l’option espèce (option par défaut) pour les clients silencieux.</w:t>
      </w:r>
    </w:p>
    <w:p w:rsidR="00000000" w:rsidDel="00000000" w:rsidP="00000000" w:rsidRDefault="00000000" w:rsidRPr="00000000">
      <w:pPr>
        <w:pBdr/>
        <w:contextualSpacing w:val="0"/>
        <w:rPr>
          <w:b w:val="1"/>
        </w:rPr>
      </w:pP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rPr>
          <w:b w:val="1"/>
          <w:rtl w:val="0"/>
        </w:rPr>
        <w:t xml:space="preserve">AWB Date limite de réception des instructions = Date limite du dépositaire -1 à 11h </w:t>
      </w:r>
    </w:p>
    <w:tbl>
      <w:tblPr>
        <w:tblStyle w:val="Table26"/>
        <w:bidiVisual w:val="0"/>
        <w:tblW w:w="9720.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7"/>
        <w:gridCol w:w="7053"/>
        <w:tblGridChange w:id="0">
          <w:tblGrid>
            <w:gridCol w:w="2667"/>
            <w:gridCol w:w="7053"/>
          </w:tblGrid>
        </w:tblGridChange>
      </w:tblGrid>
      <w:tr>
        <w:trPr>
          <w:trHeight w:val="360" w:hRule="atLeast"/>
        </w:trPr>
        <w:tc>
          <w:tcPr>
            <w:gridSpan w:val="2"/>
          </w:tcPr>
          <w:p w:rsidR="00000000" w:rsidDel="00000000" w:rsidP="00000000" w:rsidRDefault="00000000" w:rsidRPr="00000000">
            <w:pPr>
              <w:pBdr/>
              <w:ind w:left="-27" w:firstLine="0"/>
              <w:contextualSpacing w:val="0"/>
              <w:jc w:val="center"/>
              <w:rPr>
                <w:b w:val="1"/>
              </w:rPr>
            </w:pPr>
            <w:r w:rsidDel="00000000" w:rsidR="00000000" w:rsidRPr="00000000">
              <w:rPr>
                <w:b w:val="1"/>
                <w:rtl w:val="0"/>
              </w:rPr>
              <w:t xml:space="preserve">SLA date limite Interne d’instruction  client</w:t>
            </w:r>
          </w:p>
        </w:tc>
      </w:tr>
      <w:tr>
        <w:trPr>
          <w:trHeight w:val="58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Contexte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l’annonce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Structure Commerciale (Compte titre client, Client, Groupe de client)</w:t>
            </w:r>
          </w:p>
        </w:tc>
      </w:tr>
      <w:tr>
        <w:trPr>
          <w:trHeight w:val="44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Résultat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référence = date limite dépositaire (Custodian deadline)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Nombre de jours de décalage (Day shift) = -1</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Heure = 11h </w:t>
            </w:r>
          </w:p>
        </w:tc>
      </w:tr>
    </w:tbl>
    <w:p w:rsidR="00000000" w:rsidDel="00000000" w:rsidP="00000000" w:rsidRDefault="00000000" w:rsidRPr="00000000">
      <w:pPr>
        <w:pBdr/>
        <w:contextualSpacing w:val="0"/>
        <w:rPr>
          <w:color w:val="0070c0"/>
        </w:rPr>
      </w:pPr>
      <w:r w:rsidDel="00000000" w:rsidR="00000000" w:rsidRPr="00000000">
        <w:rPr>
          <w:rtl w:val="0"/>
        </w:rPr>
      </w:r>
    </w:p>
    <w:p w:rsidR="00000000" w:rsidDel="00000000" w:rsidP="00000000" w:rsidRDefault="00000000" w:rsidRPr="00000000">
      <w:pPr>
        <w:pStyle w:val="Heading3"/>
        <w:numPr>
          <w:ilvl w:val="2"/>
          <w:numId w:val="16"/>
        </w:numPr>
        <w:pBdr/>
        <w:rPr/>
      </w:pPr>
      <w:bookmarkStart w:colFirst="0" w:colLast="0" w:name="_2zbgiuw" w:id="56"/>
      <w:bookmarkEnd w:id="56"/>
      <w:r w:rsidDel="00000000" w:rsidR="00000000" w:rsidRPr="00000000">
        <w:rPr>
          <w:rtl w:val="0"/>
        </w:rPr>
        <w:t xml:space="preserve">Blocage de position pour les OST d’assemblée.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Pour les OST de meeting, lorsqu’une instruction est acceptée, la quantité instruite doit être bloquée puis débloquée  manuellement, le déblocage peut être soit à la date de l’assemblée soit date d’enregistrement soit à une date ultérieure.</w:t>
      </w:r>
    </w:p>
    <w:p w:rsidR="00000000" w:rsidDel="00000000" w:rsidP="00000000" w:rsidRDefault="00000000" w:rsidRPr="00000000">
      <w:pPr>
        <w:pBdr/>
        <w:contextualSpacing w:val="0"/>
        <w:rPr>
          <w:b w:val="1"/>
          <w:color w:val="339966"/>
        </w:rPr>
      </w:pPr>
      <w:r w:rsidDel="00000000" w:rsidR="00000000" w:rsidRPr="00000000">
        <w:rPr>
          <w:rtl w:val="0"/>
        </w:rPr>
      </w:r>
    </w:p>
    <w:p w:rsidR="00000000" w:rsidDel="00000000" w:rsidP="00000000" w:rsidRDefault="00000000" w:rsidRPr="00000000">
      <w:pPr>
        <w:pBdr/>
        <w:contextualSpacing w:val="0"/>
        <w:rPr>
          <w:b w:val="1"/>
          <w:color w:val="ff0000"/>
          <w:shd w:fill="a6a6a6" w:val="clear"/>
        </w:rPr>
      </w:pPr>
      <w:r w:rsidDel="00000000" w:rsidR="00000000" w:rsidRPr="00000000">
        <w:rPr>
          <w:rtl w:val="0"/>
        </w:rPr>
      </w:r>
    </w:p>
    <w:p w:rsidR="00000000" w:rsidDel="00000000" w:rsidP="00000000" w:rsidRDefault="00000000" w:rsidRPr="00000000">
      <w:pPr>
        <w:pBdr/>
        <w:contextualSpacing w:val="0"/>
        <w:rPr>
          <w:color w:val="000000"/>
          <w:shd w:fill="a6a6a6" w:val="clear"/>
        </w:rPr>
      </w:pPr>
      <w:r w:rsidDel="00000000" w:rsidR="00000000" w:rsidRPr="00000000">
        <w:rPr>
          <w:rtl w:val="0"/>
        </w:rPr>
      </w:r>
    </w:p>
    <w:tbl>
      <w:tblPr>
        <w:tblStyle w:val="Table27"/>
        <w:bidiVisual w:val="0"/>
        <w:tblW w:w="974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8"/>
        <w:gridCol w:w="4819"/>
        <w:tblGridChange w:id="0">
          <w:tblGrid>
            <w:gridCol w:w="4928"/>
            <w:gridCol w:w="4819"/>
          </w:tblGrid>
        </w:tblGridChange>
      </w:tblGrid>
      <w:tr>
        <w:tc>
          <w:tcPr>
            <w:shd w:fill="a6a6a6"/>
          </w:tcPr>
          <w:p w:rsidR="00000000" w:rsidDel="00000000" w:rsidP="00000000" w:rsidRDefault="00000000" w:rsidRPr="00000000">
            <w:pPr>
              <w:pBdr/>
              <w:contextualSpacing w:val="0"/>
              <w:jc w:val="center"/>
              <w:rPr>
                <w:b w:val="1"/>
              </w:rPr>
            </w:pPr>
            <w:r w:rsidDel="00000000" w:rsidR="00000000" w:rsidRPr="00000000">
              <w:rPr>
                <w:b w:val="1"/>
                <w:rtl w:val="0"/>
              </w:rPr>
              <w:t xml:space="preserve">Blocage automatique</w:t>
            </w:r>
          </w:p>
          <w:p w:rsidR="00000000" w:rsidDel="00000000" w:rsidP="00000000" w:rsidRDefault="00000000" w:rsidRPr="00000000">
            <w:pPr>
              <w:pBdr/>
              <w:contextualSpacing w:val="0"/>
              <w:jc w:val="center"/>
              <w:rPr>
                <w:b w:val="1"/>
              </w:rPr>
            </w:pPr>
            <w:r w:rsidDel="00000000" w:rsidR="00000000" w:rsidRPr="00000000">
              <w:rPr>
                <w:b w:val="1"/>
                <w:rtl w:val="0"/>
              </w:rPr>
              <w:t xml:space="preserve">à la date de la réception de l’instruction  </w:t>
            </w:r>
          </w:p>
        </w:tc>
        <w:tc>
          <w:tcPr>
            <w:shd w:fill="a6a6a6"/>
          </w:tcPr>
          <w:p w:rsidR="00000000" w:rsidDel="00000000" w:rsidP="00000000" w:rsidRDefault="00000000" w:rsidRPr="00000000">
            <w:pPr>
              <w:pBdr/>
              <w:contextualSpacing w:val="0"/>
              <w:jc w:val="center"/>
              <w:rPr>
                <w:b w:val="1"/>
              </w:rPr>
            </w:pPr>
            <w:r w:rsidDel="00000000" w:rsidR="00000000" w:rsidRPr="00000000">
              <w:rPr>
                <w:b w:val="1"/>
                <w:rtl w:val="0"/>
              </w:rPr>
              <w:t xml:space="preserve">Déblocage</w:t>
            </w:r>
          </w:p>
          <w:p w:rsidR="00000000" w:rsidDel="00000000" w:rsidP="00000000" w:rsidRDefault="00000000" w:rsidRPr="00000000">
            <w:pPr>
              <w:pBdr/>
              <w:contextualSpacing w:val="0"/>
              <w:jc w:val="center"/>
              <w:rPr>
                <w:b w:val="1"/>
              </w:rPr>
            </w:pPr>
            <w:r w:rsidDel="00000000" w:rsidR="00000000" w:rsidRPr="00000000">
              <w:rPr>
                <w:b w:val="1"/>
                <w:rtl w:val="0"/>
              </w:rPr>
              <w:t xml:space="preserve">Manuelle </w:t>
            </w:r>
          </w:p>
        </w:tc>
      </w:tr>
      <w:tr>
        <w:tc>
          <w:tcPr/>
          <w:p w:rsidR="00000000" w:rsidDel="00000000" w:rsidP="00000000" w:rsidRDefault="00000000" w:rsidRPr="00000000">
            <w:pPr>
              <w:pBdr/>
              <w:contextualSpacing w:val="0"/>
              <w:rPr/>
            </w:pPr>
            <w:r w:rsidDel="00000000" w:rsidR="00000000" w:rsidRPr="00000000">
              <w:rPr>
                <w:rtl w:val="0"/>
              </w:rPr>
              <w:t xml:space="preserve">Débit dénouée</w:t>
            </w:r>
          </w:p>
          <w:p w:rsidR="00000000" w:rsidDel="00000000" w:rsidP="00000000" w:rsidRDefault="00000000" w:rsidRPr="00000000">
            <w:pPr>
              <w:pBdr/>
              <w:contextualSpacing w:val="0"/>
              <w:rPr/>
            </w:pPr>
            <w:r w:rsidDel="00000000" w:rsidR="00000000" w:rsidRPr="00000000">
              <w:rPr>
                <w:rtl w:val="0"/>
              </w:rPr>
              <w:t xml:space="preserve">Crédit bloquée </w:t>
            </w:r>
            <w:r w:rsidDel="00000000" w:rsidR="00000000" w:rsidRPr="00000000">
              <w:rPr>
                <w:sz w:val="20"/>
                <w:szCs w:val="20"/>
                <w:rtl w:val="0"/>
              </w:rPr>
              <w:t xml:space="preserve">(avec origine  dénouée)</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Crédit dénouée</w:t>
            </w:r>
          </w:p>
          <w:p w:rsidR="00000000" w:rsidDel="00000000" w:rsidP="00000000" w:rsidRDefault="00000000" w:rsidRPr="00000000">
            <w:pPr>
              <w:pBdr/>
              <w:contextualSpacing w:val="0"/>
              <w:rPr/>
            </w:pPr>
            <w:r w:rsidDel="00000000" w:rsidR="00000000" w:rsidRPr="00000000">
              <w:rPr>
                <w:rtl w:val="0"/>
              </w:rPr>
              <w:t xml:space="preserve">Débit  bloquée </w:t>
            </w:r>
            <w:r w:rsidDel="00000000" w:rsidR="00000000" w:rsidRPr="00000000">
              <w:rPr>
                <w:sz w:val="20"/>
                <w:szCs w:val="20"/>
                <w:rtl w:val="0"/>
              </w:rPr>
              <w:t xml:space="preserve">(avec origine  dénouée)</w:t>
            </w:r>
            <w:r w:rsidDel="00000000" w:rsidR="00000000" w:rsidRPr="00000000">
              <w:rPr>
                <w:rtl w:val="0"/>
              </w:rPr>
            </w:r>
          </w:p>
        </w:tc>
      </w:tr>
      <w:tr>
        <w:tc>
          <w:tcPr/>
          <w:p w:rsidR="00000000" w:rsidDel="00000000" w:rsidP="00000000" w:rsidRDefault="00000000" w:rsidRPr="00000000">
            <w:pPr>
              <w:pBdr/>
              <w:contextualSpacing w:val="0"/>
              <w:rPr/>
            </w:pPr>
            <w:r w:rsidDel="00000000" w:rsidR="00000000" w:rsidRPr="00000000">
              <w:rPr>
                <w:rtl w:val="0"/>
              </w:rPr>
              <w:t xml:space="preserve">Débit Nantie</w:t>
            </w:r>
          </w:p>
          <w:p w:rsidR="00000000" w:rsidDel="00000000" w:rsidP="00000000" w:rsidRDefault="00000000" w:rsidRPr="00000000">
            <w:pPr>
              <w:pBdr/>
              <w:contextualSpacing w:val="0"/>
              <w:rPr/>
            </w:pPr>
            <w:r w:rsidDel="00000000" w:rsidR="00000000" w:rsidRPr="00000000">
              <w:rPr>
                <w:rtl w:val="0"/>
              </w:rPr>
              <w:t xml:space="preserve">Crédit bloquée </w:t>
            </w:r>
            <w:r w:rsidDel="00000000" w:rsidR="00000000" w:rsidRPr="00000000">
              <w:rPr>
                <w:sz w:val="20"/>
                <w:szCs w:val="20"/>
                <w:rtl w:val="0"/>
              </w:rPr>
              <w:t xml:space="preserve">(avec origine  Nantie)</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Crédit Nantie</w:t>
            </w:r>
          </w:p>
          <w:p w:rsidR="00000000" w:rsidDel="00000000" w:rsidP="00000000" w:rsidRDefault="00000000" w:rsidRPr="00000000">
            <w:pPr>
              <w:pBdr/>
              <w:contextualSpacing w:val="0"/>
              <w:rPr/>
            </w:pPr>
            <w:r w:rsidDel="00000000" w:rsidR="00000000" w:rsidRPr="00000000">
              <w:rPr>
                <w:rtl w:val="0"/>
              </w:rPr>
              <w:t xml:space="preserve">Débit bloquée </w:t>
            </w:r>
            <w:r w:rsidDel="00000000" w:rsidR="00000000" w:rsidRPr="00000000">
              <w:rPr>
                <w:sz w:val="20"/>
                <w:szCs w:val="20"/>
                <w:rtl w:val="0"/>
              </w:rPr>
              <w:t xml:space="preserve">(avec origine  Nantie)</w:t>
            </w: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déblocage des positions peut se faire manuellement via un écran dédié.</w:t>
      </w:r>
    </w:p>
    <w:p w:rsidR="00000000" w:rsidDel="00000000" w:rsidP="00000000" w:rsidRDefault="00000000" w:rsidRPr="00000000">
      <w:pPr>
        <w:pBdr/>
        <w:contextualSpacing w:val="0"/>
        <w:jc w:val="both"/>
        <w:rPr>
          <w:color w:val="ff0000"/>
        </w:rPr>
      </w:pPr>
      <w:r w:rsidDel="00000000" w:rsidR="00000000" w:rsidRPr="00000000">
        <w:rPr>
          <w:rtl w:val="0"/>
        </w:rPr>
        <w:t xml:space="preserve">Le MT535 reçu du dépositaire contient le détail de la position dénouée et la position bloquée, il serait possible de réconcilier la position bloquée reçue versus la somme des positions bloquées dans Megara </w:t>
      </w:r>
      <w:r w:rsidDel="00000000" w:rsidR="00000000" w:rsidRPr="00000000">
        <w:rPr>
          <w:b w:val="1"/>
          <w:rtl w:val="0"/>
        </w:rPr>
        <w:t xml:space="preserve">sur le compte Nostro. (Le blocage et déblocage doivent se faire aussi sur le compte Nostro)</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jc w:val="both"/>
        <w:rPr/>
      </w:pPr>
      <w:bookmarkStart w:colFirst="0" w:colLast="0" w:name="_1egqt2p" w:id="57"/>
      <w:bookmarkEnd w:id="57"/>
      <w:r w:rsidDel="00000000" w:rsidR="00000000" w:rsidRPr="00000000">
        <w:rPr>
          <w:rFonts w:ascii="Calibri" w:cs="Calibri" w:eastAsia="Calibri" w:hAnsi="Calibri"/>
          <w:b w:val="1"/>
          <w:sz w:val="24"/>
          <w:szCs w:val="24"/>
          <w:rtl w:val="0"/>
        </w:rPr>
        <w:t xml:space="preserve">Instruction Marché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Les instructions Marché sont créées par la consolidation des instructions des clients, la consolidation se fait par type d'option et par compte Nostro.</w:t>
      </w:r>
    </w:p>
    <w:p w:rsidR="00000000" w:rsidDel="00000000" w:rsidP="00000000" w:rsidRDefault="00000000" w:rsidRPr="00000000">
      <w:pPr>
        <w:pBdr/>
        <w:contextualSpacing w:val="0"/>
        <w:jc w:val="both"/>
        <w:rPr/>
      </w:pPr>
      <w:r w:rsidDel="00000000" w:rsidR="00000000" w:rsidRPr="00000000">
        <w:rPr>
          <w:rtl w:val="0"/>
        </w:rPr>
        <w:t xml:space="preserve">Un batch sera exécuté  pour la consolidation des instructions à AWB date limite d’instruction à 13:00.</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Pour certaines options définies comme « </w:t>
      </w:r>
      <w:r w:rsidDel="00000000" w:rsidR="00000000" w:rsidRPr="00000000">
        <w:rPr>
          <w:b w:val="1"/>
          <w:rtl w:val="0"/>
        </w:rPr>
        <w:t xml:space="preserve">Processus individuel d’instruction</w:t>
      </w:r>
      <w:r w:rsidDel="00000000" w:rsidR="00000000" w:rsidRPr="00000000">
        <w:rPr>
          <w:rtl w:val="0"/>
        </w:rPr>
        <w:t xml:space="preserve"> » au niveau de la configuration annonce (se référer à la section 3.1.4. champs nécessaires par type d’annonce), pour toute instruction client reçue une instruction Marché  est automatiquement créée sans attendre la consolidation en fin de période.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41"/>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Toutes les instructions Marché seront créées dans un statut « en attente d’envoi» c’est à l’utilisateur  d’envoyer manuellement les instructions au dépositaire via MT565.</w:t>
      </w:r>
      <w:r w:rsidDel="00000000" w:rsidR="00000000" w:rsidRPr="00000000">
        <w:rPr>
          <w:rtl w:val="0"/>
        </w:rPr>
      </w:r>
    </w:p>
    <w:p w:rsidR="00000000" w:rsidDel="00000000" w:rsidP="00000000" w:rsidRDefault="00000000" w:rsidRPr="00000000">
      <w:pPr>
        <w:numPr>
          <w:ilvl w:val="0"/>
          <w:numId w:val="41"/>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Il doit être possible lors de la validation, d’insérer des commentaires manuellement avant l’envoi.</w:t>
      </w:r>
      <w:r w:rsidDel="00000000" w:rsidR="00000000" w:rsidRPr="00000000">
        <w:rPr>
          <w:rtl w:val="0"/>
        </w:rPr>
      </w:r>
    </w:p>
    <w:p w:rsidR="00000000" w:rsidDel="00000000" w:rsidP="00000000" w:rsidRDefault="00000000" w:rsidRPr="00000000">
      <w:pPr>
        <w:numPr>
          <w:ilvl w:val="0"/>
          <w:numId w:val="41"/>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Il doit été possible lors de la validation d’insérer manuellement le nom, l’adresse, le numéro de téléphone de la personne à contacter. Le contact saisi doit être généré dans le MT565 sous le tag  </w:t>
      </w:r>
      <w:r w:rsidDel="00000000" w:rsidR="00000000" w:rsidRPr="00000000">
        <w:rPr>
          <w:rFonts w:ascii="Calibri" w:cs="Calibri" w:eastAsia="Calibri" w:hAnsi="Calibri"/>
          <w:b w:val="1"/>
          <w:sz w:val="22"/>
          <w:szCs w:val="22"/>
          <w:rtl w:val="0"/>
        </w:rPr>
        <w:t xml:space="preserve">95Q:MEOR//4*35x</w:t>
      </w:r>
      <w:r w:rsidDel="00000000" w:rsidR="00000000" w:rsidRPr="00000000">
        <w:rPr>
          <w:rtl w:val="0"/>
        </w:rPr>
      </w:r>
    </w:p>
    <w:p w:rsidR="00000000" w:rsidDel="00000000" w:rsidP="00000000" w:rsidRDefault="00000000" w:rsidRPr="00000000">
      <w:pPr>
        <w:numPr>
          <w:ilvl w:val="0"/>
          <w:numId w:val="40"/>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Pour l’OST, Certification (CERT), un commentaire fixe doit être généré automatiquement lors de l’envoi comme suit  </w:t>
      </w:r>
      <w:r w:rsidDel="00000000" w:rsidR="00000000" w:rsidRPr="00000000">
        <w:rPr>
          <w:rFonts w:ascii="Calibri" w:cs="Calibri" w:eastAsia="Calibri" w:hAnsi="Calibri"/>
          <w:b w:val="1"/>
          <w:sz w:val="22"/>
          <w:szCs w:val="22"/>
          <w:rtl w:val="0"/>
        </w:rPr>
        <w:t xml:space="preserve">70E:: COMP/CERT/ 'A'</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 réception d'un MT567 du dépositaire impactera le statut de l'instruction Marché. </w:t>
      </w:r>
    </w:p>
    <w:p w:rsidR="00000000" w:rsidDel="00000000" w:rsidP="00000000" w:rsidRDefault="00000000" w:rsidRPr="00000000">
      <w:pPr>
        <w:pBdr/>
        <w:contextualSpacing w:val="0"/>
        <w:jc w:val="both"/>
        <w:rPr/>
      </w:pPr>
      <w:r w:rsidDel="00000000" w:rsidR="00000000" w:rsidRPr="00000000">
        <w:rPr>
          <w:rtl w:val="0"/>
        </w:rPr>
        <w:t xml:space="preserve">Seulement PACK et REJT sont gérés pour le moment.</w:t>
      </w:r>
    </w:p>
    <w:p w:rsidR="00000000" w:rsidDel="00000000" w:rsidP="00000000" w:rsidRDefault="00000000" w:rsidRPr="00000000">
      <w:pPr>
        <w:numPr>
          <w:ilvl w:val="0"/>
          <w:numId w:val="11"/>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En cas de </w:t>
      </w:r>
      <w:r w:rsidDel="00000000" w:rsidR="00000000" w:rsidRPr="00000000">
        <w:rPr>
          <w:rFonts w:ascii="Calibri" w:cs="Calibri" w:eastAsia="Calibri" w:hAnsi="Calibri"/>
          <w:b w:val="1"/>
          <w:sz w:val="22"/>
          <w:szCs w:val="22"/>
          <w:rtl w:val="0"/>
        </w:rPr>
        <w:t xml:space="preserve">PACK</w:t>
      </w:r>
      <w:r w:rsidDel="00000000" w:rsidR="00000000" w:rsidRPr="00000000">
        <w:rPr>
          <w:rFonts w:ascii="Calibri" w:cs="Calibri" w:eastAsia="Calibri" w:hAnsi="Calibri"/>
          <w:b w:val="0"/>
          <w:sz w:val="22"/>
          <w:szCs w:val="22"/>
          <w:rtl w:val="0"/>
        </w:rPr>
        <w:t xml:space="preserve"> l'instruction Marché   passe au statut « «acquitté »</w:t>
      </w: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9"/>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En cas de </w:t>
      </w:r>
      <w:r w:rsidDel="00000000" w:rsidR="00000000" w:rsidRPr="00000000">
        <w:rPr>
          <w:rFonts w:ascii="Calibri" w:cs="Calibri" w:eastAsia="Calibri" w:hAnsi="Calibri"/>
          <w:b w:val="1"/>
          <w:sz w:val="22"/>
          <w:szCs w:val="22"/>
          <w:rtl w:val="0"/>
        </w:rPr>
        <w:t xml:space="preserve">REJT</w:t>
      </w:r>
      <w:r w:rsidDel="00000000" w:rsidR="00000000" w:rsidRPr="00000000">
        <w:rPr>
          <w:rFonts w:ascii="Calibri" w:cs="Calibri" w:eastAsia="Calibri" w:hAnsi="Calibri"/>
          <w:b w:val="0"/>
          <w:sz w:val="22"/>
          <w:szCs w:val="22"/>
          <w:rtl w:val="0"/>
        </w:rPr>
        <w:t xml:space="preserve"> l'instruction Marché  passe au statut  "Potentiellement rejetée", une alerte sera générée dans le tableau de bord. Lorsque l'utilisateur confirme le rejet, cela déclenchera l'annulation de l'instruction Marché, mais pas l'annulation des instructions des clients liées. L'utilisateur décidera quelle instruction client à réparer ou annuler, puis il pourra effectuer une nouvelle consolidation et envoyer une nouvelle instruction Marché  au dépositaire.</w:t>
      </w: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Toutes les instructions Marché ne seront pas envoyées au dépositaire automatiquement, l’utilisateur souhaite vérifier et envoyer manuellement les instructions au dépositaire via MT565.</w:t>
      </w:r>
    </w:p>
    <w:p w:rsidR="00000000" w:rsidDel="00000000" w:rsidP="00000000" w:rsidRDefault="00000000" w:rsidRPr="00000000">
      <w:pPr>
        <w:keepNext w:val="1"/>
        <w:keepLines w:val="1"/>
        <w:numPr>
          <w:ilvl w:val="2"/>
          <w:numId w:val="16"/>
        </w:numPr>
        <w:pBdr/>
        <w:spacing w:after="0" w:before="200" w:line="276" w:lineRule="auto"/>
        <w:ind w:left="720" w:hanging="720"/>
        <w:jc w:val="both"/>
        <w:rPr/>
      </w:pPr>
      <w:bookmarkStart w:colFirst="0" w:colLast="0" w:name="_3ygebqi" w:id="58"/>
      <w:bookmarkEnd w:id="58"/>
      <w:r w:rsidDel="00000000" w:rsidR="00000000" w:rsidRPr="00000000">
        <w:rPr>
          <w:rFonts w:ascii="Calibri" w:cs="Calibri" w:eastAsia="Calibri" w:hAnsi="Calibri"/>
          <w:b w:val="1"/>
          <w:sz w:val="24"/>
          <w:szCs w:val="24"/>
          <w:rtl w:val="0"/>
        </w:rPr>
        <w:t xml:space="preserve">Alertes et Notifications </w:t>
      </w:r>
      <w:r w:rsidDel="00000000" w:rsidR="00000000" w:rsidRPr="00000000">
        <w:rPr>
          <w:rtl w:val="0"/>
        </w:rPr>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Ce paragraphe décrit les alertes qui doivent être générées dans le tableau de bord:</w:t>
      </w:r>
    </w:p>
    <w:p w:rsidR="00000000" w:rsidDel="00000000" w:rsidP="00000000" w:rsidRDefault="00000000" w:rsidRPr="00000000">
      <w:pPr>
        <w:numPr>
          <w:ilvl w:val="0"/>
          <w:numId w:val="12"/>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Instruction client  « rejetée »</w:t>
      </w: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Instruction client : « rejetée en attente de validation »</w:t>
      </w: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Instruction client « Invalide»</w:t>
      </w: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Instruction client nécessitant le contrôle et la validation de l’utilisateur</w:t>
      </w: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Instruction client nécessitant la validation de l’annulation</w:t>
      </w: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Instruction Marché  nécessitant la validation d’envoi au dépositaire</w:t>
      </w: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Instruction Marché  dans le statut «rejetée en attente de validation »</w:t>
      </w: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720" w:hanging="360"/>
        <w:contextualSpacing w:val="1"/>
        <w:rPr>
          <w:b w:val="1"/>
          <w:color w:val="ff0000"/>
          <w:sz w:val="22"/>
          <w:szCs w:val="22"/>
        </w:rPr>
      </w:pPr>
      <w:r w:rsidDel="00000000" w:rsidR="00000000" w:rsidRPr="00000000">
        <w:rPr>
          <w:rFonts w:ascii="Calibri" w:cs="Calibri" w:eastAsia="Calibri" w:hAnsi="Calibri"/>
          <w:b w:val="1"/>
          <w:sz w:val="22"/>
          <w:szCs w:val="22"/>
          <w:rtl w:val="0"/>
        </w:rPr>
        <w:t xml:space="preserve">Alerte à la date d’enregistrement pour les OST d’assemblée pour que l’utilisateur débloque manuellement les positions bloquées</w:t>
      </w:r>
      <w:r w:rsidDel="00000000" w:rsidR="00000000" w:rsidRPr="00000000">
        <w:rPr>
          <w:rFonts w:ascii="Calibri" w:cs="Calibri" w:eastAsia="Calibri" w:hAnsi="Calibri"/>
          <w:b w:val="1"/>
          <w:color w:val="ff0000"/>
          <w:sz w:val="22"/>
          <w:szCs w:val="22"/>
          <w:rtl w:val="0"/>
        </w:rPr>
        <w:t xml:space="preserve">.</w:t>
      </w:r>
    </w:p>
    <w:p w:rsidR="00000000" w:rsidDel="00000000" w:rsidP="00000000" w:rsidRDefault="00000000" w:rsidRPr="00000000">
      <w:pPr>
        <w:pBdr/>
        <w:contextualSpacing w:val="0"/>
        <w:rPr>
          <w:color w:val="0070c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2dlolyb" w:id="59"/>
      <w:bookmarkEnd w:id="59"/>
      <w:r w:rsidDel="00000000" w:rsidR="00000000" w:rsidRPr="00000000">
        <w:rPr>
          <w:rFonts w:ascii="Calibri" w:cs="Calibri" w:eastAsia="Calibri" w:hAnsi="Calibri"/>
          <w:b w:val="1"/>
          <w:sz w:val="26"/>
          <w:szCs w:val="26"/>
          <w:rtl w:val="0"/>
        </w:rPr>
        <w:t xml:space="preserve">Gestion des Paiements</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jc w:val="both"/>
        <w:rPr/>
      </w:pPr>
      <w:bookmarkStart w:colFirst="0" w:colLast="0" w:name="_sqyw64" w:id="60"/>
      <w:bookmarkEnd w:id="60"/>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paiement peut être créé dans l’application :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29"/>
        </w:numPr>
        <w:pBdr/>
        <w:spacing w:after="0" w:before="0" w:line="276" w:lineRule="auto"/>
        <w:ind w:left="720" w:hanging="360"/>
        <w:contextualSpacing w:val="1"/>
        <w:rPr>
          <w:b w:val="0"/>
          <w:sz w:val="22"/>
          <w:szCs w:val="22"/>
          <w:u w:val="single"/>
        </w:rPr>
      </w:pPr>
      <w:r w:rsidDel="00000000" w:rsidR="00000000" w:rsidRPr="00000000">
        <w:rPr>
          <w:rFonts w:ascii="Calibri" w:cs="Calibri" w:eastAsia="Calibri" w:hAnsi="Calibri"/>
          <w:b w:val="0"/>
          <w:sz w:val="22"/>
          <w:szCs w:val="22"/>
          <w:u w:val="single"/>
          <w:rtl w:val="0"/>
        </w:rPr>
        <w:t xml:space="preserve">Automatiquement à la réception d’un MT566 </w:t>
      </w:r>
    </w:p>
    <w:p w:rsidR="00000000" w:rsidDel="00000000" w:rsidP="00000000" w:rsidRDefault="00000000" w:rsidRPr="00000000">
      <w:pPr>
        <w:pBdr/>
        <w:contextualSpacing w:val="0"/>
        <w:rPr/>
      </w:pPr>
      <w:r w:rsidDel="00000000" w:rsidR="00000000" w:rsidRPr="00000000">
        <w:rPr>
          <w:rtl w:val="0"/>
        </w:rPr>
        <w:t xml:space="preserve">Le message reçu est automatiquement lié à l’annonce en utilisant : </w:t>
      </w:r>
    </w:p>
    <w:p w:rsidR="00000000" w:rsidDel="00000000" w:rsidP="00000000" w:rsidRDefault="00000000" w:rsidRPr="00000000">
      <w:pPr>
        <w:numPr>
          <w:ilvl w:val="0"/>
          <w:numId w:val="31"/>
        </w:numPr>
        <w:pBdr/>
        <w:spacing w:after="0" w:before="0" w:line="276" w:lineRule="auto"/>
        <w:ind w:left="1418" w:hanging="360"/>
        <w:contextualSpacing w:val="1"/>
        <w:rPr>
          <w:b w:val="0"/>
          <w:sz w:val="22"/>
          <w:szCs w:val="22"/>
        </w:rPr>
      </w:pPr>
      <w:r w:rsidDel="00000000" w:rsidR="00000000" w:rsidRPr="00000000">
        <w:rPr>
          <w:rFonts w:ascii="Calibri" w:cs="Calibri" w:eastAsia="Calibri" w:hAnsi="Calibri"/>
          <w:b w:val="0"/>
          <w:sz w:val="22"/>
          <w:szCs w:val="22"/>
          <w:rtl w:val="0"/>
        </w:rPr>
        <w:t xml:space="preserve">La référence Marché  reçu dans 20C : CORP</w:t>
      </w:r>
    </w:p>
    <w:p w:rsidR="00000000" w:rsidDel="00000000" w:rsidP="00000000" w:rsidRDefault="00000000" w:rsidRPr="00000000">
      <w:pPr>
        <w:numPr>
          <w:ilvl w:val="0"/>
          <w:numId w:val="31"/>
        </w:numPr>
        <w:pBdr/>
        <w:spacing w:after="0" w:before="0" w:line="276" w:lineRule="auto"/>
        <w:ind w:left="1418" w:hanging="360"/>
        <w:contextualSpacing w:val="1"/>
        <w:rPr>
          <w:b w:val="0"/>
          <w:sz w:val="22"/>
          <w:szCs w:val="22"/>
        </w:rPr>
      </w:pPr>
      <w:r w:rsidDel="00000000" w:rsidR="00000000" w:rsidRPr="00000000">
        <w:rPr>
          <w:rFonts w:ascii="Calibri" w:cs="Calibri" w:eastAsia="Calibri" w:hAnsi="Calibri"/>
          <w:b w:val="0"/>
          <w:sz w:val="22"/>
          <w:szCs w:val="22"/>
          <w:rtl w:val="0"/>
        </w:rPr>
        <w:t xml:space="preserve">Le code de l’annonce (ex.  DVCA)</w:t>
      </w:r>
    </w:p>
    <w:p w:rsidR="00000000" w:rsidDel="00000000" w:rsidP="00000000" w:rsidRDefault="00000000" w:rsidRPr="00000000">
      <w:pPr>
        <w:numPr>
          <w:ilvl w:val="0"/>
          <w:numId w:val="31"/>
        </w:numPr>
        <w:pBdr/>
        <w:spacing w:after="0" w:before="0" w:line="240" w:lineRule="auto"/>
        <w:ind w:left="1418"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code ISIN concerné par l’annonce</w:t>
      </w:r>
    </w:p>
    <w:p w:rsidR="00000000" w:rsidDel="00000000" w:rsidP="00000000" w:rsidRDefault="00000000" w:rsidRPr="00000000">
      <w:pPr>
        <w:numPr>
          <w:ilvl w:val="0"/>
          <w:numId w:val="31"/>
        </w:numPr>
        <w:pBdr/>
        <w:spacing w:after="0" w:before="0" w:line="276" w:lineRule="auto"/>
        <w:ind w:left="1418" w:hanging="360"/>
        <w:contextualSpacing w:val="1"/>
        <w:rPr>
          <w:b w:val="0"/>
          <w:sz w:val="22"/>
          <w:szCs w:val="22"/>
        </w:rPr>
      </w:pPr>
      <w:r w:rsidDel="00000000" w:rsidR="00000000" w:rsidRPr="00000000">
        <w:rPr>
          <w:rFonts w:ascii="Calibri" w:cs="Calibri" w:eastAsia="Calibri" w:hAnsi="Calibri"/>
          <w:b w:val="0"/>
          <w:sz w:val="22"/>
          <w:szCs w:val="22"/>
          <w:rtl w:val="0"/>
        </w:rPr>
        <w:t xml:space="preserve">Le code de l’option (ex. CASH)</w:t>
      </w:r>
    </w:p>
    <w:p w:rsidR="00000000" w:rsidDel="00000000" w:rsidP="00000000" w:rsidRDefault="00000000" w:rsidRPr="00000000">
      <w:pPr>
        <w:numPr>
          <w:ilvl w:val="0"/>
          <w:numId w:val="31"/>
        </w:numPr>
        <w:pBdr/>
        <w:spacing w:after="0" w:before="0" w:line="276" w:lineRule="auto"/>
        <w:ind w:left="1418" w:hanging="360"/>
        <w:contextualSpacing w:val="1"/>
        <w:rPr>
          <w:b w:val="0"/>
          <w:sz w:val="22"/>
          <w:szCs w:val="22"/>
        </w:rPr>
      </w:pPr>
      <w:r w:rsidDel="00000000" w:rsidR="00000000" w:rsidRPr="00000000">
        <w:rPr>
          <w:rFonts w:ascii="Calibri" w:cs="Calibri" w:eastAsia="Calibri" w:hAnsi="Calibri"/>
          <w:b w:val="0"/>
          <w:sz w:val="22"/>
          <w:szCs w:val="22"/>
          <w:rtl w:val="0"/>
        </w:rPr>
        <w:t xml:space="preserve">Le compte Nostro du dépositaire </w:t>
      </w:r>
    </w:p>
    <w:p w:rsidR="00000000" w:rsidDel="00000000" w:rsidP="00000000" w:rsidRDefault="00000000" w:rsidRPr="00000000">
      <w:pPr>
        <w:pBdr/>
        <w:contextualSpacing w:val="0"/>
        <w:jc w:val="both"/>
        <w:rPr/>
      </w:pPr>
      <w:r w:rsidDel="00000000" w:rsidR="00000000" w:rsidRPr="00000000">
        <w:rPr>
          <w:rtl w:val="0"/>
        </w:rPr>
        <w:t xml:space="preserve">Si l’une de ces informations n’a pas concordé avec les données existantes dans Megacor, le message sera créé avec erreur, et une alerte sera générée dans le tableau de bord.</w:t>
      </w:r>
    </w:p>
    <w:p w:rsidR="00000000" w:rsidDel="00000000" w:rsidP="00000000" w:rsidRDefault="00000000" w:rsidRPr="00000000">
      <w:pPr>
        <w:pBdr/>
        <w:contextualSpacing w:val="0"/>
        <w:jc w:val="both"/>
        <w:rPr/>
      </w:pPr>
      <w:r w:rsidDel="00000000" w:rsidR="00000000" w:rsidRPr="00000000">
        <w:rPr>
          <w:rtl w:val="0"/>
        </w:rPr>
        <w:t xml:space="preserve">L’utilisateur doit avoir la main de corriger/modifier le message et le retraiter pour créer le paiement Marché.</w:t>
      </w:r>
    </w:p>
    <w:p w:rsidR="00000000" w:rsidDel="00000000" w:rsidP="00000000" w:rsidRDefault="00000000" w:rsidRPr="00000000">
      <w:pPr>
        <w:pBdr/>
        <w:ind w:left="360" w:firstLine="0"/>
        <w:contextualSpacing w:val="0"/>
        <w:jc w:val="both"/>
        <w:rPr/>
      </w:pPr>
      <w:r w:rsidDel="00000000" w:rsidR="00000000" w:rsidRPr="00000000">
        <w:rPr>
          <w:rtl w:val="0"/>
        </w:rPr>
      </w:r>
    </w:p>
    <w:p w:rsidR="00000000" w:rsidDel="00000000" w:rsidP="00000000" w:rsidRDefault="00000000" w:rsidRPr="00000000">
      <w:pPr>
        <w:numPr>
          <w:ilvl w:val="0"/>
          <w:numId w:val="29"/>
        </w:numPr>
        <w:pBdr/>
        <w:spacing w:after="0" w:before="0" w:line="276" w:lineRule="auto"/>
        <w:ind w:left="720" w:hanging="360"/>
        <w:contextualSpacing w:val="1"/>
        <w:jc w:val="both"/>
        <w:rPr>
          <w:b w:val="0"/>
          <w:sz w:val="22"/>
          <w:szCs w:val="22"/>
          <w:u w:val="single"/>
        </w:rPr>
      </w:pPr>
      <w:r w:rsidDel="00000000" w:rsidR="00000000" w:rsidRPr="00000000">
        <w:rPr>
          <w:rFonts w:ascii="Calibri" w:cs="Calibri" w:eastAsia="Calibri" w:hAnsi="Calibri"/>
          <w:b w:val="0"/>
          <w:sz w:val="22"/>
          <w:szCs w:val="22"/>
          <w:u w:val="single"/>
          <w:rtl w:val="0"/>
        </w:rPr>
        <w:t xml:space="preserve">Saisie manuelle par l’utilisateur à partir d’un écran dédié</w:t>
      </w:r>
      <w:hyperlink w:anchor="_thw4kt">
        <w:r w:rsidDel="00000000" w:rsidR="00000000" w:rsidRPr="00000000">
          <w:rPr>
            <w:rFonts w:ascii="Calibri" w:cs="Calibri" w:eastAsia="Calibri" w:hAnsi="Calibri"/>
            <w:b w:val="0"/>
            <w:sz w:val="22"/>
            <w:szCs w:val="22"/>
            <w:u w:val="single"/>
            <w:rtl w:val="0"/>
          </w:rPr>
          <w:t xml:space="preserve">.</w:t>
        </w:r>
      </w:hyperlink>
    </w:p>
    <w:p w:rsidR="00000000" w:rsidDel="00000000" w:rsidP="00000000" w:rsidRDefault="00000000" w:rsidRPr="00000000">
      <w:pPr>
        <w:pBdr/>
        <w:contextualSpacing w:val="0"/>
        <w:jc w:val="both"/>
        <w:rPr/>
      </w:pPr>
      <w:hyperlink w:anchor="_thw4kt">
        <w:r w:rsidDel="00000000" w:rsidR="00000000" w:rsidRPr="00000000">
          <w:rPr>
            <w:color w:val="0000ff"/>
            <w:u w:val="single"/>
            <w:rtl w:val="0"/>
          </w:rPr>
          <w:t xml:space="preserve">L’écran est décrit dans la section cas d’utilisation</w:t>
        </w:r>
      </w:hyperlink>
      <w:hyperlink r:id="rId24">
        <w:r w:rsidDel="00000000" w:rsidR="00000000" w:rsidRPr="00000000">
          <w:rPr>
            <w:color w:val="0000ff"/>
            <w:u w:val="single"/>
            <w:rtl w:val="0"/>
          </w:rPr>
          <w:t xml:space="preserve">.</w:t>
        </w:r>
      </w:hyperlink>
      <w:hyperlink r:id="rId25">
        <w:r w:rsidDel="00000000" w:rsidR="00000000" w:rsidRPr="00000000">
          <w:rPr>
            <w:rtl w:val="0"/>
          </w:rPr>
        </w:r>
      </w:hyperlink>
    </w:p>
    <w:p w:rsidR="00000000" w:rsidDel="00000000" w:rsidP="00000000" w:rsidRDefault="00000000" w:rsidRPr="00000000">
      <w:pPr>
        <w:pBdr/>
        <w:contextualSpacing w:val="0"/>
        <w:jc w:val="both"/>
        <w:rPr/>
      </w:pPr>
      <w:hyperlink r:id="rId26">
        <w:r w:rsidDel="00000000" w:rsidR="00000000" w:rsidRPr="00000000">
          <w:rPr>
            <w:rtl w:val="0"/>
          </w:rPr>
        </w:r>
      </w:hyperlink>
    </w:p>
    <w:p w:rsidR="00000000" w:rsidDel="00000000" w:rsidP="00000000" w:rsidRDefault="00000000" w:rsidRPr="00000000">
      <w:pPr>
        <w:pBdr/>
        <w:contextualSpacing w:val="0"/>
        <w:jc w:val="both"/>
        <w:rPr/>
      </w:pPr>
      <w:r w:rsidDel="00000000" w:rsidR="00000000" w:rsidRPr="00000000">
        <w:rPr>
          <w:rtl w:val="0"/>
        </w:rPr>
        <w:t xml:space="preserve">Le paiement reçu ou saisi manuellement est créé par :</w:t>
      </w:r>
    </w:p>
    <w:p w:rsidR="00000000" w:rsidDel="00000000" w:rsidP="00000000" w:rsidRDefault="00000000" w:rsidRPr="00000000">
      <w:pPr>
        <w:numPr>
          <w:ilvl w:val="0"/>
          <w:numId w:val="30"/>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Compte Nostro du dépositaire</w:t>
      </w:r>
    </w:p>
    <w:p w:rsidR="00000000" w:rsidDel="00000000" w:rsidP="00000000" w:rsidRDefault="00000000" w:rsidRPr="00000000">
      <w:pPr>
        <w:numPr>
          <w:ilvl w:val="0"/>
          <w:numId w:val="30"/>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OST </w:t>
      </w:r>
    </w:p>
    <w:p w:rsidR="00000000" w:rsidDel="00000000" w:rsidP="00000000" w:rsidRDefault="00000000" w:rsidRPr="00000000">
      <w:pPr>
        <w:numPr>
          <w:ilvl w:val="0"/>
          <w:numId w:val="30"/>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Option</w:t>
      </w:r>
    </w:p>
    <w:p w:rsidR="00000000" w:rsidDel="00000000" w:rsidP="00000000" w:rsidRDefault="00000000" w:rsidRPr="00000000">
      <w:pPr>
        <w:pBdr/>
        <w:contextualSpacing w:val="0"/>
        <w:jc w:val="both"/>
        <w:rPr/>
      </w:pPr>
      <w:r w:rsidDel="00000000" w:rsidR="00000000" w:rsidRPr="00000000">
        <w:rPr>
          <w:rtl w:val="0"/>
        </w:rPr>
        <w:t xml:space="preserve">Un seul  paiement peut contenir des paiements titres et/ou espèces, chaque paiement (titre / espèces) est réconcilié séparément  avec les paiements prévisionnels calculés puis alloués aux clients manuellement par l’utilisateur.</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Si des écarts sont constatés lors de la réconciliation entre les titres/espèces prévisionnels et ceux reçus, une alerte sera générée dans le tableau de bord, l’utilisateur pourra vérifier l’origine des écarts et aura la main d’accepter la réconciliation compte tenu par exemple de</w:t>
      </w:r>
      <w:hyperlink w:anchor="_nmf14n">
        <w:r w:rsidDel="00000000" w:rsidR="00000000" w:rsidRPr="00000000">
          <w:rPr>
            <w:rtl w:val="0"/>
          </w:rPr>
          <w:t xml:space="preserve">s </w:t>
        </w:r>
      </w:hyperlink>
      <w:hyperlink w:anchor="_nmf14n">
        <w:r w:rsidDel="00000000" w:rsidR="00000000" w:rsidRPr="00000000">
          <w:rPr>
            <w:color w:val="0000ff"/>
            <w:u w:val="single"/>
            <w:rtl w:val="0"/>
          </w:rPr>
          <w:t xml:space="preserve">transactions tardive</w:t>
        </w:r>
      </w:hyperlink>
      <w:hyperlink r:id="rId27">
        <w:r w:rsidDel="00000000" w:rsidR="00000000" w:rsidRPr="00000000">
          <w:rPr>
            <w:color w:val="0000ff"/>
            <w:u w:val="single"/>
            <w:rtl w:val="0"/>
          </w:rPr>
          <w:t xml:space="preserve">s</w:t>
        </w:r>
      </w:hyperlink>
      <w:r w:rsidDel="00000000" w:rsidR="00000000" w:rsidRPr="00000000">
        <w:rPr>
          <w:rtl w:val="0"/>
        </w:rPr>
        <w:t xml:space="preserve"> ou de</w:t>
      </w:r>
      <w:hyperlink w:anchor="_37m2jsg">
        <w:r w:rsidDel="00000000" w:rsidR="00000000" w:rsidRPr="00000000">
          <w:rPr>
            <w:rtl w:val="0"/>
          </w:rPr>
          <w:t xml:space="preserve">s </w:t>
        </w:r>
      </w:hyperlink>
      <w:hyperlink w:anchor="_37m2jsg">
        <w:r w:rsidDel="00000000" w:rsidR="00000000" w:rsidRPr="00000000">
          <w:rPr>
            <w:color w:val="0000ff"/>
            <w:u w:val="single"/>
            <w:rtl w:val="0"/>
          </w:rPr>
          <w:t xml:space="preserve">suspen</w:t>
        </w:r>
      </w:hyperlink>
      <w:hyperlink r:id="rId28">
        <w:r w:rsidDel="00000000" w:rsidR="00000000" w:rsidRPr="00000000">
          <w:rPr>
            <w:color w:val="0000ff"/>
            <w:u w:val="single"/>
            <w:rtl w:val="0"/>
          </w:rPr>
          <w:t xml:space="preserve">s</w:t>
        </w:r>
      </w:hyperlink>
      <w:r w:rsidDel="00000000" w:rsidR="00000000" w:rsidRPr="00000000">
        <w:rPr>
          <w:rtl w:val="0"/>
        </w:rPr>
        <w:t xml:space="preserv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jc w:val="both"/>
        <w:rPr/>
      </w:pPr>
      <w:bookmarkStart w:colFirst="0" w:colLast="0" w:name="_3cqmetx" w:id="61"/>
      <w:bookmarkEnd w:id="61"/>
      <w:r w:rsidDel="00000000" w:rsidR="00000000" w:rsidRPr="00000000">
        <w:rPr>
          <w:rFonts w:ascii="Calibri" w:cs="Calibri" w:eastAsia="Calibri" w:hAnsi="Calibri"/>
          <w:b w:val="1"/>
          <w:sz w:val="24"/>
          <w:szCs w:val="24"/>
          <w:rtl w:val="0"/>
        </w:rPr>
        <w:t xml:space="preserve">Paiement Titre  </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Dés la création du paiement titre (manuellement ou automatiquement), un processus de réconciliation est déclenché.</w:t>
      </w:r>
    </w:p>
    <w:p w:rsidR="00000000" w:rsidDel="00000000" w:rsidP="00000000" w:rsidRDefault="00000000" w:rsidRPr="00000000">
      <w:pPr>
        <w:numPr>
          <w:ilvl w:val="0"/>
          <w:numId w:val="26"/>
        </w:numPr>
        <w:pBdr/>
        <w:spacing w:after="0" w:before="0" w:line="276" w:lineRule="auto"/>
        <w:ind w:left="284" w:hanging="284"/>
        <w:contextualSpacing w:val="1"/>
        <w:jc w:val="both"/>
        <w:rPr>
          <w:b w:val="0"/>
          <w:sz w:val="22"/>
          <w:szCs w:val="22"/>
        </w:rPr>
      </w:pPr>
      <w:r w:rsidDel="00000000" w:rsidR="00000000" w:rsidRPr="00000000">
        <w:rPr>
          <w:rFonts w:ascii="Calibri" w:cs="Calibri" w:eastAsia="Calibri" w:hAnsi="Calibri"/>
          <w:b w:val="0"/>
          <w:sz w:val="22"/>
          <w:szCs w:val="22"/>
          <w:rtl w:val="0"/>
        </w:rPr>
        <w:t xml:space="preserve">Si la réconciliation est totale, c.à.d. la quantité de titres reçue correspond exactement à la quantité de titres prévisionnelle calculée dans les exécutions Marché, un processus d’allocation sera déclenché mais en attente de validation par l’utilisateur.</w:t>
      </w:r>
    </w:p>
    <w:p w:rsidR="00000000" w:rsidDel="00000000" w:rsidP="00000000" w:rsidRDefault="00000000" w:rsidRPr="00000000">
      <w:pPr>
        <w:numPr>
          <w:ilvl w:val="0"/>
          <w:numId w:val="26"/>
        </w:numPr>
        <w:pBdr/>
        <w:spacing w:after="0" w:before="0" w:line="276" w:lineRule="auto"/>
        <w:ind w:left="284" w:hanging="284"/>
        <w:contextualSpacing w:val="1"/>
        <w:jc w:val="both"/>
        <w:rPr>
          <w:b w:val="0"/>
          <w:sz w:val="22"/>
          <w:szCs w:val="22"/>
        </w:rPr>
      </w:pPr>
      <w:r w:rsidDel="00000000" w:rsidR="00000000" w:rsidRPr="00000000">
        <w:rPr>
          <w:rFonts w:ascii="Calibri" w:cs="Calibri" w:eastAsia="Calibri" w:hAnsi="Calibri"/>
          <w:b w:val="0"/>
          <w:sz w:val="22"/>
          <w:szCs w:val="22"/>
          <w:rtl w:val="0"/>
        </w:rPr>
        <w:t xml:space="preserve">Les suspens sur le compte Nostro postés ultérieurement lors du calcul des exécutions Marché seront impactés.</w:t>
      </w:r>
    </w:p>
    <w:p w:rsidR="00000000" w:rsidDel="00000000" w:rsidP="00000000" w:rsidRDefault="00000000" w:rsidRPr="00000000">
      <w:pPr>
        <w:numPr>
          <w:ilvl w:val="0"/>
          <w:numId w:val="26"/>
        </w:numPr>
        <w:pBdr/>
        <w:spacing w:after="0" w:before="0" w:line="276" w:lineRule="auto"/>
        <w:ind w:left="284" w:hanging="284"/>
        <w:contextualSpacing w:val="1"/>
        <w:jc w:val="both"/>
        <w:rPr>
          <w:b w:val="0"/>
          <w:sz w:val="22"/>
          <w:szCs w:val="22"/>
        </w:rPr>
      </w:pPr>
      <w:r w:rsidDel="00000000" w:rsidR="00000000" w:rsidRPr="00000000">
        <w:rPr>
          <w:rFonts w:ascii="Calibri" w:cs="Calibri" w:eastAsia="Calibri" w:hAnsi="Calibri"/>
          <w:b w:val="0"/>
          <w:sz w:val="22"/>
          <w:szCs w:val="22"/>
          <w:rtl w:val="0"/>
        </w:rPr>
        <w:t xml:space="preserve">L’utilisateur aura la main d’allouer le paiement réconcilié aux clients éligibles soit au prorata de leur position soit par un choix prioritaire pour certain clients.</w:t>
      </w:r>
    </w:p>
    <w:p w:rsidR="00000000" w:rsidDel="00000000" w:rsidP="00000000" w:rsidRDefault="00000000" w:rsidRPr="00000000">
      <w:pPr>
        <w:numPr>
          <w:ilvl w:val="0"/>
          <w:numId w:val="26"/>
        </w:numPr>
        <w:pBdr/>
        <w:spacing w:after="0" w:before="0" w:line="276" w:lineRule="auto"/>
        <w:ind w:left="284" w:hanging="284"/>
        <w:contextualSpacing w:val="1"/>
        <w:jc w:val="both"/>
        <w:rPr>
          <w:b w:val="0"/>
          <w:sz w:val="22"/>
          <w:szCs w:val="22"/>
        </w:rPr>
      </w:pPr>
      <w:r w:rsidDel="00000000" w:rsidR="00000000" w:rsidRPr="00000000">
        <w:rPr>
          <w:rFonts w:ascii="Calibri" w:cs="Calibri" w:eastAsia="Calibri" w:hAnsi="Calibri"/>
          <w:b w:val="0"/>
          <w:sz w:val="22"/>
          <w:szCs w:val="22"/>
          <w:rtl w:val="0"/>
        </w:rPr>
        <w:t xml:space="preserve">Une fois l’allocation est validée, un paiement client sera créé et les positions seront impactées : entrée ou sortie de titre : Impacter les suspens ultérieurement postés lors du calcul des exécutions.</w:t>
      </w:r>
    </w:p>
    <w:p w:rsidR="00000000" w:rsidDel="00000000" w:rsidP="00000000" w:rsidRDefault="00000000" w:rsidRPr="00000000">
      <w:pPr>
        <w:numPr>
          <w:ilvl w:val="0"/>
          <w:numId w:val="26"/>
        </w:numPr>
        <w:pBdr/>
        <w:spacing w:after="0" w:before="0" w:line="276" w:lineRule="auto"/>
        <w:ind w:left="284" w:hanging="284"/>
        <w:contextualSpacing w:val="1"/>
        <w:jc w:val="both"/>
        <w:rPr>
          <w:b w:val="0"/>
          <w:sz w:val="22"/>
          <w:szCs w:val="22"/>
        </w:rPr>
      </w:pPr>
      <w:r w:rsidDel="00000000" w:rsidR="00000000" w:rsidRPr="00000000">
        <w:rPr>
          <w:rFonts w:ascii="Calibri" w:cs="Calibri" w:eastAsia="Calibri" w:hAnsi="Calibri"/>
          <w:b w:val="0"/>
          <w:sz w:val="22"/>
          <w:szCs w:val="22"/>
          <w:rtl w:val="0"/>
        </w:rPr>
        <w:t xml:space="preserve">L’envoi de la confirmation des paiements aux clients peut se faire automatiquement (batch de confirmation de paiement) ou manuellement, un MT566 ou un rapport sera généré selon le profil de Reporting du client.</w:t>
      </w:r>
    </w:p>
    <w:p w:rsidR="00000000" w:rsidDel="00000000" w:rsidP="00000000" w:rsidRDefault="00000000" w:rsidRPr="00000000">
      <w:pPr>
        <w:pBdr/>
        <w:contextualSpacing w:val="0"/>
        <w:jc w:val="both"/>
        <w:rPr/>
      </w:pPr>
      <w:r w:rsidDel="00000000" w:rsidR="00000000" w:rsidRPr="00000000">
        <w:rPr>
          <w:rtl w:val="0"/>
        </w:rPr>
        <w:t xml:space="preserve">Pour le Marché  étranger, il n’y a pas de comptabilité titre.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Style w:val="Heading4"/>
        <w:numPr>
          <w:ilvl w:val="3"/>
          <w:numId w:val="16"/>
        </w:numPr>
        <w:pBdr/>
        <w:rPr/>
      </w:pPr>
      <w:r w:rsidDel="00000000" w:rsidR="00000000" w:rsidRPr="00000000">
        <w:rPr>
          <w:rtl w:val="0"/>
        </w:rPr>
        <w:t xml:space="preserve">Cycle de vie de traitement des paiements titre</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cycle de vie de traitement des paiements titre se résume dans le schéma ci-dessous.</w:t>
      </w:r>
    </w:p>
    <w:p w:rsidR="00000000" w:rsidDel="00000000" w:rsidP="00000000" w:rsidRDefault="00000000" w:rsidRPr="00000000">
      <w:pPr>
        <w:pBdr/>
        <w:contextualSpacing w:val="0"/>
        <w:jc w:val="both"/>
        <w:rPr/>
      </w:pPr>
      <w:r w:rsidDel="00000000" w:rsidR="00000000" w:rsidRPr="00000000">
        <w:rPr>
          <w:rtl w:val="0"/>
        </w:rPr>
        <w:t xml:space="preserve"> </w:t>
      </w:r>
      <w:r w:rsidDel="00000000" w:rsidR="00000000" w:rsidRPr="00000000">
        <w:drawing>
          <wp:inline distB="0" distT="0" distL="0" distR="0">
            <wp:extent cx="5752801" cy="8459867"/>
            <wp:effectExtent b="0" l="0" r="0" t="0"/>
            <wp:docPr id="48" name="image114.png"/>
            <a:graphic>
              <a:graphicData uri="http://schemas.openxmlformats.org/drawingml/2006/picture">
                <pic:pic>
                  <pic:nvPicPr>
                    <pic:cNvPr id="0" name="image114.png"/>
                    <pic:cNvPicPr preferRelativeResize="0"/>
                  </pic:nvPicPr>
                  <pic:blipFill>
                    <a:blip r:embed="rId29"/>
                    <a:srcRect b="0" l="0" r="0" t="0"/>
                    <a:stretch>
                      <a:fillRect/>
                    </a:stretch>
                  </pic:blipFill>
                  <pic:spPr>
                    <a:xfrm>
                      <a:off x="0" y="0"/>
                      <a:ext cx="5752801" cy="8459867"/>
                    </a:xfrm>
                    <a:prstGeom prst="rect"/>
                    <a:ln/>
                  </pic:spPr>
                </pic:pic>
              </a:graphicData>
            </a:graphic>
          </wp:inline>
        </w:drawing>
      </w:r>
      <w:r w:rsidDel="00000000" w:rsidR="00000000" w:rsidRPr="00000000">
        <w:rPr>
          <w:rtl w:val="0"/>
        </w:rPr>
      </w:r>
    </w:p>
    <w:p w:rsidR="00000000" w:rsidDel="00000000" w:rsidP="00000000" w:rsidRDefault="00000000" w:rsidRPr="00000000">
      <w:pPr>
        <w:pStyle w:val="Heading4"/>
        <w:numPr>
          <w:ilvl w:val="3"/>
          <w:numId w:val="16"/>
        </w:numPr>
        <w:pBdr/>
        <w:rPr/>
      </w:pPr>
      <w:r w:rsidDel="00000000" w:rsidR="00000000" w:rsidRPr="00000000">
        <w:rPr>
          <w:rtl w:val="0"/>
        </w:rPr>
        <w:t xml:space="preserve">Réconciliation partielle : </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Un écart de réconciliation peut résulter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21"/>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1"/>
          <w:sz w:val="22"/>
          <w:szCs w:val="22"/>
          <w:u w:val="single"/>
          <w:rtl w:val="0"/>
        </w:rPr>
        <w:t xml:space="preserve">D’un paiement partiel </w:t>
      </w:r>
      <w:r w:rsidDel="00000000" w:rsidR="00000000" w:rsidRPr="00000000">
        <w:rPr>
          <w:rFonts w:ascii="Calibri" w:cs="Calibri" w:eastAsia="Calibri" w:hAnsi="Calibri"/>
          <w:b w:val="0"/>
          <w:sz w:val="22"/>
          <w:szCs w:val="22"/>
          <w:rtl w:val="0"/>
        </w:rPr>
        <w:t xml:space="preserve">: le dépositaire s’engage à envoyer un deuxième 566 pour la quantité non payé. L’utilisateur peut forcer la réconciliation partielle et allouer un paiement partiel aux clients en attendant le deuxième paiement ou ne pas déclencher l’allocation jusqu’à réception du reliquat du paiement.</w:t>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21"/>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1"/>
          <w:sz w:val="22"/>
          <w:szCs w:val="22"/>
          <w:u w:val="single"/>
          <w:rtl w:val="0"/>
        </w:rPr>
        <w:t xml:space="preserve">D’un suspens non dénoué</w:t>
      </w:r>
      <w:r w:rsidDel="00000000" w:rsidR="00000000" w:rsidRPr="00000000">
        <w:rPr>
          <w:rFonts w:ascii="Calibri" w:cs="Calibri" w:eastAsia="Calibri" w:hAnsi="Calibri"/>
          <w:b w:val="0"/>
          <w:sz w:val="22"/>
          <w:szCs w:val="22"/>
          <w:rtl w:val="0"/>
        </w:rPr>
        <w:t xml:space="preserve">. </w:t>
      </w:r>
    </w:p>
    <w:p w:rsidR="00000000" w:rsidDel="00000000" w:rsidP="00000000" w:rsidRDefault="00000000" w:rsidRPr="00000000">
      <w:pPr>
        <w:pBdr/>
        <w:contextualSpacing w:val="0"/>
        <w:rPr>
          <w:b w:val="1"/>
        </w:rPr>
      </w:pP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rPr>
          <w:b w:val="1"/>
          <w:rtl w:val="0"/>
        </w:rPr>
        <w:t xml:space="preserve">Exemple : </w:t>
      </w:r>
    </w:p>
    <w:p w:rsidR="00000000" w:rsidDel="00000000" w:rsidP="00000000" w:rsidRDefault="00000000" w:rsidRPr="00000000">
      <w:pPr>
        <w:pBdr/>
        <w:contextualSpacing w:val="0"/>
        <w:jc w:val="center"/>
        <w:rPr>
          <w:b w:val="1"/>
        </w:rPr>
      </w:pPr>
      <w:r w:rsidDel="00000000" w:rsidR="00000000" w:rsidRPr="00000000">
        <w:drawing>
          <wp:inline distB="0" distT="0" distL="0" distR="0">
            <wp:extent cx="5248275" cy="2676525"/>
            <wp:effectExtent b="0" l="0" r="0" t="0"/>
            <wp:docPr id="51" name="image117.png"/>
            <a:graphic>
              <a:graphicData uri="http://schemas.openxmlformats.org/drawingml/2006/picture">
                <pic:pic>
                  <pic:nvPicPr>
                    <pic:cNvPr id="0" name="image117.png"/>
                    <pic:cNvPicPr preferRelativeResize="0"/>
                  </pic:nvPicPr>
                  <pic:blipFill>
                    <a:blip r:embed="rId30"/>
                    <a:srcRect b="0" l="0" r="0" t="0"/>
                    <a:stretch>
                      <a:fillRect/>
                    </a:stretch>
                  </pic:blipFill>
                  <pic:spPr>
                    <a:xfrm>
                      <a:off x="0" y="0"/>
                      <a:ext cx="5248275" cy="267652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rPr>
          <w:rtl w:val="0"/>
        </w:rPr>
      </w:r>
    </w:p>
    <w:p w:rsidR="00000000" w:rsidDel="00000000" w:rsidP="00000000" w:rsidRDefault="00000000" w:rsidRPr="00000000">
      <w:pPr>
        <w:numPr>
          <w:ilvl w:val="0"/>
          <w:numId w:val="21"/>
        </w:numPr>
        <w:pBdr/>
        <w:spacing w:after="0" w:before="0" w:line="276" w:lineRule="auto"/>
        <w:ind w:left="720" w:hanging="360"/>
        <w:contextualSpacing w:val="1"/>
        <w:rPr>
          <w:b w:val="1"/>
          <w:sz w:val="22"/>
          <w:szCs w:val="22"/>
          <w:u w:val="single"/>
        </w:rPr>
      </w:pPr>
      <w:r w:rsidDel="00000000" w:rsidR="00000000" w:rsidRPr="00000000">
        <w:rPr>
          <w:rFonts w:ascii="Calibri" w:cs="Calibri" w:eastAsia="Calibri" w:hAnsi="Calibri"/>
          <w:b w:val="1"/>
          <w:sz w:val="22"/>
          <w:szCs w:val="22"/>
          <w:u w:val="single"/>
          <w:rtl w:val="0"/>
        </w:rPr>
        <w:t xml:space="preserve">D’une transaction entrée dans le système tardivement</w:t>
      </w:r>
    </w:p>
    <w:p w:rsidR="00000000" w:rsidDel="00000000" w:rsidP="00000000" w:rsidRDefault="00000000" w:rsidRPr="00000000">
      <w:pPr>
        <w:pBdr/>
        <w:contextualSpacing w:val="0"/>
        <w:rPr>
          <w:b w:val="1"/>
        </w:rPr>
      </w:pPr>
      <w:bookmarkStart w:colFirst="0" w:colLast="0" w:name="_1rvwp1q" w:id="62"/>
      <w:bookmarkEnd w:id="62"/>
      <w:r w:rsidDel="00000000" w:rsidR="00000000" w:rsidRPr="00000000">
        <w:rPr>
          <w:b w:val="1"/>
          <w:rtl w:val="0"/>
        </w:rPr>
        <w:t xml:space="preserve">Exemple </w:t>
      </w:r>
    </w:p>
    <w:p w:rsidR="00000000" w:rsidDel="00000000" w:rsidP="00000000" w:rsidRDefault="00000000" w:rsidRPr="00000000">
      <w:pPr>
        <w:pBdr/>
        <w:spacing w:after="0" w:before="0" w:line="276" w:lineRule="auto"/>
        <w:ind w:left="0" w:firstLine="0"/>
        <w:contextualSpacing w:val="0"/>
        <w:jc w:val="both"/>
        <w:rPr/>
      </w:pPr>
      <w:r w:rsidDel="00000000" w:rsidR="00000000" w:rsidRPr="00000000">
        <w:drawing>
          <wp:inline distB="0" distT="0" distL="0" distR="0">
            <wp:extent cx="5562600" cy="3076575"/>
            <wp:effectExtent b="0" l="0" r="0" t="0"/>
            <wp:docPr id="50" name="image116.png"/>
            <a:graphic>
              <a:graphicData uri="http://schemas.openxmlformats.org/drawingml/2006/picture">
                <pic:pic>
                  <pic:nvPicPr>
                    <pic:cNvPr id="0" name="image116.png"/>
                    <pic:cNvPicPr preferRelativeResize="0"/>
                  </pic:nvPicPr>
                  <pic:blipFill>
                    <a:blip r:embed="rId31"/>
                    <a:srcRect b="0" l="0" r="0" t="0"/>
                    <a:stretch>
                      <a:fillRect/>
                    </a:stretch>
                  </pic:blipFill>
                  <pic:spPr>
                    <a:xfrm>
                      <a:off x="0" y="0"/>
                      <a:ext cx="5562600" cy="3076575"/>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22"/>
        </w:numPr>
        <w:pBdr/>
        <w:spacing w:after="0" w:before="0" w:line="276" w:lineRule="auto"/>
        <w:ind w:left="720" w:hanging="360"/>
        <w:contextualSpacing w:val="1"/>
        <w:rPr>
          <w:b w:val="1"/>
          <w:sz w:val="22"/>
          <w:szCs w:val="22"/>
          <w:u w:val="single"/>
        </w:rPr>
      </w:pPr>
      <w:r w:rsidDel="00000000" w:rsidR="00000000" w:rsidRPr="00000000">
        <w:rPr>
          <w:rFonts w:ascii="Calibri" w:cs="Calibri" w:eastAsia="Calibri" w:hAnsi="Calibri"/>
          <w:b w:val="1"/>
          <w:sz w:val="22"/>
          <w:szCs w:val="22"/>
          <w:u w:val="single"/>
          <w:rtl w:val="0"/>
        </w:rPr>
        <w:t xml:space="preserve">De l’arrondi des rompus </w:t>
      </w:r>
    </w:p>
    <w:p w:rsidR="00000000" w:rsidDel="00000000" w:rsidP="00000000" w:rsidRDefault="00000000" w:rsidRPr="00000000">
      <w:pPr>
        <w:pBdr/>
        <w:contextualSpacing w:val="0"/>
        <w:rPr>
          <w:b w:val="1"/>
        </w:rPr>
      </w:pPr>
      <w:r w:rsidDel="00000000" w:rsidR="00000000" w:rsidRPr="00000000">
        <w:rPr>
          <w:b w:val="1"/>
          <w:rtl w:val="0"/>
        </w:rPr>
        <w:t xml:space="preserve">Exemple</w:t>
      </w:r>
    </w:p>
    <w:p w:rsidR="00000000" w:rsidDel="00000000" w:rsidP="00000000" w:rsidRDefault="00000000" w:rsidRPr="00000000">
      <w:pPr>
        <w:pBdr/>
        <w:contextualSpacing w:val="0"/>
        <w:rPr>
          <w:b w:val="1"/>
        </w:rPr>
      </w:pPr>
      <w:r w:rsidDel="00000000" w:rsidR="00000000" w:rsidRPr="00000000">
        <w:rPr>
          <w:b w:val="1"/>
          <w:rtl w:val="0"/>
        </w:rPr>
        <w:t xml:space="preserve">OST avec parité de 1 pour chaque 3 titre détenu.</w:t>
      </w:r>
    </w:p>
    <w:p w:rsidR="00000000" w:rsidDel="00000000" w:rsidP="00000000" w:rsidRDefault="00000000" w:rsidRPr="00000000">
      <w:pPr>
        <w:pBdr/>
        <w:contextualSpacing w:val="0"/>
        <w:rPr>
          <w:b w:val="1"/>
        </w:rPr>
      </w:pPr>
      <w:r w:rsidDel="00000000" w:rsidR="00000000" w:rsidRPr="00000000">
        <w:rPr>
          <w:rtl w:val="0"/>
        </w:rPr>
      </w:r>
    </w:p>
    <w:tbl>
      <w:tblPr>
        <w:tblStyle w:val="Table28"/>
        <w:bidiVisual w:val="0"/>
        <w:tblW w:w="9038.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992"/>
        <w:gridCol w:w="2162"/>
        <w:gridCol w:w="1474"/>
        <w:gridCol w:w="1207"/>
        <w:gridCol w:w="2352"/>
        <w:tblGridChange w:id="0">
          <w:tblGrid>
            <w:gridCol w:w="851"/>
            <w:gridCol w:w="992"/>
            <w:gridCol w:w="2162"/>
            <w:gridCol w:w="1474"/>
            <w:gridCol w:w="1207"/>
            <w:gridCol w:w="2352"/>
          </w:tblGrid>
        </w:tblGridChange>
      </w:tblGrid>
      <w:tr>
        <w:trPr>
          <w:trHeight w:val="180" w:hRule="atLeast"/>
        </w:trP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Clients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Position</w:t>
            </w:r>
          </w:p>
        </w:tc>
        <w:tc>
          <w:tcPr>
            <w:shd w:fill="a6a6a6"/>
          </w:tcPr>
          <w:p w:rsidR="00000000" w:rsidDel="00000000" w:rsidP="00000000" w:rsidRDefault="00000000" w:rsidRPr="00000000">
            <w:pPr>
              <w:pBdr/>
              <w:spacing w:after="200" w:before="0" w:line="276" w:lineRule="auto"/>
              <w:ind w:left="0" w:firstLine="0"/>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Exécution Client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Exécution Marché </w:t>
            </w:r>
          </w:p>
        </w:tc>
        <w:tc>
          <w:tcPr>
            <w:shd w:fill="a6a6a6"/>
          </w:tcPr>
          <w:p w:rsidR="00000000" w:rsidDel="00000000" w:rsidP="00000000" w:rsidRDefault="00000000" w:rsidRPr="00000000">
            <w:pPr>
              <w:pBdr/>
              <w:spacing w:after="200" w:before="0" w:line="276" w:lineRule="auto"/>
              <w:ind w:left="0" w:firstLine="0"/>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Paiement Marché </w:t>
            </w:r>
          </w:p>
        </w:tc>
        <w:tc>
          <w:tcPr>
            <w:shd w:fill="a6a6a6"/>
          </w:tcPr>
          <w:p w:rsidR="00000000" w:rsidDel="00000000" w:rsidP="00000000" w:rsidRDefault="00000000" w:rsidRPr="00000000">
            <w:pPr>
              <w:pBdr/>
              <w:spacing w:after="200" w:before="0" w:line="276" w:lineRule="auto"/>
              <w:ind w:left="0" w:firstLine="0"/>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Réconciliation et Action</w:t>
            </w:r>
          </w:p>
        </w:tc>
      </w:tr>
      <w:tr>
        <w:trPr>
          <w:trHeight w:val="580" w:hRule="atLeast"/>
        </w:trP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33.334 arrondi à</w:t>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33</w:t>
            </w:r>
          </w:p>
          <w:p w:rsidR="00000000" w:rsidDel="00000000" w:rsidP="00000000" w:rsidRDefault="00000000" w:rsidRPr="00000000">
            <w:pPr>
              <w:pBdr/>
              <w:spacing w:after="200" w:before="0" w:line="276" w:lineRule="auto"/>
              <w:ind w:left="0" w:firstLine="0"/>
              <w:contextualSpacing w:val="0"/>
              <w:jc w:val="center"/>
              <w:rPr>
                <w:rFonts w:ascii="Calibri" w:cs="Calibri" w:eastAsia="Calibri" w:hAnsi="Calibri"/>
                <w:b w:val="1"/>
                <w:sz w:val="18"/>
                <w:szCs w:val="18"/>
              </w:rPr>
            </w:pPr>
            <w:r w:rsidDel="00000000" w:rsidR="00000000" w:rsidRPr="00000000">
              <w:rPr>
                <w:rtl w:val="0"/>
              </w:rPr>
            </w:r>
          </w:p>
        </w:tc>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50</w:t>
            </w:r>
          </w:p>
        </w:tc>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50</w:t>
            </w:r>
          </w:p>
        </w:tc>
        <w:tc>
          <w:tcPr>
            <w:vMerge w:val="restart"/>
          </w:tcPr>
          <w:p w:rsidR="00000000" w:rsidDel="00000000" w:rsidP="00000000" w:rsidRDefault="00000000" w:rsidRPr="00000000">
            <w:pPr>
              <w:pBdr/>
              <w:spacing w:after="0" w:before="0" w:line="276" w:lineRule="auto"/>
              <w:ind w:left="20" w:firstLine="0"/>
              <w:contextualSpacing w:val="0"/>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Réconciliation Totale </w:t>
            </w:r>
          </w:p>
          <w:p w:rsidR="00000000" w:rsidDel="00000000" w:rsidP="00000000" w:rsidRDefault="00000000" w:rsidRPr="00000000">
            <w:pPr>
              <w:pBdr/>
              <w:spacing w:after="0" w:before="0" w:line="276" w:lineRule="auto"/>
              <w:ind w:left="20" w:firstLine="0"/>
              <w:contextualSpacing w:val="0"/>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Allouer manuellement le paiement comme suit :</w:t>
            </w:r>
          </w:p>
          <w:p w:rsidR="00000000" w:rsidDel="00000000" w:rsidP="00000000" w:rsidRDefault="00000000" w:rsidRPr="00000000">
            <w:pPr>
              <w:pBdr/>
              <w:spacing w:after="0" w:before="0" w:line="276" w:lineRule="auto"/>
              <w:ind w:left="20" w:firstLine="0"/>
              <w:contextualSpacing w:val="0"/>
              <w:rPr>
                <w:rFonts w:ascii="Calibri" w:cs="Calibri" w:eastAsia="Calibri" w:hAnsi="Calibri"/>
                <w:b w:val="0"/>
                <w:color w:val="000000"/>
                <w:sz w:val="18"/>
                <w:szCs w:val="18"/>
                <w:highlight w:val="lightGray"/>
              </w:rPr>
            </w:pPr>
            <w:r w:rsidDel="00000000" w:rsidR="00000000" w:rsidRPr="00000000">
              <w:rPr>
                <w:rFonts w:ascii="Calibri" w:cs="Calibri" w:eastAsia="Calibri" w:hAnsi="Calibri"/>
                <w:b w:val="0"/>
                <w:color w:val="000000"/>
                <w:sz w:val="18"/>
                <w:szCs w:val="18"/>
                <w:highlight w:val="lightGray"/>
                <w:rtl w:val="0"/>
              </w:rPr>
              <w:t xml:space="preserve">33 au client 1</w:t>
            </w:r>
          </w:p>
          <w:p w:rsidR="00000000" w:rsidDel="00000000" w:rsidP="00000000" w:rsidRDefault="00000000" w:rsidRPr="00000000">
            <w:pPr>
              <w:pBdr/>
              <w:spacing w:after="200" w:before="0" w:line="276" w:lineRule="auto"/>
              <w:ind w:left="20" w:firstLine="0"/>
              <w:contextualSpacing w:val="0"/>
              <w:rPr>
                <w:rFonts w:ascii="Calibri" w:cs="Calibri" w:eastAsia="Calibri" w:hAnsi="Calibri"/>
                <w:b w:val="0"/>
                <w:sz w:val="18"/>
                <w:szCs w:val="18"/>
              </w:rPr>
            </w:pPr>
            <w:r w:rsidDel="00000000" w:rsidR="00000000" w:rsidRPr="00000000">
              <w:rPr>
                <w:rFonts w:ascii="Calibri" w:cs="Calibri" w:eastAsia="Calibri" w:hAnsi="Calibri"/>
                <w:b w:val="0"/>
                <w:color w:val="000000"/>
                <w:sz w:val="18"/>
                <w:szCs w:val="18"/>
                <w:highlight w:val="lightGray"/>
                <w:rtl w:val="0"/>
              </w:rPr>
              <w:t xml:space="preserve">17 au client 2</w:t>
            </w:r>
            <w:r w:rsidDel="00000000" w:rsidR="00000000" w:rsidRPr="00000000">
              <w:rPr>
                <w:rtl w:val="0"/>
              </w:rPr>
            </w:r>
          </w:p>
        </w:tc>
      </w:tr>
      <w:tr>
        <w:trPr>
          <w:trHeight w:val="620" w:hRule="atLeast"/>
        </w:trP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16.667 arrondi à</w:t>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16</w:t>
            </w:r>
          </w:p>
          <w:p w:rsidR="00000000" w:rsidDel="00000000" w:rsidP="00000000" w:rsidRDefault="00000000" w:rsidRPr="00000000">
            <w:pPr>
              <w:pBdr/>
              <w:spacing w:after="200" w:before="0" w:line="276" w:lineRule="auto"/>
              <w:ind w:left="0" w:firstLine="0"/>
              <w:contextualSpacing w:val="0"/>
              <w:rPr>
                <w:rFonts w:ascii="Calibri" w:cs="Calibri" w:eastAsia="Calibri" w:hAnsi="Calibri"/>
                <w:b w:val="0"/>
                <w:sz w:val="18"/>
                <w:szCs w:val="18"/>
              </w:rPr>
            </w:pPr>
            <w:r w:rsidDel="00000000" w:rsidR="00000000" w:rsidRPr="00000000">
              <w:rPr>
                <w:rtl w:val="0"/>
              </w:rPr>
            </w:r>
          </w:p>
        </w:tc>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18"/>
                <w:szCs w:val="18"/>
              </w:rPr>
            </w:pPr>
            <w:r w:rsidDel="00000000" w:rsidR="00000000" w:rsidRPr="00000000">
              <w:rPr>
                <w:rtl w:val="0"/>
              </w:rPr>
            </w:r>
          </w:p>
        </w:tc>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18"/>
                <w:szCs w:val="18"/>
              </w:rPr>
            </w:pPr>
            <w:r w:rsidDel="00000000" w:rsidR="00000000" w:rsidRPr="00000000">
              <w:rPr>
                <w:rtl w:val="0"/>
              </w:rPr>
            </w:r>
          </w:p>
        </w:tc>
        <w:tc>
          <w:tcPr>
            <w:vMerge w:val="continue"/>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tl w:val="0"/>
              </w:rPr>
            </w:r>
          </w:p>
          <w:p w:rsidR="00000000" w:rsidDel="00000000" w:rsidP="00000000" w:rsidRDefault="00000000" w:rsidRPr="00000000">
            <w:pPr>
              <w:pBdr/>
              <w:spacing w:after="200" w:before="0" w:line="276" w:lineRule="auto"/>
              <w:ind w:left="0" w:firstLine="0"/>
              <w:contextualSpacing w:val="0"/>
              <w:jc w:val="center"/>
              <w:rPr>
                <w:rFonts w:ascii="Calibri" w:cs="Calibri" w:eastAsia="Calibri" w:hAnsi="Calibri"/>
                <w:b w:val="0"/>
                <w:sz w:val="18"/>
                <w:szCs w:val="18"/>
              </w:rPr>
            </w:pPr>
            <w:r w:rsidDel="00000000" w:rsidR="00000000" w:rsidRPr="00000000">
              <w:rPr>
                <w:rtl w:val="0"/>
              </w:rPr>
            </w:r>
          </w:p>
          <w:p w:rsidR="00000000" w:rsidDel="00000000" w:rsidP="00000000" w:rsidRDefault="00000000" w:rsidRPr="00000000">
            <w:pPr>
              <w:pBdr/>
              <w:spacing w:after="200" w:before="0" w:line="276" w:lineRule="auto"/>
              <w:ind w:left="0" w:firstLine="0"/>
              <w:contextualSpacing w:val="0"/>
              <w:jc w:val="center"/>
              <w:rPr>
                <w:rFonts w:ascii="Calibri" w:cs="Calibri" w:eastAsia="Calibri" w:hAnsi="Calibri"/>
                <w:b w:val="0"/>
                <w:sz w:val="18"/>
                <w:szCs w:val="18"/>
              </w:rPr>
            </w:pP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rPr>
          <w:b w:val="1"/>
          <w:rtl w:val="0"/>
        </w:rPr>
        <w:t xml:space="preserve">Sur-allocation : </w:t>
      </w:r>
    </w:p>
    <w:p w:rsidR="00000000" w:rsidDel="00000000" w:rsidP="00000000" w:rsidRDefault="00000000" w:rsidRPr="00000000">
      <w:pPr>
        <w:pBdr/>
        <w:contextualSpacing w:val="0"/>
        <w:jc w:val="both"/>
        <w:rPr>
          <w:b w:val="1"/>
        </w:rPr>
      </w:pPr>
      <w:r w:rsidDel="00000000" w:rsidR="00000000" w:rsidRPr="00000000">
        <w:rPr>
          <w:b w:val="1"/>
          <w:rtl w:val="0"/>
        </w:rPr>
        <w:t xml:space="preserve">Il sera possible de sur-allouer à un client donné, à condition que l'utilisateur mette à jour d'abord la quantité calculée au niveau des exécutions clients avec le supplément de titre à allouer puis procéder à l'allocation manuelle.</w:t>
      </w:r>
    </w:p>
    <w:p w:rsidR="00000000" w:rsidDel="00000000" w:rsidP="00000000" w:rsidRDefault="00000000" w:rsidRPr="00000000">
      <w:pPr>
        <w:pBdr/>
        <w:contextualSpacing w:val="0"/>
        <w:jc w:val="both"/>
        <w:rPr>
          <w:b w:val="1"/>
        </w:rPr>
      </w:pPr>
      <w:r w:rsidDel="00000000" w:rsidR="00000000" w:rsidRPr="00000000">
        <w:rPr>
          <w:b w:val="1"/>
          <w:rtl w:val="0"/>
        </w:rPr>
        <w:t xml:space="preserve">Exemple décrit ci-dessus : Voici les étapes à faire :</w:t>
      </w:r>
    </w:p>
    <w:p w:rsidR="00000000" w:rsidDel="00000000" w:rsidP="00000000" w:rsidRDefault="00000000" w:rsidRPr="00000000">
      <w:pPr>
        <w:pBdr/>
        <w:contextualSpacing w:val="0"/>
        <w:jc w:val="both"/>
        <w:rPr>
          <w:b w:val="1"/>
        </w:rPr>
      </w:pPr>
      <w:r w:rsidDel="00000000" w:rsidR="00000000" w:rsidRPr="00000000">
        <w:rPr>
          <w:b w:val="1"/>
          <w:rtl w:val="0"/>
        </w:rPr>
        <w:t xml:space="preserve">Étape 1: L'utilisateur doit mettre à jour les exécutions calculées: 17 titres au lieu de 16=&gt; le suspens posté lors du calcul des exécutions sera mis à jour.</w:t>
      </w:r>
    </w:p>
    <w:p w:rsidR="00000000" w:rsidDel="00000000" w:rsidP="00000000" w:rsidRDefault="00000000" w:rsidRPr="00000000">
      <w:pPr>
        <w:pBdr/>
        <w:contextualSpacing w:val="0"/>
        <w:jc w:val="both"/>
        <w:rPr>
          <w:b w:val="1"/>
        </w:rPr>
      </w:pPr>
      <w:r w:rsidDel="00000000" w:rsidR="00000000" w:rsidRPr="00000000">
        <w:rPr>
          <w:b w:val="1"/>
          <w:rtl w:val="0"/>
        </w:rPr>
        <w:t xml:space="preserve">Étape 2 : allouer manuellement au client  17 titres. =&gt; Impact du suspens de 17 : la position sera mise à jour : entrée de 17 titres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Style w:val="Heading3"/>
        <w:numPr>
          <w:ilvl w:val="2"/>
          <w:numId w:val="16"/>
        </w:numPr>
        <w:pBdr/>
        <w:rPr/>
      </w:pPr>
      <w:bookmarkStart w:colFirst="0" w:colLast="0" w:name="_4bvk7pj" w:id="63"/>
      <w:bookmarkEnd w:id="63"/>
      <w:r w:rsidDel="00000000" w:rsidR="00000000" w:rsidRPr="00000000">
        <w:rPr>
          <w:rtl w:val="0"/>
        </w:rPr>
        <w:t xml:space="preserve">Paiement Espèces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Dés la création du paiement espèces (manuellement ou automatiquement), un processus de réconciliation est déclenché.</w:t>
      </w:r>
    </w:p>
    <w:p w:rsidR="00000000" w:rsidDel="00000000" w:rsidP="00000000" w:rsidRDefault="00000000" w:rsidRPr="00000000">
      <w:pPr>
        <w:pBdr/>
        <w:contextualSpacing w:val="0"/>
        <w:jc w:val="both"/>
        <w:rPr/>
      </w:pPr>
      <w:r w:rsidDel="00000000" w:rsidR="00000000" w:rsidRPr="00000000">
        <w:rPr>
          <w:rtl w:val="0"/>
        </w:rPr>
        <w:t xml:space="preserve">Si la réconciliation est totale, c.à.d. le montant reçu correspond exactement au montant prévisionnel calculé dans les exécutions Marché, un processus d’allocation sera déclenché mais En attente de validation par l’utilisateur.</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L’utilisateur aura la main d’allouer le paiement réconcilié aux clients éligibles soit au prorata de leur position soit par un choix prioritaire pour certain clients.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u w:val="single"/>
        </w:rPr>
      </w:pPr>
      <w:r w:rsidDel="00000000" w:rsidR="00000000" w:rsidRPr="00000000">
        <w:rPr>
          <w:b w:val="1"/>
          <w:u w:val="single"/>
          <w:rtl w:val="0"/>
        </w:rPr>
        <w:t xml:space="preserve">N.B.</w:t>
      </w:r>
    </w:p>
    <w:p w:rsidR="00000000" w:rsidDel="00000000" w:rsidP="00000000" w:rsidRDefault="00000000" w:rsidRPr="00000000">
      <w:pPr>
        <w:pBdr/>
        <w:contextualSpacing w:val="0"/>
        <w:jc w:val="both"/>
        <w:rPr/>
      </w:pPr>
      <w:r w:rsidDel="00000000" w:rsidR="00000000" w:rsidRPr="00000000">
        <w:rPr>
          <w:rtl w:val="0"/>
        </w:rPr>
        <w:t xml:space="preserve">Chaque client doit avoir un compte espèce dans la devise de l’annonce.  Dans le cas où le client n’a pas de compte espèce dans la devise du paiement, une opération de FX sera créée sur son compte en MAD, le paiement du client sera bloqué jusqu’à mise à jour manuelle du taux de change.</w:t>
      </w:r>
    </w:p>
    <w:p w:rsidR="00000000" w:rsidDel="00000000" w:rsidP="00000000" w:rsidRDefault="00000000" w:rsidRPr="00000000">
      <w:pPr>
        <w:pBdr/>
        <w:contextualSpacing w:val="0"/>
        <w:jc w:val="both"/>
        <w:rPr/>
      </w:pPr>
      <w:r w:rsidDel="00000000" w:rsidR="00000000" w:rsidRPr="00000000">
        <w:rPr>
          <w:rtl w:val="0"/>
        </w:rPr>
        <w:t xml:space="preserve">Le paiement reçu du dépositaire doit être dans la devise de l’annonce.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Style w:val="Heading4"/>
        <w:numPr>
          <w:ilvl w:val="3"/>
          <w:numId w:val="16"/>
        </w:numPr>
        <w:pBdr/>
        <w:rPr/>
      </w:pPr>
      <w:r w:rsidDel="00000000" w:rsidR="00000000" w:rsidRPr="00000000">
        <w:rPr>
          <w:rtl w:val="0"/>
        </w:rPr>
        <w:t xml:space="preserve">Cycle de vie de traitement des paiements espèces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92194" cy="6875597"/>
            <wp:effectExtent b="0" l="0" r="0" t="0"/>
            <wp:docPr id="54" name="image120.png"/>
            <a:graphic>
              <a:graphicData uri="http://schemas.openxmlformats.org/drawingml/2006/picture">
                <pic:pic>
                  <pic:nvPicPr>
                    <pic:cNvPr id="0" name="image120.png"/>
                    <pic:cNvPicPr preferRelativeResize="0"/>
                  </pic:nvPicPr>
                  <pic:blipFill>
                    <a:blip r:embed="rId32"/>
                    <a:srcRect b="0" l="0" r="0" t="0"/>
                    <a:stretch>
                      <a:fillRect/>
                    </a:stretch>
                  </pic:blipFill>
                  <pic:spPr>
                    <a:xfrm>
                      <a:off x="0" y="0"/>
                      <a:ext cx="5792194" cy="6875597"/>
                    </a:xfrm>
                    <a:prstGeom prst="rect"/>
                    <a:ln/>
                  </pic:spPr>
                </pic:pic>
              </a:graphicData>
            </a:graphic>
          </wp:inline>
        </w:drawing>
      </w:r>
      <w:r w:rsidDel="00000000" w:rsidR="00000000" w:rsidRPr="00000000">
        <w:rPr>
          <w:rtl w:val="0"/>
        </w:rPr>
      </w:r>
    </w:p>
    <w:p w:rsidR="00000000" w:rsidDel="00000000" w:rsidP="00000000" w:rsidRDefault="00000000" w:rsidRPr="00000000">
      <w:pPr>
        <w:pStyle w:val="Heading4"/>
        <w:numPr>
          <w:ilvl w:val="3"/>
          <w:numId w:val="16"/>
        </w:numPr>
        <w:pBdr/>
        <w:rPr/>
      </w:pPr>
      <w:r w:rsidDel="00000000" w:rsidR="00000000" w:rsidRPr="00000000">
        <w:rPr>
          <w:rtl w:val="0"/>
        </w:rPr>
        <w:t xml:space="preserve">Paiement espèces en Net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Pour le Marché  étranger,  les paiements en espèces sont reçus en </w:t>
      </w:r>
      <w:r w:rsidDel="00000000" w:rsidR="00000000" w:rsidRPr="00000000">
        <w:rPr>
          <w:b w:val="1"/>
          <w:rtl w:val="0"/>
        </w:rPr>
        <w:t xml:space="preserve">Net</w:t>
      </w:r>
      <w:r w:rsidDel="00000000" w:rsidR="00000000" w:rsidRPr="00000000">
        <w:rPr>
          <w:rtl w:val="0"/>
        </w:rPr>
        <w:t xml:space="preserve">, la taxe est retenue chez le dépositaire.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 taxe ne sera pas calculée pour les paiements sur titres étrangers, les montants calculés dans les paiements prévisionnels dans Megacor sont en Brut.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23"/>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Une alerte pour non réconciliation sera générée pour les paiements en espèces reçu en Net.</w:t>
      </w:r>
    </w:p>
    <w:p w:rsidR="00000000" w:rsidDel="00000000" w:rsidP="00000000" w:rsidRDefault="00000000" w:rsidRPr="00000000">
      <w:pPr>
        <w:pBdr/>
        <w:contextualSpacing w:val="0"/>
        <w:jc w:val="both"/>
        <w:rPr/>
      </w:pPr>
      <w:r w:rsidDel="00000000" w:rsidR="00000000" w:rsidRPr="00000000">
        <w:rPr>
          <w:rtl w:val="0"/>
        </w:rPr>
        <w:t xml:space="preserve">L’utilisateur après vérification de l’écart et du taux de la taxe qui a été appliqué, aura la main de forcer la réconciliation et procéder à l’allocation manuelle.</w:t>
      </w:r>
    </w:p>
    <w:p w:rsidR="00000000" w:rsidDel="00000000" w:rsidP="00000000" w:rsidRDefault="00000000" w:rsidRPr="00000000">
      <w:pPr>
        <w:pStyle w:val="Heading4"/>
        <w:numPr>
          <w:ilvl w:val="3"/>
          <w:numId w:val="16"/>
        </w:numPr>
        <w:pBdr/>
        <w:rPr/>
      </w:pPr>
      <w:r w:rsidDel="00000000" w:rsidR="00000000" w:rsidRPr="00000000">
        <w:rPr>
          <w:rtl w:val="0"/>
        </w:rPr>
        <w:t xml:space="preserve">Validation des paiements espèces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L’impact du compte client espèce est sujet à validation (débit ou crédit).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 validation concerne le postage ou le non postage de CRO, pour optimiser le STP, un SLA va être ajouté pour décider de poster ou pas de CRO.</w:t>
      </w:r>
    </w:p>
    <w:p w:rsidR="00000000" w:rsidDel="00000000" w:rsidP="00000000" w:rsidRDefault="00000000" w:rsidRPr="00000000">
      <w:pPr>
        <w:pBdr/>
        <w:contextualSpacing w:val="0"/>
        <w:jc w:val="both"/>
        <w:rPr/>
      </w:pPr>
      <w:r w:rsidDel="00000000" w:rsidR="00000000" w:rsidRPr="00000000">
        <w:rPr>
          <w:rtl w:val="0"/>
        </w:rPr>
      </w:r>
    </w:p>
    <w:tbl>
      <w:tblPr>
        <w:tblStyle w:val="Table29"/>
        <w:bidiVisual w:val="0"/>
        <w:tblW w:w="9720.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7"/>
        <w:gridCol w:w="7053"/>
        <w:tblGridChange w:id="0">
          <w:tblGrid>
            <w:gridCol w:w="2667"/>
            <w:gridCol w:w="7053"/>
          </w:tblGrid>
        </w:tblGridChange>
      </w:tblGrid>
      <w:tr>
        <w:trPr>
          <w:trHeight w:val="360" w:hRule="atLeast"/>
        </w:trPr>
        <w:tc>
          <w:tcPr>
            <w:gridSpan w:val="2"/>
          </w:tcPr>
          <w:p w:rsidR="00000000" w:rsidDel="00000000" w:rsidP="00000000" w:rsidRDefault="00000000" w:rsidRPr="00000000">
            <w:pPr>
              <w:pBdr/>
              <w:ind w:left="-27" w:firstLine="0"/>
              <w:contextualSpacing w:val="0"/>
              <w:jc w:val="center"/>
              <w:rPr>
                <w:b w:val="1"/>
              </w:rPr>
            </w:pPr>
            <w:r w:rsidDel="00000000" w:rsidR="00000000" w:rsidRPr="00000000">
              <w:rPr>
                <w:b w:val="1"/>
                <w:rtl w:val="0"/>
              </w:rPr>
              <w:t xml:space="preserve">SLA Postage CRO</w:t>
            </w:r>
          </w:p>
        </w:tc>
      </w:tr>
      <w:tr>
        <w:trPr>
          <w:trHeight w:val="60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Contexte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Structure commerciale (compte titre client, client, groupe de client)</w:t>
            </w:r>
          </w:p>
          <w:p w:rsidR="00000000" w:rsidDel="00000000" w:rsidP="00000000" w:rsidRDefault="00000000" w:rsidRPr="00000000">
            <w:pPr>
              <w:pBdr/>
              <w:contextualSpacing w:val="0"/>
              <w:rPr>
                <w:sz w:val="20"/>
                <w:szCs w:val="20"/>
              </w:rPr>
            </w:pPr>
            <w:r w:rsidDel="00000000" w:rsidR="00000000" w:rsidRPr="00000000">
              <w:rPr>
                <w:rtl w:val="0"/>
              </w:rPr>
            </w:r>
          </w:p>
        </w:tc>
      </w:tr>
      <w:tr>
        <w:trPr>
          <w:trHeight w:val="40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Résultat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Décision :</w:t>
            </w:r>
          </w:p>
          <w:p w:rsidR="00000000" w:rsidDel="00000000" w:rsidP="00000000" w:rsidRDefault="00000000" w:rsidRPr="00000000">
            <w:pPr>
              <w:numPr>
                <w:ilvl w:val="0"/>
                <w:numId w:val="39"/>
              </w:numPr>
              <w:pBdr/>
              <w:spacing w:after="0" w:before="0" w:line="276" w:lineRule="auto"/>
              <w:ind w:left="720" w:hanging="360"/>
              <w:contextualSpacing w:val="1"/>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Poster des CRO sans validation</w:t>
            </w:r>
          </w:p>
          <w:p w:rsidR="00000000" w:rsidDel="00000000" w:rsidP="00000000" w:rsidRDefault="00000000" w:rsidRPr="00000000">
            <w:pPr>
              <w:numPr>
                <w:ilvl w:val="0"/>
                <w:numId w:val="39"/>
              </w:numPr>
              <w:pBdr/>
              <w:spacing w:after="0" w:before="0" w:line="276" w:lineRule="auto"/>
              <w:ind w:left="720" w:hanging="360"/>
              <w:contextualSpacing w:val="1"/>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Ne pas poster des CRO</w:t>
            </w:r>
          </w:p>
          <w:p w:rsidR="00000000" w:rsidDel="00000000" w:rsidP="00000000" w:rsidRDefault="00000000" w:rsidRPr="00000000">
            <w:pPr>
              <w:numPr>
                <w:ilvl w:val="0"/>
                <w:numId w:val="39"/>
              </w:numPr>
              <w:pBdr/>
              <w:spacing w:after="0" w:before="0" w:line="276" w:lineRule="auto"/>
              <w:ind w:left="720" w:hanging="360"/>
              <w:contextualSpacing w:val="1"/>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Validation requise pour poster des CRO</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32"/>
        </w:numPr>
        <w:pBdr/>
        <w:spacing w:after="0" w:before="0" w:line="276" w:lineRule="auto"/>
        <w:ind w:left="426" w:hanging="360"/>
        <w:contextualSpacing w:val="1"/>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Si le résultat du SLA est « Poster des CRO sans Validation » : </w:t>
      </w:r>
    </w:p>
    <w:p w:rsidR="00000000" w:rsidDel="00000000" w:rsidP="00000000" w:rsidRDefault="00000000" w:rsidRPr="00000000">
      <w:pPr>
        <w:numPr>
          <w:ilvl w:val="0"/>
          <w:numId w:val="23"/>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Le paiement espèces sera créé directement après l’allocation sans aucune validation manuelle.</w:t>
      </w:r>
    </w:p>
    <w:p w:rsidR="00000000" w:rsidDel="00000000" w:rsidP="00000000" w:rsidRDefault="00000000" w:rsidRPr="00000000">
      <w:pPr>
        <w:numPr>
          <w:ilvl w:val="0"/>
          <w:numId w:val="23"/>
        </w:numPr>
        <w:pBdr/>
        <w:spacing w:after="20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CRO doit être générés au système Cash externe (système bancaire) : interface par web service</w:t>
      </w:r>
      <w:r w:rsidDel="00000000" w:rsidR="00000000" w:rsidRPr="00000000">
        <w:rPr>
          <w:rtl w:val="0"/>
        </w:rPr>
      </w:r>
    </w:p>
    <w:p w:rsidR="00000000" w:rsidDel="00000000" w:rsidP="00000000" w:rsidRDefault="00000000" w:rsidRPr="00000000">
      <w:pPr>
        <w:numPr>
          <w:ilvl w:val="0"/>
          <w:numId w:val="23"/>
        </w:numPr>
        <w:pBdr/>
        <w:spacing w:after="20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Schémas comptables doit être générés à  MegaAccouting </w:t>
      </w:r>
      <w:r w:rsidDel="00000000" w:rsidR="00000000" w:rsidRPr="00000000">
        <w:rPr>
          <w:rtl w:val="0"/>
        </w:rPr>
      </w:r>
    </w:p>
    <w:p w:rsidR="00000000" w:rsidDel="00000000" w:rsidP="00000000" w:rsidRDefault="00000000" w:rsidRPr="00000000">
      <w:pPr>
        <w:numPr>
          <w:ilvl w:val="0"/>
          <w:numId w:val="23"/>
        </w:numPr>
        <w:pBdr/>
        <w:spacing w:after="20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Confirmation de paiement doit être  envoyée au client  via 566 ou rapport </w:t>
      </w:r>
      <w:r w:rsidDel="00000000" w:rsidR="00000000" w:rsidRPr="00000000">
        <w:rPr>
          <w:rtl w:val="0"/>
        </w:rPr>
      </w:r>
    </w:p>
    <w:p w:rsidR="00000000" w:rsidDel="00000000" w:rsidP="00000000" w:rsidRDefault="00000000" w:rsidRPr="00000000">
      <w:pPr>
        <w:pBdr/>
        <w:spacing w:after="200" w:before="0" w:line="276" w:lineRule="auto"/>
        <w:ind w:left="720" w:firstLine="0"/>
        <w:contextualSpacing w:val="0"/>
        <w:rPr/>
      </w:pPr>
      <w:r w:rsidDel="00000000" w:rsidR="00000000" w:rsidRPr="00000000">
        <w:rPr>
          <w:rtl w:val="0"/>
        </w:rPr>
      </w:r>
    </w:p>
    <w:p w:rsidR="00000000" w:rsidDel="00000000" w:rsidP="00000000" w:rsidRDefault="00000000" w:rsidRPr="00000000">
      <w:pPr>
        <w:numPr>
          <w:ilvl w:val="0"/>
          <w:numId w:val="32"/>
        </w:numPr>
        <w:pBdr/>
        <w:spacing w:after="0" w:before="0" w:line="276" w:lineRule="auto"/>
        <w:ind w:left="426" w:hanging="360"/>
        <w:contextualSpacing w:val="1"/>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Si le résultat du SLA est « Ne pas poster des CRO» : </w:t>
      </w:r>
    </w:p>
    <w:p w:rsidR="00000000" w:rsidDel="00000000" w:rsidP="00000000" w:rsidRDefault="00000000" w:rsidRPr="00000000">
      <w:pPr>
        <w:numPr>
          <w:ilvl w:val="0"/>
          <w:numId w:val="23"/>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Le paiement espèces sera créé directement après l’allocation sans aucune validation manuelle.</w:t>
      </w:r>
    </w:p>
    <w:p w:rsidR="00000000" w:rsidDel="00000000" w:rsidP="00000000" w:rsidRDefault="00000000" w:rsidRPr="00000000">
      <w:pPr>
        <w:numPr>
          <w:ilvl w:val="0"/>
          <w:numId w:val="23"/>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Il n’y aura pas postage de CRO ni d’écriture comptable.</w:t>
      </w:r>
      <w:r w:rsidDel="00000000" w:rsidR="00000000" w:rsidRPr="00000000">
        <w:rPr>
          <w:rtl w:val="0"/>
        </w:rPr>
      </w:r>
    </w:p>
    <w:p w:rsidR="00000000" w:rsidDel="00000000" w:rsidP="00000000" w:rsidRDefault="00000000" w:rsidRPr="00000000">
      <w:pPr>
        <w:numPr>
          <w:ilvl w:val="0"/>
          <w:numId w:val="23"/>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Confirmation de paiement doit être  envoyée au client  via 566 ou rapport </w:t>
      </w: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32"/>
        </w:numPr>
        <w:pBdr/>
        <w:spacing w:after="0" w:before="0" w:line="276" w:lineRule="auto"/>
        <w:ind w:left="426" w:hanging="360"/>
        <w:contextualSpacing w:val="1"/>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Si le résultat du SLA est « Validation requise pour poster des CRO» : </w:t>
      </w:r>
    </w:p>
    <w:p w:rsidR="00000000" w:rsidDel="00000000" w:rsidP="00000000" w:rsidRDefault="00000000" w:rsidRPr="00000000">
      <w:pPr>
        <w:numPr>
          <w:ilvl w:val="0"/>
          <w:numId w:val="23"/>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Le paiement espèces sera créé après l’allocation dans un statut «en attente de validation»</w:t>
      </w:r>
    </w:p>
    <w:p w:rsidR="00000000" w:rsidDel="00000000" w:rsidP="00000000" w:rsidRDefault="00000000" w:rsidRPr="00000000">
      <w:pPr>
        <w:numPr>
          <w:ilvl w:val="0"/>
          <w:numId w:val="23"/>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L’utilisateur aura le choix entre : valider le paiement sans poster des CRO (traitement 2) ou valider le paiement et Poster des CRO (traitement 1).</w:t>
      </w:r>
    </w:p>
    <w:p w:rsidR="00000000" w:rsidDel="00000000" w:rsidP="00000000" w:rsidRDefault="00000000" w:rsidRPr="00000000">
      <w:pPr>
        <w:pBdr/>
        <w:spacing w:after="240" w:before="240" w:line="240" w:lineRule="auto"/>
        <w:ind w:right="142"/>
        <w:contextualSpacing w:val="0"/>
        <w:jc w:val="both"/>
        <w:rPr>
          <w:b w:val="1"/>
        </w:rPr>
      </w:pPr>
      <w:r w:rsidDel="00000000" w:rsidR="00000000" w:rsidRPr="00000000">
        <w:rPr>
          <w:b w:val="1"/>
          <w:rtl w:val="0"/>
        </w:rPr>
        <w:t xml:space="preserve">C’est à l’utilisateur du back-office de valider les paiements sur les comptes espèces, il n’y aura pas d’intervention de l’agence, l’activité des OST pour le marché étranger est centralisée.</w:t>
      </w:r>
    </w:p>
    <w:p w:rsidR="00000000" w:rsidDel="00000000" w:rsidP="00000000" w:rsidRDefault="00000000" w:rsidRPr="00000000">
      <w:pPr>
        <w:pBdr/>
        <w:spacing w:after="200" w:lineRule="auto"/>
        <w:contextualSpacing w:val="0"/>
        <w:rPr/>
      </w:pPr>
      <w:r w:rsidDel="00000000" w:rsidR="00000000" w:rsidRPr="00000000">
        <w:rPr>
          <w:b w:val="1"/>
          <w:rtl w:val="0"/>
        </w:rPr>
        <w:t xml:space="preserve">N.B</w:t>
      </w:r>
      <w:r w:rsidDel="00000000" w:rsidR="00000000" w:rsidRPr="00000000">
        <w:rPr>
          <w:rtl w:val="0"/>
        </w:rPr>
        <w:t xml:space="preserve">. Les schémas comptables seront définis dans un document à part.</w:t>
      </w:r>
    </w:p>
    <w:p w:rsidR="00000000" w:rsidDel="00000000" w:rsidP="00000000" w:rsidRDefault="00000000" w:rsidRPr="00000000">
      <w:pPr>
        <w:pStyle w:val="Heading4"/>
        <w:numPr>
          <w:ilvl w:val="3"/>
          <w:numId w:val="16"/>
        </w:numPr>
        <w:pBdr/>
        <w:rPr/>
      </w:pPr>
      <w:r w:rsidDel="00000000" w:rsidR="00000000" w:rsidRPr="00000000">
        <w:rPr>
          <w:rtl w:val="0"/>
        </w:rPr>
        <w:t xml:space="preserve">Opération de FX.</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Dans le cas où le client n’a pas de compte dans la devise du paiement,  une opération de FX sera créée sur son compte en MAD et le paiement client sera bloqué en attente du taux de change.</w:t>
      </w:r>
    </w:p>
    <w:p w:rsidR="00000000" w:rsidDel="00000000" w:rsidP="00000000" w:rsidRDefault="00000000" w:rsidRPr="00000000">
      <w:pPr>
        <w:pBdr/>
        <w:contextualSpacing w:val="0"/>
        <w:rPr/>
      </w:pPr>
      <w:r w:rsidDel="00000000" w:rsidR="00000000" w:rsidRPr="00000000">
        <w:rPr>
          <w:rtl w:val="0"/>
        </w:rPr>
        <w:t xml:space="preserve">Une fois l’utilisateur renseigne  le taux de change manuellement au niveau du paiement bloqué, les montants seront calculés et le statut du paiement passe à la validation de la génération de CRO.</w:t>
      </w:r>
    </w:p>
    <w:p w:rsidR="00000000" w:rsidDel="00000000" w:rsidP="00000000" w:rsidRDefault="00000000" w:rsidRPr="00000000">
      <w:pPr>
        <w:keepNext w:val="1"/>
        <w:keepLines w:val="1"/>
        <w:numPr>
          <w:ilvl w:val="2"/>
          <w:numId w:val="16"/>
        </w:numPr>
        <w:pBdr/>
        <w:spacing w:after="0" w:before="200" w:line="276" w:lineRule="auto"/>
        <w:ind w:left="720" w:hanging="720"/>
        <w:jc w:val="both"/>
        <w:rPr/>
      </w:pPr>
      <w:bookmarkStart w:colFirst="0" w:colLast="0" w:name="_2r0uhxc" w:id="64"/>
      <w:bookmarkEnd w:id="64"/>
      <w:r w:rsidDel="00000000" w:rsidR="00000000" w:rsidRPr="00000000">
        <w:rPr>
          <w:rFonts w:ascii="Calibri" w:cs="Calibri" w:eastAsia="Calibri" w:hAnsi="Calibri"/>
          <w:b w:val="1"/>
          <w:sz w:val="24"/>
          <w:szCs w:val="24"/>
          <w:rtl w:val="0"/>
        </w:rPr>
        <w:t xml:space="preserve">Règles de réconciliation</w:t>
      </w: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Pour la réconciliation de la position Marché, le système rapproche automatiquement les exécutions liées à une même OST, se basant sur les règles suivantes :</w:t>
      </w:r>
    </w:p>
    <w:p w:rsidR="00000000" w:rsidDel="00000000" w:rsidP="00000000" w:rsidRDefault="00000000" w:rsidRPr="00000000">
      <w:pPr>
        <w:numPr>
          <w:ilvl w:val="0"/>
          <w:numId w:val="13"/>
        </w:numPr>
        <w:pBdr/>
        <w:spacing w:before="60" w:line="240" w:lineRule="auto"/>
        <w:ind w:left="720" w:hanging="360"/>
        <w:jc w:val="both"/>
        <w:rPr/>
      </w:pPr>
      <w:r w:rsidDel="00000000" w:rsidR="00000000" w:rsidRPr="00000000">
        <w:rPr>
          <w:rtl w:val="0"/>
        </w:rPr>
        <w:t xml:space="preserve">Compte Nostro</w:t>
      </w:r>
    </w:p>
    <w:p w:rsidR="00000000" w:rsidDel="00000000" w:rsidP="00000000" w:rsidRDefault="00000000" w:rsidRPr="00000000">
      <w:pPr>
        <w:numPr>
          <w:ilvl w:val="0"/>
          <w:numId w:val="13"/>
        </w:numPr>
        <w:pBdr/>
        <w:spacing w:before="60" w:line="240" w:lineRule="auto"/>
        <w:ind w:left="720" w:hanging="360"/>
        <w:jc w:val="both"/>
        <w:rPr/>
      </w:pPr>
      <w:r w:rsidDel="00000000" w:rsidR="00000000" w:rsidRPr="00000000">
        <w:rPr>
          <w:rtl w:val="0"/>
        </w:rPr>
        <w:t xml:space="preserve">Le sens de l’opération</w:t>
      </w:r>
    </w:p>
    <w:p w:rsidR="00000000" w:rsidDel="00000000" w:rsidP="00000000" w:rsidRDefault="00000000" w:rsidRPr="00000000">
      <w:pPr>
        <w:numPr>
          <w:ilvl w:val="0"/>
          <w:numId w:val="13"/>
        </w:numPr>
        <w:pBdr/>
        <w:spacing w:before="60" w:line="240" w:lineRule="auto"/>
        <w:ind w:left="720" w:hanging="360"/>
        <w:jc w:val="both"/>
        <w:rPr/>
      </w:pPr>
      <w:r w:rsidDel="00000000" w:rsidR="00000000" w:rsidRPr="00000000">
        <w:rPr>
          <w:rtl w:val="0"/>
        </w:rPr>
        <w:t xml:space="preserve">Titre en entrée ou en sortie selon le cas</w:t>
      </w:r>
    </w:p>
    <w:p w:rsidR="00000000" w:rsidDel="00000000" w:rsidP="00000000" w:rsidRDefault="00000000" w:rsidRPr="00000000">
      <w:pPr>
        <w:numPr>
          <w:ilvl w:val="0"/>
          <w:numId w:val="13"/>
        </w:numPr>
        <w:pBdr/>
        <w:spacing w:before="60" w:line="240" w:lineRule="auto"/>
        <w:ind w:left="720" w:hanging="360"/>
        <w:jc w:val="both"/>
        <w:rPr/>
      </w:pPr>
      <w:r w:rsidDel="00000000" w:rsidR="00000000" w:rsidRPr="00000000">
        <w:rPr>
          <w:rtl w:val="0"/>
        </w:rPr>
        <w:t xml:space="preserve">La devise pour les paiements en espèce</w:t>
      </w:r>
    </w:p>
    <w:p w:rsidR="00000000" w:rsidDel="00000000" w:rsidP="00000000" w:rsidRDefault="00000000" w:rsidRPr="00000000">
      <w:pPr>
        <w:numPr>
          <w:ilvl w:val="0"/>
          <w:numId w:val="13"/>
        </w:numPr>
        <w:pBdr/>
        <w:spacing w:before="60" w:line="240" w:lineRule="auto"/>
        <w:ind w:left="720" w:hanging="360"/>
        <w:jc w:val="both"/>
        <w:rPr/>
      </w:pPr>
      <w:r w:rsidDel="00000000" w:rsidR="00000000" w:rsidRPr="00000000">
        <w:rPr>
          <w:rtl w:val="0"/>
        </w:rPr>
        <w:t xml:space="preserve">Nature de la position</w:t>
      </w:r>
    </w:p>
    <w:p w:rsidR="00000000" w:rsidDel="00000000" w:rsidP="00000000" w:rsidRDefault="00000000" w:rsidRPr="00000000">
      <w:pPr>
        <w:pBdr/>
        <w:spacing w:before="60" w:line="240" w:lineRule="auto"/>
        <w:ind w:left="720" w:firstLine="0"/>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N.B. La Réconciliation manuelle se fait séparément pour les paiements en titre et les paiements en espèce.</w:t>
      </w:r>
    </w:p>
    <w:p w:rsidR="00000000" w:rsidDel="00000000" w:rsidP="00000000" w:rsidRDefault="00000000" w:rsidRPr="00000000">
      <w:pPr>
        <w:pBdr/>
        <w:spacing w:line="240" w:lineRule="auto"/>
        <w:contextualSpacing w:val="0"/>
        <w:rPr>
          <w:b w:val="1"/>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Le critère origine = claim doit être pris en compte lors de la réconciliation et l’allocation :</w:t>
      </w:r>
    </w:p>
    <w:p w:rsidR="00000000" w:rsidDel="00000000" w:rsidP="00000000" w:rsidRDefault="00000000" w:rsidRPr="00000000">
      <w:pPr>
        <w:pBdr/>
        <w:contextualSpacing w:val="0"/>
        <w:jc w:val="both"/>
        <w:rPr>
          <w:color w:val="ff0000"/>
        </w:rPr>
      </w:pPr>
      <w:r w:rsidDel="00000000" w:rsidR="00000000" w:rsidRPr="00000000">
        <w:rPr>
          <w:rtl w:val="0"/>
        </w:rPr>
        <w:t xml:space="preserve">Euroclear précise  le tag : ADDB/CLAI dans les swift de paiement de market claim, voir ANNEXES pou</w:t>
      </w:r>
      <w:hyperlink w:anchor="_qbtyoq">
        <w:r w:rsidDel="00000000" w:rsidR="00000000" w:rsidRPr="00000000">
          <w:rPr>
            <w:rtl w:val="0"/>
          </w:rPr>
          <w:t xml:space="preserve">r</w:t>
        </w:r>
      </w:hyperlink>
      <w:hyperlink w:anchor="_qbtyoq">
        <w:r w:rsidDel="00000000" w:rsidR="00000000" w:rsidRPr="00000000">
          <w:rPr>
            <w:color w:val="ff0000"/>
            <w:rtl w:val="0"/>
          </w:rPr>
          <w:t xml:space="preserve"> </w:t>
        </w:r>
      </w:hyperlink>
      <w:hyperlink w:anchor="_qbtyoq">
        <w:r w:rsidDel="00000000" w:rsidR="00000000" w:rsidRPr="00000000">
          <w:rPr>
            <w:color w:val="0000ff"/>
            <w:u w:val="single"/>
            <w:rtl w:val="0"/>
          </w:rPr>
          <w:t xml:space="preserve">l’exemple de MT566 Market Claim</w:t>
        </w:r>
      </w:hyperlink>
      <w:hyperlink r:id="rId33">
        <w:r w:rsidDel="00000000" w:rsidR="00000000" w:rsidRPr="00000000">
          <w:rPr>
            <w:color w:val="0000ff"/>
            <w:u w:val="single"/>
            <w:rtl w:val="0"/>
          </w:rPr>
          <w:t xml:space="preserve">.</w:t>
        </w:r>
      </w:hyperlink>
      <w:hyperlink r:id="rId34">
        <w:r w:rsidDel="00000000" w:rsidR="00000000" w:rsidRPr="00000000">
          <w:rPr>
            <w:rtl w:val="0"/>
          </w:rPr>
        </w:r>
      </w:hyperlink>
    </w:p>
    <w:p w:rsidR="00000000" w:rsidDel="00000000" w:rsidP="00000000" w:rsidRDefault="00000000" w:rsidRPr="00000000">
      <w:pPr>
        <w:pBdr/>
        <w:spacing w:before="60" w:line="240" w:lineRule="auto"/>
        <w:contextualSpacing w:val="0"/>
        <w:jc w:val="both"/>
        <w:rPr/>
      </w:pPr>
      <w:r w:rsidDel="00000000" w:rsidR="00000000" w:rsidRPr="00000000">
        <w:rPr>
          <w:rtl w:val="0"/>
        </w:rPr>
        <w:t xml:space="preserve">I</w:t>
      </w:r>
    </w:p>
    <w:p w:rsidR="00000000" w:rsidDel="00000000" w:rsidP="00000000" w:rsidRDefault="00000000" w:rsidRPr="00000000">
      <w:pPr>
        <w:pBdr/>
        <w:contextualSpacing w:val="0"/>
        <w:rPr/>
      </w:pPr>
      <w:r w:rsidDel="00000000" w:rsidR="00000000" w:rsidRPr="00000000">
        <w:rPr>
          <w:rtl w:val="0"/>
        </w:rPr>
        <w:t xml:space="preserve">Pour la réconciliation du paiement Marché  avec les exécutions clients, le système se base sur les règles suivantes :</w:t>
      </w:r>
    </w:p>
    <w:p w:rsidR="00000000" w:rsidDel="00000000" w:rsidP="00000000" w:rsidRDefault="00000000" w:rsidRPr="00000000">
      <w:pPr>
        <w:numPr>
          <w:ilvl w:val="0"/>
          <w:numId w:val="13"/>
        </w:numPr>
        <w:pBdr/>
        <w:spacing w:before="60" w:line="240" w:lineRule="auto"/>
        <w:ind w:left="720" w:hanging="360"/>
        <w:jc w:val="both"/>
        <w:rPr/>
      </w:pPr>
      <w:r w:rsidDel="00000000" w:rsidR="00000000" w:rsidRPr="00000000">
        <w:rPr>
          <w:rtl w:val="0"/>
        </w:rPr>
        <w:t xml:space="preserve">Le sens de l’opération</w:t>
      </w:r>
    </w:p>
    <w:p w:rsidR="00000000" w:rsidDel="00000000" w:rsidP="00000000" w:rsidRDefault="00000000" w:rsidRPr="00000000">
      <w:pPr>
        <w:numPr>
          <w:ilvl w:val="0"/>
          <w:numId w:val="13"/>
        </w:numPr>
        <w:pBdr/>
        <w:spacing w:before="60" w:line="240" w:lineRule="auto"/>
        <w:ind w:left="720" w:hanging="360"/>
        <w:jc w:val="both"/>
        <w:rPr/>
      </w:pPr>
      <w:r w:rsidDel="00000000" w:rsidR="00000000" w:rsidRPr="00000000">
        <w:rPr>
          <w:rtl w:val="0"/>
        </w:rPr>
        <w:t xml:space="preserve">Titre en entrée ou en sortie selon le cas</w:t>
      </w:r>
    </w:p>
    <w:p w:rsidR="00000000" w:rsidDel="00000000" w:rsidP="00000000" w:rsidRDefault="00000000" w:rsidRPr="00000000">
      <w:pPr>
        <w:numPr>
          <w:ilvl w:val="0"/>
          <w:numId w:val="13"/>
        </w:numPr>
        <w:pBdr/>
        <w:spacing w:before="60" w:line="240" w:lineRule="auto"/>
        <w:ind w:left="720" w:hanging="360"/>
        <w:jc w:val="both"/>
        <w:rPr/>
      </w:pPr>
      <w:r w:rsidDel="00000000" w:rsidR="00000000" w:rsidRPr="00000000">
        <w:rPr>
          <w:rtl w:val="0"/>
        </w:rPr>
        <w:t xml:space="preserve">La devise pour les paiements en espèce</w:t>
      </w:r>
    </w:p>
    <w:p w:rsidR="00000000" w:rsidDel="00000000" w:rsidP="00000000" w:rsidRDefault="00000000" w:rsidRPr="00000000">
      <w:pPr>
        <w:numPr>
          <w:ilvl w:val="0"/>
          <w:numId w:val="13"/>
        </w:numPr>
        <w:pBdr/>
        <w:spacing w:before="60" w:line="240" w:lineRule="auto"/>
        <w:ind w:left="720" w:hanging="360"/>
        <w:jc w:val="both"/>
        <w:rPr/>
      </w:pPr>
      <w:r w:rsidDel="00000000" w:rsidR="00000000" w:rsidRPr="00000000">
        <w:rPr>
          <w:rtl w:val="0"/>
        </w:rPr>
        <w:t xml:space="preserve">Nature de la position</w:t>
      </w:r>
    </w:p>
    <w:p w:rsidR="00000000" w:rsidDel="00000000" w:rsidP="00000000" w:rsidRDefault="00000000" w:rsidRPr="00000000">
      <w:pPr>
        <w:pBdr/>
        <w:ind w:left="360" w:firstLine="0"/>
        <w:contextualSpacing w:val="0"/>
        <w:rPr/>
      </w:pPr>
      <w:r w:rsidDel="00000000" w:rsidR="00000000" w:rsidRPr="00000000">
        <w:rPr>
          <w:rtl w:val="0"/>
        </w:rPr>
      </w:r>
    </w:p>
    <w:p w:rsidR="00000000" w:rsidDel="00000000" w:rsidP="00000000" w:rsidRDefault="00000000" w:rsidRPr="00000000">
      <w:pPr>
        <w:pBdr/>
        <w:ind w:left="360" w:firstLine="0"/>
        <w:contextualSpacing w:val="0"/>
        <w:rPr/>
      </w:pPr>
      <w:r w:rsidDel="00000000" w:rsidR="00000000" w:rsidRPr="00000000">
        <w:rPr>
          <w:rtl w:val="0"/>
        </w:rPr>
      </w:r>
    </w:p>
    <w:p w:rsidR="00000000" w:rsidDel="00000000" w:rsidP="00000000" w:rsidRDefault="00000000" w:rsidRPr="00000000">
      <w:pPr>
        <w:pStyle w:val="Heading3"/>
        <w:numPr>
          <w:ilvl w:val="2"/>
          <w:numId w:val="16"/>
        </w:numPr>
        <w:pBdr/>
        <w:rPr/>
      </w:pPr>
      <w:bookmarkStart w:colFirst="0" w:colLast="0" w:name="_1664s55" w:id="65"/>
      <w:bookmarkEnd w:id="65"/>
      <w:r w:rsidDel="00000000" w:rsidR="00000000" w:rsidRPr="00000000">
        <w:rPr>
          <w:rtl w:val="0"/>
        </w:rPr>
        <w:t xml:space="preserve">Règles d’allocation </w:t>
      </w:r>
    </w:p>
    <w:p w:rsidR="00000000" w:rsidDel="00000000" w:rsidP="00000000" w:rsidRDefault="00000000" w:rsidRPr="00000000">
      <w:pPr>
        <w:pBdr/>
        <w:spacing w:after="0" w:before="0" w:line="276" w:lineRule="auto"/>
        <w:ind w:left="720" w:firstLine="0"/>
        <w:contextualSpacing w:val="0"/>
        <w:rPr/>
      </w:pPr>
      <w:r w:rsidDel="00000000" w:rsidR="00000000" w:rsidRPr="00000000">
        <w:rPr>
          <w:rFonts w:ascii="Calibri" w:cs="Calibri" w:eastAsia="Calibri" w:hAnsi="Calibri"/>
          <w:b w:val="0"/>
          <w:sz w:val="22"/>
          <w:szCs w:val="22"/>
          <w:rtl w:val="0"/>
        </w:rPr>
        <w:t xml:space="preserve">  </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paiement Marché  reçu doit être alloué vers les clients en prenant en considération les critères suivants :</w:t>
      </w:r>
    </w:p>
    <w:p w:rsidR="00000000" w:rsidDel="00000000" w:rsidP="00000000" w:rsidRDefault="00000000" w:rsidRPr="00000000">
      <w:pPr>
        <w:numPr>
          <w:ilvl w:val="0"/>
          <w:numId w:val="13"/>
        </w:numPr>
        <w:pBdr/>
        <w:spacing w:before="60" w:line="240" w:lineRule="auto"/>
        <w:ind w:left="720" w:hanging="360"/>
        <w:jc w:val="both"/>
        <w:rPr/>
      </w:pPr>
      <w:r w:rsidDel="00000000" w:rsidR="00000000" w:rsidRPr="00000000">
        <w:rPr>
          <w:rtl w:val="0"/>
        </w:rPr>
        <w:t xml:space="preserve">Le sens de l’opération</w:t>
      </w:r>
    </w:p>
    <w:p w:rsidR="00000000" w:rsidDel="00000000" w:rsidP="00000000" w:rsidRDefault="00000000" w:rsidRPr="00000000">
      <w:pPr>
        <w:numPr>
          <w:ilvl w:val="0"/>
          <w:numId w:val="13"/>
        </w:numPr>
        <w:pBdr/>
        <w:spacing w:before="60" w:line="240" w:lineRule="auto"/>
        <w:ind w:left="720" w:hanging="360"/>
        <w:jc w:val="both"/>
        <w:rPr/>
      </w:pPr>
      <w:r w:rsidDel="00000000" w:rsidR="00000000" w:rsidRPr="00000000">
        <w:rPr>
          <w:rtl w:val="0"/>
        </w:rPr>
        <w:t xml:space="preserve">Titre en entrée ou en sortie selon le cas</w:t>
      </w:r>
    </w:p>
    <w:p w:rsidR="00000000" w:rsidDel="00000000" w:rsidP="00000000" w:rsidRDefault="00000000" w:rsidRPr="00000000">
      <w:pPr>
        <w:numPr>
          <w:ilvl w:val="0"/>
          <w:numId w:val="13"/>
        </w:numPr>
        <w:pBdr/>
        <w:spacing w:before="60" w:line="240" w:lineRule="auto"/>
        <w:ind w:left="720" w:hanging="360"/>
        <w:jc w:val="both"/>
        <w:rPr/>
      </w:pPr>
      <w:r w:rsidDel="00000000" w:rsidR="00000000" w:rsidRPr="00000000">
        <w:rPr>
          <w:rtl w:val="0"/>
        </w:rPr>
        <w:t xml:space="preserve">La devise pour les paiements en espèce</w:t>
      </w:r>
    </w:p>
    <w:p w:rsidR="00000000" w:rsidDel="00000000" w:rsidP="00000000" w:rsidRDefault="00000000" w:rsidRPr="00000000">
      <w:pPr>
        <w:numPr>
          <w:ilvl w:val="0"/>
          <w:numId w:val="13"/>
        </w:numPr>
        <w:pBdr/>
        <w:spacing w:before="60" w:line="240" w:lineRule="auto"/>
        <w:ind w:left="720" w:hanging="360"/>
        <w:jc w:val="both"/>
        <w:rPr/>
      </w:pPr>
      <w:r w:rsidDel="00000000" w:rsidR="00000000" w:rsidRPr="00000000">
        <w:rPr>
          <w:rtl w:val="0"/>
        </w:rPr>
        <w:t xml:space="preserve">Nature de la position</w:t>
      </w:r>
    </w:p>
    <w:p w:rsidR="00000000" w:rsidDel="00000000" w:rsidP="00000000" w:rsidRDefault="00000000" w:rsidRPr="00000000">
      <w:pPr>
        <w:numPr>
          <w:ilvl w:val="0"/>
          <w:numId w:val="13"/>
        </w:numPr>
        <w:pBdr/>
        <w:spacing w:before="60" w:line="240" w:lineRule="auto"/>
        <w:ind w:left="720" w:hanging="360"/>
        <w:jc w:val="both"/>
        <w:rPr/>
      </w:pPr>
      <w:r w:rsidDel="00000000" w:rsidR="00000000" w:rsidRPr="00000000">
        <w:rPr>
          <w:rtl w:val="0"/>
        </w:rPr>
        <w:t xml:space="preserve">La position éligible</w:t>
      </w:r>
    </w:p>
    <w:p w:rsidR="00000000" w:rsidDel="00000000" w:rsidP="00000000" w:rsidRDefault="00000000" w:rsidRPr="00000000">
      <w:pPr>
        <w:numPr>
          <w:ilvl w:val="0"/>
          <w:numId w:val="13"/>
        </w:numPr>
        <w:pBdr/>
        <w:spacing w:before="60" w:line="240" w:lineRule="auto"/>
        <w:ind w:left="720" w:hanging="360"/>
        <w:jc w:val="both"/>
        <w:rPr/>
      </w:pPr>
      <w:r w:rsidDel="00000000" w:rsidR="00000000" w:rsidRPr="00000000">
        <w:rPr>
          <w:rtl w:val="0"/>
        </w:rPr>
        <w:t xml:space="preserve">Compte Nostro</w:t>
      </w:r>
    </w:p>
    <w:p w:rsidR="00000000" w:rsidDel="00000000" w:rsidP="00000000" w:rsidRDefault="00000000" w:rsidRPr="00000000">
      <w:pPr>
        <w:pBdr/>
        <w:spacing w:before="60" w:line="240" w:lineRule="auto"/>
        <w:ind w:left="720" w:firstLine="0"/>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N.B. L‘allocation manuelle se fait séparément pour les paiements en titre et les paiements en espèce.</w:t>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jc w:val="both"/>
        <w:rPr/>
      </w:pPr>
      <w:bookmarkStart w:colFirst="0" w:colLast="0" w:name="_3q5sasy" w:id="66"/>
      <w:bookmarkEnd w:id="66"/>
      <w:r w:rsidDel="00000000" w:rsidR="00000000" w:rsidRPr="00000000">
        <w:rPr>
          <w:rFonts w:ascii="Calibri" w:cs="Calibri" w:eastAsia="Calibri" w:hAnsi="Calibri"/>
          <w:b w:val="1"/>
          <w:sz w:val="24"/>
          <w:szCs w:val="24"/>
          <w:rtl w:val="0"/>
        </w:rPr>
        <w:t xml:space="preserve">Alertes et Notifications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24"/>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Au cas où les rapprochements effectués automatiquement feraient l’objet d’un écart (quantité ou montant) entre l’exécution Marché /clients et les paiements reçus, une alerte est générée à l’attention de l’utilisateur qui devra étudier l’écart et éventuellement intervenir manuellement.</w:t>
      </w:r>
    </w:p>
    <w:p w:rsidR="00000000" w:rsidDel="00000000" w:rsidP="00000000" w:rsidRDefault="00000000" w:rsidRPr="00000000">
      <w:pPr>
        <w:numPr>
          <w:ilvl w:val="0"/>
          <w:numId w:val="24"/>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Tous les paiements titre et espèces en attente d’allocation manuelle par l’utilisateur.</w:t>
      </w:r>
      <w:r w:rsidDel="00000000" w:rsidR="00000000" w:rsidRPr="00000000">
        <w:rPr>
          <w:rtl w:val="0"/>
        </w:rPr>
      </w:r>
    </w:p>
    <w:p w:rsidR="00000000" w:rsidDel="00000000" w:rsidP="00000000" w:rsidRDefault="00000000" w:rsidRPr="00000000">
      <w:pPr>
        <w:numPr>
          <w:ilvl w:val="0"/>
          <w:numId w:val="24"/>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Tous les paiements espèces en attente de validation par l’utilisateur.</w:t>
      </w:r>
      <w:r w:rsidDel="00000000" w:rsidR="00000000" w:rsidRPr="00000000">
        <w:rPr>
          <w:rtl w:val="0"/>
        </w:rPr>
      </w:r>
    </w:p>
    <w:p w:rsidR="00000000" w:rsidDel="00000000" w:rsidP="00000000" w:rsidRDefault="00000000" w:rsidRPr="00000000">
      <w:pPr>
        <w:numPr>
          <w:ilvl w:val="0"/>
          <w:numId w:val="24"/>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Tous les paiements espèces en attente du taux de change.</w:t>
      </w:r>
      <w:r w:rsidDel="00000000" w:rsidR="00000000" w:rsidRPr="00000000">
        <w:rPr>
          <w:rtl w:val="0"/>
        </w:rPr>
      </w:r>
    </w:p>
    <w:p w:rsidR="00000000" w:rsidDel="00000000" w:rsidP="00000000" w:rsidRDefault="00000000" w:rsidRPr="00000000">
      <w:pPr>
        <w:numPr>
          <w:ilvl w:val="0"/>
          <w:numId w:val="24"/>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Tous les paiements prévisionnels calculés dans le système et arrivant à la date de paiement et qui n’ont pas été payés.</w:t>
      </w:r>
      <w:r w:rsidDel="00000000" w:rsidR="00000000" w:rsidRPr="00000000">
        <w:rPr>
          <w:rtl w:val="0"/>
        </w:rPr>
      </w:r>
    </w:p>
    <w:p w:rsidR="00000000" w:rsidDel="00000000" w:rsidP="00000000" w:rsidRDefault="00000000" w:rsidRPr="00000000">
      <w:pPr>
        <w:keepNext w:val="1"/>
        <w:keepLines w:val="1"/>
        <w:numPr>
          <w:ilvl w:val="0"/>
          <w:numId w:val="16"/>
        </w:numPr>
        <w:pBdr/>
        <w:spacing w:after="0" w:before="480" w:line="240" w:lineRule="auto"/>
        <w:ind w:left="432" w:hanging="432"/>
        <w:rPr/>
      </w:pPr>
      <w:bookmarkStart w:colFirst="0" w:colLast="0" w:name="_25b2l0r" w:id="67"/>
      <w:bookmarkEnd w:id="67"/>
      <w:r w:rsidDel="00000000" w:rsidR="00000000" w:rsidRPr="00000000">
        <w:rPr>
          <w:rFonts w:ascii="Calibri" w:cs="Calibri" w:eastAsia="Calibri" w:hAnsi="Calibri"/>
          <w:b w:val="1"/>
          <w:smallCaps w:val="1"/>
          <w:sz w:val="32"/>
          <w:szCs w:val="32"/>
          <w:rtl w:val="0"/>
        </w:rPr>
        <w:t xml:space="preserve">Description des Operations sur Titre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Cette section décrit le déroulement d’une opération sur titre et les différentes  étapes dy cycle d’une OST depuis le préavis jusqu’au paiement.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OST sont classifiées comme suit :</w:t>
      </w:r>
    </w:p>
    <w:tbl>
      <w:tblPr>
        <w:tblStyle w:val="Table30"/>
        <w:bidiVisual w:val="0"/>
        <w:tblW w:w="921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70"/>
        <w:gridCol w:w="4142"/>
        <w:tblGridChange w:id="0">
          <w:tblGrid>
            <w:gridCol w:w="5070"/>
            <w:gridCol w:w="4142"/>
          </w:tblGrid>
        </w:tblGridChange>
      </w:tblGrid>
      <w:tr>
        <w:trPr>
          <w:trHeight w:val="540" w:hRule="atLeast"/>
        </w:trPr>
        <w:tc>
          <w:tcPr>
            <w:shd w:fill="a6a6a6"/>
          </w:tcPr>
          <w:p w:rsidR="00000000" w:rsidDel="00000000" w:rsidP="00000000" w:rsidRDefault="00000000" w:rsidRPr="00000000">
            <w:pPr>
              <w:pBdr/>
              <w:contextualSpacing w:val="0"/>
              <w:jc w:val="center"/>
              <w:rPr>
                <w:b w:val="1"/>
              </w:rPr>
            </w:pPr>
            <w:r w:rsidDel="00000000" w:rsidR="00000000" w:rsidRPr="00000000">
              <w:rPr>
                <w:b w:val="1"/>
                <w:rtl w:val="0"/>
              </w:rPr>
              <w:t xml:space="preserve">Groupe</w:t>
            </w:r>
          </w:p>
        </w:tc>
        <w:tc>
          <w:tcPr>
            <w:shd w:fill="a6a6a6"/>
          </w:tcPr>
          <w:p w:rsidR="00000000" w:rsidDel="00000000" w:rsidP="00000000" w:rsidRDefault="00000000" w:rsidRPr="00000000">
            <w:pPr>
              <w:pBdr/>
              <w:contextualSpacing w:val="0"/>
              <w:jc w:val="center"/>
              <w:rPr>
                <w:b w:val="1"/>
              </w:rPr>
            </w:pPr>
            <w:r w:rsidDel="00000000" w:rsidR="00000000" w:rsidRPr="00000000">
              <w:rPr>
                <w:b w:val="1"/>
                <w:rtl w:val="0"/>
              </w:rPr>
              <w:t xml:space="preserve">OST</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OST obligatoires avec distribution d’espèces</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DVCA</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 INTR</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OST obligatoires avec distribution de titres</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RHDI</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SOFF</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OST obligatoires avec sortie de titre crédit espèce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LIQU</w:t>
            </w:r>
          </w:p>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OST obligatoires de rédemption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MCAL</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REDM</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OST obligatoires avec échange de titre sans rompus</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CHAN</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SPLF</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OST obligatoires avec échange de titre avec rompus</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SPLR</w:t>
            </w:r>
          </w:p>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OST optionnelles</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BONU CHOS AVEC DROIT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DVOP CHOS AVEC DROIT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DVOP CHOS SANS DROIT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BIDS </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TEND</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EXOF</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EXWA</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OST de Meeting</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MEET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OMET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XMET</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OST d’information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ACTV</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SUSP</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CHAN sans option</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Nouvelles OST non gérées par MegaCor</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TREC</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 CERT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 WTRC</w:t>
            </w:r>
          </w:p>
        </w:tc>
      </w:tr>
    </w:tbl>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kgcv8k" w:id="68"/>
      <w:bookmarkEnd w:id="68"/>
      <w:r w:rsidDel="00000000" w:rsidR="00000000" w:rsidRPr="00000000">
        <w:rPr>
          <w:rFonts w:ascii="Calibri" w:cs="Calibri" w:eastAsia="Calibri" w:hAnsi="Calibri"/>
          <w:b w:val="1"/>
          <w:sz w:val="26"/>
          <w:szCs w:val="26"/>
          <w:rtl w:val="0"/>
        </w:rPr>
        <w:t xml:space="preserve">Description du traitement des  OST obligatoires sans choix avec distribution d’espèces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Ce paragraphe décrit le traitement d’un paiement de dividende en espèce obligatoire, le traitement est le même pour le paiement des intérêts sauf que la date d’arrêt de position est date d’enregistrement.</w:t>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Réception d’un préavis d’annonce via MT564 de BPSS ou Euroclear</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Une annonce est automatiquement créée dans MegaCor reflétant des données reçues dans le Swift.</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tbl>
      <w:tblPr>
        <w:tblStyle w:val="Table31"/>
        <w:bidiVisual w:val="0"/>
        <w:tblW w:w="8568.0" w:type="dxa"/>
        <w:jc w:val="left"/>
        <w:tblInd w:w="2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91"/>
        <w:gridCol w:w="4277"/>
        <w:tblGridChange w:id="0">
          <w:tblGrid>
            <w:gridCol w:w="4291"/>
            <w:gridCol w:w="4277"/>
          </w:tblGrid>
        </w:tblGridChange>
      </w:tblGrid>
      <w:tr>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Données </w:t>
            </w:r>
          </w:p>
        </w:tc>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Valeur</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concerné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A</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Ex-date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d’enregistrement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16/12/2014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paiement </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17/12/2014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Prix</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 EUR</w:t>
            </w:r>
          </w:p>
        </w:tc>
      </w:tr>
    </w:tbl>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Calcul des Positions éligibles en se basant sur la date de détachement (ex-date) et les positions fermes + suspens éligibles.</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L’utilisateur a la possibilité de consulter les positions éligibles a tout moment du cycle vie de l’opération, afin de voir l’évolution des mouvements en cours.</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 Clients </w:t>
      </w:r>
    </w:p>
    <w:p w:rsidR="00000000" w:rsidDel="00000000" w:rsidP="00000000" w:rsidRDefault="00000000" w:rsidRPr="00000000">
      <w:pPr>
        <w:pBdr/>
        <w:spacing w:line="240" w:lineRule="auto"/>
        <w:contextualSpacing w:val="0"/>
        <w:rPr>
          <w:b w:val="1"/>
        </w:rPr>
      </w:pPr>
      <w:r w:rsidDel="00000000" w:rsidR="00000000" w:rsidRPr="00000000">
        <w:rPr>
          <w:rtl w:val="0"/>
        </w:rPr>
      </w:r>
    </w:p>
    <w:tbl>
      <w:tblPr>
        <w:tblStyle w:val="Table32"/>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45"/>
        <w:gridCol w:w="1880"/>
        <w:gridCol w:w="1917"/>
        <w:gridCol w:w="1717"/>
        <w:tblGridChange w:id="0">
          <w:tblGrid>
            <w:gridCol w:w="1845"/>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ferme</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0"/>
                <w:sz w:val="22"/>
                <w:szCs w:val="22"/>
                <w:rtl w:val="0"/>
              </w:rPr>
              <w:t xml:space="preserve">Suspens*</w:t>
            </w: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after="0" w:before="0" w:line="240" w:lineRule="auto"/>
        <w:ind w:left="284"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t>
      </w:r>
      <w:r w:rsidDel="00000000" w:rsidR="00000000" w:rsidRPr="00000000">
        <w:rPr>
          <w:rFonts w:ascii="Calibri" w:cs="Calibri" w:eastAsia="Calibri" w:hAnsi="Calibri"/>
          <w:b w:val="1"/>
          <w:sz w:val="18"/>
          <w:szCs w:val="18"/>
          <w:rtl w:val="0"/>
        </w:rPr>
        <w:t xml:space="preserve">Suspens tel que: date de négociation &lt; 15/12/2014</w:t>
      </w: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 Marché </w:t>
      </w:r>
    </w:p>
    <w:p w:rsidR="00000000" w:rsidDel="00000000" w:rsidP="00000000" w:rsidRDefault="00000000" w:rsidRPr="00000000">
      <w:pPr>
        <w:pBdr/>
        <w:spacing w:line="240" w:lineRule="auto"/>
        <w:contextualSpacing w:val="0"/>
        <w:rPr>
          <w:b w:val="1"/>
        </w:rPr>
      </w:pPr>
      <w:r w:rsidDel="00000000" w:rsidR="00000000" w:rsidRPr="00000000">
        <w:rPr>
          <w:rtl w:val="0"/>
        </w:rPr>
      </w:r>
    </w:p>
    <w:tbl>
      <w:tblPr>
        <w:tblStyle w:val="Table33"/>
        <w:bidiVisual w:val="0"/>
        <w:tblW w:w="7159.000000000001"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1880"/>
        <w:gridCol w:w="1917"/>
        <w:gridCol w:w="1717"/>
        <w:tblGridChange w:id="0">
          <w:tblGrid>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ferme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Suspens*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250</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after="0" w:before="0" w:line="240" w:lineRule="auto"/>
        <w:ind w:left="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Génération automatique de notifications aux clients éligible dés que l’OST passe au statut « Validée».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MT564 ou rapport sera envoyé selon le profil de Reporting des clients.</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Activation automatique de l’OST à la date d’arrêt de position= date de détachement= 15/12/2014</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Calcul automatiques des exécutions clients et Marché.</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Exécution Clients </w:t>
      </w:r>
    </w:p>
    <w:tbl>
      <w:tblPr>
        <w:tblStyle w:val="Table34"/>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45"/>
        <w:gridCol w:w="1880"/>
        <w:gridCol w:w="1917"/>
        <w:gridCol w:w="1717"/>
        <w:tblGridChange w:id="0">
          <w:tblGrid>
            <w:gridCol w:w="1845"/>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Espèce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réclamations</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Non</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1500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Non</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Non</w:t>
            </w:r>
          </w:p>
        </w:tc>
      </w:tr>
    </w:tbl>
    <w:p w:rsidR="00000000" w:rsidDel="00000000" w:rsidP="00000000" w:rsidRDefault="00000000" w:rsidRPr="00000000">
      <w:pPr>
        <w:pBdr/>
        <w:spacing w:line="240" w:lineRule="auto"/>
        <w:contextualSpacing w:val="0"/>
        <w:rPr>
          <w:b w:val="1"/>
        </w:rPr>
      </w:pP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b w:val="1"/>
          <w:rtl w:val="0"/>
        </w:rPr>
        <w:t xml:space="preserve">Exécution Marché</w:t>
      </w:r>
      <w:r w:rsidDel="00000000" w:rsidR="00000000" w:rsidRPr="00000000">
        <w:rPr>
          <w:rtl w:val="0"/>
        </w:rPr>
      </w:r>
    </w:p>
    <w:tbl>
      <w:tblPr>
        <w:tblStyle w:val="Table35"/>
        <w:bidiVisual w:val="0"/>
        <w:tblW w:w="7159.000000000001"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1880"/>
        <w:gridCol w:w="1917"/>
        <w:gridCol w:w="1717"/>
        <w:tblGridChange w:id="0">
          <w:tblGrid>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Espèce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réclamations</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2500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Non</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Non</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Génération automatique de notifications avec les paiements prévisionnels calculés  aux clients éligible.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MT564 REPE ou rapport sera envoyé selon le profil de Reporting des clients.</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360" w:hanging="360"/>
        <w:contextualSpacing w:val="1"/>
        <w:rPr/>
      </w:pPr>
      <w:r w:rsidDel="00000000" w:rsidR="00000000" w:rsidRPr="00000000">
        <w:rPr>
          <w:rFonts w:ascii="Calibri" w:cs="Calibri" w:eastAsia="Calibri" w:hAnsi="Calibri"/>
          <w:b w:val="0"/>
          <w:sz w:val="22"/>
          <w:szCs w:val="22"/>
          <w:rtl w:val="0"/>
        </w:rPr>
        <w:t xml:space="preserve">Le 15/12/2014 : Transaction entrée dans le système tardivement : </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t xml:space="preserve">Achat de 20 titre A avec date de négociation = 14/12/2014</w:t>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Réception d’un paiement marché via un MT566 sur le Nostro 1 et un MT566 pour le Nostro2</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tbl>
      <w:tblPr>
        <w:tblStyle w:val="Table36"/>
        <w:bidiVisual w:val="0"/>
        <w:tblW w:w="9003.999999999998"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3"/>
        <w:gridCol w:w="1867"/>
        <w:gridCol w:w="1888"/>
        <w:gridCol w:w="1903"/>
        <w:gridCol w:w="1713"/>
        <w:tblGridChange w:id="0">
          <w:tblGrid>
            <w:gridCol w:w="1633"/>
            <w:gridCol w:w="1867"/>
            <w:gridCol w:w="1888"/>
            <w:gridCol w:w="1903"/>
            <w:gridCol w:w="1713"/>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Paiement brut reçu</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Paiement net reçu</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Paiement brut calculé</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Réconciliation</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2430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2250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color w:val="ff0000"/>
                <w:sz w:val="20"/>
                <w:szCs w:val="20"/>
              </w:rPr>
            </w:pPr>
            <w:r w:rsidDel="00000000" w:rsidR="00000000" w:rsidRPr="00000000">
              <w:rPr>
                <w:rFonts w:ascii="Calibri" w:cs="Calibri" w:eastAsia="Calibri" w:hAnsi="Calibri"/>
                <w:b w:val="1"/>
                <w:color w:val="ff0000"/>
                <w:sz w:val="20"/>
                <w:szCs w:val="20"/>
                <w:rtl w:val="0"/>
              </w:rPr>
              <w:t xml:space="preserve">Alerte </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400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500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color w:val="ff0000"/>
                <w:sz w:val="20"/>
                <w:szCs w:val="20"/>
              </w:rPr>
            </w:pPr>
            <w:r w:rsidDel="00000000" w:rsidR="00000000" w:rsidRPr="00000000">
              <w:rPr>
                <w:rFonts w:ascii="Calibri" w:cs="Calibri" w:eastAsia="Calibri" w:hAnsi="Calibri"/>
                <w:b w:val="1"/>
                <w:color w:val="ff0000"/>
                <w:sz w:val="20"/>
                <w:szCs w:val="20"/>
                <w:rtl w:val="0"/>
              </w:rPr>
              <w:t xml:space="preserve">Alerte </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La réconciliation est déclenchée automatiquement et  se fait sur la base des </w:t>
      </w:r>
      <w:r w:rsidDel="00000000" w:rsidR="00000000" w:rsidRPr="00000000">
        <w:rPr>
          <w:rFonts w:ascii="Calibri" w:cs="Calibri" w:eastAsia="Calibri" w:hAnsi="Calibri"/>
          <w:b w:val="1"/>
          <w:sz w:val="22"/>
          <w:szCs w:val="22"/>
          <w:rtl w:val="0"/>
        </w:rPr>
        <w:t xml:space="preserve">montant postés</w:t>
      </w:r>
      <w:r w:rsidDel="00000000" w:rsidR="00000000" w:rsidRPr="00000000">
        <w:rPr>
          <w:rFonts w:ascii="Calibri" w:cs="Calibri" w:eastAsia="Calibri" w:hAnsi="Calibri"/>
          <w:b w:val="0"/>
          <w:sz w:val="22"/>
          <w:szCs w:val="22"/>
          <w:rtl w:val="0"/>
        </w:rPr>
        <w:t xml:space="preserve"> (POST : posting amount) par rapport aux montants brut calculés dans les exécutions </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une alerte pour réconciliation partielle est générée dans le tableau de bord avec le détail des montants non réconciliés.</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L’utilisateur vérifie manuellement les montants reçus, la taxe prélevée pour chaque Nostro et la quantité confirmé par le client = 270 (COMB : confirmed balance)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La quantité confirmé 270  correspond à la position arrêtée le jour de ex-date = 250, plus l’opération entrée dans le système tardivement achat de 20 actions.</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tbl>
      <w:tblPr>
        <w:tblStyle w:val="Table37"/>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2"/>
        <w:gridCol w:w="1818"/>
        <w:gridCol w:w="1844"/>
        <w:gridCol w:w="1864"/>
        <w:gridCol w:w="1866"/>
        <w:tblGridChange w:id="0">
          <w:tblGrid>
            <w:gridCol w:w="1612"/>
            <w:gridCol w:w="1818"/>
            <w:gridCol w:w="1844"/>
            <w:gridCol w:w="1864"/>
            <w:gridCol w:w="1866"/>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Balance  confirmé</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Paiement brut reçu</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Paiement net reçu</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Taux de  taxe </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color w:val="ff0000"/>
                <w:sz w:val="20"/>
                <w:szCs w:val="20"/>
              </w:rPr>
            </w:pPr>
            <w:r w:rsidDel="00000000" w:rsidR="00000000" w:rsidRPr="00000000">
              <w:rPr>
                <w:rFonts w:ascii="Calibri" w:cs="Calibri" w:eastAsia="Calibri" w:hAnsi="Calibri"/>
                <w:b w:val="1"/>
                <w:color w:val="ff0000"/>
                <w:sz w:val="20"/>
                <w:szCs w:val="20"/>
                <w:rtl w:val="0"/>
              </w:rPr>
              <w:t xml:space="preserve">270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2430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10%</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400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20%</w:t>
            </w:r>
          </w:p>
        </w:tc>
      </w:tr>
    </w:tbl>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L’utilisateur doit générer une réclamation pour les 20 achats pour pouvoir réconcilier la totalité du paiement, la réclamation ne sera pas envoyée à la contrepartie.</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tbl>
      <w:tblPr>
        <w:tblStyle w:val="Table38"/>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45"/>
        <w:gridCol w:w="1880"/>
        <w:gridCol w:w="1917"/>
        <w:gridCol w:w="1717"/>
        <w:tblGridChange w:id="0">
          <w:tblGrid>
            <w:gridCol w:w="1845"/>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Espèce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réclamations</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Oui</w:t>
            </w:r>
          </w:p>
        </w:tc>
      </w:tr>
    </w:tbl>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Réconciliation manuelle puis allocation manuelle aux clients : une fois la réconciliation est traitée, le processus d’allocation se déclenche, l’utilisateur doit allouer manuellement aux clients les montants réconciliés.</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Allocation manuelle du paiement Nostro 1 puis Nostro 2.</w:t>
      </w:r>
      <w:r w:rsidDel="00000000" w:rsidR="00000000" w:rsidRPr="00000000">
        <w:rPr>
          <w:rtl w:val="0"/>
        </w:rPr>
      </w:r>
    </w:p>
    <w:tbl>
      <w:tblPr>
        <w:tblStyle w:val="Table39"/>
        <w:bidiVisual w:val="0"/>
        <w:tblW w:w="7336.999999999999"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43"/>
        <w:gridCol w:w="1843"/>
        <w:gridCol w:w="1984"/>
        <w:tblGridChange w:id="0">
          <w:tblGrid>
            <w:gridCol w:w="1667"/>
            <w:gridCol w:w="1843"/>
            <w:gridCol w:w="1843"/>
            <w:gridCol w:w="1984"/>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réconcilié</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alloué </w:t>
            </w:r>
          </w:p>
        </w:tc>
      </w:tr>
      <w:tr>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2430</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1080 EUR</w:t>
            </w:r>
          </w:p>
        </w:tc>
      </w:tr>
      <w:tr>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20"/>
                <w:szCs w:val="20"/>
              </w:rPr>
            </w:pPr>
            <w:r w:rsidDel="00000000" w:rsidR="00000000" w:rsidRPr="00000000">
              <w:rPr>
                <w:rtl w:val="0"/>
              </w:rPr>
            </w:r>
          </w:p>
        </w:tc>
        <w:tc>
          <w:tcPr>
            <w:vMerge w:val="continue"/>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1350 EUR</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400</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400 EUR</w:t>
            </w:r>
          </w:p>
        </w:tc>
      </w:tr>
    </w:tbl>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Création des paiements client et calcul des commissions. (Montant fixe: 20 EUR)</w:t>
      </w: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t xml:space="preserve">Les paiements espèces  sont calculés et créés en attente de validation</w:t>
      </w:r>
    </w:p>
    <w:tbl>
      <w:tblPr>
        <w:tblStyle w:val="Table40"/>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7"/>
        <w:gridCol w:w="1723"/>
        <w:gridCol w:w="1731"/>
        <w:gridCol w:w="1907"/>
        <w:gridCol w:w="1856"/>
        <w:tblGridChange w:id="0">
          <w:tblGrid>
            <w:gridCol w:w="1787"/>
            <w:gridCol w:w="1723"/>
            <w:gridCol w:w="1731"/>
            <w:gridCol w:w="1907"/>
            <w:gridCol w:w="1856"/>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alloué</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commissions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Net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1080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1060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1350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1330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400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380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Validation des paiements espèces :</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Si l’utilisateur choisit de poster des CRO: </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 avis de crédit doit être généré vers le système Cash.</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 message comptable espèce doit être généré vers MegaAccouting</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Une fois validé, le paiement espèce passe au statut «créé» (prêt à être envoyé)</w:t>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Si l’utilisateur choisit de ne pas poster des CRO: </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 paiement espèce passe au statut «créé» (prêt à être envoyé) sans postage de CRO</w:t>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b w:val="0"/>
          <w:sz w:val="22"/>
          <w:szCs w:val="22"/>
        </w:rPr>
      </w:pPr>
      <w:r w:rsidDel="00000000" w:rsidR="00000000" w:rsidRPr="00000000">
        <w:rPr>
          <w:rFonts w:ascii="Calibri" w:cs="Calibri" w:eastAsia="Calibri" w:hAnsi="Calibri"/>
          <w:b w:val="0"/>
          <w:sz w:val="22"/>
          <w:szCs w:val="22"/>
          <w:rtl w:val="0"/>
        </w:rPr>
        <w:t xml:space="preserve">Envoi automatique des confirmations de paiements aux clients.</w:t>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MT566 ou rapport sera envoyé selon le profil de Reporting des clients</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40" w:lineRule="auto"/>
        <w:ind w:left="576" w:hanging="576"/>
        <w:rPr/>
      </w:pPr>
      <w:bookmarkStart w:colFirst="0" w:colLast="0" w:name="_34g0dwd" w:id="69"/>
      <w:bookmarkEnd w:id="69"/>
      <w:r w:rsidDel="00000000" w:rsidR="00000000" w:rsidRPr="00000000">
        <w:rPr>
          <w:rFonts w:ascii="Calibri" w:cs="Calibri" w:eastAsia="Calibri" w:hAnsi="Calibri"/>
          <w:b w:val="1"/>
          <w:sz w:val="26"/>
          <w:szCs w:val="26"/>
          <w:rtl w:val="0"/>
        </w:rPr>
        <w:t xml:space="preserve">Description du traitement des OST obligatoires sans choix avec distribution de titres</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Ce paragraphe décrit le traitement d’une distribution obligatoire de droit (RHDI).</w:t>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Le traitement sera le même pour Spin-Off. </w:t>
      </w:r>
    </w:p>
    <w:p w:rsidR="00000000" w:rsidDel="00000000" w:rsidP="00000000" w:rsidRDefault="00000000" w:rsidRPr="00000000">
      <w:pPr>
        <w:pBdr/>
        <w:spacing w:line="240" w:lineRule="auto"/>
        <w:contextualSpacing w:val="0"/>
        <w:jc w:val="both"/>
        <w:rPr>
          <w:i w:val="1"/>
        </w:rPr>
      </w:pPr>
      <w:r w:rsidDel="00000000" w:rsidR="00000000" w:rsidRPr="00000000">
        <w:rPr>
          <w:b w:val="1"/>
          <w:i w:val="1"/>
          <w:rtl w:val="0"/>
        </w:rPr>
        <w:t xml:space="preserve">Spin-Off</w:t>
      </w:r>
      <w:r w:rsidDel="00000000" w:rsidR="00000000" w:rsidRPr="00000000">
        <w:rPr>
          <w:i w:val="1"/>
          <w:rtl w:val="0"/>
        </w:rPr>
        <w:t xml:space="preserve"> : Une distribution des actions d’une nouvelle filiale aux actionnaires de la société mère sans cession d'actions. Spin-off représente une forme de cession résultant en une société indépendante</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Réception d’un préavis d’annonce via MT564 de BPSS ou Euroclear</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Une annonce est automatiquement créée dans MegaCor reflétant des données reçues dans le Swift.</w:t>
      </w:r>
      <w:r w:rsidDel="00000000" w:rsidR="00000000" w:rsidRPr="00000000">
        <w:rPr>
          <w:rtl w:val="0"/>
        </w:rPr>
      </w:r>
    </w:p>
    <w:tbl>
      <w:tblPr>
        <w:tblStyle w:val="Table41"/>
        <w:bidiVisual w:val="0"/>
        <w:tblW w:w="8568.0" w:type="dxa"/>
        <w:jc w:val="left"/>
        <w:tblInd w:w="2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91"/>
        <w:gridCol w:w="4277"/>
        <w:tblGridChange w:id="0">
          <w:tblGrid>
            <w:gridCol w:w="4291"/>
            <w:gridCol w:w="4277"/>
          </w:tblGrid>
        </w:tblGridChange>
      </w:tblGrid>
      <w:tr>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Données </w:t>
            </w:r>
          </w:p>
        </w:tc>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Valeur</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concerné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A</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détachement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d’enregistrement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16/12/2014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paiement </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17/12/2014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Entrée de droit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Droit B</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Parité sortante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Parité entrante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w:t>
            </w:r>
          </w:p>
        </w:tc>
      </w:tr>
    </w:tbl>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Calcul des Positions éligibles en se basant sur la date de détachement (ex-date) et les positions fermes + suspens éligibles.</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L’utilisateur a la possibilité de consulter les positions éligibles à tout moment du cycle vie de l’opération, afin de voir l’évolution des mouvements en cours.</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 Clients </w:t>
      </w:r>
    </w:p>
    <w:tbl>
      <w:tblPr>
        <w:tblStyle w:val="Table42"/>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45"/>
        <w:gridCol w:w="1880"/>
        <w:gridCol w:w="1917"/>
        <w:gridCol w:w="1717"/>
        <w:tblGridChange w:id="0">
          <w:tblGrid>
            <w:gridCol w:w="1845"/>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ferme</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0"/>
                <w:sz w:val="22"/>
                <w:szCs w:val="22"/>
                <w:rtl w:val="0"/>
              </w:rPr>
              <w:t xml:space="preserve">Suspens*</w:t>
            </w: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120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after="0" w:before="0" w:line="240" w:lineRule="auto"/>
        <w:ind w:left="284"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t>
      </w:r>
      <w:r w:rsidDel="00000000" w:rsidR="00000000" w:rsidRPr="00000000">
        <w:rPr>
          <w:rFonts w:ascii="Calibri" w:cs="Calibri" w:eastAsia="Calibri" w:hAnsi="Calibri"/>
          <w:b w:val="1"/>
          <w:sz w:val="18"/>
          <w:szCs w:val="18"/>
          <w:rtl w:val="0"/>
        </w:rPr>
        <w:t xml:space="preserve">Suspens tel que: date de négociation &lt; 15/12/2014</w:t>
      </w: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 Marché </w:t>
      </w:r>
    </w:p>
    <w:tbl>
      <w:tblPr>
        <w:tblStyle w:val="Table43"/>
        <w:bidiVisual w:val="0"/>
        <w:tblW w:w="7159.000000000001"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1880"/>
        <w:gridCol w:w="1917"/>
        <w:gridCol w:w="1717"/>
        <w:tblGridChange w:id="0">
          <w:tblGrid>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ferme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Suspens*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after="0" w:before="0" w:line="240" w:lineRule="auto"/>
        <w:ind w:left="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Génération automatique de notifications aux clients éligible dés que l’OST passe au statut « Validée».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 Swift MT564 ou rapport sera envoyé selon le profil de Reporting des clients.</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jc w:val="both"/>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Activation automatique de l’OST à la date d’arrêt de position = 15/12/2014</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jc w:val="both"/>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Calcul automatiques des exécutions clients et Marché.</w:t>
      </w: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Exécution Clients </w:t>
      </w:r>
    </w:p>
    <w:tbl>
      <w:tblPr>
        <w:tblStyle w:val="Table44"/>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45"/>
        <w:gridCol w:w="1880"/>
        <w:gridCol w:w="1917"/>
        <w:gridCol w:w="1717"/>
        <w:tblGridChange w:id="0">
          <w:tblGrid>
            <w:gridCol w:w="1845"/>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Droit B</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réclamations</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120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120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Non</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Non</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Non</w:t>
            </w:r>
          </w:p>
        </w:tc>
      </w:tr>
    </w:tbl>
    <w:p w:rsidR="00000000" w:rsidDel="00000000" w:rsidP="00000000" w:rsidRDefault="00000000" w:rsidRPr="00000000">
      <w:pPr>
        <w:pBdr/>
        <w:spacing w:line="240" w:lineRule="auto"/>
        <w:contextualSpacing w:val="0"/>
        <w:rPr/>
      </w:pPr>
      <w:r w:rsidDel="00000000" w:rsidR="00000000" w:rsidRPr="00000000">
        <w:rPr>
          <w:b w:val="1"/>
          <w:rtl w:val="0"/>
        </w:rPr>
        <w:t xml:space="preserve">Exécution Marché</w:t>
      </w:r>
      <w:r w:rsidDel="00000000" w:rsidR="00000000" w:rsidRPr="00000000">
        <w:rPr>
          <w:rtl w:val="0"/>
        </w:rPr>
      </w:r>
    </w:p>
    <w:tbl>
      <w:tblPr>
        <w:tblStyle w:val="Table45"/>
        <w:bidiVisual w:val="0"/>
        <w:tblW w:w="7159.000000000001"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1880"/>
        <w:gridCol w:w="1917"/>
        <w:gridCol w:w="1717"/>
        <w:tblGridChange w:id="0">
          <w:tblGrid>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Droit B</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Réclamations</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Non</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Non</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Génération automatique de notifications avec les paiements prévisionnels calculés  aux clients éligible.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MT564 REPE ou rapport sera envoyé selon le profil de Reporting des clients.</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Réception d’un paiement marché via un MT566 sur le Nostro 1 et un MT566 pour le Nostro2</w:t>
      </w:r>
      <w:r w:rsidDel="00000000" w:rsidR="00000000" w:rsidRPr="00000000">
        <w:rPr>
          <w:rtl w:val="0"/>
        </w:rPr>
      </w:r>
    </w:p>
    <w:tbl>
      <w:tblPr>
        <w:tblStyle w:val="Table46"/>
        <w:bidiVisual w:val="0"/>
        <w:tblW w:w="8896.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3"/>
        <w:gridCol w:w="1867"/>
        <w:gridCol w:w="1903"/>
        <w:gridCol w:w="3493"/>
        <w:tblGridChange w:id="0">
          <w:tblGrid>
            <w:gridCol w:w="1633"/>
            <w:gridCol w:w="1867"/>
            <w:gridCol w:w="1903"/>
            <w:gridCol w:w="3493"/>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de droits reçue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de droits calculée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Réconciliation</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Pas Alerte : réconciliation totale</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Pas Alerte : réconciliation totale </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La réconciliation est déclenchée automatiquement et  se fait sur la base des </w:t>
      </w:r>
      <w:r w:rsidDel="00000000" w:rsidR="00000000" w:rsidRPr="00000000">
        <w:rPr>
          <w:b w:val="1"/>
          <w:rtl w:val="0"/>
        </w:rPr>
        <w:t xml:space="preserve">quantités reçues</w:t>
      </w:r>
      <w:r w:rsidDel="00000000" w:rsidR="00000000" w:rsidRPr="00000000">
        <w:rPr>
          <w:rtl w:val="0"/>
        </w:rPr>
        <w:t xml:space="preserve"> par rapport aux quantités calculées dans les exécutions.</w:t>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Lorsque la réconciliation est totale, l’allocation est déclenchée automatiquement.</w:t>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Allocation manuelle aux clients : une fois la réconciliation est traitée, le processus d’allocation se déclenche, l’utilisateur doit allouer manuellement aux clients les quantités réconciliées.</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Allocation manuelle du paiement Nostro 1 puis Nostro 2.</w:t>
      </w:r>
      <w:r w:rsidDel="00000000" w:rsidR="00000000" w:rsidRPr="00000000">
        <w:rPr>
          <w:rtl w:val="0"/>
        </w:rPr>
      </w:r>
    </w:p>
    <w:tbl>
      <w:tblPr>
        <w:tblStyle w:val="Table47"/>
        <w:bidiVisual w:val="0"/>
        <w:tblW w:w="7336.999999999999"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43"/>
        <w:gridCol w:w="1843"/>
        <w:gridCol w:w="1984"/>
        <w:tblGridChange w:id="0">
          <w:tblGrid>
            <w:gridCol w:w="1667"/>
            <w:gridCol w:w="1843"/>
            <w:gridCol w:w="1843"/>
            <w:gridCol w:w="1984"/>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réconciliée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allouée</w:t>
            </w:r>
          </w:p>
        </w:tc>
      </w:tr>
      <w:tr>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120</w:t>
            </w:r>
          </w:p>
        </w:tc>
      </w:tr>
      <w:tr>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20"/>
                <w:szCs w:val="20"/>
              </w:rPr>
            </w:pPr>
            <w:r w:rsidDel="00000000" w:rsidR="00000000" w:rsidRPr="00000000">
              <w:rPr>
                <w:rtl w:val="0"/>
              </w:rPr>
            </w:r>
          </w:p>
        </w:tc>
        <w:tc>
          <w:tcPr>
            <w:vMerge w:val="continue"/>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150</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Création des paiements client et calcul des commissions. (ex. Montant fixe: 20 EUR)</w:t>
      </w: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t xml:space="preserve">Les paiements client en titres sont automatiquement créés après l’allocation sans validation.</w:t>
      </w:r>
    </w:p>
    <w:tbl>
      <w:tblPr>
        <w:tblStyle w:val="Table48"/>
        <w:bidiVisual w:val="0"/>
        <w:tblW w:w="7097.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7"/>
        <w:gridCol w:w="1605"/>
        <w:gridCol w:w="1849"/>
        <w:gridCol w:w="1856"/>
        <w:tblGridChange w:id="0">
          <w:tblGrid>
            <w:gridCol w:w="1787"/>
            <w:gridCol w:w="1605"/>
            <w:gridCol w:w="1849"/>
            <w:gridCol w:w="1856"/>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Titre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Droit B</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120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Créé</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jc w:val="center"/>
              <w:rPr/>
            </w:pPr>
            <w:r w:rsidDel="00000000" w:rsidR="00000000" w:rsidRPr="00000000">
              <w:rPr>
                <w:sz w:val="20"/>
                <w:szCs w:val="20"/>
                <w:rtl w:val="0"/>
              </w:rPr>
              <w:t xml:space="preserve">Droit B</w:t>
            </w:r>
            <w:r w:rsidDel="00000000" w:rsidR="00000000" w:rsidRPr="00000000">
              <w:rPr>
                <w:rtl w:val="0"/>
              </w:rPr>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150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Créé</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contextualSpacing w:val="0"/>
              <w:jc w:val="center"/>
              <w:rPr/>
            </w:pPr>
            <w:r w:rsidDel="00000000" w:rsidR="00000000" w:rsidRPr="00000000">
              <w:rPr>
                <w:sz w:val="20"/>
                <w:szCs w:val="20"/>
                <w:rtl w:val="0"/>
              </w:rPr>
              <w:t xml:space="preserve">Droit B</w:t>
            </w:r>
            <w:r w:rsidDel="00000000" w:rsidR="00000000" w:rsidRPr="00000000">
              <w:rPr>
                <w:rtl w:val="0"/>
              </w:rPr>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Créé</w:t>
            </w:r>
          </w:p>
        </w:tc>
      </w:tr>
    </w:tbl>
    <w:p w:rsidR="00000000" w:rsidDel="00000000" w:rsidP="00000000" w:rsidRDefault="00000000" w:rsidRPr="00000000">
      <w:pPr>
        <w:pBdr/>
        <w:spacing w:line="240" w:lineRule="auto"/>
        <w:ind w:left="-76" w:firstLine="0"/>
        <w:contextualSpacing w:val="0"/>
        <w:rPr/>
      </w:pPr>
      <w:r w:rsidDel="00000000" w:rsidR="00000000" w:rsidRPr="00000000">
        <w:rPr>
          <w:rtl w:val="0"/>
        </w:rPr>
        <w:t xml:space="preserve"> </w:t>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MT566 ou rapport sera envoyé selon le profil de Reporting des clients</w:t>
      </w: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t xml:space="preserve">Les paiements en espèces de commissions sont calculés et créés en attente de validation.</w:t>
      </w:r>
    </w:p>
    <w:tbl>
      <w:tblPr>
        <w:tblStyle w:val="Table49"/>
        <w:bidiVisual w:val="0"/>
        <w:tblW w:w="7053.999999999998"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7"/>
        <w:gridCol w:w="1581"/>
        <w:gridCol w:w="1843"/>
        <w:gridCol w:w="1843"/>
        <w:tblGridChange w:id="0">
          <w:tblGrid>
            <w:gridCol w:w="1787"/>
            <w:gridCol w:w="1581"/>
            <w:gridCol w:w="1843"/>
            <w:gridCol w:w="1843"/>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commissions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Net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Validation des paiements espèces :</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Si l’utilisateur choisit de poster des CRO: </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 avis de crédit doit être généré vers le système Cash.</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 message comptable espèce doit être généré vers MegaAccouting</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Une fois validé, le paiement espèce passe au statut «créé» (prêt à être envoyé)</w:t>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Si l’utilisateur choisit de ne pas poster des CRO: </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 paiement espèce passe au statut «créé» (prêt à être envoyé) sans postage de CRO</w:t>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b w:val="0"/>
          <w:sz w:val="22"/>
          <w:szCs w:val="22"/>
        </w:rPr>
      </w:pPr>
      <w:r w:rsidDel="00000000" w:rsidR="00000000" w:rsidRPr="00000000">
        <w:rPr>
          <w:rFonts w:ascii="Calibri" w:cs="Calibri" w:eastAsia="Calibri" w:hAnsi="Calibri"/>
          <w:b w:val="0"/>
          <w:sz w:val="22"/>
          <w:szCs w:val="22"/>
          <w:rtl w:val="0"/>
        </w:rPr>
        <w:t xml:space="preserve">Envoi automatique des confirmations de paiements aux clients.</w:t>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MT566 ou rapport sera envoyé selon le profil de Reporting des clients</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1jlao46" w:id="70"/>
      <w:bookmarkEnd w:id="70"/>
      <w:r w:rsidDel="00000000" w:rsidR="00000000" w:rsidRPr="00000000">
        <w:rPr>
          <w:rFonts w:ascii="Calibri" w:cs="Calibri" w:eastAsia="Calibri" w:hAnsi="Calibri"/>
          <w:b w:val="1"/>
          <w:sz w:val="26"/>
          <w:szCs w:val="26"/>
          <w:rtl w:val="0"/>
        </w:rPr>
        <w:t xml:space="preserve">Description du traitement des  OST obligatoires sans choix de rédemption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t xml:space="preserve">Ce paragraphe décrit le traitement d’un remboursement à la maturité (REDM).</w:t>
      </w:r>
    </w:p>
    <w:p w:rsidR="00000000" w:rsidDel="00000000" w:rsidP="00000000" w:rsidRDefault="00000000" w:rsidRPr="00000000">
      <w:pPr>
        <w:pBdr/>
        <w:spacing w:line="240" w:lineRule="auto"/>
        <w:contextualSpacing w:val="0"/>
        <w:rPr/>
      </w:pPr>
      <w:r w:rsidDel="00000000" w:rsidR="00000000" w:rsidRPr="00000000">
        <w:rPr>
          <w:rtl w:val="0"/>
        </w:rPr>
        <w:t xml:space="preserve">Le traitement est le même pour le remboursement prématuré (MCAL).</w:t>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Réception d’un préavis d’annonce via MT564 de BPSS ou Euroclear</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Une annonce est automatiquement créée dans MegaCor reflétant des données reçues dans le Swift.</w:t>
      </w:r>
      <w:r w:rsidDel="00000000" w:rsidR="00000000" w:rsidRPr="00000000">
        <w:rPr>
          <w:rtl w:val="0"/>
        </w:rPr>
      </w:r>
    </w:p>
    <w:tbl>
      <w:tblPr>
        <w:tblStyle w:val="Table50"/>
        <w:bidiVisual w:val="0"/>
        <w:tblW w:w="8568.0" w:type="dxa"/>
        <w:jc w:val="left"/>
        <w:tblInd w:w="2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91"/>
        <w:gridCol w:w="4277"/>
        <w:tblGridChange w:id="0">
          <w:tblGrid>
            <w:gridCol w:w="4291"/>
            <w:gridCol w:w="4277"/>
          </w:tblGrid>
        </w:tblGridChange>
      </w:tblGrid>
      <w:tr>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Données </w:t>
            </w:r>
          </w:p>
        </w:tc>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Valeur</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concerné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Obligation A</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d’enregistrement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17/12/2014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paiement </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17/12/2014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Ratio de remboursement </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Prix de remboursement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r>
    </w:tbl>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Calcul des Positions éligibles en se basant sur la date de d’enregistrement (Record date) et les positions fermes + suspens éligibles.</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L’utilisateur a la possibilité de consulter les positions éligibles a tout moment du cycle vie de l’opération, afin de voir l’évolution des mouvements en cours.</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 Clients </w:t>
      </w:r>
    </w:p>
    <w:tbl>
      <w:tblPr>
        <w:tblStyle w:val="Table51"/>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45"/>
        <w:gridCol w:w="1880"/>
        <w:gridCol w:w="1917"/>
        <w:gridCol w:w="1717"/>
        <w:tblGridChange w:id="0">
          <w:tblGrid>
            <w:gridCol w:w="1845"/>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ferme</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1"/>
                <w:sz w:val="22"/>
                <w:szCs w:val="22"/>
                <w:rtl w:val="0"/>
              </w:rPr>
              <w:t xml:space="preserve">Suspens</w:t>
            </w: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120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120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line="240" w:lineRule="auto"/>
        <w:contextualSpacing w:val="0"/>
        <w:rPr>
          <w:b w:val="1"/>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 Marché </w:t>
      </w:r>
    </w:p>
    <w:tbl>
      <w:tblPr>
        <w:tblStyle w:val="Table52"/>
        <w:bidiVisual w:val="0"/>
        <w:tblW w:w="7159.000000000001"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1880"/>
        <w:gridCol w:w="1917"/>
        <w:gridCol w:w="1717"/>
        <w:tblGridChange w:id="0">
          <w:tblGrid>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ferme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Suspens*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after="0" w:before="0" w:line="240" w:lineRule="auto"/>
        <w:ind w:left="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Génération automatique de notifications aux clients éligible dés que l’OST passe au statut « Validée».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MT564 ou rapport sera envoyé selon le profil de Reporting des clients.</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Activation automatique de l’OST à la date d’arrêt de position= date d’enregistrement = 17/12/2014</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Calcul automatiques des exécutions clients et Marché le 17/12/2014.</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Exécution Clients </w:t>
      </w:r>
    </w:p>
    <w:tbl>
      <w:tblPr>
        <w:tblStyle w:val="Table53"/>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45"/>
        <w:gridCol w:w="1880"/>
        <w:gridCol w:w="1917"/>
        <w:gridCol w:w="1717"/>
        <w:tblGridChange w:id="0">
          <w:tblGrid>
            <w:gridCol w:w="1845"/>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Espèce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Sortie de titre</w:t>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0"/>
                <w:sz w:val="20"/>
                <w:szCs w:val="20"/>
                <w:rtl w:val="0"/>
              </w:rPr>
              <w:t xml:space="preserve">Obligation A</w:t>
            </w:r>
            <w:r w:rsidDel="00000000" w:rsidR="00000000" w:rsidRPr="00000000">
              <w:rPr>
                <w:rtl w:val="0"/>
              </w:rPr>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120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1200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120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1500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line="240" w:lineRule="auto"/>
        <w:contextualSpacing w:val="0"/>
        <w:rPr/>
      </w:pPr>
      <w:r w:rsidDel="00000000" w:rsidR="00000000" w:rsidRPr="00000000">
        <w:rPr>
          <w:b w:val="1"/>
          <w:rtl w:val="0"/>
        </w:rPr>
        <w:t xml:space="preserve">Exécution Marché</w:t>
      </w:r>
      <w:r w:rsidDel="00000000" w:rsidR="00000000" w:rsidRPr="00000000">
        <w:rPr>
          <w:rtl w:val="0"/>
        </w:rPr>
      </w:r>
    </w:p>
    <w:tbl>
      <w:tblPr>
        <w:tblStyle w:val="Table54"/>
        <w:bidiVisual w:val="0"/>
        <w:tblW w:w="7159.000000000001"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1880"/>
        <w:gridCol w:w="1917"/>
        <w:gridCol w:w="1717"/>
        <w:tblGridChange w:id="0">
          <w:tblGrid>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Espèce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Sortie de titre</w:t>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0"/>
                <w:sz w:val="20"/>
                <w:szCs w:val="20"/>
                <w:rtl w:val="0"/>
              </w:rPr>
              <w:t xml:space="preserve">Obligation A</w:t>
            </w:r>
            <w:r w:rsidDel="00000000" w:rsidR="00000000" w:rsidRPr="00000000">
              <w:rPr>
                <w:rtl w:val="0"/>
              </w:rPr>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Génération automatique de notifications avec les paiements prévisionnels calculés  aux clients éligible.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MT564 REPE ou rapport sera envoyé selon le profil de Reporting des clients.</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Réception d’un paiement marché via un MT566 sur le Nostro 1 et un MT566 pour le Nostro2</w:t>
      </w:r>
      <w:r w:rsidDel="00000000" w:rsidR="00000000" w:rsidRPr="00000000">
        <w:rPr>
          <w:rtl w:val="0"/>
        </w:rPr>
      </w:r>
    </w:p>
    <w:tbl>
      <w:tblPr>
        <w:tblStyle w:val="Table55"/>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3"/>
        <w:gridCol w:w="1356"/>
        <w:gridCol w:w="1234"/>
        <w:gridCol w:w="1601"/>
        <w:gridCol w:w="1319"/>
        <w:gridCol w:w="2191"/>
        <w:tblGridChange w:id="0">
          <w:tblGrid>
            <w:gridCol w:w="1303"/>
            <w:gridCol w:w="1356"/>
            <w:gridCol w:w="1234"/>
            <w:gridCol w:w="1601"/>
            <w:gridCol w:w="1319"/>
            <w:gridCol w:w="2191"/>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Paiement Net Marché</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Marché</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Exécution espèce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Exécution titre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Réconciliation</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270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2700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color w:val="ff0000"/>
                <w:sz w:val="20"/>
                <w:szCs w:val="20"/>
              </w:rPr>
            </w:pPr>
            <w:r w:rsidDel="00000000" w:rsidR="00000000" w:rsidRPr="00000000">
              <w:rPr>
                <w:rFonts w:ascii="Calibri" w:cs="Calibri" w:eastAsia="Calibri" w:hAnsi="Calibri"/>
                <w:b w:val="1"/>
                <w:sz w:val="20"/>
                <w:szCs w:val="20"/>
                <w:rtl w:val="0"/>
              </w:rPr>
              <w:t xml:space="preserve">Pas d’alerte</w:t>
            </w:r>
            <w:r w:rsidDel="00000000" w:rsidR="00000000" w:rsidRPr="00000000">
              <w:rPr>
                <w:rtl w:val="0"/>
              </w:rPr>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500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Pas d’alerte </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La réconciliation est déclenchée automatiquement et  se fait sur la base des </w:t>
      </w:r>
      <w:r w:rsidDel="00000000" w:rsidR="00000000" w:rsidRPr="00000000">
        <w:rPr>
          <w:b w:val="1"/>
          <w:rtl w:val="0"/>
        </w:rPr>
        <w:t xml:space="preserve">montant postés</w:t>
      </w:r>
      <w:r w:rsidDel="00000000" w:rsidR="00000000" w:rsidRPr="00000000">
        <w:rPr>
          <w:rtl w:val="0"/>
        </w:rPr>
        <w:t xml:space="preserve"> (POST : Posting Amount) par rapport aux montants brut calculés dans les exécutions et des </w:t>
      </w:r>
      <w:r w:rsidDel="00000000" w:rsidR="00000000" w:rsidRPr="00000000">
        <w:rPr>
          <w:b w:val="1"/>
          <w:rtl w:val="0"/>
        </w:rPr>
        <w:t xml:space="preserve">quantités Marché reçues</w:t>
      </w:r>
      <w:r w:rsidDel="00000000" w:rsidR="00000000" w:rsidRPr="00000000">
        <w:rPr>
          <w:rtl w:val="0"/>
        </w:rPr>
        <w:t xml:space="preserve"> par rapport aux quantités calculées dans les exécutions.</w:t>
      </w:r>
    </w:p>
    <w:p w:rsidR="00000000" w:rsidDel="00000000" w:rsidP="00000000" w:rsidRDefault="00000000" w:rsidRPr="00000000">
      <w:pPr>
        <w:pBdr/>
        <w:spacing w:after="0" w:before="0" w:line="240"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Allocation manuelle aux clients : une fois la réconciliation est traitée, le processus d’allocation se déclenche, l’utilisateur doit allouer manuellement aux clients les montants réconciliés.</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Allocation manuelle du paiement Nostro 1 puis Nostro 2.</w:t>
      </w:r>
      <w:r w:rsidDel="00000000" w:rsidR="00000000" w:rsidRPr="00000000">
        <w:rPr>
          <w:rtl w:val="0"/>
        </w:rPr>
      </w:r>
    </w:p>
    <w:tbl>
      <w:tblPr>
        <w:tblStyle w:val="Table56"/>
        <w:bidiVisual w:val="0"/>
        <w:tblW w:w="9321.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43"/>
        <w:gridCol w:w="1843"/>
        <w:gridCol w:w="1984"/>
        <w:gridCol w:w="1984"/>
        <w:tblGridChange w:id="0">
          <w:tblGrid>
            <w:gridCol w:w="1667"/>
            <w:gridCol w:w="1843"/>
            <w:gridCol w:w="1843"/>
            <w:gridCol w:w="1984"/>
            <w:gridCol w:w="1984"/>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réconcilié</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alloué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allouée</w:t>
            </w:r>
          </w:p>
        </w:tc>
      </w:tr>
      <w:tr>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2700</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1200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120</w:t>
            </w:r>
          </w:p>
        </w:tc>
      </w:tr>
      <w:tr>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20"/>
                <w:szCs w:val="20"/>
              </w:rPr>
            </w:pPr>
            <w:r w:rsidDel="00000000" w:rsidR="00000000" w:rsidRPr="00000000">
              <w:rPr>
                <w:rtl w:val="0"/>
              </w:rPr>
            </w:r>
          </w:p>
        </w:tc>
        <w:tc>
          <w:tcPr>
            <w:vMerge w:val="continue"/>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1500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150</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500</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500 EUR</w:t>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Création des paiements client et calcul des commissions. (Montant fixe: 20 EUR)</w:t>
      </w: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t xml:space="preserve">Les paiements client en titres sont automatiquement créés après l’allocation sans validation.</w:t>
      </w:r>
    </w:p>
    <w:tbl>
      <w:tblPr>
        <w:tblStyle w:val="Table57"/>
        <w:bidiVisual w:val="0"/>
        <w:tblW w:w="7097.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7"/>
        <w:gridCol w:w="1605"/>
        <w:gridCol w:w="1849"/>
        <w:gridCol w:w="1856"/>
        <w:tblGridChange w:id="0">
          <w:tblGrid>
            <w:gridCol w:w="1787"/>
            <w:gridCol w:w="1605"/>
            <w:gridCol w:w="1849"/>
            <w:gridCol w:w="1856"/>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Titre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contextualSpacing w:val="0"/>
              <w:rPr/>
            </w:pPr>
            <w:r w:rsidDel="00000000" w:rsidR="00000000" w:rsidRPr="00000000">
              <w:rPr>
                <w:sz w:val="20"/>
                <w:szCs w:val="20"/>
                <w:rtl w:val="0"/>
              </w:rPr>
              <w:t xml:space="preserve">Obligation A</w:t>
            </w: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créé</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rPr/>
            </w:pPr>
            <w:r w:rsidDel="00000000" w:rsidR="00000000" w:rsidRPr="00000000">
              <w:rPr>
                <w:sz w:val="20"/>
                <w:szCs w:val="20"/>
                <w:rtl w:val="0"/>
              </w:rPr>
              <w:t xml:space="preserve">Obligation A</w:t>
            </w:r>
            <w:r w:rsidDel="00000000" w:rsidR="00000000" w:rsidRPr="00000000">
              <w:rPr>
                <w:rtl w:val="0"/>
              </w:rPr>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150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créé</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contextualSpacing w:val="0"/>
              <w:rPr/>
            </w:pPr>
            <w:r w:rsidDel="00000000" w:rsidR="00000000" w:rsidRPr="00000000">
              <w:rPr>
                <w:sz w:val="20"/>
                <w:szCs w:val="20"/>
                <w:rtl w:val="0"/>
              </w:rPr>
              <w:t xml:space="preserve">Obligation A</w:t>
            </w:r>
            <w:r w:rsidDel="00000000" w:rsidR="00000000" w:rsidRPr="00000000">
              <w:rPr>
                <w:rtl w:val="0"/>
              </w:rPr>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créé</w:t>
            </w:r>
          </w:p>
        </w:tc>
      </w:tr>
    </w:tbl>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MT566  ou rapport sera envoyé selon le profil de Reporting des clients</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t xml:space="preserve">Les paiements espèces  sont calculés et créés en attente de validation.</w:t>
      </w:r>
    </w:p>
    <w:tbl>
      <w:tblPr>
        <w:tblStyle w:val="Table58"/>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7"/>
        <w:gridCol w:w="1723"/>
        <w:gridCol w:w="1731"/>
        <w:gridCol w:w="1907"/>
        <w:gridCol w:w="1856"/>
        <w:tblGridChange w:id="0">
          <w:tblGrid>
            <w:gridCol w:w="1787"/>
            <w:gridCol w:w="1723"/>
            <w:gridCol w:w="1731"/>
            <w:gridCol w:w="1907"/>
            <w:gridCol w:w="1856"/>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alloué</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commissions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Net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1200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1180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1500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1480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0"/>
                <w:sz w:val="20"/>
                <w:szCs w:val="20"/>
                <w:rtl w:val="0"/>
              </w:rPr>
              <w:t xml:space="preserve">500</w:t>
            </w:r>
            <w:r w:rsidDel="00000000" w:rsidR="00000000" w:rsidRPr="00000000">
              <w:rPr>
                <w:rFonts w:ascii="Calibri" w:cs="Calibri" w:eastAsia="Calibri" w:hAnsi="Calibri"/>
                <w:b w:val="0"/>
                <w:sz w:val="22"/>
                <w:szCs w:val="22"/>
                <w:rtl w:val="0"/>
              </w:rPr>
              <w:t xml:space="preserve"> EUR</w:t>
            </w: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380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Validation des paiements espèces :</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Si l’utilisateur choisit de poster des CRO: </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 avis de crédit doit être généré vers le système Cash.</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 message comptable espèce doit être généré vers MegaAccouting</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Une fois validé, le paiement espèce passe au statut «créé» (prêt à être envoyé)</w:t>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Si l’utilisateur choisit de ne pas poster des CRO: </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 paiement espèce passe au statut «créé» (prêt à être envoyé) sans postage de CRO</w:t>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b w:val="0"/>
          <w:sz w:val="22"/>
          <w:szCs w:val="22"/>
        </w:rPr>
      </w:pPr>
      <w:r w:rsidDel="00000000" w:rsidR="00000000" w:rsidRPr="00000000">
        <w:rPr>
          <w:rFonts w:ascii="Calibri" w:cs="Calibri" w:eastAsia="Calibri" w:hAnsi="Calibri"/>
          <w:b w:val="0"/>
          <w:sz w:val="22"/>
          <w:szCs w:val="22"/>
          <w:rtl w:val="0"/>
        </w:rPr>
        <w:t xml:space="preserve">Envoi automatique des confirmations de paiements aux clients.</w:t>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MT566 ou rapport sera envoyé selon le profil de Reporting des clients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43ky6rz" w:id="71"/>
      <w:bookmarkEnd w:id="71"/>
      <w:r w:rsidDel="00000000" w:rsidR="00000000" w:rsidRPr="00000000">
        <w:rPr>
          <w:rFonts w:ascii="Calibri" w:cs="Calibri" w:eastAsia="Calibri" w:hAnsi="Calibri"/>
          <w:b w:val="1"/>
          <w:sz w:val="26"/>
          <w:szCs w:val="26"/>
          <w:rtl w:val="0"/>
        </w:rPr>
        <w:t xml:space="preserve">Description du traitement des OST obligatoires sans choix d’échange de titre sans rompus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Ce paragraphe décrit le traitement d’un stock split. (SPLF).</w:t>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Le traitement sera le même pour l’OST changement d’ISN (CHAN). </w:t>
      </w:r>
    </w:p>
    <w:p w:rsidR="00000000" w:rsidDel="00000000" w:rsidP="00000000" w:rsidRDefault="00000000" w:rsidRPr="00000000">
      <w:pPr>
        <w:pBdr/>
        <w:spacing w:line="240" w:lineRule="auto"/>
        <w:contextualSpacing w:val="0"/>
        <w:jc w:val="both"/>
        <w:rPr/>
      </w:pPr>
      <w:r w:rsidDel="00000000" w:rsidR="00000000" w:rsidRPr="00000000">
        <w:rPr>
          <w:b w:val="1"/>
          <w:i w:val="1"/>
          <w:sz w:val="20"/>
          <w:szCs w:val="20"/>
          <w:rtl w:val="0"/>
        </w:rPr>
        <w:t xml:space="preserve">SPLF</w:t>
      </w:r>
      <w:r w:rsidDel="00000000" w:rsidR="00000000" w:rsidRPr="00000000">
        <w:rPr>
          <w:i w:val="1"/>
          <w:sz w:val="20"/>
          <w:szCs w:val="20"/>
          <w:rtl w:val="0"/>
        </w:rPr>
        <w:t xml:space="preserve"> : "Augmentation du nombre d’actions en circulation d’une société sans aucun changement dans les capitaux des actionnaires ou de la valeur marchande totale au moment de la scission. Le prix des actions et la valeur nominale est réduite en conséquence</w:t>
      </w:r>
      <w:r w:rsidDel="00000000" w:rsidR="00000000" w:rsidRPr="00000000">
        <w:rPr>
          <w:rtl w:val="0"/>
        </w:rPr>
        <w:t xml:space="preserve">.</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Réception d’un préavis d’annonce via MT564 de BPSS ou Euroclear</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Une annonce est automatiquement créée dans MegaCor reflétant des données reçues dans le Swift.</w:t>
      </w:r>
      <w:r w:rsidDel="00000000" w:rsidR="00000000" w:rsidRPr="00000000">
        <w:rPr>
          <w:rtl w:val="0"/>
        </w:rPr>
      </w:r>
    </w:p>
    <w:tbl>
      <w:tblPr>
        <w:tblStyle w:val="Table59"/>
        <w:bidiVisual w:val="0"/>
        <w:tblW w:w="8568.0" w:type="dxa"/>
        <w:jc w:val="left"/>
        <w:tblInd w:w="2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91"/>
        <w:gridCol w:w="4277"/>
        <w:tblGridChange w:id="0">
          <w:tblGrid>
            <w:gridCol w:w="4291"/>
            <w:gridCol w:w="4277"/>
          </w:tblGrid>
        </w:tblGridChange>
      </w:tblGrid>
      <w:tr>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Données </w:t>
            </w:r>
          </w:p>
        </w:tc>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Valeur</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concerné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A</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détachement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d’enregistrement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16/12/2014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paiement </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17/12/2014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Entrée de droit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B</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Parité sortante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Parité entrante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Arrondissement quantité entrante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Inférieur</w:t>
            </w:r>
          </w:p>
        </w:tc>
      </w:tr>
    </w:tbl>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Calcul des Positions éligibles en se basant sur la date de détachement (ex-date) et les positions fermes + suspens éligibles.</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L’utilisateur a la possibilité de consulter les positions éligibles à tout moment du cycle vie de l’opération, afin de voir l’évolution des mouvements en cours.</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 Clients </w:t>
      </w:r>
    </w:p>
    <w:tbl>
      <w:tblPr>
        <w:tblStyle w:val="Table60"/>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45"/>
        <w:gridCol w:w="1880"/>
        <w:gridCol w:w="1917"/>
        <w:gridCol w:w="1717"/>
        <w:tblGridChange w:id="0">
          <w:tblGrid>
            <w:gridCol w:w="1845"/>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ferme</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1"/>
                <w:sz w:val="22"/>
                <w:szCs w:val="22"/>
                <w:rtl w:val="0"/>
              </w:rPr>
              <w:t xml:space="preserve">Suspens</w:t>
            </w:r>
            <w:r w:rsidDel="00000000" w:rsidR="00000000" w:rsidRPr="00000000">
              <w:rPr>
                <w:rFonts w:ascii="Calibri" w:cs="Calibri" w:eastAsia="Calibri" w:hAnsi="Calibri"/>
                <w:b w:val="0"/>
                <w:sz w:val="22"/>
                <w:szCs w:val="22"/>
                <w:rtl w:val="0"/>
              </w:rPr>
              <w:t xml:space="preserve">*</w:t>
            </w: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after="0" w:before="0" w:line="240" w:lineRule="auto"/>
        <w:ind w:left="284"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t>
      </w:r>
      <w:r w:rsidDel="00000000" w:rsidR="00000000" w:rsidRPr="00000000">
        <w:rPr>
          <w:rFonts w:ascii="Calibri" w:cs="Calibri" w:eastAsia="Calibri" w:hAnsi="Calibri"/>
          <w:b w:val="1"/>
          <w:sz w:val="18"/>
          <w:szCs w:val="18"/>
          <w:rtl w:val="0"/>
        </w:rPr>
        <w:t xml:space="preserve">Suspens tel que: date de négociation &lt; 15/12/2014</w:t>
      </w: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 Marché </w:t>
      </w:r>
    </w:p>
    <w:tbl>
      <w:tblPr>
        <w:tblStyle w:val="Table61"/>
        <w:bidiVisual w:val="0"/>
        <w:tblW w:w="7159.000000000001"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1880"/>
        <w:gridCol w:w="1917"/>
        <w:gridCol w:w="1717"/>
        <w:tblGridChange w:id="0">
          <w:tblGrid>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ferme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Suspens*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after="0" w:before="0" w:line="240" w:lineRule="auto"/>
        <w:ind w:left="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Génération automatique de notifications aux clients éligible dés que l’OST passe au statut « Validée».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 Swift MT564 ou rapport sera envoyé selon le profil de Reporting des clients.</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jc w:val="both"/>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Activation automatique de l’OST à la date d’arrêt de position = 15/12/2014</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jc w:val="both"/>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Calcul automatiques des exécutions clients et Marché.</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Exécution Clients </w:t>
      </w:r>
    </w:p>
    <w:tbl>
      <w:tblPr>
        <w:tblStyle w:val="Table62"/>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45"/>
        <w:gridCol w:w="1880"/>
        <w:gridCol w:w="1917"/>
        <w:gridCol w:w="1717"/>
        <w:tblGridChange w:id="0">
          <w:tblGrid>
            <w:gridCol w:w="1845"/>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Sortie titre A</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titre B</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600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r>
    </w:tbl>
    <w:p w:rsidR="00000000" w:rsidDel="00000000" w:rsidP="00000000" w:rsidRDefault="00000000" w:rsidRPr="00000000">
      <w:pPr>
        <w:pBdr/>
        <w:spacing w:line="240" w:lineRule="auto"/>
        <w:contextualSpacing w:val="0"/>
        <w:rPr>
          <w:b w:val="1"/>
        </w:rPr>
      </w:pP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b w:val="1"/>
          <w:rtl w:val="0"/>
        </w:rPr>
        <w:t xml:space="preserve">Exécution Marché</w:t>
      </w:r>
      <w:r w:rsidDel="00000000" w:rsidR="00000000" w:rsidRPr="00000000">
        <w:rPr>
          <w:rtl w:val="0"/>
        </w:rPr>
      </w:r>
    </w:p>
    <w:tbl>
      <w:tblPr>
        <w:tblStyle w:val="Table63"/>
        <w:bidiVisual w:val="0"/>
        <w:tblW w:w="7159.000000000001"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1880"/>
        <w:gridCol w:w="1917"/>
        <w:gridCol w:w="1717"/>
        <w:tblGridChange w:id="0">
          <w:tblGrid>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Sortie titre A</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titre B</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900</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Génération automatique de notifications avec les paiements prévisionnels calculés  aux clients éligible.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MT564 REPE ou rapport sera envoyé selon le profil de Reporting des clients.</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Réception d’un paiement marché via un MT566 sur le Nostro 1 et un MT566 pour le Nostro2</w:t>
      </w:r>
      <w:r w:rsidDel="00000000" w:rsidR="00000000" w:rsidRPr="00000000">
        <w:rPr>
          <w:rtl w:val="0"/>
        </w:rPr>
      </w:r>
    </w:p>
    <w:tbl>
      <w:tblPr>
        <w:tblStyle w:val="Table64"/>
        <w:bidiVisual w:val="0"/>
        <w:tblW w:w="7195.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43"/>
        <w:gridCol w:w="1984"/>
        <w:gridCol w:w="1701"/>
        <w:tblGridChange w:id="0">
          <w:tblGrid>
            <w:gridCol w:w="1667"/>
            <w:gridCol w:w="1843"/>
            <w:gridCol w:w="1984"/>
            <w:gridCol w:w="1701"/>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Paiement Marché Sortie titre A</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Paiement Marché Crédit titre B</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Réconciliation</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900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Pas Alerte </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Pas Alerte </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La réconciliation est déclenchée automatiquement et  se fait sur la base des </w:t>
      </w:r>
      <w:r w:rsidDel="00000000" w:rsidR="00000000" w:rsidRPr="00000000">
        <w:rPr>
          <w:b w:val="1"/>
          <w:rtl w:val="0"/>
        </w:rPr>
        <w:t xml:space="preserve">quantités reçues</w:t>
      </w:r>
      <w:r w:rsidDel="00000000" w:rsidR="00000000" w:rsidRPr="00000000">
        <w:rPr>
          <w:rtl w:val="0"/>
        </w:rPr>
        <w:t xml:space="preserve"> par rapport aux quantités calculées dans les exécutions.</w:t>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Lorsque la réconciliation est totale, l’allocation est déclenchée automatiquement.</w:t>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Allocation manuelle aux clients : une fois la réconciliation est traitée, le processus d’allocation se déclenche, l’utilisateur doit allouer manuellement aux clients les quantités réconciliées.</w:t>
      </w:r>
      <w:r w:rsidDel="00000000" w:rsidR="00000000" w:rsidRPr="00000000">
        <w:rPr>
          <w:rtl w:val="0"/>
        </w:rPr>
      </w:r>
    </w:p>
    <w:tbl>
      <w:tblPr>
        <w:tblStyle w:val="Table65"/>
        <w:bidiVisual w:val="0"/>
        <w:tblW w:w="9003.999999999998"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0"/>
        <w:gridCol w:w="901"/>
        <w:gridCol w:w="902"/>
        <w:gridCol w:w="1786"/>
        <w:gridCol w:w="1922"/>
        <w:gridCol w:w="1873"/>
        <w:tblGridChange w:id="0">
          <w:tblGrid>
            <w:gridCol w:w="1620"/>
            <w:gridCol w:w="901"/>
            <w:gridCol w:w="902"/>
            <w:gridCol w:w="1786"/>
            <w:gridCol w:w="1922"/>
            <w:gridCol w:w="1873"/>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gridSpan w:val="2"/>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réconciliée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allouée</w:t>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titre A</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allouée</w:t>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titre B</w:t>
            </w:r>
          </w:p>
        </w:tc>
      </w:tr>
      <w:tr>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900</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r>
      <w:tr>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20"/>
                <w:szCs w:val="20"/>
              </w:rPr>
            </w:pPr>
            <w:r w:rsidDel="00000000" w:rsidR="00000000" w:rsidRPr="00000000">
              <w:rPr>
                <w:rtl w:val="0"/>
              </w:rPr>
            </w:r>
          </w:p>
        </w:tc>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20"/>
                <w:szCs w:val="20"/>
              </w:rPr>
            </w:pPr>
            <w:r w:rsidDel="00000000" w:rsidR="00000000" w:rsidRPr="00000000">
              <w:rPr>
                <w:rtl w:val="0"/>
              </w:rPr>
            </w:r>
          </w:p>
        </w:tc>
        <w:tc>
          <w:tcPr>
            <w:vMerge w:val="continue"/>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600</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r>
    </w:tbl>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Création des paiements client et calcul des commissions. (ex. Montant fixe: 20 EUR)</w:t>
      </w: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t xml:space="preserve">Les paiements client en titres sont automatiquement créés après l’allocation sans validation.</w:t>
      </w:r>
    </w:p>
    <w:tbl>
      <w:tblPr>
        <w:tblStyle w:val="Table66"/>
        <w:bidiVisual w:val="0"/>
        <w:tblW w:w="7097.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7"/>
        <w:gridCol w:w="1605"/>
        <w:gridCol w:w="1849"/>
        <w:gridCol w:w="1856"/>
        <w:tblGridChange w:id="0">
          <w:tblGrid>
            <w:gridCol w:w="1787"/>
            <w:gridCol w:w="1605"/>
            <w:gridCol w:w="1849"/>
            <w:gridCol w:w="1856"/>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Sortie Titre A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Titre B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créé</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600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créé</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créé</w:t>
            </w:r>
          </w:p>
        </w:tc>
      </w:tr>
    </w:tbl>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MT566 ou rapport sera envoyé selon le profil de Reporting des clients</w:t>
      </w: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t xml:space="preserve">Les paiements en espèces de commissions sont calculés et créés en attente de validation.</w:t>
      </w:r>
    </w:p>
    <w:tbl>
      <w:tblPr>
        <w:tblStyle w:val="Table67"/>
        <w:bidiVisual w:val="0"/>
        <w:tblW w:w="7053.999999999998"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7"/>
        <w:gridCol w:w="1581"/>
        <w:gridCol w:w="1843"/>
        <w:gridCol w:w="1843"/>
        <w:tblGridChange w:id="0">
          <w:tblGrid>
            <w:gridCol w:w="1787"/>
            <w:gridCol w:w="1581"/>
            <w:gridCol w:w="1843"/>
            <w:gridCol w:w="1843"/>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commissions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Net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Validation des paiements espèces :</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Si l’utilisateur choisit de poster des CRO: </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 avis de crédit doit être généré vers le système Cash.</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 message comptable espèce doit être généré vers MegaAccouting</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Une fois validé, le paiement espèce passe au statut «créé» (prêt à être envoyé)</w:t>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Si l’utilisateur choisit de ne pas poster des CRO: </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 paiement espèce passe au statut «créé» (prêt à être envoyé) sans postage de CRO</w:t>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b w:val="0"/>
          <w:sz w:val="22"/>
          <w:szCs w:val="22"/>
        </w:rPr>
      </w:pPr>
      <w:r w:rsidDel="00000000" w:rsidR="00000000" w:rsidRPr="00000000">
        <w:rPr>
          <w:rFonts w:ascii="Calibri" w:cs="Calibri" w:eastAsia="Calibri" w:hAnsi="Calibri"/>
          <w:b w:val="0"/>
          <w:sz w:val="22"/>
          <w:szCs w:val="22"/>
          <w:rtl w:val="0"/>
        </w:rPr>
        <w:t xml:space="preserve">Envoi automatique des confirmations de paiements aux clients.</w:t>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MT566 ou rapport sera envoyé selon le profil de Reporting des clients</w:t>
      </w: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2iq8gzs" w:id="72"/>
      <w:bookmarkEnd w:id="72"/>
      <w:r w:rsidDel="00000000" w:rsidR="00000000" w:rsidRPr="00000000">
        <w:rPr>
          <w:rFonts w:ascii="Calibri" w:cs="Calibri" w:eastAsia="Calibri" w:hAnsi="Calibri"/>
          <w:b w:val="1"/>
          <w:sz w:val="26"/>
          <w:szCs w:val="26"/>
          <w:rtl w:val="0"/>
        </w:rPr>
        <w:t xml:space="preserve">Description du traitement des OST obligatoires sans choix d’échange de titres avec rompus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Ce paragraphe décrit le traitement d’un reverse stock split. (SPLR).</w:t>
      </w:r>
    </w:p>
    <w:p w:rsidR="00000000" w:rsidDel="00000000" w:rsidP="00000000" w:rsidRDefault="00000000" w:rsidRPr="00000000">
      <w:pPr>
        <w:pBdr/>
        <w:spacing w:line="240" w:lineRule="auto"/>
        <w:contextualSpacing w:val="0"/>
        <w:jc w:val="both"/>
        <w:rPr/>
      </w:pPr>
      <w:r w:rsidDel="00000000" w:rsidR="00000000" w:rsidRPr="00000000">
        <w:rPr>
          <w:b w:val="1"/>
          <w:i w:val="1"/>
          <w:sz w:val="20"/>
          <w:szCs w:val="20"/>
          <w:rtl w:val="0"/>
        </w:rPr>
        <w:t xml:space="preserve">SPLR</w:t>
      </w:r>
      <w:r w:rsidDel="00000000" w:rsidR="00000000" w:rsidRPr="00000000">
        <w:rPr>
          <w:i w:val="1"/>
          <w:sz w:val="20"/>
          <w:szCs w:val="20"/>
          <w:rtl w:val="0"/>
        </w:rPr>
        <w:t xml:space="preserve"> : la Diminution du nombre d’actions en circulation d'une société sans aucun changement dans les capitaux des actionnaires ou de la valeur marchande totale au moment de la scission. Le prix des actions et la valeur nominale sont accrus  en conséquence.</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Réception d’un préavis d’annonce via MT564 de BPSS ou Euroclear</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Une annonce est automatiquement créée dans MegaCor reflétant des données reçues.</w:t>
      </w:r>
      <w:r w:rsidDel="00000000" w:rsidR="00000000" w:rsidRPr="00000000">
        <w:rPr>
          <w:rtl w:val="0"/>
        </w:rPr>
      </w:r>
    </w:p>
    <w:tbl>
      <w:tblPr>
        <w:tblStyle w:val="Table68"/>
        <w:bidiVisual w:val="0"/>
        <w:tblW w:w="8568.0" w:type="dxa"/>
        <w:jc w:val="left"/>
        <w:tblInd w:w="2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91"/>
        <w:gridCol w:w="4277"/>
        <w:tblGridChange w:id="0">
          <w:tblGrid>
            <w:gridCol w:w="4291"/>
            <w:gridCol w:w="4277"/>
          </w:tblGrid>
        </w:tblGridChange>
      </w:tblGrid>
      <w:tr>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Données </w:t>
            </w:r>
          </w:p>
        </w:tc>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Valeur</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concerné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A</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détachement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d’enregistrement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16/12/2014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paiement </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17/12/2014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Entrée de droit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B</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Parité sortante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Parité entrante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Arrondissement quantité entrante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Inférieur</w:t>
            </w:r>
          </w:p>
        </w:tc>
      </w:tr>
    </w:tbl>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Calcul des Positions éligibles en se basant sur la date de détachement (ex-date) et les positions fermes + suspens éligibles.</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L’utilisateur a la possibilité de consulter les positions éligibles à tout moment du cycle vie de l’opération, afin de voir l’évolution des mouvements en cours.</w:t>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 Clients </w:t>
      </w:r>
    </w:p>
    <w:tbl>
      <w:tblPr>
        <w:tblStyle w:val="Table69"/>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45"/>
        <w:gridCol w:w="1880"/>
        <w:gridCol w:w="1917"/>
        <w:gridCol w:w="1717"/>
        <w:tblGridChange w:id="0">
          <w:tblGrid>
            <w:gridCol w:w="1845"/>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ferme</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1"/>
                <w:sz w:val="22"/>
                <w:szCs w:val="22"/>
                <w:rtl w:val="0"/>
              </w:rPr>
              <w:t xml:space="preserve">Suspens</w:t>
            </w:r>
            <w:r w:rsidDel="00000000" w:rsidR="00000000" w:rsidRPr="00000000">
              <w:rPr>
                <w:rFonts w:ascii="Calibri" w:cs="Calibri" w:eastAsia="Calibri" w:hAnsi="Calibri"/>
                <w:b w:val="0"/>
                <w:sz w:val="22"/>
                <w:szCs w:val="22"/>
                <w:rtl w:val="0"/>
              </w:rPr>
              <w:t xml:space="preserve">*</w:t>
            </w: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after="0" w:before="0" w:line="240" w:lineRule="auto"/>
        <w:ind w:left="284"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t>
      </w:r>
      <w:r w:rsidDel="00000000" w:rsidR="00000000" w:rsidRPr="00000000">
        <w:rPr>
          <w:rFonts w:ascii="Calibri" w:cs="Calibri" w:eastAsia="Calibri" w:hAnsi="Calibri"/>
          <w:b w:val="1"/>
          <w:sz w:val="18"/>
          <w:szCs w:val="18"/>
          <w:rtl w:val="0"/>
        </w:rPr>
        <w:t xml:space="preserve">Suspens tel que: date de négociation &lt; 15/12/2014</w:t>
      </w: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 Marché </w:t>
      </w:r>
    </w:p>
    <w:tbl>
      <w:tblPr>
        <w:tblStyle w:val="Table70"/>
        <w:bidiVisual w:val="0"/>
        <w:tblW w:w="7159.000000000001"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1880"/>
        <w:gridCol w:w="1917"/>
        <w:gridCol w:w="1717"/>
        <w:tblGridChange w:id="0">
          <w:tblGrid>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ferme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Suspens*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after="0" w:before="0" w:line="240" w:lineRule="auto"/>
        <w:ind w:left="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Génération automatique de notifications aux clients éligibles dés que l’OST passe au statut « Validée».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 Swift MT564 ou rapport sera envoyé selon le profil de Reporting des clients.</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jc w:val="both"/>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Activation automatique de l’OST à la date d’arrêt de position = 15/12/2014</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jc w:val="both"/>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Calcul automatiques des exécutions clients et Marché.</w:t>
      </w: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Exécution Clients </w:t>
      </w:r>
    </w:p>
    <w:tbl>
      <w:tblPr>
        <w:tblStyle w:val="Table71"/>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45"/>
        <w:gridCol w:w="1880"/>
        <w:gridCol w:w="1917"/>
        <w:gridCol w:w="1717"/>
        <w:tblGridChange w:id="0">
          <w:tblGrid>
            <w:gridCol w:w="1845"/>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Sortie titre A</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titre B</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33</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66</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16</w:t>
            </w:r>
          </w:p>
        </w:tc>
      </w:tr>
    </w:tbl>
    <w:p w:rsidR="00000000" w:rsidDel="00000000" w:rsidP="00000000" w:rsidRDefault="00000000" w:rsidRPr="00000000">
      <w:pPr>
        <w:pBdr/>
        <w:spacing w:line="240" w:lineRule="auto"/>
        <w:contextualSpacing w:val="0"/>
        <w:rPr>
          <w:b w:val="1"/>
        </w:rPr>
      </w:pP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b w:val="1"/>
          <w:rtl w:val="0"/>
        </w:rPr>
        <w:t xml:space="preserve">Exécution Marché</w:t>
      </w:r>
      <w:r w:rsidDel="00000000" w:rsidR="00000000" w:rsidRPr="00000000">
        <w:rPr>
          <w:rtl w:val="0"/>
        </w:rPr>
      </w:r>
    </w:p>
    <w:tbl>
      <w:tblPr>
        <w:tblStyle w:val="Table72"/>
        <w:bidiVisual w:val="0"/>
        <w:tblW w:w="7159.000000000001"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1880"/>
        <w:gridCol w:w="1917"/>
        <w:gridCol w:w="1717"/>
        <w:tblGridChange w:id="0">
          <w:tblGrid>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Sortie titre A</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titre B</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16</w:t>
            </w:r>
          </w:p>
        </w:tc>
      </w:tr>
    </w:tbl>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Génération automatique de notifications avec les paiements prévisionnels calculés  aux clients éligible.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MT564 REPE ou rapport sera envoyé selon le profil de Reporting des clients.</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Réception d’un paiement marché via un MT566 sur le Nostro 1 et un MT566 pour le Nostro2</w:t>
      </w:r>
      <w:r w:rsidDel="00000000" w:rsidR="00000000" w:rsidRPr="00000000">
        <w:rPr>
          <w:rtl w:val="0"/>
        </w:rPr>
      </w:r>
    </w:p>
    <w:tbl>
      <w:tblPr>
        <w:tblStyle w:val="Table73"/>
        <w:bidiVisual w:val="0"/>
        <w:tblW w:w="7195.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43"/>
        <w:gridCol w:w="1984"/>
        <w:gridCol w:w="1701"/>
        <w:tblGridChange w:id="0">
          <w:tblGrid>
            <w:gridCol w:w="1667"/>
            <w:gridCol w:w="1843"/>
            <w:gridCol w:w="1984"/>
            <w:gridCol w:w="1701"/>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Paiement Marché Sortie titre A</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Paiement Marché Crédit titre B</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Réconciliation</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Pas Alerte </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16</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Pas Alerte </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La réconciliation est déclenchée automatiquement et  se fait sur la base des </w:t>
      </w:r>
      <w:r w:rsidDel="00000000" w:rsidR="00000000" w:rsidRPr="00000000">
        <w:rPr>
          <w:b w:val="1"/>
          <w:rtl w:val="0"/>
        </w:rPr>
        <w:t xml:space="preserve">quantités reçues</w:t>
      </w:r>
      <w:r w:rsidDel="00000000" w:rsidR="00000000" w:rsidRPr="00000000">
        <w:rPr>
          <w:rtl w:val="0"/>
        </w:rPr>
        <w:t xml:space="preserve"> par rapport aux quantités calculées dans les exécutions.</w:t>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Lorsque la réconciliation est totale, l’allocation est déclenchée automatiquement.</w:t>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b w:val="0"/>
          <w:color w:val="ff0000"/>
          <w:sz w:val="22"/>
          <w:szCs w:val="22"/>
        </w:rPr>
      </w:pPr>
      <w:r w:rsidDel="00000000" w:rsidR="00000000" w:rsidRPr="00000000">
        <w:rPr>
          <w:rFonts w:ascii="Calibri" w:cs="Calibri" w:eastAsia="Calibri" w:hAnsi="Calibri"/>
          <w:b w:val="1"/>
          <w:color w:val="ff0000"/>
          <w:sz w:val="22"/>
          <w:szCs w:val="22"/>
          <w:rtl w:val="0"/>
        </w:rPr>
        <w:t xml:space="preserve">Mise à jour des exécutions : Avant d’allouer le titre supplémentaire, l’utilisateur doit mettre à jour les exécutions du client 2 comme suit</w:t>
      </w:r>
      <w:r w:rsidDel="00000000" w:rsidR="00000000" w:rsidRPr="00000000">
        <w:rPr>
          <w:rFonts w:ascii="Calibri" w:cs="Calibri" w:eastAsia="Calibri" w:hAnsi="Calibri"/>
          <w:b w:val="0"/>
          <w:color w:val="ff0000"/>
          <w:sz w:val="22"/>
          <w:szCs w:val="22"/>
          <w:rtl w:val="0"/>
        </w:rPr>
        <w:t xml:space="preserve"> : </w:t>
      </w:r>
    </w:p>
    <w:tbl>
      <w:tblPr>
        <w:tblStyle w:val="Table74"/>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45"/>
        <w:gridCol w:w="1880"/>
        <w:gridCol w:w="1917"/>
        <w:gridCol w:w="1717"/>
        <w:tblGridChange w:id="0">
          <w:tblGrid>
            <w:gridCol w:w="1845"/>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titre B</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titre B</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200</w:t>
            </w:r>
          </w:p>
        </w:tc>
        <w:tc>
          <w:tcPr/>
          <w:p w:rsidR="00000000" w:rsidDel="00000000" w:rsidP="00000000" w:rsidRDefault="00000000" w:rsidRPr="00000000">
            <w:pPr>
              <w:pBdr/>
              <w:contextualSpacing w:val="0"/>
              <w:jc w:val="center"/>
              <w:rPr>
                <w:b w:val="1"/>
                <w:color w:val="ff0000"/>
                <w:sz w:val="20"/>
                <w:szCs w:val="20"/>
              </w:rPr>
            </w:pPr>
            <w:r w:rsidDel="00000000" w:rsidR="00000000" w:rsidRPr="00000000">
              <w:rPr>
                <w:b w:val="1"/>
                <w:color w:val="ff0000"/>
                <w:sz w:val="20"/>
                <w:szCs w:val="20"/>
                <w:rtl w:val="0"/>
              </w:rPr>
              <w:t xml:space="preserve">66            =&gt;</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color w:val="ff0000"/>
                <w:sz w:val="20"/>
                <w:szCs w:val="20"/>
              </w:rPr>
            </w:pPr>
            <w:r w:rsidDel="00000000" w:rsidR="00000000" w:rsidRPr="00000000">
              <w:rPr>
                <w:rFonts w:ascii="Calibri" w:cs="Calibri" w:eastAsia="Calibri" w:hAnsi="Calibri"/>
                <w:b w:val="1"/>
                <w:color w:val="ff0000"/>
                <w:sz w:val="20"/>
                <w:szCs w:val="20"/>
                <w:rtl w:val="0"/>
              </w:rPr>
              <w:t xml:space="preserve">67 </w:t>
            </w:r>
          </w:p>
        </w:tc>
      </w:tr>
    </w:tbl>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b w:val="1"/>
          <w:color w:val="ff0000"/>
          <w:sz w:val="22"/>
          <w:szCs w:val="22"/>
        </w:rPr>
      </w:pPr>
      <w:r w:rsidDel="00000000" w:rsidR="00000000" w:rsidRPr="00000000">
        <w:rPr>
          <w:rFonts w:ascii="Calibri" w:cs="Calibri" w:eastAsia="Calibri" w:hAnsi="Calibri"/>
          <w:b w:val="1"/>
          <w:color w:val="ff0000"/>
          <w:sz w:val="22"/>
          <w:szCs w:val="22"/>
          <w:rtl w:val="0"/>
        </w:rPr>
        <w:t xml:space="preserve">Validation manuelle de la mise à jour des exécutions.</w:t>
      </w:r>
    </w:p>
    <w:p w:rsidR="00000000" w:rsidDel="00000000" w:rsidP="00000000" w:rsidRDefault="00000000" w:rsidRPr="00000000">
      <w:pPr>
        <w:numPr>
          <w:ilvl w:val="0"/>
          <w:numId w:val="36"/>
        </w:numPr>
        <w:pBdr/>
        <w:spacing w:after="0" w:before="0" w:line="240" w:lineRule="auto"/>
        <w:ind w:left="720" w:hanging="360"/>
        <w:contextualSpacing w:val="1"/>
        <w:rPr>
          <w:b w:val="1"/>
          <w:color w:val="ff0000"/>
          <w:sz w:val="22"/>
          <w:szCs w:val="22"/>
        </w:rPr>
      </w:pPr>
      <w:r w:rsidDel="00000000" w:rsidR="00000000" w:rsidRPr="00000000">
        <w:rPr>
          <w:rFonts w:ascii="Calibri" w:cs="Calibri" w:eastAsia="Calibri" w:hAnsi="Calibri"/>
          <w:b w:val="1"/>
          <w:color w:val="ff0000"/>
          <w:sz w:val="22"/>
          <w:szCs w:val="22"/>
          <w:rtl w:val="0"/>
        </w:rPr>
        <w:t xml:space="preserve">Les exécutions sont  mises à jour à 67</w:t>
      </w:r>
    </w:p>
    <w:p w:rsidR="00000000" w:rsidDel="00000000" w:rsidP="00000000" w:rsidRDefault="00000000" w:rsidRPr="00000000">
      <w:pPr>
        <w:numPr>
          <w:ilvl w:val="0"/>
          <w:numId w:val="36"/>
        </w:numPr>
        <w:pBdr/>
        <w:spacing w:after="0" w:before="0" w:line="240" w:lineRule="auto"/>
        <w:ind w:left="720" w:hanging="360"/>
        <w:contextualSpacing w:val="1"/>
        <w:rPr>
          <w:b w:val="1"/>
          <w:color w:val="ff0000"/>
          <w:sz w:val="22"/>
          <w:szCs w:val="22"/>
        </w:rPr>
      </w:pPr>
      <w:r w:rsidDel="00000000" w:rsidR="00000000" w:rsidRPr="00000000">
        <w:rPr>
          <w:rFonts w:ascii="Calibri" w:cs="Calibri" w:eastAsia="Calibri" w:hAnsi="Calibri"/>
          <w:b w:val="1"/>
          <w:color w:val="ff0000"/>
          <w:sz w:val="22"/>
          <w:szCs w:val="22"/>
          <w:rtl w:val="0"/>
        </w:rPr>
        <w:t xml:space="preserve">Le suspens posté lors du calcul des exécutions est mis à jour à 67.</w:t>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Allocation </w:t>
      </w:r>
      <w:r w:rsidDel="00000000" w:rsidR="00000000" w:rsidRPr="00000000">
        <w:rPr>
          <w:rFonts w:ascii="Calibri" w:cs="Calibri" w:eastAsia="Calibri" w:hAnsi="Calibri"/>
          <w:b w:val="1"/>
          <w:sz w:val="22"/>
          <w:szCs w:val="22"/>
          <w:rtl w:val="0"/>
        </w:rPr>
        <w:t xml:space="preserve">manuelle</w:t>
      </w:r>
      <w:r w:rsidDel="00000000" w:rsidR="00000000" w:rsidRPr="00000000">
        <w:rPr>
          <w:rFonts w:ascii="Calibri" w:cs="Calibri" w:eastAsia="Calibri" w:hAnsi="Calibri"/>
          <w:b w:val="0"/>
          <w:sz w:val="22"/>
          <w:szCs w:val="22"/>
          <w:rtl w:val="0"/>
        </w:rPr>
        <w:t xml:space="preserve"> aux clients : une fois la réconciliation est traitée, le processus d’allocation se déclenche, l’utilisateur doit allouer manuellement aux clients les quantités réconciliées.</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Allocation manuelle du paiement Nostro 1 puis Nostro 2.</w:t>
      </w:r>
      <w:r w:rsidDel="00000000" w:rsidR="00000000" w:rsidRPr="00000000">
        <w:rPr>
          <w:rtl w:val="0"/>
        </w:rPr>
      </w:r>
    </w:p>
    <w:tbl>
      <w:tblPr>
        <w:tblStyle w:val="Table75"/>
        <w:bidiVisual w:val="0"/>
        <w:tblW w:w="9003.999999999998"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0"/>
        <w:gridCol w:w="901"/>
        <w:gridCol w:w="902"/>
        <w:gridCol w:w="1786"/>
        <w:gridCol w:w="1922"/>
        <w:gridCol w:w="1873"/>
        <w:tblGridChange w:id="0">
          <w:tblGrid>
            <w:gridCol w:w="1620"/>
            <w:gridCol w:w="901"/>
            <w:gridCol w:w="902"/>
            <w:gridCol w:w="1786"/>
            <w:gridCol w:w="1922"/>
            <w:gridCol w:w="1873"/>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gridSpan w:val="2"/>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réconciliée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allouée</w:t>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titre A</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allouée</w:t>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titre B</w:t>
            </w:r>
          </w:p>
        </w:tc>
      </w:tr>
      <w:tr>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33</w:t>
            </w:r>
          </w:p>
        </w:tc>
      </w:tr>
      <w:tr>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20"/>
                <w:szCs w:val="20"/>
              </w:rPr>
            </w:pPr>
            <w:r w:rsidDel="00000000" w:rsidR="00000000" w:rsidRPr="00000000">
              <w:rPr>
                <w:rtl w:val="0"/>
              </w:rPr>
            </w:r>
          </w:p>
        </w:tc>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20"/>
                <w:szCs w:val="20"/>
              </w:rPr>
            </w:pPr>
            <w:r w:rsidDel="00000000" w:rsidR="00000000" w:rsidRPr="00000000">
              <w:rPr>
                <w:rtl w:val="0"/>
              </w:rPr>
            </w:r>
          </w:p>
        </w:tc>
        <w:tc>
          <w:tcPr>
            <w:vMerge w:val="continue"/>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200</w:t>
            </w:r>
          </w:p>
        </w:tc>
        <w:tc>
          <w:tcPr/>
          <w:p w:rsidR="00000000" w:rsidDel="00000000" w:rsidP="00000000" w:rsidRDefault="00000000" w:rsidRPr="00000000">
            <w:pPr>
              <w:pBdr/>
              <w:contextualSpacing w:val="0"/>
              <w:jc w:val="center"/>
              <w:rPr>
                <w:b w:val="1"/>
                <w:color w:val="ff0000"/>
                <w:sz w:val="20"/>
                <w:szCs w:val="20"/>
              </w:rPr>
            </w:pPr>
            <w:r w:rsidDel="00000000" w:rsidR="00000000" w:rsidRPr="00000000">
              <w:rPr>
                <w:b w:val="1"/>
                <w:color w:val="ff0000"/>
                <w:sz w:val="20"/>
                <w:szCs w:val="20"/>
                <w:rtl w:val="0"/>
              </w:rPr>
              <w:t xml:space="preserve">67</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16</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16</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Création des paiements client et calcul des commissions. (ex. Montant fixe: 20 EUR)</w:t>
      </w: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t xml:space="preserve">Les paiements client en titres sont automatiquement créés après l’allocation sans validation.</w:t>
      </w:r>
    </w:p>
    <w:tbl>
      <w:tblPr>
        <w:tblStyle w:val="Table76"/>
        <w:bidiVisual w:val="0"/>
        <w:tblW w:w="7097.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7"/>
        <w:gridCol w:w="1605"/>
        <w:gridCol w:w="1849"/>
        <w:gridCol w:w="1856"/>
        <w:tblGridChange w:id="0">
          <w:tblGrid>
            <w:gridCol w:w="1787"/>
            <w:gridCol w:w="1605"/>
            <w:gridCol w:w="1849"/>
            <w:gridCol w:w="1856"/>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Sortie Titre A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Titre B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Créé</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200</w:t>
            </w:r>
          </w:p>
        </w:tc>
        <w:tc>
          <w:tcPr/>
          <w:p w:rsidR="00000000" w:rsidDel="00000000" w:rsidP="00000000" w:rsidRDefault="00000000" w:rsidRPr="00000000">
            <w:pPr>
              <w:pBdr/>
              <w:contextualSpacing w:val="0"/>
              <w:jc w:val="center"/>
              <w:rPr>
                <w:b w:val="1"/>
                <w:sz w:val="20"/>
                <w:szCs w:val="20"/>
              </w:rPr>
            </w:pPr>
            <w:r w:rsidDel="00000000" w:rsidR="00000000" w:rsidRPr="00000000">
              <w:rPr>
                <w:b w:val="1"/>
                <w:sz w:val="20"/>
                <w:szCs w:val="20"/>
                <w:rtl w:val="0"/>
              </w:rPr>
              <w:t xml:space="preserve">67</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Créé</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16</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Créé</w:t>
            </w:r>
          </w:p>
        </w:tc>
      </w:tr>
    </w:tbl>
    <w:p w:rsidR="00000000" w:rsidDel="00000000" w:rsidP="00000000" w:rsidRDefault="00000000" w:rsidRPr="00000000">
      <w:pPr>
        <w:pBdr/>
        <w:spacing w:line="240" w:lineRule="auto"/>
        <w:ind w:left="-76" w:firstLine="0"/>
        <w:contextualSpacing w:val="0"/>
        <w:rPr/>
      </w:pPr>
      <w:r w:rsidDel="00000000" w:rsidR="00000000" w:rsidRPr="00000000">
        <w:rPr>
          <w:rtl w:val="0"/>
        </w:rPr>
        <w:t xml:space="preserve"> </w:t>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MT566 ou rapport sera envoyé selon le profil de Reporting des clients</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t xml:space="preserve">Les paiements en espèces de commissions sont calculés et créés en attente de validation.</w:t>
      </w:r>
    </w:p>
    <w:tbl>
      <w:tblPr>
        <w:tblStyle w:val="Table77"/>
        <w:bidiVisual w:val="0"/>
        <w:tblW w:w="7053.999999999998"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7"/>
        <w:gridCol w:w="1581"/>
        <w:gridCol w:w="1843"/>
        <w:gridCol w:w="1843"/>
        <w:tblGridChange w:id="0">
          <w:tblGrid>
            <w:gridCol w:w="1787"/>
            <w:gridCol w:w="1581"/>
            <w:gridCol w:w="1843"/>
            <w:gridCol w:w="1843"/>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commissions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Net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Validation des paiements espèces :</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Si l’utilisateur choisit de poster des CRO: </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 avis de crédit doit être généré vers le système Cash.</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 message comptable espèce doit être généré vers MegaAccouting</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Une fois validé, le paiement espèce passe au statut «créé» (prêt à être envoyé)</w:t>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Si l’utilisateur choisit de ne pas poster des CRO: </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 paiement espèce passe au statut «créé» (prêt à être envoyé) sans postage de CRO</w:t>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b w:val="0"/>
          <w:sz w:val="22"/>
          <w:szCs w:val="22"/>
        </w:rPr>
      </w:pPr>
      <w:r w:rsidDel="00000000" w:rsidR="00000000" w:rsidRPr="00000000">
        <w:rPr>
          <w:rFonts w:ascii="Calibri" w:cs="Calibri" w:eastAsia="Calibri" w:hAnsi="Calibri"/>
          <w:b w:val="0"/>
          <w:sz w:val="22"/>
          <w:szCs w:val="22"/>
          <w:rtl w:val="0"/>
        </w:rPr>
        <w:t xml:space="preserve">Envoi automatique des confirmations de paiements aux clients.</w:t>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MT566 ou rapport sera envoyé selon le profil de Reporting des clients.</w:t>
      </w: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xvir7l" w:id="73"/>
      <w:bookmarkEnd w:id="73"/>
      <w:r w:rsidDel="00000000" w:rsidR="00000000" w:rsidRPr="00000000">
        <w:rPr>
          <w:rFonts w:ascii="Calibri" w:cs="Calibri" w:eastAsia="Calibri" w:hAnsi="Calibri"/>
          <w:b w:val="1"/>
          <w:sz w:val="26"/>
          <w:szCs w:val="26"/>
          <w:rtl w:val="0"/>
        </w:rPr>
        <w:t xml:space="preserve">Description du traitement des OST optionnelles</w:t>
      </w: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Ce paragraphe décrit le traitement d’une distribution de dividende optionnelle (DVOP: obligatoire avec choix)  et précédé d’une distribution de droits (RHDI).</w:t>
      </w:r>
    </w:p>
    <w:p w:rsidR="00000000" w:rsidDel="00000000" w:rsidP="00000000" w:rsidRDefault="00000000" w:rsidRPr="00000000">
      <w:pPr>
        <w:pBdr/>
        <w:spacing w:line="240" w:lineRule="auto"/>
        <w:contextualSpacing w:val="0"/>
        <w:jc w:val="both"/>
        <w:rPr/>
      </w:pPr>
      <w:r w:rsidDel="00000000" w:rsidR="00000000" w:rsidRPr="00000000">
        <w:rPr>
          <w:rtl w:val="0"/>
        </w:rPr>
        <w:t xml:space="preserve"> Le traitement pour les OST optionnelles est pratiquement le même au niveau de la création de l’annonce, des notifications, des collectes des instructions et des paiements.</w:t>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Les différences résident dans le fait qu’il y a parfois des contrôles spécifiques à chaque type d’annonce lors de la réception/la création de l’instruction client. Ces contrôles sont définis dans la sectio</w:t>
      </w:r>
      <w:hyperlink w:anchor="_3l18frh">
        <w:r w:rsidDel="00000000" w:rsidR="00000000" w:rsidRPr="00000000">
          <w:rPr>
            <w:rtl w:val="0"/>
          </w:rPr>
          <w:t xml:space="preserve">n </w:t>
        </w:r>
      </w:hyperlink>
      <w:hyperlink w:anchor="_3l18frh">
        <w:r w:rsidDel="00000000" w:rsidR="00000000" w:rsidRPr="00000000">
          <w:rPr>
            <w:color w:val="0000ff"/>
            <w:u w:val="single"/>
            <w:rtl w:val="0"/>
          </w:rPr>
          <w:t xml:space="preserve">Gestion des instruction</w:t>
        </w:r>
      </w:hyperlink>
      <w:hyperlink r:id="rId35">
        <w:r w:rsidDel="00000000" w:rsidR="00000000" w:rsidRPr="00000000">
          <w:rPr>
            <w:color w:val="0000ff"/>
            <w:u w:val="single"/>
            <w:rtl w:val="0"/>
          </w:rPr>
          <w:t xml:space="preserve">s</w:t>
        </w:r>
      </w:hyperlink>
      <w:r w:rsidDel="00000000" w:rsidR="00000000" w:rsidRPr="00000000">
        <w:rPr>
          <w:rtl w:val="0"/>
        </w:rPr>
        <w:t xml:space="preserve">.</w:t>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Réception d’un préavis d’annonce via 2 MT564:</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jc w:val="both"/>
        <w:rPr/>
      </w:pPr>
      <w:r w:rsidDel="00000000" w:rsidR="00000000" w:rsidRPr="00000000">
        <w:rPr>
          <w:rFonts w:ascii="Calibri" w:cs="Calibri" w:eastAsia="Calibri" w:hAnsi="Calibri"/>
          <w:b w:val="0"/>
          <w:sz w:val="22"/>
          <w:szCs w:val="22"/>
          <w:rtl w:val="0"/>
        </w:rPr>
        <w:t xml:space="preserve">Un MT564  concernant la distribution de droits et un MT564 concernant la distribution optionnelle de dividendes. </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jc w:val="both"/>
        <w:rPr/>
      </w:pPr>
      <w:r w:rsidDel="00000000" w:rsidR="00000000" w:rsidRPr="00000000">
        <w:rPr>
          <w:rFonts w:ascii="Calibri" w:cs="Calibri" w:eastAsia="Calibri" w:hAnsi="Calibri"/>
          <w:b w:val="0"/>
          <w:sz w:val="22"/>
          <w:szCs w:val="22"/>
          <w:rtl w:val="0"/>
        </w:rPr>
        <w:t xml:space="preserve">Deux annonces sont automatiquement créées</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Une annonce de distribution de droits. Pour le traitement de cette OST se référer à 4.2.</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Une annonce de distribution optionnelle de dividendes MegaCor reflétant des données reçues dans le Swift.</w:t>
      </w:r>
      <w:r w:rsidDel="00000000" w:rsidR="00000000" w:rsidRPr="00000000">
        <w:rPr>
          <w:rtl w:val="0"/>
        </w:rPr>
      </w:r>
    </w:p>
    <w:tbl>
      <w:tblPr>
        <w:tblStyle w:val="Table78"/>
        <w:bidiVisual w:val="0"/>
        <w:tblW w:w="8568.0" w:type="dxa"/>
        <w:jc w:val="left"/>
        <w:tblInd w:w="2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84"/>
        <w:gridCol w:w="7"/>
        <w:gridCol w:w="4277"/>
        <w:tblGridChange w:id="0">
          <w:tblGrid>
            <w:gridCol w:w="4284"/>
            <w:gridCol w:w="7"/>
            <w:gridCol w:w="4277"/>
          </w:tblGrid>
        </w:tblGridChange>
      </w:tblGrid>
      <w:tr>
        <w:tc>
          <w:tcPr>
            <w:gridSpan w:val="2"/>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Données </w:t>
            </w:r>
          </w:p>
        </w:tc>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Valeur</w:t>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concerné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Droit A</w:t>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détachement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15/12/2014</w:t>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d’enregistrement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16/12/2014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Annonce liée</w:t>
            </w:r>
          </w:p>
        </w:tc>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RHDI000235600</w:t>
            </w:r>
          </w:p>
        </w:tc>
      </w:tr>
      <w:tr>
        <w:tc>
          <w:tcPr>
            <w:gridSpan w:val="3"/>
            <w:shd w:fill="dbe5f1"/>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Option Espèce</w:t>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Marché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dépositaire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30/12/2014 à 11h</w:t>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d’ouverture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15/12/2014</w:t>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clôture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gridSpan w:val="2"/>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Option par défaut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Vrai</w:t>
            </w:r>
          </w:p>
        </w:tc>
      </w:tr>
      <w:tr>
        <w:tc>
          <w:tcPr>
            <w:gridSpan w:val="2"/>
          </w:tcPr>
          <w:p w:rsidR="00000000" w:rsidDel="00000000" w:rsidP="00000000" w:rsidRDefault="00000000" w:rsidRPr="00000000">
            <w:pPr>
              <w:numPr>
                <w:ilvl w:val="0"/>
                <w:numId w:val="27"/>
              </w:numPr>
              <w:pBdr/>
              <w:spacing w:after="0" w:before="0" w:line="276" w:lineRule="auto"/>
              <w:ind w:left="360" w:hanging="360"/>
              <w:contextualSpacing w:val="1"/>
              <w:rPr>
                <w:b w:val="1"/>
                <w:sz w:val="20"/>
                <w:szCs w:val="20"/>
              </w:rPr>
            </w:pPr>
            <w:r w:rsidDel="00000000" w:rsidR="00000000" w:rsidRPr="00000000">
              <w:rPr>
                <w:rFonts w:ascii="Calibri" w:cs="Calibri" w:eastAsia="Calibri" w:hAnsi="Calibri"/>
                <w:b w:val="1"/>
                <w:sz w:val="20"/>
                <w:szCs w:val="20"/>
                <w:rtl w:val="0"/>
              </w:rPr>
              <w:t xml:space="preserve">Sortie droit A</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tl w:val="0"/>
              </w:rPr>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paiement </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02/01/2015</w:t>
            </w:r>
          </w:p>
        </w:tc>
      </w:tr>
      <w:tr>
        <w:tc>
          <w:tcPr>
            <w:gridSpan w:val="2"/>
          </w:tcPr>
          <w:p w:rsidR="00000000" w:rsidDel="00000000" w:rsidP="00000000" w:rsidRDefault="00000000" w:rsidRPr="00000000">
            <w:pPr>
              <w:numPr>
                <w:ilvl w:val="0"/>
                <w:numId w:val="27"/>
              </w:numPr>
              <w:pBdr/>
              <w:spacing w:after="0" w:before="0" w:line="276" w:lineRule="auto"/>
              <w:ind w:left="360" w:hanging="360"/>
              <w:contextualSpacing w:val="1"/>
              <w:rPr>
                <w:b w:val="1"/>
                <w:sz w:val="20"/>
                <w:szCs w:val="20"/>
              </w:rPr>
            </w:pPr>
            <w:r w:rsidDel="00000000" w:rsidR="00000000" w:rsidRPr="00000000">
              <w:rPr>
                <w:rFonts w:ascii="Calibri" w:cs="Calibri" w:eastAsia="Calibri" w:hAnsi="Calibri"/>
                <w:b w:val="1"/>
                <w:sz w:val="20"/>
                <w:szCs w:val="20"/>
                <w:rtl w:val="0"/>
              </w:rPr>
              <w:t xml:space="preserve">Entrée d’espèce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tl w:val="0"/>
              </w:rPr>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Prix</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 EUR</w:t>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paiement </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02/01/2015</w:t>
            </w:r>
          </w:p>
        </w:tc>
      </w:tr>
      <w:tr>
        <w:tc>
          <w:tcPr>
            <w:gridSpan w:val="3"/>
            <w:shd w:fill="dbe5f1"/>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Option Titre</w:t>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Marché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dépositaire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30/12/2014 à 11h</w:t>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d’ouverture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15/12/2014</w:t>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clôture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gridSpan w:val="2"/>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Option par défaut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Faux</w:t>
            </w:r>
          </w:p>
        </w:tc>
      </w:tr>
      <w:tr>
        <w:tc>
          <w:tcPr>
            <w:gridSpan w:val="2"/>
          </w:tcPr>
          <w:p w:rsidR="00000000" w:rsidDel="00000000" w:rsidP="00000000" w:rsidRDefault="00000000" w:rsidRPr="00000000">
            <w:pPr>
              <w:numPr>
                <w:ilvl w:val="0"/>
                <w:numId w:val="27"/>
              </w:numPr>
              <w:pBdr/>
              <w:spacing w:after="0" w:before="0" w:line="276" w:lineRule="auto"/>
              <w:ind w:left="360" w:hanging="360"/>
              <w:contextualSpacing w:val="1"/>
              <w:rPr>
                <w:b w:val="1"/>
                <w:sz w:val="20"/>
                <w:szCs w:val="20"/>
              </w:rPr>
            </w:pPr>
            <w:r w:rsidDel="00000000" w:rsidR="00000000" w:rsidRPr="00000000">
              <w:rPr>
                <w:rFonts w:ascii="Calibri" w:cs="Calibri" w:eastAsia="Calibri" w:hAnsi="Calibri"/>
                <w:b w:val="1"/>
                <w:sz w:val="20"/>
                <w:szCs w:val="20"/>
                <w:rtl w:val="0"/>
              </w:rPr>
              <w:t xml:space="preserve">Sortie droit A</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tl w:val="0"/>
              </w:rPr>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paiement </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02/01/2015</w:t>
            </w:r>
          </w:p>
        </w:tc>
      </w:tr>
      <w:tr>
        <w:tc>
          <w:tcPr>
            <w:gridSpan w:val="2"/>
          </w:tcPr>
          <w:p w:rsidR="00000000" w:rsidDel="00000000" w:rsidP="00000000" w:rsidRDefault="00000000" w:rsidRPr="00000000">
            <w:pPr>
              <w:numPr>
                <w:ilvl w:val="0"/>
                <w:numId w:val="27"/>
              </w:numPr>
              <w:pBdr/>
              <w:spacing w:after="0" w:before="0" w:line="276" w:lineRule="auto"/>
              <w:ind w:left="360" w:hanging="360"/>
              <w:contextualSpacing w:val="1"/>
              <w:rPr>
                <w:b w:val="1"/>
                <w:sz w:val="20"/>
                <w:szCs w:val="20"/>
              </w:rPr>
            </w:pPr>
            <w:r w:rsidDel="00000000" w:rsidR="00000000" w:rsidRPr="00000000">
              <w:rPr>
                <w:rFonts w:ascii="Calibri" w:cs="Calibri" w:eastAsia="Calibri" w:hAnsi="Calibri"/>
                <w:b w:val="1"/>
                <w:sz w:val="20"/>
                <w:szCs w:val="20"/>
                <w:rtl w:val="0"/>
              </w:rPr>
              <w:t xml:space="preserve">Entrée de Titre B</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tl w:val="0"/>
              </w:rPr>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Parité </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1/3</w:t>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paiement </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02/01/2015</w:t>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Arrondissement quantité entrante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Inférieur</w:t>
            </w:r>
          </w:p>
        </w:tc>
      </w:tr>
    </w:tbl>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Calcul des Positions éligibles en se basant sur la date de détachement (ex-date) et les positions fermes + suspens éligibles.</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L’utilisateur a la possibilité de consulter les positions éligibles a tout moment du cycle vie de l’opération, afin de voir l’évolution des mouvements en cours.</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 Clients </w:t>
      </w:r>
    </w:p>
    <w:tbl>
      <w:tblPr>
        <w:tblStyle w:val="Table79"/>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45"/>
        <w:gridCol w:w="1880"/>
        <w:gridCol w:w="1917"/>
        <w:gridCol w:w="1717"/>
        <w:tblGridChange w:id="0">
          <w:tblGrid>
            <w:gridCol w:w="1845"/>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ferme</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1"/>
                <w:sz w:val="22"/>
                <w:szCs w:val="22"/>
                <w:rtl w:val="0"/>
              </w:rPr>
              <w:t xml:space="preserve">Suspens</w:t>
            </w:r>
            <w:r w:rsidDel="00000000" w:rsidR="00000000" w:rsidRPr="00000000">
              <w:rPr>
                <w:rFonts w:ascii="Calibri" w:cs="Calibri" w:eastAsia="Calibri" w:hAnsi="Calibri"/>
                <w:b w:val="0"/>
                <w:sz w:val="22"/>
                <w:szCs w:val="22"/>
                <w:rtl w:val="0"/>
              </w:rPr>
              <w:t xml:space="preserve">*</w:t>
            </w: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60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after="0" w:before="0" w:line="240" w:lineRule="auto"/>
        <w:ind w:left="284"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t>
      </w:r>
      <w:r w:rsidDel="00000000" w:rsidR="00000000" w:rsidRPr="00000000">
        <w:rPr>
          <w:rFonts w:ascii="Calibri" w:cs="Calibri" w:eastAsia="Calibri" w:hAnsi="Calibri"/>
          <w:b w:val="1"/>
          <w:sz w:val="18"/>
          <w:szCs w:val="18"/>
          <w:rtl w:val="0"/>
        </w:rPr>
        <w:t xml:space="preserve">Suspens tel que: date de dénouement contractuelle =&lt; 17/12/2014</w:t>
      </w: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 Marché </w:t>
      </w:r>
    </w:p>
    <w:tbl>
      <w:tblPr>
        <w:tblStyle w:val="Table80"/>
        <w:bidiVisual w:val="0"/>
        <w:tblW w:w="7159.000000000001"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1880"/>
        <w:gridCol w:w="1917"/>
        <w:gridCol w:w="1717"/>
        <w:tblGridChange w:id="0">
          <w:tblGrid>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ferme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Suspens*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60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60</w:t>
            </w:r>
          </w:p>
        </w:tc>
      </w:tr>
    </w:tbl>
    <w:p w:rsidR="00000000" w:rsidDel="00000000" w:rsidP="00000000" w:rsidRDefault="00000000" w:rsidRPr="00000000">
      <w:pPr>
        <w:pBdr/>
        <w:spacing w:after="0" w:before="0" w:line="240" w:lineRule="auto"/>
        <w:ind w:left="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Génération automatique de notifications aux clients éligible dés que l’OST passe au statut « Validée».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MT564 ou rapport sera envoyé selon le profil de Reporting des clients avec date limite client = 29/12/2014 à 11</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Activation automatique de l’OST à la date d’arrêt de position= date de détachement (ex-date) =15/12/2014 </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jc w:val="both"/>
        <w:rPr/>
      </w:pPr>
      <w:r w:rsidDel="00000000" w:rsidR="00000000" w:rsidRPr="00000000">
        <w:rPr>
          <w:rFonts w:ascii="Calibri" w:cs="Calibri" w:eastAsia="Calibri" w:hAnsi="Calibri"/>
          <w:b w:val="0"/>
          <w:sz w:val="22"/>
          <w:szCs w:val="22"/>
          <w:rtl w:val="0"/>
        </w:rPr>
        <w:t xml:space="preserve">Pour les OST Volontaire l’activation doit se faire à la Date d’ouverture de l’opération.</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Réception de MT565 ou Création manuelle d’instructions Clients</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jc w:val="both"/>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Le système vérifie le</w:t>
      </w:r>
      <w:hyperlink w:anchor="_3l18frh">
        <w:r w:rsidDel="00000000" w:rsidR="00000000" w:rsidRPr="00000000">
          <w:rPr>
            <w:rFonts w:ascii="Calibri" w:cs="Calibri" w:eastAsia="Calibri" w:hAnsi="Calibri"/>
            <w:b w:val="0"/>
            <w:sz w:val="22"/>
            <w:szCs w:val="22"/>
            <w:rtl w:val="0"/>
          </w:rPr>
          <w:t xml:space="preserve">s </w:t>
        </w:r>
      </w:hyperlink>
      <w:hyperlink w:anchor="_3l18frh">
        <w:r w:rsidDel="00000000" w:rsidR="00000000" w:rsidRPr="00000000">
          <w:rPr>
            <w:rFonts w:ascii="Calibri" w:cs="Calibri" w:eastAsia="Calibri" w:hAnsi="Calibri"/>
            <w:b w:val="0"/>
            <w:color w:val="0000ff"/>
            <w:sz w:val="22"/>
            <w:szCs w:val="22"/>
            <w:u w:val="single"/>
            <w:rtl w:val="0"/>
          </w:rPr>
          <w:t xml:space="preserve">règles de contrôle des instructions</w:t>
        </w:r>
      </w:hyperlink>
      <w:hyperlink r:id="rId36">
        <w:r w:rsidDel="00000000" w:rsidR="00000000" w:rsidRPr="00000000">
          <w:rPr>
            <w:rFonts w:ascii="Calibri" w:cs="Calibri" w:eastAsia="Calibri" w:hAnsi="Calibri"/>
            <w:b w:val="0"/>
            <w:color w:val="0000ff"/>
            <w:sz w:val="22"/>
            <w:szCs w:val="22"/>
            <w:u w:val="single"/>
            <w:rtl w:val="0"/>
          </w:rPr>
          <w:t xml:space="preserve"> </w:t>
        </w:r>
      </w:hyperlink>
      <w:r w:rsidDel="00000000" w:rsidR="00000000" w:rsidRPr="00000000">
        <w:rPr>
          <w:rFonts w:ascii="Calibri" w:cs="Calibri" w:eastAsia="Calibri" w:hAnsi="Calibri"/>
          <w:b w:val="0"/>
          <w:sz w:val="22"/>
          <w:szCs w:val="22"/>
          <w:rtl w:val="0"/>
        </w:rPr>
        <w:t xml:space="preserve">:</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Instruction client</w:t>
      </w:r>
    </w:p>
    <w:tbl>
      <w:tblPr>
        <w:tblStyle w:val="Table81"/>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523"/>
        <w:gridCol w:w="1701"/>
        <w:gridCol w:w="1701"/>
        <w:gridCol w:w="2234"/>
        <w:tblGridChange w:id="0">
          <w:tblGrid>
            <w:gridCol w:w="1845"/>
            <w:gridCol w:w="1523"/>
            <w:gridCol w:w="1701"/>
            <w:gridCol w:w="1701"/>
            <w:gridCol w:w="2234"/>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Mode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Option choisie</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1"/>
                <w:sz w:val="22"/>
                <w:szCs w:val="22"/>
                <w:rtl w:val="0"/>
              </w:rPr>
              <w:t xml:space="preserve">Quantité instruite</w:t>
            </w: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MT565</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80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Acceptée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MT565</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Acceptée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Fax / manuel</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90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Rejetée en attente de validation</w:t>
            </w:r>
          </w:p>
        </w:tc>
      </w:tr>
    </w:tbl>
    <w:p w:rsidR="00000000" w:rsidDel="00000000" w:rsidP="00000000" w:rsidRDefault="00000000" w:rsidRPr="00000000">
      <w:pPr>
        <w:pBdr/>
        <w:spacing w:after="0" w:before="0" w:line="240" w:lineRule="auto"/>
        <w:ind w:left="284" w:firstLine="0"/>
        <w:contextualSpacing w:val="0"/>
        <w:jc w:val="both"/>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 MT567/ rapport d’acceptation d’instruction pour le client 1 et 2.</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Une alerte est  générée dans le tableau de bord pour que l’utilisateur valide  ou rejette l’instruction du client 3.</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Les exécutions sur les instructions du client 1 et 2 sont automatiquement calculées.</w:t>
      </w: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Exécution</w:t>
      </w:r>
      <w:r w:rsidDel="00000000" w:rsidR="00000000" w:rsidRPr="00000000">
        <w:rPr>
          <w:rtl w:val="0"/>
        </w:rPr>
        <w:t xml:space="preserve"> </w:t>
      </w:r>
      <w:r w:rsidDel="00000000" w:rsidR="00000000" w:rsidRPr="00000000">
        <w:rPr>
          <w:b w:val="1"/>
          <w:rtl w:val="0"/>
        </w:rPr>
        <w:t xml:space="preserve">Clients </w:t>
      </w:r>
    </w:p>
    <w:tbl>
      <w:tblPr>
        <w:tblStyle w:val="Table82"/>
        <w:bidiVisual w:val="0"/>
        <w:tblW w:w="9038.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5"/>
        <w:gridCol w:w="750"/>
        <w:gridCol w:w="750"/>
        <w:gridCol w:w="1701"/>
        <w:gridCol w:w="1701"/>
        <w:gridCol w:w="1275"/>
        <w:gridCol w:w="1276"/>
        <w:tblGridChange w:id="0">
          <w:tblGrid>
            <w:gridCol w:w="1585"/>
            <w:gridCol w:w="750"/>
            <w:gridCol w:w="750"/>
            <w:gridCol w:w="1701"/>
            <w:gridCol w:w="1701"/>
            <w:gridCol w:w="1275"/>
            <w:gridCol w:w="1276"/>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gridSpan w:val="2"/>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instruite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Sortie droit A</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Entrée de titre B</w:t>
            </w:r>
          </w:p>
        </w:tc>
        <w:tc>
          <w:tcPr>
            <w:gridSpan w:val="2"/>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Compensation espèce des fractions</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80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80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26</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0.66667</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Prix inconnu</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50</w:t>
            </w:r>
          </w:p>
        </w:tc>
        <w:tc>
          <w:tcPr>
            <w:gridSpan w:val="2"/>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w:t>
            </w:r>
          </w:p>
        </w:tc>
      </w:tr>
    </w:tbl>
    <w:p w:rsidR="00000000" w:rsidDel="00000000" w:rsidP="00000000" w:rsidRDefault="00000000" w:rsidRPr="00000000">
      <w:pPr>
        <w:pBdr/>
        <w:spacing w:after="0" w:before="0" w:line="240"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 mouvement pour la compensation des fractions en espèces est créé mais le montant n’est pas calculé, le mouvement est créé dans un statut particulier en attendant la communication du prix.</w:t>
      </w: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Validation manuelle de l’instruction en attente</w:t>
      </w:r>
      <w:r w:rsidDel="00000000" w:rsidR="00000000" w:rsidRPr="00000000">
        <w:rPr>
          <w:rtl w:val="0"/>
        </w:rPr>
      </w:r>
    </w:p>
    <w:p w:rsidR="00000000" w:rsidDel="00000000" w:rsidP="00000000" w:rsidRDefault="00000000" w:rsidRPr="00000000">
      <w:pPr>
        <w:numPr>
          <w:ilvl w:val="0"/>
          <w:numId w:val="23"/>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L’utilisateur décide de rejeter l’instruction pour insuffisance de Position.</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 MT567/ rapport de rejet  d’instruction pour le client 3.</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Création manuelle d’une nouvelle instruction pour le client 3</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jc w:val="both"/>
        <w:rPr/>
      </w:pPr>
      <w:r w:rsidDel="00000000" w:rsidR="00000000" w:rsidRPr="00000000">
        <w:rPr>
          <w:rtl w:val="0"/>
        </w:rPr>
      </w:r>
    </w:p>
    <w:p w:rsidR="00000000" w:rsidDel="00000000" w:rsidP="00000000" w:rsidRDefault="00000000" w:rsidRPr="00000000">
      <w:pPr>
        <w:numPr>
          <w:ilvl w:val="0"/>
          <w:numId w:val="23"/>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Le système vérifie le</w:t>
      </w:r>
      <w:hyperlink w:anchor="_3l18frh">
        <w:r w:rsidDel="00000000" w:rsidR="00000000" w:rsidRPr="00000000">
          <w:rPr>
            <w:rFonts w:ascii="Calibri" w:cs="Calibri" w:eastAsia="Calibri" w:hAnsi="Calibri"/>
            <w:b w:val="0"/>
            <w:sz w:val="22"/>
            <w:szCs w:val="22"/>
            <w:rtl w:val="0"/>
          </w:rPr>
          <w:t xml:space="preserve">s </w:t>
        </w:r>
      </w:hyperlink>
      <w:hyperlink w:anchor="_3l18frh">
        <w:r w:rsidDel="00000000" w:rsidR="00000000" w:rsidRPr="00000000">
          <w:rPr>
            <w:rFonts w:ascii="Calibri" w:cs="Calibri" w:eastAsia="Calibri" w:hAnsi="Calibri"/>
            <w:b w:val="0"/>
            <w:color w:val="0000ff"/>
            <w:sz w:val="22"/>
            <w:szCs w:val="22"/>
            <w:u w:val="single"/>
            <w:rtl w:val="0"/>
          </w:rPr>
          <w:t xml:space="preserve">règles de contrôle des instructions</w:t>
        </w:r>
      </w:hyperlink>
      <w:hyperlink r:id="rId37">
        <w:r w:rsidDel="00000000" w:rsidR="00000000" w:rsidRPr="00000000">
          <w:rPr>
            <w:rFonts w:ascii="Calibri" w:cs="Calibri" w:eastAsia="Calibri" w:hAnsi="Calibri"/>
            <w:b w:val="0"/>
            <w:color w:val="0000ff"/>
            <w:sz w:val="22"/>
            <w:szCs w:val="22"/>
            <w:u w:val="single"/>
            <w:rtl w:val="0"/>
          </w:rPr>
          <w:t xml:space="preserve"> </w:t>
        </w:r>
      </w:hyperlink>
      <w:r w:rsidDel="00000000" w:rsidR="00000000" w:rsidRPr="00000000">
        <w:rPr>
          <w:rFonts w:ascii="Calibri" w:cs="Calibri" w:eastAsia="Calibri" w:hAnsi="Calibri"/>
          <w:b w:val="0"/>
          <w:sz w:val="22"/>
          <w:szCs w:val="22"/>
          <w:rtl w:val="0"/>
        </w:rPr>
        <w:t xml:space="preserve">:</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Instruction Client</w:t>
      </w:r>
    </w:p>
    <w:tbl>
      <w:tblPr>
        <w:tblStyle w:val="Table83"/>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523"/>
        <w:gridCol w:w="1701"/>
        <w:gridCol w:w="1701"/>
        <w:gridCol w:w="2234"/>
        <w:tblGridChange w:id="0">
          <w:tblGrid>
            <w:gridCol w:w="1845"/>
            <w:gridCol w:w="1523"/>
            <w:gridCol w:w="1701"/>
            <w:gridCol w:w="1701"/>
            <w:gridCol w:w="2234"/>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Mode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Option choisie</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1"/>
                <w:sz w:val="22"/>
                <w:szCs w:val="22"/>
                <w:rtl w:val="0"/>
              </w:rPr>
              <w:t xml:space="preserve">Quantité instruite</w:t>
            </w: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manuel</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60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Acceptée</w:t>
            </w:r>
          </w:p>
        </w:tc>
      </w:tr>
    </w:tbl>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 MT567/ rapport d’acceptation d’instruction pour le client 3.</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Les exécutions sur l’instruction du client 3  sont automatiquement calculées.</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Exécution</w:t>
      </w:r>
      <w:r w:rsidDel="00000000" w:rsidR="00000000" w:rsidRPr="00000000">
        <w:rPr>
          <w:rtl w:val="0"/>
        </w:rPr>
        <w:t xml:space="preserve"> </w:t>
      </w:r>
      <w:r w:rsidDel="00000000" w:rsidR="00000000" w:rsidRPr="00000000">
        <w:rPr>
          <w:b w:val="1"/>
          <w:rtl w:val="0"/>
        </w:rPr>
        <w:t xml:space="preserve">Clients </w:t>
      </w:r>
    </w:p>
    <w:tbl>
      <w:tblPr>
        <w:tblStyle w:val="Table84"/>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45"/>
        <w:gridCol w:w="940"/>
        <w:gridCol w:w="940"/>
        <w:gridCol w:w="1917"/>
        <w:gridCol w:w="1717"/>
        <w:tblGridChange w:id="0">
          <w:tblGrid>
            <w:gridCol w:w="1845"/>
            <w:gridCol w:w="1645"/>
            <w:gridCol w:w="940"/>
            <w:gridCol w:w="94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gridSpan w:val="2"/>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instruite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Sortie droit A</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titre B</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60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60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w:t>
            </w:r>
          </w:p>
        </w:tc>
      </w:tr>
    </w:tbl>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Génération automatiques de notification de rappels pour les clients 1 et 2 à la date limite client -1 = 28/12/2014 à 11</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MT564 RMDR ou rapport sera envoyé selon le profil de Reporting des clients.</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Application automatique de l’option par défaut pour les quantités restantes non instruites à la date limite client (AWB date limite d’instructions) 29/12/2014 à 12 :00.</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Le système vérifie le</w:t>
      </w:r>
      <w:hyperlink w:anchor="_3l18frh">
        <w:r w:rsidDel="00000000" w:rsidR="00000000" w:rsidRPr="00000000">
          <w:rPr>
            <w:rFonts w:ascii="Calibri" w:cs="Calibri" w:eastAsia="Calibri" w:hAnsi="Calibri"/>
            <w:b w:val="0"/>
            <w:sz w:val="22"/>
            <w:szCs w:val="22"/>
            <w:rtl w:val="0"/>
          </w:rPr>
          <w:t xml:space="preserve">s </w:t>
        </w:r>
      </w:hyperlink>
      <w:hyperlink w:anchor="_3l18frh">
        <w:r w:rsidDel="00000000" w:rsidR="00000000" w:rsidRPr="00000000">
          <w:rPr>
            <w:rFonts w:ascii="Calibri" w:cs="Calibri" w:eastAsia="Calibri" w:hAnsi="Calibri"/>
            <w:b w:val="0"/>
            <w:color w:val="0000ff"/>
            <w:sz w:val="22"/>
            <w:szCs w:val="22"/>
            <w:u w:val="single"/>
            <w:rtl w:val="0"/>
          </w:rPr>
          <w:t xml:space="preserve">règles de contrôle des instructions</w:t>
        </w:r>
      </w:hyperlink>
      <w:hyperlink r:id="rId38">
        <w:r w:rsidDel="00000000" w:rsidR="00000000" w:rsidRPr="00000000">
          <w:rPr>
            <w:rFonts w:ascii="Calibri" w:cs="Calibri" w:eastAsia="Calibri" w:hAnsi="Calibri"/>
            <w:b w:val="0"/>
            <w:color w:val="0000ff"/>
            <w:sz w:val="22"/>
            <w:szCs w:val="22"/>
            <w:u w:val="single"/>
            <w:rtl w:val="0"/>
          </w:rPr>
          <w:t xml:space="preserve"> </w:t>
        </w:r>
      </w:hyperlink>
      <w:r w:rsidDel="00000000" w:rsidR="00000000" w:rsidRPr="00000000">
        <w:rPr>
          <w:rFonts w:ascii="Calibri" w:cs="Calibri" w:eastAsia="Calibri" w:hAnsi="Calibri"/>
          <w:b w:val="0"/>
          <w:sz w:val="22"/>
          <w:szCs w:val="22"/>
          <w:rtl w:val="0"/>
        </w:rPr>
        <w:t xml:space="preserve">:</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Instructions client</w:t>
      </w:r>
    </w:p>
    <w:p w:rsidR="00000000" w:rsidDel="00000000" w:rsidP="00000000" w:rsidRDefault="00000000" w:rsidRPr="00000000">
      <w:pPr>
        <w:pBdr/>
        <w:spacing w:line="240" w:lineRule="auto"/>
        <w:contextualSpacing w:val="0"/>
        <w:jc w:val="both"/>
        <w:rPr/>
      </w:pPr>
      <w:r w:rsidDel="00000000" w:rsidR="00000000" w:rsidRPr="00000000">
        <w:rPr>
          <w:rtl w:val="0"/>
        </w:rPr>
      </w:r>
    </w:p>
    <w:tbl>
      <w:tblPr>
        <w:tblStyle w:val="Table85"/>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523"/>
        <w:gridCol w:w="1701"/>
        <w:gridCol w:w="1701"/>
        <w:gridCol w:w="2234"/>
        <w:tblGridChange w:id="0">
          <w:tblGrid>
            <w:gridCol w:w="1845"/>
            <w:gridCol w:w="1523"/>
            <w:gridCol w:w="1701"/>
            <w:gridCol w:w="1701"/>
            <w:gridCol w:w="2234"/>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Mode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Option choisie</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1"/>
                <w:sz w:val="22"/>
                <w:szCs w:val="22"/>
                <w:rtl w:val="0"/>
              </w:rPr>
              <w:t xml:space="preserve">Quantité instruite</w:t>
            </w: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Automatique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Espèce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Acceptée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Automatique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Espèce</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Acceptée</w:t>
            </w:r>
          </w:p>
        </w:tc>
      </w:tr>
    </w:tbl>
    <w:p w:rsidR="00000000" w:rsidDel="00000000" w:rsidP="00000000" w:rsidRDefault="00000000" w:rsidRPr="00000000">
      <w:pPr>
        <w:pBdr/>
        <w:spacing w:after="0" w:before="0" w:line="240" w:lineRule="auto"/>
        <w:ind w:left="284" w:firstLine="0"/>
        <w:contextualSpacing w:val="0"/>
        <w:jc w:val="both"/>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 MT567/ rapport d’acceptation d’instruction pour le client 1 et 2.</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Les exécutions sur les instructions du client 1 et 2 sont automatiquement calculées.</w:t>
      </w: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Exécution Client </w:t>
      </w:r>
    </w:p>
    <w:p w:rsidR="00000000" w:rsidDel="00000000" w:rsidP="00000000" w:rsidRDefault="00000000" w:rsidRPr="00000000">
      <w:pPr>
        <w:pBdr/>
        <w:spacing w:line="240" w:lineRule="auto"/>
        <w:contextualSpacing w:val="0"/>
        <w:rPr>
          <w:b w:val="1"/>
        </w:rPr>
      </w:pPr>
      <w:r w:rsidDel="00000000" w:rsidR="00000000" w:rsidRPr="00000000">
        <w:rPr>
          <w:rtl w:val="0"/>
        </w:rPr>
      </w:r>
    </w:p>
    <w:tbl>
      <w:tblPr>
        <w:tblStyle w:val="Table86"/>
        <w:bidiVisual w:val="0"/>
        <w:tblW w:w="6770.000000000001"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8"/>
        <w:gridCol w:w="779"/>
        <w:gridCol w:w="781"/>
        <w:gridCol w:w="1701"/>
        <w:gridCol w:w="1701"/>
        <w:tblGridChange w:id="0">
          <w:tblGrid>
            <w:gridCol w:w="1808"/>
            <w:gridCol w:w="779"/>
            <w:gridCol w:w="781"/>
            <w:gridCol w:w="1701"/>
            <w:gridCol w:w="1701"/>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gridSpan w:val="2"/>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instruite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Sortie droit A</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espèces</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80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Espèce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200 EUR</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Espèce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500 EUR</w:t>
            </w:r>
          </w:p>
        </w:tc>
      </w:tr>
    </w:tbl>
    <w:p w:rsidR="00000000" w:rsidDel="00000000" w:rsidP="00000000" w:rsidRDefault="00000000" w:rsidRPr="00000000">
      <w:pPr>
        <w:pBdr/>
        <w:spacing w:after="0" w:before="0" w:line="240"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Génération automatiques des instructions Marché à la date limite client (AWB date limite d’instructions) à 13 :00</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t xml:space="preserve">La génération des instructions Marché se fait sur la base de la consolidation des instructions clients par option et par compte Nostro.</w:t>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Instructions Marché</w:t>
      </w:r>
    </w:p>
    <w:tbl>
      <w:tblPr>
        <w:tblStyle w:val="Table87"/>
        <w:bidiVisual w:val="0"/>
        <w:tblW w:w="8876.000000000002"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1880"/>
        <w:gridCol w:w="1917"/>
        <w:gridCol w:w="1717"/>
        <w:gridCol w:w="1717"/>
        <w:tblGridChange w:id="0">
          <w:tblGrid>
            <w:gridCol w:w="1645"/>
            <w:gridCol w:w="1880"/>
            <w:gridCol w:w="1917"/>
            <w:gridCol w:w="17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Mode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Option choisie</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1"/>
                <w:sz w:val="22"/>
                <w:szCs w:val="22"/>
                <w:rtl w:val="0"/>
              </w:rPr>
              <w:t xml:space="preserve">Quantité instruite</w:t>
            </w: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Automatique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Espèce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70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Automatique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230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Automatique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60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bl>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Une alerte est générée dans le tableau de bord pour les instructions en attente d’envoi.</w:t>
      </w: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b w:val="1"/>
          <w:rtl w:val="0"/>
        </w:rPr>
        <w:t xml:space="preserve">Exécution Marché</w:t>
      </w:r>
      <w:r w:rsidDel="00000000" w:rsidR="00000000" w:rsidRPr="00000000">
        <w:rPr>
          <w:rtl w:val="0"/>
        </w:rPr>
      </w:r>
    </w:p>
    <w:tbl>
      <w:tblPr>
        <w:tblStyle w:val="Table88"/>
        <w:bidiVisual w:val="0"/>
        <w:tblW w:w="8471.000000000002"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8"/>
        <w:gridCol w:w="779"/>
        <w:gridCol w:w="781"/>
        <w:gridCol w:w="1701"/>
        <w:gridCol w:w="1701"/>
        <w:gridCol w:w="1701"/>
        <w:tblGridChange w:id="0">
          <w:tblGrid>
            <w:gridCol w:w="1808"/>
            <w:gridCol w:w="779"/>
            <w:gridCol w:w="781"/>
            <w:gridCol w:w="1701"/>
            <w:gridCol w:w="1701"/>
            <w:gridCol w:w="1701"/>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gridSpan w:val="2"/>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instruite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Sortie droit A</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espèces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titre B</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70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Espèce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700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700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230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230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76</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60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Titre </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60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Validation manuelle par l’utilisateur pour envoyer les instructions marché au dépositaire.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2 MT565 pour chaque option sont envoyés au Dépositaire du Nostro 1.</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MT565 pour l’option titre est envoyé au Dépositaire du Nostro 2.</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Réception d’un paiement marché via 2  MT566 sur le Nostro 1 pour chaque instruction envoyée et un MT566 pour le Nostro2.</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tbl>
      <w:tblPr>
        <w:tblStyle w:val="Table89"/>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
        <w:gridCol w:w="1104"/>
        <w:gridCol w:w="894"/>
        <w:gridCol w:w="936"/>
        <w:gridCol w:w="1007"/>
        <w:gridCol w:w="1134"/>
        <w:gridCol w:w="1230"/>
        <w:gridCol w:w="1713"/>
        <w:tblGridChange w:id="0">
          <w:tblGrid>
            <w:gridCol w:w="986"/>
            <w:gridCol w:w="1104"/>
            <w:gridCol w:w="894"/>
            <w:gridCol w:w="936"/>
            <w:gridCol w:w="1007"/>
            <w:gridCol w:w="1134"/>
            <w:gridCol w:w="1230"/>
            <w:gridCol w:w="1713"/>
          </w:tblGrid>
        </w:tblGridChange>
      </w:tblGrid>
      <w:tr>
        <w:tc>
          <w:tcPr>
            <w:gridSpan w:val="4"/>
            <w:shd w:fill="dbe5f1"/>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Paiement Marché</w:t>
            </w:r>
          </w:p>
        </w:tc>
        <w:tc>
          <w:tcPr>
            <w:gridSpan w:val="3"/>
            <w:shd w:fill="dbe5f1"/>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Exécution Marché</w:t>
            </w:r>
          </w:p>
        </w:tc>
        <w:tc>
          <w:tcPr>
            <w:vMerge w:val="restart"/>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Réconciliation</w:t>
            </w:r>
          </w:p>
        </w:tc>
      </w:tr>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Paiement Net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Sortie droit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titre B</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Espèce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Sortie droit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titre B</w:t>
            </w:r>
          </w:p>
        </w:tc>
        <w:tc>
          <w:tcPr>
            <w:vMerge w:val="continue"/>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tl w:val="0"/>
              </w:rPr>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0"/>
                <w:sz w:val="20"/>
                <w:szCs w:val="20"/>
                <w:rtl w:val="0"/>
              </w:rPr>
              <w:t xml:space="preserve">630 EUR</w:t>
            </w: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70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0"/>
                <w:sz w:val="20"/>
                <w:szCs w:val="20"/>
                <w:rtl w:val="0"/>
              </w:rPr>
              <w:t xml:space="preserve">700 EUR</w:t>
            </w: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70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color w:val="ff0000"/>
                <w:sz w:val="20"/>
                <w:szCs w:val="20"/>
              </w:rPr>
            </w:pPr>
            <w:r w:rsidDel="00000000" w:rsidR="00000000" w:rsidRPr="00000000">
              <w:rPr>
                <w:rFonts w:ascii="Calibri" w:cs="Calibri" w:eastAsia="Calibri" w:hAnsi="Calibri"/>
                <w:b w:val="1"/>
                <w:color w:val="ff0000"/>
                <w:sz w:val="20"/>
                <w:szCs w:val="20"/>
                <w:rtl w:val="0"/>
              </w:rPr>
              <w:t xml:space="preserve">Alerte </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contextualSpacing w:val="0"/>
              <w:jc w:val="center"/>
              <w:rPr>
                <w:b w:val="1"/>
                <w:sz w:val="20"/>
                <w:szCs w:val="20"/>
              </w:rPr>
            </w:pPr>
            <w:r w:rsidDel="00000000" w:rsidR="00000000" w:rsidRPr="00000000">
              <w:rPr>
                <w:b w:val="1"/>
                <w:sz w:val="20"/>
                <w:szCs w:val="20"/>
                <w:rtl w:val="0"/>
              </w:rPr>
              <w:t xml:space="preserve">-</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230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76</w:t>
            </w:r>
          </w:p>
        </w:tc>
        <w:tc>
          <w:tcPr/>
          <w:p w:rsidR="00000000" w:rsidDel="00000000" w:rsidP="00000000" w:rsidRDefault="00000000" w:rsidRPr="00000000">
            <w:pPr>
              <w:pBdr/>
              <w:contextualSpacing w:val="0"/>
              <w:jc w:val="center"/>
              <w:rPr>
                <w:b w:val="1"/>
                <w:sz w:val="20"/>
                <w:szCs w:val="20"/>
              </w:rPr>
            </w:pPr>
            <w:r w:rsidDel="00000000" w:rsidR="00000000" w:rsidRPr="00000000">
              <w:rPr>
                <w:b w:val="1"/>
                <w:sz w:val="20"/>
                <w:szCs w:val="20"/>
                <w:rtl w:val="0"/>
              </w:rPr>
              <w:t xml:space="preserve">-</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230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76</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color w:val="ff0000"/>
                <w:sz w:val="20"/>
                <w:szCs w:val="20"/>
              </w:rPr>
            </w:pPr>
            <w:r w:rsidDel="00000000" w:rsidR="00000000" w:rsidRPr="00000000">
              <w:rPr>
                <w:rFonts w:ascii="Calibri" w:cs="Calibri" w:eastAsia="Calibri" w:hAnsi="Calibri"/>
                <w:b w:val="1"/>
                <w:sz w:val="20"/>
                <w:szCs w:val="20"/>
                <w:rtl w:val="0"/>
              </w:rPr>
              <w:t xml:space="preserve">Pas d’alerte</w:t>
            </w:r>
            <w:r w:rsidDel="00000000" w:rsidR="00000000" w:rsidRPr="00000000">
              <w:rPr>
                <w:rtl w:val="0"/>
              </w:rPr>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1"/>
                <w:sz w:val="20"/>
                <w:szCs w:val="20"/>
                <w:rtl w:val="0"/>
              </w:rPr>
              <w:t xml:space="preserve">-</w:t>
            </w: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60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1"/>
                <w:sz w:val="20"/>
                <w:szCs w:val="20"/>
                <w:rtl w:val="0"/>
              </w:rPr>
              <w:t xml:space="preserve">-</w:t>
            </w: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60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Pas d’alerte </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La réconciliation est déclenchée automatiquement et  se fait sur la base des </w:t>
      </w:r>
      <w:r w:rsidDel="00000000" w:rsidR="00000000" w:rsidRPr="00000000">
        <w:rPr>
          <w:b w:val="1"/>
          <w:rtl w:val="0"/>
        </w:rPr>
        <w:t xml:space="preserve">montant postés</w:t>
      </w:r>
      <w:r w:rsidDel="00000000" w:rsidR="00000000" w:rsidRPr="00000000">
        <w:rPr>
          <w:rtl w:val="0"/>
        </w:rPr>
        <w:t xml:space="preserve"> (POST : Posting Amount) par rapport aux montants brut calculés dans les exécutions et des </w:t>
      </w:r>
      <w:r w:rsidDel="00000000" w:rsidR="00000000" w:rsidRPr="00000000">
        <w:rPr>
          <w:b w:val="1"/>
          <w:rtl w:val="0"/>
        </w:rPr>
        <w:t xml:space="preserve">quantités Marché reçues</w:t>
      </w:r>
      <w:r w:rsidDel="00000000" w:rsidR="00000000" w:rsidRPr="00000000">
        <w:rPr>
          <w:rtl w:val="0"/>
        </w:rPr>
        <w:t xml:space="preserve"> par rapport aux quantités calculées dans les exécutions.</w:t>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une alerte pour réconciliation partielle est générée dans le tableau de bord avec le détail des montants non réconciliés.</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L’utilisateur vérifie les montants et les quantités reçus.</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L’écart provient d’une retenue à la source sur les paiements espèces de 10%.</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L’utilisateur accepte et force la réconciliation des 600 EUR reçus.</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Allocation manuelle aux clients : une fois la réconciliation est traitée, le processus d’allocation se déclenche, l’utilisateur doit allouer manuellement aux clients les montants et les quantités réconciliés.</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jc w:val="both"/>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Allocation manuelle du paiement Nostro 1 puis Nostro 2, l‘allocation se fait séparément pour les paiements en titre et les paiements en espèce.</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Allocation Espèce</w:t>
      </w:r>
    </w:p>
    <w:tbl>
      <w:tblPr>
        <w:tblStyle w:val="Table90"/>
        <w:bidiVisual w:val="0"/>
        <w:tblW w:w="7337.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2410"/>
        <w:gridCol w:w="1559"/>
        <w:gridCol w:w="1701"/>
        <w:tblGridChange w:id="0">
          <w:tblGrid>
            <w:gridCol w:w="1667"/>
            <w:gridCol w:w="2410"/>
            <w:gridCol w:w="1559"/>
            <w:gridCol w:w="1701"/>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réconcilié</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alloué </w:t>
            </w:r>
          </w:p>
        </w:tc>
      </w:tr>
      <w:tr>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630</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180 EUR</w:t>
            </w:r>
          </w:p>
        </w:tc>
      </w:tr>
      <w:tr>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20"/>
                <w:szCs w:val="20"/>
              </w:rPr>
            </w:pPr>
            <w:r w:rsidDel="00000000" w:rsidR="00000000" w:rsidRPr="00000000">
              <w:rPr>
                <w:rtl w:val="0"/>
              </w:rPr>
            </w:r>
          </w:p>
        </w:tc>
        <w:tc>
          <w:tcPr>
            <w:vMerge w:val="continue"/>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450 EUR</w:t>
            </w:r>
          </w:p>
        </w:tc>
      </w:tr>
    </w:tbl>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Allocation Titre</w:t>
      </w:r>
    </w:p>
    <w:tbl>
      <w:tblPr>
        <w:tblStyle w:val="Table91"/>
        <w:bidiVisual w:val="0"/>
        <w:tblW w:w="8329.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134"/>
        <w:gridCol w:w="1276"/>
        <w:gridCol w:w="1559"/>
        <w:gridCol w:w="1418"/>
        <w:gridCol w:w="1275"/>
        <w:tblGridChange w:id="0">
          <w:tblGrid>
            <w:gridCol w:w="1667"/>
            <w:gridCol w:w="1134"/>
            <w:gridCol w:w="1276"/>
            <w:gridCol w:w="1559"/>
            <w:gridCol w:w="1418"/>
            <w:gridCol w:w="1275"/>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réconcilié</w:t>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droit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réconcilié</w:t>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titre B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allouée   droit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allouée titre</w:t>
            </w:r>
          </w:p>
        </w:tc>
      </w:tr>
      <w:tr>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70</w:t>
            </w:r>
          </w:p>
        </w:tc>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w:t>
            </w:r>
          </w:p>
        </w:tc>
      </w:tr>
      <w:tr>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20"/>
                <w:szCs w:val="20"/>
              </w:rPr>
            </w:pPr>
            <w:r w:rsidDel="00000000" w:rsidR="00000000" w:rsidRPr="00000000">
              <w:rPr>
                <w:rtl w:val="0"/>
              </w:rPr>
            </w:r>
          </w:p>
        </w:tc>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20"/>
                <w:szCs w:val="20"/>
              </w:rPr>
            </w:pPr>
            <w:r w:rsidDel="00000000" w:rsidR="00000000" w:rsidRPr="00000000">
              <w:rPr>
                <w:rtl w:val="0"/>
              </w:rPr>
            </w:r>
          </w:p>
        </w:tc>
        <w:tc>
          <w:tcPr>
            <w:vMerge w:val="continue"/>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50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w:t>
            </w:r>
          </w:p>
        </w:tc>
      </w:tr>
      <w:tr>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230</w:t>
            </w:r>
          </w:p>
        </w:tc>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76</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80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26</w:t>
            </w:r>
          </w:p>
        </w:tc>
      </w:tr>
      <w:tr>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20"/>
                <w:szCs w:val="20"/>
              </w:rPr>
            </w:pPr>
            <w:r w:rsidDel="00000000" w:rsidR="00000000" w:rsidRPr="00000000">
              <w:rPr>
                <w:rtl w:val="0"/>
              </w:rPr>
            </w:r>
          </w:p>
        </w:tc>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20"/>
                <w:szCs w:val="20"/>
              </w:rPr>
            </w:pPr>
            <w:r w:rsidDel="00000000" w:rsidR="00000000" w:rsidRPr="00000000">
              <w:rPr>
                <w:rtl w:val="0"/>
              </w:rPr>
            </w:r>
          </w:p>
        </w:tc>
        <w:tc>
          <w:tcPr>
            <w:vMerge w:val="continue"/>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60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60</w:t>
            </w:r>
          </w:p>
        </w:tc>
        <w:tc>
          <w:tcPr/>
          <w:p w:rsidR="00000000" w:rsidDel="00000000" w:rsidP="00000000" w:rsidRDefault="00000000" w:rsidRPr="00000000">
            <w:pPr>
              <w:pBdr/>
              <w:tabs>
                <w:tab w:val="left" w:pos="421"/>
                <w:tab w:val="center" w:pos="529"/>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Création des paiements client et calcul des commissions. (Montant fixe: 20 EUR)</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t xml:space="preserve">Les paiements client en titres sont automatiquement créés après l’allocation sans validation.</w:t>
      </w:r>
    </w:p>
    <w:p w:rsidR="00000000" w:rsidDel="00000000" w:rsidP="00000000" w:rsidRDefault="00000000" w:rsidRPr="00000000">
      <w:pPr>
        <w:pBdr/>
        <w:spacing w:line="240" w:lineRule="auto"/>
        <w:ind w:left="-76" w:firstLine="0"/>
        <w:contextualSpacing w:val="0"/>
        <w:rPr/>
      </w:pPr>
      <w:r w:rsidDel="00000000" w:rsidR="00000000" w:rsidRPr="00000000">
        <w:rPr>
          <w:rtl w:val="0"/>
        </w:rPr>
      </w:r>
    </w:p>
    <w:tbl>
      <w:tblPr>
        <w:tblStyle w:val="Table92"/>
        <w:bidiVisual w:val="0"/>
        <w:tblW w:w="8702.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134"/>
        <w:gridCol w:w="2196"/>
        <w:gridCol w:w="1849"/>
        <w:gridCol w:w="1856"/>
        <w:tblGridChange w:id="0">
          <w:tblGrid>
            <w:gridCol w:w="1667"/>
            <w:gridCol w:w="1134"/>
            <w:gridCol w:w="2196"/>
            <w:gridCol w:w="1849"/>
            <w:gridCol w:w="1856"/>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Option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Sortie droit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Entrée titre B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Espèce</w:t>
            </w:r>
          </w:p>
        </w:tc>
        <w:tc>
          <w:tcPr/>
          <w:p w:rsidR="00000000" w:rsidDel="00000000" w:rsidP="00000000" w:rsidRDefault="00000000" w:rsidRPr="00000000">
            <w:pPr>
              <w:pBdr/>
              <w:contextualSpacing w:val="0"/>
              <w:jc w:val="center"/>
              <w:rPr/>
            </w:pPr>
            <w:r w:rsidDel="00000000" w:rsidR="00000000" w:rsidRPr="00000000">
              <w:rPr>
                <w:sz w:val="20"/>
                <w:szCs w:val="20"/>
                <w:rtl w:val="0"/>
              </w:rPr>
              <w:t xml:space="preserve">30</w:t>
            </w: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créé</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 </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80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26</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créé</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Espèce</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50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créé</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 </w:t>
            </w:r>
          </w:p>
        </w:tc>
        <w:tc>
          <w:tcPr/>
          <w:p w:rsidR="00000000" w:rsidDel="00000000" w:rsidP="00000000" w:rsidRDefault="00000000" w:rsidRPr="00000000">
            <w:pPr>
              <w:pBdr/>
              <w:contextualSpacing w:val="0"/>
              <w:jc w:val="center"/>
              <w:rPr/>
            </w:pPr>
            <w:r w:rsidDel="00000000" w:rsidR="00000000" w:rsidRPr="00000000">
              <w:rPr>
                <w:sz w:val="20"/>
                <w:szCs w:val="20"/>
                <w:rtl w:val="0"/>
              </w:rPr>
              <w:t xml:space="preserve">150</w:t>
            </w:r>
            <w:r w:rsidDel="00000000" w:rsidR="00000000" w:rsidRPr="00000000">
              <w:rPr>
                <w:rtl w:val="0"/>
              </w:rPr>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50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créé</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jc w:val="center"/>
              <w:rPr/>
            </w:pPr>
            <w:r w:rsidDel="00000000" w:rsidR="00000000" w:rsidRPr="00000000">
              <w:rPr>
                <w:sz w:val="20"/>
                <w:szCs w:val="20"/>
                <w:rtl w:val="0"/>
              </w:rPr>
              <w:t xml:space="preserve">60</w:t>
            </w:r>
            <w:r w:rsidDel="00000000" w:rsidR="00000000" w:rsidRPr="00000000">
              <w:rPr>
                <w:rtl w:val="0"/>
              </w:rPr>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créé</w:t>
            </w:r>
          </w:p>
        </w:tc>
      </w:tr>
    </w:tbl>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MT566 ou rapport sera envoyé selon le profil de Reporting des clients</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t xml:space="preserve">Les paiements espèces  sont calculés et créés en attente de validation.</w:t>
      </w:r>
    </w:p>
    <w:p w:rsidR="00000000" w:rsidDel="00000000" w:rsidP="00000000" w:rsidRDefault="00000000" w:rsidRPr="00000000">
      <w:pPr>
        <w:pBdr/>
        <w:spacing w:line="240" w:lineRule="auto"/>
        <w:ind w:left="-76" w:firstLine="0"/>
        <w:contextualSpacing w:val="0"/>
        <w:rPr/>
      </w:pPr>
      <w:r w:rsidDel="00000000" w:rsidR="00000000" w:rsidRPr="00000000">
        <w:rPr>
          <w:rtl w:val="0"/>
        </w:rPr>
      </w:r>
    </w:p>
    <w:tbl>
      <w:tblPr>
        <w:tblStyle w:val="Table93"/>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080"/>
        <w:gridCol w:w="1496"/>
        <w:gridCol w:w="1621"/>
        <w:gridCol w:w="1621"/>
        <w:gridCol w:w="1519"/>
        <w:tblGridChange w:id="0">
          <w:tblGrid>
            <w:gridCol w:w="1667"/>
            <w:gridCol w:w="1080"/>
            <w:gridCol w:w="1496"/>
            <w:gridCol w:w="1621"/>
            <w:gridCol w:w="1621"/>
            <w:gridCol w:w="1519"/>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Option</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alloué</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commissions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Net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Espèce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180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160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 </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Espèce</w:t>
            </w:r>
          </w:p>
        </w:tc>
        <w:tc>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0"/>
                <w:sz w:val="20"/>
                <w:szCs w:val="20"/>
                <w:rtl w:val="0"/>
              </w:rPr>
              <w:t xml:space="preserve">450</w:t>
            </w:r>
            <w:r w:rsidDel="00000000" w:rsidR="00000000" w:rsidRPr="00000000">
              <w:rPr>
                <w:rFonts w:ascii="Calibri" w:cs="Calibri" w:eastAsia="Calibri" w:hAnsi="Calibri"/>
                <w:b w:val="0"/>
                <w:sz w:val="22"/>
                <w:szCs w:val="22"/>
                <w:rtl w:val="0"/>
              </w:rPr>
              <w:t xml:space="preserve"> EUR</w:t>
            </w: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430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 </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En attente</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Validation des paiements espèces :</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Si l’utilisateur choisit de poster des CRO: </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 avis de crédit doit être généré vers le système Cash.</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 message comptable espèce doit être généré vers MegaAccouting</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Une fois validé, le paiement espèce passe au statut «créé» (prêt à être envoyé)</w:t>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Si l’utilisateur choisit de ne pas poster des CRO: </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 paiement espèce passe au statut «créé» (prêt à être envoyé) sans postage de CRO</w:t>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b w:val="0"/>
          <w:sz w:val="22"/>
          <w:szCs w:val="22"/>
        </w:rPr>
      </w:pPr>
      <w:r w:rsidDel="00000000" w:rsidR="00000000" w:rsidRPr="00000000">
        <w:rPr>
          <w:rFonts w:ascii="Calibri" w:cs="Calibri" w:eastAsia="Calibri" w:hAnsi="Calibri"/>
          <w:b w:val="0"/>
          <w:sz w:val="22"/>
          <w:szCs w:val="22"/>
          <w:rtl w:val="0"/>
        </w:rPr>
        <w:t xml:space="preserve">Envoi automatique des confirmations de paiements aux clients.</w:t>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MT566 ou rapport sera envoyé selon le profil de Reporting des clients.</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Réception d’un paiement marché via 2  MT566 pour la compensation des rompus en espèces.</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tbl>
      <w:tblPr>
        <w:tblStyle w:val="Table94"/>
        <w:bidiVisual w:val="0"/>
        <w:tblW w:w="8887.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704"/>
        <w:gridCol w:w="2832"/>
        <w:gridCol w:w="2684"/>
        <w:tblGridChange w:id="0">
          <w:tblGrid>
            <w:gridCol w:w="1667"/>
            <w:gridCol w:w="1704"/>
            <w:gridCol w:w="2832"/>
            <w:gridCol w:w="2684"/>
          </w:tblGrid>
        </w:tblGridChange>
      </w:tblGrid>
      <w:tr>
        <w:trPr>
          <w:trHeight w:val="300" w:hRule="atLeast"/>
        </w:trPr>
        <w:tc>
          <w:tcPr>
            <w:gridSpan w:val="2"/>
            <w:shd w:fill="dbe5f1"/>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Exécution Marché</w:t>
            </w:r>
          </w:p>
        </w:tc>
        <w:tc>
          <w:tcPr>
            <w:shd w:fill="dbe5f1"/>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Exécution</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Réconciliation</w:t>
            </w:r>
          </w:p>
        </w:tc>
      </w:tr>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Paiement Net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non calculé : prix inconnu</w:t>
            </w:r>
          </w:p>
        </w:tc>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color w:val="ff000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color w:val="ff0000"/>
                <w:sz w:val="20"/>
                <w:szCs w:val="20"/>
                <w:rtl w:val="0"/>
              </w:rPr>
              <w:t xml:space="preserve">Alerte </w:t>
            </w:r>
            <w:r w:rsidDel="00000000" w:rsidR="00000000" w:rsidRPr="00000000">
              <w:rPr>
                <w:rtl w:val="0"/>
              </w:rPr>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0"/>
                <w:sz w:val="20"/>
                <w:szCs w:val="20"/>
                <w:rtl w:val="0"/>
              </w:rPr>
              <w:t xml:space="preserve">5 EUR</w:t>
            </w: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w:t>
            </w:r>
          </w:p>
        </w:tc>
        <w:tc>
          <w:tcPr>
            <w:vMerge w:val="continue"/>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color w:val="ff0000"/>
                <w:sz w:val="20"/>
                <w:szCs w:val="20"/>
              </w:rPr>
            </w:pPr>
            <w:r w:rsidDel="00000000" w:rsidR="00000000" w:rsidRPr="00000000">
              <w:rPr>
                <w:rtl w:val="0"/>
              </w:rPr>
            </w:r>
          </w:p>
        </w:tc>
      </w:tr>
    </w:tbl>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Une alerte est générée dans le tableau de bord pour le paiement reçu non réconcilié.</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L’utilisateur après vérification, calcule le prix appliqué pour les fractions : </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Fonts w:ascii="Calibri" w:cs="Calibri" w:eastAsia="Calibri" w:hAnsi="Calibri"/>
          <w:b w:val="0"/>
          <w:sz w:val="22"/>
          <w:szCs w:val="22"/>
          <w:rtl w:val="0"/>
        </w:rPr>
        <w:t xml:space="preserve">5  EUR / 0.6666667 de rompus = </w:t>
      </w:r>
      <w:r w:rsidDel="00000000" w:rsidR="00000000" w:rsidRPr="00000000">
        <w:rPr>
          <w:rFonts w:ascii="Calibri" w:cs="Calibri" w:eastAsia="Calibri" w:hAnsi="Calibri"/>
          <w:b w:val="1"/>
          <w:sz w:val="22"/>
          <w:szCs w:val="22"/>
          <w:rtl w:val="0"/>
        </w:rPr>
        <w:t xml:space="preserve">7.5</w:t>
      </w:r>
      <w:r w:rsidDel="00000000" w:rsidR="00000000" w:rsidRPr="00000000">
        <w:rPr>
          <w:rFonts w:ascii="Calibri" w:cs="Calibri" w:eastAsia="Calibri" w:hAnsi="Calibri"/>
          <w:b w:val="0"/>
          <w:sz w:val="22"/>
          <w:szCs w:val="22"/>
          <w:rtl w:val="0"/>
        </w:rPr>
        <w:t xml:space="preserve"> </w:t>
      </w:r>
      <w:r w:rsidDel="00000000" w:rsidR="00000000" w:rsidRPr="00000000">
        <w:rPr>
          <w:rFonts w:ascii="Calibri" w:cs="Calibri" w:eastAsia="Calibri" w:hAnsi="Calibri"/>
          <w:b w:val="1"/>
          <w:sz w:val="22"/>
          <w:szCs w:val="22"/>
          <w:rtl w:val="0"/>
        </w:rPr>
        <w:t xml:space="preserve">EUR</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Mise à jour des exécutions espèces «en attente de prix »</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36"/>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L’utilisateur renseigne manuellement le prix 7.5 EUR à partir d’un écran dédié.</w:t>
      </w:r>
    </w:p>
    <w:p w:rsidR="00000000" w:rsidDel="00000000" w:rsidP="00000000" w:rsidRDefault="00000000" w:rsidRPr="00000000">
      <w:pPr>
        <w:numPr>
          <w:ilvl w:val="0"/>
          <w:numId w:val="36"/>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Une fois le prix renseigné, les montants sont automatiquement calculés, l’utilisateur pourra ensuite générer des paiements aux clients. </w:t>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Génération des paiements espèces de compensation des fractions.</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t xml:space="preserve">Les paiements espèces  sont calculés et créés en attente de validation. </w:t>
      </w:r>
    </w:p>
    <w:p w:rsidR="00000000" w:rsidDel="00000000" w:rsidP="00000000" w:rsidRDefault="00000000" w:rsidRPr="00000000">
      <w:pPr>
        <w:pBdr/>
        <w:spacing w:line="240" w:lineRule="auto"/>
        <w:ind w:left="-76" w:firstLine="0"/>
        <w:contextualSpacing w:val="0"/>
        <w:rPr/>
      </w:pPr>
      <w:r w:rsidDel="00000000" w:rsidR="00000000" w:rsidRPr="00000000">
        <w:rPr>
          <w:rtl w:val="0"/>
        </w:rPr>
      </w:r>
    </w:p>
    <w:tbl>
      <w:tblPr>
        <w:tblStyle w:val="Table95"/>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080"/>
        <w:gridCol w:w="1496"/>
        <w:gridCol w:w="1621"/>
        <w:gridCol w:w="1621"/>
        <w:gridCol w:w="1519"/>
        <w:tblGridChange w:id="0">
          <w:tblGrid>
            <w:gridCol w:w="1667"/>
            <w:gridCol w:w="1080"/>
            <w:gridCol w:w="1496"/>
            <w:gridCol w:w="1621"/>
            <w:gridCol w:w="1621"/>
            <w:gridCol w:w="1519"/>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Option</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alloué</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commissions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Net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rPr>
          <w:trHeight w:val="200" w:hRule="atLeast"/>
        </w:trP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Espèce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bl>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Validation des paiements espèces :</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Si l’utilisateur choisit de poster des CRO: </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 avis de crédit doit être généré vers le système Cash.</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 message comptable espèce doit être généré vers MegaAccouting</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Une fois validé, le paiement espèce passe au statut «créé» (prêt à être envoyé)</w:t>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Si l’utilisateur choisit de ne pas poster des CRO: </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 paiement espèce passe au statut «créé» (prêt à être envoyé) sans postage de CRO</w:t>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b w:val="0"/>
          <w:sz w:val="22"/>
          <w:szCs w:val="22"/>
        </w:rPr>
      </w:pPr>
      <w:r w:rsidDel="00000000" w:rsidR="00000000" w:rsidRPr="00000000">
        <w:rPr>
          <w:rFonts w:ascii="Calibri" w:cs="Calibri" w:eastAsia="Calibri" w:hAnsi="Calibri"/>
          <w:b w:val="0"/>
          <w:sz w:val="22"/>
          <w:szCs w:val="22"/>
          <w:rtl w:val="0"/>
        </w:rPr>
        <w:t xml:space="preserve">Envoi automatique des confirmations de paiements aux clients.</w:t>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MT566 ou rapport sera envoyé selon le profil de Reporting des clients</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3hv69ve" w:id="74"/>
      <w:bookmarkEnd w:id="74"/>
      <w:r w:rsidDel="00000000" w:rsidR="00000000" w:rsidRPr="00000000">
        <w:rPr>
          <w:rFonts w:ascii="Calibri" w:cs="Calibri" w:eastAsia="Calibri" w:hAnsi="Calibri"/>
          <w:b w:val="1"/>
          <w:sz w:val="26"/>
          <w:szCs w:val="26"/>
          <w:rtl w:val="0"/>
        </w:rPr>
        <w:t xml:space="preserve">Description du traitement des OST volontaires d’assemblée générale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Ce paragraphe décrit le traitement d’une participation à une assemblée générale annuelle. (MEET)</w:t>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Le traitement sera le même pour l’assemblée générale ordinaire et extraordinaire. (OMET / XMET)</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Réception d’un préavis d’annonce via MT564 et MT568 de BPSS ou Euroclear</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Une annonce est automatiquement créée dans MegaCor reflétant des données reçues dans le Swift.</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jc w:val="both"/>
        <w:rPr/>
      </w:pPr>
      <w:r w:rsidDel="00000000" w:rsidR="00000000" w:rsidRPr="00000000">
        <w:rPr>
          <w:rtl w:val="0"/>
        </w:rPr>
      </w:r>
    </w:p>
    <w:tbl>
      <w:tblPr>
        <w:tblStyle w:val="Table96"/>
        <w:bidiVisual w:val="0"/>
        <w:tblW w:w="8568.0" w:type="dxa"/>
        <w:jc w:val="left"/>
        <w:tblInd w:w="2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91"/>
        <w:gridCol w:w="4277"/>
        <w:tblGridChange w:id="0">
          <w:tblGrid>
            <w:gridCol w:w="4291"/>
            <w:gridCol w:w="4277"/>
          </w:tblGrid>
        </w:tblGridChange>
      </w:tblGrid>
      <w:tr>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Données </w:t>
            </w:r>
          </w:p>
        </w:tc>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Valeur</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concerné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A</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d’enregistrement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l’assemblée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02/01/2015</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Lieu de d’assemblée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Casablanca</w:t>
            </w:r>
          </w:p>
        </w:tc>
      </w:tr>
      <w:tr>
        <w:tc>
          <w:tcPr>
            <w:gridSpan w:val="2"/>
            <w:shd w:fill="dbe5f1"/>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Option ABST : s’abstenir</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Marché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dépositaire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30/12/2014 à 11h</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d’ouverture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clôture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gridSpan w:val="2"/>
            <w:shd w:fill="dbe5f1"/>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Option CONN : consent refusé</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Marché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dépositaire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30/12/2014 à 11h</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d’ouverture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clôture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gridSpan w:val="2"/>
            <w:shd w:fill="dbe5f1"/>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Option CONY : consent accepté</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Marché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dépositaire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30/12/2014 à 11h</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d’ouverture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clôture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gridSpan w:val="2"/>
            <w:shd w:fill="dbe5f1"/>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Option WITH : vote avec direction</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Marché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dépositaire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30/12/2014 à 11h</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d’ouverture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clôture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gridSpan w:val="2"/>
            <w:shd w:fill="dbe5f1"/>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Option AGNT : vote contre direction</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Marché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dépositaire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30/12/2014 à 11h</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d’ouverture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clôture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gridSpan w:val="2"/>
            <w:shd w:fill="dbe5f1"/>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Option SPLI : Split </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 Date limite Marché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dépositaire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30/12/2014 à 11h</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d’ouverture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clôture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gridSpan w:val="2"/>
            <w:shd w:fill="dbe5f1"/>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Option NOAC : No action</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Marché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dépositaire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30/12/2014 à 11h</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d’ouverture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clôture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gridSpan w:val="2"/>
            <w:shd w:fill="dbe5f1"/>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Commentaire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Commentaires entrants</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Agenda/Commentaires reçus dans le MT568</w:t>
            </w:r>
          </w:p>
        </w:tc>
      </w:tr>
    </w:tbl>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jc w:val="both"/>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Calcul des Positions éligibles en se basant sur la date de d’enregistrement et les positions fermes.</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L’utilisateur a la possibilité de consulter les positions éligibles à tout moment du cycle vie de l’opération, afin de voir l’évolution des mouvements en cours.</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 Clients </w:t>
      </w:r>
    </w:p>
    <w:tbl>
      <w:tblPr>
        <w:tblStyle w:val="Table97"/>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45"/>
        <w:gridCol w:w="1880"/>
        <w:gridCol w:w="1917"/>
        <w:gridCol w:w="1717"/>
        <w:tblGridChange w:id="0">
          <w:tblGrid>
            <w:gridCol w:w="1845"/>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dénoué</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1"/>
                <w:sz w:val="22"/>
                <w:szCs w:val="22"/>
                <w:rtl w:val="0"/>
              </w:rPr>
              <w:t xml:space="preserve">Position Nantie*</w:t>
            </w: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tabs>
                <w:tab w:val="center" w:pos="850"/>
              </w:tabs>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ab/>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after="0" w:before="0" w:line="240" w:lineRule="auto"/>
        <w:ind w:left="284"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t>
      </w:r>
      <w:r w:rsidDel="00000000" w:rsidR="00000000" w:rsidRPr="00000000">
        <w:rPr>
          <w:rFonts w:ascii="Calibri" w:cs="Calibri" w:eastAsia="Calibri" w:hAnsi="Calibri"/>
          <w:b w:val="1"/>
          <w:sz w:val="18"/>
          <w:szCs w:val="18"/>
          <w:rtl w:val="0"/>
        </w:rPr>
        <w:t xml:space="preserve">Nantissement n’est pas encore confirmé.</w:t>
      </w: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 Marché </w:t>
      </w:r>
    </w:p>
    <w:tbl>
      <w:tblPr>
        <w:tblStyle w:val="Table98"/>
        <w:bidiVisual w:val="0"/>
        <w:tblW w:w="7159.000000000001"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1880"/>
        <w:gridCol w:w="1917"/>
        <w:gridCol w:w="1717"/>
        <w:tblGridChange w:id="0">
          <w:tblGrid>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ferme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Nantie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400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450</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after="0" w:before="0" w:line="240" w:lineRule="auto"/>
        <w:ind w:left="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Génération automatique de notifications aux clients éligible dés que l’OST passe au statut « Validée».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 Swift MT564+MT568  ou rapport seront envoyés selon le profil de Reporting des clients.</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jc w:val="both"/>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Activation automatique de l’OST à la date d’ouverture de l’opération = 15/12/2014</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Réception de MT565 ou Création manuelle d’instructions Clients</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Le système vérifie le</w:t>
      </w:r>
      <w:hyperlink w:anchor="_3l18frh">
        <w:r w:rsidDel="00000000" w:rsidR="00000000" w:rsidRPr="00000000">
          <w:rPr>
            <w:rFonts w:ascii="Calibri" w:cs="Calibri" w:eastAsia="Calibri" w:hAnsi="Calibri"/>
            <w:b w:val="0"/>
            <w:sz w:val="22"/>
            <w:szCs w:val="22"/>
            <w:rtl w:val="0"/>
          </w:rPr>
          <w:t xml:space="preserve">s </w:t>
        </w:r>
      </w:hyperlink>
      <w:hyperlink w:anchor="_3l18frh">
        <w:r w:rsidDel="00000000" w:rsidR="00000000" w:rsidRPr="00000000">
          <w:rPr>
            <w:rFonts w:ascii="Calibri" w:cs="Calibri" w:eastAsia="Calibri" w:hAnsi="Calibri"/>
            <w:b w:val="0"/>
            <w:color w:val="0000ff"/>
            <w:sz w:val="22"/>
            <w:szCs w:val="22"/>
            <w:u w:val="single"/>
            <w:rtl w:val="0"/>
          </w:rPr>
          <w:t xml:space="preserve">règles de contrôle des instructions</w:t>
        </w:r>
      </w:hyperlink>
      <w:hyperlink r:id="rId39">
        <w:r w:rsidDel="00000000" w:rsidR="00000000" w:rsidRPr="00000000">
          <w:rPr>
            <w:rFonts w:ascii="Calibri" w:cs="Calibri" w:eastAsia="Calibri" w:hAnsi="Calibri"/>
            <w:b w:val="0"/>
            <w:color w:val="0000ff"/>
            <w:sz w:val="22"/>
            <w:szCs w:val="22"/>
            <w:u w:val="single"/>
            <w:rtl w:val="0"/>
          </w:rPr>
          <w:t xml:space="preserve"> </w:t>
        </w:r>
      </w:hyperlink>
      <w:r w:rsidDel="00000000" w:rsidR="00000000" w:rsidRPr="00000000">
        <w:rPr>
          <w:rFonts w:ascii="Calibri" w:cs="Calibri" w:eastAsia="Calibri" w:hAnsi="Calibri"/>
          <w:b w:val="0"/>
          <w:sz w:val="22"/>
          <w:szCs w:val="22"/>
          <w:rtl w:val="0"/>
        </w:rPr>
        <w:t xml:space="preserve">:</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Instruction client</w:t>
      </w:r>
    </w:p>
    <w:tbl>
      <w:tblPr>
        <w:tblStyle w:val="Table99"/>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523"/>
        <w:gridCol w:w="1701"/>
        <w:gridCol w:w="1701"/>
        <w:gridCol w:w="2234"/>
        <w:tblGridChange w:id="0">
          <w:tblGrid>
            <w:gridCol w:w="1845"/>
            <w:gridCol w:w="1523"/>
            <w:gridCol w:w="1701"/>
            <w:gridCol w:w="1701"/>
            <w:gridCol w:w="2234"/>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Mode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Option choisie</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1"/>
                <w:sz w:val="22"/>
                <w:szCs w:val="22"/>
                <w:rtl w:val="0"/>
              </w:rPr>
              <w:t xml:space="preserve">Quantité instruite</w:t>
            </w: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c>
          <w:tcPr>
            <w:vMerge w:val="restart"/>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MT565</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WITH</w:t>
            </w:r>
          </w:p>
        </w:tc>
        <w:tc>
          <w:tcPr/>
          <w:p w:rsidR="00000000" w:rsidDel="00000000" w:rsidP="00000000" w:rsidRDefault="00000000" w:rsidRPr="00000000">
            <w:pPr>
              <w:pBdr/>
              <w:tabs>
                <w:tab w:val="left" w:pos="625"/>
                <w:tab w:val="center" w:pos="742"/>
              </w:tabs>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ab/>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Acceptée</w:t>
            </w:r>
          </w:p>
        </w:tc>
      </w:tr>
      <w:tr>
        <w:tc>
          <w:tcPr>
            <w:vMerge w:val="continue"/>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MT565</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AGST</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Acceptée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MT565</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SPLI</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Acceptée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Fax / manuel</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ABST</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Acceptée</w:t>
            </w:r>
          </w:p>
        </w:tc>
      </w:tr>
    </w:tbl>
    <w:p w:rsidR="00000000" w:rsidDel="00000000" w:rsidP="00000000" w:rsidRDefault="00000000" w:rsidRPr="00000000">
      <w:pPr>
        <w:pBdr/>
        <w:spacing w:after="0" w:before="0" w:line="240" w:lineRule="auto"/>
        <w:ind w:left="284" w:firstLine="0"/>
        <w:contextualSpacing w:val="0"/>
        <w:jc w:val="both"/>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MT567/ rapport d’acceptation d’instruction envoyés pour le client 1, 2 et 3</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Lorsque les instructions sont acceptées, un blocage de la quantité instruite est effectué comme suit :</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jc w:val="both"/>
        <w:rPr/>
      </w:pPr>
      <w:r w:rsidDel="00000000" w:rsidR="00000000" w:rsidRPr="00000000">
        <w:rPr>
          <w:rtl w:val="0"/>
        </w:rPr>
      </w:r>
    </w:p>
    <w:tbl>
      <w:tblPr>
        <w:tblStyle w:val="Table100"/>
        <w:bidiVisual w:val="0"/>
        <w:tblW w:w="9038.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65"/>
        <w:gridCol w:w="1243"/>
        <w:gridCol w:w="316"/>
        <w:gridCol w:w="2410"/>
        <w:gridCol w:w="1559"/>
        <w:tblGridChange w:id="0">
          <w:tblGrid>
            <w:gridCol w:w="1845"/>
            <w:gridCol w:w="1665"/>
            <w:gridCol w:w="1243"/>
            <w:gridCol w:w="316"/>
            <w:gridCol w:w="2410"/>
            <w:gridCol w:w="1559"/>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tl w:val="0"/>
              </w:rPr>
            </w:r>
          </w:p>
        </w:tc>
        <w:tc>
          <w:tcPr>
            <w:gridSpan w:val="2"/>
            <w:shd w:fill="dbe5f1"/>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Instructions clients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tl w:val="0"/>
              </w:rPr>
            </w:r>
          </w:p>
        </w:tc>
        <w:tc>
          <w:tcPr>
            <w:gridSpan w:val="2"/>
            <w:shd w:fill="dbe5f1"/>
          </w:tcPr>
          <w:p w:rsidR="00000000" w:rsidDel="00000000" w:rsidP="00000000" w:rsidRDefault="00000000" w:rsidRPr="00000000">
            <w:pPr>
              <w:pBdr/>
              <w:tabs>
                <w:tab w:val="left" w:pos="525"/>
              </w:tabs>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Client</w:t>
            </w:r>
          </w:p>
        </w:tc>
      </w:tr>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Nature Position</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1"/>
                <w:sz w:val="22"/>
                <w:szCs w:val="22"/>
                <w:rtl w:val="0"/>
              </w:rPr>
              <w:t xml:space="preserve">Quantité instruite</w:t>
            </w: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Nature Position</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1"/>
                <w:sz w:val="22"/>
                <w:szCs w:val="22"/>
                <w:rtl w:val="0"/>
              </w:rPr>
              <w:t xml:space="preserve">Quantité</w:t>
            </w:r>
            <w:r w:rsidDel="00000000" w:rsidR="00000000" w:rsidRPr="00000000">
              <w:rPr>
                <w:rtl w:val="0"/>
              </w:rPr>
            </w:r>
          </w:p>
        </w:tc>
      </w:tr>
      <w:tr>
        <w:tc>
          <w:tcPr>
            <w:vMerge w:val="restart"/>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vMerge w:val="restart"/>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Dénouée</w:t>
            </w:r>
          </w:p>
        </w:tc>
        <w:tc>
          <w:tcPr>
            <w:vMerge w:val="restart"/>
            <w:vAlign w:val="center"/>
          </w:tcPr>
          <w:p w:rsidR="00000000" w:rsidDel="00000000" w:rsidP="00000000" w:rsidRDefault="00000000" w:rsidRPr="00000000">
            <w:pPr>
              <w:pBdr/>
              <w:tabs>
                <w:tab w:val="left" w:pos="625"/>
                <w:tab w:val="center" w:pos="742"/>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p w:rsidR="00000000" w:rsidDel="00000000" w:rsidP="00000000" w:rsidRDefault="00000000" w:rsidRPr="00000000">
            <w:pPr>
              <w:pBdr/>
              <w:contextualSpacing w:val="0"/>
              <w:jc w:val="center"/>
              <w:rPr>
                <w:sz w:val="20"/>
                <w:szCs w:val="20"/>
              </w:rPr>
            </w:pPr>
            <w:r w:rsidDel="00000000" w:rsidR="00000000" w:rsidRPr="00000000">
              <w:rPr>
                <w:rtl w:val="0"/>
              </w:rPr>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&gt;</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Bloquée (de la dénouée)</w:t>
            </w:r>
          </w:p>
        </w:tc>
        <w:tc>
          <w:tcPr>
            <w:vAlign w:val="center"/>
          </w:tcPr>
          <w:p w:rsidR="00000000" w:rsidDel="00000000" w:rsidP="00000000" w:rsidRDefault="00000000" w:rsidRPr="00000000">
            <w:pPr>
              <w:pBdr/>
              <w:tabs>
                <w:tab w:val="left" w:pos="625"/>
                <w:tab w:val="center" w:pos="742"/>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r>
      <w:tr>
        <w:tc>
          <w:tcPr>
            <w:vMerge w:val="continue"/>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20"/>
                <w:szCs w:val="20"/>
              </w:rPr>
            </w:pPr>
            <w:r w:rsidDel="00000000" w:rsidR="00000000" w:rsidRPr="00000000">
              <w:rPr>
                <w:rtl w:val="0"/>
              </w:rPr>
            </w:r>
          </w:p>
        </w:tc>
        <w:tc>
          <w:tcPr>
            <w:vMerge w:val="continue"/>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20"/>
                <w:szCs w:val="20"/>
              </w:rPr>
            </w:pPr>
            <w:r w:rsidDel="00000000" w:rsidR="00000000" w:rsidRPr="00000000">
              <w:rPr>
                <w:rtl w:val="0"/>
              </w:rPr>
            </w:r>
          </w:p>
        </w:tc>
        <w:tc>
          <w:tcPr>
            <w:vMerge w:val="continue"/>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contextualSpacing w:val="0"/>
              <w:jc w:val="center"/>
              <w:rPr>
                <w:sz w:val="20"/>
                <w:szCs w:val="20"/>
              </w:rPr>
            </w:pPr>
            <w:r w:rsidDel="00000000" w:rsidR="00000000" w:rsidRPr="00000000">
              <w:rPr>
                <w:rtl w:val="0"/>
              </w:rPr>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&gt;</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dénouée</w:t>
            </w:r>
          </w:p>
        </w:tc>
        <w:tc>
          <w:tcPr>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0</w:t>
            </w:r>
          </w:p>
        </w:tc>
      </w:tr>
      <w:tr>
        <w:tc>
          <w:tcPr>
            <w:vMerge w:val="continue"/>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vMerge w:val="restart"/>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Nantie</w:t>
            </w:r>
          </w:p>
        </w:tc>
        <w:tc>
          <w:tcPr>
            <w:vMerge w:val="restart"/>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&gt;</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Bloquée (de la Nantie)</w:t>
            </w:r>
          </w:p>
        </w:tc>
        <w:tc>
          <w:tcPr>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w:t>
            </w:r>
          </w:p>
        </w:tc>
      </w:tr>
      <w:tr>
        <w:tc>
          <w:tcPr>
            <w:vMerge w:val="continue"/>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20"/>
                <w:szCs w:val="20"/>
              </w:rPr>
            </w:pPr>
            <w:r w:rsidDel="00000000" w:rsidR="00000000" w:rsidRPr="00000000">
              <w:rPr>
                <w:rtl w:val="0"/>
              </w:rPr>
            </w:r>
          </w:p>
        </w:tc>
        <w:tc>
          <w:tcPr>
            <w:vMerge w:val="continue"/>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20"/>
                <w:szCs w:val="20"/>
              </w:rPr>
            </w:pPr>
            <w:r w:rsidDel="00000000" w:rsidR="00000000" w:rsidRPr="00000000">
              <w:rPr>
                <w:rtl w:val="0"/>
              </w:rPr>
            </w:r>
          </w:p>
        </w:tc>
        <w:tc>
          <w:tcPr>
            <w:vMerge w:val="continue"/>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contextualSpacing w:val="0"/>
              <w:jc w:val="center"/>
              <w:rPr>
                <w:sz w:val="20"/>
                <w:szCs w:val="20"/>
              </w:rPr>
            </w:pPr>
            <w:r w:rsidDel="00000000" w:rsidR="00000000" w:rsidRPr="00000000">
              <w:rPr>
                <w:rtl w:val="0"/>
              </w:rPr>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&gt;</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Nantie</w:t>
            </w:r>
          </w:p>
        </w:tc>
        <w:tc>
          <w:tcPr>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30</w:t>
            </w:r>
          </w:p>
        </w:tc>
      </w:tr>
      <w:tr>
        <w:tc>
          <w:tcPr>
            <w:gridSpan w:val="6"/>
            <w:shd w:fill="dbe5f1"/>
            <w:vAlign w:val="center"/>
          </w:tcPr>
          <w:p w:rsidR="00000000" w:rsidDel="00000000" w:rsidP="00000000" w:rsidRDefault="00000000" w:rsidRPr="00000000">
            <w:pPr>
              <w:pBdr/>
              <w:contextualSpacing w:val="0"/>
              <w:jc w:val="center"/>
              <w:rPr>
                <w:b w:val="1"/>
                <w:sz w:val="12"/>
                <w:szCs w:val="12"/>
              </w:rPr>
            </w:pPr>
            <w:r w:rsidDel="00000000" w:rsidR="00000000" w:rsidRPr="00000000">
              <w:rPr>
                <w:rtl w:val="0"/>
              </w:rPr>
            </w:r>
          </w:p>
        </w:tc>
      </w:tr>
      <w:tr>
        <w:tc>
          <w:tcPr>
            <w:vMerge w:val="restart"/>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vMerge w:val="restart"/>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Dénouée</w:t>
            </w:r>
          </w:p>
        </w:tc>
        <w:tc>
          <w:tcPr>
            <w:vMerge w:val="restart"/>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100</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&gt;</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Bloquée (de la dénouée)</w:t>
            </w:r>
          </w:p>
        </w:tc>
        <w:tc>
          <w:tcPr>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200</w:t>
            </w:r>
          </w:p>
        </w:tc>
      </w:tr>
      <w:tr>
        <w:tc>
          <w:tcPr>
            <w:vMerge w:val="continue"/>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20"/>
                <w:szCs w:val="20"/>
              </w:rPr>
            </w:pPr>
            <w:r w:rsidDel="00000000" w:rsidR="00000000" w:rsidRPr="00000000">
              <w:rPr>
                <w:rtl w:val="0"/>
              </w:rPr>
            </w:r>
          </w:p>
        </w:tc>
        <w:tc>
          <w:tcPr>
            <w:vMerge w:val="continue"/>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20"/>
                <w:szCs w:val="20"/>
              </w:rPr>
            </w:pPr>
            <w:r w:rsidDel="00000000" w:rsidR="00000000" w:rsidRPr="00000000">
              <w:rPr>
                <w:rtl w:val="0"/>
              </w:rPr>
            </w:r>
          </w:p>
        </w:tc>
        <w:tc>
          <w:tcPr>
            <w:vMerge w:val="continue"/>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contextualSpacing w:val="0"/>
              <w:jc w:val="center"/>
              <w:rPr>
                <w:sz w:val="20"/>
                <w:szCs w:val="20"/>
              </w:rPr>
            </w:pPr>
            <w:r w:rsidDel="00000000" w:rsidR="00000000" w:rsidRPr="00000000">
              <w:rPr>
                <w:rtl w:val="0"/>
              </w:rPr>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&gt;</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dénouée</w:t>
            </w:r>
          </w:p>
        </w:tc>
        <w:tc>
          <w:tcPr>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100</w:t>
            </w:r>
          </w:p>
        </w:tc>
      </w:tr>
      <w:tr>
        <w:tc>
          <w:tcPr>
            <w:gridSpan w:val="6"/>
            <w:shd w:fill="dbe5f1"/>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12"/>
                <w:szCs w:val="12"/>
              </w:rPr>
            </w:pPr>
            <w:r w:rsidDel="00000000" w:rsidR="00000000" w:rsidRPr="00000000">
              <w:rPr>
                <w:rtl w:val="0"/>
              </w:rPr>
            </w:r>
          </w:p>
        </w:tc>
      </w:tr>
      <w:tr>
        <w:tc>
          <w:tcPr>
            <w:vMerge w:val="restart"/>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vMerge w:val="restart"/>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Dénouée</w:t>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vMerge w:val="restart"/>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&gt;</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Bloquée (de la dénouée)</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r>
        <w:tc>
          <w:tcPr>
            <w:vMerge w:val="continue"/>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20"/>
                <w:szCs w:val="20"/>
              </w:rPr>
            </w:pPr>
            <w:r w:rsidDel="00000000" w:rsidR="00000000" w:rsidRPr="00000000">
              <w:rPr>
                <w:rtl w:val="0"/>
              </w:rPr>
            </w:r>
          </w:p>
        </w:tc>
        <w:tc>
          <w:tcPr>
            <w:vMerge w:val="continue"/>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20"/>
                <w:szCs w:val="20"/>
              </w:rPr>
            </w:pPr>
            <w:r w:rsidDel="00000000" w:rsidR="00000000" w:rsidRPr="00000000">
              <w:rPr>
                <w:rtl w:val="0"/>
              </w:rPr>
            </w:r>
          </w:p>
        </w:tc>
        <w:tc>
          <w:tcPr>
            <w:vMerge w:val="continue"/>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&gt;</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Dénouée</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r>
    </w:tbl>
    <w:p w:rsidR="00000000" w:rsidDel="00000000" w:rsidP="00000000" w:rsidRDefault="00000000" w:rsidRPr="00000000">
      <w:pPr>
        <w:pBdr/>
        <w:spacing w:after="0" w:before="0" w:line="240" w:lineRule="auto"/>
        <w:ind w:left="720" w:firstLine="0"/>
        <w:contextualSpacing w:val="0"/>
        <w:jc w:val="both"/>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Pour chaque instruction client, une instruction Marché est générée automatiquement dés que l’instruction est acceptée. Il n’y a pas de consolidation pour les options de Meeting. </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b w:val="1"/>
          <w:rtl w:val="0"/>
        </w:rPr>
        <w:t xml:space="preserve">Instructions Marché</w:t>
      </w:r>
      <w:r w:rsidDel="00000000" w:rsidR="00000000" w:rsidRPr="00000000">
        <w:rPr>
          <w:rtl w:val="0"/>
        </w:rPr>
      </w:r>
    </w:p>
    <w:tbl>
      <w:tblPr>
        <w:tblStyle w:val="Table101"/>
        <w:bidiVisual w:val="0"/>
        <w:tblW w:w="8876.000000000002"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1880"/>
        <w:gridCol w:w="1917"/>
        <w:gridCol w:w="1717"/>
        <w:gridCol w:w="1717"/>
        <w:tblGridChange w:id="0">
          <w:tblGrid>
            <w:gridCol w:w="1645"/>
            <w:gridCol w:w="1880"/>
            <w:gridCol w:w="1917"/>
            <w:gridCol w:w="17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Mode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Option choisie</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1"/>
                <w:sz w:val="22"/>
                <w:szCs w:val="22"/>
                <w:rtl w:val="0"/>
              </w:rPr>
              <w:t xml:space="preserve">Quantité instruite</w:t>
            </w: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Automatique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WITH</w:t>
            </w:r>
          </w:p>
        </w:tc>
        <w:tc>
          <w:tcPr/>
          <w:p w:rsidR="00000000" w:rsidDel="00000000" w:rsidP="00000000" w:rsidRDefault="00000000" w:rsidRPr="00000000">
            <w:pPr>
              <w:pBdr/>
              <w:tabs>
                <w:tab w:val="left" w:pos="625"/>
                <w:tab w:val="center" w:pos="742"/>
              </w:tabs>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ab/>
              <w:tab/>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Automatique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AGST</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Automatique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SPLI</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Automatique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ABST</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bl>
    <w:p w:rsidR="00000000" w:rsidDel="00000000" w:rsidP="00000000" w:rsidRDefault="00000000" w:rsidRPr="00000000">
      <w:pPr>
        <w:pBdr/>
        <w:contextualSpacing w:val="0"/>
        <w:rPr/>
      </w:pPr>
      <w:r w:rsidDel="00000000" w:rsidR="00000000" w:rsidRPr="00000000">
        <w:rPr>
          <w:rtl w:val="0"/>
        </w:rPr>
        <w:t xml:space="preserve">Une alerte est générée dans le tableau de bord pour les instructions en attente d’envoi.</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Validation manuelle par l’utilisateur pour envoyer les instructions marché au dépositaire.</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rPr/>
      </w:pPr>
      <w:r w:rsidDel="00000000" w:rsidR="00000000" w:rsidRPr="00000000">
        <w:rPr>
          <w:rFonts w:ascii="Calibri" w:cs="Calibri" w:eastAsia="Calibri" w:hAnsi="Calibri"/>
          <w:b w:val="0"/>
          <w:sz w:val="22"/>
          <w:szCs w:val="22"/>
          <w:rtl w:val="0"/>
        </w:rPr>
        <w:t xml:space="preserve">Avant envoi, l’utilisateur insère les commentaires de l’option SPLI.</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3 MT565 pour chaque option sont envoyés au Dépositaire du Nostro 1.</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MT565 pour l’option ABST est envoyé au Dépositaire du Nostro 2.</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Déblocage des positions à record date (RD) fin de journée.</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tbl>
      <w:tblPr>
        <w:tblStyle w:val="Table102"/>
        <w:bidiVisual w:val="0"/>
        <w:tblW w:w="8791.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2410"/>
        <w:gridCol w:w="1134"/>
        <w:gridCol w:w="316"/>
        <w:gridCol w:w="2377"/>
        <w:gridCol w:w="1029"/>
        <w:tblGridChange w:id="0">
          <w:tblGrid>
            <w:gridCol w:w="1525"/>
            <w:gridCol w:w="2410"/>
            <w:gridCol w:w="1134"/>
            <w:gridCol w:w="316"/>
            <w:gridCol w:w="2377"/>
            <w:gridCol w:w="1029"/>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tl w:val="0"/>
              </w:rPr>
            </w:r>
          </w:p>
        </w:tc>
        <w:tc>
          <w:tcPr>
            <w:gridSpan w:val="2"/>
            <w:shd w:fill="dbe5f1"/>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Client avant RD</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tl w:val="0"/>
              </w:rPr>
            </w:r>
          </w:p>
        </w:tc>
        <w:tc>
          <w:tcPr>
            <w:gridSpan w:val="2"/>
            <w:shd w:fill="dbe5f1"/>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Client après RD</w:t>
            </w:r>
          </w:p>
        </w:tc>
      </w:tr>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Nature Position</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1"/>
                <w:sz w:val="22"/>
                <w:szCs w:val="22"/>
                <w:rtl w:val="0"/>
              </w:rPr>
              <w:t xml:space="preserve">Quantité</w:t>
            </w: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Nature Position</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1"/>
                <w:sz w:val="22"/>
                <w:szCs w:val="22"/>
                <w:rtl w:val="0"/>
              </w:rPr>
              <w:t xml:space="preserve">Quantité</w:t>
            </w:r>
            <w:r w:rsidDel="00000000" w:rsidR="00000000" w:rsidRPr="00000000">
              <w:rPr>
                <w:rtl w:val="0"/>
              </w:rPr>
            </w:r>
          </w:p>
        </w:tc>
      </w:tr>
      <w:tr>
        <w:trPr>
          <w:trHeight w:val="240" w:hRule="atLeast"/>
        </w:trPr>
        <w:tc>
          <w:tcPr>
            <w:vMerge w:val="restart"/>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Bloquée (de la dénouée)</w:t>
            </w:r>
          </w:p>
        </w:tc>
        <w:tc>
          <w:tcPr>
            <w:vAlign w:val="center"/>
          </w:tcPr>
          <w:p w:rsidR="00000000" w:rsidDel="00000000" w:rsidP="00000000" w:rsidRDefault="00000000" w:rsidRPr="00000000">
            <w:pPr>
              <w:pBdr/>
              <w:tabs>
                <w:tab w:val="left" w:pos="625"/>
                <w:tab w:val="center" w:pos="742"/>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&gt;</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Bloquée (de la dénouée)</w:t>
            </w:r>
          </w:p>
        </w:tc>
        <w:tc>
          <w:tcPr>
            <w:vAlign w:val="center"/>
          </w:tcPr>
          <w:p w:rsidR="00000000" w:rsidDel="00000000" w:rsidP="00000000" w:rsidRDefault="00000000" w:rsidRPr="00000000">
            <w:pPr>
              <w:pBdr/>
              <w:tabs>
                <w:tab w:val="left" w:pos="625"/>
                <w:tab w:val="center" w:pos="742"/>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r>
      <w:tr>
        <w:trPr>
          <w:trHeight w:val="240" w:hRule="atLeast"/>
        </w:trPr>
        <w:tc>
          <w:tcPr>
            <w:vMerge w:val="continue"/>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dénouée</w:t>
            </w:r>
          </w:p>
        </w:tc>
        <w:tc>
          <w:tcPr>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0</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&gt;</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dénouée</w:t>
            </w:r>
          </w:p>
        </w:tc>
        <w:tc>
          <w:tcPr>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100</w:t>
            </w:r>
          </w:p>
        </w:tc>
      </w:tr>
      <w:tr>
        <w:trPr>
          <w:trHeight w:val="240" w:hRule="atLeast"/>
        </w:trPr>
        <w:tc>
          <w:tcPr>
            <w:vMerge w:val="continue"/>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Bloquée (de la prêtée)</w:t>
            </w:r>
          </w:p>
        </w:tc>
        <w:tc>
          <w:tcPr>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&gt;</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Bloquée (de la Nantie)</w:t>
            </w:r>
          </w:p>
        </w:tc>
        <w:tc>
          <w:tcPr>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0</w:t>
            </w:r>
          </w:p>
        </w:tc>
      </w:tr>
      <w:tr>
        <w:trPr>
          <w:trHeight w:val="240" w:hRule="atLeast"/>
        </w:trPr>
        <w:tc>
          <w:tcPr>
            <w:vMerge w:val="continue"/>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Nantie</w:t>
            </w:r>
          </w:p>
        </w:tc>
        <w:tc>
          <w:tcPr>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30</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&gt;</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Nantie</w:t>
            </w:r>
          </w:p>
        </w:tc>
        <w:tc>
          <w:tcPr>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50</w:t>
            </w:r>
          </w:p>
        </w:tc>
      </w:tr>
      <w:tr>
        <w:trPr>
          <w:trHeight w:val="180" w:hRule="atLeast"/>
        </w:trPr>
        <w:tc>
          <w:tcPr>
            <w:gridSpan w:val="6"/>
            <w:shd w:fill="dbe5f1"/>
            <w:vAlign w:val="center"/>
          </w:tcPr>
          <w:p w:rsidR="00000000" w:rsidDel="00000000" w:rsidP="00000000" w:rsidRDefault="00000000" w:rsidRPr="00000000">
            <w:pPr>
              <w:pBdr/>
              <w:contextualSpacing w:val="0"/>
              <w:jc w:val="center"/>
              <w:rPr>
                <w:b w:val="1"/>
                <w:sz w:val="6"/>
                <w:szCs w:val="6"/>
              </w:rPr>
            </w:pPr>
            <w:r w:rsidDel="00000000" w:rsidR="00000000" w:rsidRPr="00000000">
              <w:rPr>
                <w:rtl w:val="0"/>
              </w:rPr>
            </w:r>
          </w:p>
        </w:tc>
      </w:tr>
      <w:tr>
        <w:trPr>
          <w:trHeight w:val="240" w:hRule="atLeast"/>
        </w:trPr>
        <w:tc>
          <w:tcPr>
            <w:vMerge w:val="restart"/>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Bloquée (de la dénouée)</w:t>
            </w:r>
          </w:p>
        </w:tc>
        <w:tc>
          <w:tcPr>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200</w:t>
            </w:r>
          </w:p>
        </w:tc>
        <w:tc>
          <w:tcPr>
            <w:vAlign w:val="center"/>
          </w:tcPr>
          <w:p w:rsidR="00000000" w:rsidDel="00000000" w:rsidP="00000000" w:rsidRDefault="00000000" w:rsidRPr="00000000">
            <w:pPr>
              <w:pBdr/>
              <w:contextualSpacing w:val="0"/>
              <w:jc w:val="center"/>
              <w:rPr>
                <w:b w:val="1"/>
                <w:sz w:val="12"/>
                <w:szCs w:val="12"/>
              </w:rPr>
            </w:pPr>
            <w:r w:rsidDel="00000000" w:rsidR="00000000" w:rsidRPr="00000000">
              <w:rPr>
                <w:b w:val="1"/>
                <w:sz w:val="20"/>
                <w:szCs w:val="20"/>
                <w:rtl w:val="0"/>
              </w:rPr>
              <w:t xml:space="preserve">&gt;</w:t>
            </w:r>
            <w:r w:rsidDel="00000000" w:rsidR="00000000" w:rsidRPr="00000000">
              <w:rPr>
                <w:rtl w:val="0"/>
              </w:rPr>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Bloquée (de la dénouée)</w:t>
            </w:r>
          </w:p>
        </w:tc>
        <w:tc>
          <w:tcPr>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0</w:t>
            </w:r>
          </w:p>
        </w:tc>
      </w:tr>
      <w:tr>
        <w:trPr>
          <w:trHeight w:val="240" w:hRule="atLeast"/>
        </w:trPr>
        <w:tc>
          <w:tcPr>
            <w:vMerge w:val="continue"/>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dénouée</w:t>
            </w:r>
          </w:p>
        </w:tc>
        <w:tc>
          <w:tcPr>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100</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&gt;</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Dénouée</w:t>
            </w:r>
          </w:p>
        </w:tc>
        <w:tc>
          <w:tcPr>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300</w:t>
            </w:r>
          </w:p>
        </w:tc>
      </w:tr>
      <w:tr>
        <w:trPr>
          <w:trHeight w:val="180" w:hRule="atLeast"/>
        </w:trPr>
        <w:tc>
          <w:tcPr>
            <w:gridSpan w:val="6"/>
            <w:shd w:fill="dbe5f1"/>
            <w:vAlign w:val="center"/>
          </w:tcPr>
          <w:p w:rsidR="00000000" w:rsidDel="00000000" w:rsidP="00000000" w:rsidRDefault="00000000" w:rsidRPr="00000000">
            <w:pPr>
              <w:pBdr/>
              <w:contextualSpacing w:val="0"/>
              <w:jc w:val="center"/>
              <w:rPr>
                <w:b w:val="1"/>
                <w:sz w:val="6"/>
                <w:szCs w:val="6"/>
              </w:rPr>
            </w:pPr>
            <w:r w:rsidDel="00000000" w:rsidR="00000000" w:rsidRPr="00000000">
              <w:rPr>
                <w:rtl w:val="0"/>
              </w:rPr>
            </w:r>
          </w:p>
        </w:tc>
      </w:tr>
      <w:tr>
        <w:trPr>
          <w:trHeight w:val="240" w:hRule="atLeast"/>
        </w:trPr>
        <w:tc>
          <w:tcPr>
            <w:vMerge w:val="restart"/>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Bloquée (de la dénouée)</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&gt;</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Bloquée (de la dénouée)</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r>
      <w:tr>
        <w:trPr>
          <w:trHeight w:val="240" w:hRule="atLeast"/>
        </w:trPr>
        <w:tc>
          <w:tcPr>
            <w:vMerge w:val="continue"/>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dénouée</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0"/>
                <w:szCs w:val="20"/>
                <w:rtl w:val="0"/>
              </w:rPr>
              <w:t xml:space="preserve">&gt;</w:t>
            </w:r>
            <w:r w:rsidDel="00000000" w:rsidR="00000000" w:rsidRPr="00000000">
              <w:rPr>
                <w:rtl w:val="0"/>
              </w:rPr>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Dénouée</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Le déblocage des positions  peut se faire automatiquement via un batch préalablement configuré ou manuellement via un écran dédié.</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1x0gk37" w:id="75"/>
      <w:bookmarkEnd w:id="75"/>
      <w:r w:rsidDel="00000000" w:rsidR="00000000" w:rsidRPr="00000000">
        <w:rPr>
          <w:rFonts w:ascii="Calibri" w:cs="Calibri" w:eastAsia="Calibri" w:hAnsi="Calibri"/>
          <w:b w:val="1"/>
          <w:sz w:val="26"/>
          <w:szCs w:val="26"/>
          <w:rtl w:val="0"/>
        </w:rPr>
        <w:t xml:space="preserve">Description du traitement des  OST d’information.</w:t>
      </w: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Ce paragraphe décrit le traitement d’une annonce de suspension d’un titre. (SUPS)</w:t>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Le traitement est le même pour l’annonce d’activation (ACTV) et l’annonce de changement de la description d’un titre. (CHAN)</w:t>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Réception d’un préavis d’annonce via MT564 de BPSS ou Euroclear</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Une annonce est automatiquement créée dans MegaCor reflétant des données reçues dans le Swift.</w:t>
      </w:r>
      <w:r w:rsidDel="00000000" w:rsidR="00000000" w:rsidRPr="00000000">
        <w:rPr>
          <w:rtl w:val="0"/>
        </w:rPr>
      </w:r>
    </w:p>
    <w:tbl>
      <w:tblPr>
        <w:tblStyle w:val="Table103"/>
        <w:bidiVisual w:val="0"/>
        <w:tblW w:w="8568.0" w:type="dxa"/>
        <w:jc w:val="left"/>
        <w:tblInd w:w="2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91"/>
        <w:gridCol w:w="4277"/>
        <w:tblGridChange w:id="0">
          <w:tblGrid>
            <w:gridCol w:w="4291"/>
            <w:gridCol w:w="4277"/>
          </w:tblGrid>
        </w:tblGridChange>
      </w:tblGrid>
      <w:tr>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Données </w:t>
            </w:r>
          </w:p>
        </w:tc>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Valeur</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concerné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A</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effective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15/12/2014</w:t>
            </w:r>
          </w:p>
        </w:tc>
      </w:tr>
    </w:tbl>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Calcul des Positions éligibles en se basant sur la date effective et les positions fermes + suspens éligibles.</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L’utilisateur a la possibilité de consulter les positions éligibles a tout moment du cycle vie de l’opération, afin de voir l’évolution des mouvements en cours.</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 Clients </w:t>
      </w:r>
    </w:p>
    <w:tbl>
      <w:tblPr>
        <w:tblStyle w:val="Table104"/>
        <w:bidiVisual w:val="0"/>
        <w:tblW w:w="7087.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45"/>
        <w:gridCol w:w="1880"/>
        <w:gridCol w:w="1717"/>
        <w:tblGridChange w:id="0">
          <w:tblGrid>
            <w:gridCol w:w="1845"/>
            <w:gridCol w:w="1645"/>
            <w:gridCol w:w="1880"/>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ferme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120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line="240" w:lineRule="auto"/>
        <w:contextualSpacing w:val="0"/>
        <w:rPr>
          <w:b w:val="1"/>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 Marché </w:t>
      </w:r>
    </w:p>
    <w:tbl>
      <w:tblPr>
        <w:tblStyle w:val="Table105"/>
        <w:bidiVisual w:val="0"/>
        <w:tblW w:w="705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9"/>
        <w:gridCol w:w="1716"/>
        <w:gridCol w:w="1828"/>
        <w:gridCol w:w="1701"/>
        <w:tblGridChange w:id="0">
          <w:tblGrid>
            <w:gridCol w:w="1809"/>
            <w:gridCol w:w="1716"/>
            <w:gridCol w:w="1828"/>
            <w:gridCol w:w="1701"/>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ferme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Suspens*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after="0" w:before="0" w:line="240" w:lineRule="auto"/>
        <w:ind w:left="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Génération automatique de notifications aux clients éligible dés que l’OST passe au statut « Validée».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MT564 ou rapport sera envoyé selon le profil de Reporting des clients.</w:t>
      </w: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A la date effective de suspension, une alerte est générée dans le tableau de bord.</w:t>
      </w:r>
      <w:r w:rsidDel="00000000" w:rsidR="00000000" w:rsidRPr="00000000">
        <w:rPr>
          <w:rtl w:val="0"/>
        </w:rPr>
      </w:r>
    </w:p>
    <w:p w:rsidR="00000000" w:rsidDel="00000000" w:rsidP="00000000" w:rsidRDefault="00000000" w:rsidRPr="00000000">
      <w:pPr>
        <w:numPr>
          <w:ilvl w:val="0"/>
          <w:numId w:val="36"/>
        </w:numPr>
        <w:pBdr/>
        <w:spacing w:after="0" w:before="6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L’utilisateur doit désactiver le titre concerné manuellement dans le Référentiel Valeurs.</w:t>
      </w:r>
      <w:r w:rsidDel="00000000" w:rsidR="00000000" w:rsidRPr="00000000">
        <w:rPr>
          <w:rtl w:val="0"/>
        </w:rPr>
      </w:r>
    </w:p>
    <w:p w:rsidR="00000000" w:rsidDel="00000000" w:rsidP="00000000" w:rsidRDefault="00000000" w:rsidRPr="00000000">
      <w:pPr>
        <w:numPr>
          <w:ilvl w:val="0"/>
          <w:numId w:val="36"/>
        </w:numPr>
        <w:pBdr/>
        <w:spacing w:after="0" w:before="6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IDEM pour l’annonce d’activation, l’utilisateur doit réactiver le titre manuellement dans le Référentiel Valeurs.</w:t>
      </w:r>
      <w:r w:rsidDel="00000000" w:rsidR="00000000" w:rsidRPr="00000000">
        <w:rPr>
          <w:rtl w:val="0"/>
        </w:rPr>
      </w:r>
    </w:p>
    <w:p w:rsidR="00000000" w:rsidDel="00000000" w:rsidP="00000000" w:rsidRDefault="00000000" w:rsidRPr="00000000">
      <w:pPr>
        <w:numPr>
          <w:ilvl w:val="0"/>
          <w:numId w:val="36"/>
        </w:numPr>
        <w:pBdr/>
        <w:spacing w:after="0" w:before="6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IDEM pour l’annonce de changement de description/Nom, l’utilisateur doit mettre à jour la description/le nom du titre manuellement dans le Référentiel Valeurs.</w:t>
      </w: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4h042r0" w:id="76"/>
      <w:bookmarkEnd w:id="76"/>
      <w:r w:rsidDel="00000000" w:rsidR="00000000" w:rsidRPr="00000000">
        <w:rPr>
          <w:rFonts w:ascii="Calibri" w:cs="Calibri" w:eastAsia="Calibri" w:hAnsi="Calibri"/>
          <w:b w:val="1"/>
          <w:sz w:val="26"/>
          <w:szCs w:val="26"/>
          <w:rtl w:val="0"/>
        </w:rPr>
        <w:t xml:space="preserve">Description du traitement des  nouvelles OST non gérées par MegaCor .</w:t>
      </w:r>
      <w:r w:rsidDel="00000000" w:rsidR="00000000" w:rsidRPr="00000000">
        <w:rPr>
          <w:rtl w:val="0"/>
        </w:rPr>
      </w:r>
    </w:p>
    <w:p w:rsidR="00000000" w:rsidDel="00000000" w:rsidP="00000000" w:rsidRDefault="00000000" w:rsidRPr="00000000">
      <w:pPr>
        <w:pBdr/>
        <w:spacing w:before="60" w:line="240" w:lineRule="auto"/>
        <w:contextualSpacing w:val="0"/>
        <w:jc w:val="both"/>
        <w:rPr>
          <w:ins w:author="student" w:id="4" w:date="2015-04-08T17:26:00Z"/>
          <w:sz w:val="20"/>
          <w:szCs w:val="20"/>
        </w:rPr>
      </w:pPr>
      <w:ins w:author="student" w:id="4" w:date="2015-04-08T17:26:00Z">
        <w:r w:rsidDel="00000000" w:rsidR="00000000" w:rsidRPr="00000000">
          <w:rPr>
            <w:sz w:val="20"/>
            <w:szCs w:val="20"/>
            <w:rtl w:val="0"/>
          </w:rPr>
          <w:t xml:space="preserve">Les 3 nouvelles OST ne sont pas retenues selon le document « Phase d’élaboration Gaps fonctionnels» du 24/03/2015.</w:t>
        </w:r>
      </w:ins>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Style w:val="Heading3"/>
        <w:numPr>
          <w:ilvl w:val="2"/>
          <w:numId w:val="16"/>
        </w:numPr>
        <w:pBdr/>
        <w:rPr/>
      </w:pPr>
      <w:bookmarkStart w:colFirst="0" w:colLast="0" w:name="_2w5ecyt" w:id="77"/>
      <w:bookmarkEnd w:id="77"/>
      <w:r w:rsidDel="00000000" w:rsidR="00000000" w:rsidRPr="00000000">
        <w:rPr>
          <w:rtl w:val="0"/>
        </w:rPr>
        <w:t xml:space="preserve">Certification Non-US TEFRA D</w:t>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Ce paragraphe décrit le traitement de la Certification. (CERT)</w:t>
      </w:r>
    </w:p>
    <w:p w:rsidR="00000000" w:rsidDel="00000000" w:rsidP="00000000" w:rsidRDefault="00000000" w:rsidRPr="00000000">
      <w:pPr>
        <w:pBdr/>
        <w:spacing w:line="240" w:lineRule="auto"/>
        <w:contextualSpacing w:val="0"/>
        <w:jc w:val="both"/>
        <w:rPr/>
      </w:pPr>
      <w:r w:rsidDel="00000000" w:rsidR="00000000" w:rsidRPr="00000000">
        <w:rPr>
          <w:rtl w:val="0"/>
        </w:rPr>
        <w:t xml:space="preserve">Certification est une OST obligatoire avec choix. (CHOS)</w:t>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L’annonce consiste en l’exigence des propriétaires réels non-américains d’une certification d’échange de notes provisoires ou permanentes.</w:t>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Réception d’un préavis d’annonce via MT564 + MT568 de BPSS ou Euroclear</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Une annonce est automatiquement créée dans MegaCor reflétant des données reçues dans le Swift.</w:t>
      </w:r>
      <w:r w:rsidDel="00000000" w:rsidR="00000000" w:rsidRPr="00000000">
        <w:rPr>
          <w:rtl w:val="0"/>
        </w:rPr>
      </w:r>
    </w:p>
    <w:tbl>
      <w:tblPr>
        <w:tblStyle w:val="Table106"/>
        <w:bidiVisual w:val="0"/>
        <w:tblW w:w="8568.0" w:type="dxa"/>
        <w:jc w:val="left"/>
        <w:tblInd w:w="2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91"/>
        <w:gridCol w:w="4277"/>
        <w:tblGridChange w:id="0">
          <w:tblGrid>
            <w:gridCol w:w="4291"/>
            <w:gridCol w:w="4277"/>
          </w:tblGrid>
        </w:tblGridChange>
      </w:tblGrid>
      <w:tr>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Données </w:t>
            </w:r>
          </w:p>
        </w:tc>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Valeur</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concerné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A</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de certification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Option QINV : qualified investor</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tl w:val="0"/>
              </w:rPr>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Option NOQU : non qualified investor</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tl w:val="0"/>
              </w:rPr>
            </w:r>
          </w:p>
        </w:tc>
      </w:tr>
      <w:tr>
        <w:trPr>
          <w:trHeight w:val="60" w:hRule="atLeast"/>
        </w:trP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commentaires</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Reçus dans MT568</w:t>
            </w:r>
          </w:p>
        </w:tc>
      </w:tr>
    </w:tbl>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Calcul des Positions éligibles en se basant sur la date limite de certification et sur les positions fermes + suspens éligibles.</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L’utilisateur a la possibilité de consulter les positions éligibles a tout moment du cycle vie de l’opération, afin de voir l’évolution des mouvements en cours.</w:t>
      </w:r>
    </w:p>
    <w:p w:rsidR="00000000" w:rsidDel="00000000" w:rsidP="00000000" w:rsidRDefault="00000000" w:rsidRPr="00000000">
      <w:pPr>
        <w:pBdr/>
        <w:spacing w:after="0" w:before="0" w:line="240" w:lineRule="auto"/>
        <w:ind w:left="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Génération automatique de notifications aux clients éligible dés que l’OST passe au statut « Validée».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les comptes propres d’Attijari doivent être exclus de la notification, c.à.d.  aucune notification ne sera envoyé lorsque le compte titre éligible  a comme propriété : masse de ségrégation = Avoir propre.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MT564+MT568 ou rapport seront envoyés selon le profil de Reporting des clients.</w:t>
      </w: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Réception/Saisie manuelle d’instructions clients</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Toute instruction reçue ou créée manuellement sera bloquée pour validation</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Les instructions sur comptes propres d’Attijari seront créées manuellement.</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Une alerte est générée dans le tableau de bord pour les instructions en attente de validation. </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Validation manuelle des instructions clients.</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L’utilisateur valide l’instruction après vérification si le client a présenté les certifications requises.</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Les certifications/documents sont gérés hors MegaCor, Attijari se charge de collecter les certificats et de les transmettre aux dépositaires.</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Une instruction Marché est automatiquement créée en attente d’envoi.</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Validation et Envoi des instructions Marché</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Une MT565 est envoyé avec un commentaire fixe généré automatiquement.</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Fonts w:ascii="Calibri" w:cs="Calibri" w:eastAsia="Calibri" w:hAnsi="Calibri"/>
          <w:b w:val="1"/>
          <w:sz w:val="22"/>
          <w:szCs w:val="22"/>
          <w:rtl w:val="0"/>
        </w:rPr>
        <w:t xml:space="preserve">70E:COMP/CERT/ 'A'</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Style w:val="Heading3"/>
        <w:numPr>
          <w:ilvl w:val="2"/>
          <w:numId w:val="16"/>
        </w:numPr>
        <w:pBdr/>
        <w:rPr/>
      </w:pPr>
      <w:bookmarkStart w:colFirst="0" w:colLast="0" w:name="_1baon6m" w:id="78"/>
      <w:bookmarkEnd w:id="78"/>
      <w:r w:rsidDel="00000000" w:rsidR="00000000" w:rsidRPr="00000000">
        <w:rPr>
          <w:rtl w:val="0"/>
        </w:rPr>
        <w:t xml:space="preserve">Withholding Tax Relief Certification</w:t>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Ce paragraphe décrit le traitement de « Withholding tax Releif Certification ». (WTRC)</w:t>
      </w:r>
    </w:p>
    <w:p w:rsidR="00000000" w:rsidDel="00000000" w:rsidP="00000000" w:rsidRDefault="00000000" w:rsidRPr="00000000">
      <w:pPr>
        <w:pBdr/>
        <w:spacing w:line="240" w:lineRule="auto"/>
        <w:contextualSpacing w:val="0"/>
        <w:jc w:val="both"/>
        <w:rPr/>
      </w:pPr>
      <w:r w:rsidDel="00000000" w:rsidR="00000000" w:rsidRPr="00000000">
        <w:rPr>
          <w:rtl w:val="0"/>
        </w:rPr>
        <w:t xml:space="preserve">WTRC est une OST volontaire sans options.</w:t>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L’annonce consiste en un processus de certification en vue présenter les documents nécessaires pour bénéficier d’un allégement fiscal : réductions ou exemptions fondé sur le statut fiscal du bénéficiaire finale.</w:t>
      </w:r>
    </w:p>
    <w:p w:rsidR="00000000" w:rsidDel="00000000" w:rsidP="00000000" w:rsidRDefault="00000000" w:rsidRPr="00000000">
      <w:pPr>
        <w:pBdr/>
        <w:spacing w:line="240" w:lineRule="auto"/>
        <w:contextualSpacing w:val="0"/>
        <w:jc w:val="both"/>
        <w:rPr/>
      </w:pPr>
      <w:r w:rsidDel="00000000" w:rsidR="00000000" w:rsidRPr="00000000">
        <w:rPr>
          <w:rtl w:val="0"/>
        </w:rPr>
        <w:t xml:space="preserve">Cette opération est souvent annoncée avant le paiement des dividendes</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Réception d’un préavis d’annonce via MT564 + MT568 de BPSS ou Euroclear avec  la référence de l’OST liée distribution de dividendes. CORP</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jc w:val="both"/>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Une annonce est automatiquement créée dans MegaCor reflétant des données reçues dans le Swift.</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jc w:val="both"/>
        <w:rPr/>
      </w:pPr>
      <w:r w:rsidDel="00000000" w:rsidR="00000000" w:rsidRPr="00000000">
        <w:rPr>
          <w:rtl w:val="0"/>
        </w:rPr>
      </w:r>
    </w:p>
    <w:tbl>
      <w:tblPr>
        <w:tblStyle w:val="Table107"/>
        <w:bidiVisual w:val="0"/>
        <w:tblW w:w="8568.0" w:type="dxa"/>
        <w:jc w:val="left"/>
        <w:tblInd w:w="2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91"/>
        <w:gridCol w:w="4277"/>
        <w:tblGridChange w:id="0">
          <w:tblGrid>
            <w:gridCol w:w="4291"/>
            <w:gridCol w:w="4277"/>
          </w:tblGrid>
        </w:tblGridChange>
      </w:tblGrid>
      <w:tr>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Données </w:t>
            </w:r>
          </w:p>
        </w:tc>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Valeur</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concerné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A</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de certification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de Taxe breakdown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30/12/2014</w:t>
            </w:r>
          </w:p>
        </w:tc>
      </w:tr>
      <w:tr>
        <w:trPr>
          <w:trHeight w:val="60" w:hRule="atLeast"/>
        </w:trP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Annonce liée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DVCA00236660</w:t>
            </w:r>
          </w:p>
        </w:tc>
      </w:tr>
      <w:tr>
        <w:trPr>
          <w:trHeight w:val="60" w:hRule="atLeast"/>
        </w:trP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commentaires</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Reçus dans MT568</w:t>
            </w:r>
          </w:p>
        </w:tc>
      </w:tr>
    </w:tbl>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Calcul des Positions éligibles en se basant sur la date limite de certification et sur les positions fermes + suspens éligibles.</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L’utilisateur a la possibilité de consulter les positions éligibles a tout moment du cycle de vie de l’opération afin de voir l’évolution des mouvements en cours.</w:t>
      </w:r>
    </w:p>
    <w:p w:rsidR="00000000" w:rsidDel="00000000" w:rsidP="00000000" w:rsidRDefault="00000000" w:rsidRPr="00000000">
      <w:pPr>
        <w:pBdr/>
        <w:spacing w:after="0" w:before="0" w:line="240"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Génération automatique de notifications aux clients éligible dés que l’OST passe au statut « Validée».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 Swift MT564+MT568 ou rapport seront envoyés selon le profil de Reporting des clients.</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La référence de l’annonce liée doit être générée dans les notifications.</w:t>
      </w: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Style w:val="Heading3"/>
        <w:numPr>
          <w:ilvl w:val="2"/>
          <w:numId w:val="16"/>
        </w:numPr>
        <w:pBdr/>
        <w:rPr/>
      </w:pPr>
      <w:bookmarkStart w:colFirst="0" w:colLast="0" w:name="_3vac5uf" w:id="79"/>
      <w:bookmarkEnd w:id="79"/>
      <w:r w:rsidDel="00000000" w:rsidR="00000000" w:rsidRPr="00000000">
        <w:rPr>
          <w:rtl w:val="0"/>
        </w:rPr>
        <w:t xml:space="preserve">Tax Reclaim</w:t>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Ce paragraphe décrit le traitement de « Tax Reclaim ». (TREC)</w:t>
      </w:r>
    </w:p>
    <w:p w:rsidR="00000000" w:rsidDel="00000000" w:rsidP="00000000" w:rsidRDefault="00000000" w:rsidRPr="00000000">
      <w:pPr>
        <w:pBdr/>
        <w:spacing w:line="240" w:lineRule="auto"/>
        <w:contextualSpacing w:val="0"/>
        <w:jc w:val="both"/>
        <w:rPr/>
      </w:pPr>
      <w:r w:rsidDel="00000000" w:rsidR="00000000" w:rsidRPr="00000000">
        <w:rPr>
          <w:rtl w:val="0"/>
        </w:rPr>
        <w:t xml:space="preserve">TREC est une OST obligatoire sans choix avec une option Cash. L’option Cash sera ignorée, le traitement dans Megacor se limitera à la notification d’annonce.</w:t>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L’annonce consiste en un processus lié aux activités de récupération de l'impôt, cette opération est souvent annoncée après un paiement des dividendes.</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Réception d’un préavis d’annonce via MT564 + MT568 de BPSS ou Euroclear avec  la référence de l’OST liée distribution de dividendes. CORP</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jc w:val="both"/>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Une annonce est automatiquement créée dans MegaCor reflétant les données reçues dans le Swift.</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jc w:val="both"/>
        <w:rPr/>
      </w:pPr>
      <w:r w:rsidDel="00000000" w:rsidR="00000000" w:rsidRPr="00000000">
        <w:rPr>
          <w:rtl w:val="0"/>
        </w:rPr>
      </w:r>
    </w:p>
    <w:tbl>
      <w:tblPr>
        <w:tblStyle w:val="Table108"/>
        <w:bidiVisual w:val="0"/>
        <w:tblW w:w="8568.0" w:type="dxa"/>
        <w:jc w:val="left"/>
        <w:tblInd w:w="2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91"/>
        <w:gridCol w:w="4277"/>
        <w:tblGridChange w:id="0">
          <w:tblGrid>
            <w:gridCol w:w="4291"/>
            <w:gridCol w:w="4277"/>
          </w:tblGrid>
        </w:tblGridChange>
      </w:tblGrid>
      <w:tr>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Données </w:t>
            </w:r>
          </w:p>
        </w:tc>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Valeur</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concerné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A</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de certification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de Tax breakdown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30/12/2014</w:t>
            </w:r>
          </w:p>
        </w:tc>
      </w:tr>
      <w:tr>
        <w:trPr>
          <w:trHeight w:val="60" w:hRule="atLeast"/>
        </w:trP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Annonce liée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DVCA00236660</w:t>
            </w:r>
          </w:p>
        </w:tc>
      </w:tr>
      <w:tr>
        <w:trPr>
          <w:trHeight w:val="60" w:hRule="atLeast"/>
        </w:trP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Commentaires</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Reçus dans MT568</w:t>
            </w:r>
          </w:p>
        </w:tc>
      </w:tr>
    </w:tbl>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Calcul des Positions éligibles en se basant sur la date limite de certification et sur les positions fermes + suspens éligibles.</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L’utilisateur a la possibilité de consulter les positions éligibles a tout moment du cycle de vie de l’opération afin de voir l’évolution des mouvements en cours.</w:t>
      </w:r>
    </w:p>
    <w:p w:rsidR="00000000" w:rsidDel="00000000" w:rsidP="00000000" w:rsidRDefault="00000000" w:rsidRPr="00000000">
      <w:pPr>
        <w:pBdr/>
        <w:spacing w:after="0" w:before="0" w:line="240"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Génération automatique de notifications aux clients éligible dés que l’OST passe au statut « Validée».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 Swift MT564+MT568 ou rapport seront envoyés selon le profil de Reporting des clients.</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La référence de l’annonce liée doit être générée dans les notifications.</w:t>
      </w:r>
      <w:r w:rsidDel="00000000" w:rsidR="00000000" w:rsidRPr="00000000">
        <w:rPr>
          <w:rtl w:val="0"/>
        </w:rPr>
      </w:r>
    </w:p>
    <w:p w:rsidR="00000000" w:rsidDel="00000000" w:rsidP="00000000" w:rsidRDefault="00000000" w:rsidRPr="00000000">
      <w:pPr>
        <w:keepNext w:val="1"/>
        <w:keepLines w:val="1"/>
        <w:numPr>
          <w:ilvl w:val="0"/>
          <w:numId w:val="16"/>
        </w:numPr>
        <w:pBdr/>
        <w:spacing w:after="0" w:before="480" w:line="240" w:lineRule="auto"/>
        <w:ind w:left="432" w:hanging="432"/>
        <w:rPr/>
      </w:pPr>
      <w:bookmarkStart w:colFirst="0" w:colLast="0" w:name="_2afmg28" w:id="80"/>
      <w:bookmarkEnd w:id="80"/>
      <w:r w:rsidDel="00000000" w:rsidR="00000000" w:rsidRPr="00000000">
        <w:rPr>
          <w:rFonts w:ascii="Calibri" w:cs="Calibri" w:eastAsia="Calibri" w:hAnsi="Calibri"/>
          <w:b w:val="1"/>
          <w:smallCaps w:val="1"/>
          <w:sz w:val="32"/>
          <w:szCs w:val="32"/>
          <w:rtl w:val="0"/>
        </w:rPr>
        <w:t xml:space="preserve">Menu</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Ce paragraphe devra décrire le menu de l’application cible avec une cartographie des entrées du menu et les cas d’utilisation à afficher.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b w:val="1"/>
          <w:i w:val="1"/>
          <w:sz w:val="20"/>
          <w:szCs w:val="20"/>
          <w:rtl w:val="0"/>
        </w:rPr>
        <w:t xml:space="preserve">[Fin section Vermeg]</w:t>
      </w:r>
    </w:p>
    <w:p w:rsidR="00000000" w:rsidDel="00000000" w:rsidP="00000000" w:rsidRDefault="00000000" w:rsidRPr="00000000">
      <w:pPr>
        <w:keepNext w:val="1"/>
        <w:keepLines w:val="1"/>
        <w:numPr>
          <w:ilvl w:val="0"/>
          <w:numId w:val="16"/>
        </w:numPr>
        <w:pBdr/>
        <w:spacing w:after="0" w:before="480" w:line="240" w:lineRule="auto"/>
        <w:ind w:left="432" w:hanging="432"/>
        <w:rPr/>
      </w:pPr>
      <w:bookmarkStart w:colFirst="0" w:colLast="0" w:name="_pkwqa1" w:id="81"/>
      <w:bookmarkEnd w:id="81"/>
      <w:r w:rsidDel="00000000" w:rsidR="00000000" w:rsidRPr="00000000">
        <w:rPr>
          <w:rFonts w:ascii="Calibri" w:cs="Calibri" w:eastAsia="Calibri" w:hAnsi="Calibri"/>
          <w:b w:val="1"/>
          <w:smallCaps w:val="1"/>
          <w:sz w:val="32"/>
          <w:szCs w:val="32"/>
          <w:rtl w:val="0"/>
        </w:rPr>
        <w:t xml:space="preserve">Description des cas d’utilisation</w:t>
      </w:r>
      <w:r w:rsidDel="00000000" w:rsidR="00000000" w:rsidRPr="00000000">
        <w:rPr>
          <w:rtl w:val="0"/>
        </w:rPr>
      </w:r>
    </w:p>
    <w:p w:rsidR="00000000" w:rsidDel="00000000" w:rsidP="00000000" w:rsidRDefault="00000000" w:rsidRPr="00000000">
      <w:pPr>
        <w:numPr>
          <w:ilvl w:val="0"/>
          <w:numId w:val="15"/>
        </w:numPr>
        <w:pBdr/>
        <w:spacing w:after="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Les cas d’utilisations définis ci-dessous sont relatifs aux OST sur marché étranger.</w:t>
      </w:r>
      <w:r w:rsidDel="00000000" w:rsidR="00000000" w:rsidRPr="00000000">
        <w:rPr>
          <w:rtl w:val="0"/>
        </w:rPr>
      </w:r>
    </w:p>
    <w:p w:rsidR="00000000" w:rsidDel="00000000" w:rsidP="00000000" w:rsidRDefault="00000000" w:rsidRPr="00000000">
      <w:pPr>
        <w:numPr>
          <w:ilvl w:val="0"/>
          <w:numId w:val="15"/>
        </w:numPr>
        <w:pBdr/>
        <w:spacing w:after="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Il y aura des écrans et des entrées de Menu séparés pour le marché étranger. </w:t>
      </w:r>
      <w:r w:rsidDel="00000000" w:rsidR="00000000" w:rsidRPr="00000000">
        <w:rPr>
          <w:rtl w:val="0"/>
        </w:rPr>
      </w:r>
    </w:p>
    <w:p w:rsidR="00000000" w:rsidDel="00000000" w:rsidP="00000000" w:rsidRDefault="00000000" w:rsidRPr="00000000">
      <w:pPr>
        <w:numPr>
          <w:ilvl w:val="0"/>
          <w:numId w:val="15"/>
        </w:numPr>
        <w:pBdr/>
        <w:spacing w:after="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La configuration des écrans/Menu sera faite par la gestion des habilitations par utilisateurs.</w:t>
      </w: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39kk8xu" w:id="82"/>
      <w:bookmarkEnd w:id="82"/>
      <w:r w:rsidDel="00000000" w:rsidR="00000000" w:rsidRPr="00000000">
        <w:rPr>
          <w:rFonts w:ascii="Calibri" w:cs="Calibri" w:eastAsia="Calibri" w:hAnsi="Calibri"/>
          <w:b w:val="1"/>
          <w:sz w:val="26"/>
          <w:szCs w:val="26"/>
          <w:rtl w:val="0"/>
        </w:rPr>
        <w:t xml:space="preserve">Cas d’utilisation &lt;Saisie manuelle d’une OST&gt;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opuj5n" w:id="83"/>
      <w:bookmarkEnd w:id="83"/>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numPr>
          <w:ilvl w:val="0"/>
          <w:numId w:val="15"/>
        </w:numPr>
        <w:pBdr/>
        <w:spacing w:after="0" w:before="240" w:line="240" w:lineRule="auto"/>
        <w:ind w:left="720" w:right="142" w:hanging="360"/>
        <w:contextualSpacing w:val="1"/>
        <w:jc w:val="both"/>
        <w:rPr/>
      </w:pPr>
      <w:bookmarkStart w:colFirst="0" w:colLast="0" w:name="_48pi1tg" w:id="84"/>
      <w:bookmarkEnd w:id="84"/>
      <w:r w:rsidDel="00000000" w:rsidR="00000000" w:rsidRPr="00000000">
        <w:rPr>
          <w:rFonts w:ascii="Calibri" w:cs="Calibri" w:eastAsia="Calibri" w:hAnsi="Calibri"/>
          <w:b w:val="0"/>
          <w:sz w:val="22"/>
          <w:szCs w:val="22"/>
          <w:rtl w:val="0"/>
        </w:rPr>
        <w:t xml:space="preserve">Ce cas d’utilisation est dédié à la création d’une annonce de distribution de dividende obligatoire pour le Marché  étranger. Il est différent de celui réservé à la création d’une annonce de distribution de dividende pour le Marché  local. </w:t>
      </w: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jc w:val="both"/>
        <w:rPr/>
      </w:pPr>
      <w:r w:rsidDel="00000000" w:rsidR="00000000" w:rsidRPr="00000000">
        <w:rPr>
          <w:rFonts w:ascii="Calibri" w:cs="Calibri" w:eastAsia="Calibri" w:hAnsi="Calibri"/>
          <w:b w:val="0"/>
          <w:sz w:val="22"/>
          <w:szCs w:val="22"/>
          <w:rtl w:val="0"/>
        </w:rPr>
        <w:t xml:space="preserve">Il détaille les champs à renseigner ainsi que les aides à la saisie requises.</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nusc19" w:id="85"/>
      <w:bookmarkEnd w:id="85"/>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Les pré-conditions spécifiques à ce cas d’utilisation fonctionnelle.</w:t>
      </w:r>
      <w:r w:rsidDel="00000000" w:rsidR="00000000" w:rsidRPr="00000000">
        <w:rPr>
          <w:rtl w:val="0"/>
        </w:rPr>
      </w:r>
    </w:p>
    <w:tbl>
      <w:tblPr>
        <w:tblStyle w:val="Table10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PRE-061-1</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Définir dans le référentiel les titres concernés par l’annonce.</w:t>
            </w:r>
          </w:p>
        </w:tc>
      </w:tr>
      <w:tr>
        <w:tc>
          <w:tcPr/>
          <w:p w:rsidR="00000000" w:rsidDel="00000000" w:rsidP="00000000" w:rsidRDefault="00000000" w:rsidRPr="00000000">
            <w:pPr>
              <w:pBdr/>
              <w:contextualSpacing w:val="0"/>
              <w:jc w:val="both"/>
              <w:rPr/>
            </w:pPr>
            <w:r w:rsidDel="00000000" w:rsidR="00000000" w:rsidRPr="00000000">
              <w:rPr>
                <w:rtl w:val="0"/>
              </w:rPr>
              <w:t xml:space="preserve">PRE-061-2</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Type et code d’annonce préalablement configurés, options et mouvements définis</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061 = saisie manuelle d’une annonce de distribution de dividende.</w:t>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302m92" w:id="86"/>
      <w:bookmarkEnd w:id="86"/>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Les post-conditions spécifiques à ce cas d’utilisation fonctionnelle.</w:t>
      </w:r>
      <w:r w:rsidDel="00000000" w:rsidR="00000000" w:rsidRPr="00000000">
        <w:rPr>
          <w:rtl w:val="0"/>
        </w:rPr>
      </w:r>
    </w:p>
    <w:tbl>
      <w:tblPr>
        <w:tblStyle w:val="Table11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POS-061-1</w:t>
            </w:r>
          </w:p>
        </w:tc>
        <w:tc>
          <w:tcPr/>
          <w:p w:rsidR="00000000" w:rsidDel="00000000" w:rsidP="00000000" w:rsidRDefault="00000000" w:rsidRPr="00000000">
            <w:pPr>
              <w:widowControl w:val="0"/>
              <w:pBdr/>
              <w:spacing w:after="0" w:before="0" w:line="240" w:lineRule="auto"/>
              <w:contextualSpacing w:val="0"/>
              <w:rPr>
                <w:rFonts w:ascii="Quattrocento" w:cs="Quattrocento" w:eastAsia="Quattrocento" w:hAnsi="Quattrocento"/>
                <w:b w:val="0"/>
                <w:i w:val="0"/>
                <w:sz w:val="20"/>
                <w:szCs w:val="20"/>
              </w:rPr>
            </w:pPr>
            <w:r w:rsidDel="00000000" w:rsidR="00000000" w:rsidRPr="00000000">
              <w:rPr>
                <w:rtl w:val="0"/>
              </w:rPr>
            </w:r>
          </w:p>
        </w:tc>
      </w:tr>
    </w:tbl>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3mzq4wv" w:id="87"/>
      <w:bookmarkEnd w:id="87"/>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pBdr/>
        <w:spacing w:before="240" w:line="240" w:lineRule="auto"/>
        <w:ind w:right="142"/>
        <w:contextualSpacing w:val="0"/>
        <w:jc w:val="both"/>
        <w:rPr/>
      </w:pPr>
      <w:r w:rsidDel="00000000" w:rsidR="00000000" w:rsidRPr="00000000">
        <w:rPr>
          <w:rtl w:val="0"/>
        </w:rPr>
        <w:t xml:space="preserve">L’interaction entre l’utilisateur et le système est représentée comme suit :</w:t>
      </w:r>
    </w:p>
    <w:p w:rsidR="00000000" w:rsidDel="00000000" w:rsidP="00000000" w:rsidRDefault="00000000" w:rsidRPr="00000000">
      <w:pPr>
        <w:pBdr/>
        <w:spacing w:line="240" w:lineRule="auto"/>
        <w:ind w:left="2007" w:right="142" w:firstLine="0"/>
        <w:contextualSpacing w:val="0"/>
        <w:rPr/>
      </w:pPr>
      <w:r w:rsidDel="00000000" w:rsidR="00000000" w:rsidRPr="00000000">
        <w:rPr>
          <w:rtl w:val="0"/>
        </w:rPr>
        <w:t xml:space="preserve">.</w:t>
      </w:r>
    </w:p>
    <w:tbl>
      <w:tblPr>
        <w:tblStyle w:val="Table11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340"/>
        <w:gridCol w:w="4905"/>
        <w:tblGridChange w:id="0">
          <w:tblGrid>
            <w:gridCol w:w="4340"/>
            <w:gridCol w:w="4905"/>
          </w:tblGrid>
        </w:tblGridChange>
      </w:tblGrid>
      <w:tr>
        <w:tc>
          <w:tcPr>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L’utilisateur</w:t>
            </w:r>
          </w:p>
        </w:tc>
        <w:tc>
          <w:tcPr>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MegaCor</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Saisie de la référence Marché  *</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Saisie du champ : officielle</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Saisie des champs : complète</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Saisie de l’ISIN avec possibilité de recherche via F2 puis sélection. *</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description du titre, et le Marché, sont déduits et affichés.</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Choix parmi une énumération: type de dividende</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Saisie de la date d’enregistrement</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Possibilité de saisir manuellement une date ou de sélectionner une date du calendrier </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Saisie de la date de détachement *</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Possibilité de saisir manuellement une date ou de sélectionner une date du calendrier</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Saisie du numéro de l’option. *</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Saisie du prix</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Choix parmi une énumération : mode de cotation</w:t>
            </w:r>
          </w:p>
          <w:p w:rsidR="00000000" w:rsidDel="00000000" w:rsidP="00000000" w:rsidRDefault="00000000" w:rsidRPr="00000000">
            <w:pPr>
              <w:pBdr/>
              <w:contextualSpacing w:val="0"/>
              <w:jc w:val="both"/>
              <w:rPr>
                <w:sz w:val="20"/>
                <w:szCs w:val="20"/>
              </w:rPr>
            </w:pPr>
            <w:r w:rsidDel="00000000" w:rsidR="00000000" w:rsidRPr="00000000">
              <w:rPr>
                <w:rFonts w:ascii="Calibri" w:cs="Calibri" w:eastAsia="Calibri" w:hAnsi="Calibri"/>
                <w:sz w:val="20"/>
                <w:szCs w:val="20"/>
                <w:rtl w:val="0"/>
              </w:rPr>
              <w:t xml:space="preserve">Montant/ pourcentage </w:t>
            </w:r>
            <w:r w:rsidDel="00000000" w:rsidR="00000000" w:rsidRPr="00000000">
              <w:rPr>
                <w:rtl w:val="0"/>
              </w:rPr>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Saisie de la date de paiement</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Possibilité de saisir manuellement une date ou de sélectionner une date du calendrier</w:t>
            </w:r>
          </w:p>
        </w:tc>
      </w:tr>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de la devise avec possibilité  de recherche via F2 puis sélection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pPr>
              <w:pBdr/>
              <w:contextualSpacing w:val="0"/>
              <w:rPr>
                <w:rFonts w:ascii="Calibri" w:cs="Calibri" w:eastAsia="Calibri" w:hAnsi="Calibri"/>
                <w:i w:val="1"/>
                <w:sz w:val="20"/>
                <w:szCs w:val="20"/>
              </w:rPr>
            </w:pPr>
            <w:r w:rsidDel="00000000" w:rsidR="00000000" w:rsidRPr="00000000">
              <w:rPr>
                <w:rtl w:val="0"/>
              </w:rPr>
            </w:r>
          </w:p>
        </w:tc>
      </w:tr>
    </w:tbl>
    <w:p w:rsidR="00000000" w:rsidDel="00000000" w:rsidP="00000000" w:rsidRDefault="00000000" w:rsidRPr="00000000">
      <w:pPr>
        <w:pBdr/>
        <w:contextualSpacing w:val="0"/>
        <w:jc w:val="both"/>
        <w:rPr/>
      </w:pPr>
      <w:r w:rsidDel="00000000" w:rsidR="00000000" w:rsidRPr="00000000">
        <w:rPr>
          <w:rtl w:val="0"/>
        </w:rPr>
        <w:t xml:space="preserve">(*) : Obligatoire</w:t>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250f4o" w:id="88"/>
      <w:bookmarkEnd w:id="88"/>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Les traitements spécifiques à ce cas d’utilisation fonctionnelle :</w:t>
      </w:r>
      <w:r w:rsidDel="00000000" w:rsidR="00000000" w:rsidRPr="00000000">
        <w:rPr>
          <w:rtl w:val="0"/>
        </w:rPr>
      </w:r>
    </w:p>
    <w:tbl>
      <w:tblPr>
        <w:tblStyle w:val="Table11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TRT-061-1</w:t>
            </w:r>
          </w:p>
        </w:tc>
        <w:tc>
          <w:tcPr/>
          <w:p w:rsidR="00000000" w:rsidDel="00000000" w:rsidP="00000000" w:rsidRDefault="00000000" w:rsidRPr="00000000">
            <w:pPr>
              <w:pBdr/>
              <w:contextualSpacing w:val="0"/>
              <w:jc w:val="both"/>
              <w:rPr/>
            </w:pPr>
            <w:r w:rsidDel="00000000" w:rsidR="00000000" w:rsidRPr="00000000">
              <w:rPr>
                <w:rtl w:val="0"/>
              </w:rPr>
              <w:t xml:space="preserve">Une fois que l’utilisateur a fini la saisie, il doit cliquer sur « sauvegarder »</w:t>
            </w:r>
          </w:p>
          <w:p w:rsidR="00000000" w:rsidDel="00000000" w:rsidP="00000000" w:rsidRDefault="00000000" w:rsidRPr="00000000">
            <w:pPr>
              <w:pBdr/>
              <w:contextualSpacing w:val="0"/>
              <w:jc w:val="both"/>
              <w:rPr/>
            </w:pPr>
            <w:r w:rsidDel="00000000" w:rsidR="00000000" w:rsidRPr="00000000">
              <w:rPr>
                <w:rtl w:val="0"/>
              </w:rPr>
              <w:t xml:space="preserve">Le système crée une copie de l’annonce saisie qui va être envoyée au  processus de « Data Cleansing »</w:t>
            </w:r>
          </w:p>
          <w:p w:rsidR="00000000" w:rsidDel="00000000" w:rsidP="00000000" w:rsidRDefault="00000000" w:rsidRPr="00000000">
            <w:pPr>
              <w:pBdr/>
              <w:contextualSpacing w:val="0"/>
              <w:jc w:val="both"/>
              <w:rPr/>
            </w:pPr>
            <w:r w:rsidDel="00000000" w:rsidR="00000000" w:rsidRPr="00000000">
              <w:rPr>
                <w:rtl w:val="0"/>
              </w:rPr>
              <w:t xml:space="preserve">S’il existe une OST déjà créée avec le même code annonce,  même type annonce, même ISIN et même date de référence (+/-4 jours), qui est dans ce cas la date de détachement ;  la copie de la saisie manuelle va être rattachée au groupe de l’OST déjà créée, les données saisie seront considérées comme une mise à jour et seront sujet à validation par l’utilisateur.</w:t>
            </w:r>
          </w:p>
          <w:p w:rsidR="00000000" w:rsidDel="00000000" w:rsidP="00000000" w:rsidRDefault="00000000" w:rsidRPr="00000000">
            <w:pPr>
              <w:pBdr/>
              <w:contextualSpacing w:val="0"/>
              <w:jc w:val="both"/>
              <w:rPr/>
            </w:pPr>
            <w:r w:rsidDel="00000000" w:rsidR="00000000" w:rsidRPr="00000000">
              <w:rPr>
                <w:rtl w:val="0"/>
              </w:rPr>
              <w:t xml:space="preserve">Dans le cas contraire, une nouvelle OST va être créée ainsi qu’un nouveau groupe pour d’éventuelles mises à jour à rattacher à cette OST.</w:t>
            </w:r>
          </w:p>
          <w:p w:rsidR="00000000" w:rsidDel="00000000" w:rsidP="00000000" w:rsidRDefault="00000000" w:rsidRPr="00000000">
            <w:pPr>
              <w:pBdr/>
              <w:contextualSpacing w:val="0"/>
              <w:jc w:val="both"/>
              <w:rPr/>
            </w:pPr>
            <w:r w:rsidDel="00000000" w:rsidR="00000000" w:rsidRPr="00000000">
              <w:rPr>
                <w:rtl w:val="0"/>
              </w:rPr>
              <w:t xml:space="preserve"> </w:t>
            </w:r>
          </w:p>
        </w:tc>
      </w:tr>
    </w:tbl>
    <w:p w:rsidR="00000000" w:rsidDel="00000000" w:rsidP="00000000" w:rsidRDefault="00000000" w:rsidRPr="00000000">
      <w:pPr>
        <w:pBdr/>
        <w:spacing w:before="60" w:lineRule="auto"/>
        <w:contextualSpacing w:val="0"/>
        <w:rPr>
          <w:i w:val="1"/>
          <w:sz w:val="20"/>
          <w:szCs w:val="20"/>
        </w:rPr>
      </w:pPr>
      <w:bookmarkStart w:colFirst="0" w:colLast="0" w:name="_haapch" w:id="89"/>
      <w:bookmarkEnd w:id="89"/>
      <w:r w:rsidDel="00000000" w:rsidR="00000000" w:rsidRPr="00000000">
        <w:rPr>
          <w:i w:val="1"/>
          <w:sz w:val="20"/>
          <w:szCs w:val="20"/>
          <w:rtl w:val="0"/>
        </w:rPr>
        <w:t xml:space="preserve">061 = saisie manuelle d’une annonce de distribution de dividende.</w:t>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319y80a" w:id="90"/>
      <w:bookmarkEnd w:id="90"/>
      <w:r w:rsidDel="00000000" w:rsidR="00000000" w:rsidRPr="00000000">
        <w:rPr>
          <w:rFonts w:ascii="Calibri" w:cs="Calibri" w:eastAsia="Calibri" w:hAnsi="Calibri"/>
          <w:b w:val="1"/>
          <w:sz w:val="24"/>
          <w:szCs w:val="24"/>
          <w:rtl w:val="0"/>
        </w:rPr>
        <w:t xml:space="preserve">Messages d’erreur</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Identifier et lister les messages d’erreur spécifiques à ce CUF.</w:t>
      </w:r>
      <w:r w:rsidDel="00000000" w:rsidR="00000000" w:rsidRPr="00000000">
        <w:rPr>
          <w:rtl w:val="0"/>
        </w:rPr>
      </w:r>
    </w:p>
    <w:tbl>
      <w:tblPr>
        <w:tblStyle w:val="Table113"/>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ERR-GEN-1</w:t>
            </w:r>
          </w:p>
        </w:tc>
        <w:tc>
          <w:tcPr/>
          <w:p w:rsidR="00000000" w:rsidDel="00000000" w:rsidP="00000000" w:rsidRDefault="00000000" w:rsidRPr="00000000">
            <w:pPr>
              <w:pBdr/>
              <w:contextualSpacing w:val="0"/>
              <w:rPr/>
            </w:pP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1gf8i83" w:id="91"/>
      <w:bookmarkEnd w:id="91"/>
      <w:r w:rsidDel="00000000" w:rsidR="00000000" w:rsidRPr="00000000">
        <w:rPr>
          <w:rFonts w:ascii="Calibri" w:cs="Calibri" w:eastAsia="Calibri" w:hAnsi="Calibri"/>
          <w:b w:val="1"/>
          <w:sz w:val="26"/>
          <w:szCs w:val="26"/>
          <w:rtl w:val="0"/>
        </w:rPr>
        <w:t xml:space="preserve">Cas d’utilisation &lt;Mise à jour des Dummy code&gt;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40ew0vw" w:id="92"/>
      <w:bookmarkEnd w:id="92"/>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numPr>
          <w:ilvl w:val="0"/>
          <w:numId w:val="15"/>
        </w:numPr>
        <w:pBdr/>
        <w:spacing w:after="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Pour certaines OST, le Code ISIN du titre distribué ou échangé n’est pas communiqué dés le premier préavis, un Dummy code est alors créé à la place du code SIN réel.</w:t>
      </w: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jc w:val="both"/>
        <w:rPr/>
      </w:pPr>
      <w:r w:rsidDel="00000000" w:rsidR="00000000" w:rsidRPr="00000000">
        <w:rPr>
          <w:rFonts w:ascii="Calibri" w:cs="Calibri" w:eastAsia="Calibri" w:hAnsi="Calibri"/>
          <w:b w:val="0"/>
          <w:sz w:val="22"/>
          <w:szCs w:val="22"/>
          <w:rtl w:val="0"/>
        </w:rPr>
        <w:t xml:space="preserve"> Ce cas d’utilisation est dédié à la mise à jour du Dummy code saisi au niveau de l’annonce par le code ISIN réel communiqué à posteriori.</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fk6b3p" w:id="93"/>
      <w:bookmarkEnd w:id="93"/>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Les pré-conditions spécifiques à ce cas d’utilisation fonctionnelle.</w:t>
      </w:r>
      <w:r w:rsidDel="00000000" w:rsidR="00000000" w:rsidRPr="00000000">
        <w:rPr>
          <w:rtl w:val="0"/>
        </w:rPr>
      </w:r>
    </w:p>
    <w:tbl>
      <w:tblPr>
        <w:tblStyle w:val="Table114"/>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PRE-062-1</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Définir dans le référentiel le code ISIN réel.</w:t>
            </w:r>
          </w:p>
        </w:tc>
      </w:tr>
      <w:tr>
        <w:tc>
          <w:tcPr/>
          <w:p w:rsidR="00000000" w:rsidDel="00000000" w:rsidP="00000000" w:rsidRDefault="00000000" w:rsidRPr="00000000">
            <w:pPr>
              <w:pBdr/>
              <w:contextualSpacing w:val="0"/>
              <w:jc w:val="both"/>
              <w:rPr/>
            </w:pPr>
            <w:r w:rsidDel="00000000" w:rsidR="00000000" w:rsidRPr="00000000">
              <w:rPr>
                <w:rtl w:val="0"/>
              </w:rPr>
              <w:t xml:space="preserve">PRE-062-2</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Existence d’une annonce contenant un Dummy code </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062 = Mise à jour des Dummy code.</w:t>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upglbi" w:id="94"/>
      <w:bookmarkEnd w:id="94"/>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Les post-conditions spécifiques à ce cas d’utilisation fonctionnelle.</w:t>
      </w:r>
      <w:r w:rsidDel="00000000" w:rsidR="00000000" w:rsidRPr="00000000">
        <w:rPr>
          <w:rtl w:val="0"/>
        </w:rPr>
      </w:r>
    </w:p>
    <w:tbl>
      <w:tblPr>
        <w:tblStyle w:val="Table11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POS-062-1</w:t>
            </w:r>
          </w:p>
        </w:tc>
        <w:tc>
          <w:tcPr/>
          <w:p w:rsidR="00000000" w:rsidDel="00000000" w:rsidP="00000000" w:rsidRDefault="00000000" w:rsidRPr="00000000">
            <w:pPr>
              <w:widowControl w:val="0"/>
              <w:pBdr/>
              <w:spacing w:after="0" w:before="0" w:line="240" w:lineRule="auto"/>
              <w:contextualSpacing w:val="0"/>
              <w:rPr>
                <w:rFonts w:ascii="Quattrocento" w:cs="Quattrocento" w:eastAsia="Quattrocento" w:hAnsi="Quattrocento"/>
                <w:b w:val="0"/>
                <w:i w:val="0"/>
                <w:sz w:val="20"/>
                <w:szCs w:val="20"/>
              </w:rPr>
            </w:pPr>
            <w:r w:rsidDel="00000000" w:rsidR="00000000" w:rsidRPr="00000000">
              <w:rPr>
                <w:rtl w:val="0"/>
              </w:rPr>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3ep43zb" w:id="95"/>
      <w:bookmarkEnd w:id="95"/>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pBdr/>
        <w:spacing w:before="240" w:line="240" w:lineRule="auto"/>
        <w:ind w:right="142"/>
        <w:contextualSpacing w:val="0"/>
        <w:jc w:val="both"/>
        <w:rPr/>
      </w:pPr>
      <w:r w:rsidDel="00000000" w:rsidR="00000000" w:rsidRPr="00000000">
        <w:rPr>
          <w:rtl w:val="0"/>
        </w:rPr>
        <w:t xml:space="preserve">L’interaction entre l’utilisateur et le système est représentée comme suit :</w:t>
      </w:r>
    </w:p>
    <w:p w:rsidR="00000000" w:rsidDel="00000000" w:rsidP="00000000" w:rsidRDefault="00000000" w:rsidRPr="00000000">
      <w:pPr>
        <w:pBdr/>
        <w:spacing w:line="240" w:lineRule="auto"/>
        <w:ind w:left="2007" w:right="142" w:firstLine="0"/>
        <w:contextualSpacing w:val="0"/>
        <w:rPr/>
      </w:pPr>
      <w:r w:rsidDel="00000000" w:rsidR="00000000" w:rsidRPr="00000000">
        <w:rPr>
          <w:rtl w:val="0"/>
        </w:rPr>
        <w:t xml:space="preserve">.</w:t>
      </w:r>
    </w:p>
    <w:tbl>
      <w:tblPr>
        <w:tblStyle w:val="Table11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340"/>
        <w:gridCol w:w="4905"/>
        <w:tblGridChange w:id="0">
          <w:tblGrid>
            <w:gridCol w:w="4340"/>
            <w:gridCol w:w="4905"/>
          </w:tblGrid>
        </w:tblGridChange>
      </w:tblGrid>
      <w:tr>
        <w:tc>
          <w:tcPr>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L’utilisateur</w:t>
            </w:r>
          </w:p>
        </w:tc>
        <w:tc>
          <w:tcPr>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MegaCor</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Saisie d’un identifiant : référence de la mise à jour (champs texte)</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Saisie de la référence l’annonce avec possibilité de recherche via F2 puis sélection</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Saisie du code dummy : ancien Actif</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Saisie de l’ISIN réel : Nouvel Actif</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tuee74" w:id="96"/>
      <w:bookmarkEnd w:id="96"/>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Les traitements spécifiques à ce cas d’utilisation fonctionnelle :</w:t>
      </w:r>
      <w:r w:rsidDel="00000000" w:rsidR="00000000" w:rsidRPr="00000000">
        <w:rPr>
          <w:rtl w:val="0"/>
        </w:rPr>
      </w:r>
    </w:p>
    <w:tbl>
      <w:tblPr>
        <w:tblStyle w:val="Table11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rPr>
          <w:trHeight w:val="980" w:hRule="atLeast"/>
        </w:trPr>
        <w:tc>
          <w:tcPr/>
          <w:p w:rsidR="00000000" w:rsidDel="00000000" w:rsidP="00000000" w:rsidRDefault="00000000" w:rsidRPr="00000000">
            <w:pPr>
              <w:pBdr/>
              <w:contextualSpacing w:val="0"/>
              <w:jc w:val="both"/>
              <w:rPr/>
            </w:pPr>
            <w:r w:rsidDel="00000000" w:rsidR="00000000" w:rsidRPr="00000000">
              <w:rPr>
                <w:rtl w:val="0"/>
              </w:rPr>
              <w:t xml:space="preserve">TRT-062-1</w:t>
            </w:r>
          </w:p>
        </w:tc>
        <w:tc>
          <w:tcPr/>
          <w:p w:rsidR="00000000" w:rsidDel="00000000" w:rsidP="00000000" w:rsidRDefault="00000000" w:rsidRPr="00000000">
            <w:pPr>
              <w:pBdr/>
              <w:contextualSpacing w:val="0"/>
              <w:jc w:val="both"/>
              <w:rPr/>
            </w:pPr>
            <w:r w:rsidDel="00000000" w:rsidR="00000000" w:rsidRPr="00000000">
              <w:rPr>
                <w:rtl w:val="0"/>
              </w:rPr>
              <w:t xml:space="preserve">Une fois que l’utilisateur a fini la saisie, il doit cliquer sur « sauvegarder »</w:t>
            </w:r>
          </w:p>
          <w:p w:rsidR="00000000" w:rsidDel="00000000" w:rsidP="00000000" w:rsidRDefault="00000000" w:rsidRPr="00000000">
            <w:pPr>
              <w:pBdr/>
              <w:contextualSpacing w:val="0"/>
              <w:jc w:val="both"/>
              <w:rPr/>
            </w:pPr>
            <w:r w:rsidDel="00000000" w:rsidR="00000000" w:rsidRPr="00000000">
              <w:rPr>
                <w:rtl w:val="0"/>
              </w:rPr>
              <w:t xml:space="preserve">Le système va remplacer le code ISIN saisie au niveau de l’annonce par le code ISIN réel dans toutes les options et tous les mouvements.</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062 = Mise à jour des Dummy codes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4du1wux" w:id="97"/>
      <w:bookmarkEnd w:id="97"/>
      <w:r w:rsidDel="00000000" w:rsidR="00000000" w:rsidRPr="00000000">
        <w:rPr>
          <w:rFonts w:ascii="Calibri" w:cs="Calibri" w:eastAsia="Calibri" w:hAnsi="Calibri"/>
          <w:b w:val="1"/>
          <w:sz w:val="26"/>
          <w:szCs w:val="26"/>
          <w:rtl w:val="0"/>
        </w:rPr>
        <w:t xml:space="preserve">Cas d’utilisation &lt;Saisie manuelle d’une instruction par compte client&gt;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szc72q" w:id="98"/>
      <w:bookmarkEnd w:id="98"/>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numPr>
          <w:ilvl w:val="0"/>
          <w:numId w:val="25"/>
        </w:numPr>
        <w:pBdr/>
        <w:spacing w:after="0" w:before="240" w:line="240" w:lineRule="auto"/>
        <w:ind w:left="1440" w:right="142" w:hanging="360"/>
        <w:contextualSpacing w:val="1"/>
        <w:jc w:val="both"/>
        <w:rPr/>
      </w:pPr>
      <w:r w:rsidDel="00000000" w:rsidR="00000000" w:rsidRPr="00000000">
        <w:rPr>
          <w:rFonts w:ascii="Calibri" w:cs="Calibri" w:eastAsia="Calibri" w:hAnsi="Calibri"/>
          <w:b w:val="0"/>
          <w:sz w:val="22"/>
          <w:szCs w:val="22"/>
          <w:rtl w:val="0"/>
        </w:rPr>
        <w:t xml:space="preserve">Ce cas d’utilisation est dédié à la création manuelle d’une instruction par compte client  pour une annonce donnée.</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84mhaj" w:id="99"/>
      <w:bookmarkEnd w:id="99"/>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Les pré-conditions spécifiques à ce cas d’utilisation fonctionnelle.</w:t>
      </w:r>
      <w:r w:rsidDel="00000000" w:rsidR="00000000" w:rsidRPr="00000000">
        <w:rPr>
          <w:rtl w:val="0"/>
        </w:rPr>
      </w:r>
    </w:p>
    <w:tbl>
      <w:tblPr>
        <w:tblStyle w:val="Table11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PRE-063-1</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Annonce optionnelle créée et complète.</w:t>
            </w:r>
          </w:p>
        </w:tc>
      </w:tr>
      <w:tr>
        <w:tc>
          <w:tcPr/>
          <w:p w:rsidR="00000000" w:rsidDel="00000000" w:rsidP="00000000" w:rsidRDefault="00000000" w:rsidRPr="00000000">
            <w:pPr>
              <w:pBdr/>
              <w:contextualSpacing w:val="0"/>
              <w:jc w:val="both"/>
              <w:rPr/>
            </w:pPr>
            <w:r w:rsidDel="00000000" w:rsidR="00000000" w:rsidRPr="00000000">
              <w:rPr>
                <w:rtl w:val="0"/>
              </w:rPr>
              <w:t xml:space="preserve">PRE-063-2</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Définir dans le référentiel les comptes-titre client sujets à l’instruction.</w:t>
            </w:r>
          </w:p>
        </w:tc>
      </w:tr>
      <w:tr>
        <w:tc>
          <w:tcPr/>
          <w:p w:rsidR="00000000" w:rsidDel="00000000" w:rsidP="00000000" w:rsidRDefault="00000000" w:rsidRPr="00000000">
            <w:pPr>
              <w:pBdr/>
              <w:contextualSpacing w:val="0"/>
              <w:jc w:val="both"/>
              <w:rPr/>
            </w:pPr>
            <w:r w:rsidDel="00000000" w:rsidR="00000000" w:rsidRPr="00000000">
              <w:rPr>
                <w:rtl w:val="0"/>
              </w:rPr>
              <w:t xml:space="preserve">PRE-063-3</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Définir dans le référentiel les comptes-espèces client sujets à l’instruction.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063 = Saisie manuelle d’une instruction par compte client.</w:t>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3s49zyc" w:id="100"/>
      <w:bookmarkEnd w:id="100"/>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Les post-conditions spécifiques à ce cas d’utilisation fonctionnelle.</w:t>
      </w:r>
      <w:r w:rsidDel="00000000" w:rsidR="00000000" w:rsidRPr="00000000">
        <w:rPr>
          <w:rtl w:val="0"/>
        </w:rPr>
      </w:r>
    </w:p>
    <w:tbl>
      <w:tblPr>
        <w:tblStyle w:val="Table11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POS-063-1</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Client ayant une position éligible non totalement instruite.</w:t>
            </w:r>
          </w:p>
        </w:tc>
      </w:tr>
      <w:tr>
        <w:tc>
          <w:tcPr/>
          <w:p w:rsidR="00000000" w:rsidDel="00000000" w:rsidP="00000000" w:rsidRDefault="00000000" w:rsidRPr="00000000">
            <w:pPr>
              <w:pBdr/>
              <w:contextualSpacing w:val="0"/>
              <w:jc w:val="both"/>
              <w:rPr/>
            </w:pPr>
            <w:r w:rsidDel="00000000" w:rsidR="00000000" w:rsidRPr="00000000">
              <w:rPr>
                <w:rtl w:val="0"/>
              </w:rPr>
              <w:t xml:space="preserve">Pos-063-2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Vérification de</w:t>
            </w:r>
            <w:hyperlink w:anchor="_3l18frh">
              <w:r w:rsidDel="00000000" w:rsidR="00000000" w:rsidRPr="00000000">
                <w:rPr>
                  <w:sz w:val="20"/>
                  <w:szCs w:val="20"/>
                  <w:rtl w:val="0"/>
                </w:rPr>
                <w:t xml:space="preserve">s </w:t>
              </w:r>
            </w:hyperlink>
            <w:hyperlink w:anchor="_3l18frh">
              <w:r w:rsidDel="00000000" w:rsidR="00000000" w:rsidRPr="00000000">
                <w:rPr>
                  <w:color w:val="0000ff"/>
                  <w:sz w:val="20"/>
                  <w:szCs w:val="20"/>
                  <w:u w:val="single"/>
                  <w:rtl w:val="0"/>
                </w:rPr>
                <w:t xml:space="preserve">règles de contrôle des instructions</w:t>
              </w:r>
            </w:hyperlink>
            <w:hyperlink r:id="rId40">
              <w:r w:rsidDel="00000000" w:rsidR="00000000" w:rsidRPr="00000000">
                <w:rPr>
                  <w:color w:val="0000ff"/>
                  <w:sz w:val="20"/>
                  <w:szCs w:val="20"/>
                  <w:u w:val="single"/>
                  <w:rtl w:val="0"/>
                </w:rPr>
                <w:t xml:space="preserve">.</w:t>
              </w:r>
            </w:hyperlink>
            <w:hyperlink r:id="rId41">
              <w:r w:rsidDel="00000000" w:rsidR="00000000" w:rsidRPr="00000000">
                <w:rPr>
                  <w:rtl w:val="0"/>
                </w:rPr>
              </w:r>
            </w:hyperlink>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063 = Saisie manuelle d’une instruction par compte client.</w:t>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79ka65" w:id="101"/>
      <w:bookmarkEnd w:id="101"/>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pBdr/>
        <w:spacing w:before="240" w:line="240" w:lineRule="auto"/>
        <w:ind w:right="142"/>
        <w:contextualSpacing w:val="0"/>
        <w:jc w:val="both"/>
        <w:rPr/>
      </w:pPr>
      <w:r w:rsidDel="00000000" w:rsidR="00000000" w:rsidRPr="00000000">
        <w:rPr>
          <w:rtl w:val="0"/>
        </w:rPr>
        <w:t xml:space="preserve">L’interaction entre l’utilisateur et le système est représentée comme suit :</w:t>
      </w:r>
    </w:p>
    <w:p w:rsidR="00000000" w:rsidDel="00000000" w:rsidP="00000000" w:rsidRDefault="00000000" w:rsidRPr="00000000">
      <w:pPr>
        <w:pBdr/>
        <w:spacing w:line="240" w:lineRule="auto"/>
        <w:ind w:left="2007" w:right="142" w:firstLine="0"/>
        <w:contextualSpacing w:val="0"/>
        <w:rPr/>
      </w:pPr>
      <w:r w:rsidDel="00000000" w:rsidR="00000000" w:rsidRPr="00000000">
        <w:rPr>
          <w:rtl w:val="0"/>
        </w:rPr>
        <w:t xml:space="preserve">.</w:t>
      </w:r>
    </w:p>
    <w:tbl>
      <w:tblPr>
        <w:tblStyle w:val="Table12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340"/>
        <w:gridCol w:w="4905"/>
        <w:tblGridChange w:id="0">
          <w:tblGrid>
            <w:gridCol w:w="4340"/>
            <w:gridCol w:w="4905"/>
          </w:tblGrid>
        </w:tblGridChange>
      </w:tblGrid>
      <w:tr>
        <w:tc>
          <w:tcPr>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L’utilisateur</w:t>
            </w:r>
          </w:p>
        </w:tc>
        <w:tc>
          <w:tcPr>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MegaCor</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de la référence client</w:t>
            </w:r>
          </w:p>
        </w:tc>
        <w:tc>
          <w:tcPr/>
          <w:p w:rsidR="00000000" w:rsidDel="00000000" w:rsidP="00000000" w:rsidRDefault="00000000" w:rsidRPr="00000000">
            <w:pPr>
              <w:pBdr/>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Référence de l’instruction reçue par email, fax etc…</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de la référence de l’annonce avec possibilité de recherche via F2 puis sélection</w:t>
            </w:r>
          </w:p>
        </w:tc>
        <w:tc>
          <w:tcPr/>
          <w:p w:rsidR="00000000" w:rsidDel="00000000" w:rsidP="00000000" w:rsidRDefault="00000000" w:rsidRPr="00000000">
            <w:pPr>
              <w:pBdr/>
              <w:contextualSpacing w:val="0"/>
              <w:rPr>
                <w:rFonts w:ascii="Calibri" w:cs="Calibri" w:eastAsia="Calibri" w:hAnsi="Calibri"/>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de l’option souhaitée</w:t>
            </w:r>
          </w:p>
        </w:tc>
        <w:tc>
          <w:tcPr/>
          <w:p w:rsidR="00000000" w:rsidDel="00000000" w:rsidP="00000000" w:rsidRDefault="00000000" w:rsidRPr="00000000">
            <w:pPr>
              <w:pBdr/>
              <w:contextualSpacing w:val="0"/>
              <w:rPr>
                <w:rFonts w:ascii="Calibri" w:cs="Calibri" w:eastAsia="Calibri" w:hAnsi="Calibri"/>
                <w:sz w:val="20"/>
                <w:szCs w:val="20"/>
              </w:rPr>
            </w:pPr>
            <w:r w:rsidDel="00000000" w:rsidR="00000000" w:rsidRPr="00000000">
              <w:rPr>
                <w:sz w:val="20"/>
                <w:szCs w:val="20"/>
                <w:rtl w:val="0"/>
              </w:rPr>
              <w:t xml:space="preserve">choix parmi une énumération contenant les options disponible sous l’annonce saisie </w:t>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du client avec possibilité de recherche via F2 puis sélection</w:t>
            </w:r>
          </w:p>
        </w:tc>
        <w:tc>
          <w:tcPr/>
          <w:p w:rsidR="00000000" w:rsidDel="00000000" w:rsidP="00000000" w:rsidRDefault="00000000" w:rsidRPr="00000000">
            <w:pPr>
              <w:pBdr/>
              <w:contextualSpacing w:val="0"/>
              <w:rPr>
                <w:rFonts w:ascii="Calibri" w:cs="Calibri" w:eastAsia="Calibri" w:hAnsi="Calibri"/>
                <w:i w:val="1"/>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du compte client avec possibilité  de recherche via F2 puis sélection</w:t>
            </w:r>
          </w:p>
        </w:tc>
        <w:tc>
          <w:tcPr/>
          <w:p w:rsidR="00000000" w:rsidDel="00000000" w:rsidP="00000000" w:rsidRDefault="00000000" w:rsidRPr="00000000">
            <w:pPr>
              <w:pBdr/>
              <w:contextualSpacing w:val="0"/>
              <w:rPr>
                <w:rFonts w:ascii="Calibri" w:cs="Calibri" w:eastAsia="Calibri" w:hAnsi="Calibri"/>
                <w:i w:val="1"/>
                <w:sz w:val="20"/>
                <w:szCs w:val="20"/>
              </w:rPr>
            </w:pPr>
            <w:r w:rsidDel="00000000" w:rsidR="00000000" w:rsidRPr="00000000">
              <w:rPr>
                <w:sz w:val="20"/>
                <w:szCs w:val="20"/>
                <w:rtl w:val="0"/>
              </w:rPr>
              <w:t xml:space="preserve">Déduction du client si le client n’as pas été renseigné</w:t>
            </w:r>
            <w:r w:rsidDel="00000000" w:rsidR="00000000" w:rsidRPr="00000000">
              <w:rPr>
                <w:rFonts w:ascii="Calibri" w:cs="Calibri" w:eastAsia="Calibri" w:hAnsi="Calibri"/>
                <w:i w:val="1"/>
                <w:sz w:val="20"/>
                <w:szCs w:val="20"/>
                <w:rtl w:val="0"/>
              </w:rPr>
              <w:t xml:space="preserve">.</w:t>
            </w:r>
          </w:p>
          <w:p w:rsidR="00000000" w:rsidDel="00000000" w:rsidP="00000000" w:rsidRDefault="00000000" w:rsidRPr="00000000">
            <w:pPr>
              <w:pBdr/>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quantité éligible est déduite et affichée</w:t>
            </w:r>
          </w:p>
          <w:p w:rsidR="00000000" w:rsidDel="00000000" w:rsidP="00000000" w:rsidRDefault="00000000" w:rsidRPr="00000000">
            <w:pPr>
              <w:pBdr/>
              <w:contextualSpacing w:val="0"/>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La quantité restante est déduite et affichée</w:t>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du type de quantité : choix parmi une énumération : UNIT / FAMT</w:t>
            </w:r>
          </w:p>
        </w:tc>
        <w:tc>
          <w:tcPr/>
          <w:p w:rsidR="00000000" w:rsidDel="00000000" w:rsidP="00000000" w:rsidRDefault="00000000" w:rsidRPr="00000000">
            <w:pPr>
              <w:pBdr/>
              <w:contextualSpacing w:val="0"/>
              <w:rPr>
                <w:rFonts w:ascii="Calibri" w:cs="Calibri" w:eastAsia="Calibri" w:hAnsi="Calibri"/>
                <w:i w:val="1"/>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de la quantité à instruire</w:t>
            </w:r>
          </w:p>
        </w:tc>
        <w:tc>
          <w:tcPr/>
          <w:p w:rsidR="00000000" w:rsidDel="00000000" w:rsidP="00000000" w:rsidRDefault="00000000" w:rsidRPr="00000000">
            <w:pPr>
              <w:pBdr/>
              <w:contextualSpacing w:val="0"/>
              <w:rPr>
                <w:rFonts w:ascii="Calibri" w:cs="Calibri" w:eastAsia="Calibri" w:hAnsi="Calibri"/>
                <w:i w:val="1"/>
                <w:sz w:val="20"/>
                <w:szCs w:val="20"/>
              </w:rPr>
            </w:pP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meukdy" w:id="102"/>
      <w:bookmarkEnd w:id="102"/>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Les traitements spécifiques à ce cas d’utilisation fonctionnelle :</w:t>
      </w:r>
      <w:r w:rsidDel="00000000" w:rsidR="00000000" w:rsidRPr="00000000">
        <w:rPr>
          <w:rtl w:val="0"/>
        </w:rPr>
      </w:r>
    </w:p>
    <w:tbl>
      <w:tblPr>
        <w:tblStyle w:val="Table12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rPr>
          <w:trHeight w:val="980" w:hRule="atLeast"/>
        </w:trPr>
        <w:tc>
          <w:tcPr/>
          <w:p w:rsidR="00000000" w:rsidDel="00000000" w:rsidP="00000000" w:rsidRDefault="00000000" w:rsidRPr="00000000">
            <w:pPr>
              <w:pBdr/>
              <w:contextualSpacing w:val="0"/>
              <w:jc w:val="both"/>
              <w:rPr/>
            </w:pPr>
            <w:r w:rsidDel="00000000" w:rsidR="00000000" w:rsidRPr="00000000">
              <w:rPr>
                <w:rtl w:val="0"/>
              </w:rPr>
              <w:t xml:space="preserve">TRT-063-1</w:t>
            </w:r>
          </w:p>
        </w:tc>
        <w:tc>
          <w:tcPr/>
          <w:p w:rsidR="00000000" w:rsidDel="00000000" w:rsidP="00000000" w:rsidRDefault="00000000" w:rsidRPr="00000000">
            <w:pPr>
              <w:pBdr/>
              <w:contextualSpacing w:val="0"/>
              <w:jc w:val="both"/>
              <w:rPr/>
            </w:pPr>
            <w:r w:rsidDel="00000000" w:rsidR="00000000" w:rsidRPr="00000000">
              <w:rPr>
                <w:rtl w:val="0"/>
              </w:rPr>
              <w:t xml:space="preserve">Une fois que l’utilisateur a fini la saisie, il doit cliquer sur « sauvegarder »</w:t>
            </w:r>
          </w:p>
          <w:p w:rsidR="00000000" w:rsidDel="00000000" w:rsidP="00000000" w:rsidRDefault="00000000" w:rsidRPr="00000000">
            <w:pPr>
              <w:pBdr/>
              <w:contextualSpacing w:val="0"/>
              <w:jc w:val="both"/>
              <w:rPr/>
            </w:pPr>
            <w:r w:rsidDel="00000000" w:rsidR="00000000" w:rsidRPr="00000000">
              <w:rPr>
                <w:rtl w:val="0"/>
              </w:rPr>
              <w:t xml:space="preserve">Si l’instruction est valide et respecte les règles de contrôle des instructions : </w:t>
            </w:r>
          </w:p>
          <w:p w:rsidR="00000000" w:rsidDel="00000000" w:rsidP="00000000" w:rsidRDefault="00000000" w:rsidRPr="00000000">
            <w:pPr>
              <w:numPr>
                <w:ilvl w:val="0"/>
                <w:numId w:val="25"/>
              </w:numPr>
              <w:pBdr/>
              <w:spacing w:after="0" w:before="0" w:line="276" w:lineRule="auto"/>
              <w:ind w:left="438" w:hanging="360"/>
              <w:contextualSpacing w:val="1"/>
              <w:jc w:val="both"/>
              <w:rPr/>
            </w:pPr>
            <w:r w:rsidDel="00000000" w:rsidR="00000000" w:rsidRPr="00000000">
              <w:rPr>
                <w:rFonts w:ascii="Calibri" w:cs="Calibri" w:eastAsia="Calibri" w:hAnsi="Calibri"/>
                <w:b w:val="0"/>
                <w:sz w:val="22"/>
                <w:szCs w:val="22"/>
                <w:rtl w:val="0"/>
              </w:rPr>
              <w:t xml:space="preserve">L’instruction sera acceptée et créée dans un statut « créée » </w:t>
            </w:r>
            <w:r w:rsidDel="00000000" w:rsidR="00000000" w:rsidRPr="00000000">
              <w:rPr>
                <w:rtl w:val="0"/>
              </w:rPr>
            </w:r>
          </w:p>
          <w:p w:rsidR="00000000" w:rsidDel="00000000" w:rsidP="00000000" w:rsidRDefault="00000000" w:rsidRPr="00000000">
            <w:pPr>
              <w:numPr>
                <w:ilvl w:val="0"/>
                <w:numId w:val="25"/>
              </w:numPr>
              <w:pBdr/>
              <w:spacing w:after="0" w:before="0" w:line="276" w:lineRule="auto"/>
              <w:ind w:left="438" w:hanging="360"/>
              <w:contextualSpacing w:val="1"/>
              <w:jc w:val="both"/>
              <w:rPr/>
            </w:pPr>
            <w:r w:rsidDel="00000000" w:rsidR="00000000" w:rsidRPr="00000000">
              <w:rPr>
                <w:rFonts w:ascii="Calibri" w:cs="Calibri" w:eastAsia="Calibri" w:hAnsi="Calibri"/>
                <w:b w:val="0"/>
                <w:sz w:val="22"/>
                <w:szCs w:val="22"/>
                <w:rtl w:val="0"/>
              </w:rPr>
              <w:t xml:space="preserve">Une notification d’acceptation d’instruction sera envoyée au client  </w:t>
            </w:r>
            <w:r w:rsidDel="00000000" w:rsidR="00000000" w:rsidRPr="00000000">
              <w:rPr>
                <w:rtl w:val="0"/>
              </w:rPr>
            </w:r>
          </w:p>
          <w:p w:rsidR="00000000" w:rsidDel="00000000" w:rsidP="00000000" w:rsidRDefault="00000000" w:rsidRPr="00000000">
            <w:pPr>
              <w:numPr>
                <w:ilvl w:val="0"/>
                <w:numId w:val="25"/>
              </w:numPr>
              <w:pBdr/>
              <w:spacing w:after="0" w:before="0" w:line="276" w:lineRule="auto"/>
              <w:ind w:left="438" w:hanging="360"/>
              <w:contextualSpacing w:val="1"/>
              <w:jc w:val="both"/>
              <w:rPr/>
            </w:pPr>
            <w:r w:rsidDel="00000000" w:rsidR="00000000" w:rsidRPr="00000000">
              <w:rPr>
                <w:rFonts w:ascii="Calibri" w:cs="Calibri" w:eastAsia="Calibri" w:hAnsi="Calibri"/>
                <w:b w:val="0"/>
                <w:sz w:val="22"/>
                <w:szCs w:val="22"/>
                <w:rtl w:val="0"/>
              </w:rPr>
              <w:t xml:space="preserve">Les exécutions sur la quantité instruite seront calculées.</w:t>
            </w:r>
            <w:r w:rsidDel="00000000" w:rsidR="00000000" w:rsidRPr="00000000">
              <w:rPr>
                <w:rtl w:val="0"/>
              </w:rPr>
            </w:r>
          </w:p>
        </w:tc>
      </w:tr>
      <w:tr>
        <w:trPr>
          <w:trHeight w:val="980" w:hRule="atLeast"/>
        </w:trPr>
        <w:tc>
          <w:tcPr/>
          <w:p w:rsidR="00000000" w:rsidDel="00000000" w:rsidP="00000000" w:rsidRDefault="00000000" w:rsidRPr="00000000">
            <w:pPr>
              <w:pBdr/>
              <w:contextualSpacing w:val="0"/>
              <w:jc w:val="both"/>
              <w:rPr/>
            </w:pPr>
            <w:r w:rsidDel="00000000" w:rsidR="00000000" w:rsidRPr="00000000">
              <w:rPr>
                <w:rtl w:val="0"/>
              </w:rPr>
              <w:t xml:space="preserve">TRT-063-2</w:t>
            </w:r>
          </w:p>
        </w:tc>
        <w:tc>
          <w:tcPr/>
          <w:p w:rsidR="00000000" w:rsidDel="00000000" w:rsidP="00000000" w:rsidRDefault="00000000" w:rsidRPr="00000000">
            <w:pPr>
              <w:pBdr/>
              <w:contextualSpacing w:val="0"/>
              <w:jc w:val="both"/>
              <w:rPr/>
            </w:pPr>
            <w:r w:rsidDel="00000000" w:rsidR="00000000" w:rsidRPr="00000000">
              <w:rPr>
                <w:rtl w:val="0"/>
              </w:rPr>
              <w:t xml:space="preserve">Si l’instruction ne respecte pas les règles de contrôle des instructions : </w:t>
            </w:r>
          </w:p>
          <w:p w:rsidR="00000000" w:rsidDel="00000000" w:rsidP="00000000" w:rsidRDefault="00000000" w:rsidRPr="00000000">
            <w:pPr>
              <w:numPr>
                <w:ilvl w:val="0"/>
                <w:numId w:val="25"/>
              </w:numPr>
              <w:pBdr/>
              <w:spacing w:after="0" w:before="0" w:line="276" w:lineRule="auto"/>
              <w:ind w:left="438" w:hanging="360"/>
              <w:contextualSpacing w:val="1"/>
              <w:jc w:val="both"/>
              <w:rPr/>
            </w:pPr>
            <w:r w:rsidDel="00000000" w:rsidR="00000000" w:rsidRPr="00000000">
              <w:rPr>
                <w:rFonts w:ascii="Calibri" w:cs="Calibri" w:eastAsia="Calibri" w:hAnsi="Calibri"/>
                <w:b w:val="0"/>
                <w:sz w:val="22"/>
                <w:szCs w:val="22"/>
                <w:rtl w:val="0"/>
              </w:rPr>
              <w:t xml:space="preserve">L’instruction sera rejetée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Une notification de rejet d’instruction sera envoyée au client  avec les raisons de rejet.</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063 = Saisie manuelle d’une instruction par compte client.</w:t>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36ei31r" w:id="103"/>
      <w:bookmarkEnd w:id="103"/>
      <w:r w:rsidDel="00000000" w:rsidR="00000000" w:rsidRPr="00000000">
        <w:rPr>
          <w:rFonts w:ascii="Calibri" w:cs="Calibri" w:eastAsia="Calibri" w:hAnsi="Calibri"/>
          <w:b w:val="1"/>
          <w:sz w:val="26"/>
          <w:szCs w:val="26"/>
          <w:rtl w:val="0"/>
        </w:rPr>
        <w:t xml:space="preserve">Cas d’utilisation &lt;Saisie manuelle d’une instruction par masse&gt;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ljsd9k" w:id="104"/>
      <w:bookmarkEnd w:id="104"/>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numPr>
          <w:ilvl w:val="0"/>
          <w:numId w:val="25"/>
        </w:numPr>
        <w:pBdr/>
        <w:spacing w:after="0" w:before="0" w:line="240" w:lineRule="auto"/>
        <w:ind w:left="1440" w:right="142" w:hanging="360"/>
        <w:contextualSpacing w:val="1"/>
        <w:jc w:val="both"/>
        <w:rPr/>
      </w:pPr>
      <w:r w:rsidDel="00000000" w:rsidR="00000000" w:rsidRPr="00000000">
        <w:rPr>
          <w:rFonts w:ascii="Calibri" w:cs="Calibri" w:eastAsia="Calibri" w:hAnsi="Calibri"/>
          <w:b w:val="0"/>
          <w:sz w:val="22"/>
          <w:szCs w:val="22"/>
          <w:rtl w:val="0"/>
        </w:rPr>
        <w:t xml:space="preserve">Ce cas d’utilisation est dédié à la création massive des instructions client pour une annonce donnée.</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45jfvxd" w:id="105"/>
      <w:bookmarkEnd w:id="105"/>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15"/>
        </w:numPr>
        <w:pBdr/>
        <w:spacing w:after="240" w:before="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Les pré-conditions spécifiques à ce cas d’utilisation fonctionnelle.</w:t>
      </w:r>
      <w:r w:rsidDel="00000000" w:rsidR="00000000" w:rsidRPr="00000000">
        <w:rPr>
          <w:rtl w:val="0"/>
        </w:rPr>
      </w:r>
    </w:p>
    <w:tbl>
      <w:tblPr>
        <w:tblStyle w:val="Table12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PRE-064-1</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Annonce optionnelle créée et complète.</w:t>
            </w:r>
          </w:p>
        </w:tc>
      </w:tr>
      <w:tr>
        <w:tc>
          <w:tcPr/>
          <w:p w:rsidR="00000000" w:rsidDel="00000000" w:rsidP="00000000" w:rsidRDefault="00000000" w:rsidRPr="00000000">
            <w:pPr>
              <w:pBdr/>
              <w:contextualSpacing w:val="0"/>
              <w:jc w:val="both"/>
              <w:rPr/>
            </w:pPr>
            <w:r w:rsidDel="00000000" w:rsidR="00000000" w:rsidRPr="00000000">
              <w:rPr>
                <w:rtl w:val="0"/>
              </w:rPr>
              <w:t xml:space="preserve">PRE-064-2</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Définir dans le référentiel les comptes-titre client sujets à l’instruction.</w:t>
            </w:r>
          </w:p>
        </w:tc>
      </w:tr>
      <w:tr>
        <w:tc>
          <w:tcPr/>
          <w:p w:rsidR="00000000" w:rsidDel="00000000" w:rsidP="00000000" w:rsidRDefault="00000000" w:rsidRPr="00000000">
            <w:pPr>
              <w:pBdr/>
              <w:contextualSpacing w:val="0"/>
              <w:jc w:val="both"/>
              <w:rPr/>
            </w:pPr>
            <w:r w:rsidDel="00000000" w:rsidR="00000000" w:rsidRPr="00000000">
              <w:rPr>
                <w:rtl w:val="0"/>
              </w:rPr>
              <w:t xml:space="preserve">PRE-064-3</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Définir dans le référentiel les comptes-espèces client sujets à l’instruction.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064 = Saisie manuelle d’une instruction par masse</w:t>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koq656" w:id="106"/>
      <w:bookmarkEnd w:id="106"/>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Les post-conditions spécifiques à ce cas d’utilisation fonctionnelle.</w:t>
      </w:r>
      <w:r w:rsidDel="00000000" w:rsidR="00000000" w:rsidRPr="00000000">
        <w:rPr>
          <w:rtl w:val="0"/>
        </w:rPr>
      </w:r>
    </w:p>
    <w:tbl>
      <w:tblPr>
        <w:tblStyle w:val="Table123"/>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POS-064-1</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Clients ayant une position éligible non totalement instruite.</w:t>
            </w:r>
          </w:p>
        </w:tc>
      </w:tr>
      <w:tr>
        <w:tc>
          <w:tcPr/>
          <w:p w:rsidR="00000000" w:rsidDel="00000000" w:rsidP="00000000" w:rsidRDefault="00000000" w:rsidRPr="00000000">
            <w:pPr>
              <w:pBdr/>
              <w:contextualSpacing w:val="0"/>
              <w:jc w:val="both"/>
              <w:rPr/>
            </w:pPr>
            <w:r w:rsidDel="00000000" w:rsidR="00000000" w:rsidRPr="00000000">
              <w:rPr>
                <w:rtl w:val="0"/>
              </w:rPr>
              <w:t xml:space="preserve">POS-064-2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Vérification de</w:t>
            </w:r>
            <w:hyperlink w:anchor="_3l18frh">
              <w:r w:rsidDel="00000000" w:rsidR="00000000" w:rsidRPr="00000000">
                <w:rPr>
                  <w:sz w:val="20"/>
                  <w:szCs w:val="20"/>
                  <w:rtl w:val="0"/>
                </w:rPr>
                <w:t xml:space="preserve">s </w:t>
              </w:r>
            </w:hyperlink>
            <w:hyperlink w:anchor="_3l18frh">
              <w:r w:rsidDel="00000000" w:rsidR="00000000" w:rsidRPr="00000000">
                <w:rPr>
                  <w:color w:val="0000ff"/>
                  <w:sz w:val="20"/>
                  <w:szCs w:val="20"/>
                  <w:u w:val="single"/>
                  <w:rtl w:val="0"/>
                </w:rPr>
                <w:t xml:space="preserve">règles de contrôle des instructions</w:t>
              </w:r>
            </w:hyperlink>
            <w:hyperlink r:id="rId42">
              <w:r w:rsidDel="00000000" w:rsidR="00000000" w:rsidRPr="00000000">
                <w:rPr>
                  <w:color w:val="0000ff"/>
                  <w:sz w:val="20"/>
                  <w:szCs w:val="20"/>
                  <w:u w:val="single"/>
                  <w:rtl w:val="0"/>
                </w:rPr>
                <w:t xml:space="preserve">.</w:t>
              </w:r>
            </w:hyperlink>
            <w:hyperlink r:id="rId43">
              <w:r w:rsidDel="00000000" w:rsidR="00000000" w:rsidRPr="00000000">
                <w:rPr>
                  <w:rtl w:val="0"/>
                </w:rPr>
              </w:r>
            </w:hyperlink>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064 = Saisie manuelle d’une instruction par masse</w:t>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zu0gcz" w:id="107"/>
      <w:bookmarkEnd w:id="107"/>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pBdr/>
        <w:spacing w:before="240" w:line="240" w:lineRule="auto"/>
        <w:ind w:right="142"/>
        <w:contextualSpacing w:val="0"/>
        <w:jc w:val="both"/>
        <w:rPr/>
      </w:pPr>
      <w:r w:rsidDel="00000000" w:rsidR="00000000" w:rsidRPr="00000000">
        <w:rPr>
          <w:rtl w:val="0"/>
        </w:rPr>
        <w:t xml:space="preserve">L’interaction entre l’utilisateur et le système est représentée comme suit :</w:t>
      </w:r>
    </w:p>
    <w:p w:rsidR="00000000" w:rsidDel="00000000" w:rsidP="00000000" w:rsidRDefault="00000000" w:rsidRPr="00000000">
      <w:pPr>
        <w:pBdr/>
        <w:spacing w:line="240" w:lineRule="auto"/>
        <w:ind w:left="2007" w:right="142" w:firstLine="0"/>
        <w:contextualSpacing w:val="0"/>
        <w:rPr/>
      </w:pPr>
      <w:r w:rsidDel="00000000" w:rsidR="00000000" w:rsidRPr="00000000">
        <w:rPr>
          <w:rtl w:val="0"/>
        </w:rPr>
        <w:t xml:space="preserve">.</w:t>
      </w:r>
    </w:p>
    <w:tbl>
      <w:tblPr>
        <w:tblStyle w:val="Table124"/>
        <w:bidiVisual w:val="0"/>
        <w:tblW w:w="9158.0" w:type="dxa"/>
        <w:jc w:val="center"/>
        <w:tblInd w:w="-28.000000000000007"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253"/>
        <w:gridCol w:w="4905"/>
        <w:tblGridChange w:id="0">
          <w:tblGrid>
            <w:gridCol w:w="4253"/>
            <w:gridCol w:w="4905"/>
          </w:tblGrid>
        </w:tblGridChange>
      </w:tblGrid>
      <w:tr>
        <w:tc>
          <w:tcPr>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L’utilisateur</w:t>
            </w:r>
          </w:p>
        </w:tc>
        <w:tc>
          <w:tcPr>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MegaCor</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de la référence de l’annonce avec possibilité de recherche via F2 puis sélection</w:t>
            </w:r>
          </w:p>
        </w:tc>
        <w:tc>
          <w:tcPr/>
          <w:p w:rsidR="00000000" w:rsidDel="00000000" w:rsidP="00000000" w:rsidRDefault="00000000" w:rsidRPr="00000000">
            <w:pPr>
              <w:pBdr/>
              <w:contextualSpacing w:val="0"/>
              <w:rPr>
                <w:rFonts w:ascii="Calibri" w:cs="Calibri" w:eastAsia="Calibri" w:hAnsi="Calibri"/>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de l’option souhaitée</w:t>
            </w:r>
          </w:p>
        </w:tc>
        <w:tc>
          <w:tcPr/>
          <w:p w:rsidR="00000000" w:rsidDel="00000000" w:rsidP="00000000" w:rsidRDefault="00000000" w:rsidRPr="00000000">
            <w:pPr>
              <w:pBdr/>
              <w:contextualSpacing w:val="0"/>
              <w:rPr>
                <w:rFonts w:ascii="Calibri" w:cs="Calibri" w:eastAsia="Calibri" w:hAnsi="Calibri"/>
                <w:sz w:val="20"/>
                <w:szCs w:val="20"/>
              </w:rPr>
            </w:pPr>
            <w:r w:rsidDel="00000000" w:rsidR="00000000" w:rsidRPr="00000000">
              <w:rPr>
                <w:sz w:val="20"/>
                <w:szCs w:val="20"/>
                <w:rtl w:val="0"/>
              </w:rPr>
              <w:t xml:space="preserve">choix parmi une énumération contenant les options disponible sous l’annonce saisie </w:t>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Une fois des données saisie, l’utilisateur doit cliquer sur « chercher » </w:t>
            </w:r>
          </w:p>
        </w:tc>
        <w:tc>
          <w:tcPr/>
          <w:p w:rsidR="00000000" w:rsidDel="00000000" w:rsidP="00000000" w:rsidRDefault="00000000" w:rsidRPr="00000000">
            <w:pPr>
              <w:pBdr/>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système affiche en résultat tous les clients éligible ayant une quantité non encore instruite ou restante dans un tableau où l’utilisateur doit mettre la quantité à instruire par chaque client.</w:t>
            </w:r>
          </w:p>
          <w:p w:rsidR="00000000" w:rsidDel="00000000" w:rsidP="00000000" w:rsidRDefault="00000000" w:rsidRPr="00000000">
            <w:pPr>
              <w:pBdr/>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mode de cotation est pré-rempli.</w:t>
            </w:r>
          </w:p>
          <w:p w:rsidR="00000000" w:rsidDel="00000000" w:rsidP="00000000" w:rsidRDefault="00000000" w:rsidRPr="00000000">
            <w:pPr>
              <w:pBdr/>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quantité à instruire est pré-remplie.</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de la quantité à instruire</w:t>
            </w:r>
          </w:p>
        </w:tc>
        <w:tc>
          <w:tcPr/>
          <w:p w:rsidR="00000000" w:rsidDel="00000000" w:rsidP="00000000" w:rsidRDefault="00000000" w:rsidRPr="00000000">
            <w:pPr>
              <w:pBdr/>
              <w:contextualSpacing w:val="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système affiche par défaut dans le champ « quantité à instruire » la quantité totale non instruite ou restante.</w:t>
            </w:r>
          </w:p>
          <w:p w:rsidR="00000000" w:rsidDel="00000000" w:rsidP="00000000" w:rsidRDefault="00000000" w:rsidRPr="00000000">
            <w:pPr>
              <w:pBdr/>
              <w:contextualSpacing w:val="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Cependant l’utilisateur peut changer la quantité à instruire s’il le souhaite.</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Clique sur « appliquer »</w:t>
            </w:r>
          </w:p>
        </w:tc>
        <w:tc>
          <w:tcPr/>
          <w:p w:rsidR="00000000" w:rsidDel="00000000" w:rsidP="00000000" w:rsidRDefault="00000000" w:rsidRPr="00000000">
            <w:pPr>
              <w:pBdr/>
              <w:contextualSpacing w:val="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3jtnz0s" w:id="108"/>
      <w:bookmarkEnd w:id="108"/>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Les traitements spécifiques à ce cas d’utilisation fonctionnelle :</w:t>
      </w:r>
      <w:r w:rsidDel="00000000" w:rsidR="00000000" w:rsidRPr="00000000">
        <w:rPr>
          <w:rtl w:val="0"/>
        </w:rPr>
      </w:r>
    </w:p>
    <w:tbl>
      <w:tblPr>
        <w:tblStyle w:val="Table12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rPr>
          <w:trHeight w:val="980" w:hRule="atLeast"/>
        </w:trPr>
        <w:tc>
          <w:tcPr/>
          <w:p w:rsidR="00000000" w:rsidDel="00000000" w:rsidP="00000000" w:rsidRDefault="00000000" w:rsidRPr="00000000">
            <w:pPr>
              <w:pBdr/>
              <w:contextualSpacing w:val="0"/>
              <w:jc w:val="both"/>
              <w:rPr/>
            </w:pPr>
            <w:r w:rsidDel="00000000" w:rsidR="00000000" w:rsidRPr="00000000">
              <w:rPr>
                <w:rtl w:val="0"/>
              </w:rPr>
              <w:t xml:space="preserve">TRT-064-1</w:t>
            </w:r>
          </w:p>
        </w:tc>
        <w:tc>
          <w:tcPr/>
          <w:p w:rsidR="00000000" w:rsidDel="00000000" w:rsidP="00000000" w:rsidRDefault="00000000" w:rsidRPr="00000000">
            <w:pPr>
              <w:pBdr/>
              <w:contextualSpacing w:val="0"/>
              <w:jc w:val="both"/>
              <w:rPr/>
            </w:pPr>
            <w:r w:rsidDel="00000000" w:rsidR="00000000" w:rsidRPr="00000000">
              <w:rPr>
                <w:rtl w:val="0"/>
              </w:rPr>
              <w:t xml:space="preserve">Le système verifie toutes les instructions saisie.</w:t>
            </w:r>
          </w:p>
          <w:p w:rsidR="00000000" w:rsidDel="00000000" w:rsidP="00000000" w:rsidRDefault="00000000" w:rsidRPr="00000000">
            <w:pPr>
              <w:pBdr/>
              <w:contextualSpacing w:val="0"/>
              <w:jc w:val="both"/>
              <w:rPr/>
            </w:pPr>
            <w:r w:rsidDel="00000000" w:rsidR="00000000" w:rsidRPr="00000000">
              <w:rPr>
                <w:rtl w:val="0"/>
              </w:rPr>
              <w:t xml:space="preserve">Si l’instruction est valide et respecte les règles de contrôle des instructions : </w:t>
            </w:r>
          </w:p>
          <w:p w:rsidR="00000000" w:rsidDel="00000000" w:rsidP="00000000" w:rsidRDefault="00000000" w:rsidRPr="00000000">
            <w:pPr>
              <w:numPr>
                <w:ilvl w:val="0"/>
                <w:numId w:val="25"/>
              </w:numPr>
              <w:pBdr/>
              <w:spacing w:after="0" w:before="0" w:line="276" w:lineRule="auto"/>
              <w:ind w:left="438" w:hanging="360"/>
              <w:contextualSpacing w:val="1"/>
              <w:jc w:val="both"/>
              <w:rPr/>
            </w:pPr>
            <w:r w:rsidDel="00000000" w:rsidR="00000000" w:rsidRPr="00000000">
              <w:rPr>
                <w:rFonts w:ascii="Calibri" w:cs="Calibri" w:eastAsia="Calibri" w:hAnsi="Calibri"/>
                <w:b w:val="0"/>
                <w:sz w:val="22"/>
                <w:szCs w:val="22"/>
                <w:rtl w:val="0"/>
              </w:rPr>
              <w:t xml:space="preserve">L’instruction sera acceptée et créée dans un statut « créée » </w:t>
            </w:r>
            <w:r w:rsidDel="00000000" w:rsidR="00000000" w:rsidRPr="00000000">
              <w:rPr>
                <w:rtl w:val="0"/>
              </w:rPr>
            </w:r>
          </w:p>
          <w:p w:rsidR="00000000" w:rsidDel="00000000" w:rsidP="00000000" w:rsidRDefault="00000000" w:rsidRPr="00000000">
            <w:pPr>
              <w:numPr>
                <w:ilvl w:val="0"/>
                <w:numId w:val="25"/>
              </w:numPr>
              <w:pBdr/>
              <w:spacing w:after="0" w:before="0" w:line="276" w:lineRule="auto"/>
              <w:ind w:left="438" w:hanging="360"/>
              <w:contextualSpacing w:val="1"/>
              <w:jc w:val="both"/>
              <w:rPr/>
            </w:pPr>
            <w:r w:rsidDel="00000000" w:rsidR="00000000" w:rsidRPr="00000000">
              <w:rPr>
                <w:rFonts w:ascii="Calibri" w:cs="Calibri" w:eastAsia="Calibri" w:hAnsi="Calibri"/>
                <w:b w:val="0"/>
                <w:sz w:val="22"/>
                <w:szCs w:val="22"/>
                <w:rtl w:val="0"/>
              </w:rPr>
              <w:t xml:space="preserve">Une notification d’acceptation d’instruction sera envoyée au client  </w:t>
            </w:r>
            <w:r w:rsidDel="00000000" w:rsidR="00000000" w:rsidRPr="00000000">
              <w:rPr>
                <w:rtl w:val="0"/>
              </w:rPr>
            </w:r>
          </w:p>
          <w:p w:rsidR="00000000" w:rsidDel="00000000" w:rsidP="00000000" w:rsidRDefault="00000000" w:rsidRPr="00000000">
            <w:pPr>
              <w:numPr>
                <w:ilvl w:val="0"/>
                <w:numId w:val="25"/>
              </w:numPr>
              <w:pBdr/>
              <w:spacing w:after="0" w:before="0" w:line="276" w:lineRule="auto"/>
              <w:ind w:left="438" w:hanging="360"/>
              <w:contextualSpacing w:val="1"/>
              <w:jc w:val="both"/>
              <w:rPr/>
            </w:pPr>
            <w:r w:rsidDel="00000000" w:rsidR="00000000" w:rsidRPr="00000000">
              <w:rPr>
                <w:rFonts w:ascii="Calibri" w:cs="Calibri" w:eastAsia="Calibri" w:hAnsi="Calibri"/>
                <w:b w:val="0"/>
                <w:sz w:val="22"/>
                <w:szCs w:val="22"/>
                <w:rtl w:val="0"/>
              </w:rPr>
              <w:t xml:space="preserve">Les exécutions sur la quantité instruite seront calculées.</w:t>
            </w:r>
            <w:r w:rsidDel="00000000" w:rsidR="00000000" w:rsidRPr="00000000">
              <w:rPr>
                <w:rtl w:val="0"/>
              </w:rPr>
            </w:r>
          </w:p>
        </w:tc>
      </w:tr>
      <w:tr>
        <w:trPr>
          <w:trHeight w:val="980" w:hRule="atLeast"/>
        </w:trPr>
        <w:tc>
          <w:tcPr/>
          <w:p w:rsidR="00000000" w:rsidDel="00000000" w:rsidP="00000000" w:rsidRDefault="00000000" w:rsidRPr="00000000">
            <w:pPr>
              <w:pBdr/>
              <w:contextualSpacing w:val="0"/>
              <w:jc w:val="both"/>
              <w:rPr/>
            </w:pPr>
            <w:r w:rsidDel="00000000" w:rsidR="00000000" w:rsidRPr="00000000">
              <w:rPr>
                <w:rtl w:val="0"/>
              </w:rPr>
              <w:t xml:space="preserve">TRT-064-2</w:t>
            </w:r>
          </w:p>
        </w:tc>
        <w:tc>
          <w:tcPr/>
          <w:p w:rsidR="00000000" w:rsidDel="00000000" w:rsidP="00000000" w:rsidRDefault="00000000" w:rsidRPr="00000000">
            <w:pPr>
              <w:pBdr/>
              <w:contextualSpacing w:val="0"/>
              <w:jc w:val="both"/>
              <w:rPr/>
            </w:pPr>
            <w:r w:rsidDel="00000000" w:rsidR="00000000" w:rsidRPr="00000000">
              <w:rPr>
                <w:rtl w:val="0"/>
              </w:rPr>
              <w:t xml:space="preserve">Si l’instruction ne respecte pas les règles de contrôle des instructions : </w:t>
            </w:r>
          </w:p>
          <w:p w:rsidR="00000000" w:rsidDel="00000000" w:rsidP="00000000" w:rsidRDefault="00000000" w:rsidRPr="00000000">
            <w:pPr>
              <w:numPr>
                <w:ilvl w:val="0"/>
                <w:numId w:val="25"/>
              </w:numPr>
              <w:pBdr/>
              <w:spacing w:after="0" w:before="0" w:line="276" w:lineRule="auto"/>
              <w:ind w:left="438" w:hanging="360"/>
              <w:contextualSpacing w:val="1"/>
              <w:jc w:val="both"/>
              <w:rPr/>
            </w:pPr>
            <w:r w:rsidDel="00000000" w:rsidR="00000000" w:rsidRPr="00000000">
              <w:rPr>
                <w:rFonts w:ascii="Calibri" w:cs="Calibri" w:eastAsia="Calibri" w:hAnsi="Calibri"/>
                <w:b w:val="0"/>
                <w:sz w:val="22"/>
                <w:szCs w:val="22"/>
                <w:rtl w:val="0"/>
              </w:rPr>
              <w:t xml:space="preserve">L’instruction sera rejetée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Une notification de rejet d’instruction sera envoyée au client  avec les raisons de rejet.</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064 = Saisie manuelle d’une instruction par masse.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1yyy98l" w:id="109"/>
      <w:bookmarkEnd w:id="109"/>
      <w:r w:rsidDel="00000000" w:rsidR="00000000" w:rsidRPr="00000000">
        <w:rPr>
          <w:rFonts w:ascii="Calibri" w:cs="Calibri" w:eastAsia="Calibri" w:hAnsi="Calibri"/>
          <w:b w:val="1"/>
          <w:sz w:val="26"/>
          <w:szCs w:val="26"/>
          <w:rtl w:val="0"/>
        </w:rPr>
        <w:t xml:space="preserve">Cas d’utilisation &lt;Saisie manuelle d’un paiement Marché  &gt;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4iylrwe" w:id="110"/>
      <w:bookmarkEnd w:id="110"/>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numPr>
          <w:ilvl w:val="0"/>
          <w:numId w:val="25"/>
        </w:numPr>
        <w:pBdr/>
        <w:spacing w:after="0" w:before="0" w:line="240" w:lineRule="auto"/>
        <w:ind w:left="1440" w:right="142" w:hanging="360"/>
        <w:contextualSpacing w:val="1"/>
        <w:jc w:val="both"/>
        <w:rPr/>
      </w:pPr>
      <w:r w:rsidDel="00000000" w:rsidR="00000000" w:rsidRPr="00000000">
        <w:rPr>
          <w:rFonts w:ascii="Calibri" w:cs="Calibri" w:eastAsia="Calibri" w:hAnsi="Calibri"/>
          <w:b w:val="0"/>
          <w:sz w:val="22"/>
          <w:szCs w:val="22"/>
          <w:rtl w:val="0"/>
        </w:rPr>
        <w:t xml:space="preserve">Ce cas d’utilisation est dédié à la création manuelle d’un paiement Marché  titre et/ou espèce.</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y3w247" w:id="111"/>
      <w:bookmarkEnd w:id="111"/>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15"/>
        </w:numPr>
        <w:pBdr/>
        <w:spacing w:after="240" w:before="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Les pré-conditions spécifiques à ce cas d’utilisation fonctionnelle.</w:t>
      </w:r>
      <w:r w:rsidDel="00000000" w:rsidR="00000000" w:rsidRPr="00000000">
        <w:rPr>
          <w:rtl w:val="0"/>
        </w:rPr>
      </w:r>
    </w:p>
    <w:tbl>
      <w:tblPr>
        <w:tblStyle w:val="Table12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PRE-065-1</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Annonce créée et complète.</w:t>
            </w:r>
          </w:p>
        </w:tc>
      </w:tr>
      <w:tr>
        <w:tc>
          <w:tcPr/>
          <w:p w:rsidR="00000000" w:rsidDel="00000000" w:rsidP="00000000" w:rsidRDefault="00000000" w:rsidRPr="00000000">
            <w:pPr>
              <w:pBdr/>
              <w:contextualSpacing w:val="0"/>
              <w:jc w:val="both"/>
              <w:rPr/>
            </w:pPr>
            <w:r w:rsidDel="00000000" w:rsidR="00000000" w:rsidRPr="00000000">
              <w:rPr>
                <w:rtl w:val="0"/>
              </w:rPr>
              <w:t xml:space="preserve">PRE-065-2</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Définir dans le référentiel les comptes-titre Nostro sujets au paiement.</w:t>
            </w:r>
          </w:p>
        </w:tc>
      </w:tr>
      <w:tr>
        <w:tc>
          <w:tcPr/>
          <w:p w:rsidR="00000000" w:rsidDel="00000000" w:rsidP="00000000" w:rsidRDefault="00000000" w:rsidRPr="00000000">
            <w:pPr>
              <w:pBdr/>
              <w:contextualSpacing w:val="0"/>
              <w:jc w:val="both"/>
              <w:rPr/>
            </w:pPr>
            <w:r w:rsidDel="00000000" w:rsidR="00000000" w:rsidRPr="00000000">
              <w:rPr>
                <w:rtl w:val="0"/>
              </w:rPr>
              <w:t xml:space="preserve">PRE-065-3</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Définir dans le référentiel les comptes-espèces Nostro sujets au paiement.</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065 = Saisie manuelle d’un paiement Marché.</w:t>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d96cc0" w:id="112"/>
      <w:bookmarkEnd w:id="112"/>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Les post-conditions spécifiques à ce cas d’utilisation fonctionnelle.</w:t>
      </w:r>
      <w:r w:rsidDel="00000000" w:rsidR="00000000" w:rsidRPr="00000000">
        <w:rPr>
          <w:rtl w:val="0"/>
        </w:rPr>
      </w:r>
    </w:p>
    <w:tbl>
      <w:tblPr>
        <w:tblStyle w:val="Table12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POS-065-1</w:t>
            </w:r>
          </w:p>
        </w:tc>
        <w:tc>
          <w:tcPr/>
          <w:p w:rsidR="00000000" w:rsidDel="00000000" w:rsidP="00000000" w:rsidRDefault="00000000" w:rsidRPr="00000000">
            <w:pPr>
              <w:pBdr/>
              <w:contextualSpacing w:val="0"/>
              <w:rPr>
                <w:sz w:val="20"/>
                <w:szCs w:val="20"/>
              </w:rPr>
            </w:pPr>
            <w:r w:rsidDel="00000000" w:rsidR="00000000" w:rsidRPr="00000000">
              <w:rPr>
                <w:rtl w:val="0"/>
              </w:rPr>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065 = Saisie manuelle du paiement Marché.</w:t>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3x8tuzt" w:id="113"/>
      <w:bookmarkEnd w:id="113"/>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pBdr/>
        <w:spacing w:before="240" w:line="240" w:lineRule="auto"/>
        <w:ind w:right="142"/>
        <w:contextualSpacing w:val="0"/>
        <w:jc w:val="both"/>
        <w:rPr/>
      </w:pPr>
      <w:r w:rsidDel="00000000" w:rsidR="00000000" w:rsidRPr="00000000">
        <w:rPr>
          <w:rtl w:val="0"/>
        </w:rPr>
        <w:t xml:space="preserve">L’interaction entre l’utilisateur et le système est représentée comme suit :</w:t>
      </w:r>
    </w:p>
    <w:p w:rsidR="00000000" w:rsidDel="00000000" w:rsidP="00000000" w:rsidRDefault="00000000" w:rsidRPr="00000000">
      <w:pPr>
        <w:pBdr/>
        <w:spacing w:line="240" w:lineRule="auto"/>
        <w:ind w:left="2007" w:right="142" w:firstLine="0"/>
        <w:contextualSpacing w:val="0"/>
        <w:rPr/>
      </w:pPr>
      <w:r w:rsidDel="00000000" w:rsidR="00000000" w:rsidRPr="00000000">
        <w:rPr>
          <w:rtl w:val="0"/>
        </w:rPr>
      </w:r>
    </w:p>
    <w:tbl>
      <w:tblPr>
        <w:tblStyle w:val="Table12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340"/>
        <w:gridCol w:w="4905"/>
        <w:tblGridChange w:id="0">
          <w:tblGrid>
            <w:gridCol w:w="4340"/>
            <w:gridCol w:w="4905"/>
          </w:tblGrid>
        </w:tblGridChange>
      </w:tblGrid>
      <w:tr>
        <w:tc>
          <w:tcPr>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L’utilisateur</w:t>
            </w:r>
          </w:p>
        </w:tc>
        <w:tc>
          <w:tcPr>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MegaCor</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de la référence de l’annonce avec possibilité de recherche via F2 puis sélection</w:t>
            </w:r>
          </w:p>
        </w:tc>
        <w:tc>
          <w:tcPr/>
          <w:p w:rsidR="00000000" w:rsidDel="00000000" w:rsidP="00000000" w:rsidRDefault="00000000" w:rsidRPr="00000000">
            <w:pPr>
              <w:pBdr/>
              <w:contextualSpacing w:val="0"/>
              <w:rPr>
                <w:rFonts w:ascii="Calibri" w:cs="Calibri" w:eastAsia="Calibri" w:hAnsi="Calibri"/>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de l’option concernée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choix parmi une énumération contenant les options disponible sous l’annonce saisie </w:t>
            </w:r>
          </w:p>
          <w:p w:rsidR="00000000" w:rsidDel="00000000" w:rsidP="00000000" w:rsidRDefault="00000000" w:rsidRPr="00000000">
            <w:pPr>
              <w:pBdr/>
              <w:contextualSpacing w:val="0"/>
              <w:jc w:val="both"/>
              <w:rPr>
                <w:rFonts w:ascii="Calibri" w:cs="Calibri" w:eastAsia="Calibri" w:hAnsi="Calibri"/>
                <w:sz w:val="20"/>
                <w:szCs w:val="20"/>
              </w:rPr>
            </w:pPr>
            <w:r w:rsidDel="00000000" w:rsidR="00000000" w:rsidRPr="00000000">
              <w:rPr>
                <w:sz w:val="20"/>
                <w:szCs w:val="20"/>
                <w:rtl w:val="0"/>
              </w:rPr>
              <w:t xml:space="preserve">s’il s’agit d’une annonce obligatoire avec une seule option, l’option sera déduite et affichée lorsque la référence de l’annonce est renseignée.</w:t>
            </w:r>
            <w:r w:rsidDel="00000000" w:rsidR="00000000" w:rsidRPr="00000000">
              <w:rPr>
                <w:rtl w:val="0"/>
              </w:rPr>
            </w:r>
          </w:p>
        </w:tc>
      </w:tr>
      <w:t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Saisie du compte titre Nostro avec possibilité  de recherche via F2 puis sélection</w:t>
            </w:r>
          </w:p>
        </w:tc>
        <w:tc>
          <w:tcPr/>
          <w:p w:rsidR="00000000" w:rsidDel="00000000" w:rsidP="00000000" w:rsidRDefault="00000000" w:rsidRPr="00000000">
            <w:pPr>
              <w:pBdr/>
              <w:contextualSpacing w:val="0"/>
              <w:rPr>
                <w:rFonts w:ascii="Calibri" w:cs="Calibri" w:eastAsia="Calibri" w:hAnsi="Calibri"/>
                <w:sz w:val="18"/>
                <w:szCs w:val="18"/>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Cliquer sur l’onglet paiement titre pour saisir les données du paiement titre </w:t>
            </w:r>
          </w:p>
        </w:tc>
        <w:tc>
          <w:tcPr/>
          <w:p w:rsidR="00000000" w:rsidDel="00000000" w:rsidP="00000000" w:rsidRDefault="00000000" w:rsidRPr="00000000">
            <w:pPr>
              <w:pBdr/>
              <w:contextualSpacing w:val="0"/>
              <w:rPr>
                <w:rFonts w:ascii="Calibri" w:cs="Calibri" w:eastAsia="Calibri" w:hAnsi="Calibri"/>
                <w:i w:val="1"/>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de la quantité payé / perçu</w:t>
            </w:r>
          </w:p>
        </w:tc>
        <w:tc>
          <w:tcPr/>
          <w:p w:rsidR="00000000" w:rsidDel="00000000" w:rsidP="00000000" w:rsidRDefault="00000000" w:rsidRPr="00000000">
            <w:pPr>
              <w:pBdr/>
              <w:contextualSpacing w:val="0"/>
              <w:rPr>
                <w:rFonts w:ascii="Calibri" w:cs="Calibri" w:eastAsia="Calibri" w:hAnsi="Calibri"/>
                <w:i w:val="1"/>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du type de quantité : choix parmi une énumération : UNIT / FAMT</w:t>
            </w:r>
          </w:p>
        </w:tc>
        <w:tc>
          <w:tcPr/>
          <w:p w:rsidR="00000000" w:rsidDel="00000000" w:rsidP="00000000" w:rsidRDefault="00000000" w:rsidRPr="00000000">
            <w:pPr>
              <w:pBdr/>
              <w:contextualSpacing w:val="0"/>
              <w:rPr>
                <w:rFonts w:ascii="Calibri" w:cs="Calibri" w:eastAsia="Calibri" w:hAnsi="Calibri"/>
                <w:i w:val="1"/>
                <w:sz w:val="20"/>
                <w:szCs w:val="20"/>
              </w:rPr>
            </w:pP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de la date de paiement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pPr>
              <w:pBdr/>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Possibilité de saisir manuellement une date ou de sélectionner une date du calendrier</w:t>
            </w:r>
          </w:p>
        </w:tc>
      </w:tr>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Cliquer sur l’onglet paiement espèces pour saisir les données du paiement espèces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pPr>
              <w:pBdr/>
              <w:contextualSpacing w:val="0"/>
              <w:rPr>
                <w:rFonts w:ascii="Calibri" w:cs="Calibri" w:eastAsia="Calibri" w:hAnsi="Calibri"/>
                <w:i w:val="1"/>
                <w:sz w:val="20"/>
                <w:szCs w:val="20"/>
              </w:rPr>
            </w:pP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du montant brut payé / perçu</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pPr>
              <w:pBdr/>
              <w:contextualSpacing w:val="0"/>
              <w:rPr>
                <w:rFonts w:ascii="Calibri" w:cs="Calibri" w:eastAsia="Calibri" w:hAnsi="Calibri"/>
                <w:i w:val="1"/>
                <w:sz w:val="20"/>
                <w:szCs w:val="20"/>
              </w:rPr>
            </w:pP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du montant Net payé / perçu</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pPr>
              <w:pBdr/>
              <w:contextualSpacing w:val="0"/>
              <w:rPr>
                <w:rFonts w:ascii="Calibri" w:cs="Calibri" w:eastAsia="Calibri" w:hAnsi="Calibri"/>
                <w:i w:val="1"/>
                <w:sz w:val="20"/>
                <w:szCs w:val="20"/>
              </w:rPr>
            </w:pP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de la devise avec possibilité  de recherche via F2 puis sélection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pPr>
              <w:pBdr/>
              <w:contextualSpacing w:val="0"/>
              <w:rPr>
                <w:rFonts w:ascii="Calibri" w:cs="Calibri" w:eastAsia="Calibri" w:hAnsi="Calibri"/>
                <w:i w:val="1"/>
                <w:sz w:val="20"/>
                <w:szCs w:val="20"/>
              </w:rPr>
            </w:pP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de la date de paiement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pPr>
              <w:pBdr/>
              <w:contextualSpacing w:val="0"/>
              <w:rPr>
                <w:rFonts w:ascii="Calibri" w:cs="Calibri" w:eastAsia="Calibri" w:hAnsi="Calibri"/>
                <w:i w:val="1"/>
                <w:sz w:val="20"/>
                <w:szCs w:val="20"/>
              </w:rPr>
            </w:pPr>
            <w:r w:rsidDel="00000000" w:rsidR="00000000" w:rsidRPr="00000000">
              <w:rPr>
                <w:rFonts w:ascii="Calibri" w:cs="Calibri" w:eastAsia="Calibri" w:hAnsi="Calibri"/>
                <w:sz w:val="20"/>
                <w:szCs w:val="20"/>
                <w:rtl w:val="0"/>
              </w:rPr>
              <w:t xml:space="preserve">Possibilité de saisir manuellement une date ou de sélectionner une date du calendrier</w:t>
            </w: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ce457m" w:id="114"/>
      <w:bookmarkEnd w:id="114"/>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Les traitements spécifiques à ce cas d’utilisation fonctionnelle :</w:t>
      </w:r>
      <w:r w:rsidDel="00000000" w:rsidR="00000000" w:rsidRPr="00000000">
        <w:rPr>
          <w:rtl w:val="0"/>
        </w:rPr>
      </w:r>
    </w:p>
    <w:tbl>
      <w:tblPr>
        <w:tblStyle w:val="Table12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rPr>
          <w:trHeight w:val="980" w:hRule="atLeast"/>
        </w:trPr>
        <w:tc>
          <w:tcPr/>
          <w:p w:rsidR="00000000" w:rsidDel="00000000" w:rsidP="00000000" w:rsidRDefault="00000000" w:rsidRPr="00000000">
            <w:pPr>
              <w:pBdr/>
              <w:contextualSpacing w:val="0"/>
              <w:jc w:val="both"/>
              <w:rPr/>
            </w:pPr>
            <w:r w:rsidDel="00000000" w:rsidR="00000000" w:rsidRPr="00000000">
              <w:rPr>
                <w:rtl w:val="0"/>
              </w:rPr>
              <w:t xml:space="preserve">TRT-065-1</w:t>
            </w:r>
          </w:p>
        </w:tc>
        <w:tc>
          <w:tcPr/>
          <w:p w:rsidR="00000000" w:rsidDel="00000000" w:rsidP="00000000" w:rsidRDefault="00000000" w:rsidRPr="00000000">
            <w:pPr>
              <w:pBdr/>
              <w:contextualSpacing w:val="0"/>
              <w:jc w:val="both"/>
              <w:rPr/>
            </w:pPr>
            <w:r w:rsidDel="00000000" w:rsidR="00000000" w:rsidRPr="00000000">
              <w:rPr>
                <w:rtl w:val="0"/>
              </w:rPr>
              <w:t xml:space="preserve">Une fois que l’utilisateur a fini la saisie, il doit cliquer sur « sauvegarder »</w:t>
            </w:r>
          </w:p>
          <w:p w:rsidR="00000000" w:rsidDel="00000000" w:rsidP="00000000" w:rsidRDefault="00000000" w:rsidRPr="00000000">
            <w:pPr>
              <w:pBdr/>
              <w:contextualSpacing w:val="0"/>
              <w:jc w:val="both"/>
              <w:rPr/>
            </w:pPr>
            <w:r w:rsidDel="00000000" w:rsidR="00000000" w:rsidRPr="00000000">
              <w:rPr>
                <w:rtl w:val="0"/>
              </w:rPr>
              <w:t xml:space="preserve">Le paiement Marché  sera créé et le processus de Réconciliation titre et/ou espèces sera déclenché.</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065 = Saisie manuelle du paiement Marché.</w:t>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0"/>
          <w:numId w:val="16"/>
        </w:numPr>
        <w:pBdr/>
        <w:spacing w:after="0" w:before="480" w:line="240" w:lineRule="auto"/>
        <w:ind w:left="432" w:hanging="432"/>
        <w:rPr/>
      </w:pPr>
      <w:bookmarkStart w:colFirst="0" w:colLast="0" w:name="_rjefff" w:id="115"/>
      <w:bookmarkEnd w:id="115"/>
      <w:r w:rsidDel="00000000" w:rsidR="00000000" w:rsidRPr="00000000">
        <w:rPr>
          <w:rFonts w:ascii="Calibri" w:cs="Calibri" w:eastAsia="Calibri" w:hAnsi="Calibri"/>
          <w:b w:val="1"/>
          <w:smallCaps w:val="1"/>
          <w:sz w:val="32"/>
          <w:szCs w:val="32"/>
          <w:rtl w:val="0"/>
        </w:rPr>
        <w:t xml:space="preserve">Description des écrans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3bj1y38" w:id="116"/>
      <w:bookmarkEnd w:id="116"/>
      <w:r w:rsidDel="00000000" w:rsidR="00000000" w:rsidRPr="00000000">
        <w:rPr>
          <w:rFonts w:ascii="Calibri" w:cs="Calibri" w:eastAsia="Calibri" w:hAnsi="Calibri"/>
          <w:b w:val="1"/>
          <w:sz w:val="26"/>
          <w:szCs w:val="26"/>
          <w:rtl w:val="0"/>
        </w:rPr>
        <w:t xml:space="preserve">Description de l’écran &lt;Création manuelle d’une OST obligatoire sans choix&gt;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qoc8b1" w:id="117"/>
      <w:bookmarkEnd w:id="117"/>
      <w:r w:rsidDel="00000000" w:rsidR="00000000" w:rsidRPr="00000000">
        <w:rPr>
          <w:rFonts w:ascii="Calibri" w:cs="Calibri" w:eastAsia="Calibri" w:hAnsi="Calibri"/>
          <w:b w:val="1"/>
          <w:sz w:val="24"/>
          <w:szCs w:val="24"/>
          <w:rtl w:val="0"/>
        </w:rPr>
        <w:t xml:space="preserve">Maquette de l’écran &lt;Création manuelle d’une annonce de distribution de dividende obligatoire&gt;</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center"/>
        <w:rPr>
          <w:i w:val="1"/>
        </w:rPr>
      </w:pPr>
      <w:r w:rsidDel="00000000" w:rsidR="00000000" w:rsidRPr="00000000">
        <w:drawing>
          <wp:inline distB="0" distT="0" distL="0" distR="0">
            <wp:extent cx="5753100" cy="2581275"/>
            <wp:effectExtent b="0" l="0" r="0" t="0"/>
            <wp:docPr id="52" name="image118.png"/>
            <a:graphic>
              <a:graphicData uri="http://schemas.openxmlformats.org/drawingml/2006/picture">
                <pic:pic>
                  <pic:nvPicPr>
                    <pic:cNvPr id="0" name="image118.png"/>
                    <pic:cNvPicPr preferRelativeResize="0"/>
                  </pic:nvPicPr>
                  <pic:blipFill>
                    <a:blip r:embed="rId44"/>
                    <a:srcRect b="0" l="0" r="0" t="0"/>
                    <a:stretch>
                      <a:fillRect/>
                    </a:stretch>
                  </pic:blipFill>
                  <pic:spPr>
                    <a:xfrm>
                      <a:off x="0" y="0"/>
                      <a:ext cx="5753100" cy="258127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b w:val="1"/>
          <w:color w:val="ff0000"/>
          <w:rtl w:val="0"/>
        </w:rPr>
        <w:t xml:space="preserve">N.B. :</w:t>
      </w:r>
      <w:r w:rsidDel="00000000" w:rsidR="00000000" w:rsidRPr="00000000">
        <w:rPr>
          <w:rtl w:val="0"/>
        </w:rPr>
        <w:t xml:space="preserve"> L’écran est imprimé à titre d’information, les données mentionnées sont pour illustration, l’écran peut changer lors du cycle de développement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4anzqyu" w:id="118"/>
      <w:bookmarkEnd w:id="118"/>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Identifier, lister et spécifier  les champs présents dans l’écran.</w:t>
      </w:r>
      <w:r w:rsidDel="00000000" w:rsidR="00000000" w:rsidRPr="00000000">
        <w:rPr>
          <w:rtl w:val="0"/>
        </w:rPr>
      </w:r>
    </w:p>
    <w:tbl>
      <w:tblPr>
        <w:tblStyle w:val="Table130"/>
        <w:bidiVisual w:val="0"/>
        <w:tblW w:w="9608.0" w:type="dxa"/>
        <w:jc w:val="left"/>
        <w:tblInd w:w="-1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60"/>
        <w:gridCol w:w="1559"/>
        <w:gridCol w:w="1559"/>
        <w:gridCol w:w="1701"/>
        <w:gridCol w:w="993"/>
        <w:gridCol w:w="2236"/>
        <w:tblGridChange w:id="0">
          <w:tblGrid>
            <w:gridCol w:w="1560"/>
            <w:gridCol w:w="1559"/>
            <w:gridCol w:w="1559"/>
            <w:gridCol w:w="1701"/>
            <w:gridCol w:w="993"/>
            <w:gridCol w:w="2236"/>
          </w:tblGrid>
        </w:tblGridChange>
      </w:tblGrid>
      <w:tr>
        <w:trPr>
          <w:trHeight w:val="620" w:hRule="atLeast"/>
        </w:trP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Source d’information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Source d’information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Source d’information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Sources d’information définies dans le référentiel</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 référence Marché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20C CORP</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16</w:t>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Officielle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Officielle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Complète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Complète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Type d’OST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Sans choix</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Avec choix</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Volontaire</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Nom 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Nom 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 de la liste des  OST configurées</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DVCA/Cash Dividend</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Titre exécuté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Action </w:t>
            </w:r>
          </w:p>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OPCVM</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Description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Description du titre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 </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date d’enregistrement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d’enregistrement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détachement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détachement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dividende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dividende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Dividendes réguliers</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Dividendes spéciaux</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Dividendes finals</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Dividendes intérims</w:t>
            </w:r>
          </w:p>
        </w:tc>
      </w:tr>
      <w:t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Type d’impact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Sens de l’impact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Crédit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Débit</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Prix</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Prix</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Montant</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mode de cotation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Mode de cotation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Montant /pourcentage</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Devise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Devise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Devise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Les devises définies dans le référentiel.</w:t>
            </w:r>
          </w:p>
        </w:tc>
      </w:tr>
      <w:tr>
        <w:tc>
          <w:tcPr>
            <w:gridSpan w:val="6"/>
          </w:tcPr>
          <w:p w:rsidR="00000000" w:rsidDel="00000000" w:rsidP="00000000" w:rsidRDefault="00000000" w:rsidRPr="00000000">
            <w:pPr>
              <w:pBdr/>
              <w:contextualSpacing w:val="0"/>
              <w:jc w:val="both"/>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Commentaires</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Commentaire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Texte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bl>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pta16n" w:id="119"/>
      <w:bookmarkEnd w:id="119"/>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pPr>
      <w:r w:rsidDel="00000000" w:rsidR="00000000" w:rsidRPr="00000000">
        <w:rPr>
          <w:rFonts w:ascii="Calibri" w:cs="Calibri" w:eastAsia="Calibri" w:hAnsi="Calibri"/>
          <w:b w:val="0"/>
          <w:sz w:val="22"/>
          <w:szCs w:val="22"/>
          <w:rtl w:val="0"/>
        </w:rPr>
        <w:t xml:space="preserve">Le comportement de l’écran est décrit dans la section 6.1.4</w:t>
      </w: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14ykbeg" w:id="120"/>
      <w:bookmarkEnd w:id="120"/>
      <w:r w:rsidDel="00000000" w:rsidR="00000000" w:rsidRPr="00000000">
        <w:rPr>
          <w:rFonts w:ascii="Calibri" w:cs="Calibri" w:eastAsia="Calibri" w:hAnsi="Calibri"/>
          <w:b w:val="1"/>
          <w:sz w:val="26"/>
          <w:szCs w:val="26"/>
          <w:rtl w:val="0"/>
        </w:rPr>
        <w:t xml:space="preserve">Description de l’écran &lt;Création manuelle d’une OST obligatoire avec choix&gt;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3oy7u29" w:id="121"/>
      <w:bookmarkEnd w:id="121"/>
      <w:r w:rsidDel="00000000" w:rsidR="00000000" w:rsidRPr="00000000">
        <w:rPr>
          <w:rFonts w:ascii="Calibri" w:cs="Calibri" w:eastAsia="Calibri" w:hAnsi="Calibri"/>
          <w:b w:val="1"/>
          <w:sz w:val="24"/>
          <w:szCs w:val="24"/>
          <w:rtl w:val="0"/>
        </w:rPr>
        <w:t xml:space="preserve">Maquette de l’écran &lt;Création manuelle d’une annonce de distribution de dividende obligatoire avec choix&gt;</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53100" cy="2495550"/>
            <wp:effectExtent b="0" l="0" r="0" t="0"/>
            <wp:docPr id="53" name="image119.png"/>
            <a:graphic>
              <a:graphicData uri="http://schemas.openxmlformats.org/drawingml/2006/picture">
                <pic:pic>
                  <pic:nvPicPr>
                    <pic:cNvPr id="0" name="image119.png"/>
                    <pic:cNvPicPr preferRelativeResize="0"/>
                  </pic:nvPicPr>
                  <pic:blipFill>
                    <a:blip r:embed="rId45"/>
                    <a:srcRect b="0" l="0" r="0" t="0"/>
                    <a:stretch>
                      <a:fillRect/>
                    </a:stretch>
                  </pic:blipFill>
                  <pic:spPr>
                    <a:xfrm>
                      <a:off x="0" y="0"/>
                      <a:ext cx="5753100" cy="249555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rPr>
          <w:b w:val="1"/>
          <w:rtl w:val="0"/>
        </w:rPr>
        <w:t xml:space="preserve">Option Espèce : </w:t>
      </w:r>
    </w:p>
    <w:p w:rsidR="00000000" w:rsidDel="00000000" w:rsidP="00000000" w:rsidRDefault="00000000" w:rsidRPr="00000000">
      <w:pPr>
        <w:pBdr/>
        <w:contextualSpacing w:val="0"/>
        <w:rPr/>
      </w:pPr>
      <w:r w:rsidDel="00000000" w:rsidR="00000000" w:rsidRPr="00000000">
        <w:drawing>
          <wp:inline distB="0" distT="0" distL="0" distR="0">
            <wp:extent cx="5753100" cy="2047875"/>
            <wp:effectExtent b="0" l="0" r="0" t="0"/>
            <wp:docPr id="55" name="image121.png"/>
            <a:graphic>
              <a:graphicData uri="http://schemas.openxmlformats.org/drawingml/2006/picture">
                <pic:pic>
                  <pic:nvPicPr>
                    <pic:cNvPr id="0" name="image121.png"/>
                    <pic:cNvPicPr preferRelativeResize="0"/>
                  </pic:nvPicPr>
                  <pic:blipFill>
                    <a:blip r:embed="rId46"/>
                    <a:srcRect b="0" l="0" r="0" t="0"/>
                    <a:stretch>
                      <a:fillRect/>
                    </a:stretch>
                  </pic:blipFill>
                  <pic:spPr>
                    <a:xfrm>
                      <a:off x="0" y="0"/>
                      <a:ext cx="5753100" cy="204787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rPr>
          <w:b w:val="1"/>
          <w:rtl w:val="0"/>
        </w:rPr>
        <w:t xml:space="preserve">Option titre :</w:t>
      </w:r>
    </w:p>
    <w:p w:rsidR="00000000" w:rsidDel="00000000" w:rsidP="00000000" w:rsidRDefault="00000000" w:rsidRPr="00000000">
      <w:pPr>
        <w:pBdr/>
        <w:contextualSpacing w:val="0"/>
        <w:jc w:val="center"/>
        <w:rPr>
          <w:i w:val="1"/>
        </w:rPr>
      </w:pPr>
      <w:r w:rsidDel="00000000" w:rsidR="00000000" w:rsidRPr="00000000">
        <w:drawing>
          <wp:inline distB="0" distT="0" distL="0" distR="0">
            <wp:extent cx="5762625" cy="2124075"/>
            <wp:effectExtent b="0" l="0" r="0" t="0"/>
            <wp:docPr id="56" name="image122.png"/>
            <a:graphic>
              <a:graphicData uri="http://schemas.openxmlformats.org/drawingml/2006/picture">
                <pic:pic>
                  <pic:nvPicPr>
                    <pic:cNvPr id="0" name="image122.png"/>
                    <pic:cNvPicPr preferRelativeResize="0"/>
                  </pic:nvPicPr>
                  <pic:blipFill>
                    <a:blip r:embed="rId47"/>
                    <a:srcRect b="0" l="0" r="0" t="0"/>
                    <a:stretch>
                      <a:fillRect/>
                    </a:stretch>
                  </pic:blipFill>
                  <pic:spPr>
                    <a:xfrm>
                      <a:off x="0" y="0"/>
                      <a:ext cx="5762625" cy="212407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rPr>
          <w:b w:val="1"/>
          <w:rtl w:val="0"/>
        </w:rPr>
        <w:t xml:space="preserve">Option CASE :</w:t>
      </w:r>
    </w:p>
    <w:p w:rsidR="00000000" w:rsidDel="00000000" w:rsidP="00000000" w:rsidRDefault="00000000" w:rsidRPr="00000000">
      <w:pPr>
        <w:pBdr/>
        <w:contextualSpacing w:val="0"/>
        <w:rPr>
          <w:b w:val="1"/>
        </w:rPr>
      </w:pPr>
      <w:r w:rsidDel="00000000" w:rsidR="00000000" w:rsidRPr="00000000">
        <w:drawing>
          <wp:inline distB="0" distT="0" distL="0" distR="0">
            <wp:extent cx="5753100" cy="2952750"/>
            <wp:effectExtent b="0" l="0" r="0" t="0"/>
            <wp:docPr id="57" name="image123.png"/>
            <a:graphic>
              <a:graphicData uri="http://schemas.openxmlformats.org/drawingml/2006/picture">
                <pic:pic>
                  <pic:nvPicPr>
                    <pic:cNvPr id="0" name="image123.png"/>
                    <pic:cNvPicPr preferRelativeResize="0"/>
                  </pic:nvPicPr>
                  <pic:blipFill>
                    <a:blip r:embed="rId48"/>
                    <a:srcRect b="0" l="0" r="0" t="0"/>
                    <a:stretch>
                      <a:fillRect/>
                    </a:stretch>
                  </pic:blipFill>
                  <pic:spPr>
                    <a:xfrm>
                      <a:off x="0" y="0"/>
                      <a:ext cx="5753100" cy="295275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jc w:val="center"/>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b w:val="1"/>
          <w:color w:val="ff0000"/>
          <w:rtl w:val="0"/>
        </w:rPr>
        <w:t xml:space="preserve">N.B. :</w:t>
      </w:r>
      <w:r w:rsidDel="00000000" w:rsidR="00000000" w:rsidRPr="00000000">
        <w:rPr>
          <w:rtl w:val="0"/>
        </w:rPr>
        <w:t xml:space="preserve"> Les écrans sont imprimés à titre d’information, les données mentionnées sont pour illustration, Les écrans peuvent changer lors du cycle de développement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43i4a2" w:id="122"/>
      <w:bookmarkEnd w:id="122"/>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Identifier, lister et spécifier  les champs présents dans l’écran.</w:t>
      </w:r>
      <w:r w:rsidDel="00000000" w:rsidR="00000000" w:rsidRPr="00000000">
        <w:rPr>
          <w:rtl w:val="0"/>
        </w:rPr>
      </w:r>
    </w:p>
    <w:tbl>
      <w:tblPr>
        <w:tblStyle w:val="Table131"/>
        <w:bidiVisual w:val="0"/>
        <w:tblW w:w="9608.0" w:type="dxa"/>
        <w:jc w:val="left"/>
        <w:tblInd w:w="-1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60"/>
        <w:gridCol w:w="1559"/>
        <w:gridCol w:w="1559"/>
        <w:gridCol w:w="1701"/>
        <w:gridCol w:w="851"/>
        <w:gridCol w:w="2378"/>
        <w:tblGridChange w:id="0">
          <w:tblGrid>
            <w:gridCol w:w="1560"/>
            <w:gridCol w:w="1559"/>
            <w:gridCol w:w="1559"/>
            <w:gridCol w:w="1701"/>
            <w:gridCol w:w="851"/>
            <w:gridCol w:w="2378"/>
          </w:tblGrid>
        </w:tblGridChange>
      </w:tblGrid>
      <w:tr>
        <w:trPr>
          <w:trHeight w:val="620" w:hRule="atLeast"/>
        </w:trP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Source d’information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Source d’information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Source d’information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Sources d’information définies dans le référentiel</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 référence Marché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20C CORP</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16</w:t>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Officielle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Officielle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Complète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Complète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Type d’OST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Sans choix</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Avec choix</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Volontaire</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Nom 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Nom 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 de la liste des  OST configurées</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DVOP/Dividende optionnel</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Titre exécuté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Action </w:t>
            </w:r>
          </w:p>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OPCVM</w:t>
            </w:r>
          </w:p>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droit</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titres définis dans le référentiel.</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Description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Description du titre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 </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date d’enregistrement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d’enregistrement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détachement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détachement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dividende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dividende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Dividendes réguliers</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Dividendes spéciaux</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Dividendes finals</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Dividendes intérims</w:t>
            </w:r>
          </w:p>
        </w:tc>
      </w:tr>
      <w:tr>
        <w:tc>
          <w:tcPr>
            <w:gridSpan w:val="6"/>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Cliquer sur l’option Espèce</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Date limite client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dépositaire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pPr>
            <w:r w:rsidDel="00000000" w:rsidR="00000000" w:rsidRPr="00000000">
              <w:rPr>
                <w:sz w:val="20"/>
                <w:szCs w:val="20"/>
                <w:rtl w:val="0"/>
              </w:rPr>
              <w:t xml:space="preserve">Date d’ouverture d’opération</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sz w:val="20"/>
                <w:szCs w:val="20"/>
                <w:rtl w:val="0"/>
              </w:rPr>
              <w:t xml:space="preserve">Date d’ouverture d’opération</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pPr>
            <w:r w:rsidDel="00000000" w:rsidR="00000000" w:rsidRPr="00000000">
              <w:rPr>
                <w:sz w:val="20"/>
                <w:szCs w:val="20"/>
                <w:rtl w:val="0"/>
              </w:rPr>
              <w:t xml:space="preserve">Date de clôture d’opération</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sz w:val="20"/>
                <w:szCs w:val="20"/>
                <w:rtl w:val="0"/>
              </w:rPr>
              <w:t xml:space="preserve">Date de clôture d’opération</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Par défaut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 par défaut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faux</w:t>
            </w:r>
          </w:p>
        </w:tc>
      </w:tr>
      <w:tr>
        <w:tc>
          <w:tcPr>
            <w:gridSpan w:val="6"/>
          </w:tcPr>
          <w:p w:rsidR="00000000" w:rsidDel="00000000" w:rsidP="00000000" w:rsidRDefault="00000000" w:rsidRPr="00000000">
            <w:pPr>
              <w:pBdr/>
              <w:contextualSpacing w:val="0"/>
              <w:rPr>
                <w:b w:val="1"/>
                <w:sz w:val="20"/>
                <w:szCs w:val="20"/>
                <w:u w:val="single"/>
              </w:rPr>
            </w:pPr>
            <w:r w:rsidDel="00000000" w:rsidR="00000000" w:rsidRPr="00000000">
              <w:rPr>
                <w:b w:val="1"/>
                <w:sz w:val="20"/>
                <w:szCs w:val="20"/>
                <w:u w:val="single"/>
                <w:rtl w:val="0"/>
              </w:rPr>
              <w:t xml:space="preserve">Mouvement Espèce : </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Type d’impact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Sens de l’impact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Crédit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Débit</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Prix</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Prix</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Montant</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mode de cotation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Mode de cotation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Montant /pourcentage</w:t>
            </w:r>
          </w:p>
        </w:tc>
      </w:tr>
      <w:t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Devise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Devise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Devise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Les devises définies dans le référentiel.</w:t>
            </w:r>
          </w:p>
        </w:tc>
      </w:tr>
      <w:tr>
        <w:tc>
          <w:tcPr>
            <w:gridSpan w:val="6"/>
          </w:tcPr>
          <w:p w:rsidR="00000000" w:rsidDel="00000000" w:rsidP="00000000" w:rsidRDefault="00000000" w:rsidRPr="00000000">
            <w:pPr>
              <w:pBdr/>
              <w:contextualSpacing w:val="0"/>
              <w:jc w:val="both"/>
              <w:rPr>
                <w:b w:val="1"/>
                <w:sz w:val="20"/>
                <w:szCs w:val="20"/>
                <w:u w:val="single"/>
              </w:rPr>
            </w:pPr>
            <w:r w:rsidDel="00000000" w:rsidR="00000000" w:rsidRPr="00000000">
              <w:rPr>
                <w:b w:val="1"/>
                <w:sz w:val="20"/>
                <w:szCs w:val="20"/>
                <w:u w:val="single"/>
                <w:rtl w:val="0"/>
              </w:rPr>
              <w:t xml:space="preserve">Sortie de droit</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Type d’impact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Sens de l’impact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Crédit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Débit</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droit</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gridSpan w:val="6"/>
          </w:tcPr>
          <w:p w:rsidR="00000000" w:rsidDel="00000000" w:rsidP="00000000" w:rsidRDefault="00000000" w:rsidRPr="00000000">
            <w:pPr>
              <w:pBdr/>
              <w:contextualSpacing w:val="0"/>
              <w:jc w:val="both"/>
              <w:rPr>
                <w:sz w:val="20"/>
                <w:szCs w:val="20"/>
              </w:rPr>
            </w:pPr>
            <w:r w:rsidDel="00000000" w:rsidR="00000000" w:rsidRPr="00000000">
              <w:rPr>
                <w:b w:val="1"/>
                <w:sz w:val="20"/>
                <w:szCs w:val="20"/>
                <w:rtl w:val="0"/>
              </w:rPr>
              <w:t xml:space="preserve">Cliquer sur l’option Titre </w:t>
            </w: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Date limite client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dépositaire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pPr>
            <w:r w:rsidDel="00000000" w:rsidR="00000000" w:rsidRPr="00000000">
              <w:rPr>
                <w:sz w:val="20"/>
                <w:szCs w:val="20"/>
                <w:rtl w:val="0"/>
              </w:rPr>
              <w:t xml:space="preserve">Date d’ouverture d’opération</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sz w:val="20"/>
                <w:szCs w:val="20"/>
                <w:rtl w:val="0"/>
              </w:rPr>
              <w:t xml:space="preserve">Date d’ouverture d’opération</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pPr>
            <w:r w:rsidDel="00000000" w:rsidR="00000000" w:rsidRPr="00000000">
              <w:rPr>
                <w:sz w:val="20"/>
                <w:szCs w:val="20"/>
                <w:rtl w:val="0"/>
              </w:rPr>
              <w:t xml:space="preserve">Date de clôture d’opération</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sz w:val="20"/>
                <w:szCs w:val="20"/>
                <w:rtl w:val="0"/>
              </w:rPr>
              <w:t xml:space="preserve">Date de clôture d’opération</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Par défaut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 par défaut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Prix de réinvestissement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Prix de réinvestissement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chiffre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Ratio</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ratio</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Arrondissement exécuté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Arrondissement exécuté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Inférieur</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Supérieur</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Actuel</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Au plus proche</w:t>
            </w:r>
          </w:p>
        </w:tc>
      </w:tr>
      <w:tr>
        <w:tc>
          <w:tcPr>
            <w:gridSpan w:val="6"/>
          </w:tcPr>
          <w:p w:rsidR="00000000" w:rsidDel="00000000" w:rsidP="00000000" w:rsidRDefault="00000000" w:rsidRPr="00000000">
            <w:pPr>
              <w:pBdr/>
              <w:contextualSpacing w:val="0"/>
              <w:rPr>
                <w:sz w:val="20"/>
                <w:szCs w:val="20"/>
              </w:rPr>
            </w:pPr>
            <w:r w:rsidDel="00000000" w:rsidR="00000000" w:rsidRPr="00000000">
              <w:rPr>
                <w:b w:val="1"/>
                <w:sz w:val="20"/>
                <w:szCs w:val="20"/>
                <w:u w:val="single"/>
                <w:rtl w:val="0"/>
              </w:rPr>
              <w:t xml:space="preserve">Sortie de droit</w:t>
            </w: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Type d’impact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Sens de l’impact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Crédit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Débit</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droit</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gridSpan w:val="6"/>
          </w:tcPr>
          <w:p w:rsidR="00000000" w:rsidDel="00000000" w:rsidP="00000000" w:rsidRDefault="00000000" w:rsidRPr="00000000">
            <w:pPr>
              <w:pBdr/>
              <w:contextualSpacing w:val="0"/>
              <w:rPr>
                <w:b w:val="1"/>
                <w:sz w:val="20"/>
                <w:szCs w:val="20"/>
                <w:u w:val="single"/>
              </w:rPr>
            </w:pPr>
            <w:r w:rsidDel="00000000" w:rsidR="00000000" w:rsidRPr="00000000">
              <w:rPr>
                <w:b w:val="1"/>
                <w:sz w:val="20"/>
                <w:szCs w:val="20"/>
                <w:u w:val="single"/>
                <w:rtl w:val="0"/>
              </w:rPr>
              <w:t xml:space="preserve">Entrée de titre</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Type d’impact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Sens de l’impact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Crédit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Débit</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Action </w:t>
            </w:r>
          </w:p>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OPCVM</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Mouvement fraction espèce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Mouvement fraction espèce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Mouvement fraction espèce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gridSpan w:val="6"/>
          </w:tcPr>
          <w:p w:rsidR="00000000" w:rsidDel="00000000" w:rsidP="00000000" w:rsidRDefault="00000000" w:rsidRPr="00000000">
            <w:pPr>
              <w:pBdr/>
              <w:contextualSpacing w:val="0"/>
              <w:rPr>
                <w:sz w:val="20"/>
                <w:szCs w:val="20"/>
              </w:rPr>
            </w:pPr>
            <w:r w:rsidDel="00000000" w:rsidR="00000000" w:rsidRPr="00000000">
              <w:rPr>
                <w:b w:val="1"/>
                <w:sz w:val="20"/>
                <w:szCs w:val="20"/>
                <w:rtl w:val="0"/>
              </w:rPr>
              <w:t xml:space="preserve">Cliquer sur l’option CASE </w:t>
            </w: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Date limite client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dépositaire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pPr>
            <w:r w:rsidDel="00000000" w:rsidR="00000000" w:rsidRPr="00000000">
              <w:rPr>
                <w:sz w:val="20"/>
                <w:szCs w:val="20"/>
                <w:rtl w:val="0"/>
              </w:rPr>
              <w:t xml:space="preserve">Date d’ouverture d’opération</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sz w:val="20"/>
                <w:szCs w:val="20"/>
                <w:rtl w:val="0"/>
              </w:rPr>
              <w:t xml:space="preserve">Date d’ouverture d’opération</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pPr>
            <w:r w:rsidDel="00000000" w:rsidR="00000000" w:rsidRPr="00000000">
              <w:rPr>
                <w:sz w:val="20"/>
                <w:szCs w:val="20"/>
                <w:rtl w:val="0"/>
              </w:rPr>
              <w:t xml:space="preserve">Date de clôture d’opération</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sz w:val="20"/>
                <w:szCs w:val="20"/>
                <w:rtl w:val="0"/>
              </w:rPr>
              <w:t xml:space="preserve">Date de clôture d’opération</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Par défaut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 par défaut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Parité de sortie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Parité de sortie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chiffre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Arrondissement exécuté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Arrondissement exécuté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Inférieur</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Supérieur</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Actuel</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Au plus proche</w:t>
            </w:r>
          </w:p>
        </w:tc>
      </w:tr>
      <w:tr>
        <w:tc>
          <w:tcPr>
            <w:gridSpan w:val="6"/>
          </w:tcPr>
          <w:p w:rsidR="00000000" w:rsidDel="00000000" w:rsidP="00000000" w:rsidRDefault="00000000" w:rsidRPr="00000000">
            <w:pPr>
              <w:pBdr/>
              <w:contextualSpacing w:val="0"/>
              <w:jc w:val="both"/>
              <w:rPr>
                <w:sz w:val="20"/>
                <w:szCs w:val="20"/>
              </w:rPr>
            </w:pPr>
            <w:r w:rsidDel="00000000" w:rsidR="00000000" w:rsidRPr="00000000">
              <w:rPr>
                <w:b w:val="1"/>
                <w:sz w:val="20"/>
                <w:szCs w:val="20"/>
                <w:u w:val="single"/>
                <w:rtl w:val="0"/>
              </w:rPr>
              <w:t xml:space="preserve">Sortie de droit</w:t>
            </w: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Type d’impact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Sens de l’impact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Crédit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Débit</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droit</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gridSpan w:val="6"/>
          </w:tcPr>
          <w:p w:rsidR="00000000" w:rsidDel="00000000" w:rsidP="00000000" w:rsidRDefault="00000000" w:rsidRPr="00000000">
            <w:pPr>
              <w:pBdr/>
              <w:contextualSpacing w:val="0"/>
              <w:rPr>
                <w:sz w:val="20"/>
                <w:szCs w:val="20"/>
              </w:rPr>
            </w:pPr>
            <w:r w:rsidDel="00000000" w:rsidR="00000000" w:rsidRPr="00000000">
              <w:rPr>
                <w:b w:val="1"/>
                <w:sz w:val="20"/>
                <w:szCs w:val="20"/>
                <w:u w:val="single"/>
                <w:rtl w:val="0"/>
              </w:rPr>
              <w:t xml:space="preserve">Entrée de titre</w:t>
            </w: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Type d’impact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Sens de l’impact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Crédit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Débit</w:t>
            </w:r>
          </w:p>
        </w:tc>
      </w:tr>
      <w:tr>
        <w:trPr>
          <w:trHeight w:val="340" w:hRule="atLeast"/>
        </w:trP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Action </w:t>
            </w:r>
          </w:p>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OPCVM</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rPr>
          <w:trHeight w:val="180" w:hRule="atLeast"/>
        </w:trP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Parité d’entrée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Parité d’entrée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chiffre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Mouvement fraction espèce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Mouvement fraction espèce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Mouvement fraction espèce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gridSpan w:val="6"/>
          </w:tcPr>
          <w:p w:rsidR="00000000" w:rsidDel="00000000" w:rsidP="00000000" w:rsidRDefault="00000000" w:rsidRPr="00000000">
            <w:pPr>
              <w:pBdr/>
              <w:contextualSpacing w:val="0"/>
              <w:rPr>
                <w:sz w:val="20"/>
                <w:szCs w:val="20"/>
              </w:rPr>
            </w:pPr>
            <w:r w:rsidDel="00000000" w:rsidR="00000000" w:rsidRPr="00000000">
              <w:rPr>
                <w:b w:val="1"/>
                <w:sz w:val="20"/>
                <w:szCs w:val="20"/>
                <w:u w:val="single"/>
                <w:rtl w:val="0"/>
              </w:rPr>
              <w:t xml:space="preserve">Mouvement Espèce : </w:t>
            </w: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Type d’impact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Sens de l’impact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Crédit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Débit</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Prix</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Prix</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Montant</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mode de cotation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Mode de cotation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Montant /pourcentage</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Devise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Devise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Devise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Les devises définies dans le référentiel.</w:t>
            </w:r>
          </w:p>
        </w:tc>
      </w:tr>
      <w:tr>
        <w:tc>
          <w:tcPr>
            <w:gridSpan w:val="6"/>
          </w:tcPr>
          <w:p w:rsidR="00000000" w:rsidDel="00000000" w:rsidP="00000000" w:rsidRDefault="00000000" w:rsidRPr="00000000">
            <w:pPr>
              <w:pBdr/>
              <w:contextualSpacing w:val="0"/>
              <w:jc w:val="both"/>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Commentaires</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Commentaire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Texte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bl>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j8sehv" w:id="123"/>
      <w:bookmarkEnd w:id="123"/>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comportement de l’écran est décrit dans la section 6.1.4</w:t>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338fx5o" w:id="124"/>
      <w:bookmarkEnd w:id="124"/>
      <w:r w:rsidDel="00000000" w:rsidR="00000000" w:rsidRPr="00000000">
        <w:rPr>
          <w:rFonts w:ascii="Calibri" w:cs="Calibri" w:eastAsia="Calibri" w:hAnsi="Calibri"/>
          <w:b w:val="1"/>
          <w:sz w:val="26"/>
          <w:szCs w:val="26"/>
          <w:rtl w:val="0"/>
        </w:rPr>
        <w:t xml:space="preserve">Description de l’écran &lt;Création manuelle d’une OST Volontaire&gt;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idq7dh" w:id="125"/>
      <w:bookmarkEnd w:id="125"/>
      <w:r w:rsidDel="00000000" w:rsidR="00000000" w:rsidRPr="00000000">
        <w:rPr>
          <w:rFonts w:ascii="Calibri" w:cs="Calibri" w:eastAsia="Calibri" w:hAnsi="Calibri"/>
          <w:b w:val="1"/>
          <w:sz w:val="24"/>
          <w:szCs w:val="24"/>
          <w:rtl w:val="0"/>
        </w:rPr>
        <w:t xml:space="preserve">Maquette de l’écran &lt;Création manuelle d’une annonce d’offre publique d’achat initié par l’émetteur&gt;</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53735" cy="2130425"/>
            <wp:effectExtent b="0" l="0" r="0" t="0"/>
            <wp:docPr id="58" name="image124.png"/>
            <a:graphic>
              <a:graphicData uri="http://schemas.openxmlformats.org/drawingml/2006/picture">
                <pic:pic>
                  <pic:nvPicPr>
                    <pic:cNvPr id="0" name="image124.png"/>
                    <pic:cNvPicPr preferRelativeResize="0"/>
                  </pic:nvPicPr>
                  <pic:blipFill>
                    <a:blip r:embed="rId49"/>
                    <a:srcRect b="0" l="0" r="0" t="0"/>
                    <a:stretch>
                      <a:fillRect/>
                    </a:stretch>
                  </pic:blipFill>
                  <pic:spPr>
                    <a:xfrm>
                      <a:off x="0" y="0"/>
                      <a:ext cx="5753735" cy="213042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rPr>
          <w:b w:val="1"/>
          <w:rtl w:val="0"/>
        </w:rPr>
        <w:t xml:space="preserve">Option Rachat Espèce : </w:t>
      </w:r>
    </w:p>
    <w:p w:rsidR="00000000" w:rsidDel="00000000" w:rsidP="00000000" w:rsidRDefault="00000000" w:rsidRPr="00000000">
      <w:pPr>
        <w:pBdr/>
        <w:contextualSpacing w:val="0"/>
        <w:rPr/>
      </w:pPr>
      <w:r w:rsidDel="00000000" w:rsidR="00000000" w:rsidRPr="00000000">
        <w:drawing>
          <wp:inline distB="0" distT="0" distL="0" distR="0">
            <wp:extent cx="5762625" cy="2035810"/>
            <wp:effectExtent b="0" l="0" r="0" t="0"/>
            <wp:docPr id="59" name="image125.png"/>
            <a:graphic>
              <a:graphicData uri="http://schemas.openxmlformats.org/drawingml/2006/picture">
                <pic:pic>
                  <pic:nvPicPr>
                    <pic:cNvPr id="0" name="image125.png"/>
                    <pic:cNvPicPr preferRelativeResize="0"/>
                  </pic:nvPicPr>
                  <pic:blipFill>
                    <a:blip r:embed="rId50"/>
                    <a:srcRect b="0" l="0" r="0" t="0"/>
                    <a:stretch>
                      <a:fillRect/>
                    </a:stretch>
                  </pic:blipFill>
                  <pic:spPr>
                    <a:xfrm>
                      <a:off x="0" y="0"/>
                      <a:ext cx="5762625" cy="203581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rPr>
          <w:b w:val="1"/>
          <w:rtl w:val="0"/>
        </w:rPr>
        <w:t xml:space="preserve">Option No Action :</w:t>
      </w:r>
    </w:p>
    <w:p w:rsidR="00000000" w:rsidDel="00000000" w:rsidP="00000000" w:rsidRDefault="00000000" w:rsidRPr="00000000">
      <w:pPr>
        <w:pBdr/>
        <w:contextualSpacing w:val="0"/>
        <w:jc w:val="center"/>
        <w:rPr>
          <w:i w:val="1"/>
        </w:rPr>
      </w:pPr>
      <w:r w:rsidDel="00000000" w:rsidR="00000000" w:rsidRPr="00000000">
        <w:drawing>
          <wp:inline distB="0" distT="0" distL="0" distR="0">
            <wp:extent cx="5753735" cy="810895"/>
            <wp:effectExtent b="0" l="0" r="0" t="0"/>
            <wp:docPr id="60" name="image126.png"/>
            <a:graphic>
              <a:graphicData uri="http://schemas.openxmlformats.org/drawingml/2006/picture">
                <pic:pic>
                  <pic:nvPicPr>
                    <pic:cNvPr id="0" name="image126.png"/>
                    <pic:cNvPicPr preferRelativeResize="0"/>
                  </pic:nvPicPr>
                  <pic:blipFill>
                    <a:blip r:embed="rId51"/>
                    <a:srcRect b="0" l="0" r="0" t="0"/>
                    <a:stretch>
                      <a:fillRect/>
                    </a:stretch>
                  </pic:blipFill>
                  <pic:spPr>
                    <a:xfrm>
                      <a:off x="0" y="0"/>
                      <a:ext cx="5753735" cy="81089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b w:val="1"/>
          <w:color w:val="ff0000"/>
          <w:rtl w:val="0"/>
        </w:rPr>
        <w:t xml:space="preserve">N.B. :</w:t>
      </w:r>
      <w:r w:rsidDel="00000000" w:rsidR="00000000" w:rsidRPr="00000000">
        <w:rPr>
          <w:rtl w:val="0"/>
        </w:rPr>
        <w:t xml:space="preserve"> Les écrans sont imprimés à titre d’information, les données mentionnées sont pour illustration, Les écrans peuvent changer lors du cycle de développement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42ddq1a" w:id="126"/>
      <w:bookmarkEnd w:id="126"/>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Identifier, lister et spécifier  les champs présents dans l’écran.</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tbl>
      <w:tblPr>
        <w:tblStyle w:val="Table132"/>
        <w:bidiVisual w:val="0"/>
        <w:tblW w:w="9608.0" w:type="dxa"/>
        <w:jc w:val="left"/>
        <w:tblInd w:w="-1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60"/>
        <w:gridCol w:w="1559"/>
        <w:gridCol w:w="1559"/>
        <w:gridCol w:w="1701"/>
        <w:gridCol w:w="993"/>
        <w:gridCol w:w="2236"/>
        <w:tblGridChange w:id="0">
          <w:tblGrid>
            <w:gridCol w:w="1560"/>
            <w:gridCol w:w="1559"/>
            <w:gridCol w:w="1559"/>
            <w:gridCol w:w="1701"/>
            <w:gridCol w:w="993"/>
            <w:gridCol w:w="2236"/>
          </w:tblGrid>
        </w:tblGridChange>
      </w:tblGrid>
      <w:tr>
        <w:trPr>
          <w:trHeight w:val="620" w:hRule="atLeast"/>
        </w:trP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Source d’information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Source d’information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Source d’information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Sources d’information définies dans le référentiel</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 référence Marché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20C CORP</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16</w:t>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Officielle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Officielle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Complète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Complète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Type d’OST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Sans choix</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Avec choix</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Volontaire</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Nom 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Nom 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 de la liste des  OST configurées</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BISD</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Titre exécuté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Action </w:t>
            </w:r>
          </w:p>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OPCVM</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titres définis dans le référentiel.</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Description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Description du titre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 </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date d’enregistrement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d’enregistrement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détachement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détachement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gridSpan w:val="6"/>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Cliquer sur l’option Rachat Espèce</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Date limite client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dépositaire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pPr>
            <w:r w:rsidDel="00000000" w:rsidR="00000000" w:rsidRPr="00000000">
              <w:rPr>
                <w:sz w:val="20"/>
                <w:szCs w:val="20"/>
                <w:rtl w:val="0"/>
              </w:rPr>
              <w:t xml:space="preserve">Date d’ouverture d’opération</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sz w:val="20"/>
                <w:szCs w:val="20"/>
                <w:rtl w:val="0"/>
              </w:rPr>
              <w:t xml:space="preserve">Date d’ouverture d’opération</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pPr>
            <w:r w:rsidDel="00000000" w:rsidR="00000000" w:rsidRPr="00000000">
              <w:rPr>
                <w:sz w:val="20"/>
                <w:szCs w:val="20"/>
                <w:rtl w:val="0"/>
              </w:rPr>
              <w:t xml:space="preserve">Date de clôture d’opération</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sz w:val="20"/>
                <w:szCs w:val="20"/>
                <w:rtl w:val="0"/>
              </w:rPr>
              <w:t xml:space="preserve">Date de clôture d’opération</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Par défaut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 par défaut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Processus individuel d’instruction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Processus individuel d’instruction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gridSpan w:val="6"/>
          </w:tcPr>
          <w:p w:rsidR="00000000" w:rsidDel="00000000" w:rsidP="00000000" w:rsidRDefault="00000000" w:rsidRPr="00000000">
            <w:pPr>
              <w:pBdr/>
              <w:contextualSpacing w:val="0"/>
              <w:rPr>
                <w:b w:val="1"/>
                <w:sz w:val="20"/>
                <w:szCs w:val="20"/>
                <w:u w:val="single"/>
              </w:rPr>
            </w:pPr>
            <w:r w:rsidDel="00000000" w:rsidR="00000000" w:rsidRPr="00000000">
              <w:rPr>
                <w:b w:val="1"/>
                <w:sz w:val="20"/>
                <w:szCs w:val="20"/>
                <w:u w:val="single"/>
                <w:rtl w:val="0"/>
              </w:rPr>
              <w:t xml:space="preserve">Mouvement Espèce : </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Type d’impact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Sens de l’impact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Crédit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Débit</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Prix</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Prix</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Montant</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mode de cotation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Mode de cotation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Montant /pourcentage</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Devise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Devise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Devise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Les devises définies dans le référentiel.</w:t>
            </w:r>
          </w:p>
        </w:tc>
      </w:tr>
      <w:tr>
        <w:tc>
          <w:tcPr>
            <w:gridSpan w:val="6"/>
          </w:tcPr>
          <w:p w:rsidR="00000000" w:rsidDel="00000000" w:rsidP="00000000" w:rsidRDefault="00000000" w:rsidRPr="00000000">
            <w:pPr>
              <w:pBdr/>
              <w:contextualSpacing w:val="0"/>
              <w:jc w:val="both"/>
              <w:rPr>
                <w:b w:val="1"/>
                <w:sz w:val="20"/>
                <w:szCs w:val="20"/>
                <w:u w:val="single"/>
              </w:rPr>
            </w:pPr>
            <w:r w:rsidDel="00000000" w:rsidR="00000000" w:rsidRPr="00000000">
              <w:rPr>
                <w:b w:val="1"/>
                <w:sz w:val="20"/>
                <w:szCs w:val="20"/>
                <w:u w:val="single"/>
                <w:rtl w:val="0"/>
              </w:rPr>
              <w:t xml:space="preserve">Sortie de titre</w:t>
            </w:r>
          </w:p>
        </w:tc>
      </w:tr>
      <w:t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Type d’impact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Sens de l’impact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Crédit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Débit</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gridSpan w:val="6"/>
          </w:tcPr>
          <w:p w:rsidR="00000000" w:rsidDel="00000000" w:rsidP="00000000" w:rsidRDefault="00000000" w:rsidRPr="00000000">
            <w:pPr>
              <w:pBdr/>
              <w:contextualSpacing w:val="0"/>
              <w:jc w:val="both"/>
              <w:rPr>
                <w:sz w:val="20"/>
                <w:szCs w:val="20"/>
              </w:rPr>
            </w:pPr>
            <w:r w:rsidDel="00000000" w:rsidR="00000000" w:rsidRPr="00000000">
              <w:rPr>
                <w:b w:val="1"/>
                <w:sz w:val="20"/>
                <w:szCs w:val="20"/>
                <w:rtl w:val="0"/>
              </w:rPr>
              <w:t xml:space="preserve">Cliquer sur l’option No Action </w:t>
            </w: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Date limite client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dépositaire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pPr>
            <w:r w:rsidDel="00000000" w:rsidR="00000000" w:rsidRPr="00000000">
              <w:rPr>
                <w:sz w:val="20"/>
                <w:szCs w:val="20"/>
                <w:rtl w:val="0"/>
              </w:rPr>
              <w:t xml:space="preserve">Date d’ouverture d’opération</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sz w:val="20"/>
                <w:szCs w:val="20"/>
                <w:rtl w:val="0"/>
              </w:rPr>
              <w:t xml:space="preserve">Date d’ouverture d’opération</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pPr>
            <w:r w:rsidDel="00000000" w:rsidR="00000000" w:rsidRPr="00000000">
              <w:rPr>
                <w:sz w:val="20"/>
                <w:szCs w:val="20"/>
                <w:rtl w:val="0"/>
              </w:rPr>
              <w:t xml:space="preserve">Date de clôture d’opération</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sz w:val="20"/>
                <w:szCs w:val="20"/>
                <w:rtl w:val="0"/>
              </w:rPr>
              <w:t xml:space="preserve">Date de clôture d’opération</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Par défaut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 par défaut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gridSpan w:val="6"/>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Commentaires</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Commentaire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Texte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bl>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hio093" w:id="127"/>
      <w:bookmarkEnd w:id="127"/>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comportement de l’écran est décrit dans la section 6.1.4</w:t>
      </w:r>
    </w:p>
    <w:p w:rsidR="00000000" w:rsidDel="00000000" w:rsidP="00000000" w:rsidRDefault="00000000" w:rsidRPr="00000000">
      <w:pPr>
        <w:pBdr/>
        <w:spacing w:after="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wnyagw" w:id="128"/>
      <w:bookmarkEnd w:id="128"/>
      <w:r w:rsidDel="00000000" w:rsidR="00000000" w:rsidRPr="00000000">
        <w:rPr>
          <w:rFonts w:ascii="Calibri" w:cs="Calibri" w:eastAsia="Calibri" w:hAnsi="Calibri"/>
          <w:b w:val="1"/>
          <w:sz w:val="26"/>
          <w:szCs w:val="26"/>
          <w:rtl w:val="0"/>
        </w:rPr>
        <w:t xml:space="preserve">Description de l’écran &lt;Création manuelle d’une OST d’assemblée &gt;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3gnlt4p" w:id="129"/>
      <w:bookmarkEnd w:id="129"/>
      <w:r w:rsidDel="00000000" w:rsidR="00000000" w:rsidRPr="00000000">
        <w:rPr>
          <w:rFonts w:ascii="Calibri" w:cs="Calibri" w:eastAsia="Calibri" w:hAnsi="Calibri"/>
          <w:b w:val="1"/>
          <w:sz w:val="24"/>
          <w:szCs w:val="24"/>
          <w:rtl w:val="0"/>
        </w:rPr>
        <w:t xml:space="preserve">Maquette de l’écran &lt;Création manuelle d’une annonce d’assemblée ordinaire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62625" cy="2724150"/>
            <wp:effectExtent b="0" l="0" r="0" t="0"/>
            <wp:docPr id="61" name="image127.png"/>
            <a:graphic>
              <a:graphicData uri="http://schemas.openxmlformats.org/drawingml/2006/picture">
                <pic:pic>
                  <pic:nvPicPr>
                    <pic:cNvPr id="0" name="image127.png"/>
                    <pic:cNvPicPr preferRelativeResize="0"/>
                  </pic:nvPicPr>
                  <pic:blipFill>
                    <a:blip r:embed="rId52"/>
                    <a:srcRect b="0" l="0" r="0" t="0"/>
                    <a:stretch>
                      <a:fillRect/>
                    </a:stretch>
                  </pic:blipFill>
                  <pic:spPr>
                    <a:xfrm>
                      <a:off x="0" y="0"/>
                      <a:ext cx="5762625" cy="272415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rPr>
          <w:b w:val="1"/>
          <w:rtl w:val="0"/>
        </w:rPr>
        <w:t xml:space="preserve">Les Options : s’abstenir, consent refusé, consent accepté, vote contre direction, vote avec direction et split ont les mêmes caractéristiques.</w:t>
      </w:r>
    </w:p>
    <w:p w:rsidR="00000000" w:rsidDel="00000000" w:rsidP="00000000" w:rsidRDefault="00000000" w:rsidRPr="00000000">
      <w:pPr>
        <w:pBdr/>
        <w:contextualSpacing w:val="0"/>
        <w:rPr>
          <w:b w:val="1"/>
        </w:rPr>
      </w:pP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drawing>
          <wp:inline distB="0" distT="0" distL="0" distR="0">
            <wp:extent cx="5753100" cy="1270000"/>
            <wp:effectExtent b="0" l="0" r="0" t="0"/>
            <wp:docPr id="62" name="image128.png"/>
            <a:graphic>
              <a:graphicData uri="http://schemas.openxmlformats.org/drawingml/2006/picture">
                <pic:pic>
                  <pic:nvPicPr>
                    <pic:cNvPr id="0" name="image128.png"/>
                    <pic:cNvPicPr preferRelativeResize="0"/>
                  </pic:nvPicPr>
                  <pic:blipFill>
                    <a:blip r:embed="rId53"/>
                    <a:srcRect b="0" l="0" r="0" t="0"/>
                    <a:stretch>
                      <a:fillRect/>
                    </a:stretch>
                  </pic:blipFill>
                  <pic:spPr>
                    <a:xfrm>
                      <a:off x="0" y="0"/>
                      <a:ext cx="5753100" cy="127000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rPr>
          <w:b w:val="1"/>
          <w:rtl w:val="0"/>
        </w:rPr>
        <w:t xml:space="preserve">Option No Action :</w:t>
      </w:r>
    </w:p>
    <w:p w:rsidR="00000000" w:rsidDel="00000000" w:rsidP="00000000" w:rsidRDefault="00000000" w:rsidRPr="00000000">
      <w:pPr>
        <w:pBdr/>
        <w:contextualSpacing w:val="0"/>
        <w:jc w:val="center"/>
        <w:rPr>
          <w:i w:val="1"/>
        </w:rPr>
      </w:pPr>
      <w:r w:rsidDel="00000000" w:rsidR="00000000" w:rsidRPr="00000000">
        <w:drawing>
          <wp:inline distB="0" distT="0" distL="0" distR="0">
            <wp:extent cx="5753735" cy="655320"/>
            <wp:effectExtent b="0" l="0" r="0" t="0"/>
            <wp:docPr id="33" name="image96.png"/>
            <a:graphic>
              <a:graphicData uri="http://schemas.openxmlformats.org/drawingml/2006/picture">
                <pic:pic>
                  <pic:nvPicPr>
                    <pic:cNvPr id="0" name="image96.png"/>
                    <pic:cNvPicPr preferRelativeResize="0"/>
                  </pic:nvPicPr>
                  <pic:blipFill>
                    <a:blip r:embed="rId54"/>
                    <a:srcRect b="0" l="0" r="0" t="0"/>
                    <a:stretch>
                      <a:fillRect/>
                    </a:stretch>
                  </pic:blipFill>
                  <pic:spPr>
                    <a:xfrm>
                      <a:off x="0" y="0"/>
                      <a:ext cx="5753735" cy="65532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b w:val="1"/>
          <w:color w:val="ff0000"/>
          <w:rtl w:val="0"/>
        </w:rPr>
        <w:t xml:space="preserve">N.B. :</w:t>
      </w:r>
      <w:r w:rsidDel="00000000" w:rsidR="00000000" w:rsidRPr="00000000">
        <w:rPr>
          <w:rtl w:val="0"/>
        </w:rPr>
        <w:t xml:space="preserve"> Les écrans sont imprimés à titre d’information, les données mentionnées sont pour illustration, Les écrans peuvent changer lors du cycle de développement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vsw3ci" w:id="130"/>
      <w:bookmarkEnd w:id="130"/>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Identifier, lister et spécifier  les champs présents dans l’écran.</w:t>
      </w:r>
      <w:r w:rsidDel="00000000" w:rsidR="00000000" w:rsidRPr="00000000">
        <w:rPr>
          <w:rtl w:val="0"/>
        </w:rPr>
      </w:r>
    </w:p>
    <w:tbl>
      <w:tblPr>
        <w:tblStyle w:val="Table133"/>
        <w:bidiVisual w:val="0"/>
        <w:tblW w:w="9608.0" w:type="dxa"/>
        <w:jc w:val="left"/>
        <w:tblInd w:w="-1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60"/>
        <w:gridCol w:w="1559"/>
        <w:gridCol w:w="1559"/>
        <w:gridCol w:w="1701"/>
        <w:gridCol w:w="993"/>
        <w:gridCol w:w="2236"/>
        <w:tblGridChange w:id="0">
          <w:tblGrid>
            <w:gridCol w:w="1560"/>
            <w:gridCol w:w="1559"/>
            <w:gridCol w:w="1559"/>
            <w:gridCol w:w="1701"/>
            <w:gridCol w:w="993"/>
            <w:gridCol w:w="2236"/>
          </w:tblGrid>
        </w:tblGridChange>
      </w:tblGrid>
      <w:tr>
        <w:trPr>
          <w:trHeight w:val="620" w:hRule="atLeast"/>
        </w:trP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Source d’information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Source d’information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Source d’information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Sources d’information définies dans le référentiel</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 référence Marché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20C CORP</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16</w:t>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Officielle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Officielle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Complète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Complète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Type d’OST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Sans choix</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Avec choix</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Volontaire</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Nom 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Nom 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 de la liste des  OST configurées</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OMET </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Titre exécuté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Action </w:t>
            </w:r>
          </w:p>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OPCVM</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titres définis dans le référentiel.</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Description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Description du titre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 </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date d’enregistrement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d’enregistrement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l’assemblé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l’assemblé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Heure  de l’assemblé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heure de l’assemblé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gridSpan w:val="6"/>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Option  </w:t>
            </w:r>
            <w:r w:rsidDel="00000000" w:rsidR="00000000" w:rsidRPr="00000000">
              <w:rPr>
                <w:b w:val="1"/>
                <w:rtl w:val="0"/>
              </w:rPr>
              <w:t xml:space="preserve">s’abstenir, consent refusé, consent accepté, vote contre direction, vote avec direction et split</w:t>
            </w: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Date limite client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dépositaire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pPr>
            <w:r w:rsidDel="00000000" w:rsidR="00000000" w:rsidRPr="00000000">
              <w:rPr>
                <w:sz w:val="20"/>
                <w:szCs w:val="20"/>
                <w:rtl w:val="0"/>
              </w:rPr>
              <w:t xml:space="preserve">Date d’ouverture d’opération</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sz w:val="20"/>
                <w:szCs w:val="20"/>
                <w:rtl w:val="0"/>
              </w:rPr>
              <w:t xml:space="preserve">Date d’ouverture d’opération</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pPr>
            <w:r w:rsidDel="00000000" w:rsidR="00000000" w:rsidRPr="00000000">
              <w:rPr>
                <w:sz w:val="20"/>
                <w:szCs w:val="20"/>
                <w:rtl w:val="0"/>
              </w:rPr>
              <w:t xml:space="preserve">Date de clôture d’opération</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sz w:val="20"/>
                <w:szCs w:val="20"/>
                <w:rtl w:val="0"/>
              </w:rPr>
              <w:t xml:space="preserve">Date de clôture d’opération</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Par défaut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 par défaut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Process individuel d’instruction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Process individuel d’instruction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gridSpan w:val="6"/>
          </w:tcPr>
          <w:p w:rsidR="00000000" w:rsidDel="00000000" w:rsidP="00000000" w:rsidRDefault="00000000" w:rsidRPr="00000000">
            <w:pPr>
              <w:pBdr/>
              <w:contextualSpacing w:val="0"/>
              <w:jc w:val="both"/>
              <w:rPr>
                <w:sz w:val="20"/>
                <w:szCs w:val="20"/>
              </w:rPr>
            </w:pPr>
            <w:r w:rsidDel="00000000" w:rsidR="00000000" w:rsidRPr="00000000">
              <w:rPr>
                <w:b w:val="1"/>
                <w:sz w:val="20"/>
                <w:szCs w:val="20"/>
                <w:rtl w:val="0"/>
              </w:rPr>
              <w:t xml:space="preserve">Cliquer sur l’option No Action </w:t>
            </w: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Date limite client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dépositaire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pPr>
            <w:r w:rsidDel="00000000" w:rsidR="00000000" w:rsidRPr="00000000">
              <w:rPr>
                <w:sz w:val="20"/>
                <w:szCs w:val="20"/>
                <w:rtl w:val="0"/>
              </w:rPr>
              <w:t xml:space="preserve">Date d’ouverture d’opération</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sz w:val="20"/>
                <w:szCs w:val="20"/>
                <w:rtl w:val="0"/>
              </w:rPr>
              <w:t xml:space="preserve">Date d’ouverture d’opération</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pPr>
            <w:r w:rsidDel="00000000" w:rsidR="00000000" w:rsidRPr="00000000">
              <w:rPr>
                <w:sz w:val="20"/>
                <w:szCs w:val="20"/>
                <w:rtl w:val="0"/>
              </w:rPr>
              <w:t xml:space="preserve">Date de clôture d’opération</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sz w:val="20"/>
                <w:szCs w:val="20"/>
                <w:rtl w:val="0"/>
              </w:rPr>
              <w:t xml:space="preserve">Date de clôture d’opération</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Par défaut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 par défaut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gridSpan w:val="6"/>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Commentaires</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Commentaire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Texte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bl>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4fsjm0b" w:id="131"/>
      <w:bookmarkEnd w:id="131"/>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comportement de l’écran est décrit dans la section 6.1.4</w:t>
      </w:r>
    </w:p>
    <w:p w:rsidR="00000000" w:rsidDel="00000000" w:rsidP="00000000" w:rsidRDefault="00000000" w:rsidRPr="00000000">
      <w:pPr>
        <w:pBdr/>
        <w:spacing w:after="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2uxtw84" w:id="132"/>
      <w:bookmarkEnd w:id="132"/>
      <w:r w:rsidDel="00000000" w:rsidR="00000000" w:rsidRPr="00000000">
        <w:rPr>
          <w:rFonts w:ascii="Calibri" w:cs="Calibri" w:eastAsia="Calibri" w:hAnsi="Calibri"/>
          <w:b w:val="1"/>
          <w:sz w:val="26"/>
          <w:szCs w:val="26"/>
          <w:rtl w:val="0"/>
        </w:rPr>
        <w:t xml:space="preserve">Description de l’écran &lt;Création manuelle d’une OST de notification &gt;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a346fx" w:id="133"/>
      <w:bookmarkEnd w:id="133"/>
      <w:r w:rsidDel="00000000" w:rsidR="00000000" w:rsidRPr="00000000">
        <w:rPr>
          <w:rFonts w:ascii="Calibri" w:cs="Calibri" w:eastAsia="Calibri" w:hAnsi="Calibri"/>
          <w:b w:val="1"/>
          <w:sz w:val="24"/>
          <w:szCs w:val="24"/>
          <w:rtl w:val="0"/>
        </w:rPr>
        <w:t xml:space="preserve">Maquette de l’écran &lt;Création manuelle d’une annonce d’activation&gt;</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drawing>
          <wp:inline distB="0" distT="0" distL="0" distR="0">
            <wp:extent cx="5762625" cy="1095375"/>
            <wp:effectExtent b="0" l="0" r="0" t="0"/>
            <wp:docPr id="34" name="image97.png"/>
            <a:graphic>
              <a:graphicData uri="http://schemas.openxmlformats.org/drawingml/2006/picture">
                <pic:pic>
                  <pic:nvPicPr>
                    <pic:cNvPr id="0" name="image97.png"/>
                    <pic:cNvPicPr preferRelativeResize="0"/>
                  </pic:nvPicPr>
                  <pic:blipFill>
                    <a:blip r:embed="rId55"/>
                    <a:srcRect b="0" l="0" r="0" t="0"/>
                    <a:stretch>
                      <a:fillRect/>
                    </a:stretch>
                  </pic:blipFill>
                  <pic:spPr>
                    <a:xfrm>
                      <a:off x="0" y="0"/>
                      <a:ext cx="5762625" cy="109537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b w:val="1"/>
          <w:color w:val="ff0000"/>
          <w:rtl w:val="0"/>
        </w:rPr>
        <w:t xml:space="preserve">N.B. :</w:t>
      </w:r>
      <w:r w:rsidDel="00000000" w:rsidR="00000000" w:rsidRPr="00000000">
        <w:rPr>
          <w:rtl w:val="0"/>
        </w:rPr>
        <w:t xml:space="preserve"> Les écrans sont imprimés à titre d’information, les données mentionnées sont pour illustration, Les écrans peuvent changer lors du cycle de développement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3u2rp3q" w:id="134"/>
      <w:bookmarkEnd w:id="134"/>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Identifier, lister et spécifier  les champs présents dans l’écran.</w:t>
      </w:r>
      <w:r w:rsidDel="00000000" w:rsidR="00000000" w:rsidRPr="00000000">
        <w:rPr>
          <w:rtl w:val="0"/>
        </w:rPr>
      </w:r>
    </w:p>
    <w:tbl>
      <w:tblPr>
        <w:tblStyle w:val="Table134"/>
        <w:bidiVisual w:val="0"/>
        <w:tblW w:w="9608.0" w:type="dxa"/>
        <w:jc w:val="left"/>
        <w:tblInd w:w="-1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60"/>
        <w:gridCol w:w="1559"/>
        <w:gridCol w:w="1559"/>
        <w:gridCol w:w="1701"/>
        <w:gridCol w:w="993"/>
        <w:gridCol w:w="2236"/>
        <w:tblGridChange w:id="0">
          <w:tblGrid>
            <w:gridCol w:w="1560"/>
            <w:gridCol w:w="1559"/>
            <w:gridCol w:w="1559"/>
            <w:gridCol w:w="1701"/>
            <w:gridCol w:w="993"/>
            <w:gridCol w:w="2236"/>
          </w:tblGrid>
        </w:tblGridChange>
      </w:tblGrid>
      <w:tr>
        <w:trPr>
          <w:trHeight w:val="620" w:hRule="atLeast"/>
        </w:trP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Source d’information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Source d’information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Source d’information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Sources d’information définies dans le référentiel</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 référence Marché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20C CORP</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16</w:t>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Officielle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Officielle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Complète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Complète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Type d’OST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Sans choix</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Avec choix</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Volontaire</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Nom 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Nom 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 de la liste des  OST configurées</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ACTV/Activation</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Titre exécuté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Action </w:t>
            </w:r>
          </w:p>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OPCVM</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titres définis dans le référentiel.</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Description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Description du titre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 </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date effective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date effective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Commentaires</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Commentaire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Texte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bl>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981zbj" w:id="135"/>
      <w:bookmarkEnd w:id="135"/>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comportement de l’écran est décrit dans la section 6.1.4</w:t>
      </w:r>
    </w:p>
    <w:p w:rsidR="00000000" w:rsidDel="00000000" w:rsidP="00000000" w:rsidRDefault="00000000" w:rsidRPr="00000000">
      <w:pPr>
        <w:pBdr/>
        <w:spacing w:after="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odc9jc" w:id="136"/>
      <w:bookmarkEnd w:id="136"/>
      <w:r w:rsidDel="00000000" w:rsidR="00000000" w:rsidRPr="00000000">
        <w:rPr>
          <w:rFonts w:ascii="Calibri" w:cs="Calibri" w:eastAsia="Calibri" w:hAnsi="Calibri"/>
          <w:b w:val="1"/>
          <w:sz w:val="26"/>
          <w:szCs w:val="26"/>
          <w:rtl w:val="0"/>
        </w:rPr>
        <w:t xml:space="preserve">Description de l’écran &lt;Mise à jour du Dummy code &gt;</w:t>
      </w:r>
      <w:r w:rsidDel="00000000" w:rsidR="00000000" w:rsidRPr="00000000">
        <w:rPr>
          <w:rtl w:val="0"/>
        </w:rPr>
      </w:r>
    </w:p>
    <w:p w:rsidR="00000000" w:rsidDel="00000000" w:rsidP="00000000" w:rsidRDefault="00000000" w:rsidRPr="00000000">
      <w:pPr>
        <w:pStyle w:val="Heading3"/>
        <w:numPr>
          <w:ilvl w:val="2"/>
          <w:numId w:val="16"/>
        </w:numPr>
        <w:pBdr/>
        <w:rPr/>
      </w:pPr>
      <w:bookmarkStart w:colFirst="0" w:colLast="0" w:name="_38czs75" w:id="137"/>
      <w:bookmarkEnd w:id="137"/>
      <w:r w:rsidDel="00000000" w:rsidR="00000000" w:rsidRPr="00000000">
        <w:rPr>
          <w:rtl w:val="0"/>
        </w:rPr>
        <w:t xml:space="preserve">Maquette de l’écran &lt; Mise à jour du Dummy code &gt;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52465" cy="1031240"/>
            <wp:effectExtent b="0" l="0" r="0" t="0"/>
            <wp:docPr id="35" name="image98.png"/>
            <a:graphic>
              <a:graphicData uri="http://schemas.openxmlformats.org/drawingml/2006/picture">
                <pic:pic>
                  <pic:nvPicPr>
                    <pic:cNvPr id="0" name="image98.png"/>
                    <pic:cNvPicPr preferRelativeResize="0"/>
                  </pic:nvPicPr>
                  <pic:blipFill>
                    <a:blip r:embed="rId56"/>
                    <a:srcRect b="0" l="0" r="0" t="0"/>
                    <a:stretch>
                      <a:fillRect/>
                    </a:stretch>
                  </pic:blipFill>
                  <pic:spPr>
                    <a:xfrm>
                      <a:off x="0" y="0"/>
                      <a:ext cx="5752465" cy="103124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b w:val="1"/>
          <w:color w:val="ff0000"/>
          <w:rtl w:val="0"/>
        </w:rPr>
        <w:t xml:space="preserve">N.B. :</w:t>
      </w:r>
      <w:r w:rsidDel="00000000" w:rsidR="00000000" w:rsidRPr="00000000">
        <w:rPr>
          <w:rtl w:val="0"/>
        </w:rPr>
        <w:t xml:space="preserve"> L’écran est imprimé à titre d’information, les données mentionnées sont pour illustration, l’écran peut changer lors du cycle de développement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nia2ey" w:id="138"/>
      <w:bookmarkEnd w:id="138"/>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Identifier, lister et spécifier  les champs présents dans l’écran.</w:t>
      </w:r>
      <w:r w:rsidDel="00000000" w:rsidR="00000000" w:rsidRPr="00000000">
        <w:rPr>
          <w:rtl w:val="0"/>
        </w:rPr>
      </w:r>
    </w:p>
    <w:tbl>
      <w:tblPr>
        <w:tblStyle w:val="Table135"/>
        <w:bidiVisual w:val="0"/>
        <w:tblW w:w="9608.0" w:type="dxa"/>
        <w:jc w:val="left"/>
        <w:tblInd w:w="-1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60"/>
        <w:gridCol w:w="1559"/>
        <w:gridCol w:w="1559"/>
        <w:gridCol w:w="1701"/>
        <w:gridCol w:w="993"/>
        <w:gridCol w:w="2236"/>
        <w:tblGridChange w:id="0">
          <w:tblGrid>
            <w:gridCol w:w="1560"/>
            <w:gridCol w:w="1559"/>
            <w:gridCol w:w="1559"/>
            <w:gridCol w:w="1701"/>
            <w:gridCol w:w="993"/>
            <w:gridCol w:w="2236"/>
          </w:tblGrid>
        </w:tblGridChange>
      </w:tblGrid>
      <w:tr>
        <w:trPr>
          <w:trHeight w:val="620" w:hRule="atLeast"/>
        </w:trP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identifiant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Identifiant /référence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16</w:t>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annonce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Recherche F2</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Ancien Actif1</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Dummy code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16</w:t>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Nouvel Actif1</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ISIN réel</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16</w:t>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Update 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mise à jour</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Mis à jour</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Mis à jour</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47hxl2r" w:id="139"/>
      <w:bookmarkEnd w:id="139"/>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comportement de l’écran est décrit dans la section 6.2.4</w:t>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2mn7vak" w:id="140"/>
      <w:bookmarkEnd w:id="140"/>
      <w:r w:rsidDel="00000000" w:rsidR="00000000" w:rsidRPr="00000000">
        <w:rPr>
          <w:rFonts w:ascii="Calibri" w:cs="Calibri" w:eastAsia="Calibri" w:hAnsi="Calibri"/>
          <w:b w:val="1"/>
          <w:sz w:val="26"/>
          <w:szCs w:val="26"/>
          <w:rtl w:val="0"/>
        </w:rPr>
        <w:t xml:space="preserve">Description de l’écran &lt; Saisie manuelle d’une instruction par compte client &gt;</w:t>
      </w:r>
      <w:r w:rsidDel="00000000" w:rsidR="00000000" w:rsidRPr="00000000">
        <w:rPr>
          <w:rtl w:val="0"/>
        </w:rPr>
      </w:r>
    </w:p>
    <w:p w:rsidR="00000000" w:rsidDel="00000000" w:rsidP="00000000" w:rsidRDefault="00000000" w:rsidRPr="00000000">
      <w:pPr>
        <w:pStyle w:val="Heading3"/>
        <w:numPr>
          <w:ilvl w:val="2"/>
          <w:numId w:val="16"/>
        </w:numPr>
        <w:pBdr/>
        <w:rPr/>
      </w:pPr>
      <w:bookmarkStart w:colFirst="0" w:colLast="0" w:name="_11si5id" w:id="141"/>
      <w:bookmarkEnd w:id="141"/>
      <w:r w:rsidDel="00000000" w:rsidR="00000000" w:rsidRPr="00000000">
        <w:rPr>
          <w:rtl w:val="0"/>
        </w:rPr>
        <w:t xml:space="preserve">Maquette de l’écran &lt; Saisie manuelle d’une instruction par compte client&gt;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52465" cy="1297305"/>
            <wp:effectExtent b="0" l="0" r="0" t="0"/>
            <wp:docPr id="36" name="image99.png"/>
            <a:graphic>
              <a:graphicData uri="http://schemas.openxmlformats.org/drawingml/2006/picture">
                <pic:pic>
                  <pic:nvPicPr>
                    <pic:cNvPr id="0" name="image99.png"/>
                    <pic:cNvPicPr preferRelativeResize="0"/>
                  </pic:nvPicPr>
                  <pic:blipFill>
                    <a:blip r:embed="rId57"/>
                    <a:srcRect b="0" l="0" r="0" t="0"/>
                    <a:stretch>
                      <a:fillRect/>
                    </a:stretch>
                  </pic:blipFill>
                  <pic:spPr>
                    <a:xfrm>
                      <a:off x="0" y="0"/>
                      <a:ext cx="5752465" cy="129730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b w:val="1"/>
          <w:color w:val="ff0000"/>
          <w:rtl w:val="0"/>
        </w:rPr>
        <w:t xml:space="preserve">N.B. :</w:t>
      </w:r>
      <w:r w:rsidDel="00000000" w:rsidR="00000000" w:rsidRPr="00000000">
        <w:rPr>
          <w:rtl w:val="0"/>
        </w:rPr>
        <w:t xml:space="preserve"> L’écran est imprimé à titre d’information, les données mentionnées sont pour illustration, l’écran peut changer lors du cycle de développement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3ls5o66" w:id="142"/>
      <w:bookmarkEnd w:id="142"/>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Identifier, lister et spécifier  les champs présents dans l’écran.</w:t>
      </w:r>
      <w:r w:rsidDel="00000000" w:rsidR="00000000" w:rsidRPr="00000000">
        <w:rPr>
          <w:rtl w:val="0"/>
        </w:rPr>
      </w:r>
    </w:p>
    <w:tbl>
      <w:tblPr>
        <w:tblStyle w:val="Table136"/>
        <w:bidiVisual w:val="0"/>
        <w:tblW w:w="9608.0" w:type="dxa"/>
        <w:jc w:val="left"/>
        <w:tblInd w:w="-1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60"/>
        <w:gridCol w:w="1559"/>
        <w:gridCol w:w="1559"/>
        <w:gridCol w:w="1701"/>
        <w:gridCol w:w="993"/>
        <w:gridCol w:w="2236"/>
        <w:tblGridChange w:id="0">
          <w:tblGrid>
            <w:gridCol w:w="1560"/>
            <w:gridCol w:w="1559"/>
            <w:gridCol w:w="1559"/>
            <w:gridCol w:w="1701"/>
            <w:gridCol w:w="993"/>
            <w:gridCol w:w="2236"/>
          </w:tblGrid>
        </w:tblGridChange>
      </w:tblGrid>
      <w:tr>
        <w:trPr>
          <w:trHeight w:val="620" w:hRule="atLeast"/>
        </w:trP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référence client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20C CORP</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16</w:t>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Annonce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Annonce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Annonce créée dans Megacor</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Annonce créée dans Megacor</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client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client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clients définis dans le référentiel.</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compte titre client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compte titre client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comptes titre clients définis dans le référentiel.</w:t>
            </w:r>
          </w:p>
        </w:tc>
      </w:tr>
      <w:t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quantité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quantité </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Enumération</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UNIT </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 FAMT</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à instruire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chiffre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restante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restante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chiffre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Calculé par le système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éligible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éligible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chiffre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Calculé par le système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non validée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non validée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chiffre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Calculé par le système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Règle d’arrondi quantité restante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Règle d’arrondi quantité restante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Inférieur</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Supérieur</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Actuel</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Au plus proche </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Rounding IN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Règle d’arrondi de la quantité à recevoir</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Inférieur</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Supérieur</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Actuel</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Au plus proche </w:t>
            </w:r>
          </w:p>
        </w:tc>
      </w:tr>
    </w:tbl>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0xfydz" w:id="143"/>
      <w:bookmarkEnd w:id="143"/>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Le comportement de l’écran est décrit dans la section 6.3.4</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4kx3h1s" w:id="144"/>
      <w:bookmarkEnd w:id="144"/>
      <w:r w:rsidDel="00000000" w:rsidR="00000000" w:rsidRPr="00000000">
        <w:rPr>
          <w:rFonts w:ascii="Calibri" w:cs="Calibri" w:eastAsia="Calibri" w:hAnsi="Calibri"/>
          <w:b w:val="1"/>
          <w:sz w:val="26"/>
          <w:szCs w:val="26"/>
          <w:rtl w:val="0"/>
        </w:rPr>
        <w:t xml:space="preserve">Description de l’écran &lt; Saisie manuelle d’une instruction par masse&gt;</w:t>
      </w:r>
      <w:r w:rsidDel="00000000" w:rsidR="00000000" w:rsidRPr="00000000">
        <w:rPr>
          <w:rtl w:val="0"/>
        </w:rPr>
      </w:r>
    </w:p>
    <w:p w:rsidR="00000000" w:rsidDel="00000000" w:rsidP="00000000" w:rsidRDefault="00000000" w:rsidRPr="00000000">
      <w:pPr>
        <w:pStyle w:val="Heading3"/>
        <w:numPr>
          <w:ilvl w:val="2"/>
          <w:numId w:val="16"/>
        </w:numPr>
        <w:pBdr/>
        <w:rPr/>
      </w:pPr>
      <w:bookmarkStart w:colFirst="0" w:colLast="0" w:name="_302dr9l" w:id="145"/>
      <w:bookmarkEnd w:id="145"/>
      <w:r w:rsidDel="00000000" w:rsidR="00000000" w:rsidRPr="00000000">
        <w:rPr>
          <w:rtl w:val="0"/>
        </w:rPr>
        <w:t xml:space="preserve">Maquette de l’écran &lt; Saisie manuelle d’une instruction par  masse&gt;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62625" cy="1212215"/>
            <wp:effectExtent b="0" l="0" r="0" t="0"/>
            <wp:docPr id="37" name="image100.png"/>
            <a:graphic>
              <a:graphicData uri="http://schemas.openxmlformats.org/drawingml/2006/picture">
                <pic:pic>
                  <pic:nvPicPr>
                    <pic:cNvPr id="0" name="image100.png"/>
                    <pic:cNvPicPr preferRelativeResize="0"/>
                  </pic:nvPicPr>
                  <pic:blipFill>
                    <a:blip r:embed="rId58"/>
                    <a:srcRect b="0" l="0" r="0" t="0"/>
                    <a:stretch>
                      <a:fillRect/>
                    </a:stretch>
                  </pic:blipFill>
                  <pic:spPr>
                    <a:xfrm>
                      <a:off x="0" y="0"/>
                      <a:ext cx="5762625" cy="121221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b w:val="1"/>
          <w:color w:val="ff0000"/>
          <w:rtl w:val="0"/>
        </w:rPr>
        <w:t xml:space="preserve">N.B. :</w:t>
      </w:r>
      <w:r w:rsidDel="00000000" w:rsidR="00000000" w:rsidRPr="00000000">
        <w:rPr>
          <w:rtl w:val="0"/>
        </w:rPr>
        <w:t xml:space="preserve"> L’écran est imprimé à titre d’information, les données mentionnées sont pour illustration, l’écran peut changer lors du cycle de développement.</w:t>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f7o1he" w:id="146"/>
      <w:bookmarkEnd w:id="146"/>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Identifier, lister et spécifier  les champs présents dans l’écran.</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tbl>
      <w:tblPr>
        <w:tblStyle w:val="Table137"/>
        <w:bidiVisual w:val="0"/>
        <w:tblW w:w="9608.0" w:type="dxa"/>
        <w:jc w:val="left"/>
        <w:tblInd w:w="-1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60"/>
        <w:gridCol w:w="1559"/>
        <w:gridCol w:w="1559"/>
        <w:gridCol w:w="1701"/>
        <w:gridCol w:w="993"/>
        <w:gridCol w:w="2236"/>
        <w:tblGridChange w:id="0">
          <w:tblGrid>
            <w:gridCol w:w="1560"/>
            <w:gridCol w:w="1559"/>
            <w:gridCol w:w="1559"/>
            <w:gridCol w:w="1701"/>
            <w:gridCol w:w="993"/>
            <w:gridCol w:w="2236"/>
          </w:tblGrid>
        </w:tblGridChange>
      </w:tblGrid>
      <w:tr>
        <w:trPr>
          <w:trHeight w:val="620" w:hRule="atLeast"/>
        </w:trP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client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client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t xml:space="preserve">Les clients définis dans le référentiel.</w:t>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Annonce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Annonce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Annonce créée dans Megacor</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Annonce créée dans Megacor</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Rounding IN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Règle d’arrondi de la quantité à recevoir</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Inférieur</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Supérieur</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Actuel</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Au plus proche </w:t>
            </w:r>
          </w:p>
        </w:tc>
      </w:tr>
      <w:tr>
        <w:tc>
          <w:tcPr>
            <w:gridSpan w:val="6"/>
          </w:tcPr>
          <w:p w:rsidR="00000000" w:rsidDel="00000000" w:rsidP="00000000" w:rsidRDefault="00000000" w:rsidRPr="00000000">
            <w:pPr>
              <w:pBdr/>
              <w:contextualSpacing w:val="0"/>
              <w:rPr/>
            </w:pPr>
            <w:r w:rsidDel="00000000" w:rsidR="00000000" w:rsidRPr="00000000">
              <w:rPr>
                <w:sz w:val="20"/>
                <w:szCs w:val="20"/>
                <w:rtl w:val="0"/>
              </w:rPr>
              <w:t xml:space="preserve">Résultat de  recherche</w:t>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client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client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t xml:space="preserve">Les clients définis dans le référentiel.</w:t>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compte titre client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compte titre client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t xml:space="preserve">Les comptes titre clients définis dans le référentiel.</w:t>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quantité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quantité </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Enumération</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UNIT </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 FAMT</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à instruire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chiffre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restante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restante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chiffre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Calculé par le système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éligible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éligible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chiffre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Calculé par le système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non validée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non validée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chiffre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Calculé par le système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Règle d’arrondi quantité restante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Règle d’arrondi quantité restante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Inférieur</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Supérieur</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Actuel</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Au plus proche </w:t>
            </w:r>
          </w:p>
        </w:tc>
      </w:tr>
    </w:tbl>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3z7bk57" w:id="147"/>
      <w:bookmarkEnd w:id="147"/>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Le comportement de l’écran est décrit dans la section 6.4.4</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2eclud0" w:id="148"/>
      <w:bookmarkEnd w:id="148"/>
      <w:r w:rsidDel="00000000" w:rsidR="00000000" w:rsidRPr="00000000">
        <w:rPr>
          <w:rFonts w:ascii="Calibri" w:cs="Calibri" w:eastAsia="Calibri" w:hAnsi="Calibri"/>
          <w:b w:val="1"/>
          <w:sz w:val="26"/>
          <w:szCs w:val="26"/>
          <w:rtl w:val="0"/>
        </w:rPr>
        <w:t xml:space="preserve">Description de l’écran &lt; Saisie manuelle d’un paiement Marché&gt;</w:t>
      </w:r>
      <w:r w:rsidDel="00000000" w:rsidR="00000000" w:rsidRPr="00000000">
        <w:rPr>
          <w:rtl w:val="0"/>
        </w:rPr>
      </w:r>
    </w:p>
    <w:p w:rsidR="00000000" w:rsidDel="00000000" w:rsidP="00000000" w:rsidRDefault="00000000" w:rsidRPr="00000000">
      <w:pPr>
        <w:pStyle w:val="Heading3"/>
        <w:numPr>
          <w:ilvl w:val="2"/>
          <w:numId w:val="16"/>
        </w:numPr>
        <w:pBdr/>
        <w:rPr/>
      </w:pPr>
      <w:bookmarkStart w:colFirst="0" w:colLast="0" w:name="_thw4kt" w:id="149"/>
      <w:bookmarkEnd w:id="149"/>
      <w:r w:rsidDel="00000000" w:rsidR="00000000" w:rsidRPr="00000000">
        <w:rPr>
          <w:rtl w:val="0"/>
        </w:rPr>
        <w:t xml:space="preserve">Maquette de l’écran &lt; Saisie manuelle d’un paiement Marché&gt;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53100" cy="1790700"/>
            <wp:effectExtent b="0" l="0" r="0" t="0"/>
            <wp:docPr id="38" name="image101.png"/>
            <a:graphic>
              <a:graphicData uri="http://schemas.openxmlformats.org/drawingml/2006/picture">
                <pic:pic>
                  <pic:nvPicPr>
                    <pic:cNvPr id="0" name="image101.png"/>
                    <pic:cNvPicPr preferRelativeResize="0"/>
                  </pic:nvPicPr>
                  <pic:blipFill>
                    <a:blip r:embed="rId59"/>
                    <a:srcRect b="0" l="0" r="0" t="0"/>
                    <a:stretch>
                      <a:fillRect/>
                    </a:stretch>
                  </pic:blipFill>
                  <pic:spPr>
                    <a:xfrm>
                      <a:off x="0" y="0"/>
                      <a:ext cx="5753100" cy="179070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Cliquer sur l’onglet Paiement titre Marché pour saisir les données du paiement titre </w:t>
      </w:r>
    </w:p>
    <w:p w:rsidR="00000000" w:rsidDel="00000000" w:rsidP="00000000" w:rsidRDefault="00000000" w:rsidRPr="00000000">
      <w:pPr>
        <w:pBdr/>
        <w:contextualSpacing w:val="0"/>
        <w:rPr/>
      </w:pPr>
      <w:r w:rsidDel="00000000" w:rsidR="00000000" w:rsidRPr="00000000">
        <w:drawing>
          <wp:inline distB="0" distT="0" distL="0" distR="0">
            <wp:extent cx="5753100" cy="676275"/>
            <wp:effectExtent b="0" l="0" r="0" t="0"/>
            <wp:docPr id="39" name="image102.png"/>
            <a:graphic>
              <a:graphicData uri="http://schemas.openxmlformats.org/drawingml/2006/picture">
                <pic:pic>
                  <pic:nvPicPr>
                    <pic:cNvPr id="0" name="image102.png"/>
                    <pic:cNvPicPr preferRelativeResize="0"/>
                  </pic:nvPicPr>
                  <pic:blipFill>
                    <a:blip r:embed="rId60"/>
                    <a:srcRect b="0" l="0" r="0" t="0"/>
                    <a:stretch>
                      <a:fillRect/>
                    </a:stretch>
                  </pic:blipFill>
                  <pic:spPr>
                    <a:xfrm>
                      <a:off x="0" y="0"/>
                      <a:ext cx="5753100" cy="67627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b w:val="1"/>
          <w:sz w:val="20"/>
          <w:szCs w:val="20"/>
        </w:rPr>
      </w:pPr>
      <w:r w:rsidDel="00000000" w:rsidR="00000000" w:rsidRPr="00000000">
        <w:rPr>
          <w:rtl w:val="0"/>
        </w:rPr>
      </w:r>
    </w:p>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Cliquer sur l’onglet Paiement Espèce Marché pour saisir les données du paiement espèces </w:t>
      </w:r>
    </w:p>
    <w:p w:rsidR="00000000" w:rsidDel="00000000" w:rsidP="00000000" w:rsidRDefault="00000000" w:rsidRPr="00000000">
      <w:pPr>
        <w:pBdr/>
        <w:contextualSpacing w:val="0"/>
        <w:rPr>
          <w:b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52465" cy="659130"/>
            <wp:effectExtent b="0" l="0" r="0" t="0"/>
            <wp:docPr id="40" name="image103.png"/>
            <a:graphic>
              <a:graphicData uri="http://schemas.openxmlformats.org/drawingml/2006/picture">
                <pic:pic>
                  <pic:nvPicPr>
                    <pic:cNvPr id="0" name="image103.png"/>
                    <pic:cNvPicPr preferRelativeResize="0"/>
                  </pic:nvPicPr>
                  <pic:blipFill>
                    <a:blip r:embed="rId61"/>
                    <a:srcRect b="0" l="0" r="0" t="0"/>
                    <a:stretch>
                      <a:fillRect/>
                    </a:stretch>
                  </pic:blipFill>
                  <pic:spPr>
                    <a:xfrm>
                      <a:off x="0" y="0"/>
                      <a:ext cx="5752465" cy="65913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b w:val="1"/>
          <w:color w:val="ff0000"/>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b w:val="1"/>
          <w:color w:val="ff0000"/>
          <w:rtl w:val="0"/>
        </w:rPr>
        <w:t xml:space="preserve">N.B. :</w:t>
      </w:r>
      <w:r w:rsidDel="00000000" w:rsidR="00000000" w:rsidRPr="00000000">
        <w:rPr>
          <w:rtl w:val="0"/>
        </w:rPr>
        <w:t xml:space="preserve"> L’écran est imprimé à titre d’information, les données mentionnées sont pour illustration, l’écran peut changer lors du cycle de développement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3dhjn8m" w:id="150"/>
      <w:bookmarkEnd w:id="150"/>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Identifier, lister et spécifier  les champs présents dans l’écran.</w:t>
      </w:r>
      <w:r w:rsidDel="00000000" w:rsidR="00000000" w:rsidRPr="00000000">
        <w:rPr>
          <w:rtl w:val="0"/>
        </w:rPr>
      </w:r>
    </w:p>
    <w:tbl>
      <w:tblPr>
        <w:tblStyle w:val="Table138"/>
        <w:bidiVisual w:val="0"/>
        <w:tblW w:w="9608.0" w:type="dxa"/>
        <w:jc w:val="left"/>
        <w:tblInd w:w="-1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60"/>
        <w:gridCol w:w="1559"/>
        <w:gridCol w:w="1559"/>
        <w:gridCol w:w="1701"/>
        <w:gridCol w:w="993"/>
        <w:gridCol w:w="2236"/>
        <w:tblGridChange w:id="0">
          <w:tblGrid>
            <w:gridCol w:w="1560"/>
            <w:gridCol w:w="1559"/>
            <w:gridCol w:w="1559"/>
            <w:gridCol w:w="1701"/>
            <w:gridCol w:w="993"/>
            <w:gridCol w:w="2236"/>
          </w:tblGrid>
        </w:tblGridChange>
      </w:tblGrid>
      <w:tr>
        <w:trPr>
          <w:trHeight w:val="620" w:hRule="atLeast"/>
        </w:trP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Annonce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Annonce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Annonce créée dans Megacor</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Annonce créée dans Megacor</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Dépositaire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Code dépositaire |compte Nostro</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Code dépositaire |compte Nostro</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Dépositaire définis dans le référentiel.</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Contrepartie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Contrepartie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Contrepartie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Contreparties définies dans le référentiel.</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Agent payeur</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Agent payeur</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Agent payeur</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agents payeur définis dans le référentiel.</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Nature de position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Nature de Position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Natures de Position définies dans le référentiel.</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PM référence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Référence du mouvement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gridSpan w:val="6"/>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Cliquer sur l’onglet paiement titre pour saisir les données du paiement titre </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Sens de l’impact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Crédit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Dédit</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reçue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Chiffre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quantité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quantité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UNIT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 FAMT</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Titres</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titres définis dans le référentiel.</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valeur</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Fraction origine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Paiement de fraction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 </w:t>
            </w:r>
          </w:p>
        </w:tc>
      </w:tr>
      <w:tr>
        <w:tc>
          <w:tcPr>
            <w:gridSpan w:val="6"/>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Cliquer sur l’onglet paiement espèces pour saisir les données du paiement espèces </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Sens de l’impact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Crédit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Dédit</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Compte espèces Nostro</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Compte espèces Nostro</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Compte espèces Nostro</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comptes espèces Nostro définis dans le référentiel.</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Net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Brut</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devise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Devise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Devise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devises définies dans le référentiel.</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Brut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montant brut payé / perçu</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chiffre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Net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montant Net payé / perçu</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chiffre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commissions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montant de commission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chiffre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Marché taxe actuelle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Montant de taxe prélevé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chiffre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valeur</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Fraction origine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Paiement de fraction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 </w:t>
            </w:r>
          </w:p>
        </w:tc>
      </w:tr>
    </w:tbl>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smtxgf" w:id="151"/>
      <w:bookmarkEnd w:id="151"/>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Le comportement de l’écran est décrit dans la section 6.5.4</w:t>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4cmhg48" w:id="152"/>
      <w:bookmarkEnd w:id="152"/>
      <w:r w:rsidDel="00000000" w:rsidR="00000000" w:rsidRPr="00000000">
        <w:rPr>
          <w:rFonts w:ascii="Calibri" w:cs="Calibri" w:eastAsia="Calibri" w:hAnsi="Calibri"/>
          <w:b w:val="1"/>
          <w:sz w:val="26"/>
          <w:szCs w:val="26"/>
          <w:rtl w:val="0"/>
        </w:rPr>
        <w:t xml:space="preserve">Description de l’écran &lt; Accepter / Rejeter un Brouillon&gt;</w:t>
      </w:r>
      <w:r w:rsidDel="00000000" w:rsidR="00000000" w:rsidRPr="00000000">
        <w:rPr>
          <w:rtl w:val="0"/>
        </w:rPr>
      </w:r>
    </w:p>
    <w:p w:rsidR="00000000" w:rsidDel="00000000" w:rsidP="00000000" w:rsidRDefault="00000000" w:rsidRPr="00000000">
      <w:pPr>
        <w:pStyle w:val="Heading3"/>
        <w:numPr>
          <w:ilvl w:val="2"/>
          <w:numId w:val="16"/>
        </w:numPr>
        <w:pBdr/>
        <w:rPr/>
      </w:pPr>
      <w:bookmarkStart w:colFirst="0" w:colLast="0" w:name="_2rrrqc1" w:id="153"/>
      <w:bookmarkEnd w:id="153"/>
      <w:r w:rsidDel="00000000" w:rsidR="00000000" w:rsidRPr="00000000">
        <w:rPr>
          <w:rtl w:val="0"/>
        </w:rPr>
        <w:t xml:space="preserve">Maquette de l’écran &lt; Accepter / Rejeter un Brouillon &gt;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52465" cy="1711960"/>
            <wp:effectExtent b="0" l="0" r="0" t="0"/>
            <wp:docPr id="41" name="image104.png"/>
            <a:graphic>
              <a:graphicData uri="http://schemas.openxmlformats.org/drawingml/2006/picture">
                <pic:pic>
                  <pic:nvPicPr>
                    <pic:cNvPr id="0" name="image104.png"/>
                    <pic:cNvPicPr preferRelativeResize="0"/>
                  </pic:nvPicPr>
                  <pic:blipFill>
                    <a:blip r:embed="rId62"/>
                    <a:srcRect b="0" l="0" r="0" t="0"/>
                    <a:stretch>
                      <a:fillRect/>
                    </a:stretch>
                  </pic:blipFill>
                  <pic:spPr>
                    <a:xfrm>
                      <a:off x="0" y="0"/>
                      <a:ext cx="5752465" cy="1711960"/>
                    </a:xfrm>
                    <a:prstGeom prst="rect"/>
                    <a:ln/>
                  </pic:spPr>
                </pic:pic>
              </a:graphicData>
            </a:graphic>
          </wp:inline>
        </w:drawing>
      </w: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Cliquer sur Comparer</w:t>
      </w:r>
    </w:p>
    <w:p w:rsidR="00000000" w:rsidDel="00000000" w:rsidP="00000000" w:rsidRDefault="00000000" w:rsidRPr="00000000">
      <w:pPr>
        <w:pBdr/>
        <w:spacing w:before="240" w:line="240" w:lineRule="auto"/>
        <w:ind w:right="142"/>
        <w:contextualSpacing w:val="0"/>
        <w:rPr/>
      </w:pPr>
      <w:r w:rsidDel="00000000" w:rsidR="00000000" w:rsidRPr="00000000">
        <w:drawing>
          <wp:inline distB="0" distT="0" distL="0" distR="0">
            <wp:extent cx="5762625" cy="2169160"/>
            <wp:effectExtent b="0" l="0" r="0" t="0"/>
            <wp:docPr id="42" name="image105.png"/>
            <a:graphic>
              <a:graphicData uri="http://schemas.openxmlformats.org/drawingml/2006/picture">
                <pic:pic>
                  <pic:nvPicPr>
                    <pic:cNvPr id="0" name="image105.png"/>
                    <pic:cNvPicPr preferRelativeResize="0"/>
                  </pic:nvPicPr>
                  <pic:blipFill>
                    <a:blip r:embed="rId63"/>
                    <a:srcRect b="0" l="0" r="0" t="0"/>
                    <a:stretch>
                      <a:fillRect/>
                    </a:stretch>
                  </pic:blipFill>
                  <pic:spPr>
                    <a:xfrm>
                      <a:off x="0" y="0"/>
                      <a:ext cx="5762625" cy="216916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b w:val="1"/>
          <w:color w:val="ff0000"/>
          <w:rtl w:val="0"/>
        </w:rPr>
        <w:t xml:space="preserve">N.B. :</w:t>
      </w:r>
      <w:r w:rsidDel="00000000" w:rsidR="00000000" w:rsidRPr="00000000">
        <w:rPr>
          <w:rtl w:val="0"/>
        </w:rPr>
        <w:t xml:space="preserve"> L’écran est imprimé à titre d’information, les données mentionnées sont pour illustration, l’écran peut changer lors du cycle de développement.</w:t>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6x20ju" w:id="154"/>
      <w:bookmarkEnd w:id="154"/>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Identifier, lister et spécifier  les champs présents dans l’écran.</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tbl>
      <w:tblPr>
        <w:tblStyle w:val="Table139"/>
        <w:bidiVisual w:val="0"/>
        <w:tblW w:w="9608.0" w:type="dxa"/>
        <w:jc w:val="left"/>
        <w:tblInd w:w="-1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60"/>
        <w:gridCol w:w="1559"/>
        <w:gridCol w:w="1559"/>
        <w:gridCol w:w="1701"/>
        <w:gridCol w:w="709"/>
        <w:gridCol w:w="2520"/>
        <w:tblGridChange w:id="0">
          <w:tblGrid>
            <w:gridCol w:w="1560"/>
            <w:gridCol w:w="1559"/>
            <w:gridCol w:w="1559"/>
            <w:gridCol w:w="1701"/>
            <w:gridCol w:w="709"/>
            <w:gridCol w:w="2520"/>
          </w:tblGrid>
        </w:tblGridChange>
      </w:tblGrid>
      <w:tr>
        <w:trPr>
          <w:trHeight w:val="620" w:hRule="atLeast"/>
        </w:trP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Référence du brouillon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Référence du brouillon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 </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Référence unique  de l’ost mise à jour</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Nom de l’OST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Nom de l’OST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Affichée par le système</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Description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Description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Affichée par le système pour spécifier si la mise à jour a été faite manuellement par un utilisateur ou automatiquement par SWIFT</w:t>
            </w:r>
          </w:p>
        </w:tc>
      </w:tr>
      <w:tr>
        <w:trPr>
          <w:trHeight w:val="620" w:hRule="atLeast"/>
        </w:trP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rPr>
          <w:trHeight w:val="460" w:hRule="atLeast"/>
        </w:trP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création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création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Affichée par le système</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mise à jour</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mise à jour</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Affichée par le système</w:t>
            </w:r>
          </w:p>
        </w:tc>
      </w:tr>
      <w:tr>
        <w:tc>
          <w:tcPr>
            <w:gridSpan w:val="6"/>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Cliquer sur comparer </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Première colonne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champs de l’ost</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lignes en gris sont des valeurs inchangées</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lignes en rouge sont les valeurs qui ont été changées. </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Deuxième colonne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Ancienne version</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Ancienne version</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Troisième colonne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Nouvelle version</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Nouvelle version</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Nombre de différences trouvées</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Nombre de différences trouvées</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Nombre de différences trouvées entre l’ancienne version et la nouvelle version</w:t>
            </w:r>
          </w:p>
        </w:tc>
      </w:tr>
    </w:tbl>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3qwpj7n" w:id="155"/>
      <w:bookmarkEnd w:id="155"/>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Le comportement est comme suit :</w:t>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tbl>
      <w:tblPr>
        <w:tblStyle w:val="Table140"/>
        <w:bidiVisual w:val="0"/>
        <w:tblW w:w="9640.0" w:type="dxa"/>
        <w:jc w:val="left"/>
        <w:tblInd w:w="-1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60"/>
        <w:gridCol w:w="8080"/>
        <w:tblGridChange w:id="0">
          <w:tblGrid>
            <w:gridCol w:w="1560"/>
            <w:gridCol w:w="8080"/>
          </w:tblGrid>
        </w:tblGridChange>
      </w:tblGrid>
      <w:tr>
        <w:tc>
          <w:tcPr>
            <w:shd w:fill="d9d9d9"/>
          </w:tcPr>
          <w:p w:rsidR="00000000" w:rsidDel="00000000" w:rsidP="00000000" w:rsidRDefault="00000000" w:rsidRPr="00000000">
            <w:pPr>
              <w:pBdr/>
              <w:contextualSpacing w:val="0"/>
              <w:jc w:val="center"/>
              <w:rPr>
                <w:b w:val="1"/>
                <w:sz w:val="20"/>
                <w:szCs w:val="20"/>
              </w:rPr>
            </w:pPr>
            <w:r w:rsidDel="00000000" w:rsidR="00000000" w:rsidRPr="00000000">
              <w:rPr>
                <w:b w:val="1"/>
                <w:sz w:val="20"/>
                <w:szCs w:val="20"/>
                <w:rtl w:val="0"/>
              </w:rPr>
              <w:t xml:space="preserve">Action</w:t>
            </w:r>
          </w:p>
        </w:tc>
        <w:tc>
          <w:tcPr>
            <w:shd w:fill="d9d9d9"/>
          </w:tcPr>
          <w:p w:rsidR="00000000" w:rsidDel="00000000" w:rsidP="00000000" w:rsidRDefault="00000000" w:rsidRPr="00000000">
            <w:pPr>
              <w:pBdr/>
              <w:contextualSpacing w:val="0"/>
              <w:jc w:val="center"/>
              <w:rPr>
                <w:b w:val="1"/>
                <w:sz w:val="20"/>
                <w:szCs w:val="20"/>
              </w:rPr>
            </w:pPr>
            <w:r w:rsidDel="00000000" w:rsidR="00000000" w:rsidRPr="00000000">
              <w:rPr>
                <w:b w:val="1"/>
                <w:sz w:val="20"/>
                <w:szCs w:val="20"/>
                <w:rtl w:val="0"/>
              </w:rPr>
              <w:t xml:space="preserve">Traitement</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Valider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Valider et accepter tous les changements, l’ost sera mise à jour avec les nouvelles valeurs</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Rejeter</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Refuser tous les changements, l’ancienne version sera gardée telle qu’elle est.</w:t>
            </w:r>
          </w:p>
        </w:tc>
      </w:tr>
    </w:tbl>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0"/>
          <w:numId w:val="16"/>
        </w:numPr>
        <w:pBdr/>
        <w:spacing w:after="0" w:before="480" w:line="240" w:lineRule="auto"/>
        <w:ind w:left="432" w:hanging="432"/>
        <w:rPr/>
      </w:pPr>
      <w:bookmarkStart w:colFirst="0" w:colLast="0" w:name="_261ztfg" w:id="156"/>
      <w:bookmarkEnd w:id="156"/>
      <w:r w:rsidDel="00000000" w:rsidR="00000000" w:rsidRPr="00000000">
        <w:rPr>
          <w:rFonts w:ascii="Calibri" w:cs="Calibri" w:eastAsia="Calibri" w:hAnsi="Calibri"/>
          <w:b w:val="1"/>
          <w:smallCaps w:val="1"/>
          <w:sz w:val="32"/>
          <w:szCs w:val="32"/>
          <w:rtl w:val="0"/>
        </w:rPr>
        <w:t xml:space="preserve">Parametrage</w:t>
      </w: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l7a3n9" w:id="157"/>
      <w:bookmarkEnd w:id="157"/>
      <w:r w:rsidDel="00000000" w:rsidR="00000000" w:rsidRPr="00000000">
        <w:rPr>
          <w:rFonts w:ascii="Calibri" w:cs="Calibri" w:eastAsia="Calibri" w:hAnsi="Calibri"/>
          <w:b w:val="1"/>
          <w:sz w:val="26"/>
          <w:szCs w:val="26"/>
          <w:rtl w:val="0"/>
        </w:rPr>
        <w:t xml:space="preserve">Tableau de Bord</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description du tableau de bord :</w:t>
      </w:r>
    </w:p>
    <w:p w:rsidR="00000000" w:rsidDel="00000000" w:rsidP="00000000" w:rsidRDefault="00000000" w:rsidRPr="00000000">
      <w:pPr>
        <w:numPr>
          <w:ilvl w:val="0"/>
          <w:numId w:val="1"/>
        </w:numPr>
        <w:pBdr/>
        <w:ind w:left="360" w:hanging="360"/>
        <w:rPr/>
      </w:pPr>
      <w:r w:rsidDel="00000000" w:rsidR="00000000" w:rsidRPr="00000000">
        <w:rPr>
          <w:rtl w:val="0"/>
        </w:rPr>
        <w:t xml:space="preserve">Liste des nœuds</w:t>
      </w:r>
    </w:p>
    <w:p w:rsidR="00000000" w:rsidDel="00000000" w:rsidP="00000000" w:rsidRDefault="00000000" w:rsidRPr="00000000">
      <w:pPr>
        <w:pBdr/>
        <w:contextualSpacing w:val="0"/>
        <w:rPr/>
      </w:pPr>
      <w:r w:rsidDel="00000000" w:rsidR="00000000" w:rsidRPr="00000000">
        <w:rPr>
          <w:rtl w:val="0"/>
        </w:rPr>
        <w:t xml:space="preserve">Description de chaque nœud: conditions normales et conditions critiques</w:t>
      </w:r>
    </w:p>
    <w:tbl>
      <w:tblPr>
        <w:tblStyle w:val="Table141"/>
        <w:bidiVisual w:val="0"/>
        <w:tblW w:w="91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9"/>
        <w:gridCol w:w="3402"/>
        <w:gridCol w:w="1985"/>
        <w:gridCol w:w="1984"/>
        <w:tblGridChange w:id="0">
          <w:tblGrid>
            <w:gridCol w:w="1809"/>
            <w:gridCol w:w="3402"/>
            <w:gridCol w:w="1985"/>
            <w:gridCol w:w="1984"/>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Nœuds</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Sous Nœuds</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Condition normale</w:t>
            </w:r>
          </w:p>
        </w:tc>
        <w:tc>
          <w:tcPr>
            <w:shd w:fill="d9d9d9"/>
          </w:tcPr>
          <w:p w:rsidR="00000000" w:rsidDel="00000000" w:rsidP="00000000" w:rsidRDefault="00000000" w:rsidRPr="00000000">
            <w:pPr>
              <w:pBdr/>
              <w:ind w:left="-108" w:firstLine="108"/>
              <w:contextualSpacing w:val="0"/>
              <w:rPr>
                <w:b w:val="1"/>
              </w:rPr>
            </w:pPr>
            <w:r w:rsidDel="00000000" w:rsidR="00000000" w:rsidRPr="00000000">
              <w:rPr>
                <w:b w:val="1"/>
                <w:rtl w:val="0"/>
              </w:rPr>
              <w:t xml:space="preserve">Condition critique</w:t>
            </w:r>
          </w:p>
        </w:tc>
      </w:tr>
      <w:tr>
        <w:tc>
          <w:tcPr>
            <w:vMerge w:val="restart"/>
          </w:tcPr>
          <w:p w:rsidR="00000000" w:rsidDel="00000000" w:rsidP="00000000" w:rsidRDefault="00000000" w:rsidRPr="00000000">
            <w:pPr>
              <w:pBdr/>
              <w:contextualSpacing w:val="0"/>
              <w:rPr>
                <w:b w:val="1"/>
              </w:rPr>
            </w:pPr>
            <w:r w:rsidDel="00000000" w:rsidR="00000000" w:rsidRPr="00000000">
              <w:rPr>
                <w:b w:val="1"/>
                <w:rtl w:val="0"/>
              </w:rPr>
              <w:t xml:space="preserve">Annonces</w:t>
            </w:r>
          </w:p>
        </w:tc>
        <w:tc>
          <w:tcPr/>
          <w:p w:rsidR="00000000" w:rsidDel="00000000" w:rsidP="00000000" w:rsidRDefault="00000000" w:rsidRPr="00000000">
            <w:pPr>
              <w:pBdr/>
              <w:contextualSpacing w:val="0"/>
              <w:rPr/>
            </w:pPr>
            <w:r w:rsidDel="00000000" w:rsidR="00000000" w:rsidRPr="00000000">
              <w:rPr>
                <w:rtl w:val="0"/>
              </w:rPr>
              <w:t xml:space="preserve">Annonce mise à jour en attente de validation</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Annulation d’annonce reçue</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OST non activée arrivant à date de référence</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Rappels annonces arrivant à date limite d’instructions</w:t>
            </w:r>
          </w:p>
        </w:tc>
        <w:tc>
          <w:tcPr/>
          <w:p w:rsidR="00000000" w:rsidDel="00000000" w:rsidP="00000000" w:rsidRDefault="00000000" w:rsidRPr="00000000">
            <w:pPr>
              <w:pBdr/>
              <w:contextualSpacing w:val="0"/>
              <w:rPr/>
            </w:pPr>
            <w:r w:rsidDel="00000000" w:rsidR="00000000" w:rsidRPr="00000000">
              <w:rPr>
                <w:rtl w:val="0"/>
              </w:rPr>
              <w:t xml:space="preserve">-5</w:t>
            </w:r>
          </w:p>
        </w:tc>
        <w:tc>
          <w:tcPr/>
          <w:p w:rsidR="00000000" w:rsidDel="00000000" w:rsidP="00000000" w:rsidRDefault="00000000" w:rsidRPr="00000000">
            <w:pPr>
              <w:pBdr/>
              <w:contextualSpacing w:val="0"/>
              <w:rPr/>
            </w:pPr>
            <w:r w:rsidDel="00000000" w:rsidR="00000000" w:rsidRPr="00000000">
              <w:rPr>
                <w:rtl w:val="0"/>
              </w:rPr>
              <w:t xml:space="preserve">-3</w:t>
            </w:r>
          </w:p>
        </w:tc>
      </w:tr>
      <w:tr>
        <w:tc>
          <w:tcPr>
            <w:vMerge w:val="restart"/>
          </w:tcPr>
          <w:p w:rsidR="00000000" w:rsidDel="00000000" w:rsidP="00000000" w:rsidRDefault="00000000" w:rsidRPr="00000000">
            <w:pPr>
              <w:pBdr/>
              <w:contextualSpacing w:val="0"/>
              <w:rPr>
                <w:b w:val="1"/>
              </w:rPr>
            </w:pPr>
            <w:r w:rsidDel="00000000" w:rsidR="00000000" w:rsidRPr="00000000">
              <w:rPr>
                <w:b w:val="1"/>
                <w:rtl w:val="0"/>
              </w:rPr>
              <w:t xml:space="preserve">Instructions</w:t>
            </w:r>
          </w:p>
        </w:tc>
        <w:tc>
          <w:tcPr/>
          <w:p w:rsidR="00000000" w:rsidDel="00000000" w:rsidP="00000000" w:rsidRDefault="00000000" w:rsidRPr="00000000">
            <w:pPr>
              <w:pBdr/>
              <w:contextualSpacing w:val="0"/>
              <w:rPr/>
            </w:pPr>
            <w:r w:rsidDel="00000000" w:rsidR="00000000" w:rsidRPr="00000000">
              <w:rPr>
                <w:rtl w:val="0"/>
              </w:rPr>
              <w:t xml:space="preserve">Instruction client invalide</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Instruction client en attente de validation</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Instruction client rejetée</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Instruction Marché  en attente d’envoi</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Instruction Marché  Rejetée</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restart"/>
          </w:tcPr>
          <w:p w:rsidR="00000000" w:rsidDel="00000000" w:rsidP="00000000" w:rsidRDefault="00000000" w:rsidRPr="00000000">
            <w:pPr>
              <w:pBdr/>
              <w:contextualSpacing w:val="0"/>
              <w:rPr>
                <w:b w:val="1"/>
              </w:rPr>
            </w:pPr>
            <w:r w:rsidDel="00000000" w:rsidR="00000000" w:rsidRPr="00000000">
              <w:rPr>
                <w:b w:val="1"/>
                <w:rtl w:val="0"/>
              </w:rPr>
              <w:t xml:space="preserve">Exécutions</w:t>
            </w:r>
          </w:p>
        </w:tc>
        <w:tc>
          <w:tcPr/>
          <w:p w:rsidR="00000000" w:rsidDel="00000000" w:rsidP="00000000" w:rsidRDefault="00000000" w:rsidRPr="00000000">
            <w:pPr>
              <w:pBdr/>
              <w:contextualSpacing w:val="0"/>
              <w:rPr/>
            </w:pPr>
            <w:r w:rsidDel="00000000" w:rsidR="00000000" w:rsidRPr="00000000">
              <w:rPr>
                <w:rtl w:val="0"/>
              </w:rPr>
              <w:t xml:space="preserve">Exécution client non alloué</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Exécution Marché   non Réconcilié</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restart"/>
          </w:tcPr>
          <w:p w:rsidR="00000000" w:rsidDel="00000000" w:rsidP="00000000" w:rsidRDefault="00000000" w:rsidRPr="00000000">
            <w:pPr>
              <w:pBdr/>
              <w:contextualSpacing w:val="0"/>
              <w:rPr>
                <w:b w:val="1"/>
              </w:rPr>
            </w:pPr>
            <w:r w:rsidDel="00000000" w:rsidR="00000000" w:rsidRPr="00000000">
              <w:rPr>
                <w:b w:val="1"/>
                <w:rtl w:val="0"/>
              </w:rPr>
              <w:t xml:space="preserve">Réclamations</w:t>
            </w:r>
          </w:p>
        </w:tc>
        <w:tc>
          <w:tcPr/>
          <w:p w:rsidR="00000000" w:rsidDel="00000000" w:rsidP="00000000" w:rsidRDefault="00000000" w:rsidRPr="00000000">
            <w:pPr>
              <w:pBdr/>
              <w:contextualSpacing w:val="0"/>
              <w:rPr/>
            </w:pPr>
            <w:r w:rsidDel="00000000" w:rsidR="00000000" w:rsidRPr="00000000">
              <w:rPr>
                <w:rtl w:val="0"/>
              </w:rPr>
              <w:t xml:space="preserve">Transaction tardive</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Suspens non dénouée</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Position ferme</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restart"/>
          </w:tcPr>
          <w:p w:rsidR="00000000" w:rsidDel="00000000" w:rsidP="00000000" w:rsidRDefault="00000000" w:rsidRPr="00000000">
            <w:pPr>
              <w:pBdr/>
              <w:contextualSpacing w:val="0"/>
              <w:rPr>
                <w:b w:val="1"/>
              </w:rPr>
            </w:pPr>
            <w:r w:rsidDel="00000000" w:rsidR="00000000" w:rsidRPr="00000000">
              <w:rPr>
                <w:b w:val="1"/>
                <w:rtl w:val="0"/>
              </w:rPr>
              <w:t xml:space="preserve">Réconciliations</w:t>
            </w:r>
          </w:p>
        </w:tc>
        <w:tc>
          <w:tcPr/>
          <w:p w:rsidR="00000000" w:rsidDel="00000000" w:rsidP="00000000" w:rsidRDefault="00000000" w:rsidRPr="00000000">
            <w:pPr>
              <w:pBdr/>
              <w:contextualSpacing w:val="0"/>
              <w:rPr/>
            </w:pPr>
            <w:r w:rsidDel="00000000" w:rsidR="00000000" w:rsidRPr="00000000">
              <w:rPr>
                <w:rtl w:val="0"/>
              </w:rPr>
              <w:t xml:space="preserve">Paiement Titre non réconcilié ou partiellement réconcilié</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Paiement Espèces non réconcilié ou partiellement réconcilié</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restart"/>
          </w:tcPr>
          <w:p w:rsidR="00000000" w:rsidDel="00000000" w:rsidP="00000000" w:rsidRDefault="00000000" w:rsidRPr="00000000">
            <w:pPr>
              <w:pBdr/>
              <w:contextualSpacing w:val="0"/>
              <w:rPr>
                <w:b w:val="1"/>
              </w:rPr>
            </w:pPr>
            <w:r w:rsidDel="00000000" w:rsidR="00000000" w:rsidRPr="00000000">
              <w:rPr>
                <w:b w:val="1"/>
                <w:rtl w:val="0"/>
              </w:rPr>
              <w:t xml:space="preserve">Allocations</w:t>
            </w:r>
          </w:p>
        </w:tc>
        <w:tc>
          <w:tcPr/>
          <w:p w:rsidR="00000000" w:rsidDel="00000000" w:rsidP="00000000" w:rsidRDefault="00000000" w:rsidRPr="00000000">
            <w:pPr>
              <w:pBdr/>
              <w:contextualSpacing w:val="0"/>
              <w:rPr/>
            </w:pPr>
            <w:r w:rsidDel="00000000" w:rsidR="00000000" w:rsidRPr="00000000">
              <w:rPr>
                <w:rtl w:val="0"/>
              </w:rPr>
              <w:t xml:space="preserve">Exécution Titre partiellement allouée</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Exécution Espèce partiellement allouée </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p w:rsidR="00000000" w:rsidDel="00000000" w:rsidP="00000000" w:rsidRDefault="00000000" w:rsidRPr="00000000">
            <w:pPr>
              <w:pBdr/>
              <w:contextualSpacing w:val="0"/>
              <w:rPr>
                <w:b w:val="1"/>
              </w:rPr>
            </w:pPr>
            <w:r w:rsidDel="00000000" w:rsidR="00000000" w:rsidRPr="00000000">
              <w:rPr>
                <w:b w:val="1"/>
                <w:rtl w:val="0"/>
              </w:rPr>
              <w:t xml:space="preserve">Paiement Espèce</w:t>
            </w:r>
          </w:p>
        </w:tc>
        <w:tc>
          <w:tcPr/>
          <w:p w:rsidR="00000000" w:rsidDel="00000000" w:rsidP="00000000" w:rsidRDefault="00000000" w:rsidRPr="00000000">
            <w:pPr>
              <w:pBdr/>
              <w:contextualSpacing w:val="0"/>
              <w:rPr/>
            </w:pPr>
            <w:r w:rsidDel="00000000" w:rsidR="00000000" w:rsidRPr="00000000">
              <w:rPr>
                <w:rtl w:val="0"/>
              </w:rPr>
              <w:t xml:space="preserve">En attente de Validation</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restart"/>
          </w:tcPr>
          <w:p w:rsidR="00000000" w:rsidDel="00000000" w:rsidP="00000000" w:rsidRDefault="00000000" w:rsidRPr="00000000">
            <w:pPr>
              <w:pBdr/>
              <w:contextualSpacing w:val="0"/>
              <w:rPr>
                <w:b w:val="1"/>
              </w:rPr>
            </w:pPr>
            <w:r w:rsidDel="00000000" w:rsidR="00000000" w:rsidRPr="00000000">
              <w:rPr>
                <w:b w:val="1"/>
                <w:rtl w:val="0"/>
              </w:rPr>
              <w:t xml:space="preserve">Messages sortant</w:t>
            </w:r>
          </w:p>
        </w:tc>
        <w:tc>
          <w:tcPr/>
          <w:p w:rsidR="00000000" w:rsidDel="00000000" w:rsidP="00000000" w:rsidRDefault="00000000" w:rsidRPr="00000000">
            <w:pPr>
              <w:pBdr/>
              <w:contextualSpacing w:val="0"/>
              <w:rPr/>
            </w:pPr>
            <w:r w:rsidDel="00000000" w:rsidR="00000000" w:rsidRPr="00000000">
              <w:rPr>
                <w:rtl w:val="0"/>
              </w:rPr>
              <w:t xml:space="preserve">564/rapport</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565</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567 / rapport</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566/ rapport</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restart"/>
          </w:tcPr>
          <w:p w:rsidR="00000000" w:rsidDel="00000000" w:rsidP="00000000" w:rsidRDefault="00000000" w:rsidRPr="00000000">
            <w:pPr>
              <w:pBdr/>
              <w:contextualSpacing w:val="0"/>
              <w:rPr>
                <w:b w:val="1"/>
              </w:rPr>
            </w:pPr>
            <w:r w:rsidDel="00000000" w:rsidR="00000000" w:rsidRPr="00000000">
              <w:rPr>
                <w:b w:val="1"/>
                <w:rtl w:val="0"/>
              </w:rPr>
              <w:t xml:space="preserve">Messages Entrant</w:t>
            </w:r>
          </w:p>
        </w:tc>
        <w:tc>
          <w:tcPr/>
          <w:p w:rsidR="00000000" w:rsidDel="00000000" w:rsidP="00000000" w:rsidRDefault="00000000" w:rsidRPr="00000000">
            <w:pPr>
              <w:pBdr/>
              <w:contextualSpacing w:val="0"/>
              <w:rPr/>
            </w:pPr>
            <w:r w:rsidDel="00000000" w:rsidR="00000000" w:rsidRPr="00000000">
              <w:rPr>
                <w:rtl w:val="0"/>
              </w:rPr>
              <w:t xml:space="preserve">564</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565</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567</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566</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p w:rsidR="00000000" w:rsidDel="00000000" w:rsidP="00000000" w:rsidRDefault="00000000" w:rsidRPr="00000000">
            <w:pPr>
              <w:pBdr/>
              <w:contextualSpacing w:val="0"/>
              <w:rPr>
                <w:b w:val="1"/>
              </w:rPr>
            </w:pPr>
            <w:r w:rsidDel="00000000" w:rsidR="00000000" w:rsidRPr="00000000">
              <w:rPr>
                <w:b w:val="1"/>
                <w:strike w:val="1"/>
                <w:rtl w:val="0"/>
              </w:rPr>
              <w:t xml:space="preserve">Tâche</w:t>
            </w:r>
            <w:r w:rsidDel="00000000" w:rsidR="00000000" w:rsidRPr="00000000">
              <w:rPr>
                <w:b w:val="1"/>
                <w:rtl w:val="0"/>
              </w:rPr>
              <w:t xml:space="preserve">  </w:t>
            </w:r>
            <w:r w:rsidDel="00000000" w:rsidR="00000000" w:rsidRPr="00000000">
              <w:rPr>
                <w:b w:val="1"/>
                <w:strike w:val="1"/>
                <w:rtl w:val="0"/>
              </w:rPr>
              <w:t xml:space="preserve">à faire</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color w:val="000000"/>
                <w:highlight w:val="lightGray"/>
                <w:rtl w:val="0"/>
              </w:rPr>
              <w:t xml:space="preserve">Autres tâches à définir</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b w:val="1"/>
          <w:color w:val="ff0000"/>
        </w:rPr>
      </w:pPr>
      <w:r w:rsidDel="00000000" w:rsidR="00000000" w:rsidRPr="00000000">
        <w:rPr>
          <w:b w:val="1"/>
          <w:color w:val="ff0000"/>
          <w:rtl w:val="0"/>
        </w:rPr>
        <w:t xml:space="preserve">Les conditions normales et critiques sont à définir par AWB.</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356xmb2" w:id="158"/>
      <w:bookmarkEnd w:id="158"/>
      <w:r w:rsidDel="00000000" w:rsidR="00000000" w:rsidRPr="00000000">
        <w:rPr>
          <w:rFonts w:ascii="Calibri" w:cs="Calibri" w:eastAsia="Calibri" w:hAnsi="Calibri"/>
          <w:b w:val="1"/>
          <w:sz w:val="26"/>
          <w:szCs w:val="26"/>
          <w:rtl w:val="0"/>
        </w:rPr>
        <w:t xml:space="preserve">Profils</w:t>
      </w:r>
      <w:r w:rsidDel="00000000" w:rsidR="00000000" w:rsidRPr="00000000">
        <w:rPr>
          <w:rtl w:val="0"/>
        </w:rPr>
      </w:r>
    </w:p>
    <w:p w:rsidR="00000000" w:rsidDel="00000000" w:rsidP="00000000" w:rsidRDefault="00000000" w:rsidRPr="00000000">
      <w:pPr>
        <w:pBdr/>
        <w:spacing w:before="120" w:lineRule="auto"/>
        <w:contextualSpacing w:val="0"/>
        <w:jc w:val="both"/>
        <w:rPr/>
      </w:pPr>
      <w:r w:rsidDel="00000000" w:rsidR="00000000" w:rsidRPr="00000000">
        <w:rPr>
          <w:rtl w:val="0"/>
        </w:rPr>
        <w:t xml:space="preserve">Liste des profils des utilisateurs à configurer dans l’application:</w:t>
      </w:r>
    </w:p>
    <w:p w:rsidR="00000000" w:rsidDel="00000000" w:rsidP="00000000" w:rsidRDefault="00000000" w:rsidRPr="00000000">
      <w:pPr>
        <w:numPr>
          <w:ilvl w:val="0"/>
          <w:numId w:val="3"/>
        </w:numPr>
        <w:pBdr/>
        <w:spacing w:after="0" w:before="12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Langue : Français.</w:t>
      </w:r>
      <w:r w:rsidDel="00000000" w:rsidR="00000000" w:rsidRPr="00000000">
        <w:rPr>
          <w:rtl w:val="0"/>
        </w:rPr>
      </w:r>
    </w:p>
    <w:p w:rsidR="00000000" w:rsidDel="00000000" w:rsidP="00000000" w:rsidRDefault="00000000" w:rsidRPr="00000000">
      <w:pPr>
        <w:numPr>
          <w:ilvl w:val="0"/>
          <w:numId w:val="3"/>
        </w:numPr>
        <w:pBdr/>
        <w:spacing w:after="0" w:before="6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Format de la date : jj/mm/aaaa</w:t>
      </w:r>
      <w:r w:rsidDel="00000000" w:rsidR="00000000" w:rsidRPr="00000000">
        <w:rPr>
          <w:rtl w:val="0"/>
        </w:rPr>
      </w:r>
    </w:p>
    <w:p w:rsidR="00000000" w:rsidDel="00000000" w:rsidP="00000000" w:rsidRDefault="00000000" w:rsidRPr="00000000">
      <w:pPr>
        <w:numPr>
          <w:ilvl w:val="0"/>
          <w:numId w:val="3"/>
        </w:numPr>
        <w:pBdr/>
        <w:spacing w:after="0" w:before="6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Format des montants et chiffres : En règle avec les devises utilisées.</w:t>
      </w: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1kc7wiv" w:id="159"/>
      <w:bookmarkEnd w:id="159"/>
      <w:r w:rsidDel="00000000" w:rsidR="00000000" w:rsidRPr="00000000">
        <w:rPr>
          <w:rFonts w:ascii="Calibri" w:cs="Calibri" w:eastAsia="Calibri" w:hAnsi="Calibri"/>
          <w:b w:val="1"/>
          <w:sz w:val="26"/>
          <w:szCs w:val="26"/>
          <w:rtl w:val="0"/>
        </w:rPr>
        <w:t xml:space="preserve">Taxes et fiscalité:</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Pour le Marché  étranger, il n y aura pas de taxes à calculer, la taxe est prélevée chez le dépositaire et les paiements sont reçus en Net.</w:t>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44bvf6o" w:id="160"/>
      <w:bookmarkEnd w:id="160"/>
      <w:r w:rsidDel="00000000" w:rsidR="00000000" w:rsidRPr="00000000">
        <w:rPr>
          <w:rFonts w:ascii="Calibri" w:cs="Calibri" w:eastAsia="Calibri" w:hAnsi="Calibri"/>
          <w:b w:val="1"/>
          <w:sz w:val="26"/>
          <w:szCs w:val="26"/>
          <w:rtl w:val="0"/>
        </w:rPr>
        <w:t xml:space="preserve">Frais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 commission chargée pour chaque paiement sera un prélèvement d’un montant fixe.</w:t>
      </w:r>
    </w:p>
    <w:p w:rsidR="00000000" w:rsidDel="00000000" w:rsidP="00000000" w:rsidRDefault="00000000" w:rsidRPr="00000000">
      <w:pPr>
        <w:pBdr/>
        <w:contextualSpacing w:val="0"/>
        <w:jc w:val="both"/>
        <w:rPr/>
      </w:pPr>
      <w:r w:rsidDel="00000000" w:rsidR="00000000" w:rsidRPr="00000000">
        <w:rPr>
          <w:rtl w:val="0"/>
        </w:rPr>
        <w:t xml:space="preserve">Les commissions sont prélevées du montant brut  à l’opération lors de la création du paiement client.</w:t>
      </w:r>
    </w:p>
    <w:p w:rsidR="00000000" w:rsidDel="00000000" w:rsidP="00000000" w:rsidRDefault="00000000" w:rsidRPr="00000000">
      <w:pPr>
        <w:pBdr/>
        <w:contextualSpacing w:val="0"/>
        <w:jc w:val="both"/>
        <w:rPr/>
      </w:pPr>
      <w:r w:rsidDel="00000000" w:rsidR="00000000" w:rsidRPr="00000000">
        <w:rPr>
          <w:rtl w:val="0"/>
        </w:rPr>
        <w:t xml:space="preserve">Le prélèvement sera effectué dans la devise du paiement.</w:t>
      </w:r>
    </w:p>
    <w:p w:rsidR="00000000" w:rsidDel="00000000" w:rsidP="00000000" w:rsidRDefault="00000000" w:rsidRPr="00000000">
      <w:pPr>
        <w:pBdr/>
        <w:contextualSpacing w:val="0"/>
        <w:jc w:val="both"/>
        <w:rPr/>
      </w:pPr>
      <w:r w:rsidDel="00000000" w:rsidR="00000000" w:rsidRPr="00000000">
        <w:rPr>
          <w:rtl w:val="0"/>
        </w:rPr>
        <w:t xml:space="preserve">Une matrice par devise doit être définie : devise du paiement versus forfait à prélever </w:t>
      </w:r>
    </w:p>
    <w:p w:rsidR="00000000" w:rsidDel="00000000" w:rsidP="00000000" w:rsidRDefault="00000000" w:rsidRPr="00000000">
      <w:pPr>
        <w:pBdr/>
        <w:contextualSpacing w:val="0"/>
        <w:jc w:val="both"/>
        <w:rPr/>
      </w:pPr>
      <w:r w:rsidDel="00000000" w:rsidR="00000000" w:rsidRPr="00000000">
        <w:rPr>
          <w:rtl w:val="0"/>
        </w:rPr>
      </w:r>
    </w:p>
    <w:tbl>
      <w:tblPr>
        <w:tblStyle w:val="Table142"/>
        <w:bidiVisual w:val="0"/>
        <w:tblW w:w="928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6"/>
        <w:gridCol w:w="1098"/>
        <w:gridCol w:w="1134"/>
        <w:gridCol w:w="992"/>
        <w:gridCol w:w="958"/>
        <w:tblGridChange w:id="0">
          <w:tblGrid>
            <w:gridCol w:w="5106"/>
            <w:gridCol w:w="1098"/>
            <w:gridCol w:w="1134"/>
            <w:gridCol w:w="992"/>
            <w:gridCol w:w="958"/>
          </w:tblGrid>
        </w:tblGridChange>
      </w:tblGrid>
      <w:tr>
        <w:tc>
          <w:tcPr>
            <w:tcBorders>
              <w:top w:color="000000" w:space="0" w:sz="0" w:val="nil"/>
              <w:left w:color="000000" w:space="0" w:sz="0" w:val="nil"/>
            </w:tcBorders>
          </w:tcPr>
          <w:p w:rsidR="00000000" w:rsidDel="00000000" w:rsidP="00000000" w:rsidRDefault="00000000" w:rsidRPr="00000000">
            <w:pPr>
              <w:pBdr/>
              <w:contextualSpacing w:val="0"/>
              <w:jc w:val="center"/>
              <w:rPr>
                <w:b w:val="1"/>
              </w:rPr>
            </w:pPr>
            <w:r w:rsidDel="00000000" w:rsidR="00000000" w:rsidRPr="00000000">
              <w:rPr>
                <w:rtl w:val="0"/>
              </w:rPr>
            </w:r>
          </w:p>
        </w:tc>
        <w:tc>
          <w:tcPr>
            <w:gridSpan w:val="4"/>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Devise du paiement</w:t>
            </w:r>
          </w:p>
        </w:tc>
      </w:tr>
      <w:tr>
        <w:tc>
          <w:tcPr>
            <w:tcBorders>
              <w:left w:color="000000" w:space="0" w:sz="4" w:val="single"/>
            </w:tcBorders>
            <w:shd w:fill="d9d9d9"/>
          </w:tcPr>
          <w:p w:rsidR="00000000" w:rsidDel="00000000" w:rsidP="00000000" w:rsidRDefault="00000000" w:rsidRPr="00000000">
            <w:pPr>
              <w:pBdr/>
              <w:contextualSpacing w:val="0"/>
              <w:jc w:val="center"/>
              <w:rPr/>
            </w:pPr>
            <w:r w:rsidDel="00000000" w:rsidR="00000000" w:rsidRPr="00000000">
              <w:rPr>
                <w:b w:val="1"/>
                <w:rtl w:val="0"/>
              </w:rPr>
              <w:t xml:space="preserve">Type de clients</w:t>
            </w:r>
            <w:r w:rsidDel="00000000" w:rsidR="00000000" w:rsidRPr="00000000">
              <w:rPr>
                <w:rtl w:val="0"/>
              </w:rPr>
            </w:r>
          </w:p>
        </w:tc>
        <w:tc>
          <w:tcPr/>
          <w:p w:rsidR="00000000" w:rsidDel="00000000" w:rsidP="00000000" w:rsidRDefault="00000000" w:rsidRPr="00000000">
            <w:pPr>
              <w:pBdr/>
              <w:contextualSpacing w:val="0"/>
              <w:jc w:val="center"/>
              <w:rPr/>
            </w:pPr>
            <w:r w:rsidDel="00000000" w:rsidR="00000000" w:rsidRPr="00000000">
              <w:rPr>
                <w:rtl w:val="0"/>
              </w:rPr>
              <w:t xml:space="preserve">EUR</w:t>
            </w:r>
          </w:p>
        </w:tc>
        <w:tc>
          <w:tcPr/>
          <w:p w:rsidR="00000000" w:rsidDel="00000000" w:rsidP="00000000" w:rsidRDefault="00000000" w:rsidRPr="00000000">
            <w:pPr>
              <w:pBdr/>
              <w:contextualSpacing w:val="0"/>
              <w:jc w:val="center"/>
              <w:rPr/>
            </w:pPr>
            <w:r w:rsidDel="00000000" w:rsidR="00000000" w:rsidRPr="00000000">
              <w:rPr>
                <w:rtl w:val="0"/>
              </w:rPr>
              <w:t xml:space="preserve">USD</w:t>
            </w:r>
          </w:p>
        </w:tc>
        <w:tc>
          <w:tcPr/>
          <w:p w:rsidR="00000000" w:rsidDel="00000000" w:rsidP="00000000" w:rsidRDefault="00000000" w:rsidRPr="00000000">
            <w:pPr>
              <w:pBdr/>
              <w:contextualSpacing w:val="0"/>
              <w:jc w:val="center"/>
              <w:rPr/>
            </w:pPr>
            <w:r w:rsidDel="00000000" w:rsidR="00000000" w:rsidRPr="00000000">
              <w:rPr>
                <w:rtl w:val="0"/>
              </w:rPr>
              <w:t xml:space="preserve">TND</w:t>
            </w:r>
          </w:p>
        </w:tc>
        <w:tc>
          <w:tcPr/>
          <w:p w:rsidR="00000000" w:rsidDel="00000000" w:rsidP="00000000" w:rsidRDefault="00000000" w:rsidRPr="00000000">
            <w:pPr>
              <w:pBdr/>
              <w:contextualSpacing w:val="0"/>
              <w:jc w:val="center"/>
              <w:rPr/>
            </w:pPr>
            <w:r w:rsidDel="00000000" w:rsidR="00000000" w:rsidRPr="00000000">
              <w:rPr>
                <w:rtl w:val="0"/>
              </w:rPr>
              <w:t xml:space="preserve">GBP</w:t>
            </w:r>
          </w:p>
        </w:tc>
      </w:tr>
      <w:tr>
        <w:tc>
          <w:tcPr/>
          <w:p w:rsidR="00000000" w:rsidDel="00000000" w:rsidP="00000000" w:rsidRDefault="00000000" w:rsidRPr="00000000">
            <w:pPr>
              <w:pBdr/>
              <w:contextualSpacing w:val="0"/>
              <w:jc w:val="both"/>
              <w:rPr/>
            </w:pPr>
            <w:r w:rsidDel="00000000" w:rsidR="00000000" w:rsidRPr="00000000">
              <w:rPr>
                <w:rtl w:val="0"/>
              </w:rPr>
              <w:t xml:space="preserve">Institutionnel marocain : SDG/ Cpies Assurrance</w:t>
            </w:r>
          </w:p>
        </w:tc>
        <w:tc>
          <w:tcPr/>
          <w:p w:rsidR="00000000" w:rsidDel="00000000" w:rsidP="00000000" w:rsidRDefault="00000000" w:rsidRPr="00000000">
            <w:pPr>
              <w:pBdr/>
              <w:contextualSpacing w:val="0"/>
              <w:jc w:val="both"/>
              <w:rPr/>
            </w:pPr>
            <w:r w:rsidDel="00000000" w:rsidR="00000000" w:rsidRPr="00000000">
              <w:rPr>
                <w:rtl w:val="0"/>
              </w:rPr>
            </w:r>
          </w:p>
        </w:tc>
        <w:tc>
          <w:tcPr/>
          <w:p w:rsidR="00000000" w:rsidDel="00000000" w:rsidP="00000000" w:rsidRDefault="00000000" w:rsidRPr="00000000">
            <w:pPr>
              <w:pBdr/>
              <w:contextualSpacing w:val="0"/>
              <w:jc w:val="both"/>
              <w:rPr/>
            </w:pPr>
            <w:r w:rsidDel="00000000" w:rsidR="00000000" w:rsidRPr="00000000">
              <w:rPr>
                <w:rtl w:val="0"/>
              </w:rPr>
            </w:r>
          </w:p>
        </w:tc>
        <w:tc>
          <w:tcPr/>
          <w:p w:rsidR="00000000" w:rsidDel="00000000" w:rsidP="00000000" w:rsidRDefault="00000000" w:rsidRPr="00000000">
            <w:pPr>
              <w:pBdr/>
              <w:contextualSpacing w:val="0"/>
              <w:jc w:val="both"/>
              <w:rPr/>
            </w:pPr>
            <w:r w:rsidDel="00000000" w:rsidR="00000000" w:rsidRPr="00000000">
              <w:rPr>
                <w:rtl w:val="0"/>
              </w:rPr>
            </w:r>
          </w:p>
        </w:tc>
        <w:tc>
          <w:tcPr/>
          <w:p w:rsidR="00000000" w:rsidDel="00000000" w:rsidP="00000000" w:rsidRDefault="00000000" w:rsidRPr="00000000">
            <w:pPr>
              <w:pBdr/>
              <w:contextualSpacing w:val="0"/>
              <w:jc w:val="both"/>
              <w:rPr/>
            </w:pPr>
            <w:r w:rsidDel="00000000" w:rsidR="00000000" w:rsidRPr="00000000">
              <w:rPr>
                <w:rtl w:val="0"/>
              </w:rPr>
            </w:r>
          </w:p>
        </w:tc>
      </w:tr>
      <w:tr>
        <w:tc>
          <w:tcPr/>
          <w:p w:rsidR="00000000" w:rsidDel="00000000" w:rsidP="00000000" w:rsidRDefault="00000000" w:rsidRPr="00000000">
            <w:pPr>
              <w:pBdr/>
              <w:contextualSpacing w:val="0"/>
              <w:jc w:val="both"/>
              <w:rPr/>
            </w:pPr>
            <w:r w:rsidDel="00000000" w:rsidR="00000000" w:rsidRPr="00000000">
              <w:rPr>
                <w:rtl w:val="0"/>
              </w:rPr>
              <w:t xml:space="preserve">Banque : compte propre</w:t>
            </w:r>
          </w:p>
        </w:tc>
        <w:tc>
          <w:tcPr/>
          <w:p w:rsidR="00000000" w:rsidDel="00000000" w:rsidP="00000000" w:rsidRDefault="00000000" w:rsidRPr="00000000">
            <w:pPr>
              <w:pBdr/>
              <w:contextualSpacing w:val="0"/>
              <w:jc w:val="both"/>
              <w:rPr/>
            </w:pPr>
            <w:r w:rsidDel="00000000" w:rsidR="00000000" w:rsidRPr="00000000">
              <w:rPr>
                <w:rtl w:val="0"/>
              </w:rPr>
            </w:r>
          </w:p>
        </w:tc>
        <w:tc>
          <w:tcPr/>
          <w:p w:rsidR="00000000" w:rsidDel="00000000" w:rsidP="00000000" w:rsidRDefault="00000000" w:rsidRPr="00000000">
            <w:pPr>
              <w:pBdr/>
              <w:contextualSpacing w:val="0"/>
              <w:jc w:val="both"/>
              <w:rPr/>
            </w:pPr>
            <w:r w:rsidDel="00000000" w:rsidR="00000000" w:rsidRPr="00000000">
              <w:rPr>
                <w:rtl w:val="0"/>
              </w:rPr>
            </w:r>
          </w:p>
        </w:tc>
        <w:tc>
          <w:tcPr/>
          <w:p w:rsidR="00000000" w:rsidDel="00000000" w:rsidP="00000000" w:rsidRDefault="00000000" w:rsidRPr="00000000">
            <w:pPr>
              <w:pBdr/>
              <w:contextualSpacing w:val="0"/>
              <w:jc w:val="both"/>
              <w:rPr/>
            </w:pPr>
            <w:r w:rsidDel="00000000" w:rsidR="00000000" w:rsidRPr="00000000">
              <w:rPr>
                <w:rtl w:val="0"/>
              </w:rPr>
            </w:r>
          </w:p>
        </w:tc>
        <w:tc>
          <w:tcPr/>
          <w:p w:rsidR="00000000" w:rsidDel="00000000" w:rsidP="00000000" w:rsidRDefault="00000000" w:rsidRPr="00000000">
            <w:pPr>
              <w:pBdr/>
              <w:contextualSpacing w:val="0"/>
              <w:jc w:val="both"/>
              <w:rPr/>
            </w:pPr>
            <w:r w:rsidDel="00000000" w:rsidR="00000000" w:rsidRPr="00000000">
              <w:rPr>
                <w:rtl w:val="0"/>
              </w:rPr>
            </w:r>
          </w:p>
        </w:tc>
      </w:tr>
      <w:tr>
        <w:tc>
          <w:tcPr/>
          <w:p w:rsidR="00000000" w:rsidDel="00000000" w:rsidP="00000000" w:rsidRDefault="00000000" w:rsidRPr="00000000">
            <w:pPr>
              <w:pBdr/>
              <w:contextualSpacing w:val="0"/>
              <w:jc w:val="both"/>
              <w:rPr/>
            </w:pPr>
            <w:r w:rsidDel="00000000" w:rsidR="00000000" w:rsidRPr="00000000">
              <w:rPr>
                <w:rtl w:val="0"/>
              </w:rPr>
              <w:t xml:space="preserve">Client non Résident : Filiales AWB</w:t>
            </w:r>
          </w:p>
        </w:tc>
        <w:tc>
          <w:tcPr/>
          <w:p w:rsidR="00000000" w:rsidDel="00000000" w:rsidP="00000000" w:rsidRDefault="00000000" w:rsidRPr="00000000">
            <w:pPr>
              <w:pBdr/>
              <w:contextualSpacing w:val="0"/>
              <w:jc w:val="both"/>
              <w:rPr/>
            </w:pPr>
            <w:r w:rsidDel="00000000" w:rsidR="00000000" w:rsidRPr="00000000">
              <w:rPr>
                <w:rtl w:val="0"/>
              </w:rPr>
            </w:r>
          </w:p>
        </w:tc>
        <w:tc>
          <w:tcPr/>
          <w:p w:rsidR="00000000" w:rsidDel="00000000" w:rsidP="00000000" w:rsidRDefault="00000000" w:rsidRPr="00000000">
            <w:pPr>
              <w:pBdr/>
              <w:contextualSpacing w:val="0"/>
              <w:jc w:val="both"/>
              <w:rPr/>
            </w:pPr>
            <w:r w:rsidDel="00000000" w:rsidR="00000000" w:rsidRPr="00000000">
              <w:rPr>
                <w:rtl w:val="0"/>
              </w:rPr>
            </w:r>
          </w:p>
        </w:tc>
        <w:tc>
          <w:tcPr/>
          <w:p w:rsidR="00000000" w:rsidDel="00000000" w:rsidP="00000000" w:rsidRDefault="00000000" w:rsidRPr="00000000">
            <w:pPr>
              <w:pBdr/>
              <w:contextualSpacing w:val="0"/>
              <w:jc w:val="both"/>
              <w:rPr/>
            </w:pPr>
            <w:r w:rsidDel="00000000" w:rsidR="00000000" w:rsidRPr="00000000">
              <w:rPr>
                <w:rtl w:val="0"/>
              </w:rPr>
            </w:r>
          </w:p>
        </w:tc>
        <w:tc>
          <w:tcPr/>
          <w:p w:rsidR="00000000" w:rsidDel="00000000" w:rsidP="00000000" w:rsidRDefault="00000000" w:rsidRPr="00000000">
            <w:pPr>
              <w:pBdr/>
              <w:contextualSpacing w:val="0"/>
              <w:jc w:val="both"/>
              <w:rPr/>
            </w:pPr>
            <w:r w:rsidDel="00000000" w:rsidR="00000000" w:rsidRPr="00000000">
              <w:rPr>
                <w:rtl w:val="0"/>
              </w:rPr>
            </w:r>
          </w:p>
        </w:tc>
      </w:tr>
      <w:tr>
        <w:tc>
          <w:tcPr/>
          <w:p w:rsidR="00000000" w:rsidDel="00000000" w:rsidP="00000000" w:rsidRDefault="00000000" w:rsidRPr="00000000">
            <w:pPr>
              <w:pBdr/>
              <w:contextualSpacing w:val="0"/>
              <w:jc w:val="both"/>
              <w:rPr/>
            </w:pPr>
            <w:r w:rsidDel="00000000" w:rsidR="00000000" w:rsidRPr="00000000">
              <w:rPr>
                <w:rtl w:val="0"/>
              </w:rPr>
              <w:t xml:space="preserve">Client non Résident : Fonds investissement étranger </w:t>
            </w:r>
          </w:p>
        </w:tc>
        <w:tc>
          <w:tcPr/>
          <w:p w:rsidR="00000000" w:rsidDel="00000000" w:rsidP="00000000" w:rsidRDefault="00000000" w:rsidRPr="00000000">
            <w:pPr>
              <w:pBdr/>
              <w:contextualSpacing w:val="0"/>
              <w:jc w:val="both"/>
              <w:rPr/>
            </w:pPr>
            <w:r w:rsidDel="00000000" w:rsidR="00000000" w:rsidRPr="00000000">
              <w:rPr>
                <w:rtl w:val="0"/>
              </w:rPr>
            </w:r>
          </w:p>
        </w:tc>
        <w:tc>
          <w:tcPr/>
          <w:p w:rsidR="00000000" w:rsidDel="00000000" w:rsidP="00000000" w:rsidRDefault="00000000" w:rsidRPr="00000000">
            <w:pPr>
              <w:pBdr/>
              <w:contextualSpacing w:val="0"/>
              <w:jc w:val="both"/>
              <w:rPr/>
            </w:pPr>
            <w:r w:rsidDel="00000000" w:rsidR="00000000" w:rsidRPr="00000000">
              <w:rPr>
                <w:rtl w:val="0"/>
              </w:rPr>
            </w:r>
          </w:p>
        </w:tc>
        <w:tc>
          <w:tcPr/>
          <w:p w:rsidR="00000000" w:rsidDel="00000000" w:rsidP="00000000" w:rsidRDefault="00000000" w:rsidRPr="00000000">
            <w:pPr>
              <w:pBdr/>
              <w:contextualSpacing w:val="0"/>
              <w:jc w:val="both"/>
              <w:rPr/>
            </w:pPr>
            <w:r w:rsidDel="00000000" w:rsidR="00000000" w:rsidRPr="00000000">
              <w:rPr>
                <w:rtl w:val="0"/>
              </w:rPr>
            </w:r>
          </w:p>
        </w:tc>
        <w:tc>
          <w:tcPr/>
          <w:p w:rsidR="00000000" w:rsidDel="00000000" w:rsidP="00000000" w:rsidRDefault="00000000" w:rsidRPr="00000000">
            <w:pPr>
              <w:pBdr/>
              <w:contextualSpacing w:val="0"/>
              <w:jc w:val="both"/>
              <w:rPr/>
            </w:pPr>
            <w:r w:rsidDel="00000000" w:rsidR="00000000" w:rsidRPr="00000000">
              <w:rPr>
                <w:rtl w:val="0"/>
              </w:rPr>
            </w:r>
          </w:p>
        </w:tc>
      </w:tr>
      <w:tr>
        <w:tc>
          <w:tcPr/>
          <w:p w:rsidR="00000000" w:rsidDel="00000000" w:rsidP="00000000" w:rsidRDefault="00000000" w:rsidRPr="00000000">
            <w:pPr>
              <w:pBdr/>
              <w:contextualSpacing w:val="0"/>
              <w:jc w:val="both"/>
              <w:rPr/>
            </w:pPr>
            <w:r w:rsidDel="00000000" w:rsidR="00000000" w:rsidRPr="00000000">
              <w:rPr>
                <w:rtl w:val="0"/>
              </w:rPr>
              <w:t xml:space="preserve">Clients privés non résident ou résident</w:t>
            </w:r>
          </w:p>
        </w:tc>
        <w:tc>
          <w:tcPr/>
          <w:p w:rsidR="00000000" w:rsidDel="00000000" w:rsidP="00000000" w:rsidRDefault="00000000" w:rsidRPr="00000000">
            <w:pPr>
              <w:pBdr/>
              <w:contextualSpacing w:val="0"/>
              <w:jc w:val="both"/>
              <w:rPr/>
            </w:pPr>
            <w:r w:rsidDel="00000000" w:rsidR="00000000" w:rsidRPr="00000000">
              <w:rPr>
                <w:rtl w:val="0"/>
              </w:rPr>
            </w:r>
          </w:p>
        </w:tc>
        <w:tc>
          <w:tcPr/>
          <w:p w:rsidR="00000000" w:rsidDel="00000000" w:rsidP="00000000" w:rsidRDefault="00000000" w:rsidRPr="00000000">
            <w:pPr>
              <w:pBdr/>
              <w:contextualSpacing w:val="0"/>
              <w:jc w:val="both"/>
              <w:rPr/>
            </w:pPr>
            <w:r w:rsidDel="00000000" w:rsidR="00000000" w:rsidRPr="00000000">
              <w:rPr>
                <w:rtl w:val="0"/>
              </w:rPr>
            </w:r>
          </w:p>
        </w:tc>
        <w:tc>
          <w:tcPr/>
          <w:p w:rsidR="00000000" w:rsidDel="00000000" w:rsidP="00000000" w:rsidRDefault="00000000" w:rsidRPr="00000000">
            <w:pPr>
              <w:pBdr/>
              <w:contextualSpacing w:val="0"/>
              <w:jc w:val="both"/>
              <w:rPr/>
            </w:pPr>
            <w:r w:rsidDel="00000000" w:rsidR="00000000" w:rsidRPr="00000000">
              <w:rPr>
                <w:rtl w:val="0"/>
              </w:rPr>
            </w:r>
          </w:p>
        </w:tc>
        <w:tc>
          <w:tcPr/>
          <w:p w:rsidR="00000000" w:rsidDel="00000000" w:rsidP="00000000" w:rsidRDefault="00000000" w:rsidRPr="00000000">
            <w:pPr>
              <w:pBdr/>
              <w:contextualSpacing w:val="0"/>
              <w:jc w:val="both"/>
              <w:rPr/>
            </w:pPr>
            <w:r w:rsidDel="00000000" w:rsidR="00000000" w:rsidRPr="00000000">
              <w:rPr>
                <w:rtl w:val="0"/>
              </w:rPr>
            </w:r>
          </w:p>
        </w:tc>
      </w:tr>
    </w:tbl>
    <w:p w:rsidR="00000000" w:rsidDel="00000000" w:rsidP="00000000" w:rsidRDefault="00000000" w:rsidRPr="00000000">
      <w:pPr>
        <w:pBdr/>
        <w:contextualSpacing w:val="0"/>
        <w:jc w:val="both"/>
        <w:rPr>
          <w:b w:val="1"/>
        </w:rPr>
      </w:pPr>
      <w:r w:rsidDel="00000000" w:rsidR="00000000" w:rsidRPr="00000000">
        <w:rPr>
          <w:rtl w:val="0"/>
        </w:rPr>
      </w:r>
    </w:p>
    <w:p w:rsidR="00000000" w:rsidDel="00000000" w:rsidP="00000000" w:rsidRDefault="00000000" w:rsidRPr="00000000">
      <w:pPr>
        <w:pBdr/>
        <w:contextualSpacing w:val="0"/>
        <w:jc w:val="both"/>
        <w:rPr>
          <w:b w:val="1"/>
        </w:rPr>
      </w:pPr>
      <w:r w:rsidDel="00000000" w:rsidR="00000000" w:rsidRPr="00000000">
        <w:rPr>
          <w:b w:val="1"/>
          <w:rtl w:val="0"/>
        </w:rPr>
        <w:t xml:space="preserve">Se référer à la matrice des commissions e</w:t>
      </w:r>
      <w:hyperlink w:anchor="_3abhhcj">
        <w:r w:rsidDel="00000000" w:rsidR="00000000" w:rsidRPr="00000000">
          <w:rPr>
            <w:b w:val="1"/>
            <w:rtl w:val="0"/>
          </w:rPr>
          <w:t xml:space="preserve">n </w:t>
        </w:r>
      </w:hyperlink>
      <w:hyperlink w:anchor="_3abhhcj">
        <w:r w:rsidDel="00000000" w:rsidR="00000000" w:rsidRPr="00000000">
          <w:rPr>
            <w:b w:val="1"/>
            <w:color w:val="0000ff"/>
            <w:u w:val="single"/>
            <w:rtl w:val="0"/>
          </w:rPr>
          <w:t xml:space="preserve">annex</w:t>
        </w:r>
      </w:hyperlink>
      <w:hyperlink r:id="rId64">
        <w:r w:rsidDel="00000000" w:rsidR="00000000" w:rsidRPr="00000000">
          <w:rPr>
            <w:b w:val="1"/>
            <w:color w:val="0000ff"/>
            <w:u w:val="single"/>
            <w:rtl w:val="0"/>
          </w:rPr>
          <w:t xml:space="preserve">e</w:t>
        </w:r>
      </w:hyperlink>
      <w:r w:rsidDel="00000000" w:rsidR="00000000" w:rsidRPr="00000000">
        <w:rPr>
          <w:b w:val="1"/>
          <w:rtl w:val="0"/>
        </w:rPr>
        <w:t xml:space="preserve">.</w:t>
      </w:r>
    </w:p>
    <w:p w:rsidR="00000000" w:rsidDel="00000000" w:rsidP="00000000" w:rsidRDefault="00000000" w:rsidRPr="00000000">
      <w:pPr>
        <w:pBdr/>
        <w:contextualSpacing w:val="0"/>
        <w:jc w:val="both"/>
        <w:rPr>
          <w:b w:val="1"/>
          <w:color w:val="ff0000"/>
        </w:rPr>
      </w:pPr>
      <w:r w:rsidDel="00000000" w:rsidR="00000000" w:rsidRPr="00000000">
        <w:rPr>
          <w:rtl w:val="0"/>
        </w:rPr>
      </w:r>
    </w:p>
    <w:p w:rsidR="00000000" w:rsidDel="00000000" w:rsidP="00000000" w:rsidRDefault="00000000" w:rsidRPr="00000000">
      <w:pPr>
        <w:pBdr/>
        <w:contextualSpacing w:val="0"/>
        <w:rPr>
          <w:b w:val="1"/>
          <w:u w:val="single"/>
        </w:rPr>
      </w:pPr>
      <w:r w:rsidDel="00000000" w:rsidR="00000000" w:rsidRPr="00000000">
        <w:rPr>
          <w:b w:val="1"/>
          <w:u w:val="single"/>
          <w:rtl w:val="0"/>
        </w:rPr>
        <w:t xml:space="preserve">Paiement espèce / paiement titre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36"/>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Pour les paiements en espèces, la commission est prélevée des paiements bruts des clients.</w:t>
      </w:r>
      <w:r w:rsidDel="00000000" w:rsidR="00000000" w:rsidRPr="00000000">
        <w:rPr>
          <w:rtl w:val="0"/>
        </w:rPr>
      </w:r>
    </w:p>
    <w:p w:rsidR="00000000" w:rsidDel="00000000" w:rsidP="00000000" w:rsidRDefault="00000000" w:rsidRPr="00000000">
      <w:pPr>
        <w:numPr>
          <w:ilvl w:val="0"/>
          <w:numId w:val="36"/>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Pour les paiements en titre, un mouvement débit sera créé avec un montant = au montant de la commission prélevée.</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Ci-dessous la liste des OST sujettes à un prélèvement de commissions.</w:t>
      </w:r>
    </w:p>
    <w:p w:rsidR="00000000" w:rsidDel="00000000" w:rsidP="00000000" w:rsidRDefault="00000000" w:rsidRPr="00000000">
      <w:pPr>
        <w:pBdr/>
        <w:contextualSpacing w:val="0"/>
        <w:rPr/>
      </w:pPr>
      <w:r w:rsidDel="00000000" w:rsidR="00000000" w:rsidRPr="00000000">
        <w:rPr>
          <w:rtl w:val="0"/>
        </w:rPr>
      </w:r>
    </w:p>
    <w:tbl>
      <w:tblPr>
        <w:tblStyle w:val="Table143"/>
        <w:bidiVisual w:val="0"/>
        <w:tblW w:w="8369.0" w:type="dxa"/>
        <w:jc w:val="left"/>
        <w:tblInd w:w="-5.0" w:type="dxa"/>
        <w:tblLayout w:type="fixed"/>
        <w:tblLook w:val="0400"/>
      </w:tblPr>
      <w:tblGrid>
        <w:gridCol w:w="5250"/>
        <w:gridCol w:w="3119"/>
        <w:tblGridChange w:id="0">
          <w:tblGrid>
            <w:gridCol w:w="5250"/>
            <w:gridCol w:w="3119"/>
          </w:tblGrid>
        </w:tblGridChange>
      </w:tblGrid>
      <w:tr>
        <w:trPr>
          <w:trHeight w:val="280" w:hRule="atLeast"/>
        </w:trPr>
        <w:tc>
          <w:tcPr>
            <w:tcBorders>
              <w:top w:color="000000" w:space="0" w:sz="4" w:val="single"/>
              <w:left w:color="000000" w:space="0" w:sz="4" w:val="single"/>
              <w:bottom w:color="000000" w:space="0" w:sz="4" w:val="single"/>
              <w:right w:color="000000" w:space="0" w:sz="4" w:val="single"/>
            </w:tcBorders>
            <w:shd w:fill="a6a6a6"/>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Description</w:t>
            </w:r>
          </w:p>
        </w:tc>
        <w:tc>
          <w:tcPr>
            <w:tcBorders>
              <w:top w:color="000000" w:space="0" w:sz="4" w:val="single"/>
              <w:left w:color="000000" w:space="0" w:sz="0" w:val="nil"/>
              <w:bottom w:color="000000" w:space="0" w:sz="4" w:val="single"/>
              <w:right w:color="000000" w:space="0" w:sz="4" w:val="single"/>
            </w:tcBorders>
            <w:shd w:fill="a6a6a6"/>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rtl w:val="0"/>
              </w:rPr>
              <w:t xml:space="preserve">Code</w:t>
            </w:r>
            <w:r w:rsidDel="00000000" w:rsidR="00000000" w:rsidRPr="00000000">
              <w:rPr>
                <w:rtl w:val="0"/>
              </w:rPr>
            </w:r>
          </w:p>
        </w:tc>
      </w:tr>
      <w:tr>
        <w:trPr>
          <w:trHeight w:val="200"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Offre public d'achat initié par l'émetteur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BIDS</w:t>
            </w:r>
          </w:p>
        </w:tc>
      </w:tr>
      <w:tr>
        <w:trPr>
          <w:trHeight w:val="220" w:hRule="atLeast"/>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Attribution d'actions gratuite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BONU</w:t>
            </w:r>
          </w:p>
        </w:tc>
      </w:tr>
      <w:tr>
        <w:trPr>
          <w:trHeight w:val="240" w:hRule="atLeast"/>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Dividende Cash</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DVCA</w:t>
            </w:r>
          </w:p>
        </w:tc>
      </w:tr>
      <w:tr>
        <w:trPr>
          <w:trHeight w:val="280" w:hRule="atLeast"/>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Dividende optionnel avec droits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DVOP</w:t>
            </w:r>
          </w:p>
        </w:tc>
      </w:tr>
      <w:tr>
        <w:trPr>
          <w:trHeight w:val="260" w:hRule="atLeast"/>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Dividende optionnel</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DVOP</w:t>
            </w:r>
          </w:p>
        </w:tc>
      </w:tr>
      <w:tr>
        <w:trPr>
          <w:trHeight w:val="240" w:hRule="atLeast"/>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Echange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EXOF</w:t>
            </w:r>
          </w:p>
        </w:tc>
      </w:tr>
      <w:tr>
        <w:trPr>
          <w:trHeight w:val="240" w:hRule="atLeast"/>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Exercice de warrant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EXWA</w:t>
            </w:r>
          </w:p>
        </w:tc>
      </w:tr>
      <w:tr>
        <w:trPr>
          <w:trHeight w:val="240" w:hRule="atLeast"/>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Intérêts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INTR</w:t>
            </w:r>
          </w:p>
        </w:tc>
      </w:tr>
      <w:tr>
        <w:trPr>
          <w:trHeight w:val="240" w:hRule="atLeast"/>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Remboursement anticipé</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MCAL</w:t>
            </w:r>
          </w:p>
        </w:tc>
      </w:tr>
      <w:tr>
        <w:trPr>
          <w:trHeight w:val="220" w:hRule="atLeast"/>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Liquidation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LIQU</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a6a6a6"/>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Description</w:t>
            </w:r>
          </w:p>
        </w:tc>
        <w:tc>
          <w:tcPr>
            <w:tcBorders>
              <w:top w:color="000000" w:space="0" w:sz="4" w:val="single"/>
              <w:left w:color="000000" w:space="0" w:sz="0" w:val="nil"/>
              <w:bottom w:color="000000" w:space="0" w:sz="4" w:val="single"/>
              <w:right w:color="000000" w:space="0" w:sz="4" w:val="single"/>
            </w:tcBorders>
            <w:shd w:fill="a6a6a6"/>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Code</w:t>
            </w:r>
          </w:p>
        </w:tc>
      </w:tr>
      <w:tr>
        <w:trPr>
          <w:trHeight w:val="260" w:hRule="atLeast"/>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Remboursement à la maturité</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REDM</w:t>
            </w:r>
          </w:p>
        </w:tc>
      </w:tr>
      <w:tr>
        <w:trPr>
          <w:trHeight w:val="240" w:hRule="atLeast"/>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Distribution de droit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RHDI</w:t>
            </w:r>
          </w:p>
        </w:tc>
      </w:tr>
      <w:tr>
        <w:trPr>
          <w:trHeight w:val="240" w:hRule="atLeast"/>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Spin-Off</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pBdr/>
              <w:spacing w:line="240" w:lineRule="auto"/>
              <w:contextualSpacing w:val="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SOFF</w:t>
            </w:r>
          </w:p>
        </w:tc>
      </w:tr>
      <w:tr>
        <w:trPr>
          <w:trHeight w:val="240" w:hRule="atLeast"/>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Stock Split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pBdr/>
              <w:spacing w:line="240" w:lineRule="auto"/>
              <w:contextualSpacing w:val="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SPLF</w:t>
            </w:r>
          </w:p>
        </w:tc>
      </w:tr>
      <w:tr>
        <w:trPr>
          <w:trHeight w:val="240" w:hRule="atLeast"/>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Reverse Stock Split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pBdr/>
              <w:spacing w:line="240" w:lineRule="auto"/>
              <w:contextualSpacing w:val="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SPLR</w:t>
            </w:r>
          </w:p>
        </w:tc>
      </w:tr>
      <w:tr>
        <w:trPr>
          <w:trHeight w:val="180" w:hRule="atLeast"/>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Offre public d'achat initié par une tierce partie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pBdr/>
              <w:spacing w:line="240" w:lineRule="auto"/>
              <w:contextualSpacing w:val="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TEND</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2jh5peh" w:id="161"/>
      <w:bookmarkEnd w:id="161"/>
      <w:r w:rsidDel="00000000" w:rsidR="00000000" w:rsidRPr="00000000">
        <w:rPr>
          <w:rFonts w:ascii="Calibri" w:cs="Calibri" w:eastAsia="Calibri" w:hAnsi="Calibri"/>
          <w:b w:val="1"/>
          <w:sz w:val="26"/>
          <w:szCs w:val="26"/>
          <w:rtl w:val="0"/>
        </w:rPr>
        <w:t xml:space="preserve">Comptabilité :</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sujet de la compatibilité titre pour le Marché  étranger est à ne pas considérer par Megara.</w:t>
      </w:r>
    </w:p>
    <w:p w:rsidR="00000000" w:rsidDel="00000000" w:rsidP="00000000" w:rsidRDefault="00000000" w:rsidRPr="00000000">
      <w:pPr>
        <w:pBdr/>
        <w:contextualSpacing w:val="0"/>
        <w:jc w:val="both"/>
        <w:rPr/>
      </w:pPr>
      <w:r w:rsidDel="00000000" w:rsidR="00000000" w:rsidRPr="00000000">
        <w:rPr>
          <w:rtl w:val="0"/>
        </w:rPr>
        <w:t xml:space="preserve">Le sujet de la compatibilité espèce pour le Marché  étranger sera traité dans un document SFD à part.</w:t>
      </w:r>
    </w:p>
    <w:p w:rsidR="00000000" w:rsidDel="00000000" w:rsidP="00000000" w:rsidRDefault="00000000" w:rsidRPr="00000000">
      <w:pPr>
        <w:keepNext w:val="1"/>
        <w:keepLines w:val="1"/>
        <w:pBdr/>
        <w:spacing w:after="0" w:before="480" w:line="240" w:lineRule="auto"/>
        <w:ind w:left="432" w:hanging="432"/>
        <w:contextualSpacing w:val="0"/>
        <w:rPr>
          <w:rFonts w:ascii="Calibri" w:cs="Calibri" w:eastAsia="Calibri" w:hAnsi="Calibri"/>
          <w:b w:val="1"/>
          <w:i w:val="1"/>
          <w:smallCaps w:val="0"/>
          <w:sz w:val="20"/>
          <w:szCs w:val="20"/>
        </w:rPr>
      </w:pPr>
      <w:bookmarkStart w:colFirst="0" w:colLast="0" w:name="_ymfzma" w:id="162"/>
      <w:bookmarkEnd w:id="162"/>
      <w:r w:rsidDel="00000000" w:rsidR="00000000" w:rsidRPr="00000000">
        <w:rPr>
          <w:rFonts w:ascii="Calibri" w:cs="Calibri" w:eastAsia="Calibri" w:hAnsi="Calibri"/>
          <w:b w:val="1"/>
          <w:i w:val="1"/>
          <w:smallCaps w:val="0"/>
          <w:sz w:val="20"/>
          <w:szCs w:val="20"/>
          <w:rtl w:val="0"/>
        </w:rPr>
        <w:t xml:space="preserve">[Début Section Vermeg]</w:t>
      </w:r>
    </w:p>
    <w:p w:rsidR="00000000" w:rsidDel="00000000" w:rsidP="00000000" w:rsidRDefault="00000000" w:rsidRPr="00000000">
      <w:pPr>
        <w:keepNext w:val="1"/>
        <w:keepLines w:val="1"/>
        <w:numPr>
          <w:ilvl w:val="0"/>
          <w:numId w:val="16"/>
        </w:numPr>
        <w:pBdr/>
        <w:spacing w:after="0" w:before="480" w:line="240" w:lineRule="auto"/>
        <w:ind w:left="432" w:hanging="432"/>
        <w:rPr/>
      </w:pPr>
      <w:bookmarkStart w:colFirst="0" w:colLast="0" w:name="_3im3ia3" w:id="163"/>
      <w:bookmarkEnd w:id="163"/>
      <w:r w:rsidDel="00000000" w:rsidR="00000000" w:rsidRPr="00000000">
        <w:rPr>
          <w:rFonts w:ascii="Calibri" w:cs="Calibri" w:eastAsia="Calibri" w:hAnsi="Calibri"/>
          <w:b w:val="1"/>
          <w:smallCaps w:val="1"/>
          <w:sz w:val="32"/>
          <w:szCs w:val="32"/>
          <w:rtl w:val="0"/>
        </w:rPr>
        <w:t xml:space="preserve">Batches</w:t>
      </w:r>
      <w:r w:rsidDel="00000000" w:rsidR="00000000" w:rsidRPr="00000000">
        <w:rPr>
          <w:rtl w:val="0"/>
        </w:rPr>
      </w:r>
    </w:p>
    <w:p w:rsidR="00000000" w:rsidDel="00000000" w:rsidP="00000000" w:rsidRDefault="00000000" w:rsidRPr="00000000">
      <w:pPr>
        <w:pBdr/>
        <w:spacing w:before="240" w:lineRule="auto"/>
        <w:contextualSpacing w:val="0"/>
        <w:jc w:val="both"/>
        <w:rPr/>
      </w:pPr>
      <w:r w:rsidDel="00000000" w:rsidR="00000000" w:rsidRPr="00000000">
        <w:rPr>
          <w:rtl w:val="0"/>
        </w:rPr>
        <w:t xml:space="preserve">Ci-dessous la liste des BATCHES qui doivent être configurés pour l’automatisation de certaines opérations.</w:t>
      </w:r>
    </w:p>
    <w:tbl>
      <w:tblPr>
        <w:tblStyle w:val="Table144"/>
        <w:bidiVisual w:val="0"/>
        <w:tblW w:w="921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0"/>
        <w:gridCol w:w="1418"/>
        <w:gridCol w:w="3118"/>
        <w:gridCol w:w="1166"/>
        <w:tblGridChange w:id="0">
          <w:tblGrid>
            <w:gridCol w:w="3510"/>
            <w:gridCol w:w="1418"/>
            <w:gridCol w:w="3118"/>
            <w:gridCol w:w="1166"/>
          </w:tblGrid>
        </w:tblGridChange>
      </w:tblGrid>
      <w:tr>
        <w:trPr>
          <w:trHeight w:val="140" w:hRule="atLeast"/>
        </w:trPr>
        <w:tc>
          <w:tcPr>
            <w:shd w:fill="808080"/>
          </w:tcPr>
          <w:p w:rsidR="00000000" w:rsidDel="00000000" w:rsidP="00000000" w:rsidRDefault="00000000" w:rsidRPr="00000000">
            <w:pPr>
              <w:pBdr/>
              <w:spacing w:before="240" w:line="240" w:lineRule="auto"/>
              <w:contextualSpacing w:val="0"/>
              <w:jc w:val="center"/>
              <w:rPr>
                <w:b w:val="1"/>
              </w:rPr>
            </w:pPr>
            <w:r w:rsidDel="00000000" w:rsidR="00000000" w:rsidRPr="00000000">
              <w:rPr>
                <w:b w:val="1"/>
                <w:rtl w:val="0"/>
              </w:rPr>
              <w:t xml:space="preserve">Tâches à exécuter</w:t>
            </w:r>
          </w:p>
        </w:tc>
        <w:tc>
          <w:tcPr>
            <w:shd w:fill="808080"/>
          </w:tcPr>
          <w:p w:rsidR="00000000" w:rsidDel="00000000" w:rsidP="00000000" w:rsidRDefault="00000000" w:rsidRPr="00000000">
            <w:pPr>
              <w:pBdr/>
              <w:spacing w:before="240" w:line="240" w:lineRule="auto"/>
              <w:contextualSpacing w:val="0"/>
              <w:jc w:val="center"/>
              <w:rPr>
                <w:b w:val="1"/>
              </w:rPr>
            </w:pPr>
            <w:r w:rsidDel="00000000" w:rsidR="00000000" w:rsidRPr="00000000">
              <w:rPr>
                <w:b w:val="1"/>
                <w:rtl w:val="0"/>
              </w:rPr>
              <w:t xml:space="preserve">Périodicité</w:t>
            </w:r>
          </w:p>
        </w:tc>
        <w:tc>
          <w:tcPr>
            <w:shd w:fill="808080"/>
          </w:tcPr>
          <w:p w:rsidR="00000000" w:rsidDel="00000000" w:rsidP="00000000" w:rsidRDefault="00000000" w:rsidRPr="00000000">
            <w:pPr>
              <w:pBdr/>
              <w:spacing w:before="240" w:line="240" w:lineRule="auto"/>
              <w:contextualSpacing w:val="0"/>
              <w:jc w:val="center"/>
              <w:rPr>
                <w:b w:val="1"/>
              </w:rPr>
            </w:pPr>
            <w:r w:rsidDel="00000000" w:rsidR="00000000" w:rsidRPr="00000000">
              <w:rPr>
                <w:b w:val="1"/>
                <w:rtl w:val="0"/>
              </w:rPr>
              <w:t xml:space="preserve">Date</w:t>
            </w:r>
          </w:p>
        </w:tc>
        <w:tc>
          <w:tcPr>
            <w:shd w:fill="808080"/>
          </w:tcPr>
          <w:p w:rsidR="00000000" w:rsidDel="00000000" w:rsidP="00000000" w:rsidRDefault="00000000" w:rsidRPr="00000000">
            <w:pPr>
              <w:pBdr/>
              <w:spacing w:before="240" w:line="240" w:lineRule="auto"/>
              <w:contextualSpacing w:val="0"/>
              <w:jc w:val="center"/>
              <w:rPr>
                <w:b w:val="1"/>
              </w:rPr>
            </w:pPr>
            <w:r w:rsidDel="00000000" w:rsidR="00000000" w:rsidRPr="00000000">
              <w:rPr>
                <w:b w:val="1"/>
                <w:rtl w:val="0"/>
              </w:rPr>
              <w:t xml:space="preserve">Heure</w:t>
            </w:r>
          </w:p>
        </w:tc>
      </w:tr>
      <w:tr>
        <w:trPr>
          <w:trHeight w:val="140" w:hRule="atLeast"/>
        </w:trPr>
        <w:tc>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Création d’OST à partir des échéanciers</w:t>
            </w:r>
          </w:p>
        </w:tc>
        <w:tc>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quotidienne</w:t>
            </w:r>
          </w:p>
        </w:tc>
        <w:tc>
          <w:tcPr/>
          <w:p w:rsidR="00000000" w:rsidDel="00000000" w:rsidP="00000000" w:rsidRDefault="00000000" w:rsidRPr="00000000">
            <w:pPr>
              <w:pBdr/>
              <w:spacing w:line="240" w:lineRule="auto"/>
              <w:contextualSpacing w:val="0"/>
              <w:jc w:val="center"/>
              <w:rPr>
                <w:color w:val="000000"/>
                <w:sz w:val="20"/>
                <w:szCs w:val="20"/>
              </w:rPr>
            </w:pPr>
            <w:r w:rsidDel="00000000" w:rsidR="00000000" w:rsidRPr="00000000">
              <w:rPr>
                <w:color w:val="000000"/>
                <w:sz w:val="20"/>
                <w:szCs w:val="20"/>
                <w:rtl w:val="0"/>
              </w:rPr>
              <w:t xml:space="preserve">J - X</w:t>
            </w:r>
          </w:p>
        </w:tc>
        <w:tc>
          <w:tcPr/>
          <w:p w:rsidR="00000000" w:rsidDel="00000000" w:rsidP="00000000" w:rsidRDefault="00000000" w:rsidRPr="00000000">
            <w:pPr>
              <w:pBdr/>
              <w:spacing w:before="240" w:line="240" w:lineRule="auto"/>
              <w:contextualSpacing w:val="0"/>
              <w:jc w:val="center"/>
              <w:rPr>
                <w:sz w:val="20"/>
                <w:szCs w:val="20"/>
              </w:rPr>
            </w:pPr>
            <w:r w:rsidDel="00000000" w:rsidR="00000000" w:rsidRPr="00000000">
              <w:rPr>
                <w:sz w:val="20"/>
                <w:szCs w:val="20"/>
                <w:rtl w:val="0"/>
              </w:rPr>
              <w:t xml:space="preserve">08 :00</w:t>
            </w:r>
          </w:p>
        </w:tc>
      </w:tr>
      <w:tr>
        <w:trPr>
          <w:trHeight w:val="660" w:hRule="atLeast"/>
        </w:trPr>
        <w:tc>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Activation de l’annonce</w:t>
            </w:r>
          </w:p>
        </w:tc>
        <w:tc>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quotidienne</w:t>
            </w:r>
          </w:p>
        </w:tc>
        <w:tc>
          <w:tcPr/>
          <w:p w:rsidR="00000000" w:rsidDel="00000000" w:rsidP="00000000" w:rsidRDefault="00000000" w:rsidRPr="00000000">
            <w:pPr>
              <w:pBdr/>
              <w:spacing w:line="240" w:lineRule="auto"/>
              <w:contextualSpacing w:val="0"/>
              <w:jc w:val="center"/>
              <w:rPr>
                <w:color w:val="000000"/>
                <w:sz w:val="20"/>
                <w:szCs w:val="20"/>
              </w:rPr>
            </w:pPr>
            <w:r w:rsidDel="00000000" w:rsidR="00000000" w:rsidRPr="00000000">
              <w:rPr>
                <w:color w:val="000000"/>
                <w:sz w:val="20"/>
                <w:szCs w:val="20"/>
                <w:rtl w:val="0"/>
              </w:rPr>
              <w:t xml:space="preserve">Date de référence pour OST obligatoires</w:t>
            </w:r>
          </w:p>
          <w:p w:rsidR="00000000" w:rsidDel="00000000" w:rsidP="00000000" w:rsidRDefault="00000000" w:rsidRPr="00000000">
            <w:pPr>
              <w:pBdr/>
              <w:spacing w:line="240" w:lineRule="auto"/>
              <w:contextualSpacing w:val="0"/>
              <w:jc w:val="center"/>
              <w:rPr>
                <w:color w:val="000000"/>
                <w:sz w:val="20"/>
                <w:szCs w:val="20"/>
              </w:rPr>
            </w:pPr>
            <w:r w:rsidDel="00000000" w:rsidR="00000000" w:rsidRPr="00000000">
              <w:rPr>
                <w:color w:val="000000"/>
                <w:sz w:val="20"/>
                <w:szCs w:val="20"/>
                <w:rtl w:val="0"/>
              </w:rPr>
              <w:t xml:space="preserve">Date d’ouverture de l’opération pour OST volontaires</w:t>
            </w:r>
          </w:p>
        </w:tc>
        <w:tc>
          <w:tcPr/>
          <w:p w:rsidR="00000000" w:rsidDel="00000000" w:rsidP="00000000" w:rsidRDefault="00000000" w:rsidRPr="00000000">
            <w:pPr>
              <w:pBdr/>
              <w:spacing w:before="240" w:line="240" w:lineRule="auto"/>
              <w:contextualSpacing w:val="0"/>
              <w:jc w:val="center"/>
              <w:rPr>
                <w:sz w:val="20"/>
                <w:szCs w:val="20"/>
              </w:rPr>
            </w:pPr>
            <w:r w:rsidDel="00000000" w:rsidR="00000000" w:rsidRPr="00000000">
              <w:rPr>
                <w:sz w:val="20"/>
                <w:szCs w:val="20"/>
                <w:rtl w:val="0"/>
              </w:rPr>
              <w:t xml:space="preserve">08 :00</w:t>
            </w:r>
          </w:p>
        </w:tc>
      </w:tr>
      <w:tr>
        <w:trPr>
          <w:trHeight w:val="240" w:hRule="atLeast"/>
        </w:trPr>
        <w:tc>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Notification d’annonce</w:t>
            </w:r>
          </w:p>
        </w:tc>
        <w:tc>
          <w:tcPr/>
          <w:p w:rsidR="00000000" w:rsidDel="00000000" w:rsidP="00000000" w:rsidRDefault="00000000" w:rsidRPr="00000000">
            <w:pPr>
              <w:pBdr/>
              <w:spacing w:before="240" w:line="240" w:lineRule="auto"/>
              <w:contextualSpacing w:val="0"/>
              <w:jc w:val="center"/>
              <w:rPr>
                <w:color w:val="000000"/>
                <w:sz w:val="20"/>
                <w:szCs w:val="20"/>
              </w:rPr>
            </w:pPr>
            <w:r w:rsidDel="00000000" w:rsidR="00000000" w:rsidRPr="00000000">
              <w:rPr>
                <w:color w:val="000000"/>
                <w:sz w:val="20"/>
                <w:szCs w:val="20"/>
                <w:rtl w:val="0"/>
              </w:rPr>
              <w:t xml:space="preserve">quotidienne</w:t>
            </w:r>
          </w:p>
        </w:tc>
        <w:tc>
          <w:tcPr/>
          <w:p w:rsidR="00000000" w:rsidDel="00000000" w:rsidP="00000000" w:rsidRDefault="00000000" w:rsidRPr="00000000">
            <w:pPr>
              <w:pBdr/>
              <w:spacing w:before="240" w:line="240" w:lineRule="auto"/>
              <w:contextualSpacing w:val="0"/>
              <w:jc w:val="center"/>
              <w:rPr>
                <w:color w:val="000000"/>
                <w:sz w:val="20"/>
                <w:szCs w:val="20"/>
              </w:rPr>
            </w:pPr>
            <w:r w:rsidDel="00000000" w:rsidR="00000000" w:rsidRPr="00000000">
              <w:rPr>
                <w:color w:val="000000"/>
                <w:sz w:val="20"/>
                <w:szCs w:val="20"/>
                <w:rtl w:val="0"/>
              </w:rPr>
              <w:t xml:space="preserve">-</w:t>
            </w:r>
          </w:p>
        </w:tc>
        <w:tc>
          <w:tcPr/>
          <w:p w:rsidR="00000000" w:rsidDel="00000000" w:rsidP="00000000" w:rsidRDefault="00000000" w:rsidRPr="00000000">
            <w:pPr>
              <w:pBdr/>
              <w:spacing w:before="240" w:line="240" w:lineRule="auto"/>
              <w:contextualSpacing w:val="0"/>
              <w:jc w:val="center"/>
              <w:rPr>
                <w:sz w:val="20"/>
                <w:szCs w:val="20"/>
              </w:rPr>
            </w:pPr>
            <w:r w:rsidDel="00000000" w:rsidR="00000000" w:rsidRPr="00000000">
              <w:rPr>
                <w:sz w:val="20"/>
                <w:szCs w:val="20"/>
                <w:rtl w:val="0"/>
              </w:rPr>
              <w:t xml:space="preserve">10 :00</w:t>
            </w:r>
          </w:p>
        </w:tc>
      </w:tr>
      <w:tr>
        <w:tc>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Confirmation de paiement</w:t>
            </w:r>
          </w:p>
        </w:tc>
        <w:tc>
          <w:tcPr/>
          <w:p w:rsidR="00000000" w:rsidDel="00000000" w:rsidP="00000000" w:rsidRDefault="00000000" w:rsidRPr="00000000">
            <w:pPr>
              <w:pBdr/>
              <w:spacing w:before="240" w:line="240" w:lineRule="auto"/>
              <w:contextualSpacing w:val="0"/>
              <w:jc w:val="center"/>
              <w:rPr>
                <w:color w:val="000000"/>
                <w:sz w:val="20"/>
                <w:szCs w:val="20"/>
              </w:rPr>
            </w:pPr>
            <w:r w:rsidDel="00000000" w:rsidR="00000000" w:rsidRPr="00000000">
              <w:rPr>
                <w:color w:val="000000"/>
                <w:sz w:val="20"/>
                <w:szCs w:val="20"/>
                <w:rtl w:val="0"/>
              </w:rPr>
              <w:t xml:space="preserve">quotidienne</w:t>
            </w:r>
          </w:p>
        </w:tc>
        <w:tc>
          <w:tcPr/>
          <w:p w:rsidR="00000000" w:rsidDel="00000000" w:rsidP="00000000" w:rsidRDefault="00000000" w:rsidRPr="00000000">
            <w:pPr>
              <w:pBdr/>
              <w:spacing w:before="240" w:line="240" w:lineRule="auto"/>
              <w:contextualSpacing w:val="0"/>
              <w:jc w:val="center"/>
              <w:rPr>
                <w:color w:val="000000"/>
                <w:sz w:val="20"/>
                <w:szCs w:val="20"/>
              </w:rPr>
            </w:pPr>
            <w:r w:rsidDel="00000000" w:rsidR="00000000" w:rsidRPr="00000000">
              <w:rPr>
                <w:color w:val="000000"/>
                <w:sz w:val="20"/>
                <w:szCs w:val="20"/>
                <w:rtl w:val="0"/>
              </w:rPr>
              <w:t xml:space="preserve">-</w:t>
            </w:r>
          </w:p>
        </w:tc>
        <w:tc>
          <w:tcPr/>
          <w:p w:rsidR="00000000" w:rsidDel="00000000" w:rsidP="00000000" w:rsidRDefault="00000000" w:rsidRPr="00000000">
            <w:pPr>
              <w:pBdr/>
              <w:spacing w:before="240" w:line="240" w:lineRule="auto"/>
              <w:contextualSpacing w:val="0"/>
              <w:jc w:val="center"/>
              <w:rPr>
                <w:sz w:val="20"/>
                <w:szCs w:val="20"/>
              </w:rPr>
            </w:pPr>
            <w:r w:rsidDel="00000000" w:rsidR="00000000" w:rsidRPr="00000000">
              <w:rPr>
                <w:sz w:val="20"/>
                <w:szCs w:val="20"/>
                <w:rtl w:val="0"/>
              </w:rPr>
              <w:t xml:space="preserve">15 :30</w:t>
            </w:r>
          </w:p>
        </w:tc>
      </w:tr>
      <w:tr>
        <w:trPr>
          <w:trHeight w:val="380" w:hRule="atLeast"/>
        </w:trPr>
        <w:tc>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Application des options par défaut configurées</w:t>
            </w:r>
          </w:p>
        </w:tc>
        <w:tc>
          <w:tcPr/>
          <w:p w:rsidR="00000000" w:rsidDel="00000000" w:rsidP="00000000" w:rsidRDefault="00000000" w:rsidRPr="00000000">
            <w:pPr>
              <w:pBdr/>
              <w:spacing w:before="240" w:line="240" w:lineRule="auto"/>
              <w:contextualSpacing w:val="0"/>
              <w:jc w:val="center"/>
              <w:rPr>
                <w:color w:val="000000"/>
                <w:sz w:val="20"/>
                <w:szCs w:val="20"/>
              </w:rPr>
            </w:pPr>
            <w:r w:rsidDel="00000000" w:rsidR="00000000" w:rsidRPr="00000000">
              <w:rPr>
                <w:color w:val="000000"/>
                <w:sz w:val="20"/>
                <w:szCs w:val="20"/>
                <w:rtl w:val="0"/>
              </w:rPr>
              <w:t xml:space="preserve">quotidienne</w:t>
            </w:r>
          </w:p>
        </w:tc>
        <w:tc>
          <w:tcPr/>
          <w:p w:rsidR="00000000" w:rsidDel="00000000" w:rsidP="00000000" w:rsidRDefault="00000000" w:rsidRPr="00000000">
            <w:pPr>
              <w:pBdr/>
              <w:spacing w:before="240" w:line="240" w:lineRule="auto"/>
              <w:contextualSpacing w:val="0"/>
              <w:jc w:val="center"/>
              <w:rPr>
                <w:color w:val="000000"/>
                <w:sz w:val="20"/>
                <w:szCs w:val="20"/>
              </w:rPr>
            </w:pPr>
            <w:r w:rsidDel="00000000" w:rsidR="00000000" w:rsidRPr="00000000">
              <w:rPr>
                <w:color w:val="000000"/>
                <w:sz w:val="20"/>
                <w:szCs w:val="20"/>
                <w:rtl w:val="0"/>
              </w:rPr>
              <w:t xml:space="preserve">AWB date limite d’instruction</w:t>
            </w:r>
          </w:p>
        </w:tc>
        <w:tc>
          <w:tcPr/>
          <w:p w:rsidR="00000000" w:rsidDel="00000000" w:rsidP="00000000" w:rsidRDefault="00000000" w:rsidRPr="00000000">
            <w:pPr>
              <w:pBdr/>
              <w:spacing w:before="240" w:line="240" w:lineRule="auto"/>
              <w:contextualSpacing w:val="0"/>
              <w:jc w:val="center"/>
              <w:rPr>
                <w:sz w:val="20"/>
                <w:szCs w:val="20"/>
              </w:rPr>
            </w:pPr>
            <w:r w:rsidDel="00000000" w:rsidR="00000000" w:rsidRPr="00000000">
              <w:rPr>
                <w:sz w:val="20"/>
                <w:szCs w:val="20"/>
                <w:rtl w:val="0"/>
              </w:rPr>
              <w:t xml:space="preserve">11 :30</w:t>
            </w:r>
          </w:p>
        </w:tc>
      </w:tr>
      <w:tr>
        <w:tc>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Application des options par défaut de l’émetteur</w:t>
            </w:r>
          </w:p>
        </w:tc>
        <w:tc>
          <w:tcPr/>
          <w:p w:rsidR="00000000" w:rsidDel="00000000" w:rsidP="00000000" w:rsidRDefault="00000000" w:rsidRPr="00000000">
            <w:pPr>
              <w:pBdr/>
              <w:spacing w:line="240" w:lineRule="auto"/>
              <w:contextualSpacing w:val="0"/>
              <w:jc w:val="center"/>
              <w:rPr>
                <w:color w:val="000000"/>
                <w:sz w:val="20"/>
                <w:szCs w:val="20"/>
              </w:rPr>
            </w:pPr>
            <w:r w:rsidDel="00000000" w:rsidR="00000000" w:rsidRPr="00000000">
              <w:rPr>
                <w:color w:val="000000"/>
                <w:sz w:val="20"/>
                <w:szCs w:val="20"/>
                <w:rtl w:val="0"/>
              </w:rPr>
              <w:t xml:space="preserve">quotidienne</w:t>
            </w:r>
          </w:p>
        </w:tc>
        <w:tc>
          <w:tcPr/>
          <w:p w:rsidR="00000000" w:rsidDel="00000000" w:rsidP="00000000" w:rsidRDefault="00000000" w:rsidRPr="00000000">
            <w:pPr>
              <w:pBdr/>
              <w:spacing w:line="240" w:lineRule="auto"/>
              <w:contextualSpacing w:val="0"/>
              <w:jc w:val="center"/>
              <w:rPr>
                <w:color w:val="000000"/>
                <w:sz w:val="20"/>
                <w:szCs w:val="20"/>
              </w:rPr>
            </w:pPr>
            <w:r w:rsidDel="00000000" w:rsidR="00000000" w:rsidRPr="00000000">
              <w:rPr>
                <w:color w:val="000000"/>
                <w:sz w:val="20"/>
                <w:szCs w:val="20"/>
                <w:rtl w:val="0"/>
              </w:rPr>
              <w:t xml:space="preserve">AWB date limite d’instruction</w:t>
            </w:r>
          </w:p>
        </w:tc>
        <w:tc>
          <w:tcPr/>
          <w:p w:rsidR="00000000" w:rsidDel="00000000" w:rsidP="00000000" w:rsidRDefault="00000000" w:rsidRPr="00000000">
            <w:pPr>
              <w:pBdr/>
              <w:spacing w:before="240" w:line="240" w:lineRule="auto"/>
              <w:contextualSpacing w:val="0"/>
              <w:jc w:val="center"/>
              <w:rPr>
                <w:sz w:val="20"/>
                <w:szCs w:val="20"/>
              </w:rPr>
            </w:pPr>
            <w:r w:rsidDel="00000000" w:rsidR="00000000" w:rsidRPr="00000000">
              <w:rPr>
                <w:sz w:val="20"/>
                <w:szCs w:val="20"/>
                <w:rtl w:val="0"/>
              </w:rPr>
              <w:t xml:space="preserve">12 :00</w:t>
            </w:r>
          </w:p>
        </w:tc>
      </w:tr>
      <w:tr>
        <w:tc>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Consolidation des instructions clients pour créer les instructions Marché.</w:t>
            </w:r>
          </w:p>
        </w:tc>
        <w:tc>
          <w:tcPr/>
          <w:p w:rsidR="00000000" w:rsidDel="00000000" w:rsidP="00000000" w:rsidRDefault="00000000" w:rsidRPr="00000000">
            <w:pPr>
              <w:pBdr/>
              <w:spacing w:line="240" w:lineRule="auto"/>
              <w:contextualSpacing w:val="0"/>
              <w:jc w:val="center"/>
              <w:rPr>
                <w:color w:val="000000"/>
                <w:sz w:val="20"/>
                <w:szCs w:val="20"/>
              </w:rPr>
            </w:pPr>
            <w:r w:rsidDel="00000000" w:rsidR="00000000" w:rsidRPr="00000000">
              <w:rPr>
                <w:color w:val="000000"/>
                <w:sz w:val="20"/>
                <w:szCs w:val="20"/>
                <w:rtl w:val="0"/>
              </w:rPr>
              <w:t xml:space="preserve">quotidienne</w:t>
            </w:r>
          </w:p>
        </w:tc>
        <w:tc>
          <w:tcPr/>
          <w:p w:rsidR="00000000" w:rsidDel="00000000" w:rsidP="00000000" w:rsidRDefault="00000000" w:rsidRPr="00000000">
            <w:pPr>
              <w:pBdr/>
              <w:spacing w:line="240" w:lineRule="auto"/>
              <w:contextualSpacing w:val="0"/>
              <w:jc w:val="center"/>
              <w:rPr>
                <w:color w:val="000000"/>
                <w:sz w:val="20"/>
                <w:szCs w:val="20"/>
              </w:rPr>
            </w:pPr>
            <w:r w:rsidDel="00000000" w:rsidR="00000000" w:rsidRPr="00000000">
              <w:rPr>
                <w:color w:val="000000"/>
                <w:sz w:val="20"/>
                <w:szCs w:val="20"/>
                <w:rtl w:val="0"/>
              </w:rPr>
              <w:t xml:space="preserve">AWB date limite d’instruction</w:t>
            </w:r>
          </w:p>
        </w:tc>
        <w:tc>
          <w:tcPr/>
          <w:p w:rsidR="00000000" w:rsidDel="00000000" w:rsidP="00000000" w:rsidRDefault="00000000" w:rsidRPr="00000000">
            <w:pPr>
              <w:pBdr/>
              <w:spacing w:before="240" w:line="240" w:lineRule="auto"/>
              <w:contextualSpacing w:val="0"/>
              <w:jc w:val="center"/>
              <w:rPr>
                <w:sz w:val="20"/>
                <w:szCs w:val="20"/>
              </w:rPr>
            </w:pPr>
            <w:r w:rsidDel="00000000" w:rsidR="00000000" w:rsidRPr="00000000">
              <w:rPr>
                <w:sz w:val="20"/>
                <w:szCs w:val="20"/>
                <w:rtl w:val="0"/>
              </w:rPr>
              <w:t xml:space="preserve">13 :00</w:t>
            </w:r>
          </w:p>
        </w:tc>
      </w:tr>
      <w:tr>
        <w:tc>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Calcul automatique des exécutions clients</w:t>
            </w:r>
          </w:p>
        </w:tc>
        <w:tc>
          <w:tcPr/>
          <w:p w:rsidR="00000000" w:rsidDel="00000000" w:rsidP="00000000" w:rsidRDefault="00000000" w:rsidRPr="00000000">
            <w:pPr>
              <w:pBdr/>
              <w:spacing w:line="240" w:lineRule="auto"/>
              <w:contextualSpacing w:val="0"/>
              <w:jc w:val="center"/>
              <w:rPr>
                <w:color w:val="000000"/>
                <w:sz w:val="20"/>
                <w:szCs w:val="20"/>
              </w:rPr>
            </w:pPr>
            <w:r w:rsidDel="00000000" w:rsidR="00000000" w:rsidRPr="00000000">
              <w:rPr>
                <w:color w:val="000000"/>
                <w:sz w:val="20"/>
                <w:szCs w:val="20"/>
                <w:rtl w:val="0"/>
              </w:rPr>
              <w:t xml:space="preserve">quotidienne</w:t>
            </w:r>
          </w:p>
        </w:tc>
        <w:tc>
          <w:tcPr/>
          <w:p w:rsidR="00000000" w:rsidDel="00000000" w:rsidP="00000000" w:rsidRDefault="00000000" w:rsidRPr="00000000">
            <w:pPr>
              <w:pBdr/>
              <w:spacing w:line="240" w:lineRule="auto"/>
              <w:contextualSpacing w:val="0"/>
              <w:jc w:val="center"/>
              <w:rPr>
                <w:color w:val="000000"/>
                <w:sz w:val="20"/>
                <w:szCs w:val="20"/>
              </w:rPr>
            </w:pPr>
            <w:r w:rsidDel="00000000" w:rsidR="00000000" w:rsidRPr="00000000">
              <w:rPr>
                <w:color w:val="000000"/>
                <w:sz w:val="20"/>
                <w:szCs w:val="20"/>
                <w:rtl w:val="0"/>
              </w:rPr>
              <w:t xml:space="preserve">Date d’arrêt de position</w:t>
            </w:r>
          </w:p>
        </w:tc>
        <w:tc>
          <w:tcPr/>
          <w:p w:rsidR="00000000" w:rsidDel="00000000" w:rsidP="00000000" w:rsidRDefault="00000000" w:rsidRPr="00000000">
            <w:pPr>
              <w:pBdr/>
              <w:spacing w:before="240" w:line="240" w:lineRule="auto"/>
              <w:contextualSpacing w:val="0"/>
              <w:jc w:val="center"/>
              <w:rPr>
                <w:sz w:val="20"/>
                <w:szCs w:val="20"/>
              </w:rPr>
            </w:pPr>
            <w:r w:rsidDel="00000000" w:rsidR="00000000" w:rsidRPr="00000000">
              <w:rPr>
                <w:sz w:val="20"/>
                <w:szCs w:val="20"/>
                <w:rtl w:val="0"/>
              </w:rPr>
              <w:t xml:space="preserve">15 :00</w:t>
            </w:r>
          </w:p>
        </w:tc>
      </w:tr>
      <w:tr>
        <w:trPr>
          <w:trHeight w:val="80" w:hRule="atLeast"/>
        </w:trPr>
        <w:tc>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Calcul automatique des exécutions Marché </w:t>
            </w:r>
          </w:p>
        </w:tc>
        <w:tc>
          <w:tcPr/>
          <w:p w:rsidR="00000000" w:rsidDel="00000000" w:rsidP="00000000" w:rsidRDefault="00000000" w:rsidRPr="00000000">
            <w:pPr>
              <w:pBdr/>
              <w:spacing w:line="240" w:lineRule="auto"/>
              <w:contextualSpacing w:val="0"/>
              <w:jc w:val="center"/>
              <w:rPr>
                <w:color w:val="000000"/>
                <w:sz w:val="20"/>
                <w:szCs w:val="20"/>
              </w:rPr>
            </w:pPr>
            <w:r w:rsidDel="00000000" w:rsidR="00000000" w:rsidRPr="00000000">
              <w:rPr>
                <w:color w:val="000000"/>
                <w:sz w:val="20"/>
                <w:szCs w:val="20"/>
                <w:rtl w:val="0"/>
              </w:rPr>
              <w:t xml:space="preserve">quotidienne</w:t>
            </w:r>
          </w:p>
        </w:tc>
        <w:tc>
          <w:tcPr/>
          <w:p w:rsidR="00000000" w:rsidDel="00000000" w:rsidP="00000000" w:rsidRDefault="00000000" w:rsidRPr="00000000">
            <w:pPr>
              <w:pBdr/>
              <w:spacing w:line="240" w:lineRule="auto"/>
              <w:contextualSpacing w:val="0"/>
              <w:jc w:val="center"/>
              <w:rPr>
                <w:color w:val="000000"/>
                <w:sz w:val="20"/>
                <w:szCs w:val="20"/>
              </w:rPr>
            </w:pPr>
            <w:r w:rsidDel="00000000" w:rsidR="00000000" w:rsidRPr="00000000">
              <w:rPr>
                <w:color w:val="000000"/>
                <w:sz w:val="20"/>
                <w:szCs w:val="20"/>
                <w:rtl w:val="0"/>
              </w:rPr>
              <w:t xml:space="preserve">Date d’arrêt de position</w:t>
            </w:r>
          </w:p>
        </w:tc>
        <w:tc>
          <w:tcPr/>
          <w:p w:rsidR="00000000" w:rsidDel="00000000" w:rsidP="00000000" w:rsidRDefault="00000000" w:rsidRPr="00000000">
            <w:pPr>
              <w:pBdr/>
              <w:spacing w:before="240" w:line="240" w:lineRule="auto"/>
              <w:contextualSpacing w:val="0"/>
              <w:jc w:val="center"/>
              <w:rPr>
                <w:sz w:val="20"/>
                <w:szCs w:val="20"/>
              </w:rPr>
            </w:pPr>
            <w:r w:rsidDel="00000000" w:rsidR="00000000" w:rsidRPr="00000000">
              <w:rPr>
                <w:sz w:val="20"/>
                <w:szCs w:val="20"/>
                <w:rtl w:val="0"/>
              </w:rPr>
              <w:t xml:space="preserve">15 :00</w:t>
            </w:r>
          </w:p>
        </w:tc>
      </w:tr>
      <w:tr>
        <w:trPr>
          <w:trHeight w:val="200" w:hRule="atLeast"/>
        </w:trPr>
        <w:tc>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Clôture des OST</w:t>
            </w:r>
          </w:p>
        </w:tc>
        <w:tc>
          <w:tcPr/>
          <w:p w:rsidR="00000000" w:rsidDel="00000000" w:rsidP="00000000" w:rsidRDefault="00000000" w:rsidRPr="00000000">
            <w:pPr>
              <w:pBdr/>
              <w:spacing w:line="240" w:lineRule="auto"/>
              <w:contextualSpacing w:val="0"/>
              <w:jc w:val="center"/>
              <w:rPr>
                <w:color w:val="000000"/>
                <w:sz w:val="20"/>
                <w:szCs w:val="20"/>
              </w:rPr>
            </w:pPr>
            <w:r w:rsidDel="00000000" w:rsidR="00000000" w:rsidRPr="00000000">
              <w:rPr>
                <w:color w:val="000000"/>
                <w:sz w:val="20"/>
                <w:szCs w:val="20"/>
                <w:rtl w:val="0"/>
              </w:rPr>
              <w:t xml:space="preserve">quotidienne</w:t>
            </w:r>
          </w:p>
        </w:tc>
        <w:tc>
          <w:tcPr/>
          <w:p w:rsidR="00000000" w:rsidDel="00000000" w:rsidP="00000000" w:rsidRDefault="00000000" w:rsidRPr="00000000">
            <w:pPr>
              <w:pBdr/>
              <w:spacing w:line="240" w:lineRule="auto"/>
              <w:contextualSpacing w:val="0"/>
              <w:jc w:val="center"/>
              <w:rPr>
                <w:color w:val="000000"/>
                <w:sz w:val="20"/>
                <w:szCs w:val="20"/>
              </w:rPr>
            </w:pPr>
            <w:r w:rsidDel="00000000" w:rsidR="00000000" w:rsidRPr="00000000">
              <w:rPr>
                <w:color w:val="000000"/>
                <w:sz w:val="20"/>
                <w:szCs w:val="20"/>
                <w:rtl w:val="0"/>
              </w:rPr>
              <w:t xml:space="preserve">Date de Paiement +25 J</w:t>
            </w:r>
          </w:p>
        </w:tc>
        <w:tc>
          <w:tcPr/>
          <w:p w:rsidR="00000000" w:rsidDel="00000000" w:rsidP="00000000" w:rsidRDefault="00000000" w:rsidRPr="00000000">
            <w:pPr>
              <w:pBdr/>
              <w:spacing w:before="240" w:line="240" w:lineRule="auto"/>
              <w:contextualSpacing w:val="0"/>
              <w:jc w:val="center"/>
              <w:rPr>
                <w:sz w:val="20"/>
                <w:szCs w:val="20"/>
              </w:rPr>
            </w:pPr>
            <w:r w:rsidDel="00000000" w:rsidR="00000000" w:rsidRPr="00000000">
              <w:rPr>
                <w:sz w:val="20"/>
                <w:szCs w:val="20"/>
                <w:rtl w:val="0"/>
              </w:rPr>
              <w:t xml:space="preserve">15 :00</w:t>
            </w:r>
          </w:p>
        </w:tc>
      </w:tr>
      <w:tr>
        <w:trPr>
          <w:trHeight w:val="60" w:hRule="atLeast"/>
        </w:trPr>
        <w:tc>
          <w:tcPr/>
          <w:p w:rsidR="00000000" w:rsidDel="00000000" w:rsidP="00000000" w:rsidRDefault="00000000" w:rsidRPr="00000000">
            <w:pPr>
              <w:pBdr/>
              <w:spacing w:line="240" w:lineRule="auto"/>
              <w:contextualSpacing w:val="0"/>
              <w:rPr>
                <w:strike w:val="1"/>
                <w:color w:val="ff0000"/>
                <w:sz w:val="20"/>
                <w:szCs w:val="20"/>
              </w:rPr>
            </w:pPr>
            <w:r w:rsidDel="00000000" w:rsidR="00000000" w:rsidRPr="00000000">
              <w:rPr>
                <w:strike w:val="1"/>
                <w:color w:val="ff0000"/>
                <w:sz w:val="20"/>
                <w:szCs w:val="20"/>
                <w:rtl w:val="0"/>
              </w:rPr>
              <w:t xml:space="preserve">Déblocage des Positions bloquée pour Meeting</w:t>
            </w:r>
          </w:p>
        </w:tc>
        <w:tc>
          <w:tcPr/>
          <w:p w:rsidR="00000000" w:rsidDel="00000000" w:rsidP="00000000" w:rsidRDefault="00000000" w:rsidRPr="00000000">
            <w:pPr>
              <w:pBdr/>
              <w:spacing w:line="240" w:lineRule="auto"/>
              <w:contextualSpacing w:val="0"/>
              <w:jc w:val="center"/>
              <w:rPr>
                <w:strike w:val="1"/>
                <w:color w:val="ff0000"/>
                <w:sz w:val="20"/>
                <w:szCs w:val="20"/>
              </w:rPr>
            </w:pPr>
            <w:r w:rsidDel="00000000" w:rsidR="00000000" w:rsidRPr="00000000">
              <w:rPr>
                <w:strike w:val="1"/>
                <w:color w:val="ff0000"/>
                <w:sz w:val="20"/>
                <w:szCs w:val="20"/>
                <w:rtl w:val="0"/>
              </w:rPr>
              <w:t xml:space="preserve">Quotidienne</w:t>
            </w:r>
          </w:p>
        </w:tc>
        <w:tc>
          <w:tcPr/>
          <w:p w:rsidR="00000000" w:rsidDel="00000000" w:rsidP="00000000" w:rsidRDefault="00000000" w:rsidRPr="00000000">
            <w:pPr>
              <w:pBdr/>
              <w:spacing w:line="240" w:lineRule="auto"/>
              <w:contextualSpacing w:val="0"/>
              <w:jc w:val="center"/>
              <w:rPr>
                <w:strike w:val="1"/>
                <w:color w:val="ff0000"/>
                <w:sz w:val="20"/>
                <w:szCs w:val="20"/>
                <w:highlight w:val="lightGray"/>
              </w:rPr>
            </w:pPr>
            <w:r w:rsidDel="00000000" w:rsidR="00000000" w:rsidRPr="00000000">
              <w:rPr>
                <w:strike w:val="1"/>
                <w:color w:val="ff0000"/>
                <w:sz w:val="20"/>
                <w:szCs w:val="20"/>
                <w:highlight w:val="lightGray"/>
                <w:rtl w:val="0"/>
              </w:rPr>
              <w:t xml:space="preserve">Record date/meeting date </w:t>
            </w:r>
          </w:p>
        </w:tc>
        <w:tc>
          <w:tcPr/>
          <w:p w:rsidR="00000000" w:rsidDel="00000000" w:rsidP="00000000" w:rsidRDefault="00000000" w:rsidRPr="00000000">
            <w:pPr>
              <w:pBdr/>
              <w:spacing w:before="240" w:line="240" w:lineRule="auto"/>
              <w:contextualSpacing w:val="0"/>
              <w:jc w:val="center"/>
              <w:rPr>
                <w:strike w:val="1"/>
                <w:color w:val="ff0000"/>
                <w:sz w:val="20"/>
                <w:szCs w:val="20"/>
              </w:rPr>
            </w:pPr>
            <w:r w:rsidDel="00000000" w:rsidR="00000000" w:rsidRPr="00000000">
              <w:rPr>
                <w:strike w:val="1"/>
                <w:color w:val="ff0000"/>
                <w:sz w:val="20"/>
                <w:szCs w:val="20"/>
                <w:rtl w:val="0"/>
              </w:rPr>
              <w:t xml:space="preserve">15 :00</w:t>
            </w:r>
          </w:p>
        </w:tc>
      </w:tr>
    </w:tbl>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b w:val="1"/>
          <w:i w:val="1"/>
          <w:sz w:val="20"/>
          <w:szCs w:val="20"/>
          <w:rtl w:val="0"/>
        </w:rPr>
        <w:t xml:space="preserve">[Fin Section Vermeg]</w:t>
      </w:r>
    </w:p>
    <w:p w:rsidR="00000000" w:rsidDel="00000000" w:rsidP="00000000" w:rsidRDefault="00000000" w:rsidRPr="00000000">
      <w:pPr>
        <w:keepNext w:val="1"/>
        <w:keepLines w:val="1"/>
        <w:numPr>
          <w:ilvl w:val="0"/>
          <w:numId w:val="16"/>
        </w:numPr>
        <w:pBdr/>
        <w:spacing w:after="0" w:before="480" w:line="240" w:lineRule="auto"/>
        <w:ind w:left="432" w:hanging="432"/>
        <w:rPr/>
      </w:pPr>
      <w:bookmarkStart w:colFirst="0" w:colLast="0" w:name="_1xrdshw" w:id="164"/>
      <w:bookmarkEnd w:id="164"/>
      <w:r w:rsidDel="00000000" w:rsidR="00000000" w:rsidRPr="00000000">
        <w:rPr>
          <w:rFonts w:ascii="Calibri" w:cs="Calibri" w:eastAsia="Calibri" w:hAnsi="Calibri"/>
          <w:b w:val="1"/>
          <w:smallCaps w:val="1"/>
          <w:sz w:val="32"/>
          <w:szCs w:val="32"/>
          <w:rtl w:val="0"/>
        </w:rPr>
        <w:t xml:space="preserve">Contraintes</w:t>
      </w: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Identifier les contraintes dans les domaines suivants :</w:t>
      </w:r>
    </w:p>
    <w:p w:rsidR="00000000" w:rsidDel="00000000" w:rsidP="00000000" w:rsidRDefault="00000000" w:rsidRPr="00000000">
      <w:pPr>
        <w:numPr>
          <w:ilvl w:val="1"/>
          <w:numId w:val="14"/>
        </w:numPr>
        <w:pBdr/>
        <w:spacing w:line="240" w:lineRule="auto"/>
        <w:ind w:left="2007" w:right="142" w:hanging="360"/>
        <w:rPr/>
      </w:pPr>
      <w:r w:rsidDel="00000000" w:rsidR="00000000" w:rsidRPr="00000000">
        <w:rPr>
          <w:rtl w:val="0"/>
        </w:rPr>
        <w:t xml:space="preserve">Fonctionnel</w:t>
      </w:r>
    </w:p>
    <w:p w:rsidR="00000000" w:rsidDel="00000000" w:rsidP="00000000" w:rsidRDefault="00000000" w:rsidRPr="00000000">
      <w:pPr>
        <w:numPr>
          <w:ilvl w:val="1"/>
          <w:numId w:val="14"/>
        </w:numPr>
        <w:pBdr/>
        <w:spacing w:line="240" w:lineRule="auto"/>
        <w:ind w:left="2007" w:right="142" w:hanging="360"/>
        <w:rPr/>
      </w:pPr>
      <w:r w:rsidDel="00000000" w:rsidR="00000000" w:rsidRPr="00000000">
        <w:rPr>
          <w:rtl w:val="0"/>
        </w:rPr>
        <w:t xml:space="preserve">Technique</w:t>
      </w:r>
    </w:p>
    <w:p w:rsidR="00000000" w:rsidDel="00000000" w:rsidP="00000000" w:rsidRDefault="00000000" w:rsidRPr="00000000">
      <w:pPr>
        <w:numPr>
          <w:ilvl w:val="1"/>
          <w:numId w:val="14"/>
        </w:numPr>
        <w:pBdr/>
        <w:spacing w:line="240" w:lineRule="auto"/>
        <w:ind w:left="2007" w:right="142" w:hanging="360"/>
        <w:rPr/>
      </w:pPr>
      <w:r w:rsidDel="00000000" w:rsidR="00000000" w:rsidRPr="00000000">
        <w:rPr>
          <w:rtl w:val="0"/>
        </w:rPr>
        <w:t xml:space="preserve">Règlementaire</w:t>
      </w:r>
    </w:p>
    <w:p w:rsidR="00000000" w:rsidDel="00000000" w:rsidP="00000000" w:rsidRDefault="00000000" w:rsidRPr="00000000">
      <w:pPr>
        <w:numPr>
          <w:ilvl w:val="1"/>
          <w:numId w:val="14"/>
        </w:numPr>
        <w:pBdr/>
        <w:spacing w:line="240" w:lineRule="auto"/>
        <w:ind w:left="2007" w:right="142" w:hanging="360"/>
        <w:rPr/>
      </w:pPr>
      <w:r w:rsidDel="00000000" w:rsidR="00000000" w:rsidRPr="00000000">
        <w:rPr>
          <w:rtl w:val="0"/>
        </w:rPr>
        <w:t xml:space="preserve">Organisationnel</w:t>
      </w:r>
    </w:p>
    <w:p w:rsidR="00000000" w:rsidDel="00000000" w:rsidP="00000000" w:rsidRDefault="00000000" w:rsidRPr="00000000">
      <w:pPr>
        <w:numPr>
          <w:ilvl w:val="1"/>
          <w:numId w:val="14"/>
        </w:numPr>
        <w:pBdr/>
        <w:spacing w:line="240" w:lineRule="auto"/>
        <w:ind w:left="2007" w:right="142" w:hanging="360"/>
        <w:rPr/>
      </w:pPr>
      <w:r w:rsidDel="00000000" w:rsidR="00000000" w:rsidRPr="00000000">
        <w:rPr>
          <w:rtl w:val="0"/>
        </w:rPr>
        <w:t xml:space="preserve">Performance</w:t>
      </w:r>
    </w:p>
    <w:p w:rsidR="00000000" w:rsidDel="00000000" w:rsidP="00000000" w:rsidRDefault="00000000" w:rsidRPr="00000000">
      <w:pPr>
        <w:numPr>
          <w:ilvl w:val="1"/>
          <w:numId w:val="14"/>
        </w:numPr>
        <w:pBdr/>
        <w:spacing w:line="240" w:lineRule="auto"/>
        <w:ind w:left="2007" w:right="142" w:hanging="360"/>
        <w:rPr/>
      </w:pPr>
      <w:r w:rsidDel="00000000" w:rsidR="00000000" w:rsidRPr="00000000">
        <w:rPr>
          <w:rtl w:val="0"/>
        </w:rPr>
        <w:t xml:space="preserve">Logistique</w:t>
      </w:r>
    </w:p>
    <w:p w:rsidR="00000000" w:rsidDel="00000000" w:rsidP="00000000" w:rsidRDefault="00000000" w:rsidRPr="00000000">
      <w:pPr>
        <w:numPr>
          <w:ilvl w:val="1"/>
          <w:numId w:val="14"/>
        </w:numPr>
        <w:pBdr/>
        <w:spacing w:line="240" w:lineRule="auto"/>
        <w:ind w:left="2007" w:right="142" w:hanging="360"/>
        <w:rPr/>
      </w:pPr>
      <w:r w:rsidDel="00000000" w:rsidR="00000000" w:rsidRPr="00000000">
        <w:rPr>
          <w:rtl w:val="0"/>
        </w:rPr>
        <w:t xml:space="preserve">Sécurité</w:t>
      </w:r>
    </w:p>
    <w:p w:rsidR="00000000" w:rsidDel="00000000" w:rsidP="00000000" w:rsidRDefault="00000000" w:rsidRPr="00000000">
      <w:pPr>
        <w:pBdr/>
        <w:spacing w:line="240" w:lineRule="auto"/>
        <w:ind w:left="1287" w:right="142" w:firstLine="0"/>
        <w:contextualSpacing w:val="0"/>
        <w:rPr/>
      </w:pPr>
      <w:r w:rsidDel="00000000" w:rsidR="00000000" w:rsidRPr="00000000">
        <w:rPr>
          <w:rtl w:val="0"/>
        </w:rPr>
      </w:r>
    </w:p>
    <w:p w:rsidR="00000000" w:rsidDel="00000000" w:rsidP="00000000" w:rsidRDefault="00000000" w:rsidRPr="00000000">
      <w:pPr>
        <w:keepNext w:val="1"/>
        <w:keepLines w:val="1"/>
        <w:numPr>
          <w:ilvl w:val="0"/>
          <w:numId w:val="16"/>
        </w:numPr>
        <w:pBdr/>
        <w:spacing w:after="0" w:before="480" w:line="240" w:lineRule="auto"/>
        <w:ind w:left="432" w:hanging="432"/>
        <w:rPr/>
      </w:pPr>
      <w:bookmarkStart w:colFirst="0" w:colLast="0" w:name="_4hr1b5p" w:id="165"/>
      <w:bookmarkEnd w:id="165"/>
      <w:r w:rsidDel="00000000" w:rsidR="00000000" w:rsidRPr="00000000">
        <w:rPr>
          <w:rFonts w:ascii="Calibri" w:cs="Calibri" w:eastAsia="Calibri" w:hAnsi="Calibri"/>
          <w:b w:val="1"/>
          <w:smallCaps w:val="1"/>
          <w:sz w:val="32"/>
          <w:szCs w:val="32"/>
          <w:rtl w:val="0"/>
        </w:rPr>
        <w:t xml:space="preserve">Annexes</w:t>
      </w:r>
      <w:r w:rsidDel="00000000" w:rsidR="00000000" w:rsidRPr="00000000">
        <w:rPr>
          <w:rtl w:val="0"/>
        </w:rPr>
      </w:r>
    </w:p>
    <w:p w:rsidR="00000000" w:rsidDel="00000000" w:rsidP="00000000" w:rsidRDefault="00000000" w:rsidRPr="00000000">
      <w:pPr>
        <w:pBdr/>
        <w:spacing w:line="240" w:lineRule="auto"/>
        <w:ind w:left="1287" w:right="142" w:firstLine="0"/>
        <w:contextualSpacing w:val="0"/>
        <w:rPr/>
      </w:pPr>
      <w:r w:rsidDel="00000000" w:rsidR="00000000" w:rsidRPr="00000000">
        <w:rPr>
          <w:rtl w:val="0"/>
        </w:rPr>
      </w:r>
    </w:p>
    <w:p w:rsidR="00000000" w:rsidDel="00000000" w:rsidP="00000000" w:rsidRDefault="00000000" w:rsidRPr="00000000">
      <w:pPr>
        <w:pBdr/>
        <w:spacing w:line="240" w:lineRule="auto"/>
        <w:ind w:left="1287" w:right="142" w:firstLine="0"/>
        <w:contextualSpacing w:val="0"/>
        <w:rPr/>
      </w:pPr>
      <w:r w:rsidDel="00000000" w:rsidR="00000000" w:rsidRPr="00000000">
        <w:rPr>
          <w:rtl w:val="0"/>
        </w:rPr>
      </w:r>
    </w:p>
    <w:p w:rsidR="00000000" w:rsidDel="00000000" w:rsidP="00000000" w:rsidRDefault="00000000" w:rsidRPr="00000000">
      <w:pPr>
        <w:pStyle w:val="Heading2"/>
        <w:numPr>
          <w:ilvl w:val="1"/>
          <w:numId w:val="16"/>
        </w:numPr>
        <w:pBdr/>
        <w:rPr/>
      </w:pPr>
      <w:bookmarkStart w:colFirst="0" w:colLast="0" w:name="_2wwbldi" w:id="166"/>
      <w:bookmarkEnd w:id="166"/>
      <w:r w:rsidDel="00000000" w:rsidR="00000000" w:rsidRPr="00000000">
        <w:rPr>
          <w:rtl w:val="0"/>
        </w:rPr>
        <w:t xml:space="preserve">Exemples de SWIFT par type d’ost</w:t>
      </w:r>
    </w:p>
    <w:p w:rsidR="00000000" w:rsidDel="00000000" w:rsidP="00000000" w:rsidRDefault="00000000" w:rsidRPr="00000000">
      <w:pPr>
        <w:pStyle w:val="Heading3"/>
        <w:numPr>
          <w:ilvl w:val="2"/>
          <w:numId w:val="16"/>
        </w:numPr>
        <w:pBdr/>
        <w:rPr/>
      </w:pPr>
      <w:bookmarkStart w:colFirst="0" w:colLast="0" w:name="_1c1lvlb" w:id="167"/>
      <w:bookmarkEnd w:id="167"/>
      <w:r w:rsidDel="00000000" w:rsidR="00000000" w:rsidRPr="00000000">
        <w:rPr>
          <w:rtl w:val="0"/>
        </w:rPr>
        <w:t xml:space="preserve">OST obligatoires</w:t>
      </w:r>
    </w:p>
    <w:p w:rsidR="00000000" w:rsidDel="00000000" w:rsidP="00000000" w:rsidRDefault="00000000" w:rsidRPr="00000000">
      <w:pPr>
        <w:pBdr/>
        <w:contextualSpacing w:val="0"/>
        <w:rPr/>
      </w:pPr>
      <w:r w:rsidDel="00000000" w:rsidR="00000000" w:rsidRPr="00000000">
        <w:rPr>
          <w:rtl w:val="0"/>
        </w:rPr>
      </w:r>
    </w:p>
    <w:tbl>
      <w:tblPr>
        <w:tblStyle w:val="Table145"/>
        <w:bidiVisual w:val="0"/>
        <w:tblW w:w="91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8"/>
        <w:gridCol w:w="4002"/>
        <w:gridCol w:w="1076"/>
        <w:gridCol w:w="1827"/>
        <w:gridCol w:w="1757"/>
        <w:tblGridChange w:id="0">
          <w:tblGrid>
            <w:gridCol w:w="518"/>
            <w:gridCol w:w="4002"/>
            <w:gridCol w:w="1076"/>
            <w:gridCol w:w="1827"/>
            <w:gridCol w:w="1757"/>
          </w:tblGrid>
        </w:tblGridChange>
      </w:tblGrid>
      <w:tr>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tl w:val="0"/>
              </w:rPr>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 </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ISO Code </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ISO Code Option</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ind w:left="317" w:hanging="317"/>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SWIFT</w:t>
            </w:r>
          </w:p>
        </w:tc>
      </w:tr>
      <w:tr>
        <w:tc>
          <w:tcPr/>
          <w:p w:rsidR="00000000" w:rsidDel="00000000" w:rsidP="00000000" w:rsidRDefault="00000000" w:rsidRPr="00000000">
            <w:pPr>
              <w:pBdr/>
              <w:contextualSpacing w:val="0"/>
              <w:rPr>
                <w:color w:val="ff0000"/>
                <w:sz w:val="20"/>
                <w:szCs w:val="20"/>
              </w:rPr>
            </w:pPr>
            <w:r w:rsidDel="00000000" w:rsidR="00000000" w:rsidRPr="00000000">
              <w:rPr>
                <w:color w:val="ff0000"/>
                <w:sz w:val="20"/>
                <w:szCs w:val="20"/>
                <w:rtl w:val="0"/>
              </w:rPr>
              <w:t xml:space="preserve">1</w:t>
            </w:r>
          </w:p>
        </w:tc>
        <w:tc>
          <w:tcPr/>
          <w:p w:rsidR="00000000" w:rsidDel="00000000" w:rsidP="00000000" w:rsidRDefault="00000000" w:rsidRPr="00000000">
            <w:pPr>
              <w:pBdr/>
              <w:contextualSpacing w:val="0"/>
              <w:rPr>
                <w:color w:val="ff0000"/>
                <w:sz w:val="20"/>
                <w:szCs w:val="20"/>
              </w:rPr>
            </w:pPr>
            <w:r w:rsidDel="00000000" w:rsidR="00000000" w:rsidRPr="00000000">
              <w:rPr>
                <w:color w:val="ff0000"/>
                <w:sz w:val="20"/>
                <w:szCs w:val="20"/>
                <w:rtl w:val="0"/>
              </w:rPr>
              <w:t xml:space="preserve">Statut de négociation : activé</w:t>
            </w:r>
          </w:p>
        </w:tc>
        <w:tc>
          <w:tcPr/>
          <w:p w:rsidR="00000000" w:rsidDel="00000000" w:rsidP="00000000" w:rsidRDefault="00000000" w:rsidRPr="00000000">
            <w:pPr>
              <w:pBdr/>
              <w:contextualSpacing w:val="0"/>
              <w:rPr>
                <w:color w:val="ff0000"/>
                <w:sz w:val="20"/>
                <w:szCs w:val="20"/>
              </w:rPr>
            </w:pPr>
            <w:r w:rsidDel="00000000" w:rsidR="00000000" w:rsidRPr="00000000">
              <w:rPr>
                <w:color w:val="ff0000"/>
                <w:sz w:val="20"/>
                <w:szCs w:val="20"/>
                <w:rtl w:val="0"/>
              </w:rPr>
              <w:t xml:space="preserve">ACTV</w:t>
            </w:r>
          </w:p>
        </w:tc>
        <w:tc>
          <w:tcPr/>
          <w:p w:rsidR="00000000" w:rsidDel="00000000" w:rsidP="00000000" w:rsidRDefault="00000000" w:rsidRPr="00000000">
            <w:pPr>
              <w:pBdr/>
              <w:contextualSpacing w:val="0"/>
              <w:rPr>
                <w:color w:val="ff0000"/>
                <w:sz w:val="20"/>
                <w:szCs w:val="20"/>
              </w:rPr>
            </w:pPr>
            <w:r w:rsidDel="00000000" w:rsidR="00000000" w:rsidRPr="00000000">
              <w:rPr>
                <w:color w:val="ff0000"/>
                <w:sz w:val="20"/>
                <w:szCs w:val="20"/>
                <w:rtl w:val="0"/>
              </w:rPr>
              <w:t xml:space="preserve">sans option</w:t>
            </w:r>
          </w:p>
        </w:tc>
        <w:tc>
          <w:tcPr/>
          <w:p w:rsidR="00000000" w:rsidDel="00000000" w:rsidP="00000000" w:rsidRDefault="00000000" w:rsidRPr="00000000">
            <w:pPr>
              <w:pBdr/>
              <w:contextualSpacing w:val="0"/>
              <w:jc w:val="center"/>
              <w:rPr>
                <w:color w:val="ff0000"/>
                <w:sz w:val="20"/>
                <w:szCs w:val="20"/>
              </w:rPr>
            </w:pPr>
            <w:r w:rsidDel="00000000" w:rsidR="00000000" w:rsidRPr="00000000">
              <w:rPr>
                <w:color w:val="ff0000"/>
                <w:sz w:val="20"/>
                <w:szCs w:val="20"/>
                <w:rtl w:val="0"/>
              </w:rPr>
              <w:t xml:space="preserve">Non reçue </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2</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Changement au niveau de la valeur : Description...</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CHAN</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sans option</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13" name="image46.png"/>
                  <a:graphic>
                    <a:graphicData uri="http://schemas.openxmlformats.org/drawingml/2006/picture">
                      <pic:pic>
                        <pic:nvPicPr>
                          <pic:cNvPr id="0" name="image46.png"/>
                          <pic:cNvPicPr preferRelativeResize="0"/>
                        </pic:nvPicPr>
                        <pic:blipFill>
                          <a:blip r:embed="rId65"/>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3</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Changement au niveau de la valeur : code ISIN</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CHAN</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SECU</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14" name="image47.png"/>
                  <a:graphic>
                    <a:graphicData uri="http://schemas.openxmlformats.org/drawingml/2006/picture">
                      <pic:pic>
                        <pic:nvPicPr>
                          <pic:cNvPr id="0" name="image47.png"/>
                          <pic:cNvPicPr preferRelativeResize="0"/>
                        </pic:nvPicPr>
                        <pic:blipFill>
                          <a:blip r:embed="rId66"/>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4</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Dividende Cash</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DVCA</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CASH</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15" name="image48.png"/>
                  <a:graphic>
                    <a:graphicData uri="http://schemas.openxmlformats.org/drawingml/2006/picture">
                      <pic:pic>
                        <pic:nvPicPr>
                          <pic:cNvPr id="0" name="image48.png"/>
                          <pic:cNvPicPr preferRelativeResize="0"/>
                        </pic:nvPicPr>
                        <pic:blipFill>
                          <a:blip r:embed="rId67"/>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5</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Paiement des Intérêts</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INTR</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CASH</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16" name="image79.png"/>
                  <a:graphic>
                    <a:graphicData uri="http://schemas.openxmlformats.org/drawingml/2006/picture">
                      <pic:pic>
                        <pic:nvPicPr>
                          <pic:cNvPr id="0" name="image79.png"/>
                          <pic:cNvPicPr preferRelativeResize="0"/>
                        </pic:nvPicPr>
                        <pic:blipFill>
                          <a:blip r:embed="rId68"/>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6</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Remboursement anticipé</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MCAL</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CASH</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17" name="image80.png"/>
                  <a:graphic>
                    <a:graphicData uri="http://schemas.openxmlformats.org/drawingml/2006/picture">
                      <pic:pic>
                        <pic:nvPicPr>
                          <pic:cNvPr id="0" name="image80.png"/>
                          <pic:cNvPicPr preferRelativeResize="0"/>
                        </pic:nvPicPr>
                        <pic:blipFill>
                          <a:blip r:embed="rId69"/>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7</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Liquidation</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LIQU</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CASH</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18" name="image81.png"/>
                  <a:graphic>
                    <a:graphicData uri="http://schemas.openxmlformats.org/drawingml/2006/picture">
                      <pic:pic>
                        <pic:nvPicPr>
                          <pic:cNvPr id="0" name="image81.png"/>
                          <pic:cNvPicPr preferRelativeResize="0"/>
                        </pic:nvPicPr>
                        <pic:blipFill>
                          <a:blip r:embed="rId70"/>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8</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Remboursement à la maturité</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REDM</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CASH</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19" name="image82.png"/>
                  <a:graphic>
                    <a:graphicData uri="http://schemas.openxmlformats.org/drawingml/2006/picture">
                      <pic:pic>
                        <pic:nvPicPr>
                          <pic:cNvPr id="0" name="image82.png"/>
                          <pic:cNvPicPr preferRelativeResize="0"/>
                        </pic:nvPicPr>
                        <pic:blipFill>
                          <a:blip r:embed="rId71"/>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9</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Distribution de droit</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RHDI</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SECU</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20" name="image83.png"/>
                  <a:graphic>
                    <a:graphicData uri="http://schemas.openxmlformats.org/drawingml/2006/picture">
                      <pic:pic>
                        <pic:nvPicPr>
                          <pic:cNvPr id="0" name="image83.png"/>
                          <pic:cNvPicPr preferRelativeResize="0"/>
                        </pic:nvPicPr>
                        <pic:blipFill>
                          <a:blip r:embed="rId72"/>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10</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Spin-Off</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SOFF</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SECU</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21" name="image84.png"/>
                  <a:graphic>
                    <a:graphicData uri="http://schemas.openxmlformats.org/drawingml/2006/picture">
                      <pic:pic>
                        <pic:nvPicPr>
                          <pic:cNvPr id="0" name="image84.png"/>
                          <pic:cNvPicPr preferRelativeResize="0"/>
                        </pic:nvPicPr>
                        <pic:blipFill>
                          <a:blip r:embed="rId73"/>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11</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Statut de négociation : suspendu</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SUSP</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sans option</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22" name="image85.png"/>
                  <a:graphic>
                    <a:graphicData uri="http://schemas.openxmlformats.org/drawingml/2006/picture">
                      <pic:pic>
                        <pic:nvPicPr>
                          <pic:cNvPr id="0" name="image85.png"/>
                          <pic:cNvPicPr preferRelativeResize="0"/>
                        </pic:nvPicPr>
                        <pic:blipFill>
                          <a:blip r:embed="rId74"/>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12</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Stock Split</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SPLF</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SECU</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3" name="image13.png"/>
                  <a:graphic>
                    <a:graphicData uri="http://schemas.openxmlformats.org/drawingml/2006/picture">
                      <pic:pic>
                        <pic:nvPicPr>
                          <pic:cNvPr id="0" name="image13.png"/>
                          <pic:cNvPicPr preferRelativeResize="0"/>
                        </pic:nvPicPr>
                        <pic:blipFill>
                          <a:blip r:embed="rId75"/>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13</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Reverse Stock Split</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SPLR</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SECU</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4" name="image35.png"/>
                  <a:graphic>
                    <a:graphicData uri="http://schemas.openxmlformats.org/drawingml/2006/picture">
                      <pic:pic>
                        <pic:nvPicPr>
                          <pic:cNvPr id="0" name="image35.png"/>
                          <pic:cNvPicPr preferRelativeResize="0"/>
                        </pic:nvPicPr>
                        <pic:blipFill>
                          <a:blip r:embed="rId76"/>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14</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Tax Reclaim</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TREC</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sans option</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5" name="image36.png"/>
                  <a:graphic>
                    <a:graphicData uri="http://schemas.openxmlformats.org/drawingml/2006/picture">
                      <pic:pic>
                        <pic:nvPicPr>
                          <pic:cNvPr id="0" name="image36.png"/>
                          <pic:cNvPicPr preferRelativeResize="0"/>
                        </pic:nvPicPr>
                        <pic:blipFill>
                          <a:blip r:embed="rId77"/>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3"/>
        <w:numPr>
          <w:ilvl w:val="2"/>
          <w:numId w:val="16"/>
        </w:numPr>
        <w:pBdr/>
        <w:rPr/>
      </w:pPr>
      <w:bookmarkStart w:colFirst="0" w:colLast="0" w:name="_3w19e94" w:id="168"/>
      <w:bookmarkEnd w:id="168"/>
      <w:r w:rsidDel="00000000" w:rsidR="00000000" w:rsidRPr="00000000">
        <w:rPr>
          <w:rtl w:val="0"/>
        </w:rPr>
        <w:t xml:space="preserve">OST obligatoires avec choix</w:t>
      </w:r>
    </w:p>
    <w:tbl>
      <w:tblPr>
        <w:tblStyle w:val="Table146"/>
        <w:bidiVisual w:val="0"/>
        <w:tblW w:w="91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2"/>
        <w:gridCol w:w="3576"/>
        <w:gridCol w:w="1994"/>
        <w:gridCol w:w="1246"/>
        <w:gridCol w:w="1872"/>
        <w:tblGridChange w:id="0">
          <w:tblGrid>
            <w:gridCol w:w="492"/>
            <w:gridCol w:w="3576"/>
            <w:gridCol w:w="1994"/>
            <w:gridCol w:w="1246"/>
            <w:gridCol w:w="1872"/>
          </w:tblGrid>
        </w:tblGridChange>
      </w:tblGrid>
      <w:tr>
        <w:trPr>
          <w:trHeight w:val="460" w:hRule="atLeast"/>
        </w:trPr>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tl w:val="0"/>
              </w:rPr>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 </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ISO Code </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ISO Code Option</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Priorité</w:t>
            </w:r>
          </w:p>
        </w:tc>
      </w:tr>
      <w:tr>
        <w:trPr>
          <w:trHeight w:val="420" w:hRule="atLeast"/>
        </w:trP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Attribution d'actions gratuite avec droit</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BONU</w:t>
            </w:r>
          </w:p>
        </w:tc>
        <w:tc>
          <w:tcPr/>
          <w:p w:rsidR="00000000" w:rsidDel="00000000" w:rsidP="00000000" w:rsidRDefault="00000000" w:rsidRPr="00000000">
            <w:pPr>
              <w:pBdr/>
              <w:contextualSpacing w:val="0"/>
              <w:rPr>
                <w:color w:val="000000"/>
                <w:sz w:val="20"/>
                <w:szCs w:val="20"/>
              </w:rPr>
            </w:pPr>
            <w:r w:rsidDel="00000000" w:rsidR="00000000" w:rsidRPr="00000000">
              <w:rPr>
                <w:sz w:val="18"/>
                <w:szCs w:val="18"/>
                <w:rtl w:val="0"/>
              </w:rPr>
              <w:t xml:space="preserve">SECU/CASH/BUYA/SELLE</w:t>
            </w:r>
            <w:r w:rsidDel="00000000" w:rsidR="00000000" w:rsidRPr="00000000">
              <w:rPr>
                <w:rtl w:val="0"/>
              </w:rPr>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6" name="image37.png"/>
                  <a:graphic>
                    <a:graphicData uri="http://schemas.openxmlformats.org/drawingml/2006/picture">
                      <pic:pic>
                        <pic:nvPicPr>
                          <pic:cNvPr id="0" name="image37.png"/>
                          <pic:cNvPicPr preferRelativeResize="0"/>
                        </pic:nvPicPr>
                        <pic:blipFill>
                          <a:blip r:embed="rId78"/>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2</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Certification Non-US TEFRA D</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CERT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QINV/NOQU</w:t>
            </w:r>
          </w:p>
        </w:tc>
        <w:tc>
          <w:tcPr/>
          <w:p w:rsidR="00000000" w:rsidDel="00000000" w:rsidP="00000000" w:rsidRDefault="00000000" w:rsidRPr="00000000">
            <w:pPr>
              <w:pBdr/>
              <w:contextualSpacing w:val="0"/>
              <w:rPr>
                <w:color w:val="000000"/>
                <w:sz w:val="20"/>
                <w:szCs w:val="20"/>
              </w:rPr>
            </w:pPr>
            <w:r w:rsidDel="00000000" w:rsidR="00000000" w:rsidRPr="00000000">
              <w:drawing>
                <wp:inline distB="0" distT="0" distL="114300" distR="114300">
                  <wp:extent cx="977900" cy="627380"/>
                  <wp:effectExtent b="0" l="0" r="0" t="0"/>
                  <wp:docPr id="7" name="image38.png"/>
                  <a:graphic>
                    <a:graphicData uri="http://schemas.openxmlformats.org/drawingml/2006/picture">
                      <pic:pic>
                        <pic:nvPicPr>
                          <pic:cNvPr id="0" name="image38.png"/>
                          <pic:cNvPicPr preferRelativeResize="0"/>
                        </pic:nvPicPr>
                        <pic:blipFill>
                          <a:blip r:embed="rId79"/>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3</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Dividende optionnel avec distribution de droit</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DVOP</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SECU/CASH/BUYA/SLLE</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8" name="image40.png"/>
                  <a:graphic>
                    <a:graphicData uri="http://schemas.openxmlformats.org/drawingml/2006/picture">
                      <pic:pic>
                        <pic:nvPicPr>
                          <pic:cNvPr id="0" name="image40.png"/>
                          <pic:cNvPicPr preferRelativeResize="0"/>
                        </pic:nvPicPr>
                        <pic:blipFill>
                          <a:blip r:embed="rId80"/>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4</w:t>
            </w:r>
          </w:p>
        </w:tc>
        <w:tc>
          <w:tcPr/>
          <w:p w:rsidR="00000000" w:rsidDel="00000000" w:rsidP="00000000" w:rsidRDefault="00000000" w:rsidRPr="00000000">
            <w:pPr>
              <w:pBdr/>
              <w:contextualSpacing w:val="0"/>
              <w:rPr>
                <w:color w:val="ff0000"/>
                <w:sz w:val="20"/>
                <w:szCs w:val="20"/>
              </w:rPr>
            </w:pPr>
            <w:r w:rsidDel="00000000" w:rsidR="00000000" w:rsidRPr="00000000">
              <w:rPr>
                <w:color w:val="ff0000"/>
                <w:sz w:val="20"/>
                <w:szCs w:val="20"/>
                <w:rtl w:val="0"/>
              </w:rPr>
              <w:t xml:space="preserve">Dividende optionnel</w:t>
            </w:r>
          </w:p>
        </w:tc>
        <w:tc>
          <w:tcPr/>
          <w:p w:rsidR="00000000" w:rsidDel="00000000" w:rsidP="00000000" w:rsidRDefault="00000000" w:rsidRPr="00000000">
            <w:pPr>
              <w:pBdr/>
              <w:contextualSpacing w:val="0"/>
              <w:rPr>
                <w:color w:val="ff0000"/>
                <w:sz w:val="20"/>
                <w:szCs w:val="20"/>
              </w:rPr>
            </w:pPr>
            <w:r w:rsidDel="00000000" w:rsidR="00000000" w:rsidRPr="00000000">
              <w:rPr>
                <w:color w:val="ff0000"/>
                <w:sz w:val="20"/>
                <w:szCs w:val="20"/>
                <w:rtl w:val="0"/>
              </w:rPr>
              <w:t xml:space="preserve">DVOP</w:t>
            </w:r>
          </w:p>
        </w:tc>
        <w:tc>
          <w:tcPr/>
          <w:p w:rsidR="00000000" w:rsidDel="00000000" w:rsidP="00000000" w:rsidRDefault="00000000" w:rsidRPr="00000000">
            <w:pPr>
              <w:pBdr/>
              <w:contextualSpacing w:val="0"/>
              <w:rPr>
                <w:color w:val="ff0000"/>
                <w:sz w:val="20"/>
                <w:szCs w:val="20"/>
              </w:rPr>
            </w:pPr>
            <w:r w:rsidDel="00000000" w:rsidR="00000000" w:rsidRPr="00000000">
              <w:rPr>
                <w:color w:val="ff0000"/>
                <w:sz w:val="20"/>
                <w:szCs w:val="20"/>
                <w:rtl w:val="0"/>
              </w:rPr>
              <w:t xml:space="preserve">CASH/SECU/CASE</w:t>
            </w:r>
          </w:p>
        </w:tc>
        <w:tc>
          <w:tcPr/>
          <w:p w:rsidR="00000000" w:rsidDel="00000000" w:rsidP="00000000" w:rsidRDefault="00000000" w:rsidRPr="00000000">
            <w:pPr>
              <w:pBdr/>
              <w:contextualSpacing w:val="0"/>
              <w:jc w:val="center"/>
              <w:rPr>
                <w:b w:val="1"/>
                <w:color w:val="ff0000"/>
                <w:sz w:val="20"/>
                <w:szCs w:val="20"/>
              </w:rPr>
            </w:pPr>
            <w:r w:rsidDel="00000000" w:rsidR="00000000" w:rsidRPr="00000000">
              <w:rPr>
                <w:b w:val="1"/>
                <w:color w:val="ff0000"/>
                <w:sz w:val="20"/>
                <w:szCs w:val="20"/>
                <w:rtl w:val="0"/>
              </w:rPr>
              <w:t xml:space="preserve">Non reçu</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5</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Exercice de warrant</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EXWA</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CASH/NOAC</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9" name="image42.png"/>
                  <a:graphic>
                    <a:graphicData uri="http://schemas.openxmlformats.org/drawingml/2006/picture">
                      <pic:pic>
                        <pic:nvPicPr>
                          <pic:cNvPr id="0" name="image42.png"/>
                          <pic:cNvPicPr preferRelativeResize="0"/>
                        </pic:nvPicPr>
                        <pic:blipFill>
                          <a:blip r:embed="rId81"/>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3"/>
        <w:numPr>
          <w:ilvl w:val="2"/>
          <w:numId w:val="16"/>
        </w:numPr>
        <w:pBdr/>
        <w:rPr/>
      </w:pPr>
      <w:bookmarkStart w:colFirst="0" w:colLast="0" w:name="_2b6jogx" w:id="169"/>
      <w:bookmarkEnd w:id="169"/>
      <w:r w:rsidDel="00000000" w:rsidR="00000000" w:rsidRPr="00000000">
        <w:rPr>
          <w:rtl w:val="0"/>
        </w:rPr>
        <w:t xml:space="preserve">OST Volontaires</w:t>
      </w:r>
    </w:p>
    <w:tbl>
      <w:tblPr>
        <w:tblStyle w:val="Table147"/>
        <w:bidiVisual w:val="0"/>
        <w:tblW w:w="91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3600"/>
        <w:gridCol w:w="1440"/>
        <w:gridCol w:w="1800"/>
        <w:gridCol w:w="1872"/>
        <w:tblGridChange w:id="0">
          <w:tblGrid>
            <w:gridCol w:w="468"/>
            <w:gridCol w:w="3600"/>
            <w:gridCol w:w="1440"/>
            <w:gridCol w:w="1800"/>
            <w:gridCol w:w="1872"/>
          </w:tblGrid>
        </w:tblGridChange>
      </w:tblGrid>
      <w:tr>
        <w:trPr>
          <w:trHeight w:val="460" w:hRule="atLeast"/>
        </w:trPr>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tl w:val="0"/>
              </w:rPr>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 </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ISO Code </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ISO Code Option</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Priorité</w:t>
            </w:r>
          </w:p>
        </w:tc>
      </w:tr>
      <w:tr>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1</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Offre public d'achat initié par l'émetteur</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BIDS</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CASH/NOAC</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10" name="image43.png"/>
                  <a:graphic>
                    <a:graphicData uri="http://schemas.openxmlformats.org/drawingml/2006/picture">
                      <pic:pic>
                        <pic:nvPicPr>
                          <pic:cNvPr id="0" name="image43.png"/>
                          <pic:cNvPicPr preferRelativeResize="0"/>
                        </pic:nvPicPr>
                        <pic:blipFill>
                          <a:blip r:embed="rId82"/>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2</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Echange</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EXOF</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2SECU/CASH/2CASE/</w:t>
            </w:r>
          </w:p>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NOAC</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11" name="image44.png"/>
                  <a:graphic>
                    <a:graphicData uri="http://schemas.openxmlformats.org/drawingml/2006/picture">
                      <pic:pic>
                        <pic:nvPicPr>
                          <pic:cNvPr id="0" name="image44.png"/>
                          <pic:cNvPicPr preferRelativeResize="0"/>
                        </pic:nvPicPr>
                        <pic:blipFill>
                          <a:blip r:embed="rId83"/>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3</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Assemblée générale Annuelle</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MEET</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ABST/CONY/CONN/</w:t>
            </w:r>
          </w:p>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SPLI/NOAC</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12" name="image45.png"/>
                  <a:graphic>
                    <a:graphicData uri="http://schemas.openxmlformats.org/drawingml/2006/picture">
                      <pic:pic>
                        <pic:nvPicPr>
                          <pic:cNvPr id="0" name="image45.png"/>
                          <pic:cNvPicPr preferRelativeResize="0"/>
                        </pic:nvPicPr>
                        <pic:blipFill>
                          <a:blip r:embed="rId84"/>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4</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Assemblée générale ordinaire</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OMET</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ABST/CONY/CONN/</w:t>
            </w:r>
          </w:p>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SPLI/NOAC</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23" name="image86.png"/>
                  <a:graphic>
                    <a:graphicData uri="http://schemas.openxmlformats.org/drawingml/2006/picture">
                      <pic:pic>
                        <pic:nvPicPr>
                          <pic:cNvPr id="0" name="image86.png"/>
                          <pic:cNvPicPr preferRelativeResize="0"/>
                        </pic:nvPicPr>
                        <pic:blipFill>
                          <a:blip r:embed="rId85"/>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5</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Offre public d'achat initié par une tierce partie</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TEND</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CASH/NOAC</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24" name="image87.png"/>
                  <a:graphic>
                    <a:graphicData uri="http://schemas.openxmlformats.org/drawingml/2006/picture">
                      <pic:pic>
                        <pic:nvPicPr>
                          <pic:cNvPr id="0" name="image87.png"/>
                          <pic:cNvPicPr preferRelativeResize="0"/>
                        </pic:nvPicPr>
                        <pic:blipFill>
                          <a:blip r:embed="rId86"/>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6</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Withholding Tax Relief Certification</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WTRC</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Sans  option</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25" name="image88.png"/>
                  <a:graphic>
                    <a:graphicData uri="http://schemas.openxmlformats.org/drawingml/2006/picture">
                      <pic:pic>
                        <pic:nvPicPr>
                          <pic:cNvPr id="0" name="image88.png"/>
                          <pic:cNvPicPr preferRelativeResize="0"/>
                        </pic:nvPicPr>
                        <pic:blipFill>
                          <a:blip r:embed="rId87"/>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7</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Assemblée générale extraordinaire</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XMET</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ABST/CONY/CONN/</w:t>
            </w:r>
          </w:p>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SPLI/NOAC</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26" name="image89.png"/>
                  <a:graphic>
                    <a:graphicData uri="http://schemas.openxmlformats.org/drawingml/2006/picture">
                      <pic:pic>
                        <pic:nvPicPr>
                          <pic:cNvPr id="0" name="image89.png"/>
                          <pic:cNvPicPr preferRelativeResize="0"/>
                        </pic:nvPicPr>
                        <pic:blipFill>
                          <a:blip r:embed="rId88"/>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2"/>
        <w:numPr>
          <w:ilvl w:val="1"/>
          <w:numId w:val="16"/>
        </w:numPr>
        <w:pBdr/>
        <w:rPr/>
      </w:pPr>
      <w:bookmarkStart w:colFirst="0" w:colLast="0" w:name="_qbtyoq" w:id="170"/>
      <w:bookmarkEnd w:id="170"/>
      <w:r w:rsidDel="00000000" w:rsidR="00000000" w:rsidRPr="00000000">
        <w:rPr>
          <w:rtl w:val="0"/>
        </w:rPr>
        <w:t xml:space="preserve">Exemple de SWIFT de Market claim </w:t>
      </w:r>
    </w:p>
    <w:p w:rsidR="00000000" w:rsidDel="00000000" w:rsidP="00000000" w:rsidRDefault="00000000" w:rsidRPr="00000000">
      <w:pPr>
        <w:pBdr/>
        <w:contextualSpacing w:val="0"/>
        <w:rPr/>
      </w:pPr>
      <w:r w:rsidDel="00000000" w:rsidR="00000000" w:rsidRPr="00000000">
        <w:rPr>
          <w:rtl w:val="0"/>
        </w:rPr>
      </w:r>
    </w:p>
    <w:tbl>
      <w:tblPr>
        <w:tblStyle w:val="Table148"/>
        <w:bidiVisual w:val="0"/>
        <w:tblW w:w="91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3600"/>
        <w:gridCol w:w="1440"/>
        <w:gridCol w:w="1800"/>
        <w:gridCol w:w="1872"/>
        <w:tblGridChange w:id="0">
          <w:tblGrid>
            <w:gridCol w:w="468"/>
            <w:gridCol w:w="3600"/>
            <w:gridCol w:w="1440"/>
            <w:gridCol w:w="1800"/>
            <w:gridCol w:w="1872"/>
          </w:tblGrid>
        </w:tblGridChange>
      </w:tblGrid>
      <w:tr>
        <w:tc>
          <w:tcPr/>
          <w:p w:rsidR="00000000" w:rsidDel="00000000" w:rsidP="00000000" w:rsidRDefault="00000000" w:rsidRPr="00000000">
            <w:pPr>
              <w:pBdr/>
              <w:contextualSpacing w:val="0"/>
              <w:rPr>
                <w:color w:val="000000"/>
                <w:sz w:val="20"/>
                <w:szCs w:val="20"/>
              </w:rPr>
            </w:pPr>
            <w:r w:rsidDel="00000000" w:rsidR="00000000" w:rsidRPr="00000000">
              <w:rPr>
                <w:rtl w:val="0"/>
              </w:rPr>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Exemple de Market Claim</w:t>
            </w:r>
          </w:p>
        </w:tc>
        <w:tc>
          <w:tcPr/>
          <w:p w:rsidR="00000000" w:rsidDel="00000000" w:rsidP="00000000" w:rsidRDefault="00000000" w:rsidRPr="00000000">
            <w:pPr>
              <w:pBdr/>
              <w:contextualSpacing w:val="0"/>
              <w:rPr>
                <w:color w:val="000000"/>
                <w:sz w:val="20"/>
                <w:szCs w:val="20"/>
              </w:rPr>
            </w:pPr>
            <w:r w:rsidDel="00000000" w:rsidR="00000000" w:rsidRPr="00000000">
              <w:rPr>
                <w:rtl w:val="0"/>
              </w:rPr>
            </w:r>
          </w:p>
        </w:tc>
        <w:tc>
          <w:tcPr/>
          <w:p w:rsidR="00000000" w:rsidDel="00000000" w:rsidP="00000000" w:rsidRDefault="00000000" w:rsidRPr="00000000">
            <w:pPr>
              <w:pBdr/>
              <w:contextualSpacing w:val="0"/>
              <w:rPr>
                <w:color w:val="000000"/>
                <w:sz w:val="20"/>
                <w:szCs w:val="20"/>
              </w:rPr>
            </w:pPr>
            <w:r w:rsidDel="00000000" w:rsidR="00000000" w:rsidRPr="00000000">
              <w:rPr>
                <w:rtl w:val="0"/>
              </w:rPr>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27" name="image90.png"/>
                  <a:graphic>
                    <a:graphicData uri="http://schemas.openxmlformats.org/drawingml/2006/picture">
                      <pic:pic>
                        <pic:nvPicPr>
                          <pic:cNvPr id="0" name="image90.png"/>
                          <pic:cNvPicPr preferRelativeResize="0"/>
                        </pic:nvPicPr>
                        <pic:blipFill>
                          <a:blip r:embed="rId89"/>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2"/>
        <w:numPr>
          <w:ilvl w:val="1"/>
          <w:numId w:val="16"/>
        </w:numPr>
        <w:pBdr/>
        <w:rPr/>
      </w:pPr>
      <w:bookmarkStart w:colFirst="0" w:colLast="0" w:name="_3abhhcj" w:id="171"/>
      <w:bookmarkEnd w:id="171"/>
      <w:r w:rsidDel="00000000" w:rsidR="00000000" w:rsidRPr="00000000">
        <w:rPr>
          <w:rtl w:val="0"/>
        </w:rPr>
        <w:t xml:space="preserve">Matrice des commissions - marché étranger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drawing>
          <wp:inline distB="0" distT="0" distL="114300" distR="114300">
            <wp:extent cx="1297305" cy="840105"/>
            <wp:effectExtent b="0" l="0" r="0" t="0"/>
            <wp:docPr id="28" name="image91.png"/>
            <a:graphic>
              <a:graphicData uri="http://schemas.openxmlformats.org/drawingml/2006/picture">
                <pic:pic>
                  <pic:nvPicPr>
                    <pic:cNvPr id="0" name="image91.png"/>
                    <pic:cNvPicPr preferRelativeResize="0"/>
                  </pic:nvPicPr>
                  <pic:blipFill>
                    <a:blip r:embed="rId90"/>
                    <a:srcRect b="0" l="0" r="0" t="0"/>
                    <a:stretch>
                      <a:fillRect/>
                    </a:stretch>
                  </pic:blipFill>
                  <pic:spPr>
                    <a:xfrm>
                      <a:off x="0" y="0"/>
                      <a:ext cx="1297305" cy="840105"/>
                    </a:xfrm>
                    <a:prstGeom prst="rect"/>
                    <a:ln/>
                  </pic:spPr>
                </pic:pic>
              </a:graphicData>
            </a:graphic>
          </wp:inline>
        </w:drawing>
      </w:r>
      <w:r w:rsidDel="00000000" w:rsidR="00000000" w:rsidRPr="00000000">
        <w:rPr>
          <w:rtl w:val="0"/>
        </w:rPr>
      </w:r>
    </w:p>
    <w:sectPr>
      <w:headerReference r:id="rId91" w:type="default"/>
      <w:headerReference r:id="rId92" w:type="first"/>
      <w:footerReference r:id="rId93" w:type="default"/>
      <w:footerReference r:id="rId94" w:type="first"/>
      <w:pgSz w:h="16838" w:w="11906"/>
      <w:pgMar w:bottom="1417" w:top="1417" w:left="1417" w:right="1417" w:head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Cambria"/>
  <w:font w:name="Georgia"/>
  <w:font w:name="Arial"/>
  <w:font w:name="Courier New"/>
  <w:font w:name="Quattrocent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bl>
    <w:tblPr>
      <w:tblStyle w:val="Table150"/>
      <w:bidiVisual w:val="0"/>
      <w:tblW w:w="9288.0" w:type="dxa"/>
      <w:jc w:val="left"/>
      <w:tblInd w:w="-291.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535"/>
      <w:gridCol w:w="1395"/>
      <w:gridCol w:w="438"/>
      <w:gridCol w:w="539"/>
      <w:gridCol w:w="1577"/>
      <w:gridCol w:w="290"/>
      <w:gridCol w:w="1406"/>
      <w:gridCol w:w="901"/>
      <w:gridCol w:w="1207"/>
      <w:tblGridChange w:id="0">
        <w:tblGrid>
          <w:gridCol w:w="1535"/>
          <w:gridCol w:w="1395"/>
          <w:gridCol w:w="438"/>
          <w:gridCol w:w="539"/>
          <w:gridCol w:w="1577"/>
          <w:gridCol w:w="290"/>
          <w:gridCol w:w="1406"/>
          <w:gridCol w:w="901"/>
          <w:gridCol w:w="1207"/>
        </w:tblGrid>
      </w:tblGridChange>
    </w:tblGrid>
    <w:tr>
      <w:tc>
        <w:tcPr>
          <w:tcBorders>
            <w:top w:color="d9d9d9" w:space="0" w:sz="4" w:val="single"/>
            <w:left w:color="d9d9d9" w:space="0" w:sz="4" w:val="single"/>
            <w:bottom w:color="d9d9d9" w:space="0" w:sz="4" w:val="single"/>
            <w:right w:color="d9d9d9" w:space="0" w:sz="4" w:val="single"/>
          </w:tcBorders>
          <w:shd w:fill="f2f2f2"/>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Version</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V1.7</w:t>
          </w:r>
        </w:p>
      </w:tc>
      <w:tc>
        <w:tcPr>
          <w:gridSpan w:val="2"/>
          <w:tcBorders>
            <w:top w:color="d9d9d9" w:space="0" w:sz="4" w:val="single"/>
            <w:left w:color="d9d9d9" w:space="0" w:sz="4" w:val="single"/>
            <w:bottom w:color="d9d9d9" w:space="0" w:sz="4" w:val="single"/>
            <w:right w:color="d9d9d9" w:space="0" w:sz="4" w:val="single"/>
          </w:tcBorders>
          <w:shd w:fill="ffffff"/>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Date</w:t>
          </w:r>
        </w:p>
      </w:tc>
      <w:tc>
        <w:tcPr>
          <w:gridSpan w:val="2"/>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pPr>
            <w:pBdr/>
            <w:spacing w:after="346" w:before="0" w:line="240" w:lineRule="auto"/>
            <w:contextualSpacing w:val="0"/>
            <w:jc w:val="center"/>
            <w:rPr>
              <w:rFonts w:ascii="Calibri" w:cs="Calibri" w:eastAsia="Calibri" w:hAnsi="Calibri"/>
              <w:b w:val="1"/>
              <w:i w:val="1"/>
              <w:sz w:val="18"/>
              <w:szCs w:val="18"/>
            </w:rPr>
          </w:pPr>
          <w:r w:rsidDel="00000000" w:rsidR="00000000" w:rsidRPr="00000000">
            <w:rPr>
              <w:rFonts w:ascii="Calibri" w:cs="Calibri" w:eastAsia="Calibri" w:hAnsi="Calibri"/>
              <w:b w:val="1"/>
              <w:sz w:val="18"/>
              <w:szCs w:val="18"/>
              <w:rtl w:val="0"/>
            </w:rPr>
            <w:t xml:space="preserve">08/04/2015</w:t>
          </w:r>
          <w:r w:rsidDel="00000000" w:rsidR="00000000" w:rsidRPr="00000000">
            <w:rPr>
              <w:rtl w:val="0"/>
            </w:rPr>
          </w:r>
        </w:p>
      </w:tc>
      <w:tc>
        <w:tcPr>
          <w:gridSpan w:val="2"/>
          <w:tcBorders>
            <w:top w:color="000000" w:space="0" w:sz="0" w:val="nil"/>
            <w:left w:color="d9d9d9" w:space="0" w:sz="4" w:val="single"/>
            <w:bottom w:color="000000" w:space="0" w:sz="0" w:val="nil"/>
            <w:right w:color="d9d9d9" w:space="0" w:sz="4" w:val="single"/>
          </w:tcBorders>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c000"/>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Page </w:t>
          </w:r>
          <w:r w:rsidDel="00000000" w:rsidR="00000000" w:rsidRPr="00000000">
            <w:rPr>
              <w:rFonts w:ascii="Calibri" w:cs="Calibri" w:eastAsia="Calibri" w:hAnsi="Calibri"/>
              <w:b w:val="1"/>
              <w:sz w:val="18"/>
              <w:szCs w:val="18"/>
            </w:rPr>
            <w:fldChar w:fldCharType="begin"/>
            <w:instrText xml:space="preserve">PAGE</w:instrText>
            <w:fldChar w:fldCharType="separate"/>
            <w:fldChar w:fldCharType="end"/>
          </w:r>
          <w:r w:rsidDel="00000000" w:rsidR="00000000" w:rsidRPr="00000000">
            <w:rPr>
              <w:rFonts w:ascii="Calibri" w:cs="Calibri" w:eastAsia="Calibri" w:hAnsi="Calibri"/>
              <w:b w:val="1"/>
              <w:sz w:val="18"/>
              <w:szCs w:val="18"/>
              <w:rtl w:val="0"/>
            </w:rPr>
            <w:t xml:space="preserve">/</w:t>
          </w:r>
          <w:r w:rsidDel="00000000" w:rsidR="00000000" w:rsidRPr="00000000">
            <w:rPr>
              <w:rFonts w:ascii="Calibri" w:cs="Calibri" w:eastAsia="Calibri" w:hAnsi="Calibri"/>
              <w:b w:val="0"/>
              <w:sz w:val="22"/>
              <w:szCs w:val="22"/>
            </w:rPr>
            <w:fldChar w:fldCharType="begin"/>
            <w:instrText xml:space="preserve">NUMPAGES</w:instrText>
            <w:fldChar w:fldCharType="separate"/>
            <w:fldChar w:fldCharType="end"/>
          </w:r>
          <w:r w:rsidDel="00000000" w:rsidR="00000000" w:rsidRPr="00000000">
            <w:rPr>
              <w:rtl w:val="0"/>
            </w:rPr>
          </w:r>
        </w:p>
      </w:tc>
    </w:tr>
    <w:tr>
      <w:trPr>
        <w:trHeight w:val="60" w:hRule="atLeast"/>
      </w:trPr>
      <w:tc>
        <w:tcPr>
          <w:gridSpan w:val="2"/>
          <w:tcBorders>
            <w:top w:color="d9d9d9" w:space="0" w:sz="4" w:val="single"/>
            <w:left w:color="d9d9d9" w:space="0" w:sz="4" w:val="single"/>
            <w:bottom w:color="d9d9d9" w:space="0" w:sz="4" w:val="single"/>
            <w:right w:color="d9d9d9" w:space="0" w:sz="4" w:val="single"/>
          </w:tcBorders>
          <w:shd w:fill="bfbfbf"/>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Index_Version Modèle </w:t>
          </w:r>
        </w:p>
      </w:tc>
      <w:tc>
        <w:tcPr>
          <w:gridSpan w:val="2"/>
          <w:tcBorders>
            <w:top w:color="d9d9d9" w:space="0" w:sz="4" w:val="single"/>
            <w:left w:color="d9d9d9" w:space="0" w:sz="4" w:val="single"/>
            <w:bottom w:color="d9d9d9" w:space="0" w:sz="4" w:val="single"/>
            <w:right w:color="d9d9d9" w:space="0" w:sz="4" w:val="single"/>
          </w:tcBorders>
          <w:shd w:fill="bfbfbf"/>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MOD_014_V2.0</w:t>
          </w:r>
        </w:p>
      </w:tc>
      <w:tc>
        <w:tcPr>
          <w:tcBorders>
            <w:top w:color="000000" w:space="0" w:sz="0" w:val="nil"/>
            <w:left w:color="d9d9d9" w:space="0" w:sz="4" w:val="single"/>
            <w:bottom w:color="000000" w:space="0" w:sz="0" w:val="nil"/>
            <w:right w:color="d9d9d9" w:space="0" w:sz="4" w:val="single"/>
          </w:tcBorders>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c000"/>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tl w:val="0"/>
            </w:rPr>
          </w:r>
        </w:p>
      </w:tc>
    </w:tr>
  </w:tbl>
  <w:p w:rsidR="00000000" w:rsidDel="00000000" w:rsidP="00000000" w:rsidRDefault="00000000" w:rsidRPr="00000000">
    <w:pPr>
      <w:pBdr/>
      <w:tabs>
        <w:tab w:val="center" w:pos="4536"/>
        <w:tab w:val="right" w:pos="9072"/>
      </w:tabs>
      <w:spacing w:after="346" w:before="0" w:line="240" w:lineRule="auto"/>
      <w:contextualSpacing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abs>
        <w:tab w:val="center" w:pos="4536"/>
        <w:tab w:val="right" w:pos="9072"/>
      </w:tabs>
      <w:spacing w:after="346" w:before="0" w:line="240" w:lineRule="auto"/>
      <w:contextualSpacing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-1371599</wp:posOffset>
              </wp:positionH>
              <wp:positionV relativeFrom="paragraph">
                <wp:posOffset>63500</wp:posOffset>
              </wp:positionV>
              <wp:extent cx="7569200" cy="2286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569200" cy="228600"/>
                      </a:xfrm>
                      <a:prstGeom prst="rect"/>
                      <a:ln/>
                    </pic:spPr>
                  </pic:pic>
                </a:graphicData>
              </a:graphic>
            </wp:anchor>
          </w:drawing>
        </mc:Choice>
        <mc:Fallback>
          <w:drawing>
            <wp:anchor allowOverlap="1" behindDoc="0" distB="0" distT="0" distL="114300" distR="114300" hidden="0" layoutInCell="0" locked="0" relativeHeight="0" simplePos="0">
              <wp:simplePos x="0" y="0"/>
              <wp:positionH relativeFrom="margin">
                <wp:posOffset>-1371599</wp:posOffset>
              </wp:positionH>
              <wp:positionV relativeFrom="paragraph">
                <wp:posOffset>63500</wp:posOffset>
              </wp:positionV>
              <wp:extent cx="7569200" cy="228600"/>
              <wp:effectExtent b="0" l="0" r="0" t="0"/>
              <wp:wrapNone/>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7569200" cy="228600"/>
                      </a:xfrm>
                      <a:prstGeom prst="rect"/>
                      <a:ln/>
                    </pic:spPr>
                  </pic:pic>
                </a:graphicData>
              </a:graphic>
            </wp:anchor>
          </w:drawing>
        </mc:Fallback>
      </mc:AlternateContent>
    </w:r>
    <w:r w:rsidDel="00000000" w:rsidR="00000000" w:rsidRPr="00000000">
      <w:drawing>
        <wp:anchor allowOverlap="1" behindDoc="0" distB="0" distT="0" distL="114300" distR="114300" hidden="0" layoutInCell="0" locked="0" relativeHeight="0" simplePos="0">
          <wp:simplePos x="0" y="0"/>
          <wp:positionH relativeFrom="margin">
            <wp:posOffset>6213738</wp:posOffset>
          </wp:positionH>
          <wp:positionV relativeFrom="paragraph">
            <wp:posOffset>-38252</wp:posOffset>
          </wp:positionV>
          <wp:extent cx="429260" cy="394138"/>
          <wp:effectExtent b="0" l="0" r="0" t="0"/>
          <wp:wrapNone/>
          <wp:docPr id="32" name="image95.png"/>
          <a:graphic>
            <a:graphicData uri="http://schemas.openxmlformats.org/drawingml/2006/picture">
              <pic:pic>
                <pic:nvPicPr>
                  <pic:cNvPr id="0" name="image95.png"/>
                  <pic:cNvPicPr preferRelativeResize="0"/>
                </pic:nvPicPr>
                <pic:blipFill>
                  <a:blip r:embed="rId3"/>
                  <a:srcRect b="0" l="0" r="0" t="0"/>
                  <a:stretch>
                    <a:fillRect/>
                  </a:stretch>
                </pic:blipFill>
                <pic:spPr>
                  <a:xfrm>
                    <a:off x="0" y="0"/>
                    <a:ext cx="429260" cy="394138"/>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bl>
    <w:tblPr>
      <w:tblStyle w:val="Table149"/>
      <w:bidiVisual w:val="0"/>
      <w:tblW w:w="7547.0" w:type="dxa"/>
      <w:jc w:val="left"/>
      <w:tblInd w:w="1411.0" w:type="dxa"/>
      <w:tblBorders>
        <w:top w:color="ffffff" w:space="0" w:sz="24" w:val="single"/>
        <w:left w:color="ffffff" w:space="0" w:sz="24" w:val="single"/>
        <w:bottom w:color="ffffff" w:space="0" w:sz="24" w:val="single"/>
        <w:right w:color="ffffff" w:space="0" w:sz="24" w:val="single"/>
        <w:insideH w:color="ffffff" w:space="0" w:sz="24" w:val="single"/>
        <w:insideV w:color="ffffff" w:space="0" w:sz="24" w:val="single"/>
      </w:tblBorders>
      <w:tblLayout w:type="fixed"/>
      <w:tblLook w:val="0400"/>
    </w:tblPr>
    <w:tblGrid>
      <w:gridCol w:w="3684"/>
      <w:gridCol w:w="3863"/>
      <w:tblGridChange w:id="0">
        <w:tblGrid>
          <w:gridCol w:w="3684"/>
          <w:gridCol w:w="3863"/>
        </w:tblGrid>
      </w:tblGridChange>
    </w:tblGrid>
    <w:tr>
      <w:trPr>
        <w:trHeight w:val="280" w:hRule="atLeast"/>
      </w:trPr>
      <w:tc>
        <w:tcPr>
          <w:shd w:fill="f2f2f2"/>
          <w:vAlign w:val="center"/>
        </w:tcPr>
        <w:p w:rsidR="00000000" w:rsidDel="00000000" w:rsidP="00000000" w:rsidRDefault="00000000" w:rsidRPr="00000000">
          <w:pPr>
            <w:pBdr/>
            <w:tabs>
              <w:tab w:val="center" w:pos="4536"/>
              <w:tab w:val="right" w:pos="9072"/>
            </w:tabs>
            <w:spacing w:after="0" w:before="0" w:line="240" w:lineRule="auto"/>
            <w:contextualSpacing w:val="0"/>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SPECIFICATIONS FONCTIONNELLES DETAILLEES (MegaCor)</w:t>
          </w:r>
          <w:r w:rsidDel="00000000" w:rsidR="00000000" w:rsidRPr="00000000">
            <w:drawing>
              <wp:anchor allowOverlap="1" behindDoc="0" distB="0" distT="0" distL="114300" distR="114300" hidden="0" layoutInCell="0" locked="0" relativeHeight="0" simplePos="0">
                <wp:simplePos x="0" y="0"/>
                <wp:positionH relativeFrom="margin">
                  <wp:posOffset>2407920</wp:posOffset>
                </wp:positionH>
                <wp:positionV relativeFrom="paragraph">
                  <wp:posOffset>-126999</wp:posOffset>
                </wp:positionV>
                <wp:extent cx="3319145" cy="414020"/>
                <wp:effectExtent b="0" l="0" r="0" t="0"/>
                <wp:wrapSquare wrapText="bothSides" distB="0" distT="0" distL="114300" distR="114300"/>
                <wp:docPr id="29" name="image92.png"/>
                <a:graphic>
                  <a:graphicData uri="http://schemas.openxmlformats.org/drawingml/2006/picture">
                    <pic:pic>
                      <pic:nvPicPr>
                        <pic:cNvPr id="0" name="image92.png"/>
                        <pic:cNvPicPr preferRelativeResize="0"/>
                      </pic:nvPicPr>
                      <pic:blipFill>
                        <a:blip r:embed="rId1"/>
                        <a:srcRect b="0" l="0" r="0" t="0"/>
                        <a:stretch>
                          <a:fillRect/>
                        </a:stretch>
                      </pic:blipFill>
                      <pic:spPr>
                        <a:xfrm>
                          <a:off x="0" y="0"/>
                          <a:ext cx="3319145" cy="414020"/>
                        </a:xfrm>
                        <a:prstGeom prst="rect"/>
                        <a:ln/>
                      </pic:spPr>
                    </pic:pic>
                  </a:graphicData>
                </a:graphic>
              </wp:anchor>
            </w:drawing>
          </w:r>
        </w:p>
      </w:tc>
      <w:tc>
        <w:tcPr>
          <w:shd w:fill="bfbfbf"/>
          <w:vAlign w:val="center"/>
        </w:tcPr>
        <w:p w:rsidR="00000000" w:rsidDel="00000000" w:rsidP="00000000" w:rsidRDefault="00000000" w:rsidRPr="00000000">
          <w:pPr>
            <w:pBdr/>
            <w:spacing w:before="0" w:lineRule="auto"/>
            <w:contextualSpacing w:val="0"/>
            <w:jc w:val="center"/>
            <w:rPr>
              <w:b w:val="1"/>
              <w:sz w:val="18"/>
              <w:szCs w:val="18"/>
            </w:rPr>
          </w:pPr>
          <w:r w:rsidDel="00000000" w:rsidR="00000000" w:rsidRPr="00000000">
            <w:rPr>
              <w:b w:val="1"/>
              <w:sz w:val="18"/>
              <w:szCs w:val="18"/>
              <w:rtl w:val="0"/>
            </w:rPr>
            <w:t xml:space="preserve">P14020 – REFONTE CHAINE TITRES</w:t>
          </w:r>
        </w:p>
      </w:tc>
    </w:tr>
  </w:tbl>
  <w:p w:rsidR="00000000" w:rsidDel="00000000" w:rsidP="00000000" w:rsidRDefault="00000000" w:rsidRPr="00000000">
    <w:pPr>
      <w:pBdr/>
      <w:tabs>
        <w:tab w:val="center" w:pos="4536"/>
        <w:tab w:val="right" w:pos="9072"/>
      </w:tabs>
      <w:spacing w:after="0" w:before="0" w:line="240" w:lineRule="auto"/>
      <w:contextualSpacing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abs>
        <w:tab w:val="center" w:pos="4536"/>
        <w:tab w:val="right" w:pos="9072"/>
      </w:tabs>
      <w:spacing w:after="0" w:before="0" w:line="240" w:lineRule="auto"/>
      <w:contextualSpacing w:val="0"/>
      <w:rPr/>
    </w:pPr>
    <w:r w:rsidDel="00000000" w:rsidR="00000000" w:rsidRPr="00000000">
      <w:rPr>
        <w:rtl w:val="0"/>
      </w:rPr>
    </w:r>
    <w:r w:rsidDel="00000000" w:rsidR="00000000" w:rsidRPr="00000000">
      <w:drawing>
        <wp:anchor allowOverlap="1" behindDoc="0" distB="0" distT="0" distL="114300" distR="114300" hidden="0" layoutInCell="0" locked="0" relativeHeight="0" simplePos="0">
          <wp:simplePos x="0" y="0"/>
          <wp:positionH relativeFrom="margin">
            <wp:posOffset>5138696</wp:posOffset>
          </wp:positionH>
          <wp:positionV relativeFrom="paragraph">
            <wp:posOffset>51758</wp:posOffset>
          </wp:positionV>
          <wp:extent cx="1069675" cy="1052423"/>
          <wp:effectExtent b="0" l="0" r="0" t="0"/>
          <wp:wrapSquare wrapText="bothSides" distB="0" distT="0" distL="114300" distR="114300"/>
          <wp:docPr id="30" name="image93.png"/>
          <a:graphic>
            <a:graphicData uri="http://schemas.openxmlformats.org/drawingml/2006/picture">
              <pic:pic>
                <pic:nvPicPr>
                  <pic:cNvPr id="0" name="image93.png"/>
                  <pic:cNvPicPr preferRelativeResize="0"/>
                </pic:nvPicPr>
                <pic:blipFill>
                  <a:blip r:embed="rId1"/>
                  <a:srcRect b="0" l="0" r="0" t="0"/>
                  <a:stretch>
                    <a:fillRect/>
                  </a:stretch>
                </pic:blipFill>
                <pic:spPr>
                  <a:xfrm>
                    <a:off x="0" y="0"/>
                    <a:ext cx="1069675" cy="1052423"/>
                  </a:xfrm>
                  <a:prstGeom prst="rect"/>
                  <a:ln/>
                </pic:spPr>
              </pic:pic>
            </a:graphicData>
          </a:graphic>
        </wp:anchor>
      </w:drawing>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1707537" cy="399470"/>
          <wp:effectExtent b="0" l="0" r="0" t="0"/>
          <wp:docPr id="31" name="image94.jpg"/>
          <a:graphic>
            <a:graphicData uri="http://schemas.openxmlformats.org/drawingml/2006/picture">
              <pic:pic>
                <pic:nvPicPr>
                  <pic:cNvPr id="0" name="image94.jpg"/>
                  <pic:cNvPicPr preferRelativeResize="0"/>
                </pic:nvPicPr>
                <pic:blipFill>
                  <a:blip r:embed="rId2"/>
                  <a:srcRect b="0" l="0" r="0" t="0"/>
                  <a:stretch>
                    <a:fillRect/>
                  </a:stretch>
                </pic:blipFill>
                <pic:spPr>
                  <a:xfrm>
                    <a:off x="0" y="0"/>
                    <a:ext cx="1707537" cy="39947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360" w:firstLine="0"/>
      </w:pPr>
      <w:rPr>
        <w:rFonts w:ascii="Arial" w:cs="Arial" w:eastAsia="Arial" w:hAnsi="Arial"/>
      </w:rPr>
    </w:lvl>
    <w:lvl w:ilvl="1">
      <w:start w:val="1"/>
      <w:numFmt w:val="bullet"/>
      <w:lvlText w:val="o"/>
      <w:lvlJc w:val="left"/>
      <w:pPr>
        <w:ind w:left="1080" w:firstLine="720"/>
      </w:pPr>
      <w:rPr>
        <w:rFonts w:ascii="Arial" w:cs="Arial" w:eastAsia="Arial" w:hAnsi="Arial"/>
      </w:rPr>
    </w:lvl>
    <w:lvl w:ilvl="2">
      <w:start w:val="1"/>
      <w:numFmt w:val="bullet"/>
      <w:lvlText w:val="▪"/>
      <w:lvlJc w:val="left"/>
      <w:pPr>
        <w:ind w:left="1800" w:firstLine="1440"/>
      </w:pPr>
      <w:rPr>
        <w:rFonts w:ascii="Arial" w:cs="Arial" w:eastAsia="Arial" w:hAnsi="Arial"/>
      </w:rPr>
    </w:lvl>
    <w:lvl w:ilvl="3">
      <w:start w:val="1"/>
      <w:numFmt w:val="bullet"/>
      <w:lvlText w:val="●"/>
      <w:lvlJc w:val="left"/>
      <w:pPr>
        <w:ind w:left="2520" w:firstLine="2160"/>
      </w:pPr>
      <w:rPr>
        <w:rFonts w:ascii="Arial" w:cs="Arial" w:eastAsia="Arial" w:hAnsi="Arial"/>
      </w:rPr>
    </w:lvl>
    <w:lvl w:ilvl="4">
      <w:start w:val="1"/>
      <w:numFmt w:val="bullet"/>
      <w:lvlText w:val="o"/>
      <w:lvlJc w:val="left"/>
      <w:pPr>
        <w:ind w:left="3240" w:firstLine="2880"/>
      </w:pPr>
      <w:rPr>
        <w:rFonts w:ascii="Arial" w:cs="Arial" w:eastAsia="Arial" w:hAnsi="Arial"/>
      </w:rPr>
    </w:lvl>
    <w:lvl w:ilvl="5">
      <w:start w:val="1"/>
      <w:numFmt w:val="bullet"/>
      <w:lvlText w:val="▪"/>
      <w:lvlJc w:val="left"/>
      <w:pPr>
        <w:ind w:left="3960" w:firstLine="3600"/>
      </w:pPr>
      <w:rPr>
        <w:rFonts w:ascii="Arial" w:cs="Arial" w:eastAsia="Arial" w:hAnsi="Arial"/>
      </w:rPr>
    </w:lvl>
    <w:lvl w:ilvl="6">
      <w:start w:val="1"/>
      <w:numFmt w:val="bullet"/>
      <w:lvlText w:val="●"/>
      <w:lvlJc w:val="left"/>
      <w:pPr>
        <w:ind w:left="4680" w:firstLine="4320"/>
      </w:pPr>
      <w:rPr>
        <w:rFonts w:ascii="Arial" w:cs="Arial" w:eastAsia="Arial" w:hAnsi="Arial"/>
      </w:rPr>
    </w:lvl>
    <w:lvl w:ilvl="7">
      <w:start w:val="1"/>
      <w:numFmt w:val="bullet"/>
      <w:lvlText w:val="o"/>
      <w:lvlJc w:val="left"/>
      <w:pPr>
        <w:ind w:left="5400" w:firstLine="5040"/>
      </w:pPr>
      <w:rPr>
        <w:rFonts w:ascii="Arial" w:cs="Arial" w:eastAsia="Arial" w:hAnsi="Arial"/>
      </w:rPr>
    </w:lvl>
    <w:lvl w:ilvl="8">
      <w:start w:val="1"/>
      <w:numFmt w:val="bullet"/>
      <w:lvlText w:val="▪"/>
      <w:lvlJc w:val="left"/>
      <w:pPr>
        <w:ind w:left="6120" w:firstLine="5760"/>
      </w:pPr>
      <w:rPr>
        <w:rFonts w:ascii="Arial" w:cs="Arial" w:eastAsia="Arial" w:hAnsi="Arial"/>
      </w:rPr>
    </w:lvl>
  </w:abstractNum>
  <w:abstractNum w:abstractNumId="2">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
    <w:lvl w:ilvl="0">
      <w:start w:val="1"/>
      <w:numFmt w:val="bullet"/>
      <w:lvlText w:val="●"/>
      <w:lvlJc w:val="left"/>
      <w:pPr>
        <w:ind w:left="750" w:firstLine="390"/>
      </w:pPr>
      <w:rPr>
        <w:rFonts w:ascii="Arial" w:cs="Arial" w:eastAsia="Arial" w:hAnsi="Arial"/>
      </w:rPr>
    </w:lvl>
    <w:lvl w:ilvl="1">
      <w:start w:val="1"/>
      <w:numFmt w:val="bullet"/>
      <w:lvlText w:val="o"/>
      <w:lvlJc w:val="left"/>
      <w:pPr>
        <w:ind w:left="1470" w:firstLine="1110"/>
      </w:pPr>
      <w:rPr>
        <w:rFonts w:ascii="Arial" w:cs="Arial" w:eastAsia="Arial" w:hAnsi="Arial"/>
      </w:rPr>
    </w:lvl>
    <w:lvl w:ilvl="2">
      <w:start w:val="1"/>
      <w:numFmt w:val="bullet"/>
      <w:lvlText w:val="▪"/>
      <w:lvlJc w:val="left"/>
      <w:pPr>
        <w:ind w:left="2190" w:firstLine="1830"/>
      </w:pPr>
      <w:rPr>
        <w:rFonts w:ascii="Arial" w:cs="Arial" w:eastAsia="Arial" w:hAnsi="Arial"/>
      </w:rPr>
    </w:lvl>
    <w:lvl w:ilvl="3">
      <w:start w:val="1"/>
      <w:numFmt w:val="bullet"/>
      <w:lvlText w:val="●"/>
      <w:lvlJc w:val="left"/>
      <w:pPr>
        <w:ind w:left="2910" w:firstLine="2550"/>
      </w:pPr>
      <w:rPr>
        <w:rFonts w:ascii="Arial" w:cs="Arial" w:eastAsia="Arial" w:hAnsi="Arial"/>
      </w:rPr>
    </w:lvl>
    <w:lvl w:ilvl="4">
      <w:start w:val="1"/>
      <w:numFmt w:val="bullet"/>
      <w:lvlText w:val="o"/>
      <w:lvlJc w:val="left"/>
      <w:pPr>
        <w:ind w:left="3630" w:firstLine="3270"/>
      </w:pPr>
      <w:rPr>
        <w:rFonts w:ascii="Arial" w:cs="Arial" w:eastAsia="Arial" w:hAnsi="Arial"/>
      </w:rPr>
    </w:lvl>
    <w:lvl w:ilvl="5">
      <w:start w:val="1"/>
      <w:numFmt w:val="bullet"/>
      <w:lvlText w:val="▪"/>
      <w:lvlJc w:val="left"/>
      <w:pPr>
        <w:ind w:left="4350" w:firstLine="3990"/>
      </w:pPr>
      <w:rPr>
        <w:rFonts w:ascii="Arial" w:cs="Arial" w:eastAsia="Arial" w:hAnsi="Arial"/>
      </w:rPr>
    </w:lvl>
    <w:lvl w:ilvl="6">
      <w:start w:val="1"/>
      <w:numFmt w:val="bullet"/>
      <w:lvlText w:val="●"/>
      <w:lvlJc w:val="left"/>
      <w:pPr>
        <w:ind w:left="5070" w:firstLine="4710"/>
      </w:pPr>
      <w:rPr>
        <w:rFonts w:ascii="Arial" w:cs="Arial" w:eastAsia="Arial" w:hAnsi="Arial"/>
      </w:rPr>
    </w:lvl>
    <w:lvl w:ilvl="7">
      <w:start w:val="1"/>
      <w:numFmt w:val="bullet"/>
      <w:lvlText w:val="o"/>
      <w:lvlJc w:val="left"/>
      <w:pPr>
        <w:ind w:left="5790" w:firstLine="5430"/>
      </w:pPr>
      <w:rPr>
        <w:rFonts w:ascii="Arial" w:cs="Arial" w:eastAsia="Arial" w:hAnsi="Arial"/>
      </w:rPr>
    </w:lvl>
    <w:lvl w:ilvl="8">
      <w:start w:val="1"/>
      <w:numFmt w:val="bullet"/>
      <w:lvlText w:val="▪"/>
      <w:lvlJc w:val="left"/>
      <w:pPr>
        <w:ind w:left="6510" w:firstLine="6150"/>
      </w:pPr>
      <w:rPr>
        <w:rFonts w:ascii="Arial" w:cs="Arial" w:eastAsia="Arial" w:hAnsi="Arial"/>
      </w:rPr>
    </w:lvl>
  </w:abstractNum>
  <w:abstractNum w:abstractNumId="5">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6">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7">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8">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9">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0">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2">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3">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4">
    <w:lvl w:ilvl="0">
      <w:start w:val="1"/>
      <w:numFmt w:val="bullet"/>
      <w:lvlText w:val="●"/>
      <w:lvlJc w:val="left"/>
      <w:pPr>
        <w:ind w:left="1287" w:firstLine="926.9999999999999"/>
      </w:pPr>
      <w:rPr>
        <w:rFonts w:ascii="Arial" w:cs="Arial" w:eastAsia="Arial" w:hAnsi="Arial"/>
      </w:rPr>
    </w:lvl>
    <w:lvl w:ilvl="1">
      <w:start w:val="1"/>
      <w:numFmt w:val="bullet"/>
      <w:lvlText w:val="­"/>
      <w:lvlJc w:val="left"/>
      <w:pPr>
        <w:ind w:left="2007" w:firstLine="1647"/>
      </w:pPr>
      <w:rPr>
        <w:rFonts w:ascii="Arial" w:cs="Arial" w:eastAsia="Arial" w:hAnsi="Arial"/>
      </w:rPr>
    </w:lvl>
    <w:lvl w:ilvl="2">
      <w:start w:val="1"/>
      <w:numFmt w:val="bullet"/>
      <w:lvlText w:val="▪"/>
      <w:lvlJc w:val="left"/>
      <w:pPr>
        <w:ind w:left="2727" w:firstLine="2367"/>
      </w:pPr>
      <w:rPr>
        <w:rFonts w:ascii="Arial" w:cs="Arial" w:eastAsia="Arial" w:hAnsi="Arial"/>
      </w:rPr>
    </w:lvl>
    <w:lvl w:ilvl="3">
      <w:start w:val="1"/>
      <w:numFmt w:val="bullet"/>
      <w:lvlText w:val="●"/>
      <w:lvlJc w:val="left"/>
      <w:pPr>
        <w:ind w:left="3447" w:firstLine="3087"/>
      </w:pPr>
      <w:rPr>
        <w:rFonts w:ascii="Arial" w:cs="Arial" w:eastAsia="Arial" w:hAnsi="Arial"/>
      </w:rPr>
    </w:lvl>
    <w:lvl w:ilvl="4">
      <w:start w:val="1"/>
      <w:numFmt w:val="bullet"/>
      <w:lvlText w:val="o"/>
      <w:lvlJc w:val="left"/>
      <w:pPr>
        <w:ind w:left="4167" w:firstLine="3807"/>
      </w:pPr>
      <w:rPr>
        <w:rFonts w:ascii="Arial" w:cs="Arial" w:eastAsia="Arial" w:hAnsi="Arial"/>
      </w:rPr>
    </w:lvl>
    <w:lvl w:ilvl="5">
      <w:start w:val="1"/>
      <w:numFmt w:val="bullet"/>
      <w:lvlText w:val="▪"/>
      <w:lvlJc w:val="left"/>
      <w:pPr>
        <w:ind w:left="4887" w:firstLine="4527"/>
      </w:pPr>
      <w:rPr>
        <w:rFonts w:ascii="Arial" w:cs="Arial" w:eastAsia="Arial" w:hAnsi="Arial"/>
      </w:rPr>
    </w:lvl>
    <w:lvl w:ilvl="6">
      <w:start w:val="1"/>
      <w:numFmt w:val="bullet"/>
      <w:lvlText w:val="●"/>
      <w:lvlJc w:val="left"/>
      <w:pPr>
        <w:ind w:left="5607" w:firstLine="5247"/>
      </w:pPr>
      <w:rPr>
        <w:rFonts w:ascii="Arial" w:cs="Arial" w:eastAsia="Arial" w:hAnsi="Arial"/>
      </w:rPr>
    </w:lvl>
    <w:lvl w:ilvl="7">
      <w:start w:val="1"/>
      <w:numFmt w:val="bullet"/>
      <w:lvlText w:val="o"/>
      <w:lvlJc w:val="left"/>
      <w:pPr>
        <w:ind w:left="6327" w:firstLine="5967"/>
      </w:pPr>
      <w:rPr>
        <w:rFonts w:ascii="Arial" w:cs="Arial" w:eastAsia="Arial" w:hAnsi="Arial"/>
      </w:rPr>
    </w:lvl>
    <w:lvl w:ilvl="8">
      <w:start w:val="1"/>
      <w:numFmt w:val="bullet"/>
      <w:lvlText w:val="▪"/>
      <w:lvlJc w:val="left"/>
      <w:pPr>
        <w:ind w:left="7047" w:firstLine="6687"/>
      </w:pPr>
      <w:rPr>
        <w:rFonts w:ascii="Arial" w:cs="Arial" w:eastAsia="Arial" w:hAnsi="Arial"/>
      </w:rPr>
    </w:lvl>
  </w:abstractNum>
  <w:abstractNum w:abstractNumId="15">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6">
    <w:lvl w:ilvl="0">
      <w:start w:val="1"/>
      <w:numFmt w:val="decimal"/>
      <w:lvlText w:val="%1"/>
      <w:lvlJc w:val="left"/>
      <w:pPr>
        <w:ind w:left="432" w:firstLine="0"/>
      </w:pPr>
      <w:rPr/>
    </w:lvl>
    <w:lvl w:ilvl="1">
      <w:start w:val="1"/>
      <w:numFmt w:val="decimal"/>
      <w:lvlText w:val="%1.%2"/>
      <w:lvlJc w:val="left"/>
      <w:pPr>
        <w:ind w:left="576" w:firstLine="0"/>
      </w:pPr>
      <w:rPr/>
    </w:lvl>
    <w:lvl w:ilvl="2">
      <w:start w:val="1"/>
      <w:numFmt w:val="decimal"/>
      <w:lvlText w:val="%1.%2.%3"/>
      <w:lvlJc w:val="left"/>
      <w:pPr>
        <w:ind w:left="720" w:firstLine="0"/>
      </w:pPr>
      <w:rPr/>
    </w:lvl>
    <w:lvl w:ilvl="3">
      <w:start w:val="1"/>
      <w:numFmt w:val="decimal"/>
      <w:lvlText w:val="%1.%2.%3.%4"/>
      <w:lvlJc w:val="left"/>
      <w:pPr>
        <w:ind w:left="864" w:firstLine="0"/>
      </w:pPr>
      <w:rPr/>
    </w:lvl>
    <w:lvl w:ilvl="4">
      <w:start w:val="1"/>
      <w:numFmt w:val="decimal"/>
      <w:lvlText w:val="%1.%2.%3.%4.%5"/>
      <w:lvlJc w:val="left"/>
      <w:pPr>
        <w:ind w:left="1008" w:firstLine="0"/>
      </w:pPr>
      <w:rPr/>
    </w:lvl>
    <w:lvl w:ilvl="5">
      <w:start w:val="1"/>
      <w:numFmt w:val="decimal"/>
      <w:lvlText w:val="%1.%2.%3.%4.%5.%6"/>
      <w:lvlJc w:val="left"/>
      <w:pPr>
        <w:ind w:left="1152" w:firstLine="0"/>
      </w:pPr>
      <w:rPr/>
    </w:lvl>
    <w:lvl w:ilvl="6">
      <w:start w:val="1"/>
      <w:numFmt w:val="decimal"/>
      <w:lvlText w:val="%1.%2.%3.%4.%5.%6.%7"/>
      <w:lvlJc w:val="left"/>
      <w:pPr>
        <w:ind w:left="1296" w:firstLine="0"/>
      </w:pPr>
      <w:rPr/>
    </w:lvl>
    <w:lvl w:ilvl="7">
      <w:start w:val="1"/>
      <w:numFmt w:val="decimal"/>
      <w:lvlText w:val="%1.%2.%3.%4.%5.%6.%7.%8"/>
      <w:lvlJc w:val="left"/>
      <w:pPr>
        <w:ind w:left="1440" w:firstLine="0"/>
      </w:pPr>
      <w:rPr/>
    </w:lvl>
    <w:lvl w:ilvl="8">
      <w:start w:val="1"/>
      <w:numFmt w:val="decimal"/>
      <w:lvlText w:val="%1.%2.%3.%4.%5.%6.%7.%8.%9"/>
      <w:lvlJc w:val="left"/>
      <w:pPr>
        <w:ind w:left="1584" w:firstLine="0"/>
      </w:pPr>
      <w:rPr/>
    </w:lvl>
  </w:abstractNum>
  <w:abstractNum w:abstractNumId="17">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8">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9">
    <w:lvl w:ilvl="0">
      <w:start w:val="10"/>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0">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2">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3">
    <w:lvl w:ilvl="0">
      <w:start w:val="100"/>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4">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5">
    <w:lvl w:ilvl="0">
      <w:start w:val="1"/>
      <w:numFmt w:val="bullet"/>
      <w:lvlText w:val="●"/>
      <w:lvlJc w:val="left"/>
      <w:pPr>
        <w:ind w:left="1440" w:firstLine="1080"/>
      </w:pPr>
      <w:rPr>
        <w:rFonts w:ascii="Arial" w:cs="Arial" w:eastAsia="Arial" w:hAnsi="Arial"/>
      </w:rPr>
    </w:lvl>
    <w:lvl w:ilvl="1">
      <w:start w:val="1"/>
      <w:numFmt w:val="bullet"/>
      <w:lvlText w:val="o"/>
      <w:lvlJc w:val="left"/>
      <w:pPr>
        <w:ind w:left="2160" w:firstLine="1800"/>
      </w:pPr>
      <w:rPr>
        <w:rFonts w:ascii="Arial" w:cs="Arial" w:eastAsia="Arial" w:hAnsi="Arial"/>
      </w:rPr>
    </w:lvl>
    <w:lvl w:ilvl="2">
      <w:start w:val="1"/>
      <w:numFmt w:val="bullet"/>
      <w:lvlText w:val="▪"/>
      <w:lvlJc w:val="left"/>
      <w:pPr>
        <w:ind w:left="2880" w:firstLine="2520"/>
      </w:pPr>
      <w:rPr>
        <w:rFonts w:ascii="Arial" w:cs="Arial" w:eastAsia="Arial" w:hAnsi="Arial"/>
      </w:rPr>
    </w:lvl>
    <w:lvl w:ilvl="3">
      <w:start w:val="1"/>
      <w:numFmt w:val="bullet"/>
      <w:lvlText w:val="●"/>
      <w:lvlJc w:val="left"/>
      <w:pPr>
        <w:ind w:left="3600" w:firstLine="3240"/>
      </w:pPr>
      <w:rPr>
        <w:rFonts w:ascii="Arial" w:cs="Arial" w:eastAsia="Arial" w:hAnsi="Arial"/>
      </w:rPr>
    </w:lvl>
    <w:lvl w:ilvl="4">
      <w:start w:val="1"/>
      <w:numFmt w:val="bullet"/>
      <w:lvlText w:val="o"/>
      <w:lvlJc w:val="left"/>
      <w:pPr>
        <w:ind w:left="4320" w:firstLine="3960"/>
      </w:pPr>
      <w:rPr>
        <w:rFonts w:ascii="Arial" w:cs="Arial" w:eastAsia="Arial" w:hAnsi="Arial"/>
      </w:rPr>
    </w:lvl>
    <w:lvl w:ilvl="5">
      <w:start w:val="1"/>
      <w:numFmt w:val="bullet"/>
      <w:lvlText w:val="▪"/>
      <w:lvlJc w:val="left"/>
      <w:pPr>
        <w:ind w:left="5040" w:firstLine="4680"/>
      </w:pPr>
      <w:rPr>
        <w:rFonts w:ascii="Arial" w:cs="Arial" w:eastAsia="Arial" w:hAnsi="Arial"/>
      </w:rPr>
    </w:lvl>
    <w:lvl w:ilvl="6">
      <w:start w:val="1"/>
      <w:numFmt w:val="bullet"/>
      <w:lvlText w:val="●"/>
      <w:lvlJc w:val="left"/>
      <w:pPr>
        <w:ind w:left="5760" w:firstLine="5400"/>
      </w:pPr>
      <w:rPr>
        <w:rFonts w:ascii="Arial" w:cs="Arial" w:eastAsia="Arial" w:hAnsi="Arial"/>
      </w:rPr>
    </w:lvl>
    <w:lvl w:ilvl="7">
      <w:start w:val="1"/>
      <w:numFmt w:val="bullet"/>
      <w:lvlText w:val="o"/>
      <w:lvlJc w:val="left"/>
      <w:pPr>
        <w:ind w:left="6480" w:firstLine="6120"/>
      </w:pPr>
      <w:rPr>
        <w:rFonts w:ascii="Arial" w:cs="Arial" w:eastAsia="Arial" w:hAnsi="Arial"/>
      </w:rPr>
    </w:lvl>
    <w:lvl w:ilvl="8">
      <w:start w:val="1"/>
      <w:numFmt w:val="bullet"/>
      <w:lvlText w:val="▪"/>
      <w:lvlJc w:val="left"/>
      <w:pPr>
        <w:ind w:left="7200" w:firstLine="6840"/>
      </w:pPr>
      <w:rPr>
        <w:rFonts w:ascii="Arial" w:cs="Arial" w:eastAsia="Arial" w:hAnsi="Arial"/>
      </w:rPr>
    </w:lvl>
  </w:abstractNum>
  <w:abstractNum w:abstractNumId="26">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7">
    <w:lvl w:ilvl="0">
      <w:start w:val="1"/>
      <w:numFmt w:val="bullet"/>
      <w:lvlText w:val="●"/>
      <w:lvlJc w:val="left"/>
      <w:pPr>
        <w:ind w:left="360" w:firstLine="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8">
    <w:lvl w:ilvl="0">
      <w:start w:val="1"/>
      <w:numFmt w:val="bullet"/>
      <w:lvlText w:val="●"/>
      <w:lvlJc w:val="left"/>
      <w:pPr>
        <w:ind w:left="1004" w:firstLine="644"/>
      </w:pPr>
      <w:rPr>
        <w:rFonts w:ascii="Arial" w:cs="Arial" w:eastAsia="Arial" w:hAnsi="Arial"/>
      </w:rPr>
    </w:lvl>
    <w:lvl w:ilvl="1">
      <w:start w:val="1"/>
      <w:numFmt w:val="bullet"/>
      <w:lvlText w:val="o"/>
      <w:lvlJc w:val="left"/>
      <w:pPr>
        <w:ind w:left="1724" w:firstLine="1364"/>
      </w:pPr>
      <w:rPr>
        <w:rFonts w:ascii="Arial" w:cs="Arial" w:eastAsia="Arial" w:hAnsi="Arial"/>
      </w:rPr>
    </w:lvl>
    <w:lvl w:ilvl="2">
      <w:start w:val="1"/>
      <w:numFmt w:val="bullet"/>
      <w:lvlText w:val="▪"/>
      <w:lvlJc w:val="left"/>
      <w:pPr>
        <w:ind w:left="2444" w:firstLine="2084"/>
      </w:pPr>
      <w:rPr>
        <w:rFonts w:ascii="Arial" w:cs="Arial" w:eastAsia="Arial" w:hAnsi="Arial"/>
      </w:rPr>
    </w:lvl>
    <w:lvl w:ilvl="3">
      <w:start w:val="1"/>
      <w:numFmt w:val="bullet"/>
      <w:lvlText w:val="●"/>
      <w:lvlJc w:val="left"/>
      <w:pPr>
        <w:ind w:left="3164" w:firstLine="2804"/>
      </w:pPr>
      <w:rPr>
        <w:rFonts w:ascii="Arial" w:cs="Arial" w:eastAsia="Arial" w:hAnsi="Arial"/>
      </w:rPr>
    </w:lvl>
    <w:lvl w:ilvl="4">
      <w:start w:val="1"/>
      <w:numFmt w:val="bullet"/>
      <w:lvlText w:val="o"/>
      <w:lvlJc w:val="left"/>
      <w:pPr>
        <w:ind w:left="3884" w:firstLine="3524"/>
      </w:pPr>
      <w:rPr>
        <w:rFonts w:ascii="Arial" w:cs="Arial" w:eastAsia="Arial" w:hAnsi="Arial"/>
      </w:rPr>
    </w:lvl>
    <w:lvl w:ilvl="5">
      <w:start w:val="1"/>
      <w:numFmt w:val="bullet"/>
      <w:lvlText w:val="▪"/>
      <w:lvlJc w:val="left"/>
      <w:pPr>
        <w:ind w:left="4604" w:firstLine="4244"/>
      </w:pPr>
      <w:rPr>
        <w:rFonts w:ascii="Arial" w:cs="Arial" w:eastAsia="Arial" w:hAnsi="Arial"/>
      </w:rPr>
    </w:lvl>
    <w:lvl w:ilvl="6">
      <w:start w:val="1"/>
      <w:numFmt w:val="bullet"/>
      <w:lvlText w:val="●"/>
      <w:lvlJc w:val="left"/>
      <w:pPr>
        <w:ind w:left="5324" w:firstLine="4964"/>
      </w:pPr>
      <w:rPr>
        <w:rFonts w:ascii="Arial" w:cs="Arial" w:eastAsia="Arial" w:hAnsi="Arial"/>
      </w:rPr>
    </w:lvl>
    <w:lvl w:ilvl="7">
      <w:start w:val="1"/>
      <w:numFmt w:val="bullet"/>
      <w:lvlText w:val="o"/>
      <w:lvlJc w:val="left"/>
      <w:pPr>
        <w:ind w:left="6044" w:firstLine="5684"/>
      </w:pPr>
      <w:rPr>
        <w:rFonts w:ascii="Arial" w:cs="Arial" w:eastAsia="Arial" w:hAnsi="Arial"/>
      </w:rPr>
    </w:lvl>
    <w:lvl w:ilvl="8">
      <w:start w:val="1"/>
      <w:numFmt w:val="bullet"/>
      <w:lvlText w:val="▪"/>
      <w:lvlJc w:val="left"/>
      <w:pPr>
        <w:ind w:left="6764" w:firstLine="6404"/>
      </w:pPr>
      <w:rPr>
        <w:rFonts w:ascii="Arial" w:cs="Arial" w:eastAsia="Arial" w:hAnsi="Arial"/>
      </w:rPr>
    </w:lvl>
  </w:abstractNum>
  <w:abstractNum w:abstractNumId="29">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0">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2">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33">
    <w:lvl w:ilvl="0">
      <w:start w:val="14"/>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4">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5">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6">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7">
    <w:lvl w:ilvl="0">
      <w:start w:val="1"/>
      <w:numFmt w:val="bullet"/>
      <w:lvlText w:val="●"/>
      <w:lvlJc w:val="left"/>
      <w:pPr>
        <w:ind w:left="1080" w:firstLine="720"/>
      </w:pPr>
      <w:rPr>
        <w:rFonts w:ascii="Arial" w:cs="Arial" w:eastAsia="Arial" w:hAnsi="Arial"/>
      </w:rPr>
    </w:lvl>
    <w:lvl w:ilvl="1">
      <w:start w:val="1"/>
      <w:numFmt w:val="bullet"/>
      <w:lvlText w:val="o"/>
      <w:lvlJc w:val="left"/>
      <w:pPr>
        <w:ind w:left="1800" w:firstLine="1440"/>
      </w:pPr>
      <w:rPr>
        <w:rFonts w:ascii="Arial" w:cs="Arial" w:eastAsia="Arial" w:hAnsi="Arial"/>
      </w:rPr>
    </w:lvl>
    <w:lvl w:ilvl="2">
      <w:start w:val="1"/>
      <w:numFmt w:val="bullet"/>
      <w:lvlText w:val="▪"/>
      <w:lvlJc w:val="left"/>
      <w:pPr>
        <w:ind w:left="2520" w:firstLine="2160"/>
      </w:pPr>
      <w:rPr>
        <w:rFonts w:ascii="Arial" w:cs="Arial" w:eastAsia="Arial" w:hAnsi="Arial"/>
      </w:rPr>
    </w:lvl>
    <w:lvl w:ilvl="3">
      <w:start w:val="1"/>
      <w:numFmt w:val="bullet"/>
      <w:lvlText w:val="●"/>
      <w:lvlJc w:val="left"/>
      <w:pPr>
        <w:ind w:left="3240" w:firstLine="2880"/>
      </w:pPr>
      <w:rPr>
        <w:rFonts w:ascii="Arial" w:cs="Arial" w:eastAsia="Arial" w:hAnsi="Arial"/>
      </w:rPr>
    </w:lvl>
    <w:lvl w:ilvl="4">
      <w:start w:val="1"/>
      <w:numFmt w:val="bullet"/>
      <w:lvlText w:val="o"/>
      <w:lvlJc w:val="left"/>
      <w:pPr>
        <w:ind w:left="3960" w:firstLine="3600"/>
      </w:pPr>
      <w:rPr>
        <w:rFonts w:ascii="Arial" w:cs="Arial" w:eastAsia="Arial" w:hAnsi="Arial"/>
      </w:rPr>
    </w:lvl>
    <w:lvl w:ilvl="5">
      <w:start w:val="1"/>
      <w:numFmt w:val="bullet"/>
      <w:lvlText w:val="▪"/>
      <w:lvlJc w:val="left"/>
      <w:pPr>
        <w:ind w:left="4680" w:firstLine="4320"/>
      </w:pPr>
      <w:rPr>
        <w:rFonts w:ascii="Arial" w:cs="Arial" w:eastAsia="Arial" w:hAnsi="Arial"/>
      </w:rPr>
    </w:lvl>
    <w:lvl w:ilvl="6">
      <w:start w:val="1"/>
      <w:numFmt w:val="bullet"/>
      <w:lvlText w:val="●"/>
      <w:lvlJc w:val="left"/>
      <w:pPr>
        <w:ind w:left="5400" w:firstLine="5040"/>
      </w:pPr>
      <w:rPr>
        <w:rFonts w:ascii="Arial" w:cs="Arial" w:eastAsia="Arial" w:hAnsi="Arial"/>
      </w:rPr>
    </w:lvl>
    <w:lvl w:ilvl="7">
      <w:start w:val="1"/>
      <w:numFmt w:val="bullet"/>
      <w:lvlText w:val="o"/>
      <w:lvlJc w:val="left"/>
      <w:pPr>
        <w:ind w:left="6120" w:firstLine="5760"/>
      </w:pPr>
      <w:rPr>
        <w:rFonts w:ascii="Arial" w:cs="Arial" w:eastAsia="Arial" w:hAnsi="Arial"/>
      </w:rPr>
    </w:lvl>
    <w:lvl w:ilvl="8">
      <w:start w:val="1"/>
      <w:numFmt w:val="bullet"/>
      <w:lvlText w:val="▪"/>
      <w:lvlJc w:val="left"/>
      <w:pPr>
        <w:ind w:left="6840" w:firstLine="6480"/>
      </w:pPr>
      <w:rPr>
        <w:rFonts w:ascii="Arial" w:cs="Arial" w:eastAsia="Arial" w:hAnsi="Arial"/>
      </w:rPr>
    </w:lvl>
  </w:abstractNum>
  <w:abstractNum w:abstractNumId="38">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9">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40">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2">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3">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4">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5">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6">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7">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8">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9">
    <w:lvl w:ilvl="0">
      <w:start w:val="1"/>
      <w:numFmt w:val="bullet"/>
      <w:lvlText w:val="●"/>
      <w:lvlJc w:val="left"/>
      <w:pPr>
        <w:ind w:left="644" w:firstLine="284.00000000000006"/>
      </w:pPr>
      <w:rPr>
        <w:rFonts w:ascii="Arial" w:cs="Arial" w:eastAsia="Arial" w:hAnsi="Arial"/>
      </w:rPr>
    </w:lvl>
    <w:lvl w:ilvl="1">
      <w:start w:val="1"/>
      <w:numFmt w:val="bullet"/>
      <w:lvlText w:val="o"/>
      <w:lvlJc w:val="left"/>
      <w:pPr>
        <w:ind w:left="1364" w:firstLine="1004"/>
      </w:pPr>
      <w:rPr>
        <w:rFonts w:ascii="Arial" w:cs="Arial" w:eastAsia="Arial" w:hAnsi="Arial"/>
      </w:rPr>
    </w:lvl>
    <w:lvl w:ilvl="2">
      <w:start w:val="1"/>
      <w:numFmt w:val="bullet"/>
      <w:lvlText w:val="▪"/>
      <w:lvlJc w:val="left"/>
      <w:pPr>
        <w:ind w:left="2084" w:firstLine="1724"/>
      </w:pPr>
      <w:rPr>
        <w:rFonts w:ascii="Arial" w:cs="Arial" w:eastAsia="Arial" w:hAnsi="Arial"/>
      </w:rPr>
    </w:lvl>
    <w:lvl w:ilvl="3">
      <w:start w:val="1"/>
      <w:numFmt w:val="bullet"/>
      <w:lvlText w:val="●"/>
      <w:lvlJc w:val="left"/>
      <w:pPr>
        <w:ind w:left="2804" w:firstLine="2444"/>
      </w:pPr>
      <w:rPr>
        <w:rFonts w:ascii="Arial" w:cs="Arial" w:eastAsia="Arial" w:hAnsi="Arial"/>
      </w:rPr>
    </w:lvl>
    <w:lvl w:ilvl="4">
      <w:start w:val="1"/>
      <w:numFmt w:val="bullet"/>
      <w:lvlText w:val="o"/>
      <w:lvlJc w:val="left"/>
      <w:pPr>
        <w:ind w:left="3524" w:firstLine="3164"/>
      </w:pPr>
      <w:rPr>
        <w:rFonts w:ascii="Arial" w:cs="Arial" w:eastAsia="Arial" w:hAnsi="Arial"/>
      </w:rPr>
    </w:lvl>
    <w:lvl w:ilvl="5">
      <w:start w:val="1"/>
      <w:numFmt w:val="bullet"/>
      <w:lvlText w:val="▪"/>
      <w:lvlJc w:val="left"/>
      <w:pPr>
        <w:ind w:left="4244" w:firstLine="3884"/>
      </w:pPr>
      <w:rPr>
        <w:rFonts w:ascii="Arial" w:cs="Arial" w:eastAsia="Arial" w:hAnsi="Arial"/>
      </w:rPr>
    </w:lvl>
    <w:lvl w:ilvl="6">
      <w:start w:val="1"/>
      <w:numFmt w:val="bullet"/>
      <w:lvlText w:val="●"/>
      <w:lvlJc w:val="left"/>
      <w:pPr>
        <w:ind w:left="4964" w:firstLine="4604"/>
      </w:pPr>
      <w:rPr>
        <w:rFonts w:ascii="Arial" w:cs="Arial" w:eastAsia="Arial" w:hAnsi="Arial"/>
      </w:rPr>
    </w:lvl>
    <w:lvl w:ilvl="7">
      <w:start w:val="1"/>
      <w:numFmt w:val="bullet"/>
      <w:lvlText w:val="o"/>
      <w:lvlJc w:val="left"/>
      <w:pPr>
        <w:ind w:left="5684" w:firstLine="5324"/>
      </w:pPr>
      <w:rPr>
        <w:rFonts w:ascii="Arial" w:cs="Arial" w:eastAsia="Arial" w:hAnsi="Arial"/>
      </w:rPr>
    </w:lvl>
    <w:lvl w:ilvl="8">
      <w:start w:val="1"/>
      <w:numFmt w:val="bullet"/>
      <w:lvlText w:val="▪"/>
      <w:lvlJc w:val="left"/>
      <w:pPr>
        <w:ind w:left="6404" w:firstLine="6044"/>
      </w:pPr>
      <w:rPr>
        <w:rFonts w:ascii="Arial" w:cs="Arial" w:eastAsia="Arial" w:hAnsi="Arial"/>
      </w:rPr>
    </w:lvl>
  </w:abstractNum>
  <w:abstractNum w:abstractNumId="50">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5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52">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szCs w:val="22"/>
        <w:u w:val="none"/>
        <w:vertAlign w:val="baseline"/>
      </w:rPr>
    </w:rPrDefault>
    <w:pPrDefault>
      <w:pPr>
        <w:keepNext w:val="0"/>
        <w:keepLines w:val="0"/>
        <w:widowControl w:val="1"/>
        <w:pBdr/>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spacing w:after="0" w:before="480" w:line="240" w:lineRule="auto"/>
      <w:ind w:left="432" w:hanging="432"/>
    </w:pPr>
    <w:rPr>
      <w:rFonts w:ascii="Calibri" w:cs="Calibri" w:eastAsia="Calibri" w:hAnsi="Calibri"/>
      <w:b w:val="1"/>
      <w:smallCaps w:val="1"/>
      <w:sz w:val="32"/>
      <w:szCs w:val="32"/>
    </w:rPr>
  </w:style>
  <w:style w:type="paragraph" w:styleId="Heading2">
    <w:name w:val="heading 2"/>
    <w:basedOn w:val="Normal"/>
    <w:next w:val="Normal"/>
    <w:pPr>
      <w:keepNext w:val="1"/>
      <w:keepLines w:val="1"/>
      <w:pBdr/>
      <w:spacing w:after="0" w:before="200" w:line="276" w:lineRule="auto"/>
      <w:ind w:left="576" w:hanging="576"/>
    </w:pPr>
    <w:rPr>
      <w:rFonts w:ascii="Calibri" w:cs="Calibri" w:eastAsia="Calibri" w:hAnsi="Calibri"/>
      <w:b w:val="1"/>
      <w:sz w:val="26"/>
      <w:szCs w:val="26"/>
    </w:rPr>
  </w:style>
  <w:style w:type="paragraph" w:styleId="Heading3">
    <w:name w:val="heading 3"/>
    <w:basedOn w:val="Normal"/>
    <w:next w:val="Normal"/>
    <w:pPr>
      <w:keepNext w:val="1"/>
      <w:keepLines w:val="1"/>
      <w:pBdr/>
      <w:spacing w:after="0" w:before="200" w:line="276" w:lineRule="auto"/>
      <w:ind w:left="720" w:hanging="720"/>
    </w:pPr>
    <w:rPr>
      <w:rFonts w:ascii="Calibri" w:cs="Calibri" w:eastAsia="Calibri" w:hAnsi="Calibri"/>
      <w:b w:val="1"/>
      <w:sz w:val="24"/>
      <w:szCs w:val="24"/>
    </w:rPr>
  </w:style>
  <w:style w:type="paragraph" w:styleId="Heading4">
    <w:name w:val="heading 4"/>
    <w:basedOn w:val="Normal"/>
    <w:next w:val="Normal"/>
    <w:pPr>
      <w:keepNext w:val="1"/>
      <w:keepLines w:val="1"/>
      <w:pBdr/>
      <w:spacing w:after="0" w:before="200" w:line="276" w:lineRule="auto"/>
      <w:ind w:left="864" w:hanging="864"/>
    </w:pPr>
    <w:rPr>
      <w:rFonts w:ascii="Calibri" w:cs="Calibri" w:eastAsia="Calibri" w:hAnsi="Calibri"/>
      <w:b w:val="1"/>
      <w:i w:val="1"/>
      <w:sz w:val="20"/>
      <w:szCs w:val="20"/>
      <w:u w:val="single"/>
    </w:rPr>
  </w:style>
  <w:style w:type="paragraph" w:styleId="Heading5">
    <w:name w:val="heading 5"/>
    <w:basedOn w:val="Normal"/>
    <w:next w:val="Normal"/>
    <w:pPr>
      <w:keepNext w:val="1"/>
      <w:keepLines w:val="1"/>
      <w:pBdr/>
      <w:spacing w:after="0" w:before="200" w:line="276" w:lineRule="auto"/>
      <w:ind w:left="1008" w:hanging="1008"/>
    </w:pPr>
    <w:rPr>
      <w:rFonts w:ascii="Cambria" w:cs="Cambria" w:eastAsia="Cambria" w:hAnsi="Cambria"/>
      <w:b w:val="0"/>
      <w:color w:val="243f61"/>
      <w:sz w:val="22"/>
      <w:szCs w:val="22"/>
    </w:rPr>
  </w:style>
  <w:style w:type="paragraph" w:styleId="Heading6">
    <w:name w:val="heading 6"/>
    <w:basedOn w:val="Normal"/>
    <w:next w:val="Normal"/>
    <w:pPr>
      <w:keepNext w:val="1"/>
      <w:keepLines w:val="1"/>
      <w:pBdr/>
      <w:spacing w:after="0" w:before="200" w:line="276" w:lineRule="auto"/>
      <w:ind w:left="1152" w:hanging="1152"/>
    </w:pPr>
    <w:rPr>
      <w:rFonts w:ascii="Cambria" w:cs="Cambria" w:eastAsia="Cambria" w:hAnsi="Cambria"/>
      <w:b w:val="0"/>
      <w:i w:val="1"/>
      <w:color w:val="243f61"/>
      <w:sz w:val="22"/>
      <w:szCs w:val="22"/>
    </w:rPr>
  </w:style>
  <w:style w:type="paragraph" w:styleId="Title">
    <w:name w:val="Title"/>
    <w:basedOn w:val="Normal"/>
    <w:next w:val="Normal"/>
    <w:pPr>
      <w:keepNext w:val="1"/>
      <w:keepLines w:val="1"/>
      <w:pBdr/>
      <w:spacing w:after="120" w:before="480" w:lineRule="auto"/>
      <w:contextualSpacing w:val="1"/>
    </w:pPr>
    <w:rPr>
      <w:b w:val="1"/>
      <w:sz w:val="72"/>
      <w:szCs w:val="72"/>
    </w:rPr>
  </w:style>
  <w:style w:type="paragraph" w:styleId="Subtitle">
    <w:name w:val="Subtitle"/>
    <w:basedOn w:val="Normal"/>
    <w:next w:val="Normal"/>
    <w:pPr>
      <w:keepNext w:val="1"/>
      <w:keepLines w:val="1"/>
      <w:pBdr/>
      <w:spacing w:after="80" w:before="360" w:lineRule="auto"/>
      <w:contextualSpacing w:val="1"/>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0">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3">
    <w:basedOn w:val="TableNormal"/>
    <w:tblPr>
      <w:tblStyleRowBandSize w:val="1"/>
      <w:tblStyleColBandSize w:val="1"/>
      <w:tblCellMar>
        <w:top w:w="60.0" w:type="dxa"/>
        <w:left w:w="60.0" w:type="dxa"/>
        <w:bottom w:w="60.0" w:type="dxa"/>
        <w:right w:w="6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4">
    <w:basedOn w:val="TableNormal"/>
    <w:tblPr>
      <w:tblStyleRowBandSize w:val="1"/>
      <w:tblStyleColBandSize w:val="1"/>
      <w:tblCellMar>
        <w:top w:w="60.0" w:type="dxa"/>
        <w:left w:w="60.0" w:type="dxa"/>
        <w:bottom w:w="60.0" w:type="dxa"/>
        <w:right w:w="6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7">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8">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0">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1">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2">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3">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4">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5">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6">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7">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8">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9">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0">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1">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2">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3">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4">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5">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6">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7">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8">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9">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0">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1">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2">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3">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4">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5">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6">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7">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8">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9">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0">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1">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2">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3">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4">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5">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6">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7">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8">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9">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0">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1">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2">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3">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4">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5">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6">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7">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8">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9">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0">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1">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2">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3">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4">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5">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6">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7">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8">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9">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0">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1">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2">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3">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4">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5">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6">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7">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8">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9">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0">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1">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2">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3">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4">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5">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6">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7">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8">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1">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2">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5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26" Type="http://schemas.openxmlformats.org/officeDocument/2006/relationships/hyperlink" Target="about:blank" TargetMode="External"/><Relationship Id="rId84" Type="http://schemas.openxmlformats.org/officeDocument/2006/relationships/image" Target="media/image45.png"/><Relationship Id="rId42" Type="http://schemas.openxmlformats.org/officeDocument/2006/relationships/hyperlink" Target="about:blank" TargetMode="External"/><Relationship Id="rId89" Type="http://schemas.openxmlformats.org/officeDocument/2006/relationships/image" Target="media/image90.png"/><Relationship Id="rId47" Type="http://schemas.openxmlformats.org/officeDocument/2006/relationships/image" Target="media/image122.png"/><Relationship Id="rId63" Type="http://schemas.openxmlformats.org/officeDocument/2006/relationships/image" Target="media/image105.png"/><Relationship Id="rId21" Type="http://schemas.openxmlformats.org/officeDocument/2006/relationships/image" Target="media/image112.png"/><Relationship Id="rId68" Type="http://schemas.openxmlformats.org/officeDocument/2006/relationships/image" Target="media/image79.png"/><Relationship Id="rId16" Type="http://schemas.openxmlformats.org/officeDocument/2006/relationships/hyperlink" Target="about:blank" TargetMode="External"/><Relationship Id="rId74" Type="http://schemas.openxmlformats.org/officeDocument/2006/relationships/image" Target="media/image85.png"/><Relationship Id="rId32" Type="http://schemas.openxmlformats.org/officeDocument/2006/relationships/image" Target="media/image120.png"/><Relationship Id="rId79" Type="http://schemas.openxmlformats.org/officeDocument/2006/relationships/image" Target="media/image38.png"/><Relationship Id="rId37" Type="http://schemas.openxmlformats.org/officeDocument/2006/relationships/hyperlink" Target="about:blank" TargetMode="External"/><Relationship Id="rId53" Type="http://schemas.openxmlformats.org/officeDocument/2006/relationships/image" Target="media/image128.png"/><Relationship Id="rId11" Type="http://schemas.openxmlformats.org/officeDocument/2006/relationships/image" Target="media/image111.png"/><Relationship Id="rId58" Type="http://schemas.openxmlformats.org/officeDocument/2006/relationships/image" Target="media/image100.png"/><Relationship Id="rId5" Type="http://schemas.openxmlformats.org/officeDocument/2006/relationships/image" Target="media/image6.png"/><Relationship Id="rId90" Type="http://schemas.openxmlformats.org/officeDocument/2006/relationships/image" Target="media/image91.png"/><Relationship Id="rId95" Type="http://schemas.openxmlformats.org/officeDocument/2006/relationships/customXml" Target="../customXml/item1.xml"/><Relationship Id="rId43" Type="http://schemas.openxmlformats.org/officeDocument/2006/relationships/hyperlink" Target="about:blank" TargetMode="External"/><Relationship Id="rId48" Type="http://schemas.openxmlformats.org/officeDocument/2006/relationships/image" Target="media/image123.png"/><Relationship Id="rId64" Type="http://schemas.openxmlformats.org/officeDocument/2006/relationships/hyperlink" Target="about:blank" TargetMode="External"/><Relationship Id="rId22" Type="http://schemas.openxmlformats.org/officeDocument/2006/relationships/hyperlink" Target="about:blank" TargetMode="External"/><Relationship Id="rId69" Type="http://schemas.openxmlformats.org/officeDocument/2006/relationships/image" Target="media/image80.png"/><Relationship Id="rId27" Type="http://schemas.openxmlformats.org/officeDocument/2006/relationships/hyperlink" Target="about:blank" TargetMode="External"/><Relationship Id="rId85" Type="http://schemas.openxmlformats.org/officeDocument/2006/relationships/image" Target="media/image86.png"/><Relationship Id="rId80" Type="http://schemas.openxmlformats.org/officeDocument/2006/relationships/image" Target="media/image40.png"/><Relationship Id="rId3" Type="http://schemas.openxmlformats.org/officeDocument/2006/relationships/numbering" Target="numbering.xml"/><Relationship Id="rId46" Type="http://schemas.openxmlformats.org/officeDocument/2006/relationships/image" Target="media/image121.png"/><Relationship Id="rId33" Type="http://schemas.openxmlformats.org/officeDocument/2006/relationships/hyperlink" Target="about:blank" TargetMode="External"/><Relationship Id="rId38" Type="http://schemas.openxmlformats.org/officeDocument/2006/relationships/hyperlink" Target="about:blank" TargetMode="External"/><Relationship Id="rId67" Type="http://schemas.openxmlformats.org/officeDocument/2006/relationships/image" Target="media/image48.png"/><Relationship Id="rId25" Type="http://schemas.openxmlformats.org/officeDocument/2006/relationships/hyperlink" Target="about:blank" TargetMode="External"/><Relationship Id="rId12" Type="http://schemas.openxmlformats.org/officeDocument/2006/relationships/hyperlink" Target="about:blank" TargetMode="External"/><Relationship Id="rId59" Type="http://schemas.openxmlformats.org/officeDocument/2006/relationships/image" Target="media/image101.png"/><Relationship Id="rId17" Type="http://schemas.openxmlformats.org/officeDocument/2006/relationships/hyperlink" Target="about:blank" TargetMode="External"/><Relationship Id="rId83" Type="http://schemas.openxmlformats.org/officeDocument/2006/relationships/image" Target="media/image44.png"/><Relationship Id="rId41" Type="http://schemas.openxmlformats.org/officeDocument/2006/relationships/hyperlink" Target="about:blank" TargetMode="External"/><Relationship Id="rId88" Type="http://schemas.openxmlformats.org/officeDocument/2006/relationships/image" Target="media/image89.png"/><Relationship Id="rId75" Type="http://schemas.openxmlformats.org/officeDocument/2006/relationships/image" Target="media/image13.png"/><Relationship Id="rId70" Type="http://schemas.openxmlformats.org/officeDocument/2006/relationships/image" Target="media/image81.png"/><Relationship Id="rId62" Type="http://schemas.openxmlformats.org/officeDocument/2006/relationships/image" Target="media/image104.png"/><Relationship Id="rId20" Type="http://schemas.openxmlformats.org/officeDocument/2006/relationships/image" Target="media/image113.png"/><Relationship Id="rId54" Type="http://schemas.openxmlformats.org/officeDocument/2006/relationships/image" Target="media/image96.png"/><Relationship Id="rId91" Type="http://schemas.openxmlformats.org/officeDocument/2006/relationships/header" Target="header1.xml"/><Relationship Id="rId96" Type="http://schemas.openxmlformats.org/officeDocument/2006/relationships/customXml" Target="../customXml/item2.xml"/><Relationship Id="rId1" Type="http://schemas.openxmlformats.org/officeDocument/2006/relationships/settings" Target="settings.xml"/><Relationship Id="rId6" Type="http://schemas.openxmlformats.org/officeDocument/2006/relationships/image" Target="media/image8.png"/><Relationship Id="rId49" Type="http://schemas.openxmlformats.org/officeDocument/2006/relationships/image" Target="media/image124.png"/><Relationship Id="rId36" Type="http://schemas.openxmlformats.org/officeDocument/2006/relationships/hyperlink" Target="about:blank" TargetMode="External"/><Relationship Id="rId23" Type="http://schemas.openxmlformats.org/officeDocument/2006/relationships/image" Target="media/image115.png"/><Relationship Id="rId28" Type="http://schemas.openxmlformats.org/officeDocument/2006/relationships/hyperlink" Target="about:blank" TargetMode="External"/><Relationship Id="rId57" Type="http://schemas.openxmlformats.org/officeDocument/2006/relationships/image" Target="media/image99.png"/><Relationship Id="rId15" Type="http://schemas.openxmlformats.org/officeDocument/2006/relationships/hyperlink" Target="about:blank" TargetMode="External"/><Relationship Id="rId86" Type="http://schemas.openxmlformats.org/officeDocument/2006/relationships/image" Target="media/image87.png"/><Relationship Id="rId44" Type="http://schemas.openxmlformats.org/officeDocument/2006/relationships/image" Target="media/image118.png"/><Relationship Id="rId81" Type="http://schemas.openxmlformats.org/officeDocument/2006/relationships/image" Target="media/image42.png"/><Relationship Id="rId73" Type="http://schemas.openxmlformats.org/officeDocument/2006/relationships/image" Target="media/image84.png"/><Relationship Id="rId31" Type="http://schemas.openxmlformats.org/officeDocument/2006/relationships/image" Target="media/image116.png"/><Relationship Id="rId78" Type="http://schemas.openxmlformats.org/officeDocument/2006/relationships/image" Target="media/image37.png"/><Relationship Id="rId65" Type="http://schemas.openxmlformats.org/officeDocument/2006/relationships/image" Target="media/image46.png"/><Relationship Id="rId60" Type="http://schemas.openxmlformats.org/officeDocument/2006/relationships/image" Target="media/image102.png"/><Relationship Id="rId94" Type="http://schemas.openxmlformats.org/officeDocument/2006/relationships/footer" Target="footer2.xml"/><Relationship Id="rId52" Type="http://schemas.openxmlformats.org/officeDocument/2006/relationships/image" Target="media/image127.png"/><Relationship Id="rId10" Type="http://schemas.openxmlformats.org/officeDocument/2006/relationships/image" Target="media/image109.png"/><Relationship Id="rId4" Type="http://schemas.openxmlformats.org/officeDocument/2006/relationships/styles" Target="styles.xml"/><Relationship Id="rId9" Type="http://schemas.openxmlformats.org/officeDocument/2006/relationships/hyperlink" Target="about:blank" TargetMode="External"/><Relationship Id="rId39" Type="http://schemas.openxmlformats.org/officeDocument/2006/relationships/hyperlink" Target="about:blank" TargetMode="External"/><Relationship Id="rId13" Type="http://schemas.openxmlformats.org/officeDocument/2006/relationships/hyperlink" Target="about:blank" TargetMode="External"/><Relationship Id="rId18" Type="http://schemas.openxmlformats.org/officeDocument/2006/relationships/image" Target="media/image110.png"/><Relationship Id="rId76" Type="http://schemas.openxmlformats.org/officeDocument/2006/relationships/image" Target="media/image35.png"/><Relationship Id="rId34" Type="http://schemas.openxmlformats.org/officeDocument/2006/relationships/hyperlink" Target="about:blank" TargetMode="External"/><Relationship Id="rId50" Type="http://schemas.openxmlformats.org/officeDocument/2006/relationships/image" Target="media/image125.png"/><Relationship Id="rId55" Type="http://schemas.openxmlformats.org/officeDocument/2006/relationships/image" Target="media/image97.png"/><Relationship Id="rId97" Type="http://schemas.openxmlformats.org/officeDocument/2006/relationships/customXml" Target="../customXml/item3.xml"/><Relationship Id="rId7" Type="http://schemas.openxmlformats.org/officeDocument/2006/relationships/hyperlink" Target="about:blank" TargetMode="External"/><Relationship Id="rId71" Type="http://schemas.openxmlformats.org/officeDocument/2006/relationships/image" Target="media/image82.png"/><Relationship Id="rId92" Type="http://schemas.openxmlformats.org/officeDocument/2006/relationships/header" Target="header2.xml"/><Relationship Id="rId2" Type="http://schemas.openxmlformats.org/officeDocument/2006/relationships/fontTable" Target="fontTable.xml"/><Relationship Id="rId29" Type="http://schemas.openxmlformats.org/officeDocument/2006/relationships/image" Target="media/image114.png"/><Relationship Id="rId40" Type="http://schemas.openxmlformats.org/officeDocument/2006/relationships/hyperlink" Target="about:blank" TargetMode="External"/><Relationship Id="rId87" Type="http://schemas.openxmlformats.org/officeDocument/2006/relationships/image" Target="media/image88.png"/><Relationship Id="rId45" Type="http://schemas.openxmlformats.org/officeDocument/2006/relationships/image" Target="media/image119.png"/><Relationship Id="rId66" Type="http://schemas.openxmlformats.org/officeDocument/2006/relationships/image" Target="media/image47.png"/><Relationship Id="rId24" Type="http://schemas.openxmlformats.org/officeDocument/2006/relationships/hyperlink" Target="about:blank" TargetMode="External"/><Relationship Id="rId82" Type="http://schemas.openxmlformats.org/officeDocument/2006/relationships/image" Target="media/image43.png"/><Relationship Id="rId61" Type="http://schemas.openxmlformats.org/officeDocument/2006/relationships/image" Target="media/image103.png"/><Relationship Id="rId19" Type="http://schemas.openxmlformats.org/officeDocument/2006/relationships/hyperlink" Target="about:blank" TargetMode="External"/><Relationship Id="rId30" Type="http://schemas.openxmlformats.org/officeDocument/2006/relationships/image" Target="media/image117.png"/><Relationship Id="rId77" Type="http://schemas.openxmlformats.org/officeDocument/2006/relationships/image" Target="media/image36.png"/><Relationship Id="rId35" Type="http://schemas.openxmlformats.org/officeDocument/2006/relationships/hyperlink" Target="about:blank" TargetMode="External"/><Relationship Id="rId56" Type="http://schemas.openxmlformats.org/officeDocument/2006/relationships/image" Target="media/image98.png"/><Relationship Id="rId14" Type="http://schemas.openxmlformats.org/officeDocument/2006/relationships/hyperlink" Target="about:blank" TargetMode="External"/><Relationship Id="rId8" Type="http://schemas.openxmlformats.org/officeDocument/2006/relationships/hyperlink" Target="about:blank" TargetMode="External"/><Relationship Id="rId72" Type="http://schemas.openxmlformats.org/officeDocument/2006/relationships/image" Target="media/image83.png"/><Relationship Id="rId51" Type="http://schemas.openxmlformats.org/officeDocument/2006/relationships/image" Target="media/image126.png"/><Relationship Id="rId93"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regular.ttf"/><Relationship Id="rId2" Type="http://schemas.openxmlformats.org/officeDocument/2006/relationships/font" Target="fonts/Quattrocento-bol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 Id="rId3" Type="http://schemas.openxmlformats.org/officeDocument/2006/relationships/image" Target="media/image95.png"/></Relationships>
</file>

<file path=word/_rels/header1.xml.rels><?xml version="1.0" encoding="UTF-8" standalone="yes"?><Relationships xmlns="http://schemas.openxmlformats.org/package/2006/relationships"><Relationship Id="rId1" Type="http://schemas.openxmlformats.org/officeDocument/2006/relationships/image" Target="media/image92.png"/></Relationships>
</file>

<file path=word/_rels/header2.xml.rels><?xml version="1.0" encoding="UTF-8" standalone="yes"?><Relationships xmlns="http://schemas.openxmlformats.org/package/2006/relationships"><Relationship Id="rId1" Type="http://schemas.openxmlformats.org/officeDocument/2006/relationships/image" Target="media/image93.png"/><Relationship Id="rId2" Type="http://schemas.openxmlformats.org/officeDocument/2006/relationships/image" Target="media/image94.jp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CBC18B9834514896B0DC08ACBDCB98" ma:contentTypeVersion="10" ma:contentTypeDescription="Crée un document." ma:contentTypeScope="" ma:versionID="306f8845623b08b8daf2a610338180e6">
  <xsd:schema xmlns:xsd="http://www.w3.org/2001/XMLSchema" xmlns:xs="http://www.w3.org/2001/XMLSchema" xmlns:p="http://schemas.microsoft.com/office/2006/metadata/properties" xmlns:ns2="ee8d298f-9f7f-41d5-854b-6eab0fb66755" xmlns:ns3="dd7fd161-dd49-4069-9f4a-8422fa1e76c7" targetNamespace="http://schemas.microsoft.com/office/2006/metadata/properties" ma:root="true" ma:fieldsID="2273248abea2a61447330e2039f9a60b" ns2:_="" ns3:_="">
    <xsd:import namespace="ee8d298f-9f7f-41d5-854b-6eab0fb66755"/>
    <xsd:import namespace="dd7fd161-dd49-4069-9f4a-8422fa1e76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8d298f-9f7f-41d5-854b-6eab0fb667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697633db-1662-44e2-9be0-9673860e25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7fd161-dd49-4069-9f4a-8422fa1e76c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10e4847-a223-46b4-a9fa-c284d9ccadb7}" ma:internalName="TaxCatchAll" ma:showField="CatchAllData" ma:web="dd7fd161-dd49-4069-9f4a-8422fa1e76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d7fd161-dd49-4069-9f4a-8422fa1e76c7" xsi:nil="true"/>
    <lcf76f155ced4ddcb4097134ff3c332f xmlns="ee8d298f-9f7f-41d5-854b-6eab0fb6675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CCF9DB9-8E36-4047-8C74-245A0CD2A314}"/>
</file>

<file path=customXml/itemProps2.xml><?xml version="1.0" encoding="utf-8"?>
<ds:datastoreItem xmlns:ds="http://schemas.openxmlformats.org/officeDocument/2006/customXml" ds:itemID="{ACE73D12-9D60-4109-94BD-56A6ECB16608}"/>
</file>

<file path=customXml/itemProps3.xml><?xml version="1.0" encoding="utf-8"?>
<ds:datastoreItem xmlns:ds="http://schemas.openxmlformats.org/officeDocument/2006/customXml" ds:itemID="{C11B8EE5-720C-4EE1-BFC7-E5AB7A9A7CB3}"/>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0x010100D9CBC18B9834514896B0DC08ACBDCB98</vt:lpwstr>
  </property>
</Properties>
</file>
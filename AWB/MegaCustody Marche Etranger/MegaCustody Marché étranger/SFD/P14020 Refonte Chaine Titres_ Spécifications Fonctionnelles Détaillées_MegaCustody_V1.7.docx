
<file path=[Content_Types].xml><?xml version="1.0" encoding="utf-8"?>
<Types xmlns="http://schemas.openxmlformats.org/package/2006/content-types">
  <Default Extension="doc" ContentType="application/msword"/>
  <Default Extension="emf" ContentType="image/x-emf"/>
  <Default Extension="jpeg" ContentType="image/jpeg"/>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docProps/custom.xml" ContentType="application/vnd.openxmlformats-officedocument.custom-properti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24F2" w:rsidRDefault="00AA24F2" w:rsidP="00327A3B">
      <w:pPr>
        <w:ind w:left="2977"/>
        <w:jc w:val="both"/>
      </w:pPr>
      <w:bookmarkStart w:id="0" w:name="_GoBack"/>
      <w:bookmarkEnd w:id="0"/>
    </w:p>
    <w:p w:rsidR="00AA24F2" w:rsidRDefault="00AA24F2" w:rsidP="00327A3B">
      <w:pPr>
        <w:ind w:left="2977"/>
        <w:jc w:val="both"/>
      </w:pPr>
    </w:p>
    <w:p w:rsidR="00AA24F2" w:rsidRDefault="00AA24F2" w:rsidP="00327A3B">
      <w:pPr>
        <w:ind w:left="2977"/>
        <w:jc w:val="both"/>
      </w:pPr>
    </w:p>
    <w:p w:rsidR="00AA24F2" w:rsidRDefault="00AA24F2" w:rsidP="00327A3B">
      <w:pPr>
        <w:ind w:left="2977"/>
        <w:jc w:val="both"/>
      </w:pPr>
    </w:p>
    <w:p w:rsidR="00AA24F2" w:rsidRDefault="00AA24F2" w:rsidP="00327A3B">
      <w:pPr>
        <w:ind w:left="2977"/>
        <w:jc w:val="both"/>
      </w:pPr>
    </w:p>
    <w:p w:rsidR="00AA24F2" w:rsidRDefault="00AA24F2" w:rsidP="00327A3B">
      <w:pPr>
        <w:ind w:left="2977"/>
        <w:jc w:val="both"/>
      </w:pPr>
    </w:p>
    <w:p w:rsidR="00AA24F2" w:rsidRDefault="00AA24F2" w:rsidP="00327A3B">
      <w:pPr>
        <w:ind w:left="2977"/>
        <w:jc w:val="both"/>
      </w:pPr>
    </w:p>
    <w:p w:rsidR="00AA24F2" w:rsidRDefault="00AA24F2" w:rsidP="00327A3B">
      <w:pPr>
        <w:ind w:left="2977"/>
        <w:jc w:val="both"/>
      </w:pPr>
    </w:p>
    <w:p w:rsidR="00AA24F2" w:rsidRDefault="00AA24F2" w:rsidP="00327A3B">
      <w:pPr>
        <w:ind w:left="2977"/>
        <w:jc w:val="both"/>
      </w:pPr>
    </w:p>
    <w:p w:rsidR="00AA24F2" w:rsidRDefault="00AA24F2" w:rsidP="00327A3B">
      <w:pPr>
        <w:ind w:left="2977"/>
        <w:jc w:val="both"/>
      </w:pPr>
    </w:p>
    <w:p w:rsidR="00AA24F2" w:rsidRDefault="00AA24F2" w:rsidP="00327A3B">
      <w:pPr>
        <w:jc w:val="both"/>
      </w:pPr>
    </w:p>
    <w:p w:rsidR="00AA24F2" w:rsidRDefault="00AA24F2" w:rsidP="00327A3B">
      <w:pPr>
        <w:ind w:left="1701" w:right="283"/>
        <w:jc w:val="both"/>
        <w:rPr>
          <w:b/>
          <w:bCs/>
          <w:sz w:val="36"/>
          <w:szCs w:val="36"/>
        </w:rPr>
      </w:pPr>
      <w:r w:rsidRPr="005F2E7E">
        <w:rPr>
          <w:b/>
          <w:bCs/>
          <w:sz w:val="44"/>
          <w:szCs w:val="44"/>
        </w:rPr>
        <w:t>SPECIFICATIONS FONCTIONNELLES DETAILLEES REGLEMENT\LIVRAISON</w:t>
      </w:r>
      <w:r>
        <w:rPr>
          <w:b/>
          <w:bCs/>
          <w:sz w:val="44"/>
          <w:szCs w:val="44"/>
        </w:rPr>
        <w:t xml:space="preserve"> (MEGACUSTODY)</w:t>
      </w:r>
    </w:p>
    <w:p w:rsidR="00AA24F2" w:rsidRDefault="00AA24F2" w:rsidP="00327A3B">
      <w:pPr>
        <w:jc w:val="both"/>
      </w:pPr>
    </w:p>
    <w:p w:rsidR="00AA24F2" w:rsidRDefault="00AC5F85" w:rsidP="00327A3B">
      <w:pPr>
        <w:ind w:left="2977"/>
        <w:jc w:val="both"/>
      </w:pPr>
      <w:r>
        <w:rPr>
          <w:noProof/>
          <w:lang w:eastAsia="fr-FR"/>
        </w:rPr>
      </w:r>
      <w:r>
        <w:rPr>
          <w:noProof/>
          <w:lang w:eastAsia="fr-FR"/>
        </w:rPr>
        <w:pict>
          <v:shapetype id="_x0000_t32" coordsize="21600,21600" o:spt="32" o:oned="t" path="m,l21600,21600e" filled="f">
            <v:path arrowok="t" fillok="f" o:connecttype="none"/>
            <o:lock v:ext="edit" shapetype="t"/>
          </v:shapetype>
          <v:shape id="AutoShape 43" o:spid="_x0000_s1080" type="#_x0000_t32" style="width:342.35pt;height:0;visibility:visible;mso-position-horizontal-relative:char;mso-position-vertical-relative:line" strokecolor="#ffd85d" strokeweight="3pt">
            <w10:anchorlock/>
          </v:shape>
        </w:pict>
      </w:r>
    </w:p>
    <w:p w:rsidR="00AA24F2" w:rsidRDefault="00AA24F2" w:rsidP="00327A3B">
      <w:pPr>
        <w:jc w:val="both"/>
      </w:pPr>
    </w:p>
    <w:p w:rsidR="00AA24F2" w:rsidRPr="009A0A0F" w:rsidRDefault="00AA24F2" w:rsidP="00327A3B">
      <w:pPr>
        <w:ind w:left="3969"/>
        <w:jc w:val="both"/>
        <w:rPr>
          <w:b/>
          <w:bCs/>
          <w:i/>
          <w:iCs/>
          <w:sz w:val="40"/>
          <w:szCs w:val="40"/>
        </w:rPr>
      </w:pPr>
      <w:r w:rsidRPr="00D63994">
        <w:rPr>
          <w:b/>
          <w:bCs/>
          <w:i/>
          <w:iCs/>
          <w:sz w:val="40"/>
          <w:szCs w:val="40"/>
        </w:rPr>
        <w:t>P14020 – REFONTE CHAINE TITRES</w:t>
      </w:r>
    </w:p>
    <w:p w:rsidR="00AA24F2" w:rsidRDefault="00AA24F2" w:rsidP="00327A3B">
      <w:pPr>
        <w:jc w:val="both"/>
      </w:pPr>
    </w:p>
    <w:p w:rsidR="00AA24F2" w:rsidRDefault="00AA24F2" w:rsidP="00327A3B">
      <w:pPr>
        <w:pStyle w:val="NoSpacing"/>
        <w:jc w:val="both"/>
      </w:pPr>
    </w:p>
    <w:p w:rsidR="00AA24F2" w:rsidRDefault="00AA24F2" w:rsidP="00327A3B">
      <w:pPr>
        <w:pStyle w:val="NoSpacing"/>
        <w:jc w:val="both"/>
      </w:pPr>
    </w:p>
    <w:p w:rsidR="00AA24F2" w:rsidRDefault="00AA24F2" w:rsidP="00327A3B">
      <w:pPr>
        <w:pStyle w:val="NoSpacing"/>
        <w:jc w:val="both"/>
      </w:pPr>
    </w:p>
    <w:p w:rsidR="00AA24F2" w:rsidRDefault="00AA24F2" w:rsidP="00327A3B">
      <w:pPr>
        <w:pStyle w:val="NoSpacing"/>
        <w:jc w:val="both"/>
      </w:pPr>
    </w:p>
    <w:p w:rsidR="00AA24F2" w:rsidRDefault="00AA24F2" w:rsidP="00327A3B">
      <w:pPr>
        <w:pStyle w:val="NoSpacing"/>
        <w:jc w:val="both"/>
      </w:pPr>
    </w:p>
    <w:p w:rsidR="00AA24F2" w:rsidRDefault="00AA24F2" w:rsidP="00327A3B">
      <w:pPr>
        <w:pStyle w:val="NoSpacing"/>
        <w:jc w:val="both"/>
      </w:pPr>
    </w:p>
    <w:p w:rsidR="00AA24F2" w:rsidRPr="00C77F58" w:rsidRDefault="00C14147" w:rsidP="00327A3B">
      <w:pPr>
        <w:pStyle w:val="NoSpacing"/>
        <w:jc w:val="both"/>
        <w:rPr>
          <w:b/>
          <w:bCs/>
          <w:i/>
          <w:iCs/>
          <w:sz w:val="32"/>
          <w:szCs w:val="32"/>
        </w:rPr>
      </w:pPr>
      <w:r>
        <w:rPr>
          <w:b/>
          <w:bCs/>
          <w:i/>
          <w:iCs/>
          <w:sz w:val="32"/>
          <w:szCs w:val="32"/>
        </w:rPr>
        <w:t>V1.7</w:t>
      </w:r>
    </w:p>
    <w:p w:rsidR="00AA24F2" w:rsidRDefault="00AA24F2" w:rsidP="00327A3B">
      <w:pPr>
        <w:pStyle w:val="NoSpacing"/>
        <w:jc w:val="both"/>
      </w:pPr>
    </w:p>
    <w:p w:rsidR="00AA24F2" w:rsidRPr="00C77F58" w:rsidRDefault="00D77646" w:rsidP="00327A3B">
      <w:pPr>
        <w:pStyle w:val="NoSpacing"/>
        <w:jc w:val="both"/>
        <w:rPr>
          <w:b/>
          <w:bCs/>
          <w:i/>
          <w:iCs/>
          <w:sz w:val="32"/>
          <w:szCs w:val="32"/>
        </w:rPr>
      </w:pPr>
      <w:r>
        <w:rPr>
          <w:b/>
          <w:bCs/>
          <w:i/>
          <w:iCs/>
          <w:sz w:val="32"/>
          <w:szCs w:val="32"/>
        </w:rPr>
        <w:t>04/03</w:t>
      </w:r>
      <w:r w:rsidR="00AA24F2" w:rsidRPr="00762A86">
        <w:rPr>
          <w:b/>
          <w:bCs/>
          <w:i/>
          <w:iCs/>
          <w:sz w:val="32"/>
          <w:szCs w:val="32"/>
        </w:rPr>
        <w:t>/201</w:t>
      </w:r>
      <w:r w:rsidR="00AA24F2">
        <w:rPr>
          <w:b/>
          <w:bCs/>
          <w:i/>
          <w:iCs/>
          <w:sz w:val="32"/>
          <w:szCs w:val="32"/>
        </w:rPr>
        <w:t>5</w:t>
      </w:r>
    </w:p>
    <w:p w:rsidR="00AA24F2" w:rsidRDefault="00AA24F2" w:rsidP="00327A3B">
      <w:pPr>
        <w:pStyle w:val="NoSpacing"/>
        <w:jc w:val="both"/>
      </w:pPr>
    </w:p>
    <w:p w:rsidR="00AA24F2" w:rsidRDefault="00AA24F2" w:rsidP="00327A3B">
      <w:pPr>
        <w:jc w:val="both"/>
        <w:sectPr w:rsidR="00AA24F2" w:rsidSect="005E5FC9">
          <w:headerReference w:type="default" r:id="rId7"/>
          <w:footerReference w:type="default" r:id="rId8"/>
          <w:headerReference w:type="first" r:id="rId9"/>
          <w:footerReference w:type="first" r:id="rId10"/>
          <w:type w:val="continuous"/>
          <w:pgSz w:w="11906" w:h="16838"/>
          <w:pgMar w:top="1417" w:right="1417" w:bottom="0" w:left="1417" w:header="0" w:footer="346" w:gutter="0"/>
          <w:cols w:space="708"/>
          <w:titlePg/>
          <w:docGrid w:linePitch="360"/>
        </w:sectPr>
      </w:pPr>
    </w:p>
    <w:p w:rsidR="00AA24F2" w:rsidRPr="00C53944" w:rsidRDefault="00AA24F2" w:rsidP="00327A3B">
      <w:pPr>
        <w:pBdr>
          <w:bottom w:val="single" w:sz="24" w:space="1" w:color="FFC000"/>
        </w:pBdr>
        <w:jc w:val="both"/>
        <w:rPr>
          <w:b/>
          <w:bCs/>
          <w:color w:val="404040"/>
          <w:sz w:val="32"/>
          <w:szCs w:val="32"/>
        </w:rPr>
      </w:pPr>
      <w:bookmarkStart w:id="1" w:name="_Toc319481555"/>
      <w:r w:rsidRPr="00C53944">
        <w:rPr>
          <w:b/>
          <w:bCs/>
          <w:color w:val="404040"/>
          <w:sz w:val="32"/>
          <w:szCs w:val="32"/>
        </w:rPr>
        <w:lastRenderedPageBreak/>
        <w:t>SUIVI DES VERSIONS</w:t>
      </w:r>
    </w:p>
    <w:p w:rsidR="00AA24F2" w:rsidRPr="00457D69" w:rsidRDefault="00AA24F2" w:rsidP="00327A3B">
      <w:pPr>
        <w:jc w:val="both"/>
      </w:pPr>
    </w:p>
    <w:tbl>
      <w:tblPr>
        <w:tblW w:w="9180" w:type="dxa"/>
        <w:tblInd w:w="108"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ook w:val="00A0"/>
      </w:tblPr>
      <w:tblGrid>
        <w:gridCol w:w="1033"/>
        <w:gridCol w:w="1661"/>
        <w:gridCol w:w="4205"/>
        <w:gridCol w:w="2281"/>
      </w:tblGrid>
      <w:tr w:rsidR="00AA24F2" w:rsidRPr="001A11C8" w:rsidTr="001A11C8">
        <w:tc>
          <w:tcPr>
            <w:tcW w:w="1033" w:type="dxa"/>
            <w:shd w:val="clear" w:color="auto" w:fill="D9D9D9"/>
          </w:tcPr>
          <w:p w:rsidR="00AA24F2" w:rsidRPr="001A11C8" w:rsidRDefault="00AA24F2" w:rsidP="001A11C8">
            <w:pPr>
              <w:spacing w:line="240" w:lineRule="auto"/>
              <w:jc w:val="both"/>
              <w:rPr>
                <w:b/>
              </w:rPr>
            </w:pPr>
            <w:r w:rsidRPr="001A11C8">
              <w:rPr>
                <w:b/>
              </w:rPr>
              <w:t>Version</w:t>
            </w:r>
          </w:p>
        </w:tc>
        <w:tc>
          <w:tcPr>
            <w:tcW w:w="1661" w:type="dxa"/>
            <w:shd w:val="clear" w:color="auto" w:fill="D9D9D9"/>
          </w:tcPr>
          <w:p w:rsidR="00AA24F2" w:rsidRPr="001A11C8" w:rsidRDefault="00AA24F2" w:rsidP="001A11C8">
            <w:pPr>
              <w:spacing w:line="240" w:lineRule="auto"/>
              <w:jc w:val="both"/>
              <w:rPr>
                <w:b/>
              </w:rPr>
            </w:pPr>
            <w:r w:rsidRPr="001A11C8">
              <w:rPr>
                <w:b/>
              </w:rPr>
              <w:t>Date</w:t>
            </w:r>
          </w:p>
        </w:tc>
        <w:tc>
          <w:tcPr>
            <w:tcW w:w="4205" w:type="dxa"/>
            <w:shd w:val="clear" w:color="auto" w:fill="D9D9D9"/>
          </w:tcPr>
          <w:p w:rsidR="00AA24F2" w:rsidRPr="001A11C8" w:rsidRDefault="00AA24F2" w:rsidP="001A11C8">
            <w:pPr>
              <w:spacing w:line="240" w:lineRule="auto"/>
              <w:jc w:val="both"/>
              <w:rPr>
                <w:b/>
              </w:rPr>
            </w:pPr>
            <w:r w:rsidRPr="001A11C8">
              <w:rPr>
                <w:b/>
              </w:rPr>
              <w:t>Objet de la version</w:t>
            </w:r>
          </w:p>
        </w:tc>
        <w:tc>
          <w:tcPr>
            <w:tcW w:w="2281" w:type="dxa"/>
            <w:shd w:val="clear" w:color="auto" w:fill="D9D9D9"/>
          </w:tcPr>
          <w:p w:rsidR="00AA24F2" w:rsidRPr="001A11C8" w:rsidRDefault="00AA24F2" w:rsidP="001A11C8">
            <w:pPr>
              <w:spacing w:line="240" w:lineRule="auto"/>
              <w:jc w:val="both"/>
              <w:rPr>
                <w:b/>
              </w:rPr>
            </w:pPr>
            <w:r w:rsidRPr="001A11C8">
              <w:rPr>
                <w:b/>
              </w:rPr>
              <w:t>Par</w:t>
            </w:r>
          </w:p>
        </w:tc>
      </w:tr>
      <w:tr w:rsidR="00AA24F2" w:rsidRPr="001A11C8" w:rsidTr="001A11C8">
        <w:tc>
          <w:tcPr>
            <w:tcW w:w="1033" w:type="dxa"/>
          </w:tcPr>
          <w:p w:rsidR="00AA24F2" w:rsidRPr="001A11C8" w:rsidRDefault="00AA24F2" w:rsidP="001A11C8">
            <w:pPr>
              <w:spacing w:line="240" w:lineRule="auto"/>
              <w:jc w:val="both"/>
            </w:pPr>
            <w:r w:rsidRPr="001A11C8">
              <w:t>1.0</w:t>
            </w:r>
          </w:p>
        </w:tc>
        <w:tc>
          <w:tcPr>
            <w:tcW w:w="1661" w:type="dxa"/>
          </w:tcPr>
          <w:p w:rsidR="00AA24F2" w:rsidRPr="001A11C8" w:rsidRDefault="00AA24F2" w:rsidP="001A11C8">
            <w:pPr>
              <w:spacing w:line="240" w:lineRule="auto"/>
              <w:jc w:val="both"/>
            </w:pPr>
            <w:smartTag w:uri="urn:schemas-microsoft-com:office:smarttags" w:element="date">
              <w:smartTagPr>
                <w:attr w:name="Year" w:val="2013"/>
                <w:attr w:name="Day" w:val="19"/>
                <w:attr w:name="Month" w:val="06"/>
                <w:attr w:name="ls" w:val="trans"/>
              </w:smartTagPr>
              <w:r w:rsidRPr="001A11C8">
                <w:t>19/06/2013</w:t>
              </w:r>
            </w:smartTag>
          </w:p>
        </w:tc>
        <w:tc>
          <w:tcPr>
            <w:tcW w:w="4205" w:type="dxa"/>
          </w:tcPr>
          <w:p w:rsidR="00AA24F2" w:rsidRPr="001A11C8" w:rsidRDefault="00AA24F2" w:rsidP="001A11C8">
            <w:pPr>
              <w:spacing w:line="240" w:lineRule="auto"/>
              <w:jc w:val="both"/>
            </w:pPr>
            <w:r w:rsidRPr="001A11C8">
              <w:t>Mise en forme sous la nouvelle charte</w:t>
            </w:r>
          </w:p>
        </w:tc>
        <w:tc>
          <w:tcPr>
            <w:tcW w:w="2281" w:type="dxa"/>
          </w:tcPr>
          <w:p w:rsidR="00AA24F2" w:rsidRPr="001A11C8" w:rsidRDefault="00AA24F2" w:rsidP="001A11C8">
            <w:pPr>
              <w:spacing w:line="240" w:lineRule="auto"/>
              <w:jc w:val="both"/>
            </w:pPr>
            <w:r w:rsidRPr="001A11C8">
              <w:t>Sara AREZKI</w:t>
            </w:r>
          </w:p>
        </w:tc>
      </w:tr>
      <w:tr w:rsidR="00AA24F2" w:rsidRPr="001A11C8" w:rsidTr="001A11C8">
        <w:tc>
          <w:tcPr>
            <w:tcW w:w="1033" w:type="dxa"/>
          </w:tcPr>
          <w:p w:rsidR="00AA24F2" w:rsidRPr="001A11C8" w:rsidRDefault="00AA24F2" w:rsidP="001A11C8">
            <w:pPr>
              <w:spacing w:line="240" w:lineRule="auto"/>
              <w:jc w:val="both"/>
            </w:pPr>
            <w:r w:rsidRPr="001A11C8">
              <w:t>1.1</w:t>
            </w:r>
          </w:p>
        </w:tc>
        <w:tc>
          <w:tcPr>
            <w:tcW w:w="1661" w:type="dxa"/>
          </w:tcPr>
          <w:p w:rsidR="00AA24F2" w:rsidRPr="001A11C8" w:rsidRDefault="00AA24F2" w:rsidP="001A11C8">
            <w:pPr>
              <w:spacing w:line="240" w:lineRule="auto"/>
              <w:jc w:val="both"/>
            </w:pPr>
            <w:smartTag w:uri="urn:schemas-microsoft-com:office:smarttags" w:element="date">
              <w:smartTagPr>
                <w:attr w:name="Year" w:val="2014"/>
                <w:attr w:name="Day" w:val="08"/>
                <w:attr w:name="Month" w:val="10"/>
                <w:attr w:name="ls" w:val="trans"/>
              </w:smartTagPr>
              <w:r w:rsidRPr="001A11C8">
                <w:t>08/10/2014</w:t>
              </w:r>
            </w:smartTag>
          </w:p>
        </w:tc>
        <w:tc>
          <w:tcPr>
            <w:tcW w:w="4205" w:type="dxa"/>
          </w:tcPr>
          <w:p w:rsidR="00AA24F2" w:rsidRPr="001A11C8" w:rsidRDefault="00AA24F2" w:rsidP="001A11C8">
            <w:pPr>
              <w:spacing w:line="240" w:lineRule="auto"/>
              <w:jc w:val="both"/>
            </w:pPr>
            <w:r w:rsidRPr="001A11C8">
              <w:t>Ajout de sections Vermeg</w:t>
            </w:r>
          </w:p>
        </w:tc>
        <w:tc>
          <w:tcPr>
            <w:tcW w:w="2281" w:type="dxa"/>
          </w:tcPr>
          <w:p w:rsidR="00AA24F2" w:rsidRPr="001A11C8" w:rsidRDefault="00AA24F2" w:rsidP="001A11C8">
            <w:pPr>
              <w:spacing w:line="240" w:lineRule="auto"/>
              <w:jc w:val="both"/>
            </w:pPr>
            <w:r w:rsidRPr="001A11C8">
              <w:t>Ramzi Abid</w:t>
            </w:r>
          </w:p>
        </w:tc>
      </w:tr>
      <w:tr w:rsidR="00AA24F2" w:rsidRPr="001A11C8" w:rsidTr="001A11C8">
        <w:tc>
          <w:tcPr>
            <w:tcW w:w="1033" w:type="dxa"/>
          </w:tcPr>
          <w:p w:rsidR="00AA24F2" w:rsidRPr="001A11C8" w:rsidRDefault="00AA24F2" w:rsidP="001A11C8">
            <w:pPr>
              <w:spacing w:line="240" w:lineRule="auto"/>
              <w:jc w:val="both"/>
            </w:pPr>
            <w:r w:rsidRPr="001A11C8">
              <w:t>1.2</w:t>
            </w:r>
          </w:p>
        </w:tc>
        <w:tc>
          <w:tcPr>
            <w:tcW w:w="1661" w:type="dxa"/>
          </w:tcPr>
          <w:p w:rsidR="00AA24F2" w:rsidRPr="001A11C8" w:rsidRDefault="00AA24F2" w:rsidP="001A11C8">
            <w:pPr>
              <w:spacing w:line="240" w:lineRule="auto"/>
              <w:jc w:val="both"/>
            </w:pPr>
            <w:smartTag w:uri="urn:schemas-microsoft-com:office:smarttags" w:element="date">
              <w:smartTagPr>
                <w:attr w:name="Year" w:val="2014"/>
                <w:attr w:name="Day" w:val="04"/>
                <w:attr w:name="Month" w:val="12"/>
                <w:attr w:name="ls" w:val="trans"/>
              </w:smartTagPr>
              <w:r w:rsidRPr="001A11C8">
                <w:t>04/12/2014</w:t>
              </w:r>
            </w:smartTag>
          </w:p>
        </w:tc>
        <w:tc>
          <w:tcPr>
            <w:tcW w:w="4205" w:type="dxa"/>
          </w:tcPr>
          <w:p w:rsidR="00AA24F2" w:rsidRPr="001A11C8" w:rsidRDefault="00AA24F2" w:rsidP="001A11C8">
            <w:pPr>
              <w:spacing w:line="240" w:lineRule="auto"/>
              <w:jc w:val="both"/>
            </w:pPr>
            <w:r w:rsidRPr="001A11C8">
              <w:t>Règlement Livraison</w:t>
            </w:r>
          </w:p>
        </w:tc>
        <w:tc>
          <w:tcPr>
            <w:tcW w:w="2281" w:type="dxa"/>
          </w:tcPr>
          <w:p w:rsidR="00AA24F2" w:rsidRPr="001A11C8" w:rsidRDefault="00AA24F2" w:rsidP="001A11C8">
            <w:pPr>
              <w:spacing w:line="240" w:lineRule="auto"/>
              <w:jc w:val="both"/>
            </w:pPr>
            <w:r w:rsidRPr="001A11C8">
              <w:t>Haythem Hsaini</w:t>
            </w:r>
          </w:p>
        </w:tc>
      </w:tr>
      <w:tr w:rsidR="00AA24F2" w:rsidRPr="001A11C8" w:rsidTr="001A11C8">
        <w:tc>
          <w:tcPr>
            <w:tcW w:w="1033" w:type="dxa"/>
          </w:tcPr>
          <w:p w:rsidR="00AA24F2" w:rsidRPr="001A11C8" w:rsidRDefault="00AA24F2" w:rsidP="001A11C8">
            <w:pPr>
              <w:spacing w:line="240" w:lineRule="auto"/>
              <w:jc w:val="both"/>
            </w:pPr>
            <w:r>
              <w:t>1.2</w:t>
            </w:r>
          </w:p>
        </w:tc>
        <w:tc>
          <w:tcPr>
            <w:tcW w:w="1661" w:type="dxa"/>
          </w:tcPr>
          <w:p w:rsidR="00AA24F2" w:rsidRPr="001A11C8" w:rsidRDefault="00AA24F2" w:rsidP="001A11C8">
            <w:pPr>
              <w:spacing w:line="240" w:lineRule="auto"/>
              <w:jc w:val="both"/>
            </w:pPr>
            <w:smartTag w:uri="urn:schemas-microsoft-com:office:smarttags" w:element="date">
              <w:smartTagPr>
                <w:attr w:name="Year" w:val="2014"/>
                <w:attr w:name="Day" w:val="15"/>
                <w:attr w:name="Month" w:val="12"/>
                <w:attr w:name="ls" w:val="trans"/>
              </w:smartTagPr>
              <w:r>
                <w:t>15/12/2014</w:t>
              </w:r>
            </w:smartTag>
          </w:p>
        </w:tc>
        <w:tc>
          <w:tcPr>
            <w:tcW w:w="4205" w:type="dxa"/>
          </w:tcPr>
          <w:p w:rsidR="00AA24F2" w:rsidRPr="001A11C8" w:rsidRDefault="00AA24F2" w:rsidP="001A11C8">
            <w:pPr>
              <w:spacing w:line="240" w:lineRule="auto"/>
              <w:jc w:val="both"/>
            </w:pPr>
            <w:r>
              <w:t>Mise à jour par les remarques de l’équipe AWB</w:t>
            </w:r>
          </w:p>
        </w:tc>
        <w:tc>
          <w:tcPr>
            <w:tcW w:w="2281" w:type="dxa"/>
          </w:tcPr>
          <w:p w:rsidR="00AA24F2" w:rsidRPr="001A11C8" w:rsidRDefault="00AA24F2" w:rsidP="001A11C8">
            <w:pPr>
              <w:spacing w:line="240" w:lineRule="auto"/>
              <w:jc w:val="both"/>
            </w:pPr>
            <w:r>
              <w:t>S.CHEMSI</w:t>
            </w:r>
          </w:p>
        </w:tc>
      </w:tr>
      <w:tr w:rsidR="00AA24F2" w:rsidRPr="001A11C8" w:rsidTr="001A11C8">
        <w:tc>
          <w:tcPr>
            <w:tcW w:w="1033" w:type="dxa"/>
          </w:tcPr>
          <w:p w:rsidR="00AA24F2" w:rsidRDefault="00AA24F2" w:rsidP="001A11C8">
            <w:pPr>
              <w:spacing w:line="240" w:lineRule="auto"/>
              <w:jc w:val="both"/>
            </w:pPr>
            <w:r>
              <w:t>1.3</w:t>
            </w:r>
          </w:p>
        </w:tc>
        <w:tc>
          <w:tcPr>
            <w:tcW w:w="1661" w:type="dxa"/>
          </w:tcPr>
          <w:p w:rsidR="00AA24F2" w:rsidRDefault="00AA24F2" w:rsidP="001A11C8">
            <w:pPr>
              <w:spacing w:line="240" w:lineRule="auto"/>
              <w:jc w:val="both"/>
            </w:pPr>
            <w:smartTag w:uri="urn:schemas-microsoft-com:office:smarttags" w:element="date">
              <w:smartTagPr>
                <w:attr w:name="Year" w:val="2014"/>
                <w:attr w:name="Day" w:val="31"/>
                <w:attr w:name="Month" w:val="12"/>
                <w:attr w:name="ls" w:val="trans"/>
              </w:smartTagPr>
              <w:r>
                <w:t>31/12/2014</w:t>
              </w:r>
            </w:smartTag>
          </w:p>
        </w:tc>
        <w:tc>
          <w:tcPr>
            <w:tcW w:w="4205" w:type="dxa"/>
          </w:tcPr>
          <w:p w:rsidR="00AA24F2" w:rsidRDefault="00AA24F2" w:rsidP="001A11C8">
            <w:pPr>
              <w:spacing w:line="240" w:lineRule="auto"/>
              <w:jc w:val="both"/>
            </w:pPr>
            <w:r>
              <w:t>Relecture et mise à jour</w:t>
            </w:r>
          </w:p>
        </w:tc>
        <w:tc>
          <w:tcPr>
            <w:tcW w:w="2281" w:type="dxa"/>
          </w:tcPr>
          <w:p w:rsidR="00AA24F2" w:rsidRDefault="00AA24F2" w:rsidP="001A11C8">
            <w:pPr>
              <w:spacing w:line="240" w:lineRule="auto"/>
              <w:jc w:val="both"/>
            </w:pPr>
            <w:r>
              <w:t>Habib Tanoubi</w:t>
            </w:r>
          </w:p>
        </w:tc>
      </w:tr>
      <w:tr w:rsidR="00AA24F2" w:rsidRPr="001A11C8" w:rsidTr="00BA3986">
        <w:trPr>
          <w:trHeight w:val="322"/>
        </w:trPr>
        <w:tc>
          <w:tcPr>
            <w:tcW w:w="1033" w:type="dxa"/>
          </w:tcPr>
          <w:p w:rsidR="00AA24F2" w:rsidRDefault="00AA24F2" w:rsidP="001A11C8">
            <w:pPr>
              <w:spacing w:line="240" w:lineRule="auto"/>
              <w:jc w:val="both"/>
            </w:pPr>
            <w:r>
              <w:t>1.4</w:t>
            </w:r>
          </w:p>
        </w:tc>
        <w:tc>
          <w:tcPr>
            <w:tcW w:w="1661" w:type="dxa"/>
          </w:tcPr>
          <w:p w:rsidR="00AA24F2" w:rsidRDefault="00AA24F2" w:rsidP="001A11C8">
            <w:pPr>
              <w:spacing w:line="240" w:lineRule="auto"/>
              <w:jc w:val="both"/>
            </w:pPr>
          </w:p>
        </w:tc>
        <w:tc>
          <w:tcPr>
            <w:tcW w:w="4205" w:type="dxa"/>
          </w:tcPr>
          <w:p w:rsidR="00AA24F2" w:rsidRDefault="00AA24F2" w:rsidP="001A11C8">
            <w:pPr>
              <w:spacing w:line="240" w:lineRule="auto"/>
              <w:jc w:val="both"/>
            </w:pPr>
            <w:r>
              <w:t>Validation de la partie métier</w:t>
            </w:r>
          </w:p>
        </w:tc>
        <w:tc>
          <w:tcPr>
            <w:tcW w:w="2281" w:type="dxa"/>
          </w:tcPr>
          <w:p w:rsidR="00AA24F2" w:rsidRDefault="00AA24F2" w:rsidP="001A11C8">
            <w:pPr>
              <w:spacing w:line="240" w:lineRule="auto"/>
              <w:jc w:val="both"/>
            </w:pPr>
          </w:p>
        </w:tc>
      </w:tr>
      <w:tr w:rsidR="00AA24F2" w:rsidRPr="001A11C8" w:rsidTr="001A11C8">
        <w:tc>
          <w:tcPr>
            <w:tcW w:w="1033" w:type="dxa"/>
          </w:tcPr>
          <w:p w:rsidR="00AA24F2" w:rsidRDefault="00AA24F2" w:rsidP="001A11C8">
            <w:pPr>
              <w:spacing w:line="240" w:lineRule="auto"/>
              <w:jc w:val="both"/>
            </w:pPr>
            <w:r>
              <w:t>1.5</w:t>
            </w:r>
          </w:p>
        </w:tc>
        <w:tc>
          <w:tcPr>
            <w:tcW w:w="1661" w:type="dxa"/>
          </w:tcPr>
          <w:p w:rsidR="00AA24F2" w:rsidRDefault="00AA24F2" w:rsidP="001A11C8">
            <w:pPr>
              <w:spacing w:line="240" w:lineRule="auto"/>
              <w:jc w:val="both"/>
            </w:pPr>
            <w:r>
              <w:t>19/02/2015</w:t>
            </w:r>
          </w:p>
        </w:tc>
        <w:tc>
          <w:tcPr>
            <w:tcW w:w="4205" w:type="dxa"/>
          </w:tcPr>
          <w:p w:rsidR="00AA24F2" w:rsidRDefault="00AA24F2" w:rsidP="0083541D">
            <w:pPr>
              <w:spacing w:line="240" w:lineRule="auto"/>
              <w:jc w:val="both"/>
            </w:pPr>
            <w:r>
              <w:t>Mise à jour</w:t>
            </w:r>
            <w:r w:rsidR="00600DF2">
              <w:t> </w:t>
            </w:r>
            <w:r>
              <w:t>: description des cas d’utilisation</w:t>
            </w:r>
          </w:p>
        </w:tc>
        <w:tc>
          <w:tcPr>
            <w:tcW w:w="2281" w:type="dxa"/>
          </w:tcPr>
          <w:p w:rsidR="00AA24F2" w:rsidRDefault="00AA24F2" w:rsidP="001A11C8">
            <w:pPr>
              <w:spacing w:line="240" w:lineRule="auto"/>
              <w:jc w:val="both"/>
            </w:pPr>
            <w:r>
              <w:t>Nadia ben Chaabene</w:t>
            </w:r>
          </w:p>
        </w:tc>
      </w:tr>
      <w:tr w:rsidR="00D77646" w:rsidRPr="001A11C8" w:rsidTr="001A11C8">
        <w:tc>
          <w:tcPr>
            <w:tcW w:w="1033" w:type="dxa"/>
          </w:tcPr>
          <w:p w:rsidR="00D77646" w:rsidRDefault="00D77646" w:rsidP="001A11C8">
            <w:pPr>
              <w:spacing w:line="240" w:lineRule="auto"/>
              <w:jc w:val="both"/>
            </w:pPr>
            <w:r>
              <w:t>1.6</w:t>
            </w:r>
          </w:p>
        </w:tc>
        <w:tc>
          <w:tcPr>
            <w:tcW w:w="1661" w:type="dxa"/>
          </w:tcPr>
          <w:p w:rsidR="00D77646" w:rsidRDefault="00D77646" w:rsidP="001A11C8">
            <w:pPr>
              <w:spacing w:line="240" w:lineRule="auto"/>
              <w:jc w:val="both"/>
            </w:pPr>
            <w:r>
              <w:t>04/03/2015</w:t>
            </w:r>
          </w:p>
        </w:tc>
        <w:tc>
          <w:tcPr>
            <w:tcW w:w="4205" w:type="dxa"/>
          </w:tcPr>
          <w:p w:rsidR="00D77646" w:rsidRDefault="00D77646" w:rsidP="0083541D">
            <w:pPr>
              <w:spacing w:line="240" w:lineRule="auto"/>
              <w:jc w:val="both"/>
            </w:pPr>
            <w:r>
              <w:t>Retour sur les remarques AWB</w:t>
            </w:r>
          </w:p>
        </w:tc>
        <w:tc>
          <w:tcPr>
            <w:tcW w:w="2281" w:type="dxa"/>
          </w:tcPr>
          <w:p w:rsidR="00D77646" w:rsidRDefault="00D77646" w:rsidP="001A11C8">
            <w:pPr>
              <w:spacing w:line="240" w:lineRule="auto"/>
              <w:jc w:val="both"/>
            </w:pPr>
            <w:r>
              <w:t>Nadia ben Chaabene</w:t>
            </w:r>
          </w:p>
        </w:tc>
      </w:tr>
      <w:tr w:rsidR="00600DF2" w:rsidRPr="001A11C8" w:rsidTr="001A11C8">
        <w:tc>
          <w:tcPr>
            <w:tcW w:w="1033" w:type="dxa"/>
          </w:tcPr>
          <w:p w:rsidR="00600DF2" w:rsidRDefault="00600DF2" w:rsidP="001A11C8">
            <w:pPr>
              <w:spacing w:line="240" w:lineRule="auto"/>
              <w:jc w:val="both"/>
            </w:pPr>
            <w:r>
              <w:t>1.7</w:t>
            </w:r>
          </w:p>
        </w:tc>
        <w:tc>
          <w:tcPr>
            <w:tcW w:w="1661" w:type="dxa"/>
          </w:tcPr>
          <w:p w:rsidR="00600DF2" w:rsidRDefault="00600DF2" w:rsidP="001A11C8">
            <w:pPr>
              <w:spacing w:line="240" w:lineRule="auto"/>
              <w:jc w:val="both"/>
            </w:pPr>
            <w:r>
              <w:t>08/04/2015</w:t>
            </w:r>
          </w:p>
        </w:tc>
        <w:tc>
          <w:tcPr>
            <w:tcW w:w="4205" w:type="dxa"/>
          </w:tcPr>
          <w:p w:rsidR="00600DF2" w:rsidRDefault="00600DF2" w:rsidP="0083541D">
            <w:pPr>
              <w:spacing w:line="240" w:lineRule="auto"/>
              <w:jc w:val="both"/>
            </w:pPr>
            <w:r>
              <w:t>Mise à jour des gaps non retenus</w:t>
            </w:r>
          </w:p>
        </w:tc>
        <w:tc>
          <w:tcPr>
            <w:tcW w:w="2281" w:type="dxa"/>
          </w:tcPr>
          <w:p w:rsidR="00600DF2" w:rsidRDefault="00600DF2" w:rsidP="001A11C8">
            <w:pPr>
              <w:spacing w:line="240" w:lineRule="auto"/>
              <w:jc w:val="both"/>
            </w:pPr>
            <w:r>
              <w:t>Nadia ben Chaabene</w:t>
            </w:r>
          </w:p>
        </w:tc>
      </w:tr>
    </w:tbl>
    <w:p w:rsidR="00AA24F2" w:rsidRDefault="00AA24F2" w:rsidP="00327A3B">
      <w:pPr>
        <w:jc w:val="both"/>
      </w:pPr>
      <w:bookmarkStart w:id="2" w:name="_Toc319481556"/>
    </w:p>
    <w:p w:rsidR="00AA24F2" w:rsidRPr="00C53944" w:rsidRDefault="00AA24F2" w:rsidP="00327A3B">
      <w:pPr>
        <w:pBdr>
          <w:bottom w:val="single" w:sz="24" w:space="1" w:color="FFC000"/>
        </w:pBdr>
        <w:jc w:val="both"/>
        <w:rPr>
          <w:b/>
          <w:bCs/>
          <w:color w:val="404040"/>
          <w:sz w:val="32"/>
          <w:szCs w:val="32"/>
        </w:rPr>
      </w:pPr>
      <w:bookmarkStart w:id="3" w:name="_Toc358024481"/>
      <w:r w:rsidRPr="00C53944">
        <w:rPr>
          <w:b/>
          <w:bCs/>
          <w:color w:val="404040"/>
          <w:sz w:val="32"/>
          <w:szCs w:val="32"/>
        </w:rPr>
        <w:t>LISTE DE DIFFUSION</w:t>
      </w:r>
      <w:bookmarkEnd w:id="2"/>
      <w:bookmarkEnd w:id="3"/>
      <w:r w:rsidRPr="00D15A4C">
        <w:rPr>
          <w:b/>
          <w:bCs/>
          <w:color w:val="FF0000"/>
          <w:sz w:val="24"/>
          <w:szCs w:val="24"/>
        </w:rPr>
        <w:t>A compléter par AWB</w:t>
      </w:r>
    </w:p>
    <w:p w:rsidR="00AA24F2" w:rsidRPr="00457D69" w:rsidRDefault="00AA24F2" w:rsidP="00327A3B">
      <w:pPr>
        <w:jc w:val="both"/>
      </w:pPr>
    </w:p>
    <w:tbl>
      <w:tblPr>
        <w:tblW w:w="9072" w:type="dxa"/>
        <w:tblInd w:w="7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left w:w="70" w:type="dxa"/>
          <w:right w:w="70" w:type="dxa"/>
        </w:tblCellMar>
        <w:tblLook w:val="00A7"/>
      </w:tblPr>
      <w:tblGrid>
        <w:gridCol w:w="3544"/>
        <w:gridCol w:w="1418"/>
        <w:gridCol w:w="1417"/>
        <w:gridCol w:w="1361"/>
        <w:gridCol w:w="1332"/>
      </w:tblGrid>
      <w:tr w:rsidR="00AA24F2" w:rsidRPr="00CD6283" w:rsidTr="00EC131A">
        <w:trPr>
          <w:cantSplit/>
        </w:trPr>
        <w:tc>
          <w:tcPr>
            <w:tcW w:w="3544" w:type="dxa"/>
            <w:shd w:val="clear" w:color="auto" w:fill="D9D9D9"/>
          </w:tcPr>
          <w:p w:rsidR="00AA24F2" w:rsidRPr="00CD6283" w:rsidRDefault="00AA24F2" w:rsidP="00EC131A">
            <w:pPr>
              <w:spacing w:line="240" w:lineRule="auto"/>
              <w:rPr>
                <w:b/>
              </w:rPr>
            </w:pPr>
            <w:bookmarkStart w:id="4" w:name="_Toc319481557"/>
            <w:r w:rsidRPr="00CD6283">
              <w:rPr>
                <w:b/>
              </w:rPr>
              <w:t>Nom</w:t>
            </w:r>
          </w:p>
        </w:tc>
        <w:tc>
          <w:tcPr>
            <w:tcW w:w="1418" w:type="dxa"/>
            <w:shd w:val="clear" w:color="auto" w:fill="D9D9D9"/>
          </w:tcPr>
          <w:p w:rsidR="00AA24F2" w:rsidRPr="00CD6283" w:rsidRDefault="00AA24F2" w:rsidP="00EC131A">
            <w:pPr>
              <w:spacing w:line="240" w:lineRule="auto"/>
              <w:rPr>
                <w:b/>
              </w:rPr>
            </w:pPr>
            <w:r w:rsidRPr="00CD6283">
              <w:rPr>
                <w:b/>
              </w:rPr>
              <w:t>Information</w:t>
            </w:r>
          </w:p>
        </w:tc>
        <w:tc>
          <w:tcPr>
            <w:tcW w:w="1417" w:type="dxa"/>
            <w:shd w:val="clear" w:color="auto" w:fill="D9D9D9"/>
          </w:tcPr>
          <w:p w:rsidR="00AA24F2" w:rsidRPr="00CD6283" w:rsidRDefault="00AA24F2" w:rsidP="00EC131A">
            <w:pPr>
              <w:spacing w:line="240" w:lineRule="auto"/>
              <w:rPr>
                <w:b/>
              </w:rPr>
            </w:pPr>
            <w:r w:rsidRPr="00CD6283">
              <w:rPr>
                <w:b/>
              </w:rPr>
              <w:t>Vérification</w:t>
            </w:r>
          </w:p>
        </w:tc>
        <w:tc>
          <w:tcPr>
            <w:tcW w:w="1361" w:type="dxa"/>
            <w:shd w:val="clear" w:color="auto" w:fill="D9D9D9"/>
          </w:tcPr>
          <w:p w:rsidR="00AA24F2" w:rsidRPr="00CD6283" w:rsidRDefault="00AA24F2" w:rsidP="00EC131A">
            <w:pPr>
              <w:spacing w:line="240" w:lineRule="auto"/>
              <w:rPr>
                <w:b/>
              </w:rPr>
            </w:pPr>
            <w:r w:rsidRPr="00CD6283">
              <w:rPr>
                <w:b/>
              </w:rPr>
              <w:t>Approbation</w:t>
            </w:r>
          </w:p>
        </w:tc>
        <w:tc>
          <w:tcPr>
            <w:tcW w:w="1332" w:type="dxa"/>
            <w:shd w:val="clear" w:color="auto" w:fill="D9D9D9"/>
          </w:tcPr>
          <w:p w:rsidR="00AA24F2" w:rsidRPr="00CD6283" w:rsidRDefault="00AA24F2" w:rsidP="00EC131A">
            <w:pPr>
              <w:spacing w:line="240" w:lineRule="auto"/>
              <w:rPr>
                <w:b/>
              </w:rPr>
            </w:pPr>
            <w:r w:rsidRPr="00CD6283">
              <w:rPr>
                <w:b/>
              </w:rPr>
              <w:t>Application</w:t>
            </w:r>
          </w:p>
        </w:tc>
      </w:tr>
      <w:tr w:rsidR="00AA24F2" w:rsidRPr="00CD6283" w:rsidTr="00EC131A">
        <w:trPr>
          <w:cantSplit/>
          <w:trHeight w:val="237"/>
        </w:trPr>
        <w:tc>
          <w:tcPr>
            <w:tcW w:w="3544" w:type="dxa"/>
          </w:tcPr>
          <w:p w:rsidR="00AA24F2" w:rsidRPr="00CD6283" w:rsidRDefault="00AA24F2" w:rsidP="00EC131A">
            <w:pPr>
              <w:spacing w:line="240" w:lineRule="auto"/>
              <w:rPr>
                <w:b/>
              </w:rPr>
            </w:pPr>
            <w:r>
              <w:rPr>
                <w:b/>
              </w:rPr>
              <w:t>Youssef fettah</w:t>
            </w:r>
          </w:p>
        </w:tc>
        <w:tc>
          <w:tcPr>
            <w:tcW w:w="1418" w:type="dxa"/>
          </w:tcPr>
          <w:p w:rsidR="00AA24F2" w:rsidRPr="00CD6283" w:rsidRDefault="00AA24F2" w:rsidP="00EC131A">
            <w:pPr>
              <w:spacing w:line="240" w:lineRule="auto"/>
              <w:jc w:val="center"/>
              <w:rPr>
                <w:b/>
              </w:rPr>
            </w:pPr>
          </w:p>
        </w:tc>
        <w:tc>
          <w:tcPr>
            <w:tcW w:w="1417" w:type="dxa"/>
          </w:tcPr>
          <w:p w:rsidR="00AA24F2" w:rsidRPr="00CD6283" w:rsidRDefault="00AA24F2" w:rsidP="00EC131A">
            <w:pPr>
              <w:spacing w:line="240" w:lineRule="auto"/>
              <w:jc w:val="center"/>
              <w:rPr>
                <w:b/>
              </w:rPr>
            </w:pPr>
          </w:p>
        </w:tc>
        <w:tc>
          <w:tcPr>
            <w:tcW w:w="1361" w:type="dxa"/>
          </w:tcPr>
          <w:p w:rsidR="00AA24F2" w:rsidRPr="00CD6283" w:rsidRDefault="00AA24F2" w:rsidP="00EC131A">
            <w:pPr>
              <w:spacing w:line="240" w:lineRule="auto"/>
              <w:jc w:val="center"/>
              <w:rPr>
                <w:b/>
              </w:rPr>
            </w:pPr>
            <w:r>
              <w:rPr>
                <w:b/>
              </w:rPr>
              <w:t>x</w:t>
            </w:r>
          </w:p>
        </w:tc>
        <w:tc>
          <w:tcPr>
            <w:tcW w:w="1332" w:type="dxa"/>
          </w:tcPr>
          <w:p w:rsidR="00AA24F2" w:rsidRPr="00CD6283" w:rsidRDefault="00AA24F2" w:rsidP="00EC131A">
            <w:pPr>
              <w:spacing w:line="240" w:lineRule="auto"/>
              <w:rPr>
                <w:b/>
              </w:rPr>
            </w:pPr>
          </w:p>
        </w:tc>
      </w:tr>
      <w:tr w:rsidR="00AA24F2" w:rsidRPr="00CD6283" w:rsidTr="00EC131A">
        <w:trPr>
          <w:cantSplit/>
          <w:trHeight w:val="237"/>
        </w:trPr>
        <w:tc>
          <w:tcPr>
            <w:tcW w:w="3544" w:type="dxa"/>
          </w:tcPr>
          <w:p w:rsidR="00AA24F2" w:rsidRPr="00CD6283" w:rsidRDefault="00AA24F2" w:rsidP="00EC131A">
            <w:pPr>
              <w:spacing w:line="240" w:lineRule="auto"/>
              <w:rPr>
                <w:b/>
              </w:rPr>
            </w:pPr>
            <w:r>
              <w:rPr>
                <w:b/>
              </w:rPr>
              <w:t>Samira Kaine</w:t>
            </w:r>
          </w:p>
        </w:tc>
        <w:tc>
          <w:tcPr>
            <w:tcW w:w="1418" w:type="dxa"/>
          </w:tcPr>
          <w:p w:rsidR="00AA24F2" w:rsidRPr="00CD6283" w:rsidRDefault="00AA24F2" w:rsidP="00EC131A">
            <w:pPr>
              <w:spacing w:line="240" w:lineRule="auto"/>
              <w:jc w:val="center"/>
              <w:rPr>
                <w:b/>
              </w:rPr>
            </w:pPr>
          </w:p>
        </w:tc>
        <w:tc>
          <w:tcPr>
            <w:tcW w:w="1417" w:type="dxa"/>
          </w:tcPr>
          <w:p w:rsidR="00AA24F2" w:rsidRPr="00CD6283" w:rsidRDefault="00AA24F2" w:rsidP="00EC131A">
            <w:pPr>
              <w:spacing w:line="240" w:lineRule="auto"/>
              <w:jc w:val="center"/>
              <w:rPr>
                <w:b/>
              </w:rPr>
            </w:pPr>
          </w:p>
        </w:tc>
        <w:tc>
          <w:tcPr>
            <w:tcW w:w="1361" w:type="dxa"/>
          </w:tcPr>
          <w:p w:rsidR="00AA24F2" w:rsidRPr="00CD6283" w:rsidRDefault="00AA24F2" w:rsidP="00EC131A">
            <w:pPr>
              <w:spacing w:line="240" w:lineRule="auto"/>
              <w:jc w:val="center"/>
              <w:rPr>
                <w:b/>
              </w:rPr>
            </w:pPr>
            <w:r>
              <w:rPr>
                <w:b/>
              </w:rPr>
              <w:t>x</w:t>
            </w:r>
          </w:p>
        </w:tc>
        <w:tc>
          <w:tcPr>
            <w:tcW w:w="1332" w:type="dxa"/>
          </w:tcPr>
          <w:p w:rsidR="00AA24F2" w:rsidRPr="00CD6283" w:rsidRDefault="00AA24F2" w:rsidP="00EC131A">
            <w:pPr>
              <w:spacing w:line="240" w:lineRule="auto"/>
              <w:rPr>
                <w:b/>
              </w:rPr>
            </w:pPr>
          </w:p>
        </w:tc>
      </w:tr>
      <w:tr w:rsidR="00AA24F2" w:rsidRPr="00CD6283" w:rsidTr="00EC131A">
        <w:trPr>
          <w:cantSplit/>
        </w:trPr>
        <w:tc>
          <w:tcPr>
            <w:tcW w:w="3544" w:type="dxa"/>
          </w:tcPr>
          <w:p w:rsidR="00AA24F2" w:rsidRPr="00CD6283" w:rsidRDefault="00AA24F2" w:rsidP="00EC131A">
            <w:pPr>
              <w:spacing w:line="240" w:lineRule="auto"/>
              <w:rPr>
                <w:b/>
              </w:rPr>
            </w:pPr>
            <w:r>
              <w:rPr>
                <w:b/>
              </w:rPr>
              <w:t>Othman Jalal</w:t>
            </w:r>
          </w:p>
        </w:tc>
        <w:tc>
          <w:tcPr>
            <w:tcW w:w="1418" w:type="dxa"/>
          </w:tcPr>
          <w:p w:rsidR="00AA24F2" w:rsidRPr="00CD6283" w:rsidRDefault="00AA24F2" w:rsidP="00EC131A">
            <w:pPr>
              <w:spacing w:line="240" w:lineRule="auto"/>
              <w:jc w:val="center"/>
              <w:rPr>
                <w:b/>
              </w:rPr>
            </w:pPr>
          </w:p>
        </w:tc>
        <w:tc>
          <w:tcPr>
            <w:tcW w:w="1417" w:type="dxa"/>
          </w:tcPr>
          <w:p w:rsidR="00AA24F2" w:rsidRPr="00CD6283" w:rsidRDefault="00AA24F2" w:rsidP="00EC131A">
            <w:pPr>
              <w:spacing w:line="240" w:lineRule="auto"/>
              <w:jc w:val="center"/>
              <w:rPr>
                <w:b/>
              </w:rPr>
            </w:pPr>
          </w:p>
        </w:tc>
        <w:tc>
          <w:tcPr>
            <w:tcW w:w="1361" w:type="dxa"/>
          </w:tcPr>
          <w:p w:rsidR="00AA24F2" w:rsidRPr="00CD6283" w:rsidRDefault="00AA24F2" w:rsidP="00EC131A">
            <w:pPr>
              <w:spacing w:line="240" w:lineRule="auto"/>
              <w:jc w:val="center"/>
              <w:rPr>
                <w:b/>
              </w:rPr>
            </w:pPr>
            <w:r>
              <w:rPr>
                <w:b/>
              </w:rPr>
              <w:t>x</w:t>
            </w:r>
          </w:p>
        </w:tc>
        <w:tc>
          <w:tcPr>
            <w:tcW w:w="1332" w:type="dxa"/>
          </w:tcPr>
          <w:p w:rsidR="00AA24F2" w:rsidRPr="00CD6283" w:rsidRDefault="00AA24F2" w:rsidP="00EC131A">
            <w:pPr>
              <w:spacing w:line="240" w:lineRule="auto"/>
              <w:rPr>
                <w:b/>
              </w:rPr>
            </w:pPr>
          </w:p>
        </w:tc>
      </w:tr>
      <w:tr w:rsidR="00AA24F2" w:rsidRPr="00CD6283" w:rsidTr="00EC131A">
        <w:trPr>
          <w:cantSplit/>
        </w:trPr>
        <w:tc>
          <w:tcPr>
            <w:tcW w:w="3544" w:type="dxa"/>
          </w:tcPr>
          <w:p w:rsidR="00AA24F2" w:rsidRPr="00CD6283" w:rsidRDefault="00AA24F2" w:rsidP="00EC131A">
            <w:pPr>
              <w:spacing w:line="240" w:lineRule="auto"/>
              <w:rPr>
                <w:b/>
              </w:rPr>
            </w:pPr>
            <w:r>
              <w:rPr>
                <w:b/>
              </w:rPr>
              <w:t>Mohamed Amine Bouayad</w:t>
            </w:r>
          </w:p>
        </w:tc>
        <w:tc>
          <w:tcPr>
            <w:tcW w:w="1418" w:type="dxa"/>
          </w:tcPr>
          <w:p w:rsidR="00AA24F2" w:rsidRPr="00CD6283" w:rsidRDefault="00AA24F2" w:rsidP="00EC131A">
            <w:pPr>
              <w:spacing w:line="240" w:lineRule="auto"/>
              <w:jc w:val="center"/>
              <w:rPr>
                <w:b/>
              </w:rPr>
            </w:pPr>
          </w:p>
        </w:tc>
        <w:tc>
          <w:tcPr>
            <w:tcW w:w="1417" w:type="dxa"/>
          </w:tcPr>
          <w:p w:rsidR="00AA24F2" w:rsidRPr="00CD6283" w:rsidRDefault="00AA24F2" w:rsidP="00EC131A">
            <w:pPr>
              <w:spacing w:line="240" w:lineRule="auto"/>
              <w:jc w:val="center"/>
              <w:rPr>
                <w:b/>
              </w:rPr>
            </w:pPr>
          </w:p>
        </w:tc>
        <w:tc>
          <w:tcPr>
            <w:tcW w:w="1361" w:type="dxa"/>
          </w:tcPr>
          <w:p w:rsidR="00AA24F2" w:rsidRPr="00CD6283" w:rsidRDefault="00AA24F2" w:rsidP="00EC131A">
            <w:pPr>
              <w:spacing w:line="240" w:lineRule="auto"/>
              <w:jc w:val="center"/>
              <w:rPr>
                <w:b/>
              </w:rPr>
            </w:pPr>
            <w:r>
              <w:rPr>
                <w:b/>
              </w:rPr>
              <w:t>x</w:t>
            </w:r>
          </w:p>
        </w:tc>
        <w:tc>
          <w:tcPr>
            <w:tcW w:w="1332" w:type="dxa"/>
          </w:tcPr>
          <w:p w:rsidR="00AA24F2" w:rsidRPr="00CD6283" w:rsidRDefault="00AA24F2" w:rsidP="00EC131A">
            <w:pPr>
              <w:spacing w:line="240" w:lineRule="auto"/>
              <w:rPr>
                <w:b/>
              </w:rPr>
            </w:pPr>
          </w:p>
        </w:tc>
      </w:tr>
      <w:tr w:rsidR="00AA24F2" w:rsidRPr="00CD6283" w:rsidTr="00EC131A">
        <w:trPr>
          <w:cantSplit/>
        </w:trPr>
        <w:tc>
          <w:tcPr>
            <w:tcW w:w="3544" w:type="dxa"/>
          </w:tcPr>
          <w:p w:rsidR="00AA24F2" w:rsidRPr="00CD6283" w:rsidRDefault="00AA24F2" w:rsidP="00EC131A">
            <w:pPr>
              <w:spacing w:line="240" w:lineRule="auto"/>
              <w:rPr>
                <w:b/>
              </w:rPr>
            </w:pPr>
            <w:r>
              <w:rPr>
                <w:b/>
              </w:rPr>
              <w:t>Hamza tahiri</w:t>
            </w:r>
          </w:p>
        </w:tc>
        <w:tc>
          <w:tcPr>
            <w:tcW w:w="1418" w:type="dxa"/>
          </w:tcPr>
          <w:p w:rsidR="00AA24F2" w:rsidRPr="00CD6283" w:rsidRDefault="00AA24F2" w:rsidP="00EC131A">
            <w:pPr>
              <w:spacing w:line="240" w:lineRule="auto"/>
              <w:jc w:val="center"/>
              <w:rPr>
                <w:b/>
              </w:rPr>
            </w:pPr>
          </w:p>
        </w:tc>
        <w:tc>
          <w:tcPr>
            <w:tcW w:w="1417" w:type="dxa"/>
          </w:tcPr>
          <w:p w:rsidR="00AA24F2" w:rsidRPr="00CD6283" w:rsidRDefault="00AA24F2" w:rsidP="00EC131A">
            <w:pPr>
              <w:spacing w:line="240" w:lineRule="auto"/>
              <w:jc w:val="center"/>
              <w:rPr>
                <w:b/>
              </w:rPr>
            </w:pPr>
          </w:p>
        </w:tc>
        <w:tc>
          <w:tcPr>
            <w:tcW w:w="1361" w:type="dxa"/>
          </w:tcPr>
          <w:p w:rsidR="00AA24F2" w:rsidRPr="00CD6283" w:rsidRDefault="00AA24F2" w:rsidP="00EC131A">
            <w:pPr>
              <w:spacing w:line="240" w:lineRule="auto"/>
              <w:jc w:val="center"/>
              <w:rPr>
                <w:b/>
              </w:rPr>
            </w:pPr>
            <w:r>
              <w:rPr>
                <w:b/>
              </w:rPr>
              <w:t>x</w:t>
            </w:r>
          </w:p>
        </w:tc>
        <w:tc>
          <w:tcPr>
            <w:tcW w:w="1332" w:type="dxa"/>
          </w:tcPr>
          <w:p w:rsidR="00AA24F2" w:rsidRPr="00CD6283" w:rsidRDefault="00AA24F2" w:rsidP="00EC131A">
            <w:pPr>
              <w:spacing w:line="240" w:lineRule="auto"/>
              <w:rPr>
                <w:b/>
              </w:rPr>
            </w:pPr>
          </w:p>
        </w:tc>
      </w:tr>
      <w:tr w:rsidR="00AA24F2" w:rsidRPr="00CD6283" w:rsidTr="00EC131A">
        <w:trPr>
          <w:cantSplit/>
        </w:trPr>
        <w:tc>
          <w:tcPr>
            <w:tcW w:w="3544" w:type="dxa"/>
          </w:tcPr>
          <w:p w:rsidR="00AA24F2" w:rsidRPr="00CD6283" w:rsidRDefault="00AA24F2" w:rsidP="00EC131A">
            <w:pPr>
              <w:spacing w:line="240" w:lineRule="auto"/>
              <w:rPr>
                <w:b/>
              </w:rPr>
            </w:pPr>
            <w:r>
              <w:rPr>
                <w:b/>
              </w:rPr>
              <w:t>Ahmed Aaddi</w:t>
            </w:r>
          </w:p>
        </w:tc>
        <w:tc>
          <w:tcPr>
            <w:tcW w:w="1418" w:type="dxa"/>
          </w:tcPr>
          <w:p w:rsidR="00AA24F2" w:rsidRPr="00CD6283" w:rsidRDefault="00AA24F2" w:rsidP="00EC131A">
            <w:pPr>
              <w:spacing w:line="240" w:lineRule="auto"/>
              <w:jc w:val="center"/>
              <w:rPr>
                <w:b/>
              </w:rPr>
            </w:pPr>
          </w:p>
        </w:tc>
        <w:tc>
          <w:tcPr>
            <w:tcW w:w="1417" w:type="dxa"/>
          </w:tcPr>
          <w:p w:rsidR="00AA24F2" w:rsidRPr="00CD6283" w:rsidRDefault="00AA24F2" w:rsidP="00EC131A">
            <w:pPr>
              <w:spacing w:line="240" w:lineRule="auto"/>
              <w:jc w:val="center"/>
              <w:rPr>
                <w:b/>
              </w:rPr>
            </w:pPr>
          </w:p>
        </w:tc>
        <w:tc>
          <w:tcPr>
            <w:tcW w:w="1361" w:type="dxa"/>
          </w:tcPr>
          <w:p w:rsidR="00AA24F2" w:rsidRPr="00CD6283" w:rsidRDefault="00AA24F2" w:rsidP="00EC131A">
            <w:pPr>
              <w:spacing w:line="240" w:lineRule="auto"/>
              <w:jc w:val="center"/>
              <w:rPr>
                <w:b/>
              </w:rPr>
            </w:pPr>
            <w:r>
              <w:rPr>
                <w:b/>
              </w:rPr>
              <w:t>x</w:t>
            </w:r>
          </w:p>
        </w:tc>
        <w:tc>
          <w:tcPr>
            <w:tcW w:w="1332" w:type="dxa"/>
          </w:tcPr>
          <w:p w:rsidR="00AA24F2" w:rsidRPr="00CD6283" w:rsidRDefault="00AA24F2" w:rsidP="00EC131A">
            <w:pPr>
              <w:spacing w:line="240" w:lineRule="auto"/>
              <w:rPr>
                <w:b/>
              </w:rPr>
            </w:pPr>
          </w:p>
        </w:tc>
      </w:tr>
      <w:tr w:rsidR="00AA24F2" w:rsidRPr="00CD6283" w:rsidTr="00EC131A">
        <w:trPr>
          <w:cantSplit/>
        </w:trPr>
        <w:tc>
          <w:tcPr>
            <w:tcW w:w="3544" w:type="dxa"/>
          </w:tcPr>
          <w:p w:rsidR="00AA24F2" w:rsidRPr="00CD6283" w:rsidRDefault="00AA24F2" w:rsidP="00EC131A">
            <w:pPr>
              <w:spacing w:line="240" w:lineRule="auto"/>
              <w:rPr>
                <w:b/>
              </w:rPr>
            </w:pPr>
            <w:r>
              <w:rPr>
                <w:b/>
              </w:rPr>
              <w:t>Mohamed soussi</w:t>
            </w:r>
          </w:p>
        </w:tc>
        <w:tc>
          <w:tcPr>
            <w:tcW w:w="1418" w:type="dxa"/>
          </w:tcPr>
          <w:p w:rsidR="00AA24F2" w:rsidRPr="00CD6283" w:rsidRDefault="00C817E5" w:rsidP="00EC131A">
            <w:pPr>
              <w:spacing w:line="240" w:lineRule="auto"/>
              <w:jc w:val="center"/>
              <w:rPr>
                <w:b/>
              </w:rPr>
            </w:pPr>
            <w:r>
              <w:rPr>
                <w:b/>
              </w:rPr>
              <w:t>X</w:t>
            </w:r>
          </w:p>
        </w:tc>
        <w:tc>
          <w:tcPr>
            <w:tcW w:w="1417" w:type="dxa"/>
          </w:tcPr>
          <w:p w:rsidR="00AA24F2" w:rsidRPr="00CD6283" w:rsidRDefault="00AA24F2" w:rsidP="00EC131A">
            <w:pPr>
              <w:spacing w:line="240" w:lineRule="auto"/>
              <w:jc w:val="center"/>
              <w:rPr>
                <w:b/>
              </w:rPr>
            </w:pPr>
          </w:p>
        </w:tc>
        <w:tc>
          <w:tcPr>
            <w:tcW w:w="1361" w:type="dxa"/>
          </w:tcPr>
          <w:p w:rsidR="00AA24F2" w:rsidRPr="00CD6283" w:rsidRDefault="00AA24F2" w:rsidP="00EC131A">
            <w:pPr>
              <w:spacing w:line="240" w:lineRule="auto"/>
              <w:jc w:val="center"/>
              <w:rPr>
                <w:b/>
              </w:rPr>
            </w:pPr>
          </w:p>
        </w:tc>
        <w:tc>
          <w:tcPr>
            <w:tcW w:w="1332" w:type="dxa"/>
          </w:tcPr>
          <w:p w:rsidR="00AA24F2" w:rsidRPr="00CD6283" w:rsidRDefault="00AA24F2" w:rsidP="00EC131A">
            <w:pPr>
              <w:spacing w:line="240" w:lineRule="auto"/>
              <w:rPr>
                <w:b/>
              </w:rPr>
            </w:pPr>
          </w:p>
        </w:tc>
      </w:tr>
      <w:tr w:rsidR="00AA24F2" w:rsidRPr="00CD6283" w:rsidTr="00EC131A">
        <w:trPr>
          <w:cantSplit/>
        </w:trPr>
        <w:tc>
          <w:tcPr>
            <w:tcW w:w="3544" w:type="dxa"/>
          </w:tcPr>
          <w:p w:rsidR="00AA24F2" w:rsidRPr="00CD6283" w:rsidRDefault="00AA24F2" w:rsidP="00EC131A">
            <w:pPr>
              <w:spacing w:line="240" w:lineRule="auto"/>
              <w:rPr>
                <w:b/>
              </w:rPr>
            </w:pPr>
            <w:r>
              <w:rPr>
                <w:b/>
              </w:rPr>
              <w:t>Othmane Daky</w:t>
            </w:r>
          </w:p>
        </w:tc>
        <w:tc>
          <w:tcPr>
            <w:tcW w:w="1418" w:type="dxa"/>
          </w:tcPr>
          <w:p w:rsidR="00AA24F2" w:rsidRPr="00CD6283" w:rsidRDefault="00C817E5" w:rsidP="00EC131A">
            <w:pPr>
              <w:spacing w:line="240" w:lineRule="auto"/>
              <w:jc w:val="center"/>
              <w:rPr>
                <w:b/>
              </w:rPr>
            </w:pPr>
            <w:r>
              <w:rPr>
                <w:b/>
              </w:rPr>
              <w:t>X</w:t>
            </w:r>
          </w:p>
        </w:tc>
        <w:tc>
          <w:tcPr>
            <w:tcW w:w="1417" w:type="dxa"/>
          </w:tcPr>
          <w:p w:rsidR="00AA24F2" w:rsidRPr="00CD6283" w:rsidRDefault="00AA24F2" w:rsidP="00EC131A">
            <w:pPr>
              <w:spacing w:line="240" w:lineRule="auto"/>
              <w:jc w:val="center"/>
              <w:rPr>
                <w:b/>
              </w:rPr>
            </w:pPr>
          </w:p>
        </w:tc>
        <w:tc>
          <w:tcPr>
            <w:tcW w:w="1361" w:type="dxa"/>
          </w:tcPr>
          <w:p w:rsidR="00AA24F2" w:rsidRPr="00CD6283" w:rsidRDefault="00AA24F2" w:rsidP="00EC131A">
            <w:pPr>
              <w:spacing w:line="240" w:lineRule="auto"/>
              <w:jc w:val="center"/>
              <w:rPr>
                <w:b/>
              </w:rPr>
            </w:pPr>
          </w:p>
        </w:tc>
        <w:tc>
          <w:tcPr>
            <w:tcW w:w="1332" w:type="dxa"/>
          </w:tcPr>
          <w:p w:rsidR="00AA24F2" w:rsidRPr="00CD6283" w:rsidRDefault="00AA24F2" w:rsidP="00EC131A">
            <w:pPr>
              <w:spacing w:line="240" w:lineRule="auto"/>
              <w:rPr>
                <w:b/>
              </w:rPr>
            </w:pPr>
          </w:p>
        </w:tc>
      </w:tr>
      <w:tr w:rsidR="00AA24F2" w:rsidRPr="00CD6283" w:rsidTr="00EC131A">
        <w:trPr>
          <w:cantSplit/>
        </w:trPr>
        <w:tc>
          <w:tcPr>
            <w:tcW w:w="3544" w:type="dxa"/>
          </w:tcPr>
          <w:p w:rsidR="00AA24F2" w:rsidRPr="00CD6283" w:rsidRDefault="00AA24F2" w:rsidP="00EC131A">
            <w:pPr>
              <w:spacing w:line="240" w:lineRule="auto"/>
              <w:rPr>
                <w:b/>
              </w:rPr>
            </w:pPr>
            <w:r>
              <w:rPr>
                <w:b/>
              </w:rPr>
              <w:t>Omar Loukili</w:t>
            </w:r>
          </w:p>
        </w:tc>
        <w:tc>
          <w:tcPr>
            <w:tcW w:w="1418" w:type="dxa"/>
          </w:tcPr>
          <w:p w:rsidR="00AA24F2" w:rsidRPr="00CD6283" w:rsidRDefault="00C817E5" w:rsidP="00EC131A">
            <w:pPr>
              <w:spacing w:line="240" w:lineRule="auto"/>
              <w:jc w:val="center"/>
              <w:rPr>
                <w:b/>
              </w:rPr>
            </w:pPr>
            <w:r>
              <w:rPr>
                <w:b/>
              </w:rPr>
              <w:t>X</w:t>
            </w:r>
          </w:p>
        </w:tc>
        <w:tc>
          <w:tcPr>
            <w:tcW w:w="1417" w:type="dxa"/>
          </w:tcPr>
          <w:p w:rsidR="00AA24F2" w:rsidRPr="00CD6283" w:rsidRDefault="00AA24F2" w:rsidP="00EC131A">
            <w:pPr>
              <w:spacing w:line="240" w:lineRule="auto"/>
              <w:jc w:val="center"/>
              <w:rPr>
                <w:b/>
              </w:rPr>
            </w:pPr>
          </w:p>
        </w:tc>
        <w:tc>
          <w:tcPr>
            <w:tcW w:w="1361" w:type="dxa"/>
          </w:tcPr>
          <w:p w:rsidR="00AA24F2" w:rsidRPr="00CD6283" w:rsidRDefault="00AA24F2" w:rsidP="00EC131A">
            <w:pPr>
              <w:spacing w:line="240" w:lineRule="auto"/>
              <w:jc w:val="center"/>
              <w:rPr>
                <w:b/>
              </w:rPr>
            </w:pPr>
          </w:p>
        </w:tc>
        <w:tc>
          <w:tcPr>
            <w:tcW w:w="1332" w:type="dxa"/>
          </w:tcPr>
          <w:p w:rsidR="00AA24F2" w:rsidRPr="00CD6283" w:rsidRDefault="00AA24F2" w:rsidP="00EC131A">
            <w:pPr>
              <w:spacing w:line="240" w:lineRule="auto"/>
              <w:rPr>
                <w:b/>
              </w:rPr>
            </w:pPr>
          </w:p>
        </w:tc>
      </w:tr>
      <w:tr w:rsidR="00AA24F2" w:rsidRPr="00CD6283" w:rsidTr="00EC131A">
        <w:trPr>
          <w:cantSplit/>
        </w:trPr>
        <w:tc>
          <w:tcPr>
            <w:tcW w:w="3544" w:type="dxa"/>
          </w:tcPr>
          <w:p w:rsidR="00AA24F2" w:rsidRPr="00CD6283" w:rsidRDefault="00AA24F2" w:rsidP="00EC131A">
            <w:pPr>
              <w:spacing w:line="240" w:lineRule="auto"/>
              <w:rPr>
                <w:b/>
              </w:rPr>
            </w:pPr>
            <w:r>
              <w:rPr>
                <w:b/>
              </w:rPr>
              <w:t>Soumaya Lrhezzioui</w:t>
            </w:r>
          </w:p>
        </w:tc>
        <w:tc>
          <w:tcPr>
            <w:tcW w:w="1418" w:type="dxa"/>
          </w:tcPr>
          <w:p w:rsidR="00AA24F2" w:rsidRPr="00CD6283" w:rsidRDefault="00C817E5" w:rsidP="00EC131A">
            <w:pPr>
              <w:spacing w:line="240" w:lineRule="auto"/>
              <w:jc w:val="center"/>
              <w:rPr>
                <w:b/>
              </w:rPr>
            </w:pPr>
            <w:r>
              <w:rPr>
                <w:b/>
              </w:rPr>
              <w:t>X</w:t>
            </w:r>
          </w:p>
        </w:tc>
        <w:tc>
          <w:tcPr>
            <w:tcW w:w="1417" w:type="dxa"/>
          </w:tcPr>
          <w:p w:rsidR="00AA24F2" w:rsidRPr="00CD6283" w:rsidRDefault="00AA24F2" w:rsidP="00EC131A">
            <w:pPr>
              <w:spacing w:line="240" w:lineRule="auto"/>
              <w:jc w:val="center"/>
              <w:rPr>
                <w:b/>
              </w:rPr>
            </w:pPr>
          </w:p>
        </w:tc>
        <w:tc>
          <w:tcPr>
            <w:tcW w:w="1361" w:type="dxa"/>
          </w:tcPr>
          <w:p w:rsidR="00AA24F2" w:rsidRPr="00CD6283" w:rsidRDefault="00AA24F2" w:rsidP="00EC131A">
            <w:pPr>
              <w:spacing w:line="240" w:lineRule="auto"/>
              <w:jc w:val="center"/>
              <w:rPr>
                <w:b/>
              </w:rPr>
            </w:pPr>
          </w:p>
        </w:tc>
        <w:tc>
          <w:tcPr>
            <w:tcW w:w="1332" w:type="dxa"/>
          </w:tcPr>
          <w:p w:rsidR="00AA24F2" w:rsidRPr="00CD6283" w:rsidRDefault="00AA24F2" w:rsidP="00EC131A">
            <w:pPr>
              <w:spacing w:line="240" w:lineRule="auto"/>
              <w:rPr>
                <w:b/>
              </w:rPr>
            </w:pPr>
          </w:p>
        </w:tc>
      </w:tr>
      <w:tr w:rsidR="00AA24F2" w:rsidRPr="00CD6283" w:rsidTr="00EC131A">
        <w:trPr>
          <w:cantSplit/>
        </w:trPr>
        <w:tc>
          <w:tcPr>
            <w:tcW w:w="3544" w:type="dxa"/>
          </w:tcPr>
          <w:p w:rsidR="00AA24F2" w:rsidRPr="00CD6283" w:rsidRDefault="00AA24F2" w:rsidP="00EC131A">
            <w:pPr>
              <w:spacing w:line="240" w:lineRule="auto"/>
              <w:rPr>
                <w:b/>
              </w:rPr>
            </w:pPr>
            <w:r>
              <w:rPr>
                <w:b/>
              </w:rPr>
              <w:t>Sanaa Chemsi</w:t>
            </w:r>
          </w:p>
        </w:tc>
        <w:tc>
          <w:tcPr>
            <w:tcW w:w="1418" w:type="dxa"/>
          </w:tcPr>
          <w:p w:rsidR="00AA24F2" w:rsidRPr="00CD6283" w:rsidRDefault="00C817E5" w:rsidP="00EC131A">
            <w:pPr>
              <w:spacing w:line="240" w:lineRule="auto"/>
              <w:jc w:val="center"/>
              <w:rPr>
                <w:b/>
              </w:rPr>
            </w:pPr>
            <w:r>
              <w:rPr>
                <w:b/>
              </w:rPr>
              <w:t>X</w:t>
            </w:r>
          </w:p>
        </w:tc>
        <w:tc>
          <w:tcPr>
            <w:tcW w:w="1417" w:type="dxa"/>
          </w:tcPr>
          <w:p w:rsidR="00AA24F2" w:rsidRPr="00CD6283" w:rsidRDefault="00AA24F2" w:rsidP="00EC131A">
            <w:pPr>
              <w:spacing w:line="240" w:lineRule="auto"/>
              <w:jc w:val="center"/>
              <w:rPr>
                <w:b/>
              </w:rPr>
            </w:pPr>
          </w:p>
        </w:tc>
        <w:tc>
          <w:tcPr>
            <w:tcW w:w="1361" w:type="dxa"/>
          </w:tcPr>
          <w:p w:rsidR="00AA24F2" w:rsidRPr="00CD6283" w:rsidRDefault="00AA24F2" w:rsidP="00EC131A">
            <w:pPr>
              <w:spacing w:line="240" w:lineRule="auto"/>
              <w:jc w:val="center"/>
              <w:rPr>
                <w:b/>
              </w:rPr>
            </w:pPr>
          </w:p>
        </w:tc>
        <w:tc>
          <w:tcPr>
            <w:tcW w:w="1332" w:type="dxa"/>
          </w:tcPr>
          <w:p w:rsidR="00AA24F2" w:rsidRPr="00CD6283" w:rsidRDefault="00AA24F2" w:rsidP="00EC131A">
            <w:pPr>
              <w:spacing w:line="240" w:lineRule="auto"/>
              <w:rPr>
                <w:b/>
              </w:rPr>
            </w:pPr>
          </w:p>
        </w:tc>
      </w:tr>
      <w:tr w:rsidR="00AA24F2" w:rsidRPr="00CD6283" w:rsidTr="00EC131A">
        <w:trPr>
          <w:cantSplit/>
        </w:trPr>
        <w:tc>
          <w:tcPr>
            <w:tcW w:w="3544" w:type="dxa"/>
          </w:tcPr>
          <w:p w:rsidR="00AA24F2" w:rsidRPr="00CD6283" w:rsidRDefault="00AA24F2" w:rsidP="00EC131A">
            <w:pPr>
              <w:spacing w:line="240" w:lineRule="auto"/>
              <w:rPr>
                <w:b/>
              </w:rPr>
            </w:pPr>
            <w:r>
              <w:rPr>
                <w:b/>
              </w:rPr>
              <w:t>Siham Lachaal</w:t>
            </w:r>
          </w:p>
        </w:tc>
        <w:tc>
          <w:tcPr>
            <w:tcW w:w="1418" w:type="dxa"/>
          </w:tcPr>
          <w:p w:rsidR="00AA24F2" w:rsidRPr="00CD6283" w:rsidRDefault="00C817E5" w:rsidP="00EC131A">
            <w:pPr>
              <w:spacing w:line="240" w:lineRule="auto"/>
              <w:jc w:val="center"/>
              <w:rPr>
                <w:b/>
              </w:rPr>
            </w:pPr>
            <w:r>
              <w:rPr>
                <w:b/>
              </w:rPr>
              <w:t>X</w:t>
            </w:r>
          </w:p>
        </w:tc>
        <w:tc>
          <w:tcPr>
            <w:tcW w:w="1417" w:type="dxa"/>
          </w:tcPr>
          <w:p w:rsidR="00AA24F2" w:rsidRPr="00CD6283" w:rsidRDefault="00AA24F2" w:rsidP="00EC131A">
            <w:pPr>
              <w:spacing w:line="240" w:lineRule="auto"/>
              <w:jc w:val="center"/>
              <w:rPr>
                <w:b/>
              </w:rPr>
            </w:pPr>
          </w:p>
        </w:tc>
        <w:tc>
          <w:tcPr>
            <w:tcW w:w="1361" w:type="dxa"/>
          </w:tcPr>
          <w:p w:rsidR="00AA24F2" w:rsidRPr="00CD6283" w:rsidRDefault="00AA24F2" w:rsidP="00EC131A">
            <w:pPr>
              <w:spacing w:line="240" w:lineRule="auto"/>
              <w:jc w:val="center"/>
              <w:rPr>
                <w:b/>
              </w:rPr>
            </w:pPr>
          </w:p>
        </w:tc>
        <w:tc>
          <w:tcPr>
            <w:tcW w:w="1332" w:type="dxa"/>
          </w:tcPr>
          <w:p w:rsidR="00AA24F2" w:rsidRPr="00CD6283" w:rsidRDefault="00AA24F2" w:rsidP="00EC131A">
            <w:pPr>
              <w:spacing w:line="240" w:lineRule="auto"/>
              <w:rPr>
                <w:b/>
              </w:rPr>
            </w:pPr>
          </w:p>
        </w:tc>
      </w:tr>
      <w:tr w:rsidR="00AA24F2" w:rsidRPr="00CD6283" w:rsidTr="00EC131A">
        <w:trPr>
          <w:cantSplit/>
        </w:trPr>
        <w:tc>
          <w:tcPr>
            <w:tcW w:w="3544" w:type="dxa"/>
          </w:tcPr>
          <w:p w:rsidR="00AA24F2" w:rsidRPr="00CD6283" w:rsidRDefault="00AA24F2" w:rsidP="00EC131A">
            <w:pPr>
              <w:spacing w:line="240" w:lineRule="auto"/>
              <w:rPr>
                <w:b/>
              </w:rPr>
            </w:pPr>
            <w:r>
              <w:rPr>
                <w:b/>
              </w:rPr>
              <w:t>Anass Idrissi Sbai</w:t>
            </w:r>
          </w:p>
        </w:tc>
        <w:tc>
          <w:tcPr>
            <w:tcW w:w="1418" w:type="dxa"/>
          </w:tcPr>
          <w:p w:rsidR="00AA24F2" w:rsidRPr="00CD6283" w:rsidRDefault="00C817E5" w:rsidP="00EC131A">
            <w:pPr>
              <w:spacing w:line="240" w:lineRule="auto"/>
              <w:jc w:val="center"/>
              <w:rPr>
                <w:b/>
              </w:rPr>
            </w:pPr>
            <w:r>
              <w:rPr>
                <w:b/>
              </w:rPr>
              <w:t>X</w:t>
            </w:r>
          </w:p>
        </w:tc>
        <w:tc>
          <w:tcPr>
            <w:tcW w:w="1417" w:type="dxa"/>
          </w:tcPr>
          <w:p w:rsidR="00AA24F2" w:rsidRPr="00CD6283" w:rsidRDefault="00AA24F2" w:rsidP="00EC131A">
            <w:pPr>
              <w:spacing w:line="240" w:lineRule="auto"/>
              <w:jc w:val="center"/>
              <w:rPr>
                <w:b/>
              </w:rPr>
            </w:pPr>
          </w:p>
        </w:tc>
        <w:tc>
          <w:tcPr>
            <w:tcW w:w="1361" w:type="dxa"/>
          </w:tcPr>
          <w:p w:rsidR="00AA24F2" w:rsidRPr="00CD6283" w:rsidRDefault="00AA24F2" w:rsidP="00EC131A">
            <w:pPr>
              <w:spacing w:line="240" w:lineRule="auto"/>
              <w:jc w:val="center"/>
              <w:rPr>
                <w:b/>
              </w:rPr>
            </w:pPr>
          </w:p>
        </w:tc>
        <w:tc>
          <w:tcPr>
            <w:tcW w:w="1332" w:type="dxa"/>
          </w:tcPr>
          <w:p w:rsidR="00AA24F2" w:rsidRPr="00CD6283" w:rsidRDefault="00AA24F2" w:rsidP="00EC131A">
            <w:pPr>
              <w:spacing w:line="240" w:lineRule="auto"/>
              <w:rPr>
                <w:b/>
              </w:rPr>
            </w:pPr>
          </w:p>
        </w:tc>
      </w:tr>
      <w:tr w:rsidR="00AA24F2" w:rsidRPr="00CD6283" w:rsidTr="00EC131A">
        <w:trPr>
          <w:cantSplit/>
        </w:trPr>
        <w:tc>
          <w:tcPr>
            <w:tcW w:w="3544" w:type="dxa"/>
          </w:tcPr>
          <w:p w:rsidR="00AA24F2" w:rsidRPr="00CD6283" w:rsidRDefault="00AA24F2" w:rsidP="00EC131A">
            <w:pPr>
              <w:spacing w:line="240" w:lineRule="auto"/>
              <w:rPr>
                <w:b/>
              </w:rPr>
            </w:pPr>
            <w:r>
              <w:rPr>
                <w:b/>
              </w:rPr>
              <w:t>Duhamel Quentin</w:t>
            </w:r>
          </w:p>
        </w:tc>
        <w:tc>
          <w:tcPr>
            <w:tcW w:w="1418" w:type="dxa"/>
          </w:tcPr>
          <w:p w:rsidR="00AA24F2" w:rsidRPr="00CD6283" w:rsidRDefault="00C817E5" w:rsidP="00EC131A">
            <w:pPr>
              <w:spacing w:line="240" w:lineRule="auto"/>
              <w:jc w:val="center"/>
              <w:rPr>
                <w:b/>
              </w:rPr>
            </w:pPr>
            <w:r>
              <w:rPr>
                <w:b/>
              </w:rPr>
              <w:t>X</w:t>
            </w:r>
          </w:p>
        </w:tc>
        <w:tc>
          <w:tcPr>
            <w:tcW w:w="1417" w:type="dxa"/>
          </w:tcPr>
          <w:p w:rsidR="00AA24F2" w:rsidRPr="00CD6283" w:rsidRDefault="00AA24F2" w:rsidP="00EC131A">
            <w:pPr>
              <w:spacing w:line="240" w:lineRule="auto"/>
              <w:jc w:val="center"/>
              <w:rPr>
                <w:b/>
              </w:rPr>
            </w:pPr>
          </w:p>
        </w:tc>
        <w:tc>
          <w:tcPr>
            <w:tcW w:w="1361" w:type="dxa"/>
          </w:tcPr>
          <w:p w:rsidR="00AA24F2" w:rsidRPr="00CD6283" w:rsidRDefault="00AA24F2" w:rsidP="00EC131A">
            <w:pPr>
              <w:spacing w:line="240" w:lineRule="auto"/>
              <w:jc w:val="center"/>
              <w:rPr>
                <w:b/>
              </w:rPr>
            </w:pPr>
          </w:p>
        </w:tc>
        <w:tc>
          <w:tcPr>
            <w:tcW w:w="1332" w:type="dxa"/>
          </w:tcPr>
          <w:p w:rsidR="00AA24F2" w:rsidRPr="00CD6283" w:rsidRDefault="00AA24F2" w:rsidP="00EC131A">
            <w:pPr>
              <w:spacing w:line="240" w:lineRule="auto"/>
              <w:rPr>
                <w:b/>
              </w:rPr>
            </w:pPr>
          </w:p>
        </w:tc>
      </w:tr>
    </w:tbl>
    <w:p w:rsidR="00AA24F2" w:rsidRDefault="00AA24F2" w:rsidP="00327A3B">
      <w:pPr>
        <w:jc w:val="both"/>
      </w:pPr>
    </w:p>
    <w:p w:rsidR="00AA24F2" w:rsidRPr="00C53944" w:rsidRDefault="00AA24F2" w:rsidP="00327A3B">
      <w:pPr>
        <w:pBdr>
          <w:bottom w:val="single" w:sz="24" w:space="1" w:color="FFC000"/>
        </w:pBdr>
        <w:jc w:val="both"/>
        <w:rPr>
          <w:b/>
          <w:bCs/>
          <w:color w:val="404040"/>
          <w:sz w:val="32"/>
          <w:szCs w:val="32"/>
        </w:rPr>
      </w:pPr>
      <w:bookmarkStart w:id="5" w:name="_Toc358024482"/>
      <w:r w:rsidRPr="00C53944">
        <w:rPr>
          <w:b/>
          <w:bCs/>
          <w:color w:val="404040"/>
          <w:sz w:val="32"/>
          <w:szCs w:val="32"/>
        </w:rPr>
        <w:t xml:space="preserve">DOCUMENTS APPLICABLES </w:t>
      </w:r>
      <w:bookmarkEnd w:id="4"/>
      <w:r w:rsidRPr="00C53944">
        <w:rPr>
          <w:b/>
          <w:bCs/>
          <w:color w:val="404040"/>
          <w:sz w:val="32"/>
          <w:szCs w:val="32"/>
        </w:rPr>
        <w:t>ET DE REFERENCE</w:t>
      </w:r>
      <w:bookmarkEnd w:id="5"/>
    </w:p>
    <w:p w:rsidR="00AA24F2" w:rsidRPr="00457D69" w:rsidRDefault="00AA24F2" w:rsidP="00327A3B">
      <w:pPr>
        <w:jc w:val="both"/>
      </w:pPr>
    </w:p>
    <w:tbl>
      <w:tblPr>
        <w:tblW w:w="9072" w:type="dxa"/>
        <w:tblInd w:w="7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left w:w="70" w:type="dxa"/>
          <w:right w:w="70" w:type="dxa"/>
        </w:tblCellMar>
        <w:tblLook w:val="00A7"/>
      </w:tblPr>
      <w:tblGrid>
        <w:gridCol w:w="4678"/>
        <w:gridCol w:w="2977"/>
        <w:gridCol w:w="1417"/>
      </w:tblGrid>
      <w:tr w:rsidR="00AA24F2" w:rsidRPr="001A11C8" w:rsidTr="00BA7060">
        <w:trPr>
          <w:cantSplit/>
          <w:trHeight w:val="279"/>
        </w:trPr>
        <w:tc>
          <w:tcPr>
            <w:tcW w:w="4678" w:type="dxa"/>
            <w:shd w:val="clear" w:color="auto" w:fill="D9D9D9"/>
          </w:tcPr>
          <w:p w:rsidR="00AA24F2" w:rsidRPr="001A11C8" w:rsidRDefault="00AA24F2" w:rsidP="00327A3B">
            <w:pPr>
              <w:spacing w:line="240" w:lineRule="auto"/>
              <w:jc w:val="both"/>
              <w:rPr>
                <w:b/>
              </w:rPr>
            </w:pPr>
            <w:r w:rsidRPr="001A11C8">
              <w:rPr>
                <w:b/>
              </w:rPr>
              <w:t>Titre</w:t>
            </w:r>
          </w:p>
        </w:tc>
        <w:tc>
          <w:tcPr>
            <w:tcW w:w="2977" w:type="dxa"/>
            <w:shd w:val="clear" w:color="auto" w:fill="D9D9D9"/>
          </w:tcPr>
          <w:p w:rsidR="00AA24F2" w:rsidRPr="001A11C8" w:rsidRDefault="00AA24F2" w:rsidP="00327A3B">
            <w:pPr>
              <w:spacing w:line="240" w:lineRule="auto"/>
              <w:jc w:val="both"/>
              <w:rPr>
                <w:b/>
              </w:rPr>
            </w:pPr>
            <w:r w:rsidRPr="001A11C8">
              <w:rPr>
                <w:b/>
              </w:rPr>
              <w:t>Référence (R) / Applicable (A)</w:t>
            </w:r>
          </w:p>
        </w:tc>
        <w:tc>
          <w:tcPr>
            <w:tcW w:w="1417" w:type="dxa"/>
            <w:shd w:val="clear" w:color="auto" w:fill="D9D9D9"/>
          </w:tcPr>
          <w:p w:rsidR="00AA24F2" w:rsidRPr="001A11C8" w:rsidRDefault="00AA24F2" w:rsidP="00327A3B">
            <w:pPr>
              <w:spacing w:line="240" w:lineRule="auto"/>
              <w:jc w:val="both"/>
              <w:rPr>
                <w:b/>
              </w:rPr>
            </w:pPr>
            <w:r w:rsidRPr="001A11C8">
              <w:rPr>
                <w:b/>
              </w:rPr>
              <w:t>Version</w:t>
            </w:r>
          </w:p>
        </w:tc>
      </w:tr>
      <w:tr w:rsidR="00AA24F2" w:rsidRPr="001A11C8" w:rsidTr="00BA7060">
        <w:trPr>
          <w:cantSplit/>
        </w:trPr>
        <w:tc>
          <w:tcPr>
            <w:tcW w:w="4678" w:type="dxa"/>
          </w:tcPr>
          <w:p w:rsidR="00AA24F2" w:rsidRPr="001A11C8" w:rsidRDefault="00AA24F2" w:rsidP="00327A3B">
            <w:pPr>
              <w:spacing w:line="240" w:lineRule="auto"/>
              <w:jc w:val="both"/>
              <w:rPr>
                <w:b/>
              </w:rPr>
            </w:pPr>
          </w:p>
        </w:tc>
        <w:tc>
          <w:tcPr>
            <w:tcW w:w="2977" w:type="dxa"/>
          </w:tcPr>
          <w:p w:rsidR="00AA24F2" w:rsidRPr="001A11C8" w:rsidRDefault="00AA24F2" w:rsidP="00327A3B">
            <w:pPr>
              <w:spacing w:line="240" w:lineRule="auto"/>
              <w:jc w:val="both"/>
              <w:rPr>
                <w:b/>
              </w:rPr>
            </w:pPr>
          </w:p>
        </w:tc>
        <w:tc>
          <w:tcPr>
            <w:tcW w:w="1417" w:type="dxa"/>
          </w:tcPr>
          <w:p w:rsidR="00AA24F2" w:rsidRPr="001A11C8" w:rsidRDefault="00AA24F2" w:rsidP="00327A3B">
            <w:pPr>
              <w:spacing w:line="240" w:lineRule="auto"/>
              <w:jc w:val="both"/>
              <w:rPr>
                <w:b/>
              </w:rPr>
            </w:pPr>
          </w:p>
        </w:tc>
      </w:tr>
      <w:tr w:rsidR="00AA24F2" w:rsidRPr="001A11C8" w:rsidTr="00BA7060">
        <w:trPr>
          <w:cantSplit/>
        </w:trPr>
        <w:tc>
          <w:tcPr>
            <w:tcW w:w="4678" w:type="dxa"/>
          </w:tcPr>
          <w:p w:rsidR="00AA24F2" w:rsidRPr="001A11C8" w:rsidRDefault="00AA24F2" w:rsidP="00327A3B">
            <w:pPr>
              <w:spacing w:line="240" w:lineRule="auto"/>
              <w:jc w:val="both"/>
              <w:rPr>
                <w:b/>
              </w:rPr>
            </w:pPr>
          </w:p>
        </w:tc>
        <w:tc>
          <w:tcPr>
            <w:tcW w:w="2977" w:type="dxa"/>
          </w:tcPr>
          <w:p w:rsidR="00AA24F2" w:rsidRPr="001A11C8" w:rsidRDefault="00AA24F2" w:rsidP="00327A3B">
            <w:pPr>
              <w:spacing w:line="240" w:lineRule="auto"/>
              <w:jc w:val="both"/>
              <w:rPr>
                <w:b/>
              </w:rPr>
            </w:pPr>
          </w:p>
        </w:tc>
        <w:tc>
          <w:tcPr>
            <w:tcW w:w="1417" w:type="dxa"/>
          </w:tcPr>
          <w:p w:rsidR="00AA24F2" w:rsidRPr="001A11C8" w:rsidRDefault="00AA24F2" w:rsidP="00327A3B">
            <w:pPr>
              <w:spacing w:line="240" w:lineRule="auto"/>
              <w:jc w:val="both"/>
              <w:rPr>
                <w:b/>
              </w:rPr>
            </w:pPr>
          </w:p>
        </w:tc>
      </w:tr>
    </w:tbl>
    <w:p w:rsidR="00AA24F2" w:rsidRDefault="00AA24F2" w:rsidP="00327A3B">
      <w:pPr>
        <w:jc w:val="both"/>
      </w:pPr>
      <w:bookmarkStart w:id="6" w:name="_Toc319481558"/>
    </w:p>
    <w:p w:rsidR="00AA24F2" w:rsidRPr="00C53944" w:rsidRDefault="00AA24F2" w:rsidP="00327A3B">
      <w:pPr>
        <w:pBdr>
          <w:bottom w:val="single" w:sz="24" w:space="1" w:color="FFC000"/>
        </w:pBdr>
        <w:jc w:val="both"/>
        <w:rPr>
          <w:b/>
          <w:bCs/>
          <w:color w:val="404040"/>
          <w:sz w:val="32"/>
          <w:szCs w:val="32"/>
        </w:rPr>
      </w:pPr>
      <w:bookmarkStart w:id="7" w:name="_Toc358024483"/>
      <w:r w:rsidRPr="00C53944">
        <w:rPr>
          <w:b/>
          <w:bCs/>
          <w:color w:val="404040"/>
          <w:sz w:val="32"/>
          <w:szCs w:val="32"/>
        </w:rPr>
        <w:t>TERMINOLOGIES ET ACRONYMES</w:t>
      </w:r>
      <w:bookmarkEnd w:id="6"/>
      <w:bookmarkEnd w:id="7"/>
    </w:p>
    <w:p w:rsidR="00AA24F2" w:rsidRDefault="00AA24F2" w:rsidP="00327A3B">
      <w:pPr>
        <w:jc w:val="both"/>
      </w:pPr>
    </w:p>
    <w:tbl>
      <w:tblPr>
        <w:tblW w:w="9072" w:type="dxa"/>
        <w:tblInd w:w="7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left w:w="70" w:type="dxa"/>
          <w:right w:w="70" w:type="dxa"/>
        </w:tblCellMar>
        <w:tblLook w:val="00A7"/>
      </w:tblPr>
      <w:tblGrid>
        <w:gridCol w:w="4678"/>
        <w:gridCol w:w="4394"/>
      </w:tblGrid>
      <w:tr w:rsidR="00AA24F2" w:rsidRPr="001A11C8" w:rsidTr="00DE77CF">
        <w:trPr>
          <w:cantSplit/>
          <w:trHeight w:val="279"/>
        </w:trPr>
        <w:tc>
          <w:tcPr>
            <w:tcW w:w="4678" w:type="dxa"/>
            <w:shd w:val="clear" w:color="auto" w:fill="D9D9D9"/>
          </w:tcPr>
          <w:p w:rsidR="00AA24F2" w:rsidRPr="001A11C8" w:rsidRDefault="00AA24F2" w:rsidP="00327A3B">
            <w:pPr>
              <w:spacing w:line="240" w:lineRule="auto"/>
              <w:jc w:val="both"/>
              <w:rPr>
                <w:b/>
              </w:rPr>
            </w:pPr>
            <w:r w:rsidRPr="001A11C8">
              <w:rPr>
                <w:b/>
              </w:rPr>
              <w:t>Terminologie / Acronyme</w:t>
            </w:r>
          </w:p>
        </w:tc>
        <w:tc>
          <w:tcPr>
            <w:tcW w:w="4394" w:type="dxa"/>
            <w:shd w:val="clear" w:color="auto" w:fill="D9D9D9"/>
          </w:tcPr>
          <w:p w:rsidR="00AA24F2" w:rsidRPr="001A11C8" w:rsidRDefault="00AA24F2" w:rsidP="00327A3B">
            <w:pPr>
              <w:spacing w:line="240" w:lineRule="auto"/>
              <w:jc w:val="both"/>
              <w:rPr>
                <w:b/>
              </w:rPr>
            </w:pPr>
            <w:r w:rsidRPr="001A11C8">
              <w:rPr>
                <w:b/>
              </w:rPr>
              <w:t>Définition</w:t>
            </w:r>
          </w:p>
        </w:tc>
      </w:tr>
      <w:tr w:rsidR="00AA24F2" w:rsidRPr="001A11C8" w:rsidTr="00DE77CF">
        <w:trPr>
          <w:cantSplit/>
        </w:trPr>
        <w:tc>
          <w:tcPr>
            <w:tcW w:w="4678" w:type="dxa"/>
          </w:tcPr>
          <w:p w:rsidR="00AA24F2" w:rsidRPr="001A11C8" w:rsidRDefault="00AA24F2" w:rsidP="00327A3B">
            <w:pPr>
              <w:spacing w:line="240" w:lineRule="auto"/>
              <w:jc w:val="both"/>
              <w:rPr>
                <w:b/>
              </w:rPr>
            </w:pPr>
            <w:r w:rsidRPr="001A11C8">
              <w:rPr>
                <w:b/>
              </w:rPr>
              <w:t>IRL</w:t>
            </w:r>
          </w:p>
        </w:tc>
        <w:tc>
          <w:tcPr>
            <w:tcW w:w="4394" w:type="dxa"/>
          </w:tcPr>
          <w:p w:rsidR="00AA24F2" w:rsidRPr="001A11C8" w:rsidRDefault="00AA24F2" w:rsidP="00327A3B">
            <w:pPr>
              <w:spacing w:line="240" w:lineRule="auto"/>
              <w:jc w:val="both"/>
              <w:rPr>
                <w:b/>
                <w:sz w:val="20"/>
                <w:szCs w:val="20"/>
              </w:rPr>
            </w:pPr>
            <w:r w:rsidRPr="001A11C8">
              <w:rPr>
                <w:b/>
                <w:sz w:val="20"/>
                <w:szCs w:val="20"/>
              </w:rPr>
              <w:t>Instruction Règlement Livraison</w:t>
            </w:r>
          </w:p>
        </w:tc>
      </w:tr>
      <w:tr w:rsidR="00AA24F2" w:rsidRPr="001A11C8" w:rsidTr="00DE77CF">
        <w:trPr>
          <w:cantSplit/>
        </w:trPr>
        <w:tc>
          <w:tcPr>
            <w:tcW w:w="4678" w:type="dxa"/>
          </w:tcPr>
          <w:p w:rsidR="00AA24F2" w:rsidRPr="001A11C8" w:rsidRDefault="00AA24F2" w:rsidP="00327A3B">
            <w:pPr>
              <w:spacing w:line="240" w:lineRule="auto"/>
              <w:jc w:val="both"/>
              <w:rPr>
                <w:b/>
              </w:rPr>
            </w:pPr>
            <w:r w:rsidRPr="001A11C8">
              <w:rPr>
                <w:b/>
              </w:rPr>
              <w:t>ORL</w:t>
            </w:r>
          </w:p>
        </w:tc>
        <w:tc>
          <w:tcPr>
            <w:tcW w:w="4394" w:type="dxa"/>
          </w:tcPr>
          <w:p w:rsidR="00AA24F2" w:rsidRPr="001A11C8" w:rsidRDefault="00AA24F2" w:rsidP="00327A3B">
            <w:pPr>
              <w:spacing w:line="240" w:lineRule="auto"/>
              <w:jc w:val="both"/>
              <w:rPr>
                <w:b/>
                <w:sz w:val="20"/>
                <w:szCs w:val="20"/>
              </w:rPr>
            </w:pPr>
            <w:r w:rsidRPr="001A11C8">
              <w:rPr>
                <w:b/>
                <w:sz w:val="20"/>
                <w:szCs w:val="20"/>
              </w:rPr>
              <w:t>Opération Règlement Livraison</w:t>
            </w:r>
          </w:p>
        </w:tc>
      </w:tr>
      <w:tr w:rsidR="00AA24F2" w:rsidRPr="001A11C8" w:rsidTr="00DE77CF">
        <w:trPr>
          <w:cantSplit/>
        </w:trPr>
        <w:tc>
          <w:tcPr>
            <w:tcW w:w="4678" w:type="dxa"/>
          </w:tcPr>
          <w:p w:rsidR="00AA24F2" w:rsidRPr="001A11C8" w:rsidRDefault="00AA24F2" w:rsidP="00327A3B">
            <w:pPr>
              <w:spacing w:line="240" w:lineRule="auto"/>
              <w:jc w:val="both"/>
              <w:rPr>
                <w:b/>
              </w:rPr>
            </w:pPr>
          </w:p>
        </w:tc>
        <w:tc>
          <w:tcPr>
            <w:tcW w:w="4394" w:type="dxa"/>
          </w:tcPr>
          <w:p w:rsidR="00AA24F2" w:rsidRPr="001A11C8" w:rsidRDefault="00AA24F2" w:rsidP="00327A3B">
            <w:pPr>
              <w:spacing w:line="240" w:lineRule="auto"/>
              <w:jc w:val="both"/>
              <w:rPr>
                <w:b/>
                <w:sz w:val="20"/>
                <w:szCs w:val="20"/>
              </w:rPr>
            </w:pPr>
          </w:p>
        </w:tc>
      </w:tr>
    </w:tbl>
    <w:p w:rsidR="00AA24F2" w:rsidRDefault="00AA24F2" w:rsidP="00327A3B">
      <w:pPr>
        <w:pStyle w:val="TOCHeading"/>
        <w:jc w:val="both"/>
      </w:pPr>
      <w:r>
        <w:lastRenderedPageBreak/>
        <w:t>Sommaire</w:t>
      </w:r>
    </w:p>
    <w:p w:rsidR="002241B5" w:rsidRDefault="00AC5F85">
      <w:pPr>
        <w:pStyle w:val="TOC1"/>
        <w:rPr>
          <w:rFonts w:asciiTheme="minorHAnsi" w:eastAsiaTheme="minorEastAsia" w:hAnsiTheme="minorHAnsi" w:cstheme="minorBidi"/>
          <w:noProof/>
          <w:lang w:eastAsia="fr-FR"/>
        </w:rPr>
      </w:pPr>
      <w:r>
        <w:fldChar w:fldCharType="begin"/>
      </w:r>
      <w:r w:rsidR="00AA24F2">
        <w:instrText xml:space="preserve"> TOC \o "1-3" \h \z \u </w:instrText>
      </w:r>
      <w:r>
        <w:fldChar w:fldCharType="separate"/>
      </w:r>
      <w:hyperlink w:anchor="_Toc413249460" w:history="1">
        <w:r w:rsidR="002241B5" w:rsidRPr="00CF4539">
          <w:rPr>
            <w:rStyle w:val="Hyperlink"/>
            <w:noProof/>
          </w:rPr>
          <w:t>1</w:t>
        </w:r>
        <w:r w:rsidR="002241B5">
          <w:rPr>
            <w:rFonts w:asciiTheme="minorHAnsi" w:eastAsiaTheme="minorEastAsia" w:hAnsiTheme="minorHAnsi" w:cstheme="minorBidi"/>
            <w:noProof/>
            <w:lang w:eastAsia="fr-FR"/>
          </w:rPr>
          <w:tab/>
        </w:r>
        <w:r w:rsidR="002241B5" w:rsidRPr="00CF4539">
          <w:rPr>
            <w:rStyle w:val="Hyperlink"/>
            <w:noProof/>
          </w:rPr>
          <w:t>Introduction</w:t>
        </w:r>
        <w:r w:rsidR="002241B5">
          <w:rPr>
            <w:noProof/>
            <w:webHidden/>
          </w:rPr>
          <w:tab/>
        </w:r>
        <w:r>
          <w:rPr>
            <w:noProof/>
            <w:webHidden/>
          </w:rPr>
          <w:fldChar w:fldCharType="begin"/>
        </w:r>
        <w:r w:rsidR="002241B5">
          <w:rPr>
            <w:noProof/>
            <w:webHidden/>
          </w:rPr>
          <w:instrText xml:space="preserve"> PAGEREF _Toc413249460 \h </w:instrText>
        </w:r>
        <w:r>
          <w:rPr>
            <w:noProof/>
            <w:webHidden/>
          </w:rPr>
        </w:r>
        <w:r>
          <w:rPr>
            <w:noProof/>
            <w:webHidden/>
          </w:rPr>
          <w:fldChar w:fldCharType="separate"/>
        </w:r>
        <w:r w:rsidR="002241B5">
          <w:rPr>
            <w:noProof/>
            <w:webHidden/>
          </w:rPr>
          <w:t>8</w:t>
        </w:r>
        <w:r>
          <w:rPr>
            <w:noProof/>
            <w:webHidden/>
          </w:rPr>
          <w:fldChar w:fldCharType="end"/>
        </w:r>
      </w:hyperlink>
    </w:p>
    <w:p w:rsidR="002241B5" w:rsidRDefault="00AC5F85">
      <w:pPr>
        <w:pStyle w:val="TOC2"/>
        <w:tabs>
          <w:tab w:val="left" w:pos="660"/>
        </w:tabs>
        <w:rPr>
          <w:rFonts w:asciiTheme="minorHAnsi" w:eastAsiaTheme="minorEastAsia" w:hAnsiTheme="minorHAnsi" w:cstheme="minorBidi"/>
          <w:noProof/>
          <w:lang w:eastAsia="fr-FR"/>
        </w:rPr>
      </w:pPr>
      <w:hyperlink w:anchor="_Toc413249461" w:history="1">
        <w:r w:rsidR="002241B5" w:rsidRPr="00CF4539">
          <w:rPr>
            <w:rStyle w:val="Hyperlink"/>
            <w:noProof/>
          </w:rPr>
          <w:t>1.1</w:t>
        </w:r>
        <w:r w:rsidR="002241B5">
          <w:rPr>
            <w:rFonts w:asciiTheme="minorHAnsi" w:eastAsiaTheme="minorEastAsia" w:hAnsiTheme="minorHAnsi" w:cstheme="minorBidi"/>
            <w:noProof/>
            <w:lang w:eastAsia="fr-FR"/>
          </w:rPr>
          <w:tab/>
        </w:r>
        <w:r w:rsidR="002241B5" w:rsidRPr="00CF4539">
          <w:rPr>
            <w:rStyle w:val="Hyperlink"/>
            <w:noProof/>
          </w:rPr>
          <w:t>Objectifs du document</w:t>
        </w:r>
        <w:r w:rsidR="002241B5">
          <w:rPr>
            <w:noProof/>
            <w:webHidden/>
          </w:rPr>
          <w:tab/>
        </w:r>
        <w:r>
          <w:rPr>
            <w:noProof/>
            <w:webHidden/>
          </w:rPr>
          <w:fldChar w:fldCharType="begin"/>
        </w:r>
        <w:r w:rsidR="002241B5">
          <w:rPr>
            <w:noProof/>
            <w:webHidden/>
          </w:rPr>
          <w:instrText xml:space="preserve"> PAGEREF _Toc413249461 \h </w:instrText>
        </w:r>
        <w:r>
          <w:rPr>
            <w:noProof/>
            <w:webHidden/>
          </w:rPr>
        </w:r>
        <w:r>
          <w:rPr>
            <w:noProof/>
            <w:webHidden/>
          </w:rPr>
          <w:fldChar w:fldCharType="separate"/>
        </w:r>
        <w:r w:rsidR="002241B5">
          <w:rPr>
            <w:noProof/>
            <w:webHidden/>
          </w:rPr>
          <w:t>8</w:t>
        </w:r>
        <w:r>
          <w:rPr>
            <w:noProof/>
            <w:webHidden/>
          </w:rPr>
          <w:fldChar w:fldCharType="end"/>
        </w:r>
      </w:hyperlink>
    </w:p>
    <w:p w:rsidR="002241B5" w:rsidRDefault="00AC5F85">
      <w:pPr>
        <w:pStyle w:val="TOC2"/>
        <w:tabs>
          <w:tab w:val="left" w:pos="660"/>
        </w:tabs>
        <w:rPr>
          <w:rFonts w:asciiTheme="minorHAnsi" w:eastAsiaTheme="minorEastAsia" w:hAnsiTheme="minorHAnsi" w:cstheme="minorBidi"/>
          <w:noProof/>
          <w:lang w:eastAsia="fr-FR"/>
        </w:rPr>
      </w:pPr>
      <w:hyperlink w:anchor="_Toc413249462" w:history="1">
        <w:r w:rsidR="002241B5" w:rsidRPr="00CF4539">
          <w:rPr>
            <w:rStyle w:val="Hyperlink"/>
            <w:noProof/>
          </w:rPr>
          <w:t>1.2</w:t>
        </w:r>
        <w:r w:rsidR="002241B5">
          <w:rPr>
            <w:rFonts w:asciiTheme="minorHAnsi" w:eastAsiaTheme="minorEastAsia" w:hAnsiTheme="minorHAnsi" w:cstheme="minorBidi"/>
            <w:noProof/>
            <w:lang w:eastAsia="fr-FR"/>
          </w:rPr>
          <w:tab/>
        </w:r>
        <w:r w:rsidR="002241B5" w:rsidRPr="00CF4539">
          <w:rPr>
            <w:rStyle w:val="Hyperlink"/>
            <w:noProof/>
          </w:rPr>
          <w:t>Objectifs et périmètre du projet</w:t>
        </w:r>
        <w:r w:rsidR="002241B5">
          <w:rPr>
            <w:noProof/>
            <w:webHidden/>
          </w:rPr>
          <w:tab/>
        </w:r>
        <w:r>
          <w:rPr>
            <w:noProof/>
            <w:webHidden/>
          </w:rPr>
          <w:fldChar w:fldCharType="begin"/>
        </w:r>
        <w:r w:rsidR="002241B5">
          <w:rPr>
            <w:noProof/>
            <w:webHidden/>
          </w:rPr>
          <w:instrText xml:space="preserve"> PAGEREF _Toc413249462 \h </w:instrText>
        </w:r>
        <w:r>
          <w:rPr>
            <w:noProof/>
            <w:webHidden/>
          </w:rPr>
        </w:r>
        <w:r>
          <w:rPr>
            <w:noProof/>
            <w:webHidden/>
          </w:rPr>
          <w:fldChar w:fldCharType="separate"/>
        </w:r>
        <w:r w:rsidR="002241B5">
          <w:rPr>
            <w:noProof/>
            <w:webHidden/>
          </w:rPr>
          <w:t>8</w:t>
        </w:r>
        <w:r>
          <w:rPr>
            <w:noProof/>
            <w:webHidden/>
          </w:rPr>
          <w:fldChar w:fldCharType="end"/>
        </w:r>
      </w:hyperlink>
    </w:p>
    <w:p w:rsidR="002241B5" w:rsidRDefault="00AC5F85">
      <w:pPr>
        <w:pStyle w:val="TOC2"/>
        <w:tabs>
          <w:tab w:val="left" w:pos="660"/>
        </w:tabs>
        <w:rPr>
          <w:rFonts w:asciiTheme="minorHAnsi" w:eastAsiaTheme="minorEastAsia" w:hAnsiTheme="minorHAnsi" w:cstheme="minorBidi"/>
          <w:noProof/>
          <w:lang w:eastAsia="fr-FR"/>
        </w:rPr>
      </w:pPr>
      <w:hyperlink w:anchor="_Toc413249463" w:history="1">
        <w:r w:rsidR="002241B5" w:rsidRPr="00CF4539">
          <w:rPr>
            <w:rStyle w:val="Hyperlink"/>
            <w:noProof/>
          </w:rPr>
          <w:t>1.3</w:t>
        </w:r>
        <w:r w:rsidR="002241B5">
          <w:rPr>
            <w:rFonts w:asciiTheme="minorHAnsi" w:eastAsiaTheme="minorEastAsia" w:hAnsiTheme="minorHAnsi" w:cstheme="minorBidi"/>
            <w:noProof/>
            <w:lang w:eastAsia="fr-FR"/>
          </w:rPr>
          <w:tab/>
        </w:r>
        <w:r w:rsidR="002241B5" w:rsidRPr="00CF4539">
          <w:rPr>
            <w:rStyle w:val="Hyperlink"/>
            <w:noProof/>
          </w:rPr>
          <w:t>Limites du document</w:t>
        </w:r>
        <w:r w:rsidR="002241B5">
          <w:rPr>
            <w:noProof/>
            <w:webHidden/>
          </w:rPr>
          <w:tab/>
        </w:r>
        <w:r>
          <w:rPr>
            <w:noProof/>
            <w:webHidden/>
          </w:rPr>
          <w:fldChar w:fldCharType="begin"/>
        </w:r>
        <w:r w:rsidR="002241B5">
          <w:rPr>
            <w:noProof/>
            <w:webHidden/>
          </w:rPr>
          <w:instrText xml:space="preserve"> PAGEREF _Toc413249463 \h </w:instrText>
        </w:r>
        <w:r>
          <w:rPr>
            <w:noProof/>
            <w:webHidden/>
          </w:rPr>
        </w:r>
        <w:r>
          <w:rPr>
            <w:noProof/>
            <w:webHidden/>
          </w:rPr>
          <w:fldChar w:fldCharType="separate"/>
        </w:r>
        <w:r w:rsidR="002241B5">
          <w:rPr>
            <w:noProof/>
            <w:webHidden/>
          </w:rPr>
          <w:t>8</w:t>
        </w:r>
        <w:r>
          <w:rPr>
            <w:noProof/>
            <w:webHidden/>
          </w:rPr>
          <w:fldChar w:fldCharType="end"/>
        </w:r>
      </w:hyperlink>
    </w:p>
    <w:p w:rsidR="002241B5" w:rsidRDefault="00AC5F85">
      <w:pPr>
        <w:pStyle w:val="TOC2"/>
        <w:tabs>
          <w:tab w:val="left" w:pos="660"/>
        </w:tabs>
        <w:rPr>
          <w:rFonts w:asciiTheme="minorHAnsi" w:eastAsiaTheme="minorEastAsia" w:hAnsiTheme="minorHAnsi" w:cstheme="minorBidi"/>
          <w:noProof/>
          <w:lang w:eastAsia="fr-FR"/>
        </w:rPr>
      </w:pPr>
      <w:hyperlink w:anchor="_Toc413249464" w:history="1">
        <w:r w:rsidR="002241B5" w:rsidRPr="00CF4539">
          <w:rPr>
            <w:rStyle w:val="Hyperlink"/>
            <w:noProof/>
          </w:rPr>
          <w:t>1.4</w:t>
        </w:r>
        <w:r w:rsidR="002241B5">
          <w:rPr>
            <w:rFonts w:asciiTheme="minorHAnsi" w:eastAsiaTheme="minorEastAsia" w:hAnsiTheme="minorHAnsi" w:cstheme="minorBidi"/>
            <w:noProof/>
            <w:lang w:eastAsia="fr-FR"/>
          </w:rPr>
          <w:tab/>
        </w:r>
        <w:r w:rsidR="002241B5" w:rsidRPr="00CF4539">
          <w:rPr>
            <w:rStyle w:val="Hyperlink"/>
            <w:noProof/>
          </w:rPr>
          <w:t>Points en suspens</w:t>
        </w:r>
        <w:r w:rsidR="002241B5">
          <w:rPr>
            <w:noProof/>
            <w:webHidden/>
          </w:rPr>
          <w:tab/>
        </w:r>
        <w:r>
          <w:rPr>
            <w:noProof/>
            <w:webHidden/>
          </w:rPr>
          <w:fldChar w:fldCharType="begin"/>
        </w:r>
        <w:r w:rsidR="002241B5">
          <w:rPr>
            <w:noProof/>
            <w:webHidden/>
          </w:rPr>
          <w:instrText xml:space="preserve"> PAGEREF _Toc413249464 \h </w:instrText>
        </w:r>
        <w:r>
          <w:rPr>
            <w:noProof/>
            <w:webHidden/>
          </w:rPr>
        </w:r>
        <w:r>
          <w:rPr>
            <w:noProof/>
            <w:webHidden/>
          </w:rPr>
          <w:fldChar w:fldCharType="separate"/>
        </w:r>
        <w:r w:rsidR="002241B5">
          <w:rPr>
            <w:noProof/>
            <w:webHidden/>
          </w:rPr>
          <w:t>8</w:t>
        </w:r>
        <w:r>
          <w:rPr>
            <w:noProof/>
            <w:webHidden/>
          </w:rPr>
          <w:fldChar w:fldCharType="end"/>
        </w:r>
      </w:hyperlink>
    </w:p>
    <w:p w:rsidR="002241B5" w:rsidRDefault="00AC5F85">
      <w:pPr>
        <w:pStyle w:val="TOC2"/>
        <w:tabs>
          <w:tab w:val="left" w:pos="660"/>
        </w:tabs>
        <w:rPr>
          <w:rFonts w:asciiTheme="minorHAnsi" w:eastAsiaTheme="minorEastAsia" w:hAnsiTheme="minorHAnsi" w:cstheme="minorBidi"/>
          <w:noProof/>
          <w:lang w:eastAsia="fr-FR"/>
        </w:rPr>
      </w:pPr>
      <w:hyperlink w:anchor="_Toc413249465" w:history="1">
        <w:r w:rsidR="002241B5" w:rsidRPr="00CF4539">
          <w:rPr>
            <w:rStyle w:val="Hyperlink"/>
            <w:noProof/>
          </w:rPr>
          <w:t>1.5</w:t>
        </w:r>
        <w:r w:rsidR="002241B5">
          <w:rPr>
            <w:rFonts w:asciiTheme="minorHAnsi" w:eastAsiaTheme="minorEastAsia" w:hAnsiTheme="minorHAnsi" w:cstheme="minorBidi"/>
            <w:noProof/>
            <w:lang w:eastAsia="fr-FR"/>
          </w:rPr>
          <w:tab/>
        </w:r>
        <w:r w:rsidR="002241B5" w:rsidRPr="00CF4539">
          <w:rPr>
            <w:rStyle w:val="Hyperlink"/>
            <w:noProof/>
          </w:rPr>
          <w:t>Références</w:t>
        </w:r>
        <w:r w:rsidR="002241B5">
          <w:rPr>
            <w:noProof/>
            <w:webHidden/>
          </w:rPr>
          <w:tab/>
        </w:r>
        <w:r>
          <w:rPr>
            <w:noProof/>
            <w:webHidden/>
          </w:rPr>
          <w:fldChar w:fldCharType="begin"/>
        </w:r>
        <w:r w:rsidR="002241B5">
          <w:rPr>
            <w:noProof/>
            <w:webHidden/>
          </w:rPr>
          <w:instrText xml:space="preserve"> PAGEREF _Toc413249465 \h </w:instrText>
        </w:r>
        <w:r>
          <w:rPr>
            <w:noProof/>
            <w:webHidden/>
          </w:rPr>
        </w:r>
        <w:r>
          <w:rPr>
            <w:noProof/>
            <w:webHidden/>
          </w:rPr>
          <w:fldChar w:fldCharType="separate"/>
        </w:r>
        <w:r w:rsidR="002241B5">
          <w:rPr>
            <w:noProof/>
            <w:webHidden/>
          </w:rPr>
          <w:t>8</w:t>
        </w:r>
        <w:r>
          <w:rPr>
            <w:noProof/>
            <w:webHidden/>
          </w:rPr>
          <w:fldChar w:fldCharType="end"/>
        </w:r>
      </w:hyperlink>
    </w:p>
    <w:p w:rsidR="002241B5" w:rsidRDefault="00AC5F85">
      <w:pPr>
        <w:pStyle w:val="TOC1"/>
        <w:rPr>
          <w:rFonts w:asciiTheme="minorHAnsi" w:eastAsiaTheme="minorEastAsia" w:hAnsiTheme="minorHAnsi" w:cstheme="minorBidi"/>
          <w:noProof/>
          <w:lang w:eastAsia="fr-FR"/>
        </w:rPr>
      </w:pPr>
      <w:hyperlink w:anchor="_Toc413249466" w:history="1">
        <w:r w:rsidR="002241B5" w:rsidRPr="00CF4539">
          <w:rPr>
            <w:rStyle w:val="Hyperlink"/>
            <w:noProof/>
          </w:rPr>
          <w:t>2</w:t>
        </w:r>
        <w:r w:rsidR="002241B5">
          <w:rPr>
            <w:rFonts w:asciiTheme="minorHAnsi" w:eastAsiaTheme="minorEastAsia" w:hAnsiTheme="minorHAnsi" w:cstheme="minorBidi"/>
            <w:noProof/>
            <w:lang w:eastAsia="fr-FR"/>
          </w:rPr>
          <w:tab/>
        </w:r>
        <w:r w:rsidR="002241B5" w:rsidRPr="00CF4539">
          <w:rPr>
            <w:rStyle w:val="Hyperlink"/>
            <w:noProof/>
          </w:rPr>
          <w:t>Diagramme de Flux</w:t>
        </w:r>
        <w:r w:rsidR="002241B5">
          <w:rPr>
            <w:noProof/>
            <w:webHidden/>
          </w:rPr>
          <w:tab/>
        </w:r>
        <w:r>
          <w:rPr>
            <w:noProof/>
            <w:webHidden/>
          </w:rPr>
          <w:fldChar w:fldCharType="begin"/>
        </w:r>
        <w:r w:rsidR="002241B5">
          <w:rPr>
            <w:noProof/>
            <w:webHidden/>
          </w:rPr>
          <w:instrText xml:space="preserve"> PAGEREF _Toc413249466 \h </w:instrText>
        </w:r>
        <w:r>
          <w:rPr>
            <w:noProof/>
            <w:webHidden/>
          </w:rPr>
        </w:r>
        <w:r>
          <w:rPr>
            <w:noProof/>
            <w:webHidden/>
          </w:rPr>
          <w:fldChar w:fldCharType="separate"/>
        </w:r>
        <w:r w:rsidR="002241B5">
          <w:rPr>
            <w:noProof/>
            <w:webHidden/>
          </w:rPr>
          <w:t>9</w:t>
        </w:r>
        <w:r>
          <w:rPr>
            <w:noProof/>
            <w:webHidden/>
          </w:rPr>
          <w:fldChar w:fldCharType="end"/>
        </w:r>
      </w:hyperlink>
    </w:p>
    <w:p w:rsidR="002241B5" w:rsidRDefault="00AC5F85">
      <w:pPr>
        <w:pStyle w:val="TOC2"/>
        <w:tabs>
          <w:tab w:val="left" w:pos="660"/>
        </w:tabs>
        <w:rPr>
          <w:rFonts w:asciiTheme="minorHAnsi" w:eastAsiaTheme="minorEastAsia" w:hAnsiTheme="minorHAnsi" w:cstheme="minorBidi"/>
          <w:noProof/>
          <w:lang w:eastAsia="fr-FR"/>
        </w:rPr>
      </w:pPr>
      <w:hyperlink w:anchor="_Toc413249467" w:history="1">
        <w:r w:rsidR="002241B5" w:rsidRPr="00CF4539">
          <w:rPr>
            <w:rStyle w:val="Hyperlink"/>
            <w:noProof/>
          </w:rPr>
          <w:t>2.1</w:t>
        </w:r>
        <w:r w:rsidR="002241B5">
          <w:rPr>
            <w:rFonts w:asciiTheme="minorHAnsi" w:eastAsiaTheme="minorEastAsia" w:hAnsiTheme="minorHAnsi" w:cstheme="minorBidi"/>
            <w:noProof/>
            <w:lang w:eastAsia="fr-FR"/>
          </w:rPr>
          <w:tab/>
        </w:r>
        <w:r w:rsidR="002241B5" w:rsidRPr="00CF4539">
          <w:rPr>
            <w:rStyle w:val="Hyperlink"/>
            <w:noProof/>
          </w:rPr>
          <w:t>Description du diagramme des flux :</w:t>
        </w:r>
        <w:r w:rsidR="002241B5">
          <w:rPr>
            <w:noProof/>
            <w:webHidden/>
          </w:rPr>
          <w:tab/>
        </w:r>
        <w:r>
          <w:rPr>
            <w:noProof/>
            <w:webHidden/>
          </w:rPr>
          <w:fldChar w:fldCharType="begin"/>
        </w:r>
        <w:r w:rsidR="002241B5">
          <w:rPr>
            <w:noProof/>
            <w:webHidden/>
          </w:rPr>
          <w:instrText xml:space="preserve"> PAGEREF _Toc413249467 \h </w:instrText>
        </w:r>
        <w:r>
          <w:rPr>
            <w:noProof/>
            <w:webHidden/>
          </w:rPr>
        </w:r>
        <w:r>
          <w:rPr>
            <w:noProof/>
            <w:webHidden/>
          </w:rPr>
          <w:fldChar w:fldCharType="separate"/>
        </w:r>
        <w:r w:rsidR="002241B5">
          <w:rPr>
            <w:noProof/>
            <w:webHidden/>
          </w:rPr>
          <w:t>9</w:t>
        </w:r>
        <w:r>
          <w:rPr>
            <w:noProof/>
            <w:webHidden/>
          </w:rPr>
          <w:fldChar w:fldCharType="end"/>
        </w:r>
      </w:hyperlink>
    </w:p>
    <w:p w:rsidR="002241B5" w:rsidRDefault="00AC5F85">
      <w:pPr>
        <w:pStyle w:val="TOC2"/>
        <w:tabs>
          <w:tab w:val="left" w:pos="660"/>
        </w:tabs>
        <w:rPr>
          <w:rFonts w:asciiTheme="minorHAnsi" w:eastAsiaTheme="minorEastAsia" w:hAnsiTheme="minorHAnsi" w:cstheme="minorBidi"/>
          <w:noProof/>
          <w:lang w:eastAsia="fr-FR"/>
        </w:rPr>
      </w:pPr>
      <w:hyperlink w:anchor="_Toc413249468" w:history="1">
        <w:r w:rsidR="002241B5" w:rsidRPr="00CF4539">
          <w:rPr>
            <w:rStyle w:val="Hyperlink"/>
            <w:noProof/>
          </w:rPr>
          <w:t>2.2</w:t>
        </w:r>
        <w:r w:rsidR="002241B5">
          <w:rPr>
            <w:rFonts w:asciiTheme="minorHAnsi" w:eastAsiaTheme="minorEastAsia" w:hAnsiTheme="minorHAnsi" w:cstheme="minorBidi"/>
            <w:noProof/>
            <w:lang w:eastAsia="fr-FR"/>
          </w:rPr>
          <w:tab/>
        </w:r>
        <w:r w:rsidR="002241B5" w:rsidRPr="00CF4539">
          <w:rPr>
            <w:rStyle w:val="Hyperlink"/>
            <w:noProof/>
          </w:rPr>
          <w:t>Liste des acteurs :</w:t>
        </w:r>
        <w:r w:rsidR="002241B5">
          <w:rPr>
            <w:noProof/>
            <w:webHidden/>
          </w:rPr>
          <w:tab/>
        </w:r>
        <w:r>
          <w:rPr>
            <w:noProof/>
            <w:webHidden/>
          </w:rPr>
          <w:fldChar w:fldCharType="begin"/>
        </w:r>
        <w:r w:rsidR="002241B5">
          <w:rPr>
            <w:noProof/>
            <w:webHidden/>
          </w:rPr>
          <w:instrText xml:space="preserve"> PAGEREF _Toc413249468 \h </w:instrText>
        </w:r>
        <w:r>
          <w:rPr>
            <w:noProof/>
            <w:webHidden/>
          </w:rPr>
        </w:r>
        <w:r>
          <w:rPr>
            <w:noProof/>
            <w:webHidden/>
          </w:rPr>
          <w:fldChar w:fldCharType="separate"/>
        </w:r>
        <w:r w:rsidR="002241B5">
          <w:rPr>
            <w:noProof/>
            <w:webHidden/>
          </w:rPr>
          <w:t>9</w:t>
        </w:r>
        <w:r>
          <w:rPr>
            <w:noProof/>
            <w:webHidden/>
          </w:rPr>
          <w:fldChar w:fldCharType="end"/>
        </w:r>
      </w:hyperlink>
    </w:p>
    <w:p w:rsidR="002241B5" w:rsidRDefault="00AC5F85">
      <w:pPr>
        <w:pStyle w:val="TOC2"/>
        <w:tabs>
          <w:tab w:val="left" w:pos="660"/>
        </w:tabs>
        <w:rPr>
          <w:rFonts w:asciiTheme="minorHAnsi" w:eastAsiaTheme="minorEastAsia" w:hAnsiTheme="minorHAnsi" w:cstheme="minorBidi"/>
          <w:noProof/>
          <w:lang w:eastAsia="fr-FR"/>
        </w:rPr>
      </w:pPr>
      <w:hyperlink w:anchor="_Toc413249469" w:history="1">
        <w:r w:rsidR="002241B5" w:rsidRPr="00CF4539">
          <w:rPr>
            <w:rStyle w:val="Hyperlink"/>
            <w:noProof/>
          </w:rPr>
          <w:t>2.3</w:t>
        </w:r>
        <w:r w:rsidR="002241B5">
          <w:rPr>
            <w:rFonts w:asciiTheme="minorHAnsi" w:eastAsiaTheme="minorEastAsia" w:hAnsiTheme="minorHAnsi" w:cstheme="minorBidi"/>
            <w:noProof/>
            <w:lang w:eastAsia="fr-FR"/>
          </w:rPr>
          <w:tab/>
        </w:r>
        <w:r w:rsidR="002241B5" w:rsidRPr="00CF4539">
          <w:rPr>
            <w:rStyle w:val="Hyperlink"/>
            <w:noProof/>
          </w:rPr>
          <w:t>Liste des flux :</w:t>
        </w:r>
        <w:r w:rsidR="002241B5">
          <w:rPr>
            <w:noProof/>
            <w:webHidden/>
          </w:rPr>
          <w:tab/>
        </w:r>
        <w:r>
          <w:rPr>
            <w:noProof/>
            <w:webHidden/>
          </w:rPr>
          <w:fldChar w:fldCharType="begin"/>
        </w:r>
        <w:r w:rsidR="002241B5">
          <w:rPr>
            <w:noProof/>
            <w:webHidden/>
          </w:rPr>
          <w:instrText xml:space="preserve"> PAGEREF _Toc413249469 \h </w:instrText>
        </w:r>
        <w:r>
          <w:rPr>
            <w:noProof/>
            <w:webHidden/>
          </w:rPr>
        </w:r>
        <w:r>
          <w:rPr>
            <w:noProof/>
            <w:webHidden/>
          </w:rPr>
          <w:fldChar w:fldCharType="separate"/>
        </w:r>
        <w:r w:rsidR="002241B5">
          <w:rPr>
            <w:noProof/>
            <w:webHidden/>
          </w:rPr>
          <w:t>10</w:t>
        </w:r>
        <w:r>
          <w:rPr>
            <w:noProof/>
            <w:webHidden/>
          </w:rPr>
          <w:fldChar w:fldCharType="end"/>
        </w:r>
      </w:hyperlink>
    </w:p>
    <w:p w:rsidR="002241B5" w:rsidRDefault="00AC5F85">
      <w:pPr>
        <w:pStyle w:val="TOC1"/>
        <w:rPr>
          <w:rFonts w:asciiTheme="minorHAnsi" w:eastAsiaTheme="minorEastAsia" w:hAnsiTheme="minorHAnsi" w:cstheme="minorBidi"/>
          <w:noProof/>
          <w:lang w:eastAsia="fr-FR"/>
        </w:rPr>
      </w:pPr>
      <w:hyperlink w:anchor="_Toc413249470" w:history="1">
        <w:r w:rsidR="002241B5" w:rsidRPr="00CF4539">
          <w:rPr>
            <w:rStyle w:val="Hyperlink"/>
            <w:noProof/>
          </w:rPr>
          <w:t>3</w:t>
        </w:r>
        <w:r w:rsidR="002241B5">
          <w:rPr>
            <w:rFonts w:asciiTheme="minorHAnsi" w:eastAsiaTheme="minorEastAsia" w:hAnsiTheme="minorHAnsi" w:cstheme="minorBidi"/>
            <w:noProof/>
            <w:lang w:eastAsia="fr-FR"/>
          </w:rPr>
          <w:tab/>
        </w:r>
        <w:r w:rsidR="002241B5" w:rsidRPr="00CF4539">
          <w:rPr>
            <w:rStyle w:val="Hyperlink"/>
            <w:noProof/>
          </w:rPr>
          <w:t>Processus Metier</w:t>
        </w:r>
        <w:r w:rsidR="002241B5">
          <w:rPr>
            <w:noProof/>
            <w:webHidden/>
          </w:rPr>
          <w:tab/>
        </w:r>
        <w:r>
          <w:rPr>
            <w:noProof/>
            <w:webHidden/>
          </w:rPr>
          <w:fldChar w:fldCharType="begin"/>
        </w:r>
        <w:r w:rsidR="002241B5">
          <w:rPr>
            <w:noProof/>
            <w:webHidden/>
          </w:rPr>
          <w:instrText xml:space="preserve"> PAGEREF _Toc413249470 \h </w:instrText>
        </w:r>
        <w:r>
          <w:rPr>
            <w:noProof/>
            <w:webHidden/>
          </w:rPr>
        </w:r>
        <w:r>
          <w:rPr>
            <w:noProof/>
            <w:webHidden/>
          </w:rPr>
          <w:fldChar w:fldCharType="separate"/>
        </w:r>
        <w:r w:rsidR="002241B5">
          <w:rPr>
            <w:noProof/>
            <w:webHidden/>
          </w:rPr>
          <w:t>11</w:t>
        </w:r>
        <w:r>
          <w:rPr>
            <w:noProof/>
            <w:webHidden/>
          </w:rPr>
          <w:fldChar w:fldCharType="end"/>
        </w:r>
      </w:hyperlink>
    </w:p>
    <w:p w:rsidR="002241B5" w:rsidRDefault="00AC5F85">
      <w:pPr>
        <w:pStyle w:val="TOC2"/>
        <w:tabs>
          <w:tab w:val="left" w:pos="660"/>
        </w:tabs>
        <w:rPr>
          <w:rFonts w:asciiTheme="minorHAnsi" w:eastAsiaTheme="minorEastAsia" w:hAnsiTheme="minorHAnsi" w:cstheme="minorBidi"/>
          <w:noProof/>
          <w:lang w:eastAsia="fr-FR"/>
        </w:rPr>
      </w:pPr>
      <w:hyperlink w:anchor="_Toc413249471" w:history="1">
        <w:r w:rsidR="002241B5" w:rsidRPr="00CF4539">
          <w:rPr>
            <w:rStyle w:val="Hyperlink"/>
            <w:noProof/>
          </w:rPr>
          <w:t>3.1</w:t>
        </w:r>
        <w:r w:rsidR="002241B5">
          <w:rPr>
            <w:rFonts w:asciiTheme="minorHAnsi" w:eastAsiaTheme="minorEastAsia" w:hAnsiTheme="minorHAnsi" w:cstheme="minorBidi"/>
            <w:noProof/>
            <w:lang w:eastAsia="fr-FR"/>
          </w:rPr>
          <w:tab/>
        </w:r>
        <w:r w:rsidR="002241B5" w:rsidRPr="00CF4539">
          <w:rPr>
            <w:rStyle w:val="Hyperlink"/>
            <w:noProof/>
          </w:rPr>
          <w:t>Achat Vente Ferme - Hors OPCVM</w:t>
        </w:r>
        <w:r w:rsidR="002241B5">
          <w:rPr>
            <w:noProof/>
            <w:webHidden/>
          </w:rPr>
          <w:tab/>
        </w:r>
        <w:r>
          <w:rPr>
            <w:noProof/>
            <w:webHidden/>
          </w:rPr>
          <w:fldChar w:fldCharType="begin"/>
        </w:r>
        <w:r w:rsidR="002241B5">
          <w:rPr>
            <w:noProof/>
            <w:webHidden/>
          </w:rPr>
          <w:instrText xml:space="preserve"> PAGEREF _Toc413249471 \h </w:instrText>
        </w:r>
        <w:r>
          <w:rPr>
            <w:noProof/>
            <w:webHidden/>
          </w:rPr>
        </w:r>
        <w:r>
          <w:rPr>
            <w:noProof/>
            <w:webHidden/>
          </w:rPr>
          <w:fldChar w:fldCharType="separate"/>
        </w:r>
        <w:r w:rsidR="002241B5">
          <w:rPr>
            <w:noProof/>
            <w:webHidden/>
          </w:rPr>
          <w:t>11</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472" w:history="1">
        <w:r w:rsidR="002241B5" w:rsidRPr="00CF4539">
          <w:rPr>
            <w:rStyle w:val="Hyperlink"/>
            <w:noProof/>
          </w:rPr>
          <w:t>3.1.1</w:t>
        </w:r>
        <w:r w:rsidR="002241B5">
          <w:rPr>
            <w:rFonts w:asciiTheme="minorHAnsi" w:eastAsiaTheme="minorEastAsia" w:hAnsiTheme="minorHAnsi" w:cstheme="minorBidi"/>
            <w:noProof/>
            <w:lang w:eastAsia="fr-FR"/>
          </w:rPr>
          <w:tab/>
        </w:r>
        <w:r w:rsidR="002241B5" w:rsidRPr="00CF4539">
          <w:rPr>
            <w:rStyle w:val="Hyperlink"/>
            <w:noProof/>
          </w:rPr>
          <w:t>Description générale</w:t>
        </w:r>
        <w:r w:rsidR="002241B5">
          <w:rPr>
            <w:noProof/>
            <w:webHidden/>
          </w:rPr>
          <w:tab/>
        </w:r>
        <w:r>
          <w:rPr>
            <w:noProof/>
            <w:webHidden/>
          </w:rPr>
          <w:fldChar w:fldCharType="begin"/>
        </w:r>
        <w:r w:rsidR="002241B5">
          <w:rPr>
            <w:noProof/>
            <w:webHidden/>
          </w:rPr>
          <w:instrText xml:space="preserve"> PAGEREF _Toc413249472 \h </w:instrText>
        </w:r>
        <w:r>
          <w:rPr>
            <w:noProof/>
            <w:webHidden/>
          </w:rPr>
        </w:r>
        <w:r>
          <w:rPr>
            <w:noProof/>
            <w:webHidden/>
          </w:rPr>
          <w:fldChar w:fldCharType="separate"/>
        </w:r>
        <w:r w:rsidR="002241B5">
          <w:rPr>
            <w:noProof/>
            <w:webHidden/>
          </w:rPr>
          <w:t>11</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473" w:history="1">
        <w:r w:rsidR="002241B5" w:rsidRPr="00CF4539">
          <w:rPr>
            <w:rStyle w:val="Hyperlink"/>
            <w:noProof/>
          </w:rPr>
          <w:t>3.1.2</w:t>
        </w:r>
        <w:r w:rsidR="002241B5">
          <w:rPr>
            <w:rFonts w:asciiTheme="minorHAnsi" w:eastAsiaTheme="minorEastAsia" w:hAnsiTheme="minorHAnsi" w:cstheme="minorBidi"/>
            <w:noProof/>
            <w:lang w:eastAsia="fr-FR"/>
          </w:rPr>
          <w:tab/>
        </w:r>
        <w:r w:rsidR="002241B5" w:rsidRPr="00CF4539">
          <w:rPr>
            <w:rStyle w:val="Hyperlink"/>
            <w:noProof/>
          </w:rPr>
          <w:t>Description détaillée</w:t>
        </w:r>
        <w:r w:rsidR="002241B5">
          <w:rPr>
            <w:noProof/>
            <w:webHidden/>
          </w:rPr>
          <w:tab/>
        </w:r>
        <w:r>
          <w:rPr>
            <w:noProof/>
            <w:webHidden/>
          </w:rPr>
          <w:fldChar w:fldCharType="begin"/>
        </w:r>
        <w:r w:rsidR="002241B5">
          <w:rPr>
            <w:noProof/>
            <w:webHidden/>
          </w:rPr>
          <w:instrText xml:space="preserve"> PAGEREF _Toc413249473 \h </w:instrText>
        </w:r>
        <w:r>
          <w:rPr>
            <w:noProof/>
            <w:webHidden/>
          </w:rPr>
        </w:r>
        <w:r>
          <w:rPr>
            <w:noProof/>
            <w:webHidden/>
          </w:rPr>
          <w:fldChar w:fldCharType="separate"/>
        </w:r>
        <w:r w:rsidR="002241B5">
          <w:rPr>
            <w:noProof/>
            <w:webHidden/>
          </w:rPr>
          <w:t>11</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474" w:history="1">
        <w:r w:rsidR="002241B5" w:rsidRPr="00CF4539">
          <w:rPr>
            <w:rStyle w:val="Hyperlink"/>
            <w:noProof/>
          </w:rPr>
          <w:t>3.1.3</w:t>
        </w:r>
        <w:r w:rsidR="002241B5">
          <w:rPr>
            <w:rFonts w:asciiTheme="minorHAnsi" w:eastAsiaTheme="minorEastAsia" w:hAnsiTheme="minorHAnsi" w:cstheme="minorBidi"/>
            <w:noProof/>
            <w:lang w:eastAsia="fr-FR"/>
          </w:rPr>
          <w:tab/>
        </w:r>
        <w:r w:rsidR="002241B5" w:rsidRPr="00CF4539">
          <w:rPr>
            <w:rStyle w:val="Hyperlink"/>
            <w:noProof/>
          </w:rPr>
          <w:t>Contrôle des règles de gestion</w:t>
        </w:r>
        <w:r w:rsidR="002241B5">
          <w:rPr>
            <w:noProof/>
            <w:webHidden/>
          </w:rPr>
          <w:tab/>
        </w:r>
        <w:r>
          <w:rPr>
            <w:noProof/>
            <w:webHidden/>
          </w:rPr>
          <w:fldChar w:fldCharType="begin"/>
        </w:r>
        <w:r w:rsidR="002241B5">
          <w:rPr>
            <w:noProof/>
            <w:webHidden/>
          </w:rPr>
          <w:instrText xml:space="preserve"> PAGEREF _Toc413249474 \h </w:instrText>
        </w:r>
        <w:r>
          <w:rPr>
            <w:noProof/>
            <w:webHidden/>
          </w:rPr>
        </w:r>
        <w:r>
          <w:rPr>
            <w:noProof/>
            <w:webHidden/>
          </w:rPr>
          <w:fldChar w:fldCharType="separate"/>
        </w:r>
        <w:r w:rsidR="002241B5">
          <w:rPr>
            <w:noProof/>
            <w:webHidden/>
          </w:rPr>
          <w:t>17</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475" w:history="1">
        <w:r w:rsidR="002241B5" w:rsidRPr="00CF4539">
          <w:rPr>
            <w:rStyle w:val="Hyperlink"/>
            <w:noProof/>
          </w:rPr>
          <w:t>3.1.4</w:t>
        </w:r>
        <w:r w:rsidR="002241B5">
          <w:rPr>
            <w:rFonts w:asciiTheme="minorHAnsi" w:eastAsiaTheme="minorEastAsia" w:hAnsiTheme="minorHAnsi" w:cstheme="minorBidi"/>
            <w:noProof/>
            <w:lang w:eastAsia="fr-FR"/>
          </w:rPr>
          <w:tab/>
        </w:r>
        <w:r w:rsidR="002241B5" w:rsidRPr="00CF4539">
          <w:rPr>
            <w:rStyle w:val="Hyperlink"/>
            <w:noProof/>
          </w:rPr>
          <w:t>Contrôle de provision titres</w:t>
        </w:r>
        <w:r w:rsidR="002241B5">
          <w:rPr>
            <w:noProof/>
            <w:webHidden/>
          </w:rPr>
          <w:tab/>
        </w:r>
        <w:r>
          <w:rPr>
            <w:noProof/>
            <w:webHidden/>
          </w:rPr>
          <w:fldChar w:fldCharType="begin"/>
        </w:r>
        <w:r w:rsidR="002241B5">
          <w:rPr>
            <w:noProof/>
            <w:webHidden/>
          </w:rPr>
          <w:instrText xml:space="preserve"> PAGEREF _Toc413249475 \h </w:instrText>
        </w:r>
        <w:r>
          <w:rPr>
            <w:noProof/>
            <w:webHidden/>
          </w:rPr>
        </w:r>
        <w:r>
          <w:rPr>
            <w:noProof/>
            <w:webHidden/>
          </w:rPr>
          <w:fldChar w:fldCharType="separate"/>
        </w:r>
        <w:r w:rsidR="002241B5">
          <w:rPr>
            <w:noProof/>
            <w:webHidden/>
          </w:rPr>
          <w:t>17</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476" w:history="1">
        <w:r w:rsidR="002241B5" w:rsidRPr="00CF4539">
          <w:rPr>
            <w:rStyle w:val="Hyperlink"/>
            <w:noProof/>
          </w:rPr>
          <w:t>3.1.5</w:t>
        </w:r>
        <w:r w:rsidR="002241B5">
          <w:rPr>
            <w:rFonts w:asciiTheme="minorHAnsi" w:eastAsiaTheme="minorEastAsia" w:hAnsiTheme="minorHAnsi" w:cstheme="minorBidi"/>
            <w:noProof/>
            <w:lang w:eastAsia="fr-FR"/>
          </w:rPr>
          <w:tab/>
        </w:r>
        <w:r w:rsidR="002241B5" w:rsidRPr="00CF4539">
          <w:rPr>
            <w:rStyle w:val="Hyperlink"/>
            <w:noProof/>
          </w:rPr>
          <w:t>Génération de swift au dépositaire</w:t>
        </w:r>
        <w:r w:rsidR="002241B5">
          <w:rPr>
            <w:noProof/>
            <w:webHidden/>
          </w:rPr>
          <w:tab/>
        </w:r>
        <w:r>
          <w:rPr>
            <w:noProof/>
            <w:webHidden/>
          </w:rPr>
          <w:fldChar w:fldCharType="begin"/>
        </w:r>
        <w:r w:rsidR="002241B5">
          <w:rPr>
            <w:noProof/>
            <w:webHidden/>
          </w:rPr>
          <w:instrText xml:space="preserve"> PAGEREF _Toc413249476 \h </w:instrText>
        </w:r>
        <w:r>
          <w:rPr>
            <w:noProof/>
            <w:webHidden/>
          </w:rPr>
        </w:r>
        <w:r>
          <w:rPr>
            <w:noProof/>
            <w:webHidden/>
          </w:rPr>
          <w:fldChar w:fldCharType="separate"/>
        </w:r>
        <w:r w:rsidR="002241B5">
          <w:rPr>
            <w:noProof/>
            <w:webHidden/>
          </w:rPr>
          <w:t>17</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477" w:history="1">
        <w:r w:rsidR="002241B5" w:rsidRPr="00CF4539">
          <w:rPr>
            <w:rStyle w:val="Hyperlink"/>
            <w:noProof/>
          </w:rPr>
          <w:t>3.1.6</w:t>
        </w:r>
        <w:r w:rsidR="002241B5">
          <w:rPr>
            <w:rFonts w:asciiTheme="minorHAnsi" w:eastAsiaTheme="minorEastAsia" w:hAnsiTheme="minorHAnsi" w:cstheme="minorBidi"/>
            <w:noProof/>
            <w:lang w:eastAsia="fr-FR"/>
          </w:rPr>
          <w:tab/>
        </w:r>
        <w:r w:rsidR="002241B5" w:rsidRPr="00CF4539">
          <w:rPr>
            <w:rStyle w:val="Hyperlink"/>
            <w:noProof/>
          </w:rPr>
          <w:t>Appariement</w:t>
        </w:r>
        <w:r w:rsidR="002241B5">
          <w:rPr>
            <w:noProof/>
            <w:webHidden/>
          </w:rPr>
          <w:tab/>
        </w:r>
        <w:r>
          <w:rPr>
            <w:noProof/>
            <w:webHidden/>
          </w:rPr>
          <w:fldChar w:fldCharType="begin"/>
        </w:r>
        <w:r w:rsidR="002241B5">
          <w:rPr>
            <w:noProof/>
            <w:webHidden/>
          </w:rPr>
          <w:instrText xml:space="preserve"> PAGEREF _Toc413249477 \h </w:instrText>
        </w:r>
        <w:r>
          <w:rPr>
            <w:noProof/>
            <w:webHidden/>
          </w:rPr>
        </w:r>
        <w:r>
          <w:rPr>
            <w:noProof/>
            <w:webHidden/>
          </w:rPr>
          <w:fldChar w:fldCharType="separate"/>
        </w:r>
        <w:r w:rsidR="002241B5">
          <w:rPr>
            <w:noProof/>
            <w:webHidden/>
          </w:rPr>
          <w:t>17</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478" w:history="1">
        <w:r w:rsidR="002241B5" w:rsidRPr="00CF4539">
          <w:rPr>
            <w:rStyle w:val="Hyperlink"/>
            <w:noProof/>
          </w:rPr>
          <w:t>3.1.7</w:t>
        </w:r>
        <w:r w:rsidR="002241B5">
          <w:rPr>
            <w:rFonts w:asciiTheme="minorHAnsi" w:eastAsiaTheme="minorEastAsia" w:hAnsiTheme="minorHAnsi" w:cstheme="minorBidi"/>
            <w:noProof/>
            <w:lang w:eastAsia="fr-FR"/>
          </w:rPr>
          <w:tab/>
        </w:r>
        <w:r w:rsidR="002241B5" w:rsidRPr="00CF4539">
          <w:rPr>
            <w:rStyle w:val="Hyperlink"/>
            <w:noProof/>
          </w:rPr>
          <w:t>Dénouement</w:t>
        </w:r>
        <w:r w:rsidR="002241B5">
          <w:rPr>
            <w:noProof/>
            <w:webHidden/>
          </w:rPr>
          <w:tab/>
        </w:r>
        <w:r>
          <w:rPr>
            <w:noProof/>
            <w:webHidden/>
          </w:rPr>
          <w:fldChar w:fldCharType="begin"/>
        </w:r>
        <w:r w:rsidR="002241B5">
          <w:rPr>
            <w:noProof/>
            <w:webHidden/>
          </w:rPr>
          <w:instrText xml:space="preserve"> PAGEREF _Toc413249478 \h </w:instrText>
        </w:r>
        <w:r>
          <w:rPr>
            <w:noProof/>
            <w:webHidden/>
          </w:rPr>
        </w:r>
        <w:r>
          <w:rPr>
            <w:noProof/>
            <w:webHidden/>
          </w:rPr>
          <w:fldChar w:fldCharType="separate"/>
        </w:r>
        <w:r w:rsidR="002241B5">
          <w:rPr>
            <w:noProof/>
            <w:webHidden/>
          </w:rPr>
          <w:t>18</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479" w:history="1">
        <w:r w:rsidR="002241B5" w:rsidRPr="00CF4539">
          <w:rPr>
            <w:rStyle w:val="Hyperlink"/>
            <w:noProof/>
          </w:rPr>
          <w:t>3.1.8</w:t>
        </w:r>
        <w:r w:rsidR="002241B5">
          <w:rPr>
            <w:rFonts w:asciiTheme="minorHAnsi" w:eastAsiaTheme="minorEastAsia" w:hAnsiTheme="minorHAnsi" w:cstheme="minorBidi"/>
            <w:noProof/>
            <w:lang w:eastAsia="fr-FR"/>
          </w:rPr>
          <w:tab/>
        </w:r>
        <w:r w:rsidR="002241B5" w:rsidRPr="00CF4539">
          <w:rPr>
            <w:rStyle w:val="Hyperlink"/>
            <w:noProof/>
          </w:rPr>
          <w:t>Traitement des annulations</w:t>
        </w:r>
        <w:r w:rsidR="002241B5">
          <w:rPr>
            <w:noProof/>
            <w:webHidden/>
          </w:rPr>
          <w:tab/>
        </w:r>
        <w:r>
          <w:rPr>
            <w:noProof/>
            <w:webHidden/>
          </w:rPr>
          <w:fldChar w:fldCharType="begin"/>
        </w:r>
        <w:r w:rsidR="002241B5">
          <w:rPr>
            <w:noProof/>
            <w:webHidden/>
          </w:rPr>
          <w:instrText xml:space="preserve"> PAGEREF _Toc413249479 \h </w:instrText>
        </w:r>
        <w:r>
          <w:rPr>
            <w:noProof/>
            <w:webHidden/>
          </w:rPr>
        </w:r>
        <w:r>
          <w:rPr>
            <w:noProof/>
            <w:webHidden/>
          </w:rPr>
          <w:fldChar w:fldCharType="separate"/>
        </w:r>
        <w:r w:rsidR="002241B5">
          <w:rPr>
            <w:noProof/>
            <w:webHidden/>
          </w:rPr>
          <w:t>18</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480" w:history="1">
        <w:r w:rsidR="002241B5" w:rsidRPr="00CF4539">
          <w:rPr>
            <w:rStyle w:val="Hyperlink"/>
            <w:noProof/>
          </w:rPr>
          <w:t>3.1.9</w:t>
        </w:r>
        <w:r w:rsidR="002241B5">
          <w:rPr>
            <w:rFonts w:asciiTheme="minorHAnsi" w:eastAsiaTheme="minorEastAsia" w:hAnsiTheme="minorHAnsi" w:cstheme="minorBidi"/>
            <w:noProof/>
            <w:lang w:eastAsia="fr-FR"/>
          </w:rPr>
          <w:tab/>
        </w:r>
        <w:r w:rsidR="002241B5" w:rsidRPr="00CF4539">
          <w:rPr>
            <w:rStyle w:val="Hyperlink"/>
            <w:noProof/>
          </w:rPr>
          <w:t>Alertes et notifications</w:t>
        </w:r>
        <w:r w:rsidR="002241B5">
          <w:rPr>
            <w:noProof/>
            <w:webHidden/>
          </w:rPr>
          <w:tab/>
        </w:r>
        <w:r>
          <w:rPr>
            <w:noProof/>
            <w:webHidden/>
          </w:rPr>
          <w:fldChar w:fldCharType="begin"/>
        </w:r>
        <w:r w:rsidR="002241B5">
          <w:rPr>
            <w:noProof/>
            <w:webHidden/>
          </w:rPr>
          <w:instrText xml:space="preserve"> PAGEREF _Toc413249480 \h </w:instrText>
        </w:r>
        <w:r>
          <w:rPr>
            <w:noProof/>
            <w:webHidden/>
          </w:rPr>
        </w:r>
        <w:r>
          <w:rPr>
            <w:noProof/>
            <w:webHidden/>
          </w:rPr>
          <w:fldChar w:fldCharType="separate"/>
        </w:r>
        <w:r w:rsidR="002241B5">
          <w:rPr>
            <w:noProof/>
            <w:webHidden/>
          </w:rPr>
          <w:t>18</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481" w:history="1">
        <w:r w:rsidR="002241B5" w:rsidRPr="00CF4539">
          <w:rPr>
            <w:rStyle w:val="Hyperlink"/>
            <w:noProof/>
          </w:rPr>
          <w:t>3.1.10</w:t>
        </w:r>
        <w:r w:rsidR="002241B5">
          <w:rPr>
            <w:rFonts w:asciiTheme="minorHAnsi" w:eastAsiaTheme="minorEastAsia" w:hAnsiTheme="minorHAnsi" w:cstheme="minorBidi"/>
            <w:noProof/>
            <w:lang w:eastAsia="fr-FR"/>
          </w:rPr>
          <w:tab/>
        </w:r>
        <w:r w:rsidR="002241B5" w:rsidRPr="00CF4539">
          <w:rPr>
            <w:rStyle w:val="Hyperlink"/>
            <w:noProof/>
          </w:rPr>
          <w:t>Traitement des Instructions globales</w:t>
        </w:r>
        <w:r w:rsidR="002241B5">
          <w:rPr>
            <w:noProof/>
            <w:webHidden/>
          </w:rPr>
          <w:tab/>
        </w:r>
        <w:r>
          <w:rPr>
            <w:noProof/>
            <w:webHidden/>
          </w:rPr>
          <w:fldChar w:fldCharType="begin"/>
        </w:r>
        <w:r w:rsidR="002241B5">
          <w:rPr>
            <w:noProof/>
            <w:webHidden/>
          </w:rPr>
          <w:instrText xml:space="preserve"> PAGEREF _Toc413249481 \h </w:instrText>
        </w:r>
        <w:r>
          <w:rPr>
            <w:noProof/>
            <w:webHidden/>
          </w:rPr>
        </w:r>
        <w:r>
          <w:rPr>
            <w:noProof/>
            <w:webHidden/>
          </w:rPr>
          <w:fldChar w:fldCharType="separate"/>
        </w:r>
        <w:r w:rsidR="002241B5">
          <w:rPr>
            <w:noProof/>
            <w:webHidden/>
          </w:rPr>
          <w:t>19</w:t>
        </w:r>
        <w:r>
          <w:rPr>
            <w:noProof/>
            <w:webHidden/>
          </w:rPr>
          <w:fldChar w:fldCharType="end"/>
        </w:r>
      </w:hyperlink>
    </w:p>
    <w:p w:rsidR="002241B5" w:rsidRDefault="00AC5F85">
      <w:pPr>
        <w:pStyle w:val="TOC2"/>
        <w:tabs>
          <w:tab w:val="left" w:pos="660"/>
        </w:tabs>
        <w:rPr>
          <w:rFonts w:asciiTheme="minorHAnsi" w:eastAsiaTheme="minorEastAsia" w:hAnsiTheme="minorHAnsi" w:cstheme="minorBidi"/>
          <w:noProof/>
          <w:lang w:eastAsia="fr-FR"/>
        </w:rPr>
      </w:pPr>
      <w:hyperlink w:anchor="_Toc413249482" w:history="1">
        <w:r w:rsidR="002241B5" w:rsidRPr="00CF4539">
          <w:rPr>
            <w:rStyle w:val="Hyperlink"/>
            <w:noProof/>
          </w:rPr>
          <w:t>3.2</w:t>
        </w:r>
        <w:r w:rsidR="002241B5">
          <w:rPr>
            <w:rFonts w:asciiTheme="minorHAnsi" w:eastAsiaTheme="minorEastAsia" w:hAnsiTheme="minorHAnsi" w:cstheme="minorBidi"/>
            <w:noProof/>
            <w:lang w:eastAsia="fr-FR"/>
          </w:rPr>
          <w:tab/>
        </w:r>
        <w:r w:rsidR="002241B5" w:rsidRPr="00CF4539">
          <w:rPr>
            <w:rStyle w:val="Hyperlink"/>
            <w:noProof/>
          </w:rPr>
          <w:t>Mise en Pension - Prise en Pension / Billateral Financing</w:t>
        </w:r>
        <w:r w:rsidR="002241B5">
          <w:rPr>
            <w:noProof/>
            <w:webHidden/>
          </w:rPr>
          <w:tab/>
        </w:r>
        <w:r>
          <w:rPr>
            <w:noProof/>
            <w:webHidden/>
          </w:rPr>
          <w:fldChar w:fldCharType="begin"/>
        </w:r>
        <w:r w:rsidR="002241B5">
          <w:rPr>
            <w:noProof/>
            <w:webHidden/>
          </w:rPr>
          <w:instrText xml:space="preserve"> PAGEREF _Toc413249482 \h </w:instrText>
        </w:r>
        <w:r>
          <w:rPr>
            <w:noProof/>
            <w:webHidden/>
          </w:rPr>
        </w:r>
        <w:r>
          <w:rPr>
            <w:noProof/>
            <w:webHidden/>
          </w:rPr>
          <w:fldChar w:fldCharType="separate"/>
        </w:r>
        <w:r w:rsidR="002241B5">
          <w:rPr>
            <w:noProof/>
            <w:webHidden/>
          </w:rPr>
          <w:t>21</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483" w:history="1">
        <w:r w:rsidR="002241B5" w:rsidRPr="00CF4539">
          <w:rPr>
            <w:rStyle w:val="Hyperlink"/>
            <w:noProof/>
          </w:rPr>
          <w:t>3.2.1</w:t>
        </w:r>
        <w:r w:rsidR="002241B5">
          <w:rPr>
            <w:rFonts w:asciiTheme="minorHAnsi" w:eastAsiaTheme="minorEastAsia" w:hAnsiTheme="minorHAnsi" w:cstheme="minorBidi"/>
            <w:noProof/>
            <w:lang w:eastAsia="fr-FR"/>
          </w:rPr>
          <w:tab/>
        </w:r>
        <w:r w:rsidR="002241B5" w:rsidRPr="00CF4539">
          <w:rPr>
            <w:rStyle w:val="Hyperlink"/>
            <w:noProof/>
          </w:rPr>
          <w:t>Description générale</w:t>
        </w:r>
        <w:r w:rsidR="002241B5">
          <w:rPr>
            <w:noProof/>
            <w:webHidden/>
          </w:rPr>
          <w:tab/>
        </w:r>
        <w:r>
          <w:rPr>
            <w:noProof/>
            <w:webHidden/>
          </w:rPr>
          <w:fldChar w:fldCharType="begin"/>
        </w:r>
        <w:r w:rsidR="002241B5">
          <w:rPr>
            <w:noProof/>
            <w:webHidden/>
          </w:rPr>
          <w:instrText xml:space="preserve"> PAGEREF _Toc413249483 \h </w:instrText>
        </w:r>
        <w:r>
          <w:rPr>
            <w:noProof/>
            <w:webHidden/>
          </w:rPr>
        </w:r>
        <w:r>
          <w:rPr>
            <w:noProof/>
            <w:webHidden/>
          </w:rPr>
          <w:fldChar w:fldCharType="separate"/>
        </w:r>
        <w:r w:rsidR="002241B5">
          <w:rPr>
            <w:noProof/>
            <w:webHidden/>
          </w:rPr>
          <w:t>21</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484" w:history="1">
        <w:r w:rsidR="002241B5" w:rsidRPr="00CF4539">
          <w:rPr>
            <w:rStyle w:val="Hyperlink"/>
            <w:noProof/>
          </w:rPr>
          <w:t>3.2.2</w:t>
        </w:r>
        <w:r w:rsidR="002241B5">
          <w:rPr>
            <w:rFonts w:asciiTheme="minorHAnsi" w:eastAsiaTheme="minorEastAsia" w:hAnsiTheme="minorHAnsi" w:cstheme="minorBidi"/>
            <w:noProof/>
            <w:lang w:eastAsia="fr-FR"/>
          </w:rPr>
          <w:tab/>
        </w:r>
        <w:r w:rsidR="002241B5" w:rsidRPr="00CF4539">
          <w:rPr>
            <w:rStyle w:val="Hyperlink"/>
            <w:noProof/>
          </w:rPr>
          <w:t>Description détaillée</w:t>
        </w:r>
        <w:r w:rsidR="002241B5">
          <w:rPr>
            <w:noProof/>
            <w:webHidden/>
          </w:rPr>
          <w:tab/>
        </w:r>
        <w:r>
          <w:rPr>
            <w:noProof/>
            <w:webHidden/>
          </w:rPr>
          <w:fldChar w:fldCharType="begin"/>
        </w:r>
        <w:r w:rsidR="002241B5">
          <w:rPr>
            <w:noProof/>
            <w:webHidden/>
          </w:rPr>
          <w:instrText xml:space="preserve"> PAGEREF _Toc413249484 \h </w:instrText>
        </w:r>
        <w:r>
          <w:rPr>
            <w:noProof/>
            <w:webHidden/>
          </w:rPr>
        </w:r>
        <w:r>
          <w:rPr>
            <w:noProof/>
            <w:webHidden/>
          </w:rPr>
          <w:fldChar w:fldCharType="separate"/>
        </w:r>
        <w:r w:rsidR="002241B5">
          <w:rPr>
            <w:noProof/>
            <w:webHidden/>
          </w:rPr>
          <w:t>21</w:t>
        </w:r>
        <w:r>
          <w:rPr>
            <w:noProof/>
            <w:webHidden/>
          </w:rPr>
          <w:fldChar w:fldCharType="end"/>
        </w:r>
      </w:hyperlink>
    </w:p>
    <w:p w:rsidR="002241B5" w:rsidRDefault="00AC5F85">
      <w:pPr>
        <w:pStyle w:val="TOC2"/>
        <w:tabs>
          <w:tab w:val="left" w:pos="660"/>
        </w:tabs>
        <w:rPr>
          <w:rFonts w:asciiTheme="minorHAnsi" w:eastAsiaTheme="minorEastAsia" w:hAnsiTheme="minorHAnsi" w:cstheme="minorBidi"/>
          <w:noProof/>
          <w:lang w:eastAsia="fr-FR"/>
        </w:rPr>
      </w:pPr>
      <w:hyperlink w:anchor="_Toc413249485" w:history="1">
        <w:r w:rsidR="002241B5" w:rsidRPr="00CF4539">
          <w:rPr>
            <w:rStyle w:val="Hyperlink"/>
            <w:noProof/>
          </w:rPr>
          <w:t>3.3</w:t>
        </w:r>
        <w:r w:rsidR="002241B5">
          <w:rPr>
            <w:rFonts w:asciiTheme="minorHAnsi" w:eastAsiaTheme="minorEastAsia" w:hAnsiTheme="minorHAnsi" w:cstheme="minorBidi"/>
            <w:noProof/>
            <w:lang w:eastAsia="fr-FR"/>
          </w:rPr>
          <w:tab/>
        </w:r>
        <w:r w:rsidR="002241B5" w:rsidRPr="00CF4539">
          <w:rPr>
            <w:rStyle w:val="Hyperlink"/>
            <w:noProof/>
          </w:rPr>
          <w:t>Les Transferts Cross-Border de Maroc Telecom "IAM"</w:t>
        </w:r>
        <w:r w:rsidR="002241B5">
          <w:rPr>
            <w:noProof/>
            <w:webHidden/>
          </w:rPr>
          <w:tab/>
        </w:r>
        <w:r>
          <w:rPr>
            <w:noProof/>
            <w:webHidden/>
          </w:rPr>
          <w:fldChar w:fldCharType="begin"/>
        </w:r>
        <w:r w:rsidR="002241B5">
          <w:rPr>
            <w:noProof/>
            <w:webHidden/>
          </w:rPr>
          <w:instrText xml:space="preserve"> PAGEREF _Toc413249485 \h </w:instrText>
        </w:r>
        <w:r>
          <w:rPr>
            <w:noProof/>
            <w:webHidden/>
          </w:rPr>
        </w:r>
        <w:r>
          <w:rPr>
            <w:noProof/>
            <w:webHidden/>
          </w:rPr>
          <w:fldChar w:fldCharType="separate"/>
        </w:r>
        <w:r w:rsidR="002241B5">
          <w:rPr>
            <w:noProof/>
            <w:webHidden/>
          </w:rPr>
          <w:t>25</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486" w:history="1">
        <w:r w:rsidR="002241B5" w:rsidRPr="00CF4539">
          <w:rPr>
            <w:rStyle w:val="Hyperlink"/>
            <w:noProof/>
          </w:rPr>
          <w:t>3.3.1</w:t>
        </w:r>
        <w:r w:rsidR="002241B5">
          <w:rPr>
            <w:rFonts w:asciiTheme="minorHAnsi" w:eastAsiaTheme="minorEastAsia" w:hAnsiTheme="minorHAnsi" w:cstheme="minorBidi"/>
            <w:noProof/>
            <w:lang w:eastAsia="fr-FR"/>
          </w:rPr>
          <w:tab/>
        </w:r>
        <w:r w:rsidR="002241B5" w:rsidRPr="00CF4539">
          <w:rPr>
            <w:rStyle w:val="Hyperlink"/>
            <w:noProof/>
          </w:rPr>
          <w:t>Description générale</w:t>
        </w:r>
        <w:r w:rsidR="002241B5">
          <w:rPr>
            <w:noProof/>
            <w:webHidden/>
          </w:rPr>
          <w:tab/>
        </w:r>
        <w:r>
          <w:rPr>
            <w:noProof/>
            <w:webHidden/>
          </w:rPr>
          <w:fldChar w:fldCharType="begin"/>
        </w:r>
        <w:r w:rsidR="002241B5">
          <w:rPr>
            <w:noProof/>
            <w:webHidden/>
          </w:rPr>
          <w:instrText xml:space="preserve"> PAGEREF _Toc413249486 \h </w:instrText>
        </w:r>
        <w:r>
          <w:rPr>
            <w:noProof/>
            <w:webHidden/>
          </w:rPr>
        </w:r>
        <w:r>
          <w:rPr>
            <w:noProof/>
            <w:webHidden/>
          </w:rPr>
          <w:fldChar w:fldCharType="separate"/>
        </w:r>
        <w:r w:rsidR="002241B5">
          <w:rPr>
            <w:noProof/>
            <w:webHidden/>
          </w:rPr>
          <w:t>25</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487" w:history="1">
        <w:r w:rsidR="002241B5" w:rsidRPr="00CF4539">
          <w:rPr>
            <w:rStyle w:val="Hyperlink"/>
            <w:noProof/>
          </w:rPr>
          <w:t>3.3.2</w:t>
        </w:r>
        <w:r w:rsidR="002241B5">
          <w:rPr>
            <w:rFonts w:asciiTheme="minorHAnsi" w:eastAsiaTheme="minorEastAsia" w:hAnsiTheme="minorHAnsi" w:cstheme="minorBidi"/>
            <w:noProof/>
            <w:lang w:eastAsia="fr-FR"/>
          </w:rPr>
          <w:tab/>
        </w:r>
        <w:r w:rsidR="002241B5" w:rsidRPr="00CF4539">
          <w:rPr>
            <w:rStyle w:val="Hyperlink"/>
            <w:noProof/>
          </w:rPr>
          <w:t>Description détaillée</w:t>
        </w:r>
        <w:r w:rsidR="002241B5">
          <w:rPr>
            <w:noProof/>
            <w:webHidden/>
          </w:rPr>
          <w:tab/>
        </w:r>
        <w:r>
          <w:rPr>
            <w:noProof/>
            <w:webHidden/>
          </w:rPr>
          <w:fldChar w:fldCharType="begin"/>
        </w:r>
        <w:r w:rsidR="002241B5">
          <w:rPr>
            <w:noProof/>
            <w:webHidden/>
          </w:rPr>
          <w:instrText xml:space="preserve"> PAGEREF _Toc413249487 \h </w:instrText>
        </w:r>
        <w:r>
          <w:rPr>
            <w:noProof/>
            <w:webHidden/>
          </w:rPr>
        </w:r>
        <w:r>
          <w:rPr>
            <w:noProof/>
            <w:webHidden/>
          </w:rPr>
          <w:fldChar w:fldCharType="separate"/>
        </w:r>
        <w:r w:rsidR="002241B5">
          <w:rPr>
            <w:noProof/>
            <w:webHidden/>
          </w:rPr>
          <w:t>25</w:t>
        </w:r>
        <w:r>
          <w:rPr>
            <w:noProof/>
            <w:webHidden/>
          </w:rPr>
          <w:fldChar w:fldCharType="end"/>
        </w:r>
      </w:hyperlink>
    </w:p>
    <w:p w:rsidR="002241B5" w:rsidRDefault="00AC5F85">
      <w:pPr>
        <w:pStyle w:val="TOC2"/>
        <w:tabs>
          <w:tab w:val="left" w:pos="660"/>
        </w:tabs>
        <w:rPr>
          <w:rFonts w:asciiTheme="minorHAnsi" w:eastAsiaTheme="minorEastAsia" w:hAnsiTheme="minorHAnsi" w:cstheme="minorBidi"/>
          <w:noProof/>
          <w:lang w:eastAsia="fr-FR"/>
        </w:rPr>
      </w:pPr>
      <w:hyperlink w:anchor="_Toc413249488" w:history="1">
        <w:r w:rsidR="002241B5" w:rsidRPr="00CF4539">
          <w:rPr>
            <w:rStyle w:val="Hyperlink"/>
            <w:noProof/>
            <w:lang w:val="en-US"/>
          </w:rPr>
          <w:t>3.4</w:t>
        </w:r>
        <w:r w:rsidR="002241B5">
          <w:rPr>
            <w:rFonts w:asciiTheme="minorHAnsi" w:eastAsiaTheme="minorEastAsia" w:hAnsiTheme="minorHAnsi" w:cstheme="minorBidi"/>
            <w:noProof/>
            <w:lang w:eastAsia="fr-FR"/>
          </w:rPr>
          <w:tab/>
        </w:r>
        <w:r w:rsidR="002241B5" w:rsidRPr="00CF4539">
          <w:rPr>
            <w:rStyle w:val="Hyperlink"/>
            <w:noProof/>
            <w:lang w:val="en-US"/>
          </w:rPr>
          <w:t>Transfert OPCVM via FundSettle</w:t>
        </w:r>
        <w:r w:rsidR="002241B5">
          <w:rPr>
            <w:noProof/>
            <w:webHidden/>
          </w:rPr>
          <w:tab/>
        </w:r>
        <w:r>
          <w:rPr>
            <w:noProof/>
            <w:webHidden/>
          </w:rPr>
          <w:fldChar w:fldCharType="begin"/>
        </w:r>
        <w:r w:rsidR="002241B5">
          <w:rPr>
            <w:noProof/>
            <w:webHidden/>
          </w:rPr>
          <w:instrText xml:space="preserve"> PAGEREF _Toc413249488 \h </w:instrText>
        </w:r>
        <w:r>
          <w:rPr>
            <w:noProof/>
            <w:webHidden/>
          </w:rPr>
        </w:r>
        <w:r>
          <w:rPr>
            <w:noProof/>
            <w:webHidden/>
          </w:rPr>
          <w:fldChar w:fldCharType="separate"/>
        </w:r>
        <w:r w:rsidR="002241B5">
          <w:rPr>
            <w:noProof/>
            <w:webHidden/>
          </w:rPr>
          <w:t>28</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489" w:history="1">
        <w:r w:rsidR="002241B5" w:rsidRPr="00CF4539">
          <w:rPr>
            <w:rStyle w:val="Hyperlink"/>
            <w:noProof/>
          </w:rPr>
          <w:t>3.4.1</w:t>
        </w:r>
        <w:r w:rsidR="002241B5">
          <w:rPr>
            <w:rFonts w:asciiTheme="minorHAnsi" w:eastAsiaTheme="minorEastAsia" w:hAnsiTheme="minorHAnsi" w:cstheme="minorBidi"/>
            <w:noProof/>
            <w:lang w:eastAsia="fr-FR"/>
          </w:rPr>
          <w:tab/>
        </w:r>
        <w:r w:rsidR="002241B5" w:rsidRPr="00CF4539">
          <w:rPr>
            <w:rStyle w:val="Hyperlink"/>
            <w:noProof/>
          </w:rPr>
          <w:t>Description générale</w:t>
        </w:r>
        <w:r w:rsidR="002241B5">
          <w:rPr>
            <w:noProof/>
            <w:webHidden/>
          </w:rPr>
          <w:tab/>
        </w:r>
        <w:r>
          <w:rPr>
            <w:noProof/>
            <w:webHidden/>
          </w:rPr>
          <w:fldChar w:fldCharType="begin"/>
        </w:r>
        <w:r w:rsidR="002241B5">
          <w:rPr>
            <w:noProof/>
            <w:webHidden/>
          </w:rPr>
          <w:instrText xml:space="preserve"> PAGEREF _Toc413249489 \h </w:instrText>
        </w:r>
        <w:r>
          <w:rPr>
            <w:noProof/>
            <w:webHidden/>
          </w:rPr>
        </w:r>
        <w:r>
          <w:rPr>
            <w:noProof/>
            <w:webHidden/>
          </w:rPr>
          <w:fldChar w:fldCharType="separate"/>
        </w:r>
        <w:r w:rsidR="002241B5">
          <w:rPr>
            <w:noProof/>
            <w:webHidden/>
          </w:rPr>
          <w:t>28</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490" w:history="1">
        <w:r w:rsidR="002241B5" w:rsidRPr="00CF4539">
          <w:rPr>
            <w:rStyle w:val="Hyperlink"/>
            <w:noProof/>
          </w:rPr>
          <w:t>3.4.2</w:t>
        </w:r>
        <w:r w:rsidR="002241B5">
          <w:rPr>
            <w:rFonts w:asciiTheme="minorHAnsi" w:eastAsiaTheme="minorEastAsia" w:hAnsiTheme="minorHAnsi" w:cstheme="minorBidi"/>
            <w:noProof/>
            <w:lang w:eastAsia="fr-FR"/>
          </w:rPr>
          <w:tab/>
        </w:r>
        <w:r w:rsidR="002241B5" w:rsidRPr="00CF4539">
          <w:rPr>
            <w:rStyle w:val="Hyperlink"/>
            <w:noProof/>
          </w:rPr>
          <w:t>Description détaillée</w:t>
        </w:r>
        <w:r w:rsidR="002241B5">
          <w:rPr>
            <w:noProof/>
            <w:webHidden/>
          </w:rPr>
          <w:tab/>
        </w:r>
        <w:r>
          <w:rPr>
            <w:noProof/>
            <w:webHidden/>
          </w:rPr>
          <w:fldChar w:fldCharType="begin"/>
        </w:r>
        <w:r w:rsidR="002241B5">
          <w:rPr>
            <w:noProof/>
            <w:webHidden/>
          </w:rPr>
          <w:instrText xml:space="preserve"> PAGEREF _Toc413249490 \h </w:instrText>
        </w:r>
        <w:r>
          <w:rPr>
            <w:noProof/>
            <w:webHidden/>
          </w:rPr>
        </w:r>
        <w:r>
          <w:rPr>
            <w:noProof/>
            <w:webHidden/>
          </w:rPr>
          <w:fldChar w:fldCharType="separate"/>
        </w:r>
        <w:r w:rsidR="002241B5">
          <w:rPr>
            <w:noProof/>
            <w:webHidden/>
          </w:rPr>
          <w:t>28</w:t>
        </w:r>
        <w:r>
          <w:rPr>
            <w:noProof/>
            <w:webHidden/>
          </w:rPr>
          <w:fldChar w:fldCharType="end"/>
        </w:r>
      </w:hyperlink>
    </w:p>
    <w:p w:rsidR="002241B5" w:rsidRDefault="00AC5F85">
      <w:pPr>
        <w:pStyle w:val="TOC2"/>
        <w:tabs>
          <w:tab w:val="left" w:pos="660"/>
        </w:tabs>
        <w:rPr>
          <w:rFonts w:asciiTheme="minorHAnsi" w:eastAsiaTheme="minorEastAsia" w:hAnsiTheme="minorHAnsi" w:cstheme="minorBidi"/>
          <w:noProof/>
          <w:lang w:eastAsia="fr-FR"/>
        </w:rPr>
      </w:pPr>
      <w:hyperlink w:anchor="_Toc413249491" w:history="1">
        <w:r w:rsidR="002241B5" w:rsidRPr="00CF4539">
          <w:rPr>
            <w:rStyle w:val="Hyperlink"/>
            <w:noProof/>
          </w:rPr>
          <w:t>3.5</w:t>
        </w:r>
        <w:r w:rsidR="002241B5">
          <w:rPr>
            <w:rFonts w:asciiTheme="minorHAnsi" w:eastAsiaTheme="minorEastAsia" w:hAnsiTheme="minorHAnsi" w:cstheme="minorBidi"/>
            <w:noProof/>
            <w:lang w:eastAsia="fr-FR"/>
          </w:rPr>
          <w:tab/>
        </w:r>
        <w:r w:rsidR="002241B5" w:rsidRPr="00CF4539">
          <w:rPr>
            <w:rStyle w:val="Hyperlink"/>
            <w:noProof/>
          </w:rPr>
          <w:t>Dénouement interne</w:t>
        </w:r>
        <w:r w:rsidR="002241B5">
          <w:rPr>
            <w:noProof/>
            <w:webHidden/>
          </w:rPr>
          <w:tab/>
        </w:r>
        <w:r>
          <w:rPr>
            <w:noProof/>
            <w:webHidden/>
          </w:rPr>
          <w:fldChar w:fldCharType="begin"/>
        </w:r>
        <w:r w:rsidR="002241B5">
          <w:rPr>
            <w:noProof/>
            <w:webHidden/>
          </w:rPr>
          <w:instrText xml:space="preserve"> PAGEREF _Toc413249491 \h </w:instrText>
        </w:r>
        <w:r>
          <w:rPr>
            <w:noProof/>
            <w:webHidden/>
          </w:rPr>
        </w:r>
        <w:r>
          <w:rPr>
            <w:noProof/>
            <w:webHidden/>
          </w:rPr>
          <w:fldChar w:fldCharType="separate"/>
        </w:r>
        <w:r w:rsidR="002241B5">
          <w:rPr>
            <w:noProof/>
            <w:webHidden/>
          </w:rPr>
          <w:t>29</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492" w:history="1">
        <w:r w:rsidR="002241B5" w:rsidRPr="00CF4539">
          <w:rPr>
            <w:rStyle w:val="Hyperlink"/>
            <w:noProof/>
          </w:rPr>
          <w:t>3.5.1</w:t>
        </w:r>
        <w:r w:rsidR="002241B5">
          <w:rPr>
            <w:rFonts w:asciiTheme="minorHAnsi" w:eastAsiaTheme="minorEastAsia" w:hAnsiTheme="minorHAnsi" w:cstheme="minorBidi"/>
            <w:noProof/>
            <w:lang w:eastAsia="fr-FR"/>
          </w:rPr>
          <w:tab/>
        </w:r>
        <w:r w:rsidR="002241B5" w:rsidRPr="00CF4539">
          <w:rPr>
            <w:rStyle w:val="Hyperlink"/>
            <w:noProof/>
          </w:rPr>
          <w:t>Description générale</w:t>
        </w:r>
        <w:r w:rsidR="002241B5">
          <w:rPr>
            <w:noProof/>
            <w:webHidden/>
          </w:rPr>
          <w:tab/>
        </w:r>
        <w:r>
          <w:rPr>
            <w:noProof/>
            <w:webHidden/>
          </w:rPr>
          <w:fldChar w:fldCharType="begin"/>
        </w:r>
        <w:r w:rsidR="002241B5">
          <w:rPr>
            <w:noProof/>
            <w:webHidden/>
          </w:rPr>
          <w:instrText xml:space="preserve"> PAGEREF _Toc413249492 \h </w:instrText>
        </w:r>
        <w:r>
          <w:rPr>
            <w:noProof/>
            <w:webHidden/>
          </w:rPr>
        </w:r>
        <w:r>
          <w:rPr>
            <w:noProof/>
            <w:webHidden/>
          </w:rPr>
          <w:fldChar w:fldCharType="separate"/>
        </w:r>
        <w:r w:rsidR="002241B5">
          <w:rPr>
            <w:noProof/>
            <w:webHidden/>
          </w:rPr>
          <w:t>29</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493" w:history="1">
        <w:r w:rsidR="002241B5" w:rsidRPr="00CF4539">
          <w:rPr>
            <w:rStyle w:val="Hyperlink"/>
            <w:noProof/>
          </w:rPr>
          <w:t>3.5.2</w:t>
        </w:r>
        <w:r w:rsidR="002241B5">
          <w:rPr>
            <w:rFonts w:asciiTheme="minorHAnsi" w:eastAsiaTheme="minorEastAsia" w:hAnsiTheme="minorHAnsi" w:cstheme="minorBidi"/>
            <w:noProof/>
            <w:lang w:eastAsia="fr-FR"/>
          </w:rPr>
          <w:tab/>
        </w:r>
        <w:r w:rsidR="002241B5" w:rsidRPr="00CF4539">
          <w:rPr>
            <w:rStyle w:val="Hyperlink"/>
            <w:noProof/>
          </w:rPr>
          <w:t>Description détaillée</w:t>
        </w:r>
        <w:r w:rsidR="002241B5">
          <w:rPr>
            <w:noProof/>
            <w:webHidden/>
          </w:rPr>
          <w:tab/>
        </w:r>
        <w:r>
          <w:rPr>
            <w:noProof/>
            <w:webHidden/>
          </w:rPr>
          <w:fldChar w:fldCharType="begin"/>
        </w:r>
        <w:r w:rsidR="002241B5">
          <w:rPr>
            <w:noProof/>
            <w:webHidden/>
          </w:rPr>
          <w:instrText xml:space="preserve"> PAGEREF _Toc413249493 \h </w:instrText>
        </w:r>
        <w:r>
          <w:rPr>
            <w:noProof/>
            <w:webHidden/>
          </w:rPr>
        </w:r>
        <w:r>
          <w:rPr>
            <w:noProof/>
            <w:webHidden/>
          </w:rPr>
          <w:fldChar w:fldCharType="separate"/>
        </w:r>
        <w:r w:rsidR="002241B5">
          <w:rPr>
            <w:noProof/>
            <w:webHidden/>
          </w:rPr>
          <w:t>29</w:t>
        </w:r>
        <w:r>
          <w:rPr>
            <w:noProof/>
            <w:webHidden/>
          </w:rPr>
          <w:fldChar w:fldCharType="end"/>
        </w:r>
      </w:hyperlink>
    </w:p>
    <w:p w:rsidR="002241B5" w:rsidRDefault="00AC5F85">
      <w:pPr>
        <w:pStyle w:val="TOC2"/>
        <w:tabs>
          <w:tab w:val="left" w:pos="660"/>
        </w:tabs>
        <w:rPr>
          <w:rFonts w:asciiTheme="minorHAnsi" w:eastAsiaTheme="minorEastAsia" w:hAnsiTheme="minorHAnsi" w:cstheme="minorBidi"/>
          <w:noProof/>
          <w:lang w:eastAsia="fr-FR"/>
        </w:rPr>
      </w:pPr>
      <w:hyperlink w:anchor="_Toc413249494" w:history="1">
        <w:r w:rsidR="002241B5" w:rsidRPr="00CF4539">
          <w:rPr>
            <w:rStyle w:val="Hyperlink"/>
            <w:noProof/>
          </w:rPr>
          <w:t>3.6</w:t>
        </w:r>
        <w:r w:rsidR="002241B5">
          <w:rPr>
            <w:rFonts w:asciiTheme="minorHAnsi" w:eastAsiaTheme="minorEastAsia" w:hAnsiTheme="minorHAnsi" w:cstheme="minorBidi"/>
            <w:noProof/>
            <w:lang w:eastAsia="fr-FR"/>
          </w:rPr>
          <w:tab/>
        </w:r>
        <w:r w:rsidR="002241B5" w:rsidRPr="00CF4539">
          <w:rPr>
            <w:rStyle w:val="Hyperlink"/>
            <w:noProof/>
          </w:rPr>
          <w:t>Nantissement</w:t>
        </w:r>
        <w:r w:rsidR="002241B5">
          <w:rPr>
            <w:noProof/>
            <w:webHidden/>
          </w:rPr>
          <w:tab/>
        </w:r>
        <w:r>
          <w:rPr>
            <w:noProof/>
            <w:webHidden/>
          </w:rPr>
          <w:fldChar w:fldCharType="begin"/>
        </w:r>
        <w:r w:rsidR="002241B5">
          <w:rPr>
            <w:noProof/>
            <w:webHidden/>
          </w:rPr>
          <w:instrText xml:space="preserve"> PAGEREF _Toc413249494 \h </w:instrText>
        </w:r>
        <w:r>
          <w:rPr>
            <w:noProof/>
            <w:webHidden/>
          </w:rPr>
        </w:r>
        <w:r>
          <w:rPr>
            <w:noProof/>
            <w:webHidden/>
          </w:rPr>
          <w:fldChar w:fldCharType="separate"/>
        </w:r>
        <w:r w:rsidR="002241B5">
          <w:rPr>
            <w:noProof/>
            <w:webHidden/>
          </w:rPr>
          <w:t>29</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495" w:history="1">
        <w:r w:rsidR="002241B5" w:rsidRPr="00CF4539">
          <w:rPr>
            <w:rStyle w:val="Hyperlink"/>
            <w:noProof/>
          </w:rPr>
          <w:t>3.6.1</w:t>
        </w:r>
        <w:r w:rsidR="002241B5">
          <w:rPr>
            <w:rFonts w:asciiTheme="minorHAnsi" w:eastAsiaTheme="minorEastAsia" w:hAnsiTheme="minorHAnsi" w:cstheme="minorBidi"/>
            <w:noProof/>
            <w:lang w:eastAsia="fr-FR"/>
          </w:rPr>
          <w:tab/>
        </w:r>
        <w:r w:rsidR="002241B5" w:rsidRPr="00CF4539">
          <w:rPr>
            <w:rStyle w:val="Hyperlink"/>
            <w:noProof/>
          </w:rPr>
          <w:t>Description générale</w:t>
        </w:r>
        <w:r w:rsidR="002241B5">
          <w:rPr>
            <w:noProof/>
            <w:webHidden/>
          </w:rPr>
          <w:tab/>
        </w:r>
        <w:r>
          <w:rPr>
            <w:noProof/>
            <w:webHidden/>
          </w:rPr>
          <w:fldChar w:fldCharType="begin"/>
        </w:r>
        <w:r w:rsidR="002241B5">
          <w:rPr>
            <w:noProof/>
            <w:webHidden/>
          </w:rPr>
          <w:instrText xml:space="preserve"> PAGEREF _Toc413249495 \h </w:instrText>
        </w:r>
        <w:r>
          <w:rPr>
            <w:noProof/>
            <w:webHidden/>
          </w:rPr>
        </w:r>
        <w:r>
          <w:rPr>
            <w:noProof/>
            <w:webHidden/>
          </w:rPr>
          <w:fldChar w:fldCharType="separate"/>
        </w:r>
        <w:r w:rsidR="002241B5">
          <w:rPr>
            <w:noProof/>
            <w:webHidden/>
          </w:rPr>
          <w:t>29</w:t>
        </w:r>
        <w:r>
          <w:rPr>
            <w:noProof/>
            <w:webHidden/>
          </w:rPr>
          <w:fldChar w:fldCharType="end"/>
        </w:r>
      </w:hyperlink>
    </w:p>
    <w:p w:rsidR="002241B5" w:rsidRDefault="00AC5F85">
      <w:pPr>
        <w:pStyle w:val="TOC3"/>
        <w:tabs>
          <w:tab w:val="left" w:pos="660"/>
        </w:tabs>
        <w:rPr>
          <w:rFonts w:asciiTheme="minorHAnsi" w:eastAsiaTheme="minorEastAsia" w:hAnsiTheme="minorHAnsi" w:cstheme="minorBidi"/>
          <w:noProof/>
          <w:lang w:eastAsia="fr-FR"/>
        </w:rPr>
      </w:pPr>
      <w:hyperlink w:anchor="_Toc413249496" w:history="1">
        <w:r w:rsidR="002241B5" w:rsidRPr="00CF4539">
          <w:rPr>
            <w:rStyle w:val="Hyperlink"/>
            <w:noProof/>
          </w:rPr>
          <w:t>3.7</w:t>
        </w:r>
        <w:r w:rsidR="002241B5">
          <w:rPr>
            <w:rFonts w:asciiTheme="minorHAnsi" w:eastAsiaTheme="minorEastAsia" w:hAnsiTheme="minorHAnsi" w:cstheme="minorBidi"/>
            <w:noProof/>
            <w:lang w:eastAsia="fr-FR"/>
          </w:rPr>
          <w:tab/>
        </w:r>
        <w:r w:rsidR="002241B5" w:rsidRPr="00CF4539">
          <w:rPr>
            <w:rStyle w:val="Hyperlink"/>
            <w:noProof/>
          </w:rPr>
          <w:t>Programme de prêt et emprunt</w:t>
        </w:r>
        <w:r w:rsidR="002241B5">
          <w:rPr>
            <w:noProof/>
            <w:webHidden/>
          </w:rPr>
          <w:tab/>
        </w:r>
        <w:r>
          <w:rPr>
            <w:noProof/>
            <w:webHidden/>
          </w:rPr>
          <w:fldChar w:fldCharType="begin"/>
        </w:r>
        <w:r w:rsidR="002241B5">
          <w:rPr>
            <w:noProof/>
            <w:webHidden/>
          </w:rPr>
          <w:instrText xml:space="preserve"> PAGEREF _Toc413249496 \h </w:instrText>
        </w:r>
        <w:r>
          <w:rPr>
            <w:noProof/>
            <w:webHidden/>
          </w:rPr>
        </w:r>
        <w:r>
          <w:rPr>
            <w:noProof/>
            <w:webHidden/>
          </w:rPr>
          <w:fldChar w:fldCharType="separate"/>
        </w:r>
        <w:r w:rsidR="002241B5">
          <w:rPr>
            <w:noProof/>
            <w:webHidden/>
          </w:rPr>
          <w:t>29</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497" w:history="1">
        <w:r w:rsidR="002241B5" w:rsidRPr="00CF4539">
          <w:rPr>
            <w:rStyle w:val="Hyperlink"/>
            <w:noProof/>
          </w:rPr>
          <w:t>3.7.1</w:t>
        </w:r>
        <w:r w:rsidR="002241B5">
          <w:rPr>
            <w:rFonts w:asciiTheme="minorHAnsi" w:eastAsiaTheme="minorEastAsia" w:hAnsiTheme="minorHAnsi" w:cstheme="minorBidi"/>
            <w:noProof/>
            <w:lang w:eastAsia="fr-FR"/>
          </w:rPr>
          <w:tab/>
        </w:r>
        <w:r w:rsidR="002241B5" w:rsidRPr="00CF4539">
          <w:rPr>
            <w:rStyle w:val="Hyperlink"/>
            <w:noProof/>
          </w:rPr>
          <w:t>Description générale</w:t>
        </w:r>
        <w:r w:rsidR="002241B5">
          <w:rPr>
            <w:noProof/>
            <w:webHidden/>
          </w:rPr>
          <w:tab/>
        </w:r>
        <w:r>
          <w:rPr>
            <w:noProof/>
            <w:webHidden/>
          </w:rPr>
          <w:fldChar w:fldCharType="begin"/>
        </w:r>
        <w:r w:rsidR="002241B5">
          <w:rPr>
            <w:noProof/>
            <w:webHidden/>
          </w:rPr>
          <w:instrText xml:space="preserve"> PAGEREF _Toc413249497 \h </w:instrText>
        </w:r>
        <w:r>
          <w:rPr>
            <w:noProof/>
            <w:webHidden/>
          </w:rPr>
        </w:r>
        <w:r>
          <w:rPr>
            <w:noProof/>
            <w:webHidden/>
          </w:rPr>
          <w:fldChar w:fldCharType="separate"/>
        </w:r>
        <w:r w:rsidR="002241B5">
          <w:rPr>
            <w:noProof/>
            <w:webHidden/>
          </w:rPr>
          <w:t>29</w:t>
        </w:r>
        <w:r>
          <w:rPr>
            <w:noProof/>
            <w:webHidden/>
          </w:rPr>
          <w:fldChar w:fldCharType="end"/>
        </w:r>
      </w:hyperlink>
    </w:p>
    <w:p w:rsidR="002241B5" w:rsidRDefault="00AC5F85">
      <w:pPr>
        <w:pStyle w:val="TOC2"/>
        <w:tabs>
          <w:tab w:val="left" w:pos="660"/>
        </w:tabs>
        <w:rPr>
          <w:rFonts w:asciiTheme="minorHAnsi" w:eastAsiaTheme="minorEastAsia" w:hAnsiTheme="minorHAnsi" w:cstheme="minorBidi"/>
          <w:noProof/>
          <w:lang w:eastAsia="fr-FR"/>
        </w:rPr>
      </w:pPr>
      <w:hyperlink w:anchor="_Toc413249498" w:history="1">
        <w:r w:rsidR="002241B5" w:rsidRPr="00CF4539">
          <w:rPr>
            <w:rStyle w:val="Hyperlink"/>
            <w:noProof/>
          </w:rPr>
          <w:t>3.8</w:t>
        </w:r>
        <w:r w:rsidR="002241B5">
          <w:rPr>
            <w:rFonts w:asciiTheme="minorHAnsi" w:eastAsiaTheme="minorEastAsia" w:hAnsiTheme="minorHAnsi" w:cstheme="minorBidi"/>
            <w:noProof/>
            <w:lang w:eastAsia="fr-FR"/>
          </w:rPr>
          <w:tab/>
        </w:r>
        <w:r w:rsidR="002241B5" w:rsidRPr="00CF4539">
          <w:rPr>
            <w:rStyle w:val="Hyperlink"/>
            <w:noProof/>
          </w:rPr>
          <w:t>Dénouement avec "Crédit Mutuel" et "Gilbert Dupond"</w:t>
        </w:r>
        <w:r w:rsidR="002241B5">
          <w:rPr>
            <w:noProof/>
            <w:webHidden/>
          </w:rPr>
          <w:tab/>
        </w:r>
        <w:r>
          <w:rPr>
            <w:noProof/>
            <w:webHidden/>
          </w:rPr>
          <w:fldChar w:fldCharType="begin"/>
        </w:r>
        <w:r w:rsidR="002241B5">
          <w:rPr>
            <w:noProof/>
            <w:webHidden/>
          </w:rPr>
          <w:instrText xml:space="preserve"> PAGEREF _Toc413249498 \h </w:instrText>
        </w:r>
        <w:r>
          <w:rPr>
            <w:noProof/>
            <w:webHidden/>
          </w:rPr>
        </w:r>
        <w:r>
          <w:rPr>
            <w:noProof/>
            <w:webHidden/>
          </w:rPr>
          <w:fldChar w:fldCharType="separate"/>
        </w:r>
        <w:r w:rsidR="002241B5">
          <w:rPr>
            <w:noProof/>
            <w:webHidden/>
          </w:rPr>
          <w:t>30</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499" w:history="1">
        <w:r w:rsidR="002241B5" w:rsidRPr="00CF4539">
          <w:rPr>
            <w:rStyle w:val="Hyperlink"/>
            <w:noProof/>
          </w:rPr>
          <w:t>3.8.1</w:t>
        </w:r>
        <w:r w:rsidR="002241B5">
          <w:rPr>
            <w:rFonts w:asciiTheme="minorHAnsi" w:eastAsiaTheme="minorEastAsia" w:hAnsiTheme="minorHAnsi" w:cstheme="minorBidi"/>
            <w:noProof/>
            <w:lang w:eastAsia="fr-FR"/>
          </w:rPr>
          <w:tab/>
        </w:r>
        <w:r w:rsidR="002241B5" w:rsidRPr="00CF4539">
          <w:rPr>
            <w:rStyle w:val="Hyperlink"/>
            <w:noProof/>
          </w:rPr>
          <w:t>Description générale</w:t>
        </w:r>
        <w:r w:rsidR="002241B5">
          <w:rPr>
            <w:noProof/>
            <w:webHidden/>
          </w:rPr>
          <w:tab/>
        </w:r>
        <w:r>
          <w:rPr>
            <w:noProof/>
            <w:webHidden/>
          </w:rPr>
          <w:fldChar w:fldCharType="begin"/>
        </w:r>
        <w:r w:rsidR="002241B5">
          <w:rPr>
            <w:noProof/>
            <w:webHidden/>
          </w:rPr>
          <w:instrText xml:space="preserve"> PAGEREF _Toc413249499 \h </w:instrText>
        </w:r>
        <w:r>
          <w:rPr>
            <w:noProof/>
            <w:webHidden/>
          </w:rPr>
        </w:r>
        <w:r>
          <w:rPr>
            <w:noProof/>
            <w:webHidden/>
          </w:rPr>
          <w:fldChar w:fldCharType="separate"/>
        </w:r>
        <w:r w:rsidR="002241B5">
          <w:rPr>
            <w:noProof/>
            <w:webHidden/>
          </w:rPr>
          <w:t>30</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00" w:history="1">
        <w:r w:rsidR="002241B5" w:rsidRPr="00CF4539">
          <w:rPr>
            <w:rStyle w:val="Hyperlink"/>
            <w:noProof/>
          </w:rPr>
          <w:t>3.8.2</w:t>
        </w:r>
        <w:r w:rsidR="002241B5">
          <w:rPr>
            <w:rFonts w:asciiTheme="minorHAnsi" w:eastAsiaTheme="minorEastAsia" w:hAnsiTheme="minorHAnsi" w:cstheme="minorBidi"/>
            <w:noProof/>
            <w:lang w:eastAsia="fr-FR"/>
          </w:rPr>
          <w:tab/>
        </w:r>
        <w:r w:rsidR="002241B5" w:rsidRPr="00CF4539">
          <w:rPr>
            <w:rStyle w:val="Hyperlink"/>
            <w:noProof/>
          </w:rPr>
          <w:t>Description détaillée</w:t>
        </w:r>
        <w:r w:rsidR="002241B5">
          <w:rPr>
            <w:noProof/>
            <w:webHidden/>
          </w:rPr>
          <w:tab/>
        </w:r>
        <w:r>
          <w:rPr>
            <w:noProof/>
            <w:webHidden/>
          </w:rPr>
          <w:fldChar w:fldCharType="begin"/>
        </w:r>
        <w:r w:rsidR="002241B5">
          <w:rPr>
            <w:noProof/>
            <w:webHidden/>
          </w:rPr>
          <w:instrText xml:space="preserve"> PAGEREF _Toc413249500 \h </w:instrText>
        </w:r>
        <w:r>
          <w:rPr>
            <w:noProof/>
            <w:webHidden/>
          </w:rPr>
        </w:r>
        <w:r>
          <w:rPr>
            <w:noProof/>
            <w:webHidden/>
          </w:rPr>
          <w:fldChar w:fldCharType="separate"/>
        </w:r>
        <w:r w:rsidR="002241B5">
          <w:rPr>
            <w:noProof/>
            <w:webHidden/>
          </w:rPr>
          <w:t>30</w:t>
        </w:r>
        <w:r>
          <w:rPr>
            <w:noProof/>
            <w:webHidden/>
          </w:rPr>
          <w:fldChar w:fldCharType="end"/>
        </w:r>
      </w:hyperlink>
    </w:p>
    <w:p w:rsidR="002241B5" w:rsidRDefault="00AC5F85">
      <w:pPr>
        <w:pStyle w:val="TOC2"/>
        <w:tabs>
          <w:tab w:val="left" w:pos="660"/>
        </w:tabs>
        <w:rPr>
          <w:rFonts w:asciiTheme="minorHAnsi" w:eastAsiaTheme="minorEastAsia" w:hAnsiTheme="minorHAnsi" w:cstheme="minorBidi"/>
          <w:noProof/>
          <w:lang w:eastAsia="fr-FR"/>
        </w:rPr>
      </w:pPr>
      <w:hyperlink w:anchor="_Toc413249501" w:history="1">
        <w:r w:rsidR="002241B5" w:rsidRPr="00CF4539">
          <w:rPr>
            <w:rStyle w:val="Hyperlink"/>
            <w:noProof/>
          </w:rPr>
          <w:t>3.9</w:t>
        </w:r>
        <w:r w:rsidR="002241B5">
          <w:rPr>
            <w:rFonts w:asciiTheme="minorHAnsi" w:eastAsiaTheme="minorEastAsia" w:hAnsiTheme="minorHAnsi" w:cstheme="minorBidi"/>
            <w:noProof/>
            <w:lang w:eastAsia="fr-FR"/>
          </w:rPr>
          <w:tab/>
        </w:r>
        <w:r w:rsidR="002241B5" w:rsidRPr="00CF4539">
          <w:rPr>
            <w:rStyle w:val="Hyperlink"/>
            <w:noProof/>
          </w:rPr>
          <w:t>Transfert</w:t>
        </w:r>
        <w:r w:rsidR="002241B5">
          <w:rPr>
            <w:noProof/>
            <w:webHidden/>
          </w:rPr>
          <w:tab/>
        </w:r>
        <w:r>
          <w:rPr>
            <w:noProof/>
            <w:webHidden/>
          </w:rPr>
          <w:fldChar w:fldCharType="begin"/>
        </w:r>
        <w:r w:rsidR="002241B5">
          <w:rPr>
            <w:noProof/>
            <w:webHidden/>
          </w:rPr>
          <w:instrText xml:space="preserve"> PAGEREF _Toc413249501 \h </w:instrText>
        </w:r>
        <w:r>
          <w:rPr>
            <w:noProof/>
            <w:webHidden/>
          </w:rPr>
        </w:r>
        <w:r>
          <w:rPr>
            <w:noProof/>
            <w:webHidden/>
          </w:rPr>
          <w:fldChar w:fldCharType="separate"/>
        </w:r>
        <w:r w:rsidR="002241B5">
          <w:rPr>
            <w:noProof/>
            <w:webHidden/>
          </w:rPr>
          <w:t>30</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02" w:history="1">
        <w:r w:rsidR="002241B5" w:rsidRPr="00CF4539">
          <w:rPr>
            <w:rStyle w:val="Hyperlink"/>
            <w:noProof/>
          </w:rPr>
          <w:t>3.9.1</w:t>
        </w:r>
        <w:r w:rsidR="002241B5">
          <w:rPr>
            <w:rFonts w:asciiTheme="minorHAnsi" w:eastAsiaTheme="minorEastAsia" w:hAnsiTheme="minorHAnsi" w:cstheme="minorBidi"/>
            <w:noProof/>
            <w:lang w:eastAsia="fr-FR"/>
          </w:rPr>
          <w:tab/>
        </w:r>
        <w:r w:rsidR="002241B5" w:rsidRPr="00CF4539">
          <w:rPr>
            <w:rStyle w:val="Hyperlink"/>
            <w:noProof/>
          </w:rPr>
          <w:t>Description générale</w:t>
        </w:r>
        <w:r w:rsidR="002241B5">
          <w:rPr>
            <w:noProof/>
            <w:webHidden/>
          </w:rPr>
          <w:tab/>
        </w:r>
        <w:r>
          <w:rPr>
            <w:noProof/>
            <w:webHidden/>
          </w:rPr>
          <w:fldChar w:fldCharType="begin"/>
        </w:r>
        <w:r w:rsidR="002241B5">
          <w:rPr>
            <w:noProof/>
            <w:webHidden/>
          </w:rPr>
          <w:instrText xml:space="preserve"> PAGEREF _Toc413249502 \h </w:instrText>
        </w:r>
        <w:r>
          <w:rPr>
            <w:noProof/>
            <w:webHidden/>
          </w:rPr>
        </w:r>
        <w:r>
          <w:rPr>
            <w:noProof/>
            <w:webHidden/>
          </w:rPr>
          <w:fldChar w:fldCharType="separate"/>
        </w:r>
        <w:r w:rsidR="002241B5">
          <w:rPr>
            <w:noProof/>
            <w:webHidden/>
          </w:rPr>
          <w:t>30</w:t>
        </w:r>
        <w:r>
          <w:rPr>
            <w:noProof/>
            <w:webHidden/>
          </w:rPr>
          <w:fldChar w:fldCharType="end"/>
        </w:r>
      </w:hyperlink>
    </w:p>
    <w:p w:rsidR="002241B5" w:rsidRDefault="00AC5F85">
      <w:pPr>
        <w:pStyle w:val="TOC1"/>
        <w:rPr>
          <w:rFonts w:asciiTheme="minorHAnsi" w:eastAsiaTheme="minorEastAsia" w:hAnsiTheme="minorHAnsi" w:cstheme="minorBidi"/>
          <w:noProof/>
          <w:lang w:eastAsia="fr-FR"/>
        </w:rPr>
      </w:pPr>
      <w:hyperlink w:anchor="_Toc413249503" w:history="1">
        <w:r w:rsidR="002241B5" w:rsidRPr="00CF4539">
          <w:rPr>
            <w:rStyle w:val="Hyperlink"/>
            <w:noProof/>
          </w:rPr>
          <w:t>4</w:t>
        </w:r>
        <w:r w:rsidR="002241B5">
          <w:rPr>
            <w:rFonts w:asciiTheme="minorHAnsi" w:eastAsiaTheme="minorEastAsia" w:hAnsiTheme="minorHAnsi" w:cstheme="minorBidi"/>
            <w:noProof/>
            <w:lang w:eastAsia="fr-FR"/>
          </w:rPr>
          <w:tab/>
        </w:r>
        <w:r w:rsidR="002241B5" w:rsidRPr="00CF4539">
          <w:rPr>
            <w:rStyle w:val="Hyperlink"/>
            <w:noProof/>
          </w:rPr>
          <w:t>Services/ Activitésouement</w:t>
        </w:r>
        <w:r w:rsidR="002241B5">
          <w:rPr>
            <w:noProof/>
            <w:webHidden/>
          </w:rPr>
          <w:tab/>
        </w:r>
        <w:r>
          <w:rPr>
            <w:noProof/>
            <w:webHidden/>
          </w:rPr>
          <w:fldChar w:fldCharType="begin"/>
        </w:r>
        <w:r w:rsidR="002241B5">
          <w:rPr>
            <w:noProof/>
            <w:webHidden/>
          </w:rPr>
          <w:instrText xml:space="preserve"> PAGEREF _Toc413249503 \h </w:instrText>
        </w:r>
        <w:r>
          <w:rPr>
            <w:noProof/>
            <w:webHidden/>
          </w:rPr>
        </w:r>
        <w:r>
          <w:rPr>
            <w:noProof/>
            <w:webHidden/>
          </w:rPr>
          <w:fldChar w:fldCharType="separate"/>
        </w:r>
        <w:r w:rsidR="002241B5">
          <w:rPr>
            <w:noProof/>
            <w:webHidden/>
          </w:rPr>
          <w:t>32</w:t>
        </w:r>
        <w:r>
          <w:rPr>
            <w:noProof/>
            <w:webHidden/>
          </w:rPr>
          <w:fldChar w:fldCharType="end"/>
        </w:r>
      </w:hyperlink>
    </w:p>
    <w:p w:rsidR="002241B5" w:rsidRDefault="00AC5F85">
      <w:pPr>
        <w:pStyle w:val="TOC2"/>
        <w:tabs>
          <w:tab w:val="left" w:pos="660"/>
        </w:tabs>
        <w:rPr>
          <w:rFonts w:asciiTheme="minorHAnsi" w:eastAsiaTheme="minorEastAsia" w:hAnsiTheme="minorHAnsi" w:cstheme="minorBidi"/>
          <w:noProof/>
          <w:lang w:eastAsia="fr-FR"/>
        </w:rPr>
      </w:pPr>
      <w:hyperlink w:anchor="_Toc413249504" w:history="1">
        <w:r w:rsidR="002241B5" w:rsidRPr="00CF4539">
          <w:rPr>
            <w:rStyle w:val="Hyperlink"/>
            <w:noProof/>
          </w:rPr>
          <w:t>4.1</w:t>
        </w:r>
        <w:r w:rsidR="002241B5">
          <w:rPr>
            <w:rFonts w:asciiTheme="minorHAnsi" w:eastAsiaTheme="minorEastAsia" w:hAnsiTheme="minorHAnsi" w:cstheme="minorBidi"/>
            <w:noProof/>
            <w:lang w:eastAsia="fr-FR"/>
          </w:rPr>
          <w:tab/>
        </w:r>
        <w:r w:rsidR="002241B5" w:rsidRPr="00CF4539">
          <w:rPr>
            <w:rStyle w:val="Hyperlink"/>
            <w:noProof/>
          </w:rPr>
          <w:t>Déduction des données de l’instruction</w:t>
        </w:r>
        <w:r w:rsidR="002241B5">
          <w:rPr>
            <w:noProof/>
            <w:webHidden/>
          </w:rPr>
          <w:tab/>
        </w:r>
        <w:r>
          <w:rPr>
            <w:noProof/>
            <w:webHidden/>
          </w:rPr>
          <w:fldChar w:fldCharType="begin"/>
        </w:r>
        <w:r w:rsidR="002241B5">
          <w:rPr>
            <w:noProof/>
            <w:webHidden/>
          </w:rPr>
          <w:instrText xml:space="preserve"> PAGEREF _Toc413249504 \h </w:instrText>
        </w:r>
        <w:r>
          <w:rPr>
            <w:noProof/>
            <w:webHidden/>
          </w:rPr>
        </w:r>
        <w:r>
          <w:rPr>
            <w:noProof/>
            <w:webHidden/>
          </w:rPr>
          <w:fldChar w:fldCharType="separate"/>
        </w:r>
        <w:r w:rsidR="002241B5">
          <w:rPr>
            <w:noProof/>
            <w:webHidden/>
          </w:rPr>
          <w:t>32</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05" w:history="1">
        <w:r w:rsidR="002241B5" w:rsidRPr="00CF4539">
          <w:rPr>
            <w:rStyle w:val="Hyperlink"/>
            <w:noProof/>
          </w:rPr>
          <w:t>4.1.1</w:t>
        </w:r>
        <w:r w:rsidR="002241B5">
          <w:rPr>
            <w:rFonts w:asciiTheme="minorHAnsi" w:eastAsiaTheme="minorEastAsia" w:hAnsiTheme="minorHAnsi" w:cstheme="minorBidi"/>
            <w:noProof/>
            <w:lang w:eastAsia="fr-FR"/>
          </w:rPr>
          <w:tab/>
        </w:r>
        <w:r w:rsidR="002241B5" w:rsidRPr="00CF4539">
          <w:rPr>
            <w:rStyle w:val="Hyperlink"/>
            <w:noProof/>
          </w:rPr>
          <w:t>La date de dénouement :</w:t>
        </w:r>
        <w:r w:rsidR="002241B5">
          <w:rPr>
            <w:noProof/>
            <w:webHidden/>
          </w:rPr>
          <w:tab/>
        </w:r>
        <w:r>
          <w:rPr>
            <w:noProof/>
            <w:webHidden/>
          </w:rPr>
          <w:fldChar w:fldCharType="begin"/>
        </w:r>
        <w:r w:rsidR="002241B5">
          <w:rPr>
            <w:noProof/>
            <w:webHidden/>
          </w:rPr>
          <w:instrText xml:space="preserve"> PAGEREF _Toc413249505 \h </w:instrText>
        </w:r>
        <w:r>
          <w:rPr>
            <w:noProof/>
            <w:webHidden/>
          </w:rPr>
        </w:r>
        <w:r>
          <w:rPr>
            <w:noProof/>
            <w:webHidden/>
          </w:rPr>
          <w:fldChar w:fldCharType="separate"/>
        </w:r>
        <w:r w:rsidR="002241B5">
          <w:rPr>
            <w:noProof/>
            <w:webHidden/>
          </w:rPr>
          <w:t>32</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06" w:history="1">
        <w:r w:rsidR="002241B5" w:rsidRPr="00CF4539">
          <w:rPr>
            <w:rStyle w:val="Hyperlink"/>
            <w:noProof/>
          </w:rPr>
          <w:t>4.1.2</w:t>
        </w:r>
        <w:r w:rsidR="002241B5">
          <w:rPr>
            <w:rFonts w:asciiTheme="minorHAnsi" w:eastAsiaTheme="minorEastAsia" w:hAnsiTheme="minorHAnsi" w:cstheme="minorBidi"/>
            <w:noProof/>
            <w:lang w:eastAsia="fr-FR"/>
          </w:rPr>
          <w:tab/>
        </w:r>
        <w:r w:rsidR="002241B5" w:rsidRPr="00CF4539">
          <w:rPr>
            <w:rStyle w:val="Hyperlink"/>
            <w:noProof/>
          </w:rPr>
          <w:t>Le compte-espèces Client :</w:t>
        </w:r>
        <w:r w:rsidR="002241B5">
          <w:rPr>
            <w:noProof/>
            <w:webHidden/>
          </w:rPr>
          <w:tab/>
        </w:r>
        <w:r>
          <w:rPr>
            <w:noProof/>
            <w:webHidden/>
          </w:rPr>
          <w:fldChar w:fldCharType="begin"/>
        </w:r>
        <w:r w:rsidR="002241B5">
          <w:rPr>
            <w:noProof/>
            <w:webHidden/>
          </w:rPr>
          <w:instrText xml:space="preserve"> PAGEREF _Toc413249506 \h </w:instrText>
        </w:r>
        <w:r>
          <w:rPr>
            <w:noProof/>
            <w:webHidden/>
          </w:rPr>
        </w:r>
        <w:r>
          <w:rPr>
            <w:noProof/>
            <w:webHidden/>
          </w:rPr>
          <w:fldChar w:fldCharType="separate"/>
        </w:r>
        <w:r w:rsidR="002241B5">
          <w:rPr>
            <w:noProof/>
            <w:webHidden/>
          </w:rPr>
          <w:t>32</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07" w:history="1">
        <w:r w:rsidR="002241B5" w:rsidRPr="00CF4539">
          <w:rPr>
            <w:rStyle w:val="Hyperlink"/>
            <w:noProof/>
          </w:rPr>
          <w:t>4.1.3</w:t>
        </w:r>
        <w:r w:rsidR="002241B5">
          <w:rPr>
            <w:rFonts w:asciiTheme="minorHAnsi" w:eastAsiaTheme="minorEastAsia" w:hAnsiTheme="minorHAnsi" w:cstheme="minorBidi"/>
            <w:noProof/>
            <w:lang w:eastAsia="fr-FR"/>
          </w:rPr>
          <w:tab/>
        </w:r>
        <w:r w:rsidR="002241B5" w:rsidRPr="00CF4539">
          <w:rPr>
            <w:rStyle w:val="Hyperlink"/>
            <w:noProof/>
          </w:rPr>
          <w:t>Le dépositaire :</w:t>
        </w:r>
        <w:r w:rsidR="002241B5">
          <w:rPr>
            <w:noProof/>
            <w:webHidden/>
          </w:rPr>
          <w:tab/>
        </w:r>
        <w:r>
          <w:rPr>
            <w:noProof/>
            <w:webHidden/>
          </w:rPr>
          <w:fldChar w:fldCharType="begin"/>
        </w:r>
        <w:r w:rsidR="002241B5">
          <w:rPr>
            <w:noProof/>
            <w:webHidden/>
          </w:rPr>
          <w:instrText xml:space="preserve"> PAGEREF _Toc413249507 \h </w:instrText>
        </w:r>
        <w:r>
          <w:rPr>
            <w:noProof/>
            <w:webHidden/>
          </w:rPr>
        </w:r>
        <w:r>
          <w:rPr>
            <w:noProof/>
            <w:webHidden/>
          </w:rPr>
          <w:fldChar w:fldCharType="separate"/>
        </w:r>
        <w:r w:rsidR="002241B5">
          <w:rPr>
            <w:noProof/>
            <w:webHidden/>
          </w:rPr>
          <w:t>32</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08" w:history="1">
        <w:r w:rsidR="002241B5" w:rsidRPr="00CF4539">
          <w:rPr>
            <w:rStyle w:val="Hyperlink"/>
            <w:noProof/>
          </w:rPr>
          <w:t>4.1.4</w:t>
        </w:r>
        <w:r w:rsidR="002241B5">
          <w:rPr>
            <w:rFonts w:asciiTheme="minorHAnsi" w:eastAsiaTheme="minorEastAsia" w:hAnsiTheme="minorHAnsi" w:cstheme="minorBidi"/>
            <w:noProof/>
            <w:lang w:eastAsia="fr-FR"/>
          </w:rPr>
          <w:tab/>
        </w:r>
        <w:r w:rsidR="002241B5" w:rsidRPr="00CF4539">
          <w:rPr>
            <w:rStyle w:val="Hyperlink"/>
            <w:noProof/>
          </w:rPr>
          <w:t>Le compte dépositaire titres (Nostro compte-titres) :</w:t>
        </w:r>
        <w:r w:rsidR="002241B5">
          <w:rPr>
            <w:noProof/>
            <w:webHidden/>
          </w:rPr>
          <w:tab/>
        </w:r>
        <w:r>
          <w:rPr>
            <w:noProof/>
            <w:webHidden/>
          </w:rPr>
          <w:fldChar w:fldCharType="begin"/>
        </w:r>
        <w:r w:rsidR="002241B5">
          <w:rPr>
            <w:noProof/>
            <w:webHidden/>
          </w:rPr>
          <w:instrText xml:space="preserve"> PAGEREF _Toc413249508 \h </w:instrText>
        </w:r>
        <w:r>
          <w:rPr>
            <w:noProof/>
            <w:webHidden/>
          </w:rPr>
        </w:r>
        <w:r>
          <w:rPr>
            <w:noProof/>
            <w:webHidden/>
          </w:rPr>
          <w:fldChar w:fldCharType="separate"/>
        </w:r>
        <w:r w:rsidR="002241B5">
          <w:rPr>
            <w:noProof/>
            <w:webHidden/>
          </w:rPr>
          <w:t>33</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09" w:history="1">
        <w:r w:rsidR="002241B5" w:rsidRPr="00CF4539">
          <w:rPr>
            <w:rStyle w:val="Hyperlink"/>
            <w:noProof/>
          </w:rPr>
          <w:t>4.1.5</w:t>
        </w:r>
        <w:r w:rsidR="002241B5">
          <w:rPr>
            <w:rFonts w:asciiTheme="minorHAnsi" w:eastAsiaTheme="minorEastAsia" w:hAnsiTheme="minorHAnsi" w:cstheme="minorBidi"/>
            <w:noProof/>
            <w:lang w:eastAsia="fr-FR"/>
          </w:rPr>
          <w:tab/>
        </w:r>
        <w:r w:rsidR="002241B5" w:rsidRPr="00CF4539">
          <w:rPr>
            <w:rStyle w:val="Hyperlink"/>
            <w:noProof/>
          </w:rPr>
          <w:t>Le compte dépositaire espèces (Nostro compte-espèces) :</w:t>
        </w:r>
        <w:r w:rsidR="002241B5">
          <w:rPr>
            <w:noProof/>
            <w:webHidden/>
          </w:rPr>
          <w:tab/>
        </w:r>
        <w:r>
          <w:rPr>
            <w:noProof/>
            <w:webHidden/>
          </w:rPr>
          <w:fldChar w:fldCharType="begin"/>
        </w:r>
        <w:r w:rsidR="002241B5">
          <w:rPr>
            <w:noProof/>
            <w:webHidden/>
          </w:rPr>
          <w:instrText xml:space="preserve"> PAGEREF _Toc413249509 \h </w:instrText>
        </w:r>
        <w:r>
          <w:rPr>
            <w:noProof/>
            <w:webHidden/>
          </w:rPr>
        </w:r>
        <w:r>
          <w:rPr>
            <w:noProof/>
            <w:webHidden/>
          </w:rPr>
          <w:fldChar w:fldCharType="separate"/>
        </w:r>
        <w:r w:rsidR="002241B5">
          <w:rPr>
            <w:noProof/>
            <w:webHidden/>
          </w:rPr>
          <w:t>33</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10" w:history="1">
        <w:r w:rsidR="002241B5" w:rsidRPr="00CF4539">
          <w:rPr>
            <w:rStyle w:val="Hyperlink"/>
            <w:noProof/>
          </w:rPr>
          <w:t>4.1.6</w:t>
        </w:r>
        <w:r w:rsidR="002241B5">
          <w:rPr>
            <w:rFonts w:asciiTheme="minorHAnsi" w:eastAsiaTheme="minorEastAsia" w:hAnsiTheme="minorHAnsi" w:cstheme="minorBidi"/>
            <w:noProof/>
            <w:lang w:eastAsia="fr-FR"/>
          </w:rPr>
          <w:tab/>
        </w:r>
        <w:r w:rsidR="002241B5" w:rsidRPr="00CF4539">
          <w:rPr>
            <w:rStyle w:val="Hyperlink"/>
            <w:noProof/>
          </w:rPr>
          <w:t>La chaine de dénouement :</w:t>
        </w:r>
        <w:r w:rsidR="002241B5">
          <w:rPr>
            <w:noProof/>
            <w:webHidden/>
          </w:rPr>
          <w:tab/>
        </w:r>
        <w:r>
          <w:rPr>
            <w:noProof/>
            <w:webHidden/>
          </w:rPr>
          <w:fldChar w:fldCharType="begin"/>
        </w:r>
        <w:r w:rsidR="002241B5">
          <w:rPr>
            <w:noProof/>
            <w:webHidden/>
          </w:rPr>
          <w:instrText xml:space="preserve"> PAGEREF _Toc413249510 \h </w:instrText>
        </w:r>
        <w:r>
          <w:rPr>
            <w:noProof/>
            <w:webHidden/>
          </w:rPr>
        </w:r>
        <w:r>
          <w:rPr>
            <w:noProof/>
            <w:webHidden/>
          </w:rPr>
          <w:fldChar w:fldCharType="separate"/>
        </w:r>
        <w:r w:rsidR="002241B5">
          <w:rPr>
            <w:noProof/>
            <w:webHidden/>
          </w:rPr>
          <w:t>33</w:t>
        </w:r>
        <w:r>
          <w:rPr>
            <w:noProof/>
            <w:webHidden/>
          </w:rPr>
          <w:fldChar w:fldCharType="end"/>
        </w:r>
      </w:hyperlink>
    </w:p>
    <w:p w:rsidR="002241B5" w:rsidRDefault="00AC5F85">
      <w:pPr>
        <w:pStyle w:val="TOC2"/>
        <w:tabs>
          <w:tab w:val="left" w:pos="660"/>
        </w:tabs>
        <w:rPr>
          <w:rFonts w:asciiTheme="minorHAnsi" w:eastAsiaTheme="minorEastAsia" w:hAnsiTheme="minorHAnsi" w:cstheme="minorBidi"/>
          <w:noProof/>
          <w:lang w:eastAsia="fr-FR"/>
        </w:rPr>
      </w:pPr>
      <w:hyperlink w:anchor="_Toc413249511" w:history="1">
        <w:r w:rsidR="002241B5" w:rsidRPr="00CF4539">
          <w:rPr>
            <w:rStyle w:val="Hyperlink"/>
            <w:noProof/>
          </w:rPr>
          <w:t>4.2</w:t>
        </w:r>
        <w:r w:rsidR="002241B5">
          <w:rPr>
            <w:rFonts w:asciiTheme="minorHAnsi" w:eastAsiaTheme="minorEastAsia" w:hAnsiTheme="minorHAnsi" w:cstheme="minorBidi"/>
            <w:noProof/>
            <w:lang w:eastAsia="fr-FR"/>
          </w:rPr>
          <w:tab/>
        </w:r>
        <w:r w:rsidR="002241B5" w:rsidRPr="00CF4539">
          <w:rPr>
            <w:rStyle w:val="Hyperlink"/>
            <w:noProof/>
          </w:rPr>
          <w:t>Contrôle des règles de gestion</w:t>
        </w:r>
        <w:r w:rsidR="002241B5">
          <w:rPr>
            <w:noProof/>
            <w:webHidden/>
          </w:rPr>
          <w:tab/>
        </w:r>
        <w:r>
          <w:rPr>
            <w:noProof/>
            <w:webHidden/>
          </w:rPr>
          <w:fldChar w:fldCharType="begin"/>
        </w:r>
        <w:r w:rsidR="002241B5">
          <w:rPr>
            <w:noProof/>
            <w:webHidden/>
          </w:rPr>
          <w:instrText xml:space="preserve"> PAGEREF _Toc413249511 \h </w:instrText>
        </w:r>
        <w:r>
          <w:rPr>
            <w:noProof/>
            <w:webHidden/>
          </w:rPr>
        </w:r>
        <w:r>
          <w:rPr>
            <w:noProof/>
            <w:webHidden/>
          </w:rPr>
          <w:fldChar w:fldCharType="separate"/>
        </w:r>
        <w:r w:rsidR="002241B5">
          <w:rPr>
            <w:noProof/>
            <w:webHidden/>
          </w:rPr>
          <w:t>34</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12" w:history="1">
        <w:r w:rsidR="002241B5" w:rsidRPr="00CF4539">
          <w:rPr>
            <w:rStyle w:val="Hyperlink"/>
            <w:noProof/>
          </w:rPr>
          <w:t>4.2.1</w:t>
        </w:r>
        <w:r w:rsidR="002241B5">
          <w:rPr>
            <w:rFonts w:asciiTheme="minorHAnsi" w:eastAsiaTheme="minorEastAsia" w:hAnsiTheme="minorHAnsi" w:cstheme="minorBidi"/>
            <w:noProof/>
            <w:lang w:eastAsia="fr-FR"/>
          </w:rPr>
          <w:tab/>
        </w:r>
        <w:r w:rsidR="002241B5" w:rsidRPr="00CF4539">
          <w:rPr>
            <w:rStyle w:val="Hyperlink"/>
            <w:noProof/>
          </w:rPr>
          <w:t>Achat  Vente Ferme :</w:t>
        </w:r>
        <w:r w:rsidR="002241B5">
          <w:rPr>
            <w:noProof/>
            <w:webHidden/>
          </w:rPr>
          <w:tab/>
        </w:r>
        <w:r>
          <w:rPr>
            <w:noProof/>
            <w:webHidden/>
          </w:rPr>
          <w:fldChar w:fldCharType="begin"/>
        </w:r>
        <w:r w:rsidR="002241B5">
          <w:rPr>
            <w:noProof/>
            <w:webHidden/>
          </w:rPr>
          <w:instrText xml:space="preserve"> PAGEREF _Toc413249512 \h </w:instrText>
        </w:r>
        <w:r>
          <w:rPr>
            <w:noProof/>
            <w:webHidden/>
          </w:rPr>
        </w:r>
        <w:r>
          <w:rPr>
            <w:noProof/>
            <w:webHidden/>
          </w:rPr>
          <w:fldChar w:fldCharType="separate"/>
        </w:r>
        <w:r w:rsidR="002241B5">
          <w:rPr>
            <w:noProof/>
            <w:webHidden/>
          </w:rPr>
          <w:t>34</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13" w:history="1">
        <w:r w:rsidR="002241B5" w:rsidRPr="00CF4539">
          <w:rPr>
            <w:rStyle w:val="Hyperlink"/>
            <w:noProof/>
          </w:rPr>
          <w:t>4.2.2</w:t>
        </w:r>
        <w:r w:rsidR="002241B5">
          <w:rPr>
            <w:rFonts w:asciiTheme="minorHAnsi" w:eastAsiaTheme="minorEastAsia" w:hAnsiTheme="minorHAnsi" w:cstheme="minorBidi"/>
            <w:noProof/>
            <w:lang w:eastAsia="fr-FR"/>
          </w:rPr>
          <w:tab/>
        </w:r>
        <w:r w:rsidR="002241B5" w:rsidRPr="00CF4539">
          <w:rPr>
            <w:rStyle w:val="Hyperlink"/>
            <w:noProof/>
          </w:rPr>
          <w:t>Mise en Pension – Prise en Pension :</w:t>
        </w:r>
        <w:r w:rsidR="002241B5">
          <w:rPr>
            <w:noProof/>
            <w:webHidden/>
          </w:rPr>
          <w:tab/>
        </w:r>
        <w:r>
          <w:rPr>
            <w:noProof/>
            <w:webHidden/>
          </w:rPr>
          <w:fldChar w:fldCharType="begin"/>
        </w:r>
        <w:r w:rsidR="002241B5">
          <w:rPr>
            <w:noProof/>
            <w:webHidden/>
          </w:rPr>
          <w:instrText xml:space="preserve"> PAGEREF _Toc413249513 \h </w:instrText>
        </w:r>
        <w:r>
          <w:rPr>
            <w:noProof/>
            <w:webHidden/>
          </w:rPr>
        </w:r>
        <w:r>
          <w:rPr>
            <w:noProof/>
            <w:webHidden/>
          </w:rPr>
          <w:fldChar w:fldCharType="separate"/>
        </w:r>
        <w:r w:rsidR="002241B5">
          <w:rPr>
            <w:noProof/>
            <w:webHidden/>
          </w:rPr>
          <w:t>34</w:t>
        </w:r>
        <w:r>
          <w:rPr>
            <w:noProof/>
            <w:webHidden/>
          </w:rPr>
          <w:fldChar w:fldCharType="end"/>
        </w:r>
      </w:hyperlink>
    </w:p>
    <w:p w:rsidR="002241B5" w:rsidRDefault="00AC5F85">
      <w:pPr>
        <w:pStyle w:val="TOC2"/>
        <w:tabs>
          <w:tab w:val="left" w:pos="660"/>
        </w:tabs>
        <w:rPr>
          <w:rFonts w:asciiTheme="minorHAnsi" w:eastAsiaTheme="minorEastAsia" w:hAnsiTheme="minorHAnsi" w:cstheme="minorBidi"/>
          <w:noProof/>
          <w:lang w:eastAsia="fr-FR"/>
        </w:rPr>
      </w:pPr>
      <w:hyperlink w:anchor="_Toc413249514" w:history="1">
        <w:r w:rsidR="002241B5" w:rsidRPr="00CF4539">
          <w:rPr>
            <w:rStyle w:val="Hyperlink"/>
            <w:noProof/>
          </w:rPr>
          <w:t>4.3</w:t>
        </w:r>
        <w:r w:rsidR="002241B5">
          <w:rPr>
            <w:rFonts w:asciiTheme="minorHAnsi" w:eastAsiaTheme="minorEastAsia" w:hAnsiTheme="minorHAnsi" w:cstheme="minorBidi"/>
            <w:noProof/>
            <w:lang w:eastAsia="fr-FR"/>
          </w:rPr>
          <w:tab/>
        </w:r>
        <w:r w:rsidR="002241B5" w:rsidRPr="00CF4539">
          <w:rPr>
            <w:rStyle w:val="Hyperlink"/>
            <w:noProof/>
          </w:rPr>
          <w:t>Calcul des commissions</w:t>
        </w:r>
        <w:r w:rsidR="002241B5">
          <w:rPr>
            <w:noProof/>
            <w:webHidden/>
          </w:rPr>
          <w:tab/>
        </w:r>
        <w:r>
          <w:rPr>
            <w:noProof/>
            <w:webHidden/>
          </w:rPr>
          <w:fldChar w:fldCharType="begin"/>
        </w:r>
        <w:r w:rsidR="002241B5">
          <w:rPr>
            <w:noProof/>
            <w:webHidden/>
          </w:rPr>
          <w:instrText xml:space="preserve"> PAGEREF _Toc413249514 \h </w:instrText>
        </w:r>
        <w:r>
          <w:rPr>
            <w:noProof/>
            <w:webHidden/>
          </w:rPr>
        </w:r>
        <w:r>
          <w:rPr>
            <w:noProof/>
            <w:webHidden/>
          </w:rPr>
          <w:fldChar w:fldCharType="separate"/>
        </w:r>
        <w:r w:rsidR="002241B5">
          <w:rPr>
            <w:noProof/>
            <w:webHidden/>
          </w:rPr>
          <w:t>34</w:t>
        </w:r>
        <w:r>
          <w:rPr>
            <w:noProof/>
            <w:webHidden/>
          </w:rPr>
          <w:fldChar w:fldCharType="end"/>
        </w:r>
      </w:hyperlink>
    </w:p>
    <w:p w:rsidR="002241B5" w:rsidRDefault="00AC5F85">
      <w:pPr>
        <w:pStyle w:val="TOC1"/>
        <w:rPr>
          <w:rFonts w:asciiTheme="minorHAnsi" w:eastAsiaTheme="minorEastAsia" w:hAnsiTheme="minorHAnsi" w:cstheme="minorBidi"/>
          <w:noProof/>
          <w:lang w:eastAsia="fr-FR"/>
        </w:rPr>
      </w:pPr>
      <w:hyperlink w:anchor="_Toc413249515" w:history="1">
        <w:r w:rsidR="002241B5" w:rsidRPr="00CF4539">
          <w:rPr>
            <w:rStyle w:val="Hyperlink"/>
            <w:noProof/>
          </w:rPr>
          <w:t>5</w:t>
        </w:r>
        <w:r w:rsidR="002241B5">
          <w:rPr>
            <w:rFonts w:asciiTheme="minorHAnsi" w:eastAsiaTheme="minorEastAsia" w:hAnsiTheme="minorHAnsi" w:cstheme="minorBidi"/>
            <w:noProof/>
            <w:lang w:eastAsia="fr-FR"/>
          </w:rPr>
          <w:tab/>
        </w:r>
        <w:r w:rsidR="002241B5" w:rsidRPr="00CF4539">
          <w:rPr>
            <w:rStyle w:val="Hyperlink"/>
            <w:noProof/>
          </w:rPr>
          <w:t>Menu</w:t>
        </w:r>
        <w:r w:rsidR="002241B5">
          <w:rPr>
            <w:noProof/>
            <w:webHidden/>
          </w:rPr>
          <w:tab/>
        </w:r>
        <w:r>
          <w:rPr>
            <w:noProof/>
            <w:webHidden/>
          </w:rPr>
          <w:fldChar w:fldCharType="begin"/>
        </w:r>
        <w:r w:rsidR="002241B5">
          <w:rPr>
            <w:noProof/>
            <w:webHidden/>
          </w:rPr>
          <w:instrText xml:space="preserve"> PAGEREF _Toc413249515 \h </w:instrText>
        </w:r>
        <w:r>
          <w:rPr>
            <w:noProof/>
            <w:webHidden/>
          </w:rPr>
        </w:r>
        <w:r>
          <w:rPr>
            <w:noProof/>
            <w:webHidden/>
          </w:rPr>
          <w:fldChar w:fldCharType="separate"/>
        </w:r>
        <w:r w:rsidR="002241B5">
          <w:rPr>
            <w:noProof/>
            <w:webHidden/>
          </w:rPr>
          <w:t>35</w:t>
        </w:r>
        <w:r>
          <w:rPr>
            <w:noProof/>
            <w:webHidden/>
          </w:rPr>
          <w:fldChar w:fldCharType="end"/>
        </w:r>
      </w:hyperlink>
    </w:p>
    <w:p w:rsidR="002241B5" w:rsidRDefault="00AC5F85">
      <w:pPr>
        <w:pStyle w:val="TOC1"/>
        <w:rPr>
          <w:rFonts w:asciiTheme="minorHAnsi" w:eastAsiaTheme="minorEastAsia" w:hAnsiTheme="minorHAnsi" w:cstheme="minorBidi"/>
          <w:noProof/>
          <w:lang w:eastAsia="fr-FR"/>
        </w:rPr>
      </w:pPr>
      <w:hyperlink w:anchor="_Toc413249516" w:history="1">
        <w:r w:rsidR="002241B5" w:rsidRPr="00CF4539">
          <w:rPr>
            <w:rStyle w:val="Hyperlink"/>
            <w:noProof/>
          </w:rPr>
          <w:t>6</w:t>
        </w:r>
        <w:r w:rsidR="002241B5">
          <w:rPr>
            <w:rFonts w:asciiTheme="minorHAnsi" w:eastAsiaTheme="minorEastAsia" w:hAnsiTheme="minorHAnsi" w:cstheme="minorBidi"/>
            <w:noProof/>
            <w:lang w:eastAsia="fr-FR"/>
          </w:rPr>
          <w:tab/>
        </w:r>
        <w:r w:rsidR="002241B5" w:rsidRPr="00CF4539">
          <w:rPr>
            <w:rStyle w:val="Hyperlink"/>
            <w:noProof/>
          </w:rPr>
          <w:t>Description des cas d’utilisation</w:t>
        </w:r>
        <w:r w:rsidR="002241B5">
          <w:rPr>
            <w:noProof/>
            <w:webHidden/>
          </w:rPr>
          <w:tab/>
        </w:r>
        <w:r>
          <w:rPr>
            <w:noProof/>
            <w:webHidden/>
          </w:rPr>
          <w:fldChar w:fldCharType="begin"/>
        </w:r>
        <w:r w:rsidR="002241B5">
          <w:rPr>
            <w:noProof/>
            <w:webHidden/>
          </w:rPr>
          <w:instrText xml:space="preserve"> PAGEREF _Toc413249516 \h </w:instrText>
        </w:r>
        <w:r>
          <w:rPr>
            <w:noProof/>
            <w:webHidden/>
          </w:rPr>
        </w:r>
        <w:r>
          <w:rPr>
            <w:noProof/>
            <w:webHidden/>
          </w:rPr>
          <w:fldChar w:fldCharType="separate"/>
        </w:r>
        <w:r w:rsidR="002241B5">
          <w:rPr>
            <w:noProof/>
            <w:webHidden/>
          </w:rPr>
          <w:t>35</w:t>
        </w:r>
        <w:r>
          <w:rPr>
            <w:noProof/>
            <w:webHidden/>
          </w:rPr>
          <w:fldChar w:fldCharType="end"/>
        </w:r>
      </w:hyperlink>
    </w:p>
    <w:p w:rsidR="002241B5" w:rsidRDefault="00AC5F85">
      <w:pPr>
        <w:pStyle w:val="TOC2"/>
        <w:tabs>
          <w:tab w:val="left" w:pos="660"/>
        </w:tabs>
        <w:rPr>
          <w:rFonts w:asciiTheme="minorHAnsi" w:eastAsiaTheme="minorEastAsia" w:hAnsiTheme="minorHAnsi" w:cstheme="minorBidi"/>
          <w:noProof/>
          <w:lang w:eastAsia="fr-FR"/>
        </w:rPr>
      </w:pPr>
      <w:hyperlink w:anchor="_Toc413249517" w:history="1">
        <w:r w:rsidR="002241B5" w:rsidRPr="00CF4539">
          <w:rPr>
            <w:rStyle w:val="Hyperlink"/>
            <w:noProof/>
          </w:rPr>
          <w:t>6.1</w:t>
        </w:r>
        <w:r w:rsidR="002241B5">
          <w:rPr>
            <w:rFonts w:asciiTheme="minorHAnsi" w:eastAsiaTheme="minorEastAsia" w:hAnsiTheme="minorHAnsi" w:cstheme="minorBidi"/>
            <w:noProof/>
            <w:lang w:eastAsia="fr-FR"/>
          </w:rPr>
          <w:tab/>
        </w:r>
        <w:r w:rsidR="002241B5" w:rsidRPr="00CF4539">
          <w:rPr>
            <w:rStyle w:val="Hyperlink"/>
            <w:noProof/>
          </w:rPr>
          <w:t>Cas d’utilisation &lt;Création manuelle d’une instruction Client&gt;</w:t>
        </w:r>
        <w:r w:rsidR="002241B5">
          <w:rPr>
            <w:noProof/>
            <w:webHidden/>
          </w:rPr>
          <w:tab/>
        </w:r>
        <w:r>
          <w:rPr>
            <w:noProof/>
            <w:webHidden/>
          </w:rPr>
          <w:fldChar w:fldCharType="begin"/>
        </w:r>
        <w:r w:rsidR="002241B5">
          <w:rPr>
            <w:noProof/>
            <w:webHidden/>
          </w:rPr>
          <w:instrText xml:space="preserve"> PAGEREF _Toc413249517 \h </w:instrText>
        </w:r>
        <w:r>
          <w:rPr>
            <w:noProof/>
            <w:webHidden/>
          </w:rPr>
        </w:r>
        <w:r>
          <w:rPr>
            <w:noProof/>
            <w:webHidden/>
          </w:rPr>
          <w:fldChar w:fldCharType="separate"/>
        </w:r>
        <w:r w:rsidR="002241B5">
          <w:rPr>
            <w:noProof/>
            <w:webHidden/>
          </w:rPr>
          <w:t>35</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18" w:history="1">
        <w:r w:rsidR="002241B5" w:rsidRPr="00CF4539">
          <w:rPr>
            <w:rStyle w:val="Hyperlink"/>
            <w:noProof/>
          </w:rPr>
          <w:t>6.1.1</w:t>
        </w:r>
        <w:r w:rsidR="002241B5">
          <w:rPr>
            <w:rFonts w:asciiTheme="minorHAnsi" w:eastAsiaTheme="minorEastAsia" w:hAnsiTheme="minorHAnsi" w:cstheme="minorBidi"/>
            <w:noProof/>
            <w:lang w:eastAsia="fr-FR"/>
          </w:rPr>
          <w:tab/>
        </w:r>
        <w:r w:rsidR="002241B5" w:rsidRPr="00CF4539">
          <w:rPr>
            <w:rStyle w:val="Hyperlink"/>
            <w:noProof/>
          </w:rPr>
          <w:t>Définition et objectif</w:t>
        </w:r>
        <w:r w:rsidR="002241B5">
          <w:rPr>
            <w:noProof/>
            <w:webHidden/>
          </w:rPr>
          <w:tab/>
        </w:r>
        <w:r>
          <w:rPr>
            <w:noProof/>
            <w:webHidden/>
          </w:rPr>
          <w:fldChar w:fldCharType="begin"/>
        </w:r>
        <w:r w:rsidR="002241B5">
          <w:rPr>
            <w:noProof/>
            <w:webHidden/>
          </w:rPr>
          <w:instrText xml:space="preserve"> PAGEREF _Toc413249518 \h </w:instrText>
        </w:r>
        <w:r>
          <w:rPr>
            <w:noProof/>
            <w:webHidden/>
          </w:rPr>
        </w:r>
        <w:r>
          <w:rPr>
            <w:noProof/>
            <w:webHidden/>
          </w:rPr>
          <w:fldChar w:fldCharType="separate"/>
        </w:r>
        <w:r w:rsidR="002241B5">
          <w:rPr>
            <w:noProof/>
            <w:webHidden/>
          </w:rPr>
          <w:t>35</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19" w:history="1">
        <w:r w:rsidR="002241B5" w:rsidRPr="00CF4539">
          <w:rPr>
            <w:rStyle w:val="Hyperlink"/>
            <w:noProof/>
          </w:rPr>
          <w:t>6.1.2</w:t>
        </w:r>
        <w:r w:rsidR="002241B5">
          <w:rPr>
            <w:rFonts w:asciiTheme="minorHAnsi" w:eastAsiaTheme="minorEastAsia" w:hAnsiTheme="minorHAnsi" w:cstheme="minorBidi"/>
            <w:noProof/>
            <w:lang w:eastAsia="fr-FR"/>
          </w:rPr>
          <w:tab/>
        </w:r>
        <w:r w:rsidR="002241B5" w:rsidRPr="00CF4539">
          <w:rPr>
            <w:rStyle w:val="Hyperlink"/>
            <w:noProof/>
          </w:rPr>
          <w:t>Pré-conditions</w:t>
        </w:r>
        <w:r w:rsidR="002241B5">
          <w:rPr>
            <w:noProof/>
            <w:webHidden/>
          </w:rPr>
          <w:tab/>
        </w:r>
        <w:r>
          <w:rPr>
            <w:noProof/>
            <w:webHidden/>
          </w:rPr>
          <w:fldChar w:fldCharType="begin"/>
        </w:r>
        <w:r w:rsidR="002241B5">
          <w:rPr>
            <w:noProof/>
            <w:webHidden/>
          </w:rPr>
          <w:instrText xml:space="preserve"> PAGEREF _Toc413249519 \h </w:instrText>
        </w:r>
        <w:r>
          <w:rPr>
            <w:noProof/>
            <w:webHidden/>
          </w:rPr>
        </w:r>
        <w:r>
          <w:rPr>
            <w:noProof/>
            <w:webHidden/>
          </w:rPr>
          <w:fldChar w:fldCharType="separate"/>
        </w:r>
        <w:r w:rsidR="002241B5">
          <w:rPr>
            <w:noProof/>
            <w:webHidden/>
          </w:rPr>
          <w:t>35</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20" w:history="1">
        <w:r w:rsidR="002241B5" w:rsidRPr="00CF4539">
          <w:rPr>
            <w:rStyle w:val="Hyperlink"/>
            <w:noProof/>
          </w:rPr>
          <w:t>6.1.3</w:t>
        </w:r>
        <w:r w:rsidR="002241B5">
          <w:rPr>
            <w:rFonts w:asciiTheme="minorHAnsi" w:eastAsiaTheme="minorEastAsia" w:hAnsiTheme="minorHAnsi" w:cstheme="minorBidi"/>
            <w:noProof/>
            <w:lang w:eastAsia="fr-FR"/>
          </w:rPr>
          <w:tab/>
        </w:r>
        <w:r w:rsidR="002241B5" w:rsidRPr="00CF4539">
          <w:rPr>
            <w:rStyle w:val="Hyperlink"/>
            <w:noProof/>
          </w:rPr>
          <w:t>Post-conditions</w:t>
        </w:r>
        <w:r w:rsidR="002241B5">
          <w:rPr>
            <w:noProof/>
            <w:webHidden/>
          </w:rPr>
          <w:tab/>
        </w:r>
        <w:r>
          <w:rPr>
            <w:noProof/>
            <w:webHidden/>
          </w:rPr>
          <w:fldChar w:fldCharType="begin"/>
        </w:r>
        <w:r w:rsidR="002241B5">
          <w:rPr>
            <w:noProof/>
            <w:webHidden/>
          </w:rPr>
          <w:instrText xml:space="preserve"> PAGEREF _Toc413249520 \h </w:instrText>
        </w:r>
        <w:r>
          <w:rPr>
            <w:noProof/>
            <w:webHidden/>
          </w:rPr>
        </w:r>
        <w:r>
          <w:rPr>
            <w:noProof/>
            <w:webHidden/>
          </w:rPr>
          <w:fldChar w:fldCharType="separate"/>
        </w:r>
        <w:r w:rsidR="002241B5">
          <w:rPr>
            <w:noProof/>
            <w:webHidden/>
          </w:rPr>
          <w:t>36</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21" w:history="1">
        <w:r w:rsidR="002241B5" w:rsidRPr="00CF4539">
          <w:rPr>
            <w:rStyle w:val="Hyperlink"/>
            <w:noProof/>
          </w:rPr>
          <w:t>6.1.4</w:t>
        </w:r>
        <w:r w:rsidR="002241B5">
          <w:rPr>
            <w:rFonts w:asciiTheme="minorHAnsi" w:eastAsiaTheme="minorEastAsia" w:hAnsiTheme="minorHAnsi" w:cstheme="minorBidi"/>
            <w:noProof/>
            <w:lang w:eastAsia="fr-FR"/>
          </w:rPr>
          <w:tab/>
        </w:r>
        <w:r w:rsidR="002241B5" w:rsidRPr="00CF4539">
          <w:rPr>
            <w:rStyle w:val="Hyperlink"/>
            <w:noProof/>
          </w:rPr>
          <w:t>Diagramme d’activité</w:t>
        </w:r>
        <w:r w:rsidR="002241B5">
          <w:rPr>
            <w:noProof/>
            <w:webHidden/>
          </w:rPr>
          <w:tab/>
        </w:r>
        <w:r>
          <w:rPr>
            <w:noProof/>
            <w:webHidden/>
          </w:rPr>
          <w:fldChar w:fldCharType="begin"/>
        </w:r>
        <w:r w:rsidR="002241B5">
          <w:rPr>
            <w:noProof/>
            <w:webHidden/>
          </w:rPr>
          <w:instrText xml:space="preserve"> PAGEREF _Toc413249521 \h </w:instrText>
        </w:r>
        <w:r>
          <w:rPr>
            <w:noProof/>
            <w:webHidden/>
          </w:rPr>
        </w:r>
        <w:r>
          <w:rPr>
            <w:noProof/>
            <w:webHidden/>
          </w:rPr>
          <w:fldChar w:fldCharType="separate"/>
        </w:r>
        <w:r w:rsidR="002241B5">
          <w:rPr>
            <w:noProof/>
            <w:webHidden/>
          </w:rPr>
          <w:t>36</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22" w:history="1">
        <w:r w:rsidR="002241B5" w:rsidRPr="00CF4539">
          <w:rPr>
            <w:rStyle w:val="Hyperlink"/>
            <w:noProof/>
          </w:rPr>
          <w:t>6.1.5</w:t>
        </w:r>
        <w:r w:rsidR="002241B5">
          <w:rPr>
            <w:rFonts w:asciiTheme="minorHAnsi" w:eastAsiaTheme="minorEastAsia" w:hAnsiTheme="minorHAnsi" w:cstheme="minorBidi"/>
            <w:noProof/>
            <w:lang w:eastAsia="fr-FR"/>
          </w:rPr>
          <w:tab/>
        </w:r>
        <w:r w:rsidR="002241B5" w:rsidRPr="00CF4539">
          <w:rPr>
            <w:rStyle w:val="Hyperlink"/>
            <w:noProof/>
          </w:rPr>
          <w:t>Traitements</w:t>
        </w:r>
        <w:r w:rsidR="002241B5">
          <w:rPr>
            <w:noProof/>
            <w:webHidden/>
          </w:rPr>
          <w:tab/>
        </w:r>
        <w:r>
          <w:rPr>
            <w:noProof/>
            <w:webHidden/>
          </w:rPr>
          <w:fldChar w:fldCharType="begin"/>
        </w:r>
        <w:r w:rsidR="002241B5">
          <w:rPr>
            <w:noProof/>
            <w:webHidden/>
          </w:rPr>
          <w:instrText xml:space="preserve"> PAGEREF _Toc413249522 \h </w:instrText>
        </w:r>
        <w:r>
          <w:rPr>
            <w:noProof/>
            <w:webHidden/>
          </w:rPr>
        </w:r>
        <w:r>
          <w:rPr>
            <w:noProof/>
            <w:webHidden/>
          </w:rPr>
          <w:fldChar w:fldCharType="separate"/>
        </w:r>
        <w:r w:rsidR="002241B5">
          <w:rPr>
            <w:noProof/>
            <w:webHidden/>
          </w:rPr>
          <w:t>38</w:t>
        </w:r>
        <w:r>
          <w:rPr>
            <w:noProof/>
            <w:webHidden/>
          </w:rPr>
          <w:fldChar w:fldCharType="end"/>
        </w:r>
      </w:hyperlink>
    </w:p>
    <w:p w:rsidR="002241B5" w:rsidRDefault="00AC5F85">
      <w:pPr>
        <w:pStyle w:val="TOC2"/>
        <w:tabs>
          <w:tab w:val="left" w:pos="660"/>
        </w:tabs>
        <w:rPr>
          <w:rFonts w:asciiTheme="minorHAnsi" w:eastAsiaTheme="minorEastAsia" w:hAnsiTheme="minorHAnsi" w:cstheme="minorBidi"/>
          <w:noProof/>
          <w:lang w:eastAsia="fr-FR"/>
        </w:rPr>
      </w:pPr>
      <w:hyperlink w:anchor="_Toc413249523" w:history="1">
        <w:r w:rsidR="002241B5" w:rsidRPr="00CF4539">
          <w:rPr>
            <w:rStyle w:val="Hyperlink"/>
            <w:noProof/>
          </w:rPr>
          <w:t>6.2</w:t>
        </w:r>
        <w:r w:rsidR="002241B5">
          <w:rPr>
            <w:rFonts w:asciiTheme="minorHAnsi" w:eastAsiaTheme="minorEastAsia" w:hAnsiTheme="minorHAnsi" w:cstheme="minorBidi"/>
            <w:noProof/>
            <w:lang w:eastAsia="fr-FR"/>
          </w:rPr>
          <w:tab/>
        </w:r>
        <w:r w:rsidR="002241B5" w:rsidRPr="00CF4539">
          <w:rPr>
            <w:rStyle w:val="Hyperlink"/>
            <w:noProof/>
          </w:rPr>
          <w:t>Cas d’utilisation &lt;Monitoring d’une IRL client&gt;</w:t>
        </w:r>
        <w:r w:rsidR="002241B5">
          <w:rPr>
            <w:noProof/>
            <w:webHidden/>
          </w:rPr>
          <w:tab/>
        </w:r>
        <w:r>
          <w:rPr>
            <w:noProof/>
            <w:webHidden/>
          </w:rPr>
          <w:fldChar w:fldCharType="begin"/>
        </w:r>
        <w:r w:rsidR="002241B5">
          <w:rPr>
            <w:noProof/>
            <w:webHidden/>
          </w:rPr>
          <w:instrText xml:space="preserve"> PAGEREF _Toc413249523 \h </w:instrText>
        </w:r>
        <w:r>
          <w:rPr>
            <w:noProof/>
            <w:webHidden/>
          </w:rPr>
        </w:r>
        <w:r>
          <w:rPr>
            <w:noProof/>
            <w:webHidden/>
          </w:rPr>
          <w:fldChar w:fldCharType="separate"/>
        </w:r>
        <w:r w:rsidR="002241B5">
          <w:rPr>
            <w:noProof/>
            <w:webHidden/>
          </w:rPr>
          <w:t>39</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24" w:history="1">
        <w:r w:rsidR="002241B5" w:rsidRPr="00CF4539">
          <w:rPr>
            <w:rStyle w:val="Hyperlink"/>
            <w:noProof/>
          </w:rPr>
          <w:t>6.2.1</w:t>
        </w:r>
        <w:r w:rsidR="002241B5">
          <w:rPr>
            <w:rFonts w:asciiTheme="minorHAnsi" w:eastAsiaTheme="minorEastAsia" w:hAnsiTheme="minorHAnsi" w:cstheme="minorBidi"/>
            <w:noProof/>
            <w:lang w:eastAsia="fr-FR"/>
          </w:rPr>
          <w:tab/>
        </w:r>
        <w:r w:rsidR="002241B5" w:rsidRPr="00CF4539">
          <w:rPr>
            <w:rStyle w:val="Hyperlink"/>
            <w:noProof/>
          </w:rPr>
          <w:t>Définition et objectif</w:t>
        </w:r>
        <w:r w:rsidR="002241B5">
          <w:rPr>
            <w:noProof/>
            <w:webHidden/>
          </w:rPr>
          <w:tab/>
        </w:r>
        <w:r>
          <w:rPr>
            <w:noProof/>
            <w:webHidden/>
          </w:rPr>
          <w:fldChar w:fldCharType="begin"/>
        </w:r>
        <w:r w:rsidR="002241B5">
          <w:rPr>
            <w:noProof/>
            <w:webHidden/>
          </w:rPr>
          <w:instrText xml:space="preserve"> PAGEREF _Toc413249524 \h </w:instrText>
        </w:r>
        <w:r>
          <w:rPr>
            <w:noProof/>
            <w:webHidden/>
          </w:rPr>
        </w:r>
        <w:r>
          <w:rPr>
            <w:noProof/>
            <w:webHidden/>
          </w:rPr>
          <w:fldChar w:fldCharType="separate"/>
        </w:r>
        <w:r w:rsidR="002241B5">
          <w:rPr>
            <w:noProof/>
            <w:webHidden/>
          </w:rPr>
          <w:t>39</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25" w:history="1">
        <w:r w:rsidR="002241B5" w:rsidRPr="00CF4539">
          <w:rPr>
            <w:rStyle w:val="Hyperlink"/>
            <w:noProof/>
          </w:rPr>
          <w:t>6.2.2</w:t>
        </w:r>
        <w:r w:rsidR="002241B5">
          <w:rPr>
            <w:rFonts w:asciiTheme="minorHAnsi" w:eastAsiaTheme="minorEastAsia" w:hAnsiTheme="minorHAnsi" w:cstheme="minorBidi"/>
            <w:noProof/>
            <w:lang w:eastAsia="fr-FR"/>
          </w:rPr>
          <w:tab/>
        </w:r>
        <w:r w:rsidR="002241B5" w:rsidRPr="00CF4539">
          <w:rPr>
            <w:rStyle w:val="Hyperlink"/>
            <w:noProof/>
          </w:rPr>
          <w:t>Pré-conditions</w:t>
        </w:r>
        <w:r w:rsidR="002241B5">
          <w:rPr>
            <w:noProof/>
            <w:webHidden/>
          </w:rPr>
          <w:tab/>
        </w:r>
        <w:r>
          <w:rPr>
            <w:noProof/>
            <w:webHidden/>
          </w:rPr>
          <w:fldChar w:fldCharType="begin"/>
        </w:r>
        <w:r w:rsidR="002241B5">
          <w:rPr>
            <w:noProof/>
            <w:webHidden/>
          </w:rPr>
          <w:instrText xml:space="preserve"> PAGEREF _Toc413249525 \h </w:instrText>
        </w:r>
        <w:r>
          <w:rPr>
            <w:noProof/>
            <w:webHidden/>
          </w:rPr>
        </w:r>
        <w:r>
          <w:rPr>
            <w:noProof/>
            <w:webHidden/>
          </w:rPr>
          <w:fldChar w:fldCharType="separate"/>
        </w:r>
        <w:r w:rsidR="002241B5">
          <w:rPr>
            <w:noProof/>
            <w:webHidden/>
          </w:rPr>
          <w:t>39</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26" w:history="1">
        <w:r w:rsidR="002241B5" w:rsidRPr="00CF4539">
          <w:rPr>
            <w:rStyle w:val="Hyperlink"/>
            <w:noProof/>
          </w:rPr>
          <w:t>6.2.3</w:t>
        </w:r>
        <w:r w:rsidR="002241B5">
          <w:rPr>
            <w:rFonts w:asciiTheme="minorHAnsi" w:eastAsiaTheme="minorEastAsia" w:hAnsiTheme="minorHAnsi" w:cstheme="minorBidi"/>
            <w:noProof/>
            <w:lang w:eastAsia="fr-FR"/>
          </w:rPr>
          <w:tab/>
        </w:r>
        <w:r w:rsidR="002241B5" w:rsidRPr="00CF4539">
          <w:rPr>
            <w:rStyle w:val="Hyperlink"/>
            <w:noProof/>
          </w:rPr>
          <w:t>Post-conditions</w:t>
        </w:r>
        <w:r w:rsidR="002241B5">
          <w:rPr>
            <w:noProof/>
            <w:webHidden/>
          </w:rPr>
          <w:tab/>
        </w:r>
        <w:r>
          <w:rPr>
            <w:noProof/>
            <w:webHidden/>
          </w:rPr>
          <w:fldChar w:fldCharType="begin"/>
        </w:r>
        <w:r w:rsidR="002241B5">
          <w:rPr>
            <w:noProof/>
            <w:webHidden/>
          </w:rPr>
          <w:instrText xml:space="preserve"> PAGEREF _Toc413249526 \h </w:instrText>
        </w:r>
        <w:r>
          <w:rPr>
            <w:noProof/>
            <w:webHidden/>
          </w:rPr>
        </w:r>
        <w:r>
          <w:rPr>
            <w:noProof/>
            <w:webHidden/>
          </w:rPr>
          <w:fldChar w:fldCharType="separate"/>
        </w:r>
        <w:r w:rsidR="002241B5">
          <w:rPr>
            <w:noProof/>
            <w:webHidden/>
          </w:rPr>
          <w:t>40</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27" w:history="1">
        <w:r w:rsidR="002241B5" w:rsidRPr="00CF4539">
          <w:rPr>
            <w:rStyle w:val="Hyperlink"/>
            <w:noProof/>
          </w:rPr>
          <w:t>6.2.4</w:t>
        </w:r>
        <w:r w:rsidR="002241B5">
          <w:rPr>
            <w:rFonts w:asciiTheme="minorHAnsi" w:eastAsiaTheme="minorEastAsia" w:hAnsiTheme="minorHAnsi" w:cstheme="minorBidi"/>
            <w:noProof/>
            <w:lang w:eastAsia="fr-FR"/>
          </w:rPr>
          <w:tab/>
        </w:r>
        <w:r w:rsidR="002241B5" w:rsidRPr="00CF4539">
          <w:rPr>
            <w:rStyle w:val="Hyperlink"/>
            <w:noProof/>
          </w:rPr>
          <w:t>Diagramme d’activité</w:t>
        </w:r>
        <w:r w:rsidR="002241B5">
          <w:rPr>
            <w:noProof/>
            <w:webHidden/>
          </w:rPr>
          <w:tab/>
        </w:r>
        <w:r>
          <w:rPr>
            <w:noProof/>
            <w:webHidden/>
          </w:rPr>
          <w:fldChar w:fldCharType="begin"/>
        </w:r>
        <w:r w:rsidR="002241B5">
          <w:rPr>
            <w:noProof/>
            <w:webHidden/>
          </w:rPr>
          <w:instrText xml:space="preserve"> PAGEREF _Toc413249527 \h </w:instrText>
        </w:r>
        <w:r>
          <w:rPr>
            <w:noProof/>
            <w:webHidden/>
          </w:rPr>
        </w:r>
        <w:r>
          <w:rPr>
            <w:noProof/>
            <w:webHidden/>
          </w:rPr>
          <w:fldChar w:fldCharType="separate"/>
        </w:r>
        <w:r w:rsidR="002241B5">
          <w:rPr>
            <w:noProof/>
            <w:webHidden/>
          </w:rPr>
          <w:t>40</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28" w:history="1">
        <w:r w:rsidR="002241B5" w:rsidRPr="00CF4539">
          <w:rPr>
            <w:rStyle w:val="Hyperlink"/>
            <w:noProof/>
          </w:rPr>
          <w:t>6.2.5</w:t>
        </w:r>
        <w:r w:rsidR="002241B5">
          <w:rPr>
            <w:rFonts w:asciiTheme="minorHAnsi" w:eastAsiaTheme="minorEastAsia" w:hAnsiTheme="minorHAnsi" w:cstheme="minorBidi"/>
            <w:noProof/>
            <w:lang w:eastAsia="fr-FR"/>
          </w:rPr>
          <w:tab/>
        </w:r>
        <w:r w:rsidR="002241B5" w:rsidRPr="00CF4539">
          <w:rPr>
            <w:rStyle w:val="Hyperlink"/>
            <w:noProof/>
          </w:rPr>
          <w:t>Traitements</w:t>
        </w:r>
        <w:r w:rsidR="002241B5">
          <w:rPr>
            <w:noProof/>
            <w:webHidden/>
          </w:rPr>
          <w:tab/>
        </w:r>
        <w:r>
          <w:rPr>
            <w:noProof/>
            <w:webHidden/>
          </w:rPr>
          <w:fldChar w:fldCharType="begin"/>
        </w:r>
        <w:r w:rsidR="002241B5">
          <w:rPr>
            <w:noProof/>
            <w:webHidden/>
          </w:rPr>
          <w:instrText xml:space="preserve"> PAGEREF _Toc413249528 \h </w:instrText>
        </w:r>
        <w:r>
          <w:rPr>
            <w:noProof/>
            <w:webHidden/>
          </w:rPr>
        </w:r>
        <w:r>
          <w:rPr>
            <w:noProof/>
            <w:webHidden/>
          </w:rPr>
          <w:fldChar w:fldCharType="separate"/>
        </w:r>
        <w:r w:rsidR="002241B5">
          <w:rPr>
            <w:noProof/>
            <w:webHidden/>
          </w:rPr>
          <w:t>40</w:t>
        </w:r>
        <w:r>
          <w:rPr>
            <w:noProof/>
            <w:webHidden/>
          </w:rPr>
          <w:fldChar w:fldCharType="end"/>
        </w:r>
      </w:hyperlink>
    </w:p>
    <w:p w:rsidR="002241B5" w:rsidRDefault="00AC5F85">
      <w:pPr>
        <w:pStyle w:val="TOC2"/>
        <w:tabs>
          <w:tab w:val="left" w:pos="660"/>
        </w:tabs>
        <w:rPr>
          <w:rFonts w:asciiTheme="minorHAnsi" w:eastAsiaTheme="minorEastAsia" w:hAnsiTheme="minorHAnsi" w:cstheme="minorBidi"/>
          <w:noProof/>
          <w:lang w:eastAsia="fr-FR"/>
        </w:rPr>
      </w:pPr>
      <w:hyperlink w:anchor="_Toc413249529" w:history="1">
        <w:r w:rsidR="002241B5" w:rsidRPr="00CF4539">
          <w:rPr>
            <w:rStyle w:val="Hyperlink"/>
            <w:noProof/>
          </w:rPr>
          <w:t>6.3</w:t>
        </w:r>
        <w:r w:rsidR="002241B5">
          <w:rPr>
            <w:rFonts w:asciiTheme="minorHAnsi" w:eastAsiaTheme="minorEastAsia" w:hAnsiTheme="minorHAnsi" w:cstheme="minorBidi"/>
            <w:noProof/>
            <w:lang w:eastAsia="fr-FR"/>
          </w:rPr>
          <w:tab/>
        </w:r>
        <w:r w:rsidR="002241B5" w:rsidRPr="00CF4539">
          <w:rPr>
            <w:rStyle w:val="Hyperlink"/>
            <w:noProof/>
          </w:rPr>
          <w:t>Cas d’utilisation &lt;Modification manuelle d’une IRL client.&gt;</w:t>
        </w:r>
        <w:r w:rsidR="002241B5">
          <w:rPr>
            <w:noProof/>
            <w:webHidden/>
          </w:rPr>
          <w:tab/>
        </w:r>
        <w:r>
          <w:rPr>
            <w:noProof/>
            <w:webHidden/>
          </w:rPr>
          <w:fldChar w:fldCharType="begin"/>
        </w:r>
        <w:r w:rsidR="002241B5">
          <w:rPr>
            <w:noProof/>
            <w:webHidden/>
          </w:rPr>
          <w:instrText xml:space="preserve"> PAGEREF _Toc413249529 \h </w:instrText>
        </w:r>
        <w:r>
          <w:rPr>
            <w:noProof/>
            <w:webHidden/>
          </w:rPr>
        </w:r>
        <w:r>
          <w:rPr>
            <w:noProof/>
            <w:webHidden/>
          </w:rPr>
          <w:fldChar w:fldCharType="separate"/>
        </w:r>
        <w:r w:rsidR="002241B5">
          <w:rPr>
            <w:noProof/>
            <w:webHidden/>
          </w:rPr>
          <w:t>40</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30" w:history="1">
        <w:r w:rsidR="002241B5" w:rsidRPr="00CF4539">
          <w:rPr>
            <w:rStyle w:val="Hyperlink"/>
            <w:noProof/>
          </w:rPr>
          <w:t>6.3.1</w:t>
        </w:r>
        <w:r w:rsidR="002241B5">
          <w:rPr>
            <w:rFonts w:asciiTheme="minorHAnsi" w:eastAsiaTheme="minorEastAsia" w:hAnsiTheme="minorHAnsi" w:cstheme="minorBidi"/>
            <w:noProof/>
            <w:lang w:eastAsia="fr-FR"/>
          </w:rPr>
          <w:tab/>
        </w:r>
        <w:r w:rsidR="002241B5" w:rsidRPr="00CF4539">
          <w:rPr>
            <w:rStyle w:val="Hyperlink"/>
            <w:noProof/>
          </w:rPr>
          <w:t>Définition et objectif</w:t>
        </w:r>
        <w:r w:rsidR="002241B5">
          <w:rPr>
            <w:noProof/>
            <w:webHidden/>
          </w:rPr>
          <w:tab/>
        </w:r>
        <w:r>
          <w:rPr>
            <w:noProof/>
            <w:webHidden/>
          </w:rPr>
          <w:fldChar w:fldCharType="begin"/>
        </w:r>
        <w:r w:rsidR="002241B5">
          <w:rPr>
            <w:noProof/>
            <w:webHidden/>
          </w:rPr>
          <w:instrText xml:space="preserve"> PAGEREF _Toc413249530 \h </w:instrText>
        </w:r>
        <w:r>
          <w:rPr>
            <w:noProof/>
            <w:webHidden/>
          </w:rPr>
        </w:r>
        <w:r>
          <w:rPr>
            <w:noProof/>
            <w:webHidden/>
          </w:rPr>
          <w:fldChar w:fldCharType="separate"/>
        </w:r>
        <w:r w:rsidR="002241B5">
          <w:rPr>
            <w:noProof/>
            <w:webHidden/>
          </w:rPr>
          <w:t>40</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31" w:history="1">
        <w:r w:rsidR="002241B5" w:rsidRPr="00CF4539">
          <w:rPr>
            <w:rStyle w:val="Hyperlink"/>
            <w:noProof/>
          </w:rPr>
          <w:t>6.3.2</w:t>
        </w:r>
        <w:r w:rsidR="002241B5">
          <w:rPr>
            <w:rFonts w:asciiTheme="minorHAnsi" w:eastAsiaTheme="minorEastAsia" w:hAnsiTheme="minorHAnsi" w:cstheme="minorBidi"/>
            <w:noProof/>
            <w:lang w:eastAsia="fr-FR"/>
          </w:rPr>
          <w:tab/>
        </w:r>
        <w:r w:rsidR="002241B5" w:rsidRPr="00CF4539">
          <w:rPr>
            <w:rStyle w:val="Hyperlink"/>
            <w:noProof/>
          </w:rPr>
          <w:t>Pré-conditions</w:t>
        </w:r>
        <w:r w:rsidR="002241B5">
          <w:rPr>
            <w:noProof/>
            <w:webHidden/>
          </w:rPr>
          <w:tab/>
        </w:r>
        <w:r>
          <w:rPr>
            <w:noProof/>
            <w:webHidden/>
          </w:rPr>
          <w:fldChar w:fldCharType="begin"/>
        </w:r>
        <w:r w:rsidR="002241B5">
          <w:rPr>
            <w:noProof/>
            <w:webHidden/>
          </w:rPr>
          <w:instrText xml:space="preserve"> PAGEREF _Toc413249531 \h </w:instrText>
        </w:r>
        <w:r>
          <w:rPr>
            <w:noProof/>
            <w:webHidden/>
          </w:rPr>
        </w:r>
        <w:r>
          <w:rPr>
            <w:noProof/>
            <w:webHidden/>
          </w:rPr>
          <w:fldChar w:fldCharType="separate"/>
        </w:r>
        <w:r w:rsidR="002241B5">
          <w:rPr>
            <w:noProof/>
            <w:webHidden/>
          </w:rPr>
          <w:t>41</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32" w:history="1">
        <w:r w:rsidR="002241B5" w:rsidRPr="00CF4539">
          <w:rPr>
            <w:rStyle w:val="Hyperlink"/>
            <w:noProof/>
          </w:rPr>
          <w:t>6.3.3</w:t>
        </w:r>
        <w:r w:rsidR="002241B5">
          <w:rPr>
            <w:rFonts w:asciiTheme="minorHAnsi" w:eastAsiaTheme="minorEastAsia" w:hAnsiTheme="minorHAnsi" w:cstheme="minorBidi"/>
            <w:noProof/>
            <w:lang w:eastAsia="fr-FR"/>
          </w:rPr>
          <w:tab/>
        </w:r>
        <w:r w:rsidR="002241B5" w:rsidRPr="00CF4539">
          <w:rPr>
            <w:rStyle w:val="Hyperlink"/>
            <w:noProof/>
          </w:rPr>
          <w:t>Post-conditions</w:t>
        </w:r>
        <w:r w:rsidR="002241B5">
          <w:rPr>
            <w:noProof/>
            <w:webHidden/>
          </w:rPr>
          <w:tab/>
        </w:r>
        <w:r>
          <w:rPr>
            <w:noProof/>
            <w:webHidden/>
          </w:rPr>
          <w:fldChar w:fldCharType="begin"/>
        </w:r>
        <w:r w:rsidR="002241B5">
          <w:rPr>
            <w:noProof/>
            <w:webHidden/>
          </w:rPr>
          <w:instrText xml:space="preserve"> PAGEREF _Toc413249532 \h </w:instrText>
        </w:r>
        <w:r>
          <w:rPr>
            <w:noProof/>
            <w:webHidden/>
          </w:rPr>
        </w:r>
        <w:r>
          <w:rPr>
            <w:noProof/>
            <w:webHidden/>
          </w:rPr>
          <w:fldChar w:fldCharType="separate"/>
        </w:r>
        <w:r w:rsidR="002241B5">
          <w:rPr>
            <w:noProof/>
            <w:webHidden/>
          </w:rPr>
          <w:t>41</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33" w:history="1">
        <w:r w:rsidR="002241B5" w:rsidRPr="00CF4539">
          <w:rPr>
            <w:rStyle w:val="Hyperlink"/>
            <w:noProof/>
          </w:rPr>
          <w:t>6.3.4</w:t>
        </w:r>
        <w:r w:rsidR="002241B5">
          <w:rPr>
            <w:rFonts w:asciiTheme="minorHAnsi" w:eastAsiaTheme="minorEastAsia" w:hAnsiTheme="minorHAnsi" w:cstheme="minorBidi"/>
            <w:noProof/>
            <w:lang w:eastAsia="fr-FR"/>
          </w:rPr>
          <w:tab/>
        </w:r>
        <w:r w:rsidR="002241B5" w:rsidRPr="00CF4539">
          <w:rPr>
            <w:rStyle w:val="Hyperlink"/>
            <w:noProof/>
          </w:rPr>
          <w:t>Diagramme d’activité</w:t>
        </w:r>
        <w:r w:rsidR="002241B5">
          <w:rPr>
            <w:noProof/>
            <w:webHidden/>
          </w:rPr>
          <w:tab/>
        </w:r>
        <w:r>
          <w:rPr>
            <w:noProof/>
            <w:webHidden/>
          </w:rPr>
          <w:fldChar w:fldCharType="begin"/>
        </w:r>
        <w:r w:rsidR="002241B5">
          <w:rPr>
            <w:noProof/>
            <w:webHidden/>
          </w:rPr>
          <w:instrText xml:space="preserve"> PAGEREF _Toc413249533 \h </w:instrText>
        </w:r>
        <w:r>
          <w:rPr>
            <w:noProof/>
            <w:webHidden/>
          </w:rPr>
        </w:r>
        <w:r>
          <w:rPr>
            <w:noProof/>
            <w:webHidden/>
          </w:rPr>
          <w:fldChar w:fldCharType="separate"/>
        </w:r>
        <w:r w:rsidR="002241B5">
          <w:rPr>
            <w:noProof/>
            <w:webHidden/>
          </w:rPr>
          <w:t>41</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34" w:history="1">
        <w:r w:rsidR="002241B5" w:rsidRPr="00CF4539">
          <w:rPr>
            <w:rStyle w:val="Hyperlink"/>
            <w:noProof/>
          </w:rPr>
          <w:t>6.3.5</w:t>
        </w:r>
        <w:r w:rsidR="002241B5">
          <w:rPr>
            <w:rFonts w:asciiTheme="minorHAnsi" w:eastAsiaTheme="minorEastAsia" w:hAnsiTheme="minorHAnsi" w:cstheme="minorBidi"/>
            <w:noProof/>
            <w:lang w:eastAsia="fr-FR"/>
          </w:rPr>
          <w:tab/>
        </w:r>
        <w:r w:rsidR="002241B5" w:rsidRPr="00CF4539">
          <w:rPr>
            <w:rStyle w:val="Hyperlink"/>
            <w:noProof/>
          </w:rPr>
          <w:t>Traitements</w:t>
        </w:r>
        <w:r w:rsidR="002241B5">
          <w:rPr>
            <w:noProof/>
            <w:webHidden/>
          </w:rPr>
          <w:tab/>
        </w:r>
        <w:r>
          <w:rPr>
            <w:noProof/>
            <w:webHidden/>
          </w:rPr>
          <w:fldChar w:fldCharType="begin"/>
        </w:r>
        <w:r w:rsidR="002241B5">
          <w:rPr>
            <w:noProof/>
            <w:webHidden/>
          </w:rPr>
          <w:instrText xml:space="preserve"> PAGEREF _Toc413249534 \h </w:instrText>
        </w:r>
        <w:r>
          <w:rPr>
            <w:noProof/>
            <w:webHidden/>
          </w:rPr>
        </w:r>
        <w:r>
          <w:rPr>
            <w:noProof/>
            <w:webHidden/>
          </w:rPr>
          <w:fldChar w:fldCharType="separate"/>
        </w:r>
        <w:r w:rsidR="002241B5">
          <w:rPr>
            <w:noProof/>
            <w:webHidden/>
          </w:rPr>
          <w:t>41</w:t>
        </w:r>
        <w:r>
          <w:rPr>
            <w:noProof/>
            <w:webHidden/>
          </w:rPr>
          <w:fldChar w:fldCharType="end"/>
        </w:r>
      </w:hyperlink>
    </w:p>
    <w:p w:rsidR="002241B5" w:rsidRDefault="00AC5F85">
      <w:pPr>
        <w:pStyle w:val="TOC2"/>
        <w:tabs>
          <w:tab w:val="left" w:pos="660"/>
        </w:tabs>
        <w:rPr>
          <w:rFonts w:asciiTheme="minorHAnsi" w:eastAsiaTheme="minorEastAsia" w:hAnsiTheme="minorHAnsi" w:cstheme="minorBidi"/>
          <w:noProof/>
          <w:lang w:eastAsia="fr-FR"/>
        </w:rPr>
      </w:pPr>
      <w:hyperlink w:anchor="_Toc413249535" w:history="1">
        <w:r w:rsidR="002241B5" w:rsidRPr="00CF4539">
          <w:rPr>
            <w:rStyle w:val="Hyperlink"/>
            <w:noProof/>
          </w:rPr>
          <w:t>6.4</w:t>
        </w:r>
        <w:r w:rsidR="002241B5">
          <w:rPr>
            <w:rFonts w:asciiTheme="minorHAnsi" w:eastAsiaTheme="minorEastAsia" w:hAnsiTheme="minorHAnsi" w:cstheme="minorBidi"/>
            <w:noProof/>
            <w:lang w:eastAsia="fr-FR"/>
          </w:rPr>
          <w:tab/>
        </w:r>
        <w:r w:rsidR="002241B5" w:rsidRPr="00CF4539">
          <w:rPr>
            <w:rStyle w:val="Hyperlink"/>
            <w:noProof/>
          </w:rPr>
          <w:t>Cas d’utilisation &lt;Appariement manuel&gt;</w:t>
        </w:r>
        <w:r w:rsidR="002241B5">
          <w:rPr>
            <w:noProof/>
            <w:webHidden/>
          </w:rPr>
          <w:tab/>
        </w:r>
        <w:r>
          <w:rPr>
            <w:noProof/>
            <w:webHidden/>
          </w:rPr>
          <w:fldChar w:fldCharType="begin"/>
        </w:r>
        <w:r w:rsidR="002241B5">
          <w:rPr>
            <w:noProof/>
            <w:webHidden/>
          </w:rPr>
          <w:instrText xml:space="preserve"> PAGEREF _Toc413249535 \h </w:instrText>
        </w:r>
        <w:r>
          <w:rPr>
            <w:noProof/>
            <w:webHidden/>
          </w:rPr>
        </w:r>
        <w:r>
          <w:rPr>
            <w:noProof/>
            <w:webHidden/>
          </w:rPr>
          <w:fldChar w:fldCharType="separate"/>
        </w:r>
        <w:r w:rsidR="002241B5">
          <w:rPr>
            <w:noProof/>
            <w:webHidden/>
          </w:rPr>
          <w:t>42</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36" w:history="1">
        <w:r w:rsidR="002241B5" w:rsidRPr="00CF4539">
          <w:rPr>
            <w:rStyle w:val="Hyperlink"/>
            <w:noProof/>
          </w:rPr>
          <w:t>6.4.1</w:t>
        </w:r>
        <w:r w:rsidR="002241B5">
          <w:rPr>
            <w:rFonts w:asciiTheme="minorHAnsi" w:eastAsiaTheme="minorEastAsia" w:hAnsiTheme="minorHAnsi" w:cstheme="minorBidi"/>
            <w:noProof/>
            <w:lang w:eastAsia="fr-FR"/>
          </w:rPr>
          <w:tab/>
        </w:r>
        <w:r w:rsidR="002241B5" w:rsidRPr="00CF4539">
          <w:rPr>
            <w:rStyle w:val="Hyperlink"/>
            <w:noProof/>
          </w:rPr>
          <w:t>Définition et objectif</w:t>
        </w:r>
        <w:r w:rsidR="002241B5">
          <w:rPr>
            <w:noProof/>
            <w:webHidden/>
          </w:rPr>
          <w:tab/>
        </w:r>
        <w:r>
          <w:rPr>
            <w:noProof/>
            <w:webHidden/>
          </w:rPr>
          <w:fldChar w:fldCharType="begin"/>
        </w:r>
        <w:r w:rsidR="002241B5">
          <w:rPr>
            <w:noProof/>
            <w:webHidden/>
          </w:rPr>
          <w:instrText xml:space="preserve"> PAGEREF _Toc413249536 \h </w:instrText>
        </w:r>
        <w:r>
          <w:rPr>
            <w:noProof/>
            <w:webHidden/>
          </w:rPr>
        </w:r>
        <w:r>
          <w:rPr>
            <w:noProof/>
            <w:webHidden/>
          </w:rPr>
          <w:fldChar w:fldCharType="separate"/>
        </w:r>
        <w:r w:rsidR="002241B5">
          <w:rPr>
            <w:noProof/>
            <w:webHidden/>
          </w:rPr>
          <w:t>42</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37" w:history="1">
        <w:r w:rsidR="002241B5" w:rsidRPr="00CF4539">
          <w:rPr>
            <w:rStyle w:val="Hyperlink"/>
            <w:noProof/>
          </w:rPr>
          <w:t>6.4.2</w:t>
        </w:r>
        <w:r w:rsidR="002241B5">
          <w:rPr>
            <w:rFonts w:asciiTheme="minorHAnsi" w:eastAsiaTheme="minorEastAsia" w:hAnsiTheme="minorHAnsi" w:cstheme="minorBidi"/>
            <w:noProof/>
            <w:lang w:eastAsia="fr-FR"/>
          </w:rPr>
          <w:tab/>
        </w:r>
        <w:r w:rsidR="002241B5" w:rsidRPr="00CF4539">
          <w:rPr>
            <w:rStyle w:val="Hyperlink"/>
            <w:noProof/>
          </w:rPr>
          <w:t>Pré-conditions</w:t>
        </w:r>
        <w:r w:rsidR="002241B5">
          <w:rPr>
            <w:noProof/>
            <w:webHidden/>
          </w:rPr>
          <w:tab/>
        </w:r>
        <w:r>
          <w:rPr>
            <w:noProof/>
            <w:webHidden/>
          </w:rPr>
          <w:fldChar w:fldCharType="begin"/>
        </w:r>
        <w:r w:rsidR="002241B5">
          <w:rPr>
            <w:noProof/>
            <w:webHidden/>
          </w:rPr>
          <w:instrText xml:space="preserve"> PAGEREF _Toc413249537 \h </w:instrText>
        </w:r>
        <w:r>
          <w:rPr>
            <w:noProof/>
            <w:webHidden/>
          </w:rPr>
        </w:r>
        <w:r>
          <w:rPr>
            <w:noProof/>
            <w:webHidden/>
          </w:rPr>
          <w:fldChar w:fldCharType="separate"/>
        </w:r>
        <w:r w:rsidR="002241B5">
          <w:rPr>
            <w:noProof/>
            <w:webHidden/>
          </w:rPr>
          <w:t>42</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38" w:history="1">
        <w:r w:rsidR="002241B5" w:rsidRPr="00CF4539">
          <w:rPr>
            <w:rStyle w:val="Hyperlink"/>
            <w:noProof/>
          </w:rPr>
          <w:t>6.4.3</w:t>
        </w:r>
        <w:r w:rsidR="002241B5">
          <w:rPr>
            <w:rFonts w:asciiTheme="minorHAnsi" w:eastAsiaTheme="minorEastAsia" w:hAnsiTheme="minorHAnsi" w:cstheme="minorBidi"/>
            <w:noProof/>
            <w:lang w:eastAsia="fr-FR"/>
          </w:rPr>
          <w:tab/>
        </w:r>
        <w:r w:rsidR="002241B5" w:rsidRPr="00CF4539">
          <w:rPr>
            <w:rStyle w:val="Hyperlink"/>
            <w:noProof/>
          </w:rPr>
          <w:t>Post-conditions</w:t>
        </w:r>
        <w:r w:rsidR="002241B5">
          <w:rPr>
            <w:noProof/>
            <w:webHidden/>
          </w:rPr>
          <w:tab/>
        </w:r>
        <w:r>
          <w:rPr>
            <w:noProof/>
            <w:webHidden/>
          </w:rPr>
          <w:fldChar w:fldCharType="begin"/>
        </w:r>
        <w:r w:rsidR="002241B5">
          <w:rPr>
            <w:noProof/>
            <w:webHidden/>
          </w:rPr>
          <w:instrText xml:space="preserve"> PAGEREF _Toc413249538 \h </w:instrText>
        </w:r>
        <w:r>
          <w:rPr>
            <w:noProof/>
            <w:webHidden/>
          </w:rPr>
        </w:r>
        <w:r>
          <w:rPr>
            <w:noProof/>
            <w:webHidden/>
          </w:rPr>
          <w:fldChar w:fldCharType="separate"/>
        </w:r>
        <w:r w:rsidR="002241B5">
          <w:rPr>
            <w:noProof/>
            <w:webHidden/>
          </w:rPr>
          <w:t>42</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39" w:history="1">
        <w:r w:rsidR="002241B5" w:rsidRPr="00CF4539">
          <w:rPr>
            <w:rStyle w:val="Hyperlink"/>
            <w:noProof/>
          </w:rPr>
          <w:t>6.4.4</w:t>
        </w:r>
        <w:r w:rsidR="002241B5">
          <w:rPr>
            <w:rFonts w:asciiTheme="minorHAnsi" w:eastAsiaTheme="minorEastAsia" w:hAnsiTheme="minorHAnsi" w:cstheme="minorBidi"/>
            <w:noProof/>
            <w:lang w:eastAsia="fr-FR"/>
          </w:rPr>
          <w:tab/>
        </w:r>
        <w:r w:rsidR="002241B5" w:rsidRPr="00CF4539">
          <w:rPr>
            <w:rStyle w:val="Hyperlink"/>
            <w:noProof/>
          </w:rPr>
          <w:t>Diagramme d’activité</w:t>
        </w:r>
        <w:r w:rsidR="002241B5">
          <w:rPr>
            <w:noProof/>
            <w:webHidden/>
          </w:rPr>
          <w:tab/>
        </w:r>
        <w:r>
          <w:rPr>
            <w:noProof/>
            <w:webHidden/>
          </w:rPr>
          <w:fldChar w:fldCharType="begin"/>
        </w:r>
        <w:r w:rsidR="002241B5">
          <w:rPr>
            <w:noProof/>
            <w:webHidden/>
          </w:rPr>
          <w:instrText xml:space="preserve"> PAGEREF _Toc413249539 \h </w:instrText>
        </w:r>
        <w:r>
          <w:rPr>
            <w:noProof/>
            <w:webHidden/>
          </w:rPr>
        </w:r>
        <w:r>
          <w:rPr>
            <w:noProof/>
            <w:webHidden/>
          </w:rPr>
          <w:fldChar w:fldCharType="separate"/>
        </w:r>
        <w:r w:rsidR="002241B5">
          <w:rPr>
            <w:noProof/>
            <w:webHidden/>
          </w:rPr>
          <w:t>42</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40" w:history="1">
        <w:r w:rsidR="002241B5" w:rsidRPr="00CF4539">
          <w:rPr>
            <w:rStyle w:val="Hyperlink"/>
            <w:noProof/>
          </w:rPr>
          <w:t>6.4.5</w:t>
        </w:r>
        <w:r w:rsidR="002241B5">
          <w:rPr>
            <w:rFonts w:asciiTheme="minorHAnsi" w:eastAsiaTheme="minorEastAsia" w:hAnsiTheme="minorHAnsi" w:cstheme="minorBidi"/>
            <w:noProof/>
            <w:lang w:eastAsia="fr-FR"/>
          </w:rPr>
          <w:tab/>
        </w:r>
        <w:r w:rsidR="002241B5" w:rsidRPr="00CF4539">
          <w:rPr>
            <w:rStyle w:val="Hyperlink"/>
            <w:noProof/>
          </w:rPr>
          <w:t>Traitements</w:t>
        </w:r>
        <w:r w:rsidR="002241B5">
          <w:rPr>
            <w:noProof/>
            <w:webHidden/>
          </w:rPr>
          <w:tab/>
        </w:r>
        <w:r>
          <w:rPr>
            <w:noProof/>
            <w:webHidden/>
          </w:rPr>
          <w:fldChar w:fldCharType="begin"/>
        </w:r>
        <w:r w:rsidR="002241B5">
          <w:rPr>
            <w:noProof/>
            <w:webHidden/>
          </w:rPr>
          <w:instrText xml:space="preserve"> PAGEREF _Toc413249540 \h </w:instrText>
        </w:r>
        <w:r>
          <w:rPr>
            <w:noProof/>
            <w:webHidden/>
          </w:rPr>
        </w:r>
        <w:r>
          <w:rPr>
            <w:noProof/>
            <w:webHidden/>
          </w:rPr>
          <w:fldChar w:fldCharType="separate"/>
        </w:r>
        <w:r w:rsidR="002241B5">
          <w:rPr>
            <w:noProof/>
            <w:webHidden/>
          </w:rPr>
          <w:t>43</w:t>
        </w:r>
        <w:r>
          <w:rPr>
            <w:noProof/>
            <w:webHidden/>
          </w:rPr>
          <w:fldChar w:fldCharType="end"/>
        </w:r>
      </w:hyperlink>
    </w:p>
    <w:p w:rsidR="002241B5" w:rsidRDefault="00AC5F85">
      <w:pPr>
        <w:pStyle w:val="TOC2"/>
        <w:tabs>
          <w:tab w:val="left" w:pos="660"/>
        </w:tabs>
        <w:rPr>
          <w:rFonts w:asciiTheme="minorHAnsi" w:eastAsiaTheme="minorEastAsia" w:hAnsiTheme="minorHAnsi" w:cstheme="minorBidi"/>
          <w:noProof/>
          <w:lang w:eastAsia="fr-FR"/>
        </w:rPr>
      </w:pPr>
      <w:hyperlink w:anchor="_Toc413249541" w:history="1">
        <w:r w:rsidR="002241B5" w:rsidRPr="00CF4539">
          <w:rPr>
            <w:rStyle w:val="Hyperlink"/>
            <w:noProof/>
          </w:rPr>
          <w:t>6.5</w:t>
        </w:r>
        <w:r w:rsidR="002241B5">
          <w:rPr>
            <w:rFonts w:asciiTheme="minorHAnsi" w:eastAsiaTheme="minorEastAsia" w:hAnsiTheme="minorHAnsi" w:cstheme="minorBidi"/>
            <w:noProof/>
            <w:lang w:eastAsia="fr-FR"/>
          </w:rPr>
          <w:tab/>
        </w:r>
        <w:r w:rsidR="002241B5" w:rsidRPr="00CF4539">
          <w:rPr>
            <w:rStyle w:val="Hyperlink"/>
            <w:noProof/>
          </w:rPr>
          <w:t>Cas d’utilisation &lt;Dénouement manuel&gt;</w:t>
        </w:r>
        <w:r w:rsidR="002241B5">
          <w:rPr>
            <w:noProof/>
            <w:webHidden/>
          </w:rPr>
          <w:tab/>
        </w:r>
        <w:r>
          <w:rPr>
            <w:noProof/>
            <w:webHidden/>
          </w:rPr>
          <w:fldChar w:fldCharType="begin"/>
        </w:r>
        <w:r w:rsidR="002241B5">
          <w:rPr>
            <w:noProof/>
            <w:webHidden/>
          </w:rPr>
          <w:instrText xml:space="preserve"> PAGEREF _Toc413249541 \h </w:instrText>
        </w:r>
        <w:r>
          <w:rPr>
            <w:noProof/>
            <w:webHidden/>
          </w:rPr>
        </w:r>
        <w:r>
          <w:rPr>
            <w:noProof/>
            <w:webHidden/>
          </w:rPr>
          <w:fldChar w:fldCharType="separate"/>
        </w:r>
        <w:r w:rsidR="002241B5">
          <w:rPr>
            <w:noProof/>
            <w:webHidden/>
          </w:rPr>
          <w:t>43</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42" w:history="1">
        <w:r w:rsidR="002241B5" w:rsidRPr="00CF4539">
          <w:rPr>
            <w:rStyle w:val="Hyperlink"/>
            <w:noProof/>
          </w:rPr>
          <w:t>6.5.1</w:t>
        </w:r>
        <w:r w:rsidR="002241B5">
          <w:rPr>
            <w:rFonts w:asciiTheme="minorHAnsi" w:eastAsiaTheme="minorEastAsia" w:hAnsiTheme="minorHAnsi" w:cstheme="minorBidi"/>
            <w:noProof/>
            <w:lang w:eastAsia="fr-FR"/>
          </w:rPr>
          <w:tab/>
        </w:r>
        <w:r w:rsidR="002241B5" w:rsidRPr="00CF4539">
          <w:rPr>
            <w:rStyle w:val="Hyperlink"/>
            <w:noProof/>
          </w:rPr>
          <w:t>Définition et objectif</w:t>
        </w:r>
        <w:r w:rsidR="002241B5">
          <w:rPr>
            <w:noProof/>
            <w:webHidden/>
          </w:rPr>
          <w:tab/>
        </w:r>
        <w:r>
          <w:rPr>
            <w:noProof/>
            <w:webHidden/>
          </w:rPr>
          <w:fldChar w:fldCharType="begin"/>
        </w:r>
        <w:r w:rsidR="002241B5">
          <w:rPr>
            <w:noProof/>
            <w:webHidden/>
          </w:rPr>
          <w:instrText xml:space="preserve"> PAGEREF _Toc413249542 \h </w:instrText>
        </w:r>
        <w:r>
          <w:rPr>
            <w:noProof/>
            <w:webHidden/>
          </w:rPr>
        </w:r>
        <w:r>
          <w:rPr>
            <w:noProof/>
            <w:webHidden/>
          </w:rPr>
          <w:fldChar w:fldCharType="separate"/>
        </w:r>
        <w:r w:rsidR="002241B5">
          <w:rPr>
            <w:noProof/>
            <w:webHidden/>
          </w:rPr>
          <w:t>43</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43" w:history="1">
        <w:r w:rsidR="002241B5" w:rsidRPr="00CF4539">
          <w:rPr>
            <w:rStyle w:val="Hyperlink"/>
            <w:noProof/>
          </w:rPr>
          <w:t>6.5.2</w:t>
        </w:r>
        <w:r w:rsidR="002241B5">
          <w:rPr>
            <w:rFonts w:asciiTheme="minorHAnsi" w:eastAsiaTheme="minorEastAsia" w:hAnsiTheme="minorHAnsi" w:cstheme="minorBidi"/>
            <w:noProof/>
            <w:lang w:eastAsia="fr-FR"/>
          </w:rPr>
          <w:tab/>
        </w:r>
        <w:r w:rsidR="002241B5" w:rsidRPr="00CF4539">
          <w:rPr>
            <w:rStyle w:val="Hyperlink"/>
            <w:noProof/>
          </w:rPr>
          <w:t>Pré-conditions</w:t>
        </w:r>
        <w:r w:rsidR="002241B5">
          <w:rPr>
            <w:noProof/>
            <w:webHidden/>
          </w:rPr>
          <w:tab/>
        </w:r>
        <w:r>
          <w:rPr>
            <w:noProof/>
            <w:webHidden/>
          </w:rPr>
          <w:fldChar w:fldCharType="begin"/>
        </w:r>
        <w:r w:rsidR="002241B5">
          <w:rPr>
            <w:noProof/>
            <w:webHidden/>
          </w:rPr>
          <w:instrText xml:space="preserve"> PAGEREF _Toc413249543 \h </w:instrText>
        </w:r>
        <w:r>
          <w:rPr>
            <w:noProof/>
            <w:webHidden/>
          </w:rPr>
        </w:r>
        <w:r>
          <w:rPr>
            <w:noProof/>
            <w:webHidden/>
          </w:rPr>
          <w:fldChar w:fldCharType="separate"/>
        </w:r>
        <w:r w:rsidR="002241B5">
          <w:rPr>
            <w:noProof/>
            <w:webHidden/>
          </w:rPr>
          <w:t>43</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44" w:history="1">
        <w:r w:rsidR="002241B5" w:rsidRPr="00CF4539">
          <w:rPr>
            <w:rStyle w:val="Hyperlink"/>
            <w:noProof/>
          </w:rPr>
          <w:t>6.5.3</w:t>
        </w:r>
        <w:r w:rsidR="002241B5">
          <w:rPr>
            <w:rFonts w:asciiTheme="minorHAnsi" w:eastAsiaTheme="minorEastAsia" w:hAnsiTheme="minorHAnsi" w:cstheme="minorBidi"/>
            <w:noProof/>
            <w:lang w:eastAsia="fr-FR"/>
          </w:rPr>
          <w:tab/>
        </w:r>
        <w:r w:rsidR="002241B5" w:rsidRPr="00CF4539">
          <w:rPr>
            <w:rStyle w:val="Hyperlink"/>
            <w:noProof/>
          </w:rPr>
          <w:t>Post-conditions</w:t>
        </w:r>
        <w:r w:rsidR="002241B5">
          <w:rPr>
            <w:noProof/>
            <w:webHidden/>
          </w:rPr>
          <w:tab/>
        </w:r>
        <w:r>
          <w:rPr>
            <w:noProof/>
            <w:webHidden/>
          </w:rPr>
          <w:fldChar w:fldCharType="begin"/>
        </w:r>
        <w:r w:rsidR="002241B5">
          <w:rPr>
            <w:noProof/>
            <w:webHidden/>
          </w:rPr>
          <w:instrText xml:space="preserve"> PAGEREF _Toc413249544 \h </w:instrText>
        </w:r>
        <w:r>
          <w:rPr>
            <w:noProof/>
            <w:webHidden/>
          </w:rPr>
        </w:r>
        <w:r>
          <w:rPr>
            <w:noProof/>
            <w:webHidden/>
          </w:rPr>
          <w:fldChar w:fldCharType="separate"/>
        </w:r>
        <w:r w:rsidR="002241B5">
          <w:rPr>
            <w:noProof/>
            <w:webHidden/>
          </w:rPr>
          <w:t>43</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45" w:history="1">
        <w:r w:rsidR="002241B5" w:rsidRPr="00CF4539">
          <w:rPr>
            <w:rStyle w:val="Hyperlink"/>
            <w:noProof/>
          </w:rPr>
          <w:t>6.5.4</w:t>
        </w:r>
        <w:r w:rsidR="002241B5">
          <w:rPr>
            <w:rFonts w:asciiTheme="minorHAnsi" w:eastAsiaTheme="minorEastAsia" w:hAnsiTheme="minorHAnsi" w:cstheme="minorBidi"/>
            <w:noProof/>
            <w:lang w:eastAsia="fr-FR"/>
          </w:rPr>
          <w:tab/>
        </w:r>
        <w:r w:rsidR="002241B5" w:rsidRPr="00CF4539">
          <w:rPr>
            <w:rStyle w:val="Hyperlink"/>
            <w:noProof/>
          </w:rPr>
          <w:t>Diagramme d’activité</w:t>
        </w:r>
        <w:r w:rsidR="002241B5">
          <w:rPr>
            <w:noProof/>
            <w:webHidden/>
          </w:rPr>
          <w:tab/>
        </w:r>
        <w:r>
          <w:rPr>
            <w:noProof/>
            <w:webHidden/>
          </w:rPr>
          <w:fldChar w:fldCharType="begin"/>
        </w:r>
        <w:r w:rsidR="002241B5">
          <w:rPr>
            <w:noProof/>
            <w:webHidden/>
          </w:rPr>
          <w:instrText xml:space="preserve"> PAGEREF _Toc413249545 \h </w:instrText>
        </w:r>
        <w:r>
          <w:rPr>
            <w:noProof/>
            <w:webHidden/>
          </w:rPr>
        </w:r>
        <w:r>
          <w:rPr>
            <w:noProof/>
            <w:webHidden/>
          </w:rPr>
          <w:fldChar w:fldCharType="separate"/>
        </w:r>
        <w:r w:rsidR="002241B5">
          <w:rPr>
            <w:noProof/>
            <w:webHidden/>
          </w:rPr>
          <w:t>43</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46" w:history="1">
        <w:r w:rsidR="002241B5" w:rsidRPr="00CF4539">
          <w:rPr>
            <w:rStyle w:val="Hyperlink"/>
            <w:noProof/>
          </w:rPr>
          <w:t>6.5.5</w:t>
        </w:r>
        <w:r w:rsidR="002241B5">
          <w:rPr>
            <w:rFonts w:asciiTheme="minorHAnsi" w:eastAsiaTheme="minorEastAsia" w:hAnsiTheme="minorHAnsi" w:cstheme="minorBidi"/>
            <w:noProof/>
            <w:lang w:eastAsia="fr-FR"/>
          </w:rPr>
          <w:tab/>
        </w:r>
        <w:r w:rsidR="002241B5" w:rsidRPr="00CF4539">
          <w:rPr>
            <w:rStyle w:val="Hyperlink"/>
            <w:noProof/>
          </w:rPr>
          <w:t>Traitements</w:t>
        </w:r>
        <w:r w:rsidR="002241B5">
          <w:rPr>
            <w:noProof/>
            <w:webHidden/>
          </w:rPr>
          <w:tab/>
        </w:r>
        <w:r>
          <w:rPr>
            <w:noProof/>
            <w:webHidden/>
          </w:rPr>
          <w:fldChar w:fldCharType="begin"/>
        </w:r>
        <w:r w:rsidR="002241B5">
          <w:rPr>
            <w:noProof/>
            <w:webHidden/>
          </w:rPr>
          <w:instrText xml:space="preserve"> PAGEREF _Toc413249546 \h </w:instrText>
        </w:r>
        <w:r>
          <w:rPr>
            <w:noProof/>
            <w:webHidden/>
          </w:rPr>
        </w:r>
        <w:r>
          <w:rPr>
            <w:noProof/>
            <w:webHidden/>
          </w:rPr>
          <w:fldChar w:fldCharType="separate"/>
        </w:r>
        <w:r w:rsidR="002241B5">
          <w:rPr>
            <w:noProof/>
            <w:webHidden/>
          </w:rPr>
          <w:t>44</w:t>
        </w:r>
        <w:r>
          <w:rPr>
            <w:noProof/>
            <w:webHidden/>
          </w:rPr>
          <w:fldChar w:fldCharType="end"/>
        </w:r>
      </w:hyperlink>
    </w:p>
    <w:p w:rsidR="002241B5" w:rsidRDefault="00AC5F85">
      <w:pPr>
        <w:pStyle w:val="TOC2"/>
        <w:tabs>
          <w:tab w:val="left" w:pos="660"/>
        </w:tabs>
        <w:rPr>
          <w:rFonts w:asciiTheme="minorHAnsi" w:eastAsiaTheme="minorEastAsia" w:hAnsiTheme="minorHAnsi" w:cstheme="minorBidi"/>
          <w:noProof/>
          <w:lang w:eastAsia="fr-FR"/>
        </w:rPr>
      </w:pPr>
      <w:hyperlink w:anchor="_Toc413249547" w:history="1">
        <w:r w:rsidR="002241B5" w:rsidRPr="00CF4539">
          <w:rPr>
            <w:rStyle w:val="Hyperlink"/>
            <w:noProof/>
          </w:rPr>
          <w:t>6.6</w:t>
        </w:r>
        <w:r w:rsidR="002241B5">
          <w:rPr>
            <w:rFonts w:asciiTheme="minorHAnsi" w:eastAsiaTheme="minorEastAsia" w:hAnsiTheme="minorHAnsi" w:cstheme="minorBidi"/>
            <w:noProof/>
            <w:lang w:eastAsia="fr-FR"/>
          </w:rPr>
          <w:tab/>
        </w:r>
        <w:r w:rsidR="002241B5" w:rsidRPr="00CF4539">
          <w:rPr>
            <w:rStyle w:val="Hyperlink"/>
            <w:noProof/>
          </w:rPr>
          <w:t>Cas d’utilisation &lt;Saisie manuelle d’un Transfert Interne&gt;</w:t>
        </w:r>
        <w:r w:rsidR="002241B5">
          <w:rPr>
            <w:noProof/>
            <w:webHidden/>
          </w:rPr>
          <w:tab/>
        </w:r>
        <w:r>
          <w:rPr>
            <w:noProof/>
            <w:webHidden/>
          </w:rPr>
          <w:fldChar w:fldCharType="begin"/>
        </w:r>
        <w:r w:rsidR="002241B5">
          <w:rPr>
            <w:noProof/>
            <w:webHidden/>
          </w:rPr>
          <w:instrText xml:space="preserve"> PAGEREF _Toc413249547 \h </w:instrText>
        </w:r>
        <w:r>
          <w:rPr>
            <w:noProof/>
            <w:webHidden/>
          </w:rPr>
        </w:r>
        <w:r>
          <w:rPr>
            <w:noProof/>
            <w:webHidden/>
          </w:rPr>
          <w:fldChar w:fldCharType="separate"/>
        </w:r>
        <w:r w:rsidR="002241B5">
          <w:rPr>
            <w:noProof/>
            <w:webHidden/>
          </w:rPr>
          <w:t>44</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48" w:history="1">
        <w:r w:rsidR="002241B5" w:rsidRPr="00CF4539">
          <w:rPr>
            <w:rStyle w:val="Hyperlink"/>
            <w:noProof/>
          </w:rPr>
          <w:t>6.6.1</w:t>
        </w:r>
        <w:r w:rsidR="002241B5">
          <w:rPr>
            <w:rFonts w:asciiTheme="minorHAnsi" w:eastAsiaTheme="minorEastAsia" w:hAnsiTheme="minorHAnsi" w:cstheme="minorBidi"/>
            <w:noProof/>
            <w:lang w:eastAsia="fr-FR"/>
          </w:rPr>
          <w:tab/>
        </w:r>
        <w:r w:rsidR="002241B5" w:rsidRPr="00CF4539">
          <w:rPr>
            <w:rStyle w:val="Hyperlink"/>
            <w:noProof/>
          </w:rPr>
          <w:t>Définition et objectif</w:t>
        </w:r>
        <w:r w:rsidR="002241B5">
          <w:rPr>
            <w:noProof/>
            <w:webHidden/>
          </w:rPr>
          <w:tab/>
        </w:r>
        <w:r>
          <w:rPr>
            <w:noProof/>
            <w:webHidden/>
          </w:rPr>
          <w:fldChar w:fldCharType="begin"/>
        </w:r>
        <w:r w:rsidR="002241B5">
          <w:rPr>
            <w:noProof/>
            <w:webHidden/>
          </w:rPr>
          <w:instrText xml:space="preserve"> PAGEREF _Toc413249548 \h </w:instrText>
        </w:r>
        <w:r>
          <w:rPr>
            <w:noProof/>
            <w:webHidden/>
          </w:rPr>
        </w:r>
        <w:r>
          <w:rPr>
            <w:noProof/>
            <w:webHidden/>
          </w:rPr>
          <w:fldChar w:fldCharType="separate"/>
        </w:r>
        <w:r w:rsidR="002241B5">
          <w:rPr>
            <w:noProof/>
            <w:webHidden/>
          </w:rPr>
          <w:t>44</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49" w:history="1">
        <w:r w:rsidR="002241B5" w:rsidRPr="00CF4539">
          <w:rPr>
            <w:rStyle w:val="Hyperlink"/>
            <w:noProof/>
          </w:rPr>
          <w:t>6.6.2</w:t>
        </w:r>
        <w:r w:rsidR="002241B5">
          <w:rPr>
            <w:rFonts w:asciiTheme="minorHAnsi" w:eastAsiaTheme="minorEastAsia" w:hAnsiTheme="minorHAnsi" w:cstheme="minorBidi"/>
            <w:noProof/>
            <w:lang w:eastAsia="fr-FR"/>
          </w:rPr>
          <w:tab/>
        </w:r>
        <w:r w:rsidR="002241B5" w:rsidRPr="00CF4539">
          <w:rPr>
            <w:rStyle w:val="Hyperlink"/>
            <w:noProof/>
          </w:rPr>
          <w:t>Pré-conditions</w:t>
        </w:r>
        <w:r w:rsidR="002241B5">
          <w:rPr>
            <w:noProof/>
            <w:webHidden/>
          </w:rPr>
          <w:tab/>
        </w:r>
        <w:r>
          <w:rPr>
            <w:noProof/>
            <w:webHidden/>
          </w:rPr>
          <w:fldChar w:fldCharType="begin"/>
        </w:r>
        <w:r w:rsidR="002241B5">
          <w:rPr>
            <w:noProof/>
            <w:webHidden/>
          </w:rPr>
          <w:instrText xml:space="preserve"> PAGEREF _Toc413249549 \h </w:instrText>
        </w:r>
        <w:r>
          <w:rPr>
            <w:noProof/>
            <w:webHidden/>
          </w:rPr>
        </w:r>
        <w:r>
          <w:rPr>
            <w:noProof/>
            <w:webHidden/>
          </w:rPr>
          <w:fldChar w:fldCharType="separate"/>
        </w:r>
        <w:r w:rsidR="002241B5">
          <w:rPr>
            <w:noProof/>
            <w:webHidden/>
          </w:rPr>
          <w:t>45</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50" w:history="1">
        <w:r w:rsidR="002241B5" w:rsidRPr="00CF4539">
          <w:rPr>
            <w:rStyle w:val="Hyperlink"/>
            <w:noProof/>
          </w:rPr>
          <w:t>6.6.3</w:t>
        </w:r>
        <w:r w:rsidR="002241B5">
          <w:rPr>
            <w:rFonts w:asciiTheme="minorHAnsi" w:eastAsiaTheme="minorEastAsia" w:hAnsiTheme="minorHAnsi" w:cstheme="minorBidi"/>
            <w:noProof/>
            <w:lang w:eastAsia="fr-FR"/>
          </w:rPr>
          <w:tab/>
        </w:r>
        <w:r w:rsidR="002241B5" w:rsidRPr="00CF4539">
          <w:rPr>
            <w:rStyle w:val="Hyperlink"/>
            <w:noProof/>
          </w:rPr>
          <w:t>Post-conditions</w:t>
        </w:r>
        <w:r w:rsidR="002241B5">
          <w:rPr>
            <w:noProof/>
            <w:webHidden/>
          </w:rPr>
          <w:tab/>
        </w:r>
        <w:r>
          <w:rPr>
            <w:noProof/>
            <w:webHidden/>
          </w:rPr>
          <w:fldChar w:fldCharType="begin"/>
        </w:r>
        <w:r w:rsidR="002241B5">
          <w:rPr>
            <w:noProof/>
            <w:webHidden/>
          </w:rPr>
          <w:instrText xml:space="preserve"> PAGEREF _Toc413249550 \h </w:instrText>
        </w:r>
        <w:r>
          <w:rPr>
            <w:noProof/>
            <w:webHidden/>
          </w:rPr>
        </w:r>
        <w:r>
          <w:rPr>
            <w:noProof/>
            <w:webHidden/>
          </w:rPr>
          <w:fldChar w:fldCharType="separate"/>
        </w:r>
        <w:r w:rsidR="002241B5">
          <w:rPr>
            <w:noProof/>
            <w:webHidden/>
          </w:rPr>
          <w:t>45</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51" w:history="1">
        <w:r w:rsidR="002241B5" w:rsidRPr="00CF4539">
          <w:rPr>
            <w:rStyle w:val="Hyperlink"/>
            <w:noProof/>
          </w:rPr>
          <w:t>6.6.4</w:t>
        </w:r>
        <w:r w:rsidR="002241B5">
          <w:rPr>
            <w:rFonts w:asciiTheme="minorHAnsi" w:eastAsiaTheme="minorEastAsia" w:hAnsiTheme="minorHAnsi" w:cstheme="minorBidi"/>
            <w:noProof/>
            <w:lang w:eastAsia="fr-FR"/>
          </w:rPr>
          <w:tab/>
        </w:r>
        <w:r w:rsidR="002241B5" w:rsidRPr="00CF4539">
          <w:rPr>
            <w:rStyle w:val="Hyperlink"/>
            <w:noProof/>
          </w:rPr>
          <w:t>Diagramme d’activité</w:t>
        </w:r>
        <w:r w:rsidR="002241B5">
          <w:rPr>
            <w:noProof/>
            <w:webHidden/>
          </w:rPr>
          <w:tab/>
        </w:r>
        <w:r>
          <w:rPr>
            <w:noProof/>
            <w:webHidden/>
          </w:rPr>
          <w:fldChar w:fldCharType="begin"/>
        </w:r>
        <w:r w:rsidR="002241B5">
          <w:rPr>
            <w:noProof/>
            <w:webHidden/>
          </w:rPr>
          <w:instrText xml:space="preserve"> PAGEREF _Toc413249551 \h </w:instrText>
        </w:r>
        <w:r>
          <w:rPr>
            <w:noProof/>
            <w:webHidden/>
          </w:rPr>
        </w:r>
        <w:r>
          <w:rPr>
            <w:noProof/>
            <w:webHidden/>
          </w:rPr>
          <w:fldChar w:fldCharType="separate"/>
        </w:r>
        <w:r w:rsidR="002241B5">
          <w:rPr>
            <w:noProof/>
            <w:webHidden/>
          </w:rPr>
          <w:t>45</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52" w:history="1">
        <w:r w:rsidR="002241B5" w:rsidRPr="00CF4539">
          <w:rPr>
            <w:rStyle w:val="Hyperlink"/>
            <w:noProof/>
          </w:rPr>
          <w:t>6.6.5</w:t>
        </w:r>
        <w:r w:rsidR="002241B5">
          <w:rPr>
            <w:rFonts w:asciiTheme="minorHAnsi" w:eastAsiaTheme="minorEastAsia" w:hAnsiTheme="minorHAnsi" w:cstheme="minorBidi"/>
            <w:noProof/>
            <w:lang w:eastAsia="fr-FR"/>
          </w:rPr>
          <w:tab/>
        </w:r>
        <w:r w:rsidR="002241B5" w:rsidRPr="00CF4539">
          <w:rPr>
            <w:rStyle w:val="Hyperlink"/>
            <w:noProof/>
          </w:rPr>
          <w:t>Traitements</w:t>
        </w:r>
        <w:r w:rsidR="002241B5">
          <w:rPr>
            <w:noProof/>
            <w:webHidden/>
          </w:rPr>
          <w:tab/>
        </w:r>
        <w:r>
          <w:rPr>
            <w:noProof/>
            <w:webHidden/>
          </w:rPr>
          <w:fldChar w:fldCharType="begin"/>
        </w:r>
        <w:r w:rsidR="002241B5">
          <w:rPr>
            <w:noProof/>
            <w:webHidden/>
          </w:rPr>
          <w:instrText xml:space="preserve"> PAGEREF _Toc413249552 \h </w:instrText>
        </w:r>
        <w:r>
          <w:rPr>
            <w:noProof/>
            <w:webHidden/>
          </w:rPr>
        </w:r>
        <w:r>
          <w:rPr>
            <w:noProof/>
            <w:webHidden/>
          </w:rPr>
          <w:fldChar w:fldCharType="separate"/>
        </w:r>
        <w:r w:rsidR="002241B5">
          <w:rPr>
            <w:noProof/>
            <w:webHidden/>
          </w:rPr>
          <w:t>46</w:t>
        </w:r>
        <w:r>
          <w:rPr>
            <w:noProof/>
            <w:webHidden/>
          </w:rPr>
          <w:fldChar w:fldCharType="end"/>
        </w:r>
      </w:hyperlink>
    </w:p>
    <w:p w:rsidR="002241B5" w:rsidRDefault="00AC5F85">
      <w:pPr>
        <w:pStyle w:val="TOC2"/>
        <w:tabs>
          <w:tab w:val="left" w:pos="660"/>
        </w:tabs>
        <w:rPr>
          <w:rFonts w:asciiTheme="minorHAnsi" w:eastAsiaTheme="minorEastAsia" w:hAnsiTheme="minorHAnsi" w:cstheme="minorBidi"/>
          <w:noProof/>
          <w:lang w:eastAsia="fr-FR"/>
        </w:rPr>
      </w:pPr>
      <w:hyperlink w:anchor="_Toc413249553" w:history="1">
        <w:r w:rsidR="002241B5" w:rsidRPr="00CF4539">
          <w:rPr>
            <w:rStyle w:val="Hyperlink"/>
            <w:noProof/>
          </w:rPr>
          <w:t>6.7</w:t>
        </w:r>
        <w:r w:rsidR="002241B5">
          <w:rPr>
            <w:rFonts w:asciiTheme="minorHAnsi" w:eastAsiaTheme="minorEastAsia" w:hAnsiTheme="minorHAnsi" w:cstheme="minorBidi"/>
            <w:noProof/>
            <w:lang w:eastAsia="fr-FR"/>
          </w:rPr>
          <w:tab/>
        </w:r>
        <w:r w:rsidR="002241B5" w:rsidRPr="00CF4539">
          <w:rPr>
            <w:rStyle w:val="Hyperlink"/>
            <w:noProof/>
          </w:rPr>
          <w:t>Cas d’utilisation &lt;Dénouement Interne&gt;</w:t>
        </w:r>
        <w:r w:rsidR="002241B5">
          <w:rPr>
            <w:noProof/>
            <w:webHidden/>
          </w:rPr>
          <w:tab/>
        </w:r>
        <w:r>
          <w:rPr>
            <w:noProof/>
            <w:webHidden/>
          </w:rPr>
          <w:fldChar w:fldCharType="begin"/>
        </w:r>
        <w:r w:rsidR="002241B5">
          <w:rPr>
            <w:noProof/>
            <w:webHidden/>
          </w:rPr>
          <w:instrText xml:space="preserve"> PAGEREF _Toc413249553 \h </w:instrText>
        </w:r>
        <w:r>
          <w:rPr>
            <w:noProof/>
            <w:webHidden/>
          </w:rPr>
        </w:r>
        <w:r>
          <w:rPr>
            <w:noProof/>
            <w:webHidden/>
          </w:rPr>
          <w:fldChar w:fldCharType="separate"/>
        </w:r>
        <w:r w:rsidR="002241B5">
          <w:rPr>
            <w:noProof/>
            <w:webHidden/>
          </w:rPr>
          <w:t>47</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54" w:history="1">
        <w:r w:rsidR="002241B5" w:rsidRPr="00CF4539">
          <w:rPr>
            <w:rStyle w:val="Hyperlink"/>
            <w:noProof/>
          </w:rPr>
          <w:t>6.7.1</w:t>
        </w:r>
        <w:r w:rsidR="002241B5">
          <w:rPr>
            <w:rFonts w:asciiTheme="minorHAnsi" w:eastAsiaTheme="minorEastAsia" w:hAnsiTheme="minorHAnsi" w:cstheme="minorBidi"/>
            <w:noProof/>
            <w:lang w:eastAsia="fr-FR"/>
          </w:rPr>
          <w:tab/>
        </w:r>
        <w:r w:rsidR="002241B5" w:rsidRPr="00CF4539">
          <w:rPr>
            <w:rStyle w:val="Hyperlink"/>
            <w:noProof/>
          </w:rPr>
          <w:t>Définition et objectif</w:t>
        </w:r>
        <w:r w:rsidR="002241B5">
          <w:rPr>
            <w:noProof/>
            <w:webHidden/>
          </w:rPr>
          <w:tab/>
        </w:r>
        <w:r>
          <w:rPr>
            <w:noProof/>
            <w:webHidden/>
          </w:rPr>
          <w:fldChar w:fldCharType="begin"/>
        </w:r>
        <w:r w:rsidR="002241B5">
          <w:rPr>
            <w:noProof/>
            <w:webHidden/>
          </w:rPr>
          <w:instrText xml:space="preserve"> PAGEREF _Toc413249554 \h </w:instrText>
        </w:r>
        <w:r>
          <w:rPr>
            <w:noProof/>
            <w:webHidden/>
          </w:rPr>
        </w:r>
        <w:r>
          <w:rPr>
            <w:noProof/>
            <w:webHidden/>
          </w:rPr>
          <w:fldChar w:fldCharType="separate"/>
        </w:r>
        <w:r w:rsidR="002241B5">
          <w:rPr>
            <w:noProof/>
            <w:webHidden/>
          </w:rPr>
          <w:t>47</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55" w:history="1">
        <w:r w:rsidR="002241B5" w:rsidRPr="00CF4539">
          <w:rPr>
            <w:rStyle w:val="Hyperlink"/>
            <w:noProof/>
          </w:rPr>
          <w:t>6.7.2</w:t>
        </w:r>
        <w:r w:rsidR="002241B5">
          <w:rPr>
            <w:rFonts w:asciiTheme="minorHAnsi" w:eastAsiaTheme="minorEastAsia" w:hAnsiTheme="minorHAnsi" w:cstheme="minorBidi"/>
            <w:noProof/>
            <w:lang w:eastAsia="fr-FR"/>
          </w:rPr>
          <w:tab/>
        </w:r>
        <w:r w:rsidR="002241B5" w:rsidRPr="00CF4539">
          <w:rPr>
            <w:rStyle w:val="Hyperlink"/>
            <w:noProof/>
          </w:rPr>
          <w:t>Pré-conditions</w:t>
        </w:r>
        <w:r w:rsidR="002241B5">
          <w:rPr>
            <w:noProof/>
            <w:webHidden/>
          </w:rPr>
          <w:tab/>
        </w:r>
        <w:r>
          <w:rPr>
            <w:noProof/>
            <w:webHidden/>
          </w:rPr>
          <w:fldChar w:fldCharType="begin"/>
        </w:r>
        <w:r w:rsidR="002241B5">
          <w:rPr>
            <w:noProof/>
            <w:webHidden/>
          </w:rPr>
          <w:instrText xml:space="preserve"> PAGEREF _Toc413249555 \h </w:instrText>
        </w:r>
        <w:r>
          <w:rPr>
            <w:noProof/>
            <w:webHidden/>
          </w:rPr>
        </w:r>
        <w:r>
          <w:rPr>
            <w:noProof/>
            <w:webHidden/>
          </w:rPr>
          <w:fldChar w:fldCharType="separate"/>
        </w:r>
        <w:r w:rsidR="002241B5">
          <w:rPr>
            <w:noProof/>
            <w:webHidden/>
          </w:rPr>
          <w:t>47</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56" w:history="1">
        <w:r w:rsidR="002241B5" w:rsidRPr="00CF4539">
          <w:rPr>
            <w:rStyle w:val="Hyperlink"/>
            <w:noProof/>
          </w:rPr>
          <w:t>6.7.3</w:t>
        </w:r>
        <w:r w:rsidR="002241B5">
          <w:rPr>
            <w:rFonts w:asciiTheme="minorHAnsi" w:eastAsiaTheme="minorEastAsia" w:hAnsiTheme="minorHAnsi" w:cstheme="minorBidi"/>
            <w:noProof/>
            <w:lang w:eastAsia="fr-FR"/>
          </w:rPr>
          <w:tab/>
        </w:r>
        <w:r w:rsidR="002241B5" w:rsidRPr="00CF4539">
          <w:rPr>
            <w:rStyle w:val="Hyperlink"/>
            <w:noProof/>
          </w:rPr>
          <w:t>Post-conditions</w:t>
        </w:r>
        <w:r w:rsidR="002241B5">
          <w:rPr>
            <w:noProof/>
            <w:webHidden/>
          </w:rPr>
          <w:tab/>
        </w:r>
        <w:r>
          <w:rPr>
            <w:noProof/>
            <w:webHidden/>
          </w:rPr>
          <w:fldChar w:fldCharType="begin"/>
        </w:r>
        <w:r w:rsidR="002241B5">
          <w:rPr>
            <w:noProof/>
            <w:webHidden/>
          </w:rPr>
          <w:instrText xml:space="preserve"> PAGEREF _Toc413249556 \h </w:instrText>
        </w:r>
        <w:r>
          <w:rPr>
            <w:noProof/>
            <w:webHidden/>
          </w:rPr>
        </w:r>
        <w:r>
          <w:rPr>
            <w:noProof/>
            <w:webHidden/>
          </w:rPr>
          <w:fldChar w:fldCharType="separate"/>
        </w:r>
        <w:r w:rsidR="002241B5">
          <w:rPr>
            <w:noProof/>
            <w:webHidden/>
          </w:rPr>
          <w:t>47</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57" w:history="1">
        <w:r w:rsidR="002241B5" w:rsidRPr="00CF4539">
          <w:rPr>
            <w:rStyle w:val="Hyperlink"/>
            <w:noProof/>
          </w:rPr>
          <w:t>6.7.4</w:t>
        </w:r>
        <w:r w:rsidR="002241B5">
          <w:rPr>
            <w:rFonts w:asciiTheme="minorHAnsi" w:eastAsiaTheme="minorEastAsia" w:hAnsiTheme="minorHAnsi" w:cstheme="minorBidi"/>
            <w:noProof/>
            <w:lang w:eastAsia="fr-FR"/>
          </w:rPr>
          <w:tab/>
        </w:r>
        <w:r w:rsidR="002241B5" w:rsidRPr="00CF4539">
          <w:rPr>
            <w:rStyle w:val="Hyperlink"/>
            <w:noProof/>
          </w:rPr>
          <w:t>Diagramme d’activité</w:t>
        </w:r>
        <w:r w:rsidR="002241B5">
          <w:rPr>
            <w:noProof/>
            <w:webHidden/>
          </w:rPr>
          <w:tab/>
        </w:r>
        <w:r>
          <w:rPr>
            <w:noProof/>
            <w:webHidden/>
          </w:rPr>
          <w:fldChar w:fldCharType="begin"/>
        </w:r>
        <w:r w:rsidR="002241B5">
          <w:rPr>
            <w:noProof/>
            <w:webHidden/>
          </w:rPr>
          <w:instrText xml:space="preserve"> PAGEREF _Toc413249557 \h </w:instrText>
        </w:r>
        <w:r>
          <w:rPr>
            <w:noProof/>
            <w:webHidden/>
          </w:rPr>
        </w:r>
        <w:r>
          <w:rPr>
            <w:noProof/>
            <w:webHidden/>
          </w:rPr>
          <w:fldChar w:fldCharType="separate"/>
        </w:r>
        <w:r w:rsidR="002241B5">
          <w:rPr>
            <w:noProof/>
            <w:webHidden/>
          </w:rPr>
          <w:t>47</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58" w:history="1">
        <w:r w:rsidR="002241B5" w:rsidRPr="00CF4539">
          <w:rPr>
            <w:rStyle w:val="Hyperlink"/>
            <w:noProof/>
          </w:rPr>
          <w:t>6.7.5</w:t>
        </w:r>
        <w:r w:rsidR="002241B5">
          <w:rPr>
            <w:rFonts w:asciiTheme="minorHAnsi" w:eastAsiaTheme="minorEastAsia" w:hAnsiTheme="minorHAnsi" w:cstheme="minorBidi"/>
            <w:noProof/>
            <w:lang w:eastAsia="fr-FR"/>
          </w:rPr>
          <w:tab/>
        </w:r>
        <w:r w:rsidR="002241B5" w:rsidRPr="00CF4539">
          <w:rPr>
            <w:rStyle w:val="Hyperlink"/>
            <w:noProof/>
          </w:rPr>
          <w:t>Traitements</w:t>
        </w:r>
        <w:r w:rsidR="002241B5">
          <w:rPr>
            <w:noProof/>
            <w:webHidden/>
          </w:rPr>
          <w:tab/>
        </w:r>
        <w:r>
          <w:rPr>
            <w:noProof/>
            <w:webHidden/>
          </w:rPr>
          <w:fldChar w:fldCharType="begin"/>
        </w:r>
        <w:r w:rsidR="002241B5">
          <w:rPr>
            <w:noProof/>
            <w:webHidden/>
          </w:rPr>
          <w:instrText xml:space="preserve"> PAGEREF _Toc413249558 \h </w:instrText>
        </w:r>
        <w:r>
          <w:rPr>
            <w:noProof/>
            <w:webHidden/>
          </w:rPr>
        </w:r>
        <w:r>
          <w:rPr>
            <w:noProof/>
            <w:webHidden/>
          </w:rPr>
          <w:fldChar w:fldCharType="separate"/>
        </w:r>
        <w:r w:rsidR="002241B5">
          <w:rPr>
            <w:noProof/>
            <w:webHidden/>
          </w:rPr>
          <w:t>47</w:t>
        </w:r>
        <w:r>
          <w:rPr>
            <w:noProof/>
            <w:webHidden/>
          </w:rPr>
          <w:fldChar w:fldCharType="end"/>
        </w:r>
      </w:hyperlink>
    </w:p>
    <w:p w:rsidR="002241B5" w:rsidRDefault="00AC5F85">
      <w:pPr>
        <w:pStyle w:val="TOC2"/>
        <w:tabs>
          <w:tab w:val="left" w:pos="660"/>
        </w:tabs>
        <w:rPr>
          <w:rFonts w:asciiTheme="minorHAnsi" w:eastAsiaTheme="minorEastAsia" w:hAnsiTheme="minorHAnsi" w:cstheme="minorBidi"/>
          <w:noProof/>
          <w:lang w:eastAsia="fr-FR"/>
        </w:rPr>
      </w:pPr>
      <w:hyperlink w:anchor="_Toc413249559" w:history="1">
        <w:r w:rsidR="002241B5" w:rsidRPr="00CF4539">
          <w:rPr>
            <w:rStyle w:val="Hyperlink"/>
            <w:noProof/>
          </w:rPr>
          <w:t>6.8</w:t>
        </w:r>
        <w:r w:rsidR="002241B5">
          <w:rPr>
            <w:rFonts w:asciiTheme="minorHAnsi" w:eastAsiaTheme="minorEastAsia" w:hAnsiTheme="minorHAnsi" w:cstheme="minorBidi"/>
            <w:noProof/>
            <w:lang w:eastAsia="fr-FR"/>
          </w:rPr>
          <w:tab/>
        </w:r>
        <w:r w:rsidR="002241B5" w:rsidRPr="00CF4539">
          <w:rPr>
            <w:rStyle w:val="Hyperlink"/>
            <w:noProof/>
          </w:rPr>
          <w:t>Cas d’utilisation &lt;Transfert Externe&gt;</w:t>
        </w:r>
        <w:r w:rsidR="002241B5">
          <w:rPr>
            <w:noProof/>
            <w:webHidden/>
          </w:rPr>
          <w:tab/>
        </w:r>
        <w:r>
          <w:rPr>
            <w:noProof/>
            <w:webHidden/>
          </w:rPr>
          <w:fldChar w:fldCharType="begin"/>
        </w:r>
        <w:r w:rsidR="002241B5">
          <w:rPr>
            <w:noProof/>
            <w:webHidden/>
          </w:rPr>
          <w:instrText xml:space="preserve"> PAGEREF _Toc413249559 \h </w:instrText>
        </w:r>
        <w:r>
          <w:rPr>
            <w:noProof/>
            <w:webHidden/>
          </w:rPr>
        </w:r>
        <w:r>
          <w:rPr>
            <w:noProof/>
            <w:webHidden/>
          </w:rPr>
          <w:fldChar w:fldCharType="separate"/>
        </w:r>
        <w:r w:rsidR="002241B5">
          <w:rPr>
            <w:noProof/>
            <w:webHidden/>
          </w:rPr>
          <w:t>48</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60" w:history="1">
        <w:r w:rsidR="002241B5" w:rsidRPr="00CF4539">
          <w:rPr>
            <w:rStyle w:val="Hyperlink"/>
            <w:noProof/>
          </w:rPr>
          <w:t>6.8.1</w:t>
        </w:r>
        <w:r w:rsidR="002241B5">
          <w:rPr>
            <w:rFonts w:asciiTheme="minorHAnsi" w:eastAsiaTheme="minorEastAsia" w:hAnsiTheme="minorHAnsi" w:cstheme="minorBidi"/>
            <w:noProof/>
            <w:lang w:eastAsia="fr-FR"/>
          </w:rPr>
          <w:tab/>
        </w:r>
        <w:r w:rsidR="002241B5" w:rsidRPr="00CF4539">
          <w:rPr>
            <w:rStyle w:val="Hyperlink"/>
            <w:noProof/>
          </w:rPr>
          <w:t>Définition et objectif</w:t>
        </w:r>
        <w:r w:rsidR="002241B5">
          <w:rPr>
            <w:noProof/>
            <w:webHidden/>
          </w:rPr>
          <w:tab/>
        </w:r>
        <w:r>
          <w:rPr>
            <w:noProof/>
            <w:webHidden/>
          </w:rPr>
          <w:fldChar w:fldCharType="begin"/>
        </w:r>
        <w:r w:rsidR="002241B5">
          <w:rPr>
            <w:noProof/>
            <w:webHidden/>
          </w:rPr>
          <w:instrText xml:space="preserve"> PAGEREF _Toc413249560 \h </w:instrText>
        </w:r>
        <w:r>
          <w:rPr>
            <w:noProof/>
            <w:webHidden/>
          </w:rPr>
        </w:r>
        <w:r>
          <w:rPr>
            <w:noProof/>
            <w:webHidden/>
          </w:rPr>
          <w:fldChar w:fldCharType="separate"/>
        </w:r>
        <w:r w:rsidR="002241B5">
          <w:rPr>
            <w:noProof/>
            <w:webHidden/>
          </w:rPr>
          <w:t>48</w:t>
        </w:r>
        <w:r>
          <w:rPr>
            <w:noProof/>
            <w:webHidden/>
          </w:rPr>
          <w:fldChar w:fldCharType="end"/>
        </w:r>
      </w:hyperlink>
    </w:p>
    <w:p w:rsidR="002241B5" w:rsidRDefault="00AC5F85">
      <w:pPr>
        <w:pStyle w:val="TOC2"/>
        <w:tabs>
          <w:tab w:val="left" w:pos="660"/>
        </w:tabs>
        <w:rPr>
          <w:rFonts w:asciiTheme="minorHAnsi" w:eastAsiaTheme="minorEastAsia" w:hAnsiTheme="minorHAnsi" w:cstheme="minorBidi"/>
          <w:noProof/>
          <w:lang w:eastAsia="fr-FR"/>
        </w:rPr>
      </w:pPr>
      <w:hyperlink w:anchor="_Toc413249561" w:history="1">
        <w:r w:rsidR="002241B5" w:rsidRPr="00CF4539">
          <w:rPr>
            <w:rStyle w:val="Hyperlink"/>
            <w:noProof/>
          </w:rPr>
          <w:t>6.9</w:t>
        </w:r>
        <w:r w:rsidR="002241B5">
          <w:rPr>
            <w:rFonts w:asciiTheme="minorHAnsi" w:eastAsiaTheme="minorEastAsia" w:hAnsiTheme="minorHAnsi" w:cstheme="minorBidi"/>
            <w:noProof/>
            <w:lang w:eastAsia="fr-FR"/>
          </w:rPr>
          <w:tab/>
        </w:r>
        <w:r w:rsidR="002241B5" w:rsidRPr="00CF4539">
          <w:rPr>
            <w:rStyle w:val="Hyperlink"/>
            <w:noProof/>
          </w:rPr>
          <w:t>Cas d’utilisation &lt;Création manuelle d’une instruction de mise en pension / prise en pension&gt;</w:t>
        </w:r>
        <w:r w:rsidR="002241B5">
          <w:rPr>
            <w:noProof/>
            <w:webHidden/>
          </w:rPr>
          <w:tab/>
        </w:r>
        <w:r>
          <w:rPr>
            <w:noProof/>
            <w:webHidden/>
          </w:rPr>
          <w:fldChar w:fldCharType="begin"/>
        </w:r>
        <w:r w:rsidR="002241B5">
          <w:rPr>
            <w:noProof/>
            <w:webHidden/>
          </w:rPr>
          <w:instrText xml:space="preserve"> PAGEREF _Toc413249561 \h </w:instrText>
        </w:r>
        <w:r>
          <w:rPr>
            <w:noProof/>
            <w:webHidden/>
          </w:rPr>
        </w:r>
        <w:r>
          <w:rPr>
            <w:noProof/>
            <w:webHidden/>
          </w:rPr>
          <w:fldChar w:fldCharType="separate"/>
        </w:r>
        <w:r w:rsidR="002241B5">
          <w:rPr>
            <w:noProof/>
            <w:webHidden/>
          </w:rPr>
          <w:t>48</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62" w:history="1">
        <w:r w:rsidR="002241B5" w:rsidRPr="00CF4539">
          <w:rPr>
            <w:rStyle w:val="Hyperlink"/>
            <w:noProof/>
          </w:rPr>
          <w:t>6.9.1</w:t>
        </w:r>
        <w:r w:rsidR="002241B5">
          <w:rPr>
            <w:rFonts w:asciiTheme="minorHAnsi" w:eastAsiaTheme="minorEastAsia" w:hAnsiTheme="minorHAnsi" w:cstheme="minorBidi"/>
            <w:noProof/>
            <w:lang w:eastAsia="fr-FR"/>
          </w:rPr>
          <w:tab/>
        </w:r>
        <w:r w:rsidR="002241B5" w:rsidRPr="00CF4539">
          <w:rPr>
            <w:rStyle w:val="Hyperlink"/>
            <w:noProof/>
          </w:rPr>
          <w:t>Définition et objectif</w:t>
        </w:r>
        <w:r w:rsidR="002241B5">
          <w:rPr>
            <w:noProof/>
            <w:webHidden/>
          </w:rPr>
          <w:tab/>
        </w:r>
        <w:r>
          <w:rPr>
            <w:noProof/>
            <w:webHidden/>
          </w:rPr>
          <w:fldChar w:fldCharType="begin"/>
        </w:r>
        <w:r w:rsidR="002241B5">
          <w:rPr>
            <w:noProof/>
            <w:webHidden/>
          </w:rPr>
          <w:instrText xml:space="preserve"> PAGEREF _Toc413249562 \h </w:instrText>
        </w:r>
        <w:r>
          <w:rPr>
            <w:noProof/>
            <w:webHidden/>
          </w:rPr>
        </w:r>
        <w:r>
          <w:rPr>
            <w:noProof/>
            <w:webHidden/>
          </w:rPr>
          <w:fldChar w:fldCharType="separate"/>
        </w:r>
        <w:r w:rsidR="002241B5">
          <w:rPr>
            <w:noProof/>
            <w:webHidden/>
          </w:rPr>
          <w:t>48</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63" w:history="1">
        <w:r w:rsidR="002241B5" w:rsidRPr="00CF4539">
          <w:rPr>
            <w:rStyle w:val="Hyperlink"/>
            <w:noProof/>
          </w:rPr>
          <w:t>6.9.2</w:t>
        </w:r>
        <w:r w:rsidR="002241B5">
          <w:rPr>
            <w:rFonts w:asciiTheme="minorHAnsi" w:eastAsiaTheme="minorEastAsia" w:hAnsiTheme="minorHAnsi" w:cstheme="minorBidi"/>
            <w:noProof/>
            <w:lang w:eastAsia="fr-FR"/>
          </w:rPr>
          <w:tab/>
        </w:r>
        <w:r w:rsidR="002241B5" w:rsidRPr="00CF4539">
          <w:rPr>
            <w:rStyle w:val="Hyperlink"/>
            <w:noProof/>
          </w:rPr>
          <w:t>Pré-conditions</w:t>
        </w:r>
        <w:r w:rsidR="002241B5">
          <w:rPr>
            <w:noProof/>
            <w:webHidden/>
          </w:rPr>
          <w:tab/>
        </w:r>
        <w:r>
          <w:rPr>
            <w:noProof/>
            <w:webHidden/>
          </w:rPr>
          <w:fldChar w:fldCharType="begin"/>
        </w:r>
        <w:r w:rsidR="002241B5">
          <w:rPr>
            <w:noProof/>
            <w:webHidden/>
          </w:rPr>
          <w:instrText xml:space="preserve"> PAGEREF _Toc413249563 \h </w:instrText>
        </w:r>
        <w:r>
          <w:rPr>
            <w:noProof/>
            <w:webHidden/>
          </w:rPr>
        </w:r>
        <w:r>
          <w:rPr>
            <w:noProof/>
            <w:webHidden/>
          </w:rPr>
          <w:fldChar w:fldCharType="separate"/>
        </w:r>
        <w:r w:rsidR="002241B5">
          <w:rPr>
            <w:noProof/>
            <w:webHidden/>
          </w:rPr>
          <w:t>49</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64" w:history="1">
        <w:r w:rsidR="002241B5" w:rsidRPr="00CF4539">
          <w:rPr>
            <w:rStyle w:val="Hyperlink"/>
            <w:noProof/>
          </w:rPr>
          <w:t>6.9.3</w:t>
        </w:r>
        <w:r w:rsidR="002241B5">
          <w:rPr>
            <w:rFonts w:asciiTheme="minorHAnsi" w:eastAsiaTheme="minorEastAsia" w:hAnsiTheme="minorHAnsi" w:cstheme="minorBidi"/>
            <w:noProof/>
            <w:lang w:eastAsia="fr-FR"/>
          </w:rPr>
          <w:tab/>
        </w:r>
        <w:r w:rsidR="002241B5" w:rsidRPr="00CF4539">
          <w:rPr>
            <w:rStyle w:val="Hyperlink"/>
            <w:noProof/>
          </w:rPr>
          <w:t>Post-conditions</w:t>
        </w:r>
        <w:r w:rsidR="002241B5">
          <w:rPr>
            <w:noProof/>
            <w:webHidden/>
          </w:rPr>
          <w:tab/>
        </w:r>
        <w:r>
          <w:rPr>
            <w:noProof/>
            <w:webHidden/>
          </w:rPr>
          <w:fldChar w:fldCharType="begin"/>
        </w:r>
        <w:r w:rsidR="002241B5">
          <w:rPr>
            <w:noProof/>
            <w:webHidden/>
          </w:rPr>
          <w:instrText xml:space="preserve"> PAGEREF _Toc413249564 \h </w:instrText>
        </w:r>
        <w:r>
          <w:rPr>
            <w:noProof/>
            <w:webHidden/>
          </w:rPr>
        </w:r>
        <w:r>
          <w:rPr>
            <w:noProof/>
            <w:webHidden/>
          </w:rPr>
          <w:fldChar w:fldCharType="separate"/>
        </w:r>
        <w:r w:rsidR="002241B5">
          <w:rPr>
            <w:noProof/>
            <w:webHidden/>
          </w:rPr>
          <w:t>49</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65" w:history="1">
        <w:r w:rsidR="002241B5" w:rsidRPr="00CF4539">
          <w:rPr>
            <w:rStyle w:val="Hyperlink"/>
            <w:noProof/>
          </w:rPr>
          <w:t>6.9.4</w:t>
        </w:r>
        <w:r w:rsidR="002241B5">
          <w:rPr>
            <w:rFonts w:asciiTheme="minorHAnsi" w:eastAsiaTheme="minorEastAsia" w:hAnsiTheme="minorHAnsi" w:cstheme="minorBidi"/>
            <w:noProof/>
            <w:lang w:eastAsia="fr-FR"/>
          </w:rPr>
          <w:tab/>
        </w:r>
        <w:r w:rsidR="002241B5" w:rsidRPr="00CF4539">
          <w:rPr>
            <w:rStyle w:val="Hyperlink"/>
            <w:noProof/>
          </w:rPr>
          <w:t>Diagramme d’activité</w:t>
        </w:r>
        <w:r w:rsidR="002241B5">
          <w:rPr>
            <w:noProof/>
            <w:webHidden/>
          </w:rPr>
          <w:tab/>
        </w:r>
        <w:r>
          <w:rPr>
            <w:noProof/>
            <w:webHidden/>
          </w:rPr>
          <w:fldChar w:fldCharType="begin"/>
        </w:r>
        <w:r w:rsidR="002241B5">
          <w:rPr>
            <w:noProof/>
            <w:webHidden/>
          </w:rPr>
          <w:instrText xml:space="preserve"> PAGEREF _Toc413249565 \h </w:instrText>
        </w:r>
        <w:r>
          <w:rPr>
            <w:noProof/>
            <w:webHidden/>
          </w:rPr>
        </w:r>
        <w:r>
          <w:rPr>
            <w:noProof/>
            <w:webHidden/>
          </w:rPr>
          <w:fldChar w:fldCharType="separate"/>
        </w:r>
        <w:r w:rsidR="002241B5">
          <w:rPr>
            <w:noProof/>
            <w:webHidden/>
          </w:rPr>
          <w:t>49</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66" w:history="1">
        <w:r w:rsidR="002241B5" w:rsidRPr="00CF4539">
          <w:rPr>
            <w:rStyle w:val="Hyperlink"/>
            <w:noProof/>
          </w:rPr>
          <w:t>6.9.5</w:t>
        </w:r>
        <w:r w:rsidR="002241B5">
          <w:rPr>
            <w:rFonts w:asciiTheme="minorHAnsi" w:eastAsiaTheme="minorEastAsia" w:hAnsiTheme="minorHAnsi" w:cstheme="minorBidi"/>
            <w:noProof/>
            <w:lang w:eastAsia="fr-FR"/>
          </w:rPr>
          <w:tab/>
        </w:r>
        <w:r w:rsidR="002241B5" w:rsidRPr="00CF4539">
          <w:rPr>
            <w:rStyle w:val="Hyperlink"/>
            <w:noProof/>
          </w:rPr>
          <w:t>Traitements</w:t>
        </w:r>
        <w:r w:rsidR="002241B5">
          <w:rPr>
            <w:noProof/>
            <w:webHidden/>
          </w:rPr>
          <w:tab/>
        </w:r>
        <w:r>
          <w:rPr>
            <w:noProof/>
            <w:webHidden/>
          </w:rPr>
          <w:fldChar w:fldCharType="begin"/>
        </w:r>
        <w:r w:rsidR="002241B5">
          <w:rPr>
            <w:noProof/>
            <w:webHidden/>
          </w:rPr>
          <w:instrText xml:space="preserve"> PAGEREF _Toc413249566 \h </w:instrText>
        </w:r>
        <w:r>
          <w:rPr>
            <w:noProof/>
            <w:webHidden/>
          </w:rPr>
        </w:r>
        <w:r>
          <w:rPr>
            <w:noProof/>
            <w:webHidden/>
          </w:rPr>
          <w:fldChar w:fldCharType="separate"/>
        </w:r>
        <w:r w:rsidR="002241B5">
          <w:rPr>
            <w:noProof/>
            <w:webHidden/>
          </w:rPr>
          <w:t>50</w:t>
        </w:r>
        <w:r>
          <w:rPr>
            <w:noProof/>
            <w:webHidden/>
          </w:rPr>
          <w:fldChar w:fldCharType="end"/>
        </w:r>
      </w:hyperlink>
    </w:p>
    <w:p w:rsidR="002241B5" w:rsidRDefault="00AC5F85">
      <w:pPr>
        <w:pStyle w:val="TOC2"/>
        <w:tabs>
          <w:tab w:val="left" w:pos="660"/>
        </w:tabs>
        <w:rPr>
          <w:rFonts w:asciiTheme="minorHAnsi" w:eastAsiaTheme="minorEastAsia" w:hAnsiTheme="minorHAnsi" w:cstheme="minorBidi"/>
          <w:noProof/>
          <w:lang w:eastAsia="fr-FR"/>
        </w:rPr>
      </w:pPr>
      <w:hyperlink w:anchor="_Toc413249567" w:history="1">
        <w:r w:rsidR="002241B5" w:rsidRPr="00CF4539">
          <w:rPr>
            <w:rStyle w:val="Hyperlink"/>
            <w:noProof/>
          </w:rPr>
          <w:t>6.10</w:t>
        </w:r>
        <w:r w:rsidR="002241B5">
          <w:rPr>
            <w:rFonts w:asciiTheme="minorHAnsi" w:eastAsiaTheme="minorEastAsia" w:hAnsiTheme="minorHAnsi" w:cstheme="minorBidi"/>
            <w:noProof/>
            <w:lang w:eastAsia="fr-FR"/>
          </w:rPr>
          <w:tab/>
        </w:r>
        <w:r w:rsidR="002241B5" w:rsidRPr="00CF4539">
          <w:rPr>
            <w:rStyle w:val="Hyperlink"/>
            <w:noProof/>
          </w:rPr>
          <w:t>Cas d’utilisation &lt;Création d’une IRL globale&gt;</w:t>
        </w:r>
        <w:r w:rsidR="002241B5">
          <w:rPr>
            <w:noProof/>
            <w:webHidden/>
          </w:rPr>
          <w:tab/>
        </w:r>
        <w:r>
          <w:rPr>
            <w:noProof/>
            <w:webHidden/>
          </w:rPr>
          <w:fldChar w:fldCharType="begin"/>
        </w:r>
        <w:r w:rsidR="002241B5">
          <w:rPr>
            <w:noProof/>
            <w:webHidden/>
          </w:rPr>
          <w:instrText xml:space="preserve"> PAGEREF _Toc413249567 \h </w:instrText>
        </w:r>
        <w:r>
          <w:rPr>
            <w:noProof/>
            <w:webHidden/>
          </w:rPr>
        </w:r>
        <w:r>
          <w:rPr>
            <w:noProof/>
            <w:webHidden/>
          </w:rPr>
          <w:fldChar w:fldCharType="separate"/>
        </w:r>
        <w:r w:rsidR="002241B5">
          <w:rPr>
            <w:noProof/>
            <w:webHidden/>
          </w:rPr>
          <w:t>51</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68" w:history="1">
        <w:r w:rsidR="002241B5" w:rsidRPr="00CF4539">
          <w:rPr>
            <w:rStyle w:val="Hyperlink"/>
            <w:noProof/>
          </w:rPr>
          <w:t>6.10.1</w:t>
        </w:r>
        <w:r w:rsidR="002241B5">
          <w:rPr>
            <w:rFonts w:asciiTheme="minorHAnsi" w:eastAsiaTheme="minorEastAsia" w:hAnsiTheme="minorHAnsi" w:cstheme="minorBidi"/>
            <w:noProof/>
            <w:lang w:eastAsia="fr-FR"/>
          </w:rPr>
          <w:tab/>
        </w:r>
        <w:r w:rsidR="002241B5" w:rsidRPr="00CF4539">
          <w:rPr>
            <w:rStyle w:val="Hyperlink"/>
            <w:noProof/>
          </w:rPr>
          <w:t>Définition et objectif</w:t>
        </w:r>
        <w:r w:rsidR="002241B5">
          <w:rPr>
            <w:noProof/>
            <w:webHidden/>
          </w:rPr>
          <w:tab/>
        </w:r>
        <w:r>
          <w:rPr>
            <w:noProof/>
            <w:webHidden/>
          </w:rPr>
          <w:fldChar w:fldCharType="begin"/>
        </w:r>
        <w:r w:rsidR="002241B5">
          <w:rPr>
            <w:noProof/>
            <w:webHidden/>
          </w:rPr>
          <w:instrText xml:space="preserve"> PAGEREF _Toc413249568 \h </w:instrText>
        </w:r>
        <w:r>
          <w:rPr>
            <w:noProof/>
            <w:webHidden/>
          </w:rPr>
        </w:r>
        <w:r>
          <w:rPr>
            <w:noProof/>
            <w:webHidden/>
          </w:rPr>
          <w:fldChar w:fldCharType="separate"/>
        </w:r>
        <w:r w:rsidR="002241B5">
          <w:rPr>
            <w:noProof/>
            <w:webHidden/>
          </w:rPr>
          <w:t>51</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69" w:history="1">
        <w:r w:rsidR="002241B5" w:rsidRPr="00CF4539">
          <w:rPr>
            <w:rStyle w:val="Hyperlink"/>
            <w:noProof/>
          </w:rPr>
          <w:t>6.10.2</w:t>
        </w:r>
        <w:r w:rsidR="002241B5">
          <w:rPr>
            <w:rFonts w:asciiTheme="minorHAnsi" w:eastAsiaTheme="minorEastAsia" w:hAnsiTheme="minorHAnsi" w:cstheme="minorBidi"/>
            <w:noProof/>
            <w:lang w:eastAsia="fr-FR"/>
          </w:rPr>
          <w:tab/>
        </w:r>
        <w:r w:rsidR="002241B5" w:rsidRPr="00CF4539">
          <w:rPr>
            <w:rStyle w:val="Hyperlink"/>
            <w:noProof/>
          </w:rPr>
          <w:t>Pré-conditions</w:t>
        </w:r>
        <w:r w:rsidR="002241B5">
          <w:rPr>
            <w:noProof/>
            <w:webHidden/>
          </w:rPr>
          <w:tab/>
        </w:r>
        <w:r>
          <w:rPr>
            <w:noProof/>
            <w:webHidden/>
          </w:rPr>
          <w:fldChar w:fldCharType="begin"/>
        </w:r>
        <w:r w:rsidR="002241B5">
          <w:rPr>
            <w:noProof/>
            <w:webHidden/>
          </w:rPr>
          <w:instrText xml:space="preserve"> PAGEREF _Toc413249569 \h </w:instrText>
        </w:r>
        <w:r>
          <w:rPr>
            <w:noProof/>
            <w:webHidden/>
          </w:rPr>
        </w:r>
        <w:r>
          <w:rPr>
            <w:noProof/>
            <w:webHidden/>
          </w:rPr>
          <w:fldChar w:fldCharType="separate"/>
        </w:r>
        <w:r w:rsidR="002241B5">
          <w:rPr>
            <w:noProof/>
            <w:webHidden/>
          </w:rPr>
          <w:t>51</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70" w:history="1">
        <w:r w:rsidR="002241B5" w:rsidRPr="00CF4539">
          <w:rPr>
            <w:rStyle w:val="Hyperlink"/>
            <w:noProof/>
          </w:rPr>
          <w:t>6.10.3</w:t>
        </w:r>
        <w:r w:rsidR="002241B5">
          <w:rPr>
            <w:rFonts w:asciiTheme="minorHAnsi" w:eastAsiaTheme="minorEastAsia" w:hAnsiTheme="minorHAnsi" w:cstheme="minorBidi"/>
            <w:noProof/>
            <w:lang w:eastAsia="fr-FR"/>
          </w:rPr>
          <w:tab/>
        </w:r>
        <w:r w:rsidR="002241B5" w:rsidRPr="00CF4539">
          <w:rPr>
            <w:rStyle w:val="Hyperlink"/>
            <w:noProof/>
          </w:rPr>
          <w:t>Post-conditions</w:t>
        </w:r>
        <w:r w:rsidR="002241B5">
          <w:rPr>
            <w:noProof/>
            <w:webHidden/>
          </w:rPr>
          <w:tab/>
        </w:r>
        <w:r>
          <w:rPr>
            <w:noProof/>
            <w:webHidden/>
          </w:rPr>
          <w:fldChar w:fldCharType="begin"/>
        </w:r>
        <w:r w:rsidR="002241B5">
          <w:rPr>
            <w:noProof/>
            <w:webHidden/>
          </w:rPr>
          <w:instrText xml:space="preserve"> PAGEREF _Toc413249570 \h </w:instrText>
        </w:r>
        <w:r>
          <w:rPr>
            <w:noProof/>
            <w:webHidden/>
          </w:rPr>
        </w:r>
        <w:r>
          <w:rPr>
            <w:noProof/>
            <w:webHidden/>
          </w:rPr>
          <w:fldChar w:fldCharType="separate"/>
        </w:r>
        <w:r w:rsidR="002241B5">
          <w:rPr>
            <w:noProof/>
            <w:webHidden/>
          </w:rPr>
          <w:t>52</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71" w:history="1">
        <w:r w:rsidR="002241B5" w:rsidRPr="00CF4539">
          <w:rPr>
            <w:rStyle w:val="Hyperlink"/>
            <w:noProof/>
          </w:rPr>
          <w:t>6.10.4</w:t>
        </w:r>
        <w:r w:rsidR="002241B5">
          <w:rPr>
            <w:rFonts w:asciiTheme="minorHAnsi" w:eastAsiaTheme="minorEastAsia" w:hAnsiTheme="minorHAnsi" w:cstheme="minorBidi"/>
            <w:noProof/>
            <w:lang w:eastAsia="fr-FR"/>
          </w:rPr>
          <w:tab/>
        </w:r>
        <w:r w:rsidR="002241B5" w:rsidRPr="00CF4539">
          <w:rPr>
            <w:rStyle w:val="Hyperlink"/>
            <w:noProof/>
          </w:rPr>
          <w:t>Diagramme d’activité</w:t>
        </w:r>
        <w:r w:rsidR="002241B5">
          <w:rPr>
            <w:noProof/>
            <w:webHidden/>
          </w:rPr>
          <w:tab/>
        </w:r>
        <w:r>
          <w:rPr>
            <w:noProof/>
            <w:webHidden/>
          </w:rPr>
          <w:fldChar w:fldCharType="begin"/>
        </w:r>
        <w:r w:rsidR="002241B5">
          <w:rPr>
            <w:noProof/>
            <w:webHidden/>
          </w:rPr>
          <w:instrText xml:space="preserve"> PAGEREF _Toc413249571 \h </w:instrText>
        </w:r>
        <w:r>
          <w:rPr>
            <w:noProof/>
            <w:webHidden/>
          </w:rPr>
        </w:r>
        <w:r>
          <w:rPr>
            <w:noProof/>
            <w:webHidden/>
          </w:rPr>
          <w:fldChar w:fldCharType="separate"/>
        </w:r>
        <w:r w:rsidR="002241B5">
          <w:rPr>
            <w:noProof/>
            <w:webHidden/>
          </w:rPr>
          <w:t>52</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72" w:history="1">
        <w:r w:rsidR="002241B5" w:rsidRPr="00CF4539">
          <w:rPr>
            <w:rStyle w:val="Hyperlink"/>
            <w:noProof/>
          </w:rPr>
          <w:t>6.10.5</w:t>
        </w:r>
        <w:r w:rsidR="002241B5">
          <w:rPr>
            <w:rFonts w:asciiTheme="minorHAnsi" w:eastAsiaTheme="minorEastAsia" w:hAnsiTheme="minorHAnsi" w:cstheme="minorBidi"/>
            <w:noProof/>
            <w:lang w:eastAsia="fr-FR"/>
          </w:rPr>
          <w:tab/>
        </w:r>
        <w:r w:rsidR="002241B5" w:rsidRPr="00CF4539">
          <w:rPr>
            <w:rStyle w:val="Hyperlink"/>
            <w:noProof/>
          </w:rPr>
          <w:t>Traitements</w:t>
        </w:r>
        <w:r w:rsidR="002241B5">
          <w:rPr>
            <w:noProof/>
            <w:webHidden/>
          </w:rPr>
          <w:tab/>
        </w:r>
        <w:r>
          <w:rPr>
            <w:noProof/>
            <w:webHidden/>
          </w:rPr>
          <w:fldChar w:fldCharType="begin"/>
        </w:r>
        <w:r w:rsidR="002241B5">
          <w:rPr>
            <w:noProof/>
            <w:webHidden/>
          </w:rPr>
          <w:instrText xml:space="preserve"> PAGEREF _Toc413249572 \h </w:instrText>
        </w:r>
        <w:r>
          <w:rPr>
            <w:noProof/>
            <w:webHidden/>
          </w:rPr>
        </w:r>
        <w:r>
          <w:rPr>
            <w:noProof/>
            <w:webHidden/>
          </w:rPr>
          <w:fldChar w:fldCharType="separate"/>
        </w:r>
        <w:r w:rsidR="002241B5">
          <w:rPr>
            <w:noProof/>
            <w:webHidden/>
          </w:rPr>
          <w:t>52</w:t>
        </w:r>
        <w:r>
          <w:rPr>
            <w:noProof/>
            <w:webHidden/>
          </w:rPr>
          <w:fldChar w:fldCharType="end"/>
        </w:r>
      </w:hyperlink>
    </w:p>
    <w:p w:rsidR="002241B5" w:rsidRDefault="00AC5F85">
      <w:pPr>
        <w:pStyle w:val="TOC2"/>
        <w:tabs>
          <w:tab w:val="left" w:pos="660"/>
        </w:tabs>
        <w:rPr>
          <w:rFonts w:asciiTheme="minorHAnsi" w:eastAsiaTheme="minorEastAsia" w:hAnsiTheme="minorHAnsi" w:cstheme="minorBidi"/>
          <w:noProof/>
          <w:lang w:eastAsia="fr-FR"/>
        </w:rPr>
      </w:pPr>
      <w:hyperlink w:anchor="_Toc413249573" w:history="1">
        <w:r w:rsidR="002241B5" w:rsidRPr="00CF4539">
          <w:rPr>
            <w:rStyle w:val="Hyperlink"/>
            <w:noProof/>
          </w:rPr>
          <w:t>6.11</w:t>
        </w:r>
        <w:r w:rsidR="002241B5">
          <w:rPr>
            <w:rFonts w:asciiTheme="minorHAnsi" w:eastAsiaTheme="minorEastAsia" w:hAnsiTheme="minorHAnsi" w:cstheme="minorBidi"/>
            <w:noProof/>
            <w:lang w:eastAsia="fr-FR"/>
          </w:rPr>
          <w:tab/>
        </w:r>
        <w:r w:rsidR="002241B5" w:rsidRPr="00CF4539">
          <w:rPr>
            <w:rStyle w:val="Hyperlink"/>
            <w:noProof/>
          </w:rPr>
          <w:t>Cas d’utilisation &lt;Annulation manuelle d’une instruction Client&gt;</w:t>
        </w:r>
        <w:r w:rsidR="002241B5">
          <w:rPr>
            <w:noProof/>
            <w:webHidden/>
          </w:rPr>
          <w:tab/>
        </w:r>
        <w:r>
          <w:rPr>
            <w:noProof/>
            <w:webHidden/>
          </w:rPr>
          <w:fldChar w:fldCharType="begin"/>
        </w:r>
        <w:r w:rsidR="002241B5">
          <w:rPr>
            <w:noProof/>
            <w:webHidden/>
          </w:rPr>
          <w:instrText xml:space="preserve"> PAGEREF _Toc413249573 \h </w:instrText>
        </w:r>
        <w:r>
          <w:rPr>
            <w:noProof/>
            <w:webHidden/>
          </w:rPr>
        </w:r>
        <w:r>
          <w:rPr>
            <w:noProof/>
            <w:webHidden/>
          </w:rPr>
          <w:fldChar w:fldCharType="separate"/>
        </w:r>
        <w:r w:rsidR="002241B5">
          <w:rPr>
            <w:noProof/>
            <w:webHidden/>
          </w:rPr>
          <w:t>54</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74" w:history="1">
        <w:r w:rsidR="002241B5" w:rsidRPr="00CF4539">
          <w:rPr>
            <w:rStyle w:val="Hyperlink"/>
            <w:noProof/>
          </w:rPr>
          <w:t>6.11.1</w:t>
        </w:r>
        <w:r w:rsidR="002241B5">
          <w:rPr>
            <w:rFonts w:asciiTheme="minorHAnsi" w:eastAsiaTheme="minorEastAsia" w:hAnsiTheme="minorHAnsi" w:cstheme="minorBidi"/>
            <w:noProof/>
            <w:lang w:eastAsia="fr-FR"/>
          </w:rPr>
          <w:tab/>
        </w:r>
        <w:r w:rsidR="002241B5" w:rsidRPr="00CF4539">
          <w:rPr>
            <w:rStyle w:val="Hyperlink"/>
            <w:noProof/>
          </w:rPr>
          <w:t>Définition et objectif</w:t>
        </w:r>
        <w:r w:rsidR="002241B5">
          <w:rPr>
            <w:noProof/>
            <w:webHidden/>
          </w:rPr>
          <w:tab/>
        </w:r>
        <w:r>
          <w:rPr>
            <w:noProof/>
            <w:webHidden/>
          </w:rPr>
          <w:fldChar w:fldCharType="begin"/>
        </w:r>
        <w:r w:rsidR="002241B5">
          <w:rPr>
            <w:noProof/>
            <w:webHidden/>
          </w:rPr>
          <w:instrText xml:space="preserve"> PAGEREF _Toc413249574 \h </w:instrText>
        </w:r>
        <w:r>
          <w:rPr>
            <w:noProof/>
            <w:webHidden/>
          </w:rPr>
        </w:r>
        <w:r>
          <w:rPr>
            <w:noProof/>
            <w:webHidden/>
          </w:rPr>
          <w:fldChar w:fldCharType="separate"/>
        </w:r>
        <w:r w:rsidR="002241B5">
          <w:rPr>
            <w:noProof/>
            <w:webHidden/>
          </w:rPr>
          <w:t>54</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75" w:history="1">
        <w:r w:rsidR="002241B5" w:rsidRPr="00CF4539">
          <w:rPr>
            <w:rStyle w:val="Hyperlink"/>
            <w:noProof/>
          </w:rPr>
          <w:t>6.11.2</w:t>
        </w:r>
        <w:r w:rsidR="002241B5">
          <w:rPr>
            <w:rFonts w:asciiTheme="minorHAnsi" w:eastAsiaTheme="minorEastAsia" w:hAnsiTheme="minorHAnsi" w:cstheme="minorBidi"/>
            <w:noProof/>
            <w:lang w:eastAsia="fr-FR"/>
          </w:rPr>
          <w:tab/>
        </w:r>
        <w:r w:rsidR="002241B5" w:rsidRPr="00CF4539">
          <w:rPr>
            <w:rStyle w:val="Hyperlink"/>
            <w:noProof/>
          </w:rPr>
          <w:t>Pré-conditions</w:t>
        </w:r>
        <w:r w:rsidR="002241B5">
          <w:rPr>
            <w:noProof/>
            <w:webHidden/>
          </w:rPr>
          <w:tab/>
        </w:r>
        <w:r>
          <w:rPr>
            <w:noProof/>
            <w:webHidden/>
          </w:rPr>
          <w:fldChar w:fldCharType="begin"/>
        </w:r>
        <w:r w:rsidR="002241B5">
          <w:rPr>
            <w:noProof/>
            <w:webHidden/>
          </w:rPr>
          <w:instrText xml:space="preserve"> PAGEREF _Toc413249575 \h </w:instrText>
        </w:r>
        <w:r>
          <w:rPr>
            <w:noProof/>
            <w:webHidden/>
          </w:rPr>
        </w:r>
        <w:r>
          <w:rPr>
            <w:noProof/>
            <w:webHidden/>
          </w:rPr>
          <w:fldChar w:fldCharType="separate"/>
        </w:r>
        <w:r w:rsidR="002241B5">
          <w:rPr>
            <w:noProof/>
            <w:webHidden/>
          </w:rPr>
          <w:t>54</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76" w:history="1">
        <w:r w:rsidR="002241B5" w:rsidRPr="00CF4539">
          <w:rPr>
            <w:rStyle w:val="Hyperlink"/>
            <w:noProof/>
          </w:rPr>
          <w:t>6.11.3</w:t>
        </w:r>
        <w:r w:rsidR="002241B5">
          <w:rPr>
            <w:rFonts w:asciiTheme="minorHAnsi" w:eastAsiaTheme="minorEastAsia" w:hAnsiTheme="minorHAnsi" w:cstheme="minorBidi"/>
            <w:noProof/>
            <w:lang w:eastAsia="fr-FR"/>
          </w:rPr>
          <w:tab/>
        </w:r>
        <w:r w:rsidR="002241B5" w:rsidRPr="00CF4539">
          <w:rPr>
            <w:rStyle w:val="Hyperlink"/>
            <w:noProof/>
          </w:rPr>
          <w:t>Post-conditions</w:t>
        </w:r>
        <w:r w:rsidR="002241B5">
          <w:rPr>
            <w:noProof/>
            <w:webHidden/>
          </w:rPr>
          <w:tab/>
        </w:r>
        <w:r>
          <w:rPr>
            <w:noProof/>
            <w:webHidden/>
          </w:rPr>
          <w:fldChar w:fldCharType="begin"/>
        </w:r>
        <w:r w:rsidR="002241B5">
          <w:rPr>
            <w:noProof/>
            <w:webHidden/>
          </w:rPr>
          <w:instrText xml:space="preserve"> PAGEREF _Toc413249576 \h </w:instrText>
        </w:r>
        <w:r>
          <w:rPr>
            <w:noProof/>
            <w:webHidden/>
          </w:rPr>
        </w:r>
        <w:r>
          <w:rPr>
            <w:noProof/>
            <w:webHidden/>
          </w:rPr>
          <w:fldChar w:fldCharType="separate"/>
        </w:r>
        <w:r w:rsidR="002241B5">
          <w:rPr>
            <w:noProof/>
            <w:webHidden/>
          </w:rPr>
          <w:t>54</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77" w:history="1">
        <w:r w:rsidR="002241B5" w:rsidRPr="00CF4539">
          <w:rPr>
            <w:rStyle w:val="Hyperlink"/>
            <w:noProof/>
          </w:rPr>
          <w:t>6.11.4</w:t>
        </w:r>
        <w:r w:rsidR="002241B5">
          <w:rPr>
            <w:rFonts w:asciiTheme="minorHAnsi" w:eastAsiaTheme="minorEastAsia" w:hAnsiTheme="minorHAnsi" w:cstheme="minorBidi"/>
            <w:noProof/>
            <w:lang w:eastAsia="fr-FR"/>
          </w:rPr>
          <w:tab/>
        </w:r>
        <w:r w:rsidR="002241B5" w:rsidRPr="00CF4539">
          <w:rPr>
            <w:rStyle w:val="Hyperlink"/>
            <w:noProof/>
          </w:rPr>
          <w:t>Diagramme d’activité</w:t>
        </w:r>
        <w:r w:rsidR="002241B5">
          <w:rPr>
            <w:noProof/>
            <w:webHidden/>
          </w:rPr>
          <w:tab/>
        </w:r>
        <w:r>
          <w:rPr>
            <w:noProof/>
            <w:webHidden/>
          </w:rPr>
          <w:fldChar w:fldCharType="begin"/>
        </w:r>
        <w:r w:rsidR="002241B5">
          <w:rPr>
            <w:noProof/>
            <w:webHidden/>
          </w:rPr>
          <w:instrText xml:space="preserve"> PAGEREF _Toc413249577 \h </w:instrText>
        </w:r>
        <w:r>
          <w:rPr>
            <w:noProof/>
            <w:webHidden/>
          </w:rPr>
        </w:r>
        <w:r>
          <w:rPr>
            <w:noProof/>
            <w:webHidden/>
          </w:rPr>
          <w:fldChar w:fldCharType="separate"/>
        </w:r>
        <w:r w:rsidR="002241B5">
          <w:rPr>
            <w:noProof/>
            <w:webHidden/>
          </w:rPr>
          <w:t>54</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78" w:history="1">
        <w:r w:rsidR="002241B5" w:rsidRPr="00CF4539">
          <w:rPr>
            <w:rStyle w:val="Hyperlink"/>
            <w:noProof/>
          </w:rPr>
          <w:t>6.11.5</w:t>
        </w:r>
        <w:r w:rsidR="002241B5">
          <w:rPr>
            <w:rFonts w:asciiTheme="minorHAnsi" w:eastAsiaTheme="minorEastAsia" w:hAnsiTheme="minorHAnsi" w:cstheme="minorBidi"/>
            <w:noProof/>
            <w:lang w:eastAsia="fr-FR"/>
          </w:rPr>
          <w:tab/>
        </w:r>
        <w:r w:rsidR="002241B5" w:rsidRPr="00CF4539">
          <w:rPr>
            <w:rStyle w:val="Hyperlink"/>
            <w:noProof/>
          </w:rPr>
          <w:t>Traitements</w:t>
        </w:r>
        <w:r w:rsidR="002241B5">
          <w:rPr>
            <w:noProof/>
            <w:webHidden/>
          </w:rPr>
          <w:tab/>
        </w:r>
        <w:r>
          <w:rPr>
            <w:noProof/>
            <w:webHidden/>
          </w:rPr>
          <w:fldChar w:fldCharType="begin"/>
        </w:r>
        <w:r w:rsidR="002241B5">
          <w:rPr>
            <w:noProof/>
            <w:webHidden/>
          </w:rPr>
          <w:instrText xml:space="preserve"> PAGEREF _Toc413249578 \h </w:instrText>
        </w:r>
        <w:r>
          <w:rPr>
            <w:noProof/>
            <w:webHidden/>
          </w:rPr>
        </w:r>
        <w:r>
          <w:rPr>
            <w:noProof/>
            <w:webHidden/>
          </w:rPr>
          <w:fldChar w:fldCharType="separate"/>
        </w:r>
        <w:r w:rsidR="002241B5">
          <w:rPr>
            <w:noProof/>
            <w:webHidden/>
          </w:rPr>
          <w:t>54</w:t>
        </w:r>
        <w:r>
          <w:rPr>
            <w:noProof/>
            <w:webHidden/>
          </w:rPr>
          <w:fldChar w:fldCharType="end"/>
        </w:r>
      </w:hyperlink>
    </w:p>
    <w:p w:rsidR="002241B5" w:rsidRDefault="00AC5F85">
      <w:pPr>
        <w:pStyle w:val="TOC2"/>
        <w:tabs>
          <w:tab w:val="left" w:pos="660"/>
        </w:tabs>
        <w:rPr>
          <w:rFonts w:asciiTheme="minorHAnsi" w:eastAsiaTheme="minorEastAsia" w:hAnsiTheme="minorHAnsi" w:cstheme="minorBidi"/>
          <w:noProof/>
          <w:lang w:eastAsia="fr-FR"/>
        </w:rPr>
      </w:pPr>
      <w:hyperlink w:anchor="_Toc413249579" w:history="1">
        <w:r w:rsidR="002241B5" w:rsidRPr="00CF4539">
          <w:rPr>
            <w:rStyle w:val="Hyperlink"/>
            <w:noProof/>
          </w:rPr>
          <w:t>6.12</w:t>
        </w:r>
        <w:r w:rsidR="002241B5">
          <w:rPr>
            <w:rFonts w:asciiTheme="minorHAnsi" w:eastAsiaTheme="minorEastAsia" w:hAnsiTheme="minorHAnsi" w:cstheme="minorBidi"/>
            <w:noProof/>
            <w:lang w:eastAsia="fr-FR"/>
          </w:rPr>
          <w:tab/>
        </w:r>
        <w:r w:rsidR="002241B5" w:rsidRPr="00CF4539">
          <w:rPr>
            <w:rStyle w:val="Hyperlink"/>
            <w:noProof/>
          </w:rPr>
          <w:t>Cas d’utilisation &lt;mise à jour de la « Link ref » d’une instruction Marché&gt;</w:t>
        </w:r>
        <w:r w:rsidR="002241B5">
          <w:rPr>
            <w:noProof/>
            <w:webHidden/>
          </w:rPr>
          <w:tab/>
        </w:r>
        <w:r>
          <w:rPr>
            <w:noProof/>
            <w:webHidden/>
          </w:rPr>
          <w:fldChar w:fldCharType="begin"/>
        </w:r>
        <w:r w:rsidR="002241B5">
          <w:rPr>
            <w:noProof/>
            <w:webHidden/>
          </w:rPr>
          <w:instrText xml:space="preserve"> PAGEREF _Toc413249579 \h </w:instrText>
        </w:r>
        <w:r>
          <w:rPr>
            <w:noProof/>
            <w:webHidden/>
          </w:rPr>
        </w:r>
        <w:r>
          <w:rPr>
            <w:noProof/>
            <w:webHidden/>
          </w:rPr>
          <w:fldChar w:fldCharType="separate"/>
        </w:r>
        <w:r w:rsidR="002241B5">
          <w:rPr>
            <w:noProof/>
            <w:webHidden/>
          </w:rPr>
          <w:t>55</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80" w:history="1">
        <w:r w:rsidR="002241B5" w:rsidRPr="00CF4539">
          <w:rPr>
            <w:rStyle w:val="Hyperlink"/>
            <w:noProof/>
          </w:rPr>
          <w:t>6.12.1</w:t>
        </w:r>
        <w:r w:rsidR="002241B5">
          <w:rPr>
            <w:rFonts w:asciiTheme="minorHAnsi" w:eastAsiaTheme="minorEastAsia" w:hAnsiTheme="minorHAnsi" w:cstheme="minorBidi"/>
            <w:noProof/>
            <w:lang w:eastAsia="fr-FR"/>
          </w:rPr>
          <w:tab/>
        </w:r>
        <w:r w:rsidR="002241B5" w:rsidRPr="00CF4539">
          <w:rPr>
            <w:rStyle w:val="Hyperlink"/>
            <w:noProof/>
          </w:rPr>
          <w:t>Définition et objectif</w:t>
        </w:r>
        <w:r w:rsidR="002241B5">
          <w:rPr>
            <w:noProof/>
            <w:webHidden/>
          </w:rPr>
          <w:tab/>
        </w:r>
        <w:r>
          <w:rPr>
            <w:noProof/>
            <w:webHidden/>
          </w:rPr>
          <w:fldChar w:fldCharType="begin"/>
        </w:r>
        <w:r w:rsidR="002241B5">
          <w:rPr>
            <w:noProof/>
            <w:webHidden/>
          </w:rPr>
          <w:instrText xml:space="preserve"> PAGEREF _Toc413249580 \h </w:instrText>
        </w:r>
        <w:r>
          <w:rPr>
            <w:noProof/>
            <w:webHidden/>
          </w:rPr>
        </w:r>
        <w:r>
          <w:rPr>
            <w:noProof/>
            <w:webHidden/>
          </w:rPr>
          <w:fldChar w:fldCharType="separate"/>
        </w:r>
        <w:r w:rsidR="002241B5">
          <w:rPr>
            <w:noProof/>
            <w:webHidden/>
          </w:rPr>
          <w:t>55</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81" w:history="1">
        <w:r w:rsidR="002241B5" w:rsidRPr="00CF4539">
          <w:rPr>
            <w:rStyle w:val="Hyperlink"/>
            <w:noProof/>
          </w:rPr>
          <w:t>6.12.2</w:t>
        </w:r>
        <w:r w:rsidR="002241B5">
          <w:rPr>
            <w:rFonts w:asciiTheme="minorHAnsi" w:eastAsiaTheme="minorEastAsia" w:hAnsiTheme="minorHAnsi" w:cstheme="minorBidi"/>
            <w:noProof/>
            <w:lang w:eastAsia="fr-FR"/>
          </w:rPr>
          <w:tab/>
        </w:r>
        <w:r w:rsidR="002241B5" w:rsidRPr="00CF4539">
          <w:rPr>
            <w:rStyle w:val="Hyperlink"/>
            <w:noProof/>
          </w:rPr>
          <w:t>Pré-conditions</w:t>
        </w:r>
        <w:r w:rsidR="002241B5">
          <w:rPr>
            <w:noProof/>
            <w:webHidden/>
          </w:rPr>
          <w:tab/>
        </w:r>
        <w:r>
          <w:rPr>
            <w:noProof/>
            <w:webHidden/>
          </w:rPr>
          <w:fldChar w:fldCharType="begin"/>
        </w:r>
        <w:r w:rsidR="002241B5">
          <w:rPr>
            <w:noProof/>
            <w:webHidden/>
          </w:rPr>
          <w:instrText xml:space="preserve"> PAGEREF _Toc413249581 \h </w:instrText>
        </w:r>
        <w:r>
          <w:rPr>
            <w:noProof/>
            <w:webHidden/>
          </w:rPr>
        </w:r>
        <w:r>
          <w:rPr>
            <w:noProof/>
            <w:webHidden/>
          </w:rPr>
          <w:fldChar w:fldCharType="separate"/>
        </w:r>
        <w:r w:rsidR="002241B5">
          <w:rPr>
            <w:noProof/>
            <w:webHidden/>
          </w:rPr>
          <w:t>55</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82" w:history="1">
        <w:r w:rsidR="002241B5" w:rsidRPr="00CF4539">
          <w:rPr>
            <w:rStyle w:val="Hyperlink"/>
            <w:noProof/>
          </w:rPr>
          <w:t>6.12.3</w:t>
        </w:r>
        <w:r w:rsidR="002241B5">
          <w:rPr>
            <w:rFonts w:asciiTheme="minorHAnsi" w:eastAsiaTheme="minorEastAsia" w:hAnsiTheme="minorHAnsi" w:cstheme="minorBidi"/>
            <w:noProof/>
            <w:lang w:eastAsia="fr-FR"/>
          </w:rPr>
          <w:tab/>
        </w:r>
        <w:r w:rsidR="002241B5" w:rsidRPr="00CF4539">
          <w:rPr>
            <w:rStyle w:val="Hyperlink"/>
            <w:noProof/>
          </w:rPr>
          <w:t>Post-conditions</w:t>
        </w:r>
        <w:r w:rsidR="002241B5">
          <w:rPr>
            <w:noProof/>
            <w:webHidden/>
          </w:rPr>
          <w:tab/>
        </w:r>
        <w:r>
          <w:rPr>
            <w:noProof/>
            <w:webHidden/>
          </w:rPr>
          <w:fldChar w:fldCharType="begin"/>
        </w:r>
        <w:r w:rsidR="002241B5">
          <w:rPr>
            <w:noProof/>
            <w:webHidden/>
          </w:rPr>
          <w:instrText xml:space="preserve"> PAGEREF _Toc413249582 \h </w:instrText>
        </w:r>
        <w:r>
          <w:rPr>
            <w:noProof/>
            <w:webHidden/>
          </w:rPr>
        </w:r>
        <w:r>
          <w:rPr>
            <w:noProof/>
            <w:webHidden/>
          </w:rPr>
          <w:fldChar w:fldCharType="separate"/>
        </w:r>
        <w:r w:rsidR="002241B5">
          <w:rPr>
            <w:noProof/>
            <w:webHidden/>
          </w:rPr>
          <w:t>55</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83" w:history="1">
        <w:r w:rsidR="002241B5" w:rsidRPr="00CF4539">
          <w:rPr>
            <w:rStyle w:val="Hyperlink"/>
            <w:noProof/>
          </w:rPr>
          <w:t>6.12.4</w:t>
        </w:r>
        <w:r w:rsidR="002241B5">
          <w:rPr>
            <w:rFonts w:asciiTheme="minorHAnsi" w:eastAsiaTheme="minorEastAsia" w:hAnsiTheme="minorHAnsi" w:cstheme="minorBidi"/>
            <w:noProof/>
            <w:lang w:eastAsia="fr-FR"/>
          </w:rPr>
          <w:tab/>
        </w:r>
        <w:r w:rsidR="002241B5" w:rsidRPr="00CF4539">
          <w:rPr>
            <w:rStyle w:val="Hyperlink"/>
            <w:noProof/>
          </w:rPr>
          <w:t>Diagramme d’activité</w:t>
        </w:r>
        <w:r w:rsidR="002241B5">
          <w:rPr>
            <w:noProof/>
            <w:webHidden/>
          </w:rPr>
          <w:tab/>
        </w:r>
        <w:r>
          <w:rPr>
            <w:noProof/>
            <w:webHidden/>
          </w:rPr>
          <w:fldChar w:fldCharType="begin"/>
        </w:r>
        <w:r w:rsidR="002241B5">
          <w:rPr>
            <w:noProof/>
            <w:webHidden/>
          </w:rPr>
          <w:instrText xml:space="preserve"> PAGEREF _Toc413249583 \h </w:instrText>
        </w:r>
        <w:r>
          <w:rPr>
            <w:noProof/>
            <w:webHidden/>
          </w:rPr>
        </w:r>
        <w:r>
          <w:rPr>
            <w:noProof/>
            <w:webHidden/>
          </w:rPr>
          <w:fldChar w:fldCharType="separate"/>
        </w:r>
        <w:r w:rsidR="002241B5">
          <w:rPr>
            <w:noProof/>
            <w:webHidden/>
          </w:rPr>
          <w:t>56</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84" w:history="1">
        <w:r w:rsidR="002241B5" w:rsidRPr="00CF4539">
          <w:rPr>
            <w:rStyle w:val="Hyperlink"/>
            <w:noProof/>
          </w:rPr>
          <w:t>6.12.5</w:t>
        </w:r>
        <w:r w:rsidR="002241B5">
          <w:rPr>
            <w:rFonts w:asciiTheme="minorHAnsi" w:eastAsiaTheme="minorEastAsia" w:hAnsiTheme="minorHAnsi" w:cstheme="minorBidi"/>
            <w:noProof/>
            <w:lang w:eastAsia="fr-FR"/>
          </w:rPr>
          <w:tab/>
        </w:r>
        <w:r w:rsidR="002241B5" w:rsidRPr="00CF4539">
          <w:rPr>
            <w:rStyle w:val="Hyperlink"/>
            <w:noProof/>
          </w:rPr>
          <w:t>Traitements</w:t>
        </w:r>
        <w:r w:rsidR="002241B5">
          <w:rPr>
            <w:noProof/>
            <w:webHidden/>
          </w:rPr>
          <w:tab/>
        </w:r>
        <w:r>
          <w:rPr>
            <w:noProof/>
            <w:webHidden/>
          </w:rPr>
          <w:fldChar w:fldCharType="begin"/>
        </w:r>
        <w:r w:rsidR="002241B5">
          <w:rPr>
            <w:noProof/>
            <w:webHidden/>
          </w:rPr>
          <w:instrText xml:space="preserve"> PAGEREF _Toc413249584 \h </w:instrText>
        </w:r>
        <w:r>
          <w:rPr>
            <w:noProof/>
            <w:webHidden/>
          </w:rPr>
        </w:r>
        <w:r>
          <w:rPr>
            <w:noProof/>
            <w:webHidden/>
          </w:rPr>
          <w:fldChar w:fldCharType="separate"/>
        </w:r>
        <w:r w:rsidR="002241B5">
          <w:rPr>
            <w:noProof/>
            <w:webHidden/>
          </w:rPr>
          <w:t>56</w:t>
        </w:r>
        <w:r>
          <w:rPr>
            <w:noProof/>
            <w:webHidden/>
          </w:rPr>
          <w:fldChar w:fldCharType="end"/>
        </w:r>
      </w:hyperlink>
    </w:p>
    <w:p w:rsidR="002241B5" w:rsidRDefault="00AC5F85">
      <w:pPr>
        <w:pStyle w:val="TOC2"/>
        <w:tabs>
          <w:tab w:val="left" w:pos="660"/>
        </w:tabs>
        <w:rPr>
          <w:rFonts w:asciiTheme="minorHAnsi" w:eastAsiaTheme="minorEastAsia" w:hAnsiTheme="minorHAnsi" w:cstheme="minorBidi"/>
          <w:noProof/>
          <w:lang w:eastAsia="fr-FR"/>
        </w:rPr>
      </w:pPr>
      <w:hyperlink w:anchor="_Toc413249585" w:history="1">
        <w:r w:rsidR="002241B5" w:rsidRPr="00CF4539">
          <w:rPr>
            <w:rStyle w:val="Hyperlink"/>
            <w:noProof/>
          </w:rPr>
          <w:t>6.13</w:t>
        </w:r>
        <w:r w:rsidR="002241B5">
          <w:rPr>
            <w:rFonts w:asciiTheme="minorHAnsi" w:eastAsiaTheme="minorEastAsia" w:hAnsiTheme="minorHAnsi" w:cstheme="minorBidi"/>
            <w:noProof/>
            <w:lang w:eastAsia="fr-FR"/>
          </w:rPr>
          <w:tab/>
        </w:r>
        <w:r w:rsidR="002241B5" w:rsidRPr="00CF4539">
          <w:rPr>
            <w:rStyle w:val="Hyperlink"/>
            <w:noProof/>
          </w:rPr>
          <w:t>Cas d’utilisation &lt;mise à jour du taux de change &gt;</w:t>
        </w:r>
        <w:r w:rsidR="002241B5">
          <w:rPr>
            <w:noProof/>
            <w:webHidden/>
          </w:rPr>
          <w:tab/>
        </w:r>
        <w:r>
          <w:rPr>
            <w:noProof/>
            <w:webHidden/>
          </w:rPr>
          <w:fldChar w:fldCharType="begin"/>
        </w:r>
        <w:r w:rsidR="002241B5">
          <w:rPr>
            <w:noProof/>
            <w:webHidden/>
          </w:rPr>
          <w:instrText xml:space="preserve"> PAGEREF _Toc413249585 \h </w:instrText>
        </w:r>
        <w:r>
          <w:rPr>
            <w:noProof/>
            <w:webHidden/>
          </w:rPr>
        </w:r>
        <w:r>
          <w:rPr>
            <w:noProof/>
            <w:webHidden/>
          </w:rPr>
          <w:fldChar w:fldCharType="separate"/>
        </w:r>
        <w:r w:rsidR="002241B5">
          <w:rPr>
            <w:noProof/>
            <w:webHidden/>
          </w:rPr>
          <w:t>56</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86" w:history="1">
        <w:r w:rsidR="002241B5" w:rsidRPr="00CF4539">
          <w:rPr>
            <w:rStyle w:val="Hyperlink"/>
            <w:noProof/>
          </w:rPr>
          <w:t>6.13.1</w:t>
        </w:r>
        <w:r w:rsidR="002241B5">
          <w:rPr>
            <w:rFonts w:asciiTheme="minorHAnsi" w:eastAsiaTheme="minorEastAsia" w:hAnsiTheme="minorHAnsi" w:cstheme="minorBidi"/>
            <w:noProof/>
            <w:lang w:eastAsia="fr-FR"/>
          </w:rPr>
          <w:tab/>
        </w:r>
        <w:r w:rsidR="002241B5" w:rsidRPr="00CF4539">
          <w:rPr>
            <w:rStyle w:val="Hyperlink"/>
            <w:noProof/>
          </w:rPr>
          <w:t>Définition et objectif</w:t>
        </w:r>
        <w:r w:rsidR="002241B5">
          <w:rPr>
            <w:noProof/>
            <w:webHidden/>
          </w:rPr>
          <w:tab/>
        </w:r>
        <w:r>
          <w:rPr>
            <w:noProof/>
            <w:webHidden/>
          </w:rPr>
          <w:fldChar w:fldCharType="begin"/>
        </w:r>
        <w:r w:rsidR="002241B5">
          <w:rPr>
            <w:noProof/>
            <w:webHidden/>
          </w:rPr>
          <w:instrText xml:space="preserve"> PAGEREF _Toc413249586 \h </w:instrText>
        </w:r>
        <w:r>
          <w:rPr>
            <w:noProof/>
            <w:webHidden/>
          </w:rPr>
        </w:r>
        <w:r>
          <w:rPr>
            <w:noProof/>
            <w:webHidden/>
          </w:rPr>
          <w:fldChar w:fldCharType="separate"/>
        </w:r>
        <w:r w:rsidR="002241B5">
          <w:rPr>
            <w:noProof/>
            <w:webHidden/>
          </w:rPr>
          <w:t>56</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87" w:history="1">
        <w:r w:rsidR="002241B5" w:rsidRPr="00CF4539">
          <w:rPr>
            <w:rStyle w:val="Hyperlink"/>
            <w:noProof/>
          </w:rPr>
          <w:t>6.13.2</w:t>
        </w:r>
        <w:r w:rsidR="002241B5">
          <w:rPr>
            <w:rFonts w:asciiTheme="minorHAnsi" w:eastAsiaTheme="minorEastAsia" w:hAnsiTheme="minorHAnsi" w:cstheme="minorBidi"/>
            <w:noProof/>
            <w:lang w:eastAsia="fr-FR"/>
          </w:rPr>
          <w:tab/>
        </w:r>
        <w:r w:rsidR="002241B5" w:rsidRPr="00CF4539">
          <w:rPr>
            <w:rStyle w:val="Hyperlink"/>
            <w:noProof/>
          </w:rPr>
          <w:t>Pré-conditions</w:t>
        </w:r>
        <w:r w:rsidR="002241B5">
          <w:rPr>
            <w:noProof/>
            <w:webHidden/>
          </w:rPr>
          <w:tab/>
        </w:r>
        <w:r>
          <w:rPr>
            <w:noProof/>
            <w:webHidden/>
          </w:rPr>
          <w:fldChar w:fldCharType="begin"/>
        </w:r>
        <w:r w:rsidR="002241B5">
          <w:rPr>
            <w:noProof/>
            <w:webHidden/>
          </w:rPr>
          <w:instrText xml:space="preserve"> PAGEREF _Toc413249587 \h </w:instrText>
        </w:r>
        <w:r>
          <w:rPr>
            <w:noProof/>
            <w:webHidden/>
          </w:rPr>
        </w:r>
        <w:r>
          <w:rPr>
            <w:noProof/>
            <w:webHidden/>
          </w:rPr>
          <w:fldChar w:fldCharType="separate"/>
        </w:r>
        <w:r w:rsidR="002241B5">
          <w:rPr>
            <w:noProof/>
            <w:webHidden/>
          </w:rPr>
          <w:t>56</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88" w:history="1">
        <w:r w:rsidR="002241B5" w:rsidRPr="00CF4539">
          <w:rPr>
            <w:rStyle w:val="Hyperlink"/>
            <w:noProof/>
          </w:rPr>
          <w:t>6.13.3</w:t>
        </w:r>
        <w:r w:rsidR="002241B5">
          <w:rPr>
            <w:rFonts w:asciiTheme="minorHAnsi" w:eastAsiaTheme="minorEastAsia" w:hAnsiTheme="minorHAnsi" w:cstheme="minorBidi"/>
            <w:noProof/>
            <w:lang w:eastAsia="fr-FR"/>
          </w:rPr>
          <w:tab/>
        </w:r>
        <w:r w:rsidR="002241B5" w:rsidRPr="00CF4539">
          <w:rPr>
            <w:rStyle w:val="Hyperlink"/>
            <w:noProof/>
          </w:rPr>
          <w:t>Post-conditions</w:t>
        </w:r>
        <w:r w:rsidR="002241B5">
          <w:rPr>
            <w:noProof/>
            <w:webHidden/>
          </w:rPr>
          <w:tab/>
        </w:r>
        <w:r>
          <w:rPr>
            <w:noProof/>
            <w:webHidden/>
          </w:rPr>
          <w:fldChar w:fldCharType="begin"/>
        </w:r>
        <w:r w:rsidR="002241B5">
          <w:rPr>
            <w:noProof/>
            <w:webHidden/>
          </w:rPr>
          <w:instrText xml:space="preserve"> PAGEREF _Toc413249588 \h </w:instrText>
        </w:r>
        <w:r>
          <w:rPr>
            <w:noProof/>
            <w:webHidden/>
          </w:rPr>
        </w:r>
        <w:r>
          <w:rPr>
            <w:noProof/>
            <w:webHidden/>
          </w:rPr>
          <w:fldChar w:fldCharType="separate"/>
        </w:r>
        <w:r w:rsidR="002241B5">
          <w:rPr>
            <w:noProof/>
            <w:webHidden/>
          </w:rPr>
          <w:t>57</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89" w:history="1">
        <w:r w:rsidR="002241B5" w:rsidRPr="00CF4539">
          <w:rPr>
            <w:rStyle w:val="Hyperlink"/>
            <w:noProof/>
          </w:rPr>
          <w:t>6.13.4</w:t>
        </w:r>
        <w:r w:rsidR="002241B5">
          <w:rPr>
            <w:rFonts w:asciiTheme="minorHAnsi" w:eastAsiaTheme="minorEastAsia" w:hAnsiTheme="minorHAnsi" w:cstheme="minorBidi"/>
            <w:noProof/>
            <w:lang w:eastAsia="fr-FR"/>
          </w:rPr>
          <w:tab/>
        </w:r>
        <w:r w:rsidR="002241B5" w:rsidRPr="00CF4539">
          <w:rPr>
            <w:rStyle w:val="Hyperlink"/>
            <w:noProof/>
          </w:rPr>
          <w:t>Diagramme d’activité</w:t>
        </w:r>
        <w:r w:rsidR="002241B5">
          <w:rPr>
            <w:noProof/>
            <w:webHidden/>
          </w:rPr>
          <w:tab/>
        </w:r>
        <w:r>
          <w:rPr>
            <w:noProof/>
            <w:webHidden/>
          </w:rPr>
          <w:fldChar w:fldCharType="begin"/>
        </w:r>
        <w:r w:rsidR="002241B5">
          <w:rPr>
            <w:noProof/>
            <w:webHidden/>
          </w:rPr>
          <w:instrText xml:space="preserve"> PAGEREF _Toc413249589 \h </w:instrText>
        </w:r>
        <w:r>
          <w:rPr>
            <w:noProof/>
            <w:webHidden/>
          </w:rPr>
        </w:r>
        <w:r>
          <w:rPr>
            <w:noProof/>
            <w:webHidden/>
          </w:rPr>
          <w:fldChar w:fldCharType="separate"/>
        </w:r>
        <w:r w:rsidR="002241B5">
          <w:rPr>
            <w:noProof/>
            <w:webHidden/>
          </w:rPr>
          <w:t>57</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90" w:history="1">
        <w:r w:rsidR="002241B5" w:rsidRPr="00CF4539">
          <w:rPr>
            <w:rStyle w:val="Hyperlink"/>
            <w:noProof/>
          </w:rPr>
          <w:t>6.13.5</w:t>
        </w:r>
        <w:r w:rsidR="002241B5">
          <w:rPr>
            <w:rFonts w:asciiTheme="minorHAnsi" w:eastAsiaTheme="minorEastAsia" w:hAnsiTheme="minorHAnsi" w:cstheme="minorBidi"/>
            <w:noProof/>
            <w:lang w:eastAsia="fr-FR"/>
          </w:rPr>
          <w:tab/>
        </w:r>
        <w:r w:rsidR="002241B5" w:rsidRPr="00CF4539">
          <w:rPr>
            <w:rStyle w:val="Hyperlink"/>
            <w:noProof/>
          </w:rPr>
          <w:t>Traitements</w:t>
        </w:r>
        <w:r w:rsidR="002241B5">
          <w:rPr>
            <w:noProof/>
            <w:webHidden/>
          </w:rPr>
          <w:tab/>
        </w:r>
        <w:r>
          <w:rPr>
            <w:noProof/>
            <w:webHidden/>
          </w:rPr>
          <w:fldChar w:fldCharType="begin"/>
        </w:r>
        <w:r w:rsidR="002241B5">
          <w:rPr>
            <w:noProof/>
            <w:webHidden/>
          </w:rPr>
          <w:instrText xml:space="preserve"> PAGEREF _Toc413249590 \h </w:instrText>
        </w:r>
        <w:r>
          <w:rPr>
            <w:noProof/>
            <w:webHidden/>
          </w:rPr>
        </w:r>
        <w:r>
          <w:rPr>
            <w:noProof/>
            <w:webHidden/>
          </w:rPr>
          <w:fldChar w:fldCharType="separate"/>
        </w:r>
        <w:r w:rsidR="002241B5">
          <w:rPr>
            <w:noProof/>
            <w:webHidden/>
          </w:rPr>
          <w:t>57</w:t>
        </w:r>
        <w:r>
          <w:rPr>
            <w:noProof/>
            <w:webHidden/>
          </w:rPr>
          <w:fldChar w:fldCharType="end"/>
        </w:r>
      </w:hyperlink>
    </w:p>
    <w:p w:rsidR="002241B5" w:rsidRDefault="00AC5F85">
      <w:pPr>
        <w:pStyle w:val="TOC1"/>
        <w:rPr>
          <w:rFonts w:asciiTheme="minorHAnsi" w:eastAsiaTheme="minorEastAsia" w:hAnsiTheme="minorHAnsi" w:cstheme="minorBidi"/>
          <w:noProof/>
          <w:lang w:eastAsia="fr-FR"/>
        </w:rPr>
      </w:pPr>
      <w:hyperlink w:anchor="_Toc413249591" w:history="1">
        <w:r w:rsidR="002241B5" w:rsidRPr="00CF4539">
          <w:rPr>
            <w:rStyle w:val="Hyperlink"/>
            <w:noProof/>
          </w:rPr>
          <w:t>7</w:t>
        </w:r>
        <w:r w:rsidR="002241B5">
          <w:rPr>
            <w:rFonts w:asciiTheme="minorHAnsi" w:eastAsiaTheme="minorEastAsia" w:hAnsiTheme="minorHAnsi" w:cstheme="minorBidi"/>
            <w:noProof/>
            <w:lang w:eastAsia="fr-FR"/>
          </w:rPr>
          <w:tab/>
        </w:r>
        <w:r w:rsidR="002241B5" w:rsidRPr="00CF4539">
          <w:rPr>
            <w:rStyle w:val="Hyperlink"/>
            <w:noProof/>
          </w:rPr>
          <w:t>Description des écrans</w:t>
        </w:r>
        <w:r w:rsidR="002241B5">
          <w:rPr>
            <w:noProof/>
            <w:webHidden/>
          </w:rPr>
          <w:tab/>
        </w:r>
        <w:r>
          <w:rPr>
            <w:noProof/>
            <w:webHidden/>
          </w:rPr>
          <w:fldChar w:fldCharType="begin"/>
        </w:r>
        <w:r w:rsidR="002241B5">
          <w:rPr>
            <w:noProof/>
            <w:webHidden/>
          </w:rPr>
          <w:instrText xml:space="preserve"> PAGEREF _Toc413249591 \h </w:instrText>
        </w:r>
        <w:r>
          <w:rPr>
            <w:noProof/>
            <w:webHidden/>
          </w:rPr>
        </w:r>
        <w:r>
          <w:rPr>
            <w:noProof/>
            <w:webHidden/>
          </w:rPr>
          <w:fldChar w:fldCharType="separate"/>
        </w:r>
        <w:r w:rsidR="002241B5">
          <w:rPr>
            <w:noProof/>
            <w:webHidden/>
          </w:rPr>
          <w:t>59</w:t>
        </w:r>
        <w:r>
          <w:rPr>
            <w:noProof/>
            <w:webHidden/>
          </w:rPr>
          <w:fldChar w:fldCharType="end"/>
        </w:r>
      </w:hyperlink>
    </w:p>
    <w:p w:rsidR="002241B5" w:rsidRDefault="00AC5F85">
      <w:pPr>
        <w:pStyle w:val="TOC2"/>
        <w:tabs>
          <w:tab w:val="left" w:pos="660"/>
        </w:tabs>
        <w:rPr>
          <w:rFonts w:asciiTheme="minorHAnsi" w:eastAsiaTheme="minorEastAsia" w:hAnsiTheme="minorHAnsi" w:cstheme="minorBidi"/>
          <w:noProof/>
          <w:lang w:eastAsia="fr-FR"/>
        </w:rPr>
      </w:pPr>
      <w:hyperlink w:anchor="_Toc413249592" w:history="1">
        <w:r w:rsidR="002241B5" w:rsidRPr="00CF4539">
          <w:rPr>
            <w:rStyle w:val="Hyperlink"/>
            <w:noProof/>
          </w:rPr>
          <w:t>7.1</w:t>
        </w:r>
        <w:r w:rsidR="002241B5">
          <w:rPr>
            <w:rFonts w:asciiTheme="minorHAnsi" w:eastAsiaTheme="minorEastAsia" w:hAnsiTheme="minorHAnsi" w:cstheme="minorBidi"/>
            <w:noProof/>
            <w:lang w:eastAsia="fr-FR"/>
          </w:rPr>
          <w:tab/>
        </w:r>
        <w:r w:rsidR="002241B5" w:rsidRPr="00CF4539">
          <w:rPr>
            <w:rStyle w:val="Hyperlink"/>
            <w:noProof/>
          </w:rPr>
          <w:t>Description de l’écran &lt;Création manuelle de l’instruction Client&gt;</w:t>
        </w:r>
        <w:r w:rsidR="002241B5">
          <w:rPr>
            <w:noProof/>
            <w:webHidden/>
          </w:rPr>
          <w:tab/>
        </w:r>
        <w:r>
          <w:rPr>
            <w:noProof/>
            <w:webHidden/>
          </w:rPr>
          <w:fldChar w:fldCharType="begin"/>
        </w:r>
        <w:r w:rsidR="002241B5">
          <w:rPr>
            <w:noProof/>
            <w:webHidden/>
          </w:rPr>
          <w:instrText xml:space="preserve"> PAGEREF _Toc413249592 \h </w:instrText>
        </w:r>
        <w:r>
          <w:rPr>
            <w:noProof/>
            <w:webHidden/>
          </w:rPr>
        </w:r>
        <w:r>
          <w:rPr>
            <w:noProof/>
            <w:webHidden/>
          </w:rPr>
          <w:fldChar w:fldCharType="separate"/>
        </w:r>
        <w:r w:rsidR="002241B5">
          <w:rPr>
            <w:noProof/>
            <w:webHidden/>
          </w:rPr>
          <w:t>59</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93" w:history="1">
        <w:r w:rsidR="002241B5" w:rsidRPr="00CF4539">
          <w:rPr>
            <w:rStyle w:val="Hyperlink"/>
            <w:noProof/>
          </w:rPr>
          <w:t>7.1.1</w:t>
        </w:r>
        <w:r w:rsidR="002241B5">
          <w:rPr>
            <w:rFonts w:asciiTheme="minorHAnsi" w:eastAsiaTheme="minorEastAsia" w:hAnsiTheme="minorHAnsi" w:cstheme="minorBidi"/>
            <w:noProof/>
            <w:lang w:eastAsia="fr-FR"/>
          </w:rPr>
          <w:tab/>
        </w:r>
        <w:r w:rsidR="002241B5" w:rsidRPr="00CF4539">
          <w:rPr>
            <w:rStyle w:val="Hyperlink"/>
            <w:noProof/>
          </w:rPr>
          <w:t>Maquette de l’écran &lt;Nom de l’écran&gt;</w:t>
        </w:r>
        <w:r w:rsidR="002241B5">
          <w:rPr>
            <w:noProof/>
            <w:webHidden/>
          </w:rPr>
          <w:tab/>
        </w:r>
        <w:r>
          <w:rPr>
            <w:noProof/>
            <w:webHidden/>
          </w:rPr>
          <w:fldChar w:fldCharType="begin"/>
        </w:r>
        <w:r w:rsidR="002241B5">
          <w:rPr>
            <w:noProof/>
            <w:webHidden/>
          </w:rPr>
          <w:instrText xml:space="preserve"> PAGEREF _Toc413249593 \h </w:instrText>
        </w:r>
        <w:r>
          <w:rPr>
            <w:noProof/>
            <w:webHidden/>
          </w:rPr>
        </w:r>
        <w:r>
          <w:rPr>
            <w:noProof/>
            <w:webHidden/>
          </w:rPr>
          <w:fldChar w:fldCharType="separate"/>
        </w:r>
        <w:r w:rsidR="002241B5">
          <w:rPr>
            <w:noProof/>
            <w:webHidden/>
          </w:rPr>
          <w:t>59</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94" w:history="1">
        <w:r w:rsidR="002241B5" w:rsidRPr="00CF4539">
          <w:rPr>
            <w:rStyle w:val="Hyperlink"/>
            <w:noProof/>
          </w:rPr>
          <w:t>7.1.2</w:t>
        </w:r>
        <w:r w:rsidR="002241B5">
          <w:rPr>
            <w:rFonts w:asciiTheme="minorHAnsi" w:eastAsiaTheme="minorEastAsia" w:hAnsiTheme="minorHAnsi" w:cstheme="minorBidi"/>
            <w:noProof/>
            <w:lang w:eastAsia="fr-FR"/>
          </w:rPr>
          <w:tab/>
        </w:r>
        <w:r w:rsidR="002241B5" w:rsidRPr="00CF4539">
          <w:rPr>
            <w:rStyle w:val="Hyperlink"/>
            <w:noProof/>
          </w:rPr>
          <w:t>Typologie des données manipulées</w:t>
        </w:r>
        <w:r w:rsidR="002241B5">
          <w:rPr>
            <w:noProof/>
            <w:webHidden/>
          </w:rPr>
          <w:tab/>
        </w:r>
        <w:r>
          <w:rPr>
            <w:noProof/>
            <w:webHidden/>
          </w:rPr>
          <w:fldChar w:fldCharType="begin"/>
        </w:r>
        <w:r w:rsidR="002241B5">
          <w:rPr>
            <w:noProof/>
            <w:webHidden/>
          </w:rPr>
          <w:instrText xml:space="preserve"> PAGEREF _Toc413249594 \h </w:instrText>
        </w:r>
        <w:r>
          <w:rPr>
            <w:noProof/>
            <w:webHidden/>
          </w:rPr>
        </w:r>
        <w:r>
          <w:rPr>
            <w:noProof/>
            <w:webHidden/>
          </w:rPr>
          <w:fldChar w:fldCharType="separate"/>
        </w:r>
        <w:r w:rsidR="002241B5">
          <w:rPr>
            <w:noProof/>
            <w:webHidden/>
          </w:rPr>
          <w:t>60</w:t>
        </w:r>
        <w:r>
          <w:rPr>
            <w:noProof/>
            <w:webHidden/>
          </w:rPr>
          <w:fldChar w:fldCharType="end"/>
        </w:r>
      </w:hyperlink>
    </w:p>
    <w:p w:rsidR="002241B5" w:rsidRDefault="00AC5F85">
      <w:pPr>
        <w:pStyle w:val="TOC3"/>
        <w:tabs>
          <w:tab w:val="left" w:pos="880"/>
        </w:tabs>
        <w:rPr>
          <w:rFonts w:asciiTheme="minorHAnsi" w:eastAsiaTheme="minorEastAsia" w:hAnsiTheme="minorHAnsi" w:cstheme="minorBidi"/>
          <w:noProof/>
          <w:lang w:eastAsia="fr-FR"/>
        </w:rPr>
      </w:pPr>
      <w:hyperlink w:anchor="_Toc413249595" w:history="1">
        <w:r w:rsidR="002241B5" w:rsidRPr="00CF4539">
          <w:rPr>
            <w:rStyle w:val="Hyperlink"/>
            <w:noProof/>
          </w:rPr>
          <w:t>7.1.3</w:t>
        </w:r>
        <w:r w:rsidR="002241B5">
          <w:rPr>
            <w:rFonts w:asciiTheme="minorHAnsi" w:eastAsiaTheme="minorEastAsia" w:hAnsiTheme="minorHAnsi" w:cstheme="minorBidi"/>
            <w:noProof/>
            <w:lang w:eastAsia="fr-FR"/>
          </w:rPr>
          <w:tab/>
        </w:r>
        <w:r w:rsidR="002241B5" w:rsidRPr="00CF4539">
          <w:rPr>
            <w:rStyle w:val="Hyperlink"/>
            <w:noProof/>
          </w:rPr>
          <w:t>Comportement de l’écran</w:t>
        </w:r>
        <w:r w:rsidR="002241B5">
          <w:rPr>
            <w:noProof/>
            <w:webHidden/>
          </w:rPr>
          <w:tab/>
        </w:r>
        <w:r>
          <w:rPr>
            <w:noProof/>
            <w:webHidden/>
          </w:rPr>
          <w:fldChar w:fldCharType="begin"/>
        </w:r>
        <w:r w:rsidR="002241B5">
          <w:rPr>
            <w:noProof/>
            <w:webHidden/>
          </w:rPr>
          <w:instrText xml:space="preserve"> PAGEREF _Toc413249595 \h </w:instrText>
        </w:r>
        <w:r>
          <w:rPr>
            <w:noProof/>
            <w:webHidden/>
          </w:rPr>
        </w:r>
        <w:r>
          <w:rPr>
            <w:noProof/>
            <w:webHidden/>
          </w:rPr>
          <w:fldChar w:fldCharType="separate"/>
        </w:r>
        <w:r w:rsidR="002241B5">
          <w:rPr>
            <w:noProof/>
            <w:webHidden/>
          </w:rPr>
          <w:t>61</w:t>
        </w:r>
        <w:r>
          <w:rPr>
            <w:noProof/>
            <w:webHidden/>
          </w:rPr>
          <w:fldChar w:fldCharType="end"/>
        </w:r>
      </w:hyperlink>
    </w:p>
    <w:p w:rsidR="002241B5" w:rsidRDefault="00AC5F85">
      <w:pPr>
        <w:pStyle w:val="TOC1"/>
        <w:rPr>
          <w:rFonts w:asciiTheme="minorHAnsi" w:eastAsiaTheme="minorEastAsia" w:hAnsiTheme="minorHAnsi" w:cstheme="minorBidi"/>
          <w:noProof/>
          <w:lang w:eastAsia="fr-FR"/>
        </w:rPr>
      </w:pPr>
      <w:hyperlink w:anchor="_Toc413249596" w:history="1">
        <w:r w:rsidR="002241B5" w:rsidRPr="00CF4539">
          <w:rPr>
            <w:rStyle w:val="Hyperlink"/>
            <w:noProof/>
          </w:rPr>
          <w:t>8</w:t>
        </w:r>
        <w:r w:rsidR="002241B5">
          <w:rPr>
            <w:rFonts w:asciiTheme="minorHAnsi" w:eastAsiaTheme="minorEastAsia" w:hAnsiTheme="minorHAnsi" w:cstheme="minorBidi"/>
            <w:noProof/>
            <w:lang w:eastAsia="fr-FR"/>
          </w:rPr>
          <w:tab/>
        </w:r>
        <w:r w:rsidR="002241B5" w:rsidRPr="00CF4539">
          <w:rPr>
            <w:rStyle w:val="Hyperlink"/>
            <w:noProof/>
          </w:rPr>
          <w:t>Parametrage</w:t>
        </w:r>
        <w:r w:rsidR="002241B5">
          <w:rPr>
            <w:noProof/>
            <w:webHidden/>
          </w:rPr>
          <w:tab/>
        </w:r>
        <w:r>
          <w:rPr>
            <w:noProof/>
            <w:webHidden/>
          </w:rPr>
          <w:fldChar w:fldCharType="begin"/>
        </w:r>
        <w:r w:rsidR="002241B5">
          <w:rPr>
            <w:noProof/>
            <w:webHidden/>
          </w:rPr>
          <w:instrText xml:space="preserve"> PAGEREF _Toc413249596 \h </w:instrText>
        </w:r>
        <w:r>
          <w:rPr>
            <w:noProof/>
            <w:webHidden/>
          </w:rPr>
        </w:r>
        <w:r>
          <w:rPr>
            <w:noProof/>
            <w:webHidden/>
          </w:rPr>
          <w:fldChar w:fldCharType="separate"/>
        </w:r>
        <w:r w:rsidR="002241B5">
          <w:rPr>
            <w:noProof/>
            <w:webHidden/>
          </w:rPr>
          <w:t>62</w:t>
        </w:r>
        <w:r>
          <w:rPr>
            <w:noProof/>
            <w:webHidden/>
          </w:rPr>
          <w:fldChar w:fldCharType="end"/>
        </w:r>
      </w:hyperlink>
    </w:p>
    <w:p w:rsidR="002241B5" w:rsidRDefault="00AC5F85">
      <w:pPr>
        <w:pStyle w:val="TOC2"/>
        <w:tabs>
          <w:tab w:val="left" w:pos="660"/>
        </w:tabs>
        <w:rPr>
          <w:rFonts w:asciiTheme="minorHAnsi" w:eastAsiaTheme="minorEastAsia" w:hAnsiTheme="minorHAnsi" w:cstheme="minorBidi"/>
          <w:noProof/>
          <w:lang w:eastAsia="fr-FR"/>
        </w:rPr>
      </w:pPr>
      <w:hyperlink w:anchor="_Toc413249597" w:history="1">
        <w:r w:rsidR="002241B5" w:rsidRPr="00CF4539">
          <w:rPr>
            <w:rStyle w:val="Hyperlink"/>
            <w:noProof/>
          </w:rPr>
          <w:t>8.1</w:t>
        </w:r>
        <w:r w:rsidR="002241B5">
          <w:rPr>
            <w:rFonts w:asciiTheme="minorHAnsi" w:eastAsiaTheme="minorEastAsia" w:hAnsiTheme="minorHAnsi" w:cstheme="minorBidi"/>
            <w:noProof/>
            <w:lang w:eastAsia="fr-FR"/>
          </w:rPr>
          <w:tab/>
        </w:r>
        <w:r w:rsidR="002241B5" w:rsidRPr="00CF4539">
          <w:rPr>
            <w:rStyle w:val="Hyperlink"/>
            <w:noProof/>
          </w:rPr>
          <w:t>Tableau de Bord</w:t>
        </w:r>
        <w:r w:rsidR="002241B5">
          <w:rPr>
            <w:noProof/>
            <w:webHidden/>
          </w:rPr>
          <w:tab/>
        </w:r>
        <w:r>
          <w:rPr>
            <w:noProof/>
            <w:webHidden/>
          </w:rPr>
          <w:fldChar w:fldCharType="begin"/>
        </w:r>
        <w:r w:rsidR="002241B5">
          <w:rPr>
            <w:noProof/>
            <w:webHidden/>
          </w:rPr>
          <w:instrText xml:space="preserve"> PAGEREF _Toc413249597 \h </w:instrText>
        </w:r>
        <w:r>
          <w:rPr>
            <w:noProof/>
            <w:webHidden/>
          </w:rPr>
        </w:r>
        <w:r>
          <w:rPr>
            <w:noProof/>
            <w:webHidden/>
          </w:rPr>
          <w:fldChar w:fldCharType="separate"/>
        </w:r>
        <w:r w:rsidR="002241B5">
          <w:rPr>
            <w:noProof/>
            <w:webHidden/>
          </w:rPr>
          <w:t>62</w:t>
        </w:r>
        <w:r>
          <w:rPr>
            <w:noProof/>
            <w:webHidden/>
          </w:rPr>
          <w:fldChar w:fldCharType="end"/>
        </w:r>
      </w:hyperlink>
    </w:p>
    <w:p w:rsidR="002241B5" w:rsidRDefault="00AC5F85">
      <w:pPr>
        <w:pStyle w:val="TOC2"/>
        <w:tabs>
          <w:tab w:val="left" w:pos="660"/>
        </w:tabs>
        <w:rPr>
          <w:rFonts w:asciiTheme="minorHAnsi" w:eastAsiaTheme="minorEastAsia" w:hAnsiTheme="minorHAnsi" w:cstheme="minorBidi"/>
          <w:noProof/>
          <w:lang w:eastAsia="fr-FR"/>
        </w:rPr>
      </w:pPr>
      <w:hyperlink w:anchor="_Toc413249598" w:history="1">
        <w:r w:rsidR="002241B5" w:rsidRPr="00CF4539">
          <w:rPr>
            <w:rStyle w:val="Hyperlink"/>
            <w:noProof/>
          </w:rPr>
          <w:t>8.2</w:t>
        </w:r>
        <w:r w:rsidR="002241B5">
          <w:rPr>
            <w:rFonts w:asciiTheme="minorHAnsi" w:eastAsiaTheme="minorEastAsia" w:hAnsiTheme="minorHAnsi" w:cstheme="minorBidi"/>
            <w:noProof/>
            <w:lang w:eastAsia="fr-FR"/>
          </w:rPr>
          <w:tab/>
        </w:r>
        <w:r w:rsidR="002241B5" w:rsidRPr="00CF4539">
          <w:rPr>
            <w:rStyle w:val="Hyperlink"/>
            <w:noProof/>
          </w:rPr>
          <w:t>Profils</w:t>
        </w:r>
        <w:r w:rsidR="002241B5">
          <w:rPr>
            <w:noProof/>
            <w:webHidden/>
          </w:rPr>
          <w:tab/>
        </w:r>
        <w:r>
          <w:rPr>
            <w:noProof/>
            <w:webHidden/>
          </w:rPr>
          <w:fldChar w:fldCharType="begin"/>
        </w:r>
        <w:r w:rsidR="002241B5">
          <w:rPr>
            <w:noProof/>
            <w:webHidden/>
          </w:rPr>
          <w:instrText xml:space="preserve"> PAGEREF _Toc413249598 \h </w:instrText>
        </w:r>
        <w:r>
          <w:rPr>
            <w:noProof/>
            <w:webHidden/>
          </w:rPr>
        </w:r>
        <w:r>
          <w:rPr>
            <w:noProof/>
            <w:webHidden/>
          </w:rPr>
          <w:fldChar w:fldCharType="separate"/>
        </w:r>
        <w:r w:rsidR="002241B5">
          <w:rPr>
            <w:noProof/>
            <w:webHidden/>
          </w:rPr>
          <w:t>62</w:t>
        </w:r>
        <w:r>
          <w:rPr>
            <w:noProof/>
            <w:webHidden/>
          </w:rPr>
          <w:fldChar w:fldCharType="end"/>
        </w:r>
      </w:hyperlink>
    </w:p>
    <w:p w:rsidR="002241B5" w:rsidRDefault="00AC5F85">
      <w:pPr>
        <w:pStyle w:val="TOC2"/>
        <w:tabs>
          <w:tab w:val="left" w:pos="660"/>
        </w:tabs>
        <w:rPr>
          <w:rFonts w:asciiTheme="minorHAnsi" w:eastAsiaTheme="minorEastAsia" w:hAnsiTheme="minorHAnsi" w:cstheme="minorBidi"/>
          <w:noProof/>
          <w:lang w:eastAsia="fr-FR"/>
        </w:rPr>
      </w:pPr>
      <w:hyperlink w:anchor="_Toc413249599" w:history="1">
        <w:r w:rsidR="002241B5" w:rsidRPr="00CF4539">
          <w:rPr>
            <w:rStyle w:val="Hyperlink"/>
            <w:noProof/>
          </w:rPr>
          <w:t>8.3</w:t>
        </w:r>
        <w:r w:rsidR="002241B5">
          <w:rPr>
            <w:rFonts w:asciiTheme="minorHAnsi" w:eastAsiaTheme="minorEastAsia" w:hAnsiTheme="minorHAnsi" w:cstheme="minorBidi"/>
            <w:noProof/>
            <w:lang w:eastAsia="fr-FR"/>
          </w:rPr>
          <w:tab/>
        </w:r>
        <w:r w:rsidR="002241B5" w:rsidRPr="00CF4539">
          <w:rPr>
            <w:rStyle w:val="Hyperlink"/>
            <w:noProof/>
          </w:rPr>
          <w:t>Taxes et fiscalité:</w:t>
        </w:r>
        <w:r w:rsidR="002241B5">
          <w:rPr>
            <w:noProof/>
            <w:webHidden/>
          </w:rPr>
          <w:tab/>
        </w:r>
        <w:r>
          <w:rPr>
            <w:noProof/>
            <w:webHidden/>
          </w:rPr>
          <w:fldChar w:fldCharType="begin"/>
        </w:r>
        <w:r w:rsidR="002241B5">
          <w:rPr>
            <w:noProof/>
            <w:webHidden/>
          </w:rPr>
          <w:instrText xml:space="preserve"> PAGEREF _Toc413249599 \h </w:instrText>
        </w:r>
        <w:r>
          <w:rPr>
            <w:noProof/>
            <w:webHidden/>
          </w:rPr>
        </w:r>
        <w:r>
          <w:rPr>
            <w:noProof/>
            <w:webHidden/>
          </w:rPr>
          <w:fldChar w:fldCharType="separate"/>
        </w:r>
        <w:r w:rsidR="002241B5">
          <w:rPr>
            <w:noProof/>
            <w:webHidden/>
          </w:rPr>
          <w:t>62</w:t>
        </w:r>
        <w:r>
          <w:rPr>
            <w:noProof/>
            <w:webHidden/>
          </w:rPr>
          <w:fldChar w:fldCharType="end"/>
        </w:r>
      </w:hyperlink>
    </w:p>
    <w:p w:rsidR="002241B5" w:rsidRDefault="00AC5F85">
      <w:pPr>
        <w:pStyle w:val="TOC2"/>
        <w:tabs>
          <w:tab w:val="left" w:pos="660"/>
        </w:tabs>
        <w:rPr>
          <w:rFonts w:asciiTheme="minorHAnsi" w:eastAsiaTheme="minorEastAsia" w:hAnsiTheme="minorHAnsi" w:cstheme="minorBidi"/>
          <w:noProof/>
          <w:lang w:eastAsia="fr-FR"/>
        </w:rPr>
      </w:pPr>
      <w:hyperlink w:anchor="_Toc413249600" w:history="1">
        <w:r w:rsidR="002241B5" w:rsidRPr="00CF4539">
          <w:rPr>
            <w:rStyle w:val="Hyperlink"/>
            <w:noProof/>
          </w:rPr>
          <w:t>8.4</w:t>
        </w:r>
        <w:r w:rsidR="002241B5">
          <w:rPr>
            <w:rFonts w:asciiTheme="minorHAnsi" w:eastAsiaTheme="minorEastAsia" w:hAnsiTheme="minorHAnsi" w:cstheme="minorBidi"/>
            <w:noProof/>
            <w:lang w:eastAsia="fr-FR"/>
          </w:rPr>
          <w:tab/>
        </w:r>
        <w:r w:rsidR="002241B5" w:rsidRPr="00CF4539">
          <w:rPr>
            <w:rStyle w:val="Hyperlink"/>
            <w:noProof/>
          </w:rPr>
          <w:t>Frais:</w:t>
        </w:r>
        <w:r w:rsidR="002241B5">
          <w:rPr>
            <w:noProof/>
            <w:webHidden/>
          </w:rPr>
          <w:tab/>
        </w:r>
        <w:r>
          <w:rPr>
            <w:noProof/>
            <w:webHidden/>
          </w:rPr>
          <w:fldChar w:fldCharType="begin"/>
        </w:r>
        <w:r w:rsidR="002241B5">
          <w:rPr>
            <w:noProof/>
            <w:webHidden/>
          </w:rPr>
          <w:instrText xml:space="preserve"> PAGEREF _Toc413249600 \h </w:instrText>
        </w:r>
        <w:r>
          <w:rPr>
            <w:noProof/>
            <w:webHidden/>
          </w:rPr>
        </w:r>
        <w:r>
          <w:rPr>
            <w:noProof/>
            <w:webHidden/>
          </w:rPr>
          <w:fldChar w:fldCharType="separate"/>
        </w:r>
        <w:r w:rsidR="002241B5">
          <w:rPr>
            <w:noProof/>
            <w:webHidden/>
          </w:rPr>
          <w:t>62</w:t>
        </w:r>
        <w:r>
          <w:rPr>
            <w:noProof/>
            <w:webHidden/>
          </w:rPr>
          <w:fldChar w:fldCharType="end"/>
        </w:r>
      </w:hyperlink>
    </w:p>
    <w:p w:rsidR="002241B5" w:rsidRDefault="00AC5F85">
      <w:pPr>
        <w:pStyle w:val="TOC2"/>
        <w:tabs>
          <w:tab w:val="left" w:pos="660"/>
        </w:tabs>
        <w:rPr>
          <w:rFonts w:asciiTheme="minorHAnsi" w:eastAsiaTheme="minorEastAsia" w:hAnsiTheme="minorHAnsi" w:cstheme="minorBidi"/>
          <w:noProof/>
          <w:lang w:eastAsia="fr-FR"/>
        </w:rPr>
      </w:pPr>
      <w:hyperlink w:anchor="_Toc413249601" w:history="1">
        <w:r w:rsidR="002241B5" w:rsidRPr="00CF4539">
          <w:rPr>
            <w:rStyle w:val="Hyperlink"/>
            <w:noProof/>
          </w:rPr>
          <w:t>8.5</w:t>
        </w:r>
        <w:r w:rsidR="002241B5">
          <w:rPr>
            <w:rFonts w:asciiTheme="minorHAnsi" w:eastAsiaTheme="minorEastAsia" w:hAnsiTheme="minorHAnsi" w:cstheme="minorBidi"/>
            <w:noProof/>
            <w:lang w:eastAsia="fr-FR"/>
          </w:rPr>
          <w:tab/>
        </w:r>
        <w:r w:rsidR="002241B5" w:rsidRPr="00CF4539">
          <w:rPr>
            <w:rStyle w:val="Hyperlink"/>
            <w:noProof/>
          </w:rPr>
          <w:t>Facturation:</w:t>
        </w:r>
        <w:r w:rsidR="002241B5">
          <w:rPr>
            <w:noProof/>
            <w:webHidden/>
          </w:rPr>
          <w:tab/>
        </w:r>
        <w:r>
          <w:rPr>
            <w:noProof/>
            <w:webHidden/>
          </w:rPr>
          <w:fldChar w:fldCharType="begin"/>
        </w:r>
        <w:r w:rsidR="002241B5">
          <w:rPr>
            <w:noProof/>
            <w:webHidden/>
          </w:rPr>
          <w:instrText xml:space="preserve"> PAGEREF _Toc413249601 \h </w:instrText>
        </w:r>
        <w:r>
          <w:rPr>
            <w:noProof/>
            <w:webHidden/>
          </w:rPr>
        </w:r>
        <w:r>
          <w:rPr>
            <w:noProof/>
            <w:webHidden/>
          </w:rPr>
          <w:fldChar w:fldCharType="separate"/>
        </w:r>
        <w:r w:rsidR="002241B5">
          <w:rPr>
            <w:noProof/>
            <w:webHidden/>
          </w:rPr>
          <w:t>62</w:t>
        </w:r>
        <w:r>
          <w:rPr>
            <w:noProof/>
            <w:webHidden/>
          </w:rPr>
          <w:fldChar w:fldCharType="end"/>
        </w:r>
      </w:hyperlink>
    </w:p>
    <w:p w:rsidR="002241B5" w:rsidRDefault="00AC5F85">
      <w:pPr>
        <w:pStyle w:val="TOC2"/>
        <w:tabs>
          <w:tab w:val="left" w:pos="660"/>
        </w:tabs>
        <w:rPr>
          <w:rFonts w:asciiTheme="minorHAnsi" w:eastAsiaTheme="minorEastAsia" w:hAnsiTheme="minorHAnsi" w:cstheme="minorBidi"/>
          <w:noProof/>
          <w:lang w:eastAsia="fr-FR"/>
        </w:rPr>
      </w:pPr>
      <w:hyperlink w:anchor="_Toc413249602" w:history="1">
        <w:r w:rsidR="002241B5" w:rsidRPr="00CF4539">
          <w:rPr>
            <w:rStyle w:val="Hyperlink"/>
            <w:noProof/>
          </w:rPr>
          <w:t>8.6</w:t>
        </w:r>
        <w:r w:rsidR="002241B5">
          <w:rPr>
            <w:rFonts w:asciiTheme="minorHAnsi" w:eastAsiaTheme="minorEastAsia" w:hAnsiTheme="minorHAnsi" w:cstheme="minorBidi"/>
            <w:noProof/>
            <w:lang w:eastAsia="fr-FR"/>
          </w:rPr>
          <w:tab/>
        </w:r>
        <w:r w:rsidR="002241B5" w:rsidRPr="00CF4539">
          <w:rPr>
            <w:rStyle w:val="Hyperlink"/>
            <w:noProof/>
          </w:rPr>
          <w:t>Comptabilité :</w:t>
        </w:r>
        <w:r w:rsidR="002241B5">
          <w:rPr>
            <w:noProof/>
            <w:webHidden/>
          </w:rPr>
          <w:tab/>
        </w:r>
        <w:r>
          <w:rPr>
            <w:noProof/>
            <w:webHidden/>
          </w:rPr>
          <w:fldChar w:fldCharType="begin"/>
        </w:r>
        <w:r w:rsidR="002241B5">
          <w:rPr>
            <w:noProof/>
            <w:webHidden/>
          </w:rPr>
          <w:instrText xml:space="preserve"> PAGEREF _Toc413249602 \h </w:instrText>
        </w:r>
        <w:r>
          <w:rPr>
            <w:noProof/>
            <w:webHidden/>
          </w:rPr>
        </w:r>
        <w:r>
          <w:rPr>
            <w:noProof/>
            <w:webHidden/>
          </w:rPr>
          <w:fldChar w:fldCharType="separate"/>
        </w:r>
        <w:r w:rsidR="002241B5">
          <w:rPr>
            <w:noProof/>
            <w:webHidden/>
          </w:rPr>
          <w:t>62</w:t>
        </w:r>
        <w:r>
          <w:rPr>
            <w:noProof/>
            <w:webHidden/>
          </w:rPr>
          <w:fldChar w:fldCharType="end"/>
        </w:r>
      </w:hyperlink>
    </w:p>
    <w:p w:rsidR="002241B5" w:rsidRDefault="00AC5F85">
      <w:pPr>
        <w:pStyle w:val="TOC1"/>
        <w:rPr>
          <w:rFonts w:asciiTheme="minorHAnsi" w:eastAsiaTheme="minorEastAsia" w:hAnsiTheme="minorHAnsi" w:cstheme="minorBidi"/>
          <w:noProof/>
          <w:lang w:eastAsia="fr-FR"/>
        </w:rPr>
      </w:pPr>
      <w:hyperlink w:anchor="_Toc413249603" w:history="1">
        <w:r w:rsidR="002241B5" w:rsidRPr="00CF4539">
          <w:rPr>
            <w:rStyle w:val="Hyperlink"/>
            <w:rFonts w:cs="Arial"/>
            <w:i/>
            <w:noProof/>
          </w:rPr>
          <w:t>[Début Section Vermeg]</w:t>
        </w:r>
        <w:r w:rsidR="002241B5">
          <w:rPr>
            <w:noProof/>
            <w:webHidden/>
          </w:rPr>
          <w:tab/>
        </w:r>
        <w:r>
          <w:rPr>
            <w:noProof/>
            <w:webHidden/>
          </w:rPr>
          <w:fldChar w:fldCharType="begin"/>
        </w:r>
        <w:r w:rsidR="002241B5">
          <w:rPr>
            <w:noProof/>
            <w:webHidden/>
          </w:rPr>
          <w:instrText xml:space="preserve"> PAGEREF _Toc413249603 \h </w:instrText>
        </w:r>
        <w:r>
          <w:rPr>
            <w:noProof/>
            <w:webHidden/>
          </w:rPr>
        </w:r>
        <w:r>
          <w:rPr>
            <w:noProof/>
            <w:webHidden/>
          </w:rPr>
          <w:fldChar w:fldCharType="separate"/>
        </w:r>
        <w:r w:rsidR="002241B5">
          <w:rPr>
            <w:noProof/>
            <w:webHidden/>
          </w:rPr>
          <w:t>62</w:t>
        </w:r>
        <w:r>
          <w:rPr>
            <w:noProof/>
            <w:webHidden/>
          </w:rPr>
          <w:fldChar w:fldCharType="end"/>
        </w:r>
      </w:hyperlink>
    </w:p>
    <w:p w:rsidR="002241B5" w:rsidRDefault="00AC5F85">
      <w:pPr>
        <w:pStyle w:val="TOC1"/>
        <w:rPr>
          <w:rFonts w:asciiTheme="minorHAnsi" w:eastAsiaTheme="minorEastAsia" w:hAnsiTheme="minorHAnsi" w:cstheme="minorBidi"/>
          <w:noProof/>
          <w:lang w:eastAsia="fr-FR"/>
        </w:rPr>
      </w:pPr>
      <w:hyperlink w:anchor="_Toc413249604" w:history="1">
        <w:r w:rsidR="002241B5" w:rsidRPr="00CF4539">
          <w:rPr>
            <w:rStyle w:val="Hyperlink"/>
            <w:noProof/>
          </w:rPr>
          <w:t>9</w:t>
        </w:r>
        <w:r w:rsidR="002241B5">
          <w:rPr>
            <w:rFonts w:asciiTheme="minorHAnsi" w:eastAsiaTheme="minorEastAsia" w:hAnsiTheme="minorHAnsi" w:cstheme="minorBidi"/>
            <w:noProof/>
            <w:lang w:eastAsia="fr-FR"/>
          </w:rPr>
          <w:tab/>
        </w:r>
        <w:r w:rsidR="002241B5" w:rsidRPr="00CF4539">
          <w:rPr>
            <w:rStyle w:val="Hyperlink"/>
            <w:noProof/>
          </w:rPr>
          <w:t>Batches</w:t>
        </w:r>
        <w:r w:rsidR="002241B5">
          <w:rPr>
            <w:noProof/>
            <w:webHidden/>
          </w:rPr>
          <w:tab/>
        </w:r>
        <w:r>
          <w:rPr>
            <w:noProof/>
            <w:webHidden/>
          </w:rPr>
          <w:fldChar w:fldCharType="begin"/>
        </w:r>
        <w:r w:rsidR="002241B5">
          <w:rPr>
            <w:noProof/>
            <w:webHidden/>
          </w:rPr>
          <w:instrText xml:space="preserve"> PAGEREF _Toc413249604 \h </w:instrText>
        </w:r>
        <w:r>
          <w:rPr>
            <w:noProof/>
            <w:webHidden/>
          </w:rPr>
        </w:r>
        <w:r>
          <w:rPr>
            <w:noProof/>
            <w:webHidden/>
          </w:rPr>
          <w:fldChar w:fldCharType="separate"/>
        </w:r>
        <w:r w:rsidR="002241B5">
          <w:rPr>
            <w:noProof/>
            <w:webHidden/>
          </w:rPr>
          <w:t>62</w:t>
        </w:r>
        <w:r>
          <w:rPr>
            <w:noProof/>
            <w:webHidden/>
          </w:rPr>
          <w:fldChar w:fldCharType="end"/>
        </w:r>
      </w:hyperlink>
    </w:p>
    <w:p w:rsidR="002241B5" w:rsidRDefault="00AC5F85">
      <w:pPr>
        <w:pStyle w:val="TOC2"/>
        <w:tabs>
          <w:tab w:val="left" w:pos="660"/>
        </w:tabs>
        <w:rPr>
          <w:rFonts w:asciiTheme="minorHAnsi" w:eastAsiaTheme="minorEastAsia" w:hAnsiTheme="minorHAnsi" w:cstheme="minorBidi"/>
          <w:noProof/>
          <w:lang w:eastAsia="fr-FR"/>
        </w:rPr>
      </w:pPr>
      <w:hyperlink w:anchor="_Toc413249605" w:history="1">
        <w:r w:rsidR="002241B5" w:rsidRPr="00CF4539">
          <w:rPr>
            <w:rStyle w:val="Hyperlink"/>
            <w:noProof/>
          </w:rPr>
          <w:t>9.1</w:t>
        </w:r>
        <w:r w:rsidR="002241B5">
          <w:rPr>
            <w:rFonts w:asciiTheme="minorHAnsi" w:eastAsiaTheme="minorEastAsia" w:hAnsiTheme="minorHAnsi" w:cstheme="minorBidi"/>
            <w:noProof/>
            <w:lang w:eastAsia="fr-FR"/>
          </w:rPr>
          <w:tab/>
        </w:r>
        <w:r w:rsidR="002241B5" w:rsidRPr="00CF4539">
          <w:rPr>
            <w:rStyle w:val="Hyperlink"/>
            <w:noProof/>
          </w:rPr>
          <w:t>Batch 1</w:t>
        </w:r>
        <w:r w:rsidR="002241B5">
          <w:rPr>
            <w:noProof/>
            <w:webHidden/>
          </w:rPr>
          <w:tab/>
        </w:r>
        <w:r>
          <w:rPr>
            <w:noProof/>
            <w:webHidden/>
          </w:rPr>
          <w:fldChar w:fldCharType="begin"/>
        </w:r>
        <w:r w:rsidR="002241B5">
          <w:rPr>
            <w:noProof/>
            <w:webHidden/>
          </w:rPr>
          <w:instrText xml:space="preserve"> PAGEREF _Toc413249605 \h </w:instrText>
        </w:r>
        <w:r>
          <w:rPr>
            <w:noProof/>
            <w:webHidden/>
          </w:rPr>
        </w:r>
        <w:r>
          <w:rPr>
            <w:noProof/>
            <w:webHidden/>
          </w:rPr>
          <w:fldChar w:fldCharType="separate"/>
        </w:r>
        <w:r w:rsidR="002241B5">
          <w:rPr>
            <w:noProof/>
            <w:webHidden/>
          </w:rPr>
          <w:t>62</w:t>
        </w:r>
        <w:r>
          <w:rPr>
            <w:noProof/>
            <w:webHidden/>
          </w:rPr>
          <w:fldChar w:fldCharType="end"/>
        </w:r>
      </w:hyperlink>
    </w:p>
    <w:p w:rsidR="002241B5" w:rsidRDefault="00AC5F85">
      <w:pPr>
        <w:pStyle w:val="TOC1"/>
        <w:rPr>
          <w:rFonts w:asciiTheme="minorHAnsi" w:eastAsiaTheme="minorEastAsia" w:hAnsiTheme="minorHAnsi" w:cstheme="minorBidi"/>
          <w:noProof/>
          <w:lang w:eastAsia="fr-FR"/>
        </w:rPr>
      </w:pPr>
      <w:hyperlink w:anchor="_Toc413249606" w:history="1">
        <w:r w:rsidR="002241B5" w:rsidRPr="00CF4539">
          <w:rPr>
            <w:rStyle w:val="Hyperlink"/>
            <w:noProof/>
          </w:rPr>
          <w:t>10</w:t>
        </w:r>
        <w:r w:rsidR="002241B5">
          <w:rPr>
            <w:rFonts w:asciiTheme="minorHAnsi" w:eastAsiaTheme="minorEastAsia" w:hAnsiTheme="minorHAnsi" w:cstheme="minorBidi"/>
            <w:noProof/>
            <w:lang w:eastAsia="fr-FR"/>
          </w:rPr>
          <w:tab/>
        </w:r>
        <w:r w:rsidR="002241B5" w:rsidRPr="00CF4539">
          <w:rPr>
            <w:rStyle w:val="Hyperlink"/>
            <w:noProof/>
          </w:rPr>
          <w:t>Contraintes</w:t>
        </w:r>
        <w:r w:rsidR="002241B5">
          <w:rPr>
            <w:noProof/>
            <w:webHidden/>
          </w:rPr>
          <w:tab/>
        </w:r>
        <w:r>
          <w:rPr>
            <w:noProof/>
            <w:webHidden/>
          </w:rPr>
          <w:fldChar w:fldCharType="begin"/>
        </w:r>
        <w:r w:rsidR="002241B5">
          <w:rPr>
            <w:noProof/>
            <w:webHidden/>
          </w:rPr>
          <w:instrText xml:space="preserve"> PAGEREF _Toc413249606 \h </w:instrText>
        </w:r>
        <w:r>
          <w:rPr>
            <w:noProof/>
            <w:webHidden/>
          </w:rPr>
        </w:r>
        <w:r>
          <w:rPr>
            <w:noProof/>
            <w:webHidden/>
          </w:rPr>
          <w:fldChar w:fldCharType="separate"/>
        </w:r>
        <w:r w:rsidR="002241B5">
          <w:rPr>
            <w:noProof/>
            <w:webHidden/>
          </w:rPr>
          <w:t>63</w:t>
        </w:r>
        <w:r>
          <w:rPr>
            <w:noProof/>
            <w:webHidden/>
          </w:rPr>
          <w:fldChar w:fldCharType="end"/>
        </w:r>
      </w:hyperlink>
    </w:p>
    <w:p w:rsidR="002241B5" w:rsidRDefault="00AC5F85">
      <w:pPr>
        <w:pStyle w:val="TOC1"/>
        <w:rPr>
          <w:rFonts w:asciiTheme="minorHAnsi" w:eastAsiaTheme="minorEastAsia" w:hAnsiTheme="minorHAnsi" w:cstheme="minorBidi"/>
          <w:noProof/>
          <w:lang w:eastAsia="fr-FR"/>
        </w:rPr>
      </w:pPr>
      <w:hyperlink w:anchor="_Toc413249607" w:history="1">
        <w:r w:rsidR="002241B5" w:rsidRPr="00CF4539">
          <w:rPr>
            <w:rStyle w:val="Hyperlink"/>
            <w:noProof/>
          </w:rPr>
          <w:t>11</w:t>
        </w:r>
        <w:r w:rsidR="002241B5">
          <w:rPr>
            <w:rFonts w:asciiTheme="minorHAnsi" w:eastAsiaTheme="minorEastAsia" w:hAnsiTheme="minorHAnsi" w:cstheme="minorBidi"/>
            <w:noProof/>
            <w:lang w:eastAsia="fr-FR"/>
          </w:rPr>
          <w:tab/>
        </w:r>
        <w:r w:rsidR="002241B5" w:rsidRPr="00CF4539">
          <w:rPr>
            <w:rStyle w:val="Hyperlink"/>
            <w:noProof/>
          </w:rPr>
          <w:t>Annexes</w:t>
        </w:r>
        <w:r w:rsidR="002241B5">
          <w:rPr>
            <w:noProof/>
            <w:webHidden/>
          </w:rPr>
          <w:tab/>
        </w:r>
        <w:r>
          <w:rPr>
            <w:noProof/>
            <w:webHidden/>
          </w:rPr>
          <w:fldChar w:fldCharType="begin"/>
        </w:r>
        <w:r w:rsidR="002241B5">
          <w:rPr>
            <w:noProof/>
            <w:webHidden/>
          </w:rPr>
          <w:instrText xml:space="preserve"> PAGEREF _Toc413249607 \h </w:instrText>
        </w:r>
        <w:r>
          <w:rPr>
            <w:noProof/>
            <w:webHidden/>
          </w:rPr>
        </w:r>
        <w:r>
          <w:rPr>
            <w:noProof/>
            <w:webHidden/>
          </w:rPr>
          <w:fldChar w:fldCharType="separate"/>
        </w:r>
        <w:r w:rsidR="002241B5">
          <w:rPr>
            <w:noProof/>
            <w:webHidden/>
          </w:rPr>
          <w:t>63</w:t>
        </w:r>
        <w:r>
          <w:rPr>
            <w:noProof/>
            <w:webHidden/>
          </w:rPr>
          <w:fldChar w:fldCharType="end"/>
        </w:r>
      </w:hyperlink>
    </w:p>
    <w:p w:rsidR="00AA24F2" w:rsidRDefault="00AC5F85" w:rsidP="00327A3B">
      <w:pPr>
        <w:jc w:val="both"/>
      </w:pPr>
      <w:r>
        <w:fldChar w:fldCharType="end"/>
      </w:r>
    </w:p>
    <w:p w:rsidR="00AA24F2" w:rsidRDefault="00AA24F2" w:rsidP="00327A3B">
      <w:pPr>
        <w:jc w:val="both"/>
        <w:rPr>
          <w:rFonts w:ascii="Cambria" w:hAnsi="Cambria" w:cs="Times New Roman"/>
          <w:b/>
          <w:bCs/>
          <w:color w:val="404040"/>
        </w:rPr>
      </w:pPr>
      <w:r>
        <w:rPr>
          <w:rFonts w:ascii="Cambria" w:hAnsi="Cambria" w:cs="Times New Roman"/>
          <w:b/>
          <w:bCs/>
          <w:color w:val="404040"/>
        </w:rPr>
        <w:br w:type="page"/>
      </w:r>
    </w:p>
    <w:p w:rsidR="00AA24F2" w:rsidRDefault="00AA24F2" w:rsidP="00D20058">
      <w:pPr>
        <w:pStyle w:val="Heading1"/>
        <w:numPr>
          <w:ilvl w:val="0"/>
          <w:numId w:val="11"/>
        </w:numPr>
        <w:jc w:val="both"/>
      </w:pPr>
      <w:bookmarkStart w:id="8" w:name="_Toc318352118"/>
      <w:bookmarkStart w:id="9" w:name="_Toc319568784"/>
      <w:bookmarkStart w:id="10" w:name="_Toc413249460"/>
      <w:bookmarkEnd w:id="1"/>
      <w:r w:rsidRPr="004325ED">
        <w:t>Introduction</w:t>
      </w:r>
      <w:bookmarkStart w:id="11" w:name="_Toc132075950"/>
      <w:bookmarkStart w:id="12" w:name="_Toc318352119"/>
      <w:bookmarkEnd w:id="8"/>
      <w:bookmarkEnd w:id="9"/>
      <w:bookmarkEnd w:id="10"/>
    </w:p>
    <w:p w:rsidR="00AA24F2" w:rsidRPr="004325ED" w:rsidRDefault="00AA24F2" w:rsidP="00327A3B">
      <w:pPr>
        <w:jc w:val="both"/>
      </w:pPr>
    </w:p>
    <w:p w:rsidR="00AA24F2" w:rsidRPr="004325ED" w:rsidRDefault="00AA24F2" w:rsidP="00D20058">
      <w:pPr>
        <w:pStyle w:val="Style2"/>
        <w:numPr>
          <w:ilvl w:val="1"/>
          <w:numId w:val="11"/>
        </w:numPr>
        <w:jc w:val="both"/>
      </w:pPr>
      <w:bookmarkStart w:id="13" w:name="_Toc319568785"/>
      <w:bookmarkStart w:id="14" w:name="_Toc413249461"/>
      <w:r w:rsidRPr="004325ED">
        <w:t>Objectifs du document</w:t>
      </w:r>
      <w:bookmarkEnd w:id="11"/>
      <w:bookmarkEnd w:id="12"/>
      <w:bookmarkEnd w:id="13"/>
      <w:bookmarkEnd w:id="14"/>
    </w:p>
    <w:p w:rsidR="00AA24F2" w:rsidRDefault="00AA24F2" w:rsidP="00327A3B">
      <w:pPr>
        <w:spacing w:before="240"/>
        <w:jc w:val="both"/>
      </w:pPr>
      <w:bookmarkStart w:id="15" w:name="_Toc132075951"/>
      <w:bookmarkStart w:id="16" w:name="_Toc318352120"/>
      <w:bookmarkStart w:id="17" w:name="_Toc319568786"/>
      <w:r w:rsidRPr="004325ED">
        <w:t xml:space="preserve">L’objectif du document est de détailler les besoins fonctionnels énoncés </w:t>
      </w:r>
      <w:r>
        <w:t>pour la mise en place d’un système de gestion des instructions de règlement livraison pour le marché étranger.</w:t>
      </w:r>
    </w:p>
    <w:p w:rsidR="00AA24F2" w:rsidRPr="004325ED" w:rsidRDefault="00AA24F2" w:rsidP="00D20058">
      <w:pPr>
        <w:pStyle w:val="Style2"/>
        <w:numPr>
          <w:ilvl w:val="1"/>
          <w:numId w:val="11"/>
        </w:numPr>
        <w:jc w:val="both"/>
      </w:pPr>
      <w:bookmarkStart w:id="18" w:name="_Toc413249462"/>
      <w:r w:rsidRPr="004325ED">
        <w:t>Objectifs et périmètre du projet</w:t>
      </w:r>
      <w:bookmarkEnd w:id="15"/>
      <w:bookmarkEnd w:id="16"/>
      <w:bookmarkEnd w:id="17"/>
      <w:bookmarkEnd w:id="18"/>
    </w:p>
    <w:p w:rsidR="00AA24F2" w:rsidRPr="00380E37" w:rsidRDefault="00AA24F2" w:rsidP="00327A3B">
      <w:pPr>
        <w:spacing w:before="240" w:line="240" w:lineRule="auto"/>
        <w:ind w:right="142"/>
        <w:jc w:val="both"/>
        <w:rPr>
          <w:iCs/>
        </w:rPr>
      </w:pPr>
      <w:r w:rsidRPr="00380E37">
        <w:rPr>
          <w:iCs/>
        </w:rPr>
        <w:t xml:space="preserve">L’objectif du </w:t>
      </w:r>
      <w:r>
        <w:rPr>
          <w:iCs/>
        </w:rPr>
        <w:t>document courant</w:t>
      </w:r>
      <w:r w:rsidRPr="00380E37">
        <w:rPr>
          <w:iCs/>
        </w:rPr>
        <w:t xml:space="preserve"> est la gestion </w:t>
      </w:r>
      <w:r>
        <w:rPr>
          <w:iCs/>
        </w:rPr>
        <w:t>des instructions de règlement livraison pour le</w:t>
      </w:r>
      <w:r w:rsidRPr="00380E37">
        <w:rPr>
          <w:iCs/>
        </w:rPr>
        <w:t xml:space="preserve"> marché étranger </w:t>
      </w:r>
      <w:r>
        <w:rPr>
          <w:iCs/>
        </w:rPr>
        <w:t>détaillant</w:t>
      </w:r>
      <w:r w:rsidRPr="00380E37">
        <w:rPr>
          <w:iCs/>
        </w:rPr>
        <w:t> :</w:t>
      </w:r>
    </w:p>
    <w:p w:rsidR="00AA24F2" w:rsidRDefault="00AA24F2" w:rsidP="00D20058">
      <w:pPr>
        <w:pStyle w:val="ListParagraph"/>
        <w:numPr>
          <w:ilvl w:val="0"/>
          <w:numId w:val="10"/>
        </w:numPr>
        <w:spacing w:before="240" w:line="240" w:lineRule="auto"/>
        <w:ind w:right="142"/>
        <w:jc w:val="both"/>
        <w:rPr>
          <w:iCs/>
        </w:rPr>
      </w:pPr>
      <w:r>
        <w:rPr>
          <w:iCs/>
        </w:rPr>
        <w:t>Le cycle de  vie des instructions de règlement livraison : IRL simple &amp; IRL globale</w:t>
      </w:r>
    </w:p>
    <w:p w:rsidR="00AA24F2" w:rsidRDefault="00AA24F2" w:rsidP="00D20058">
      <w:pPr>
        <w:pStyle w:val="ListParagraph"/>
        <w:numPr>
          <w:ilvl w:val="0"/>
          <w:numId w:val="10"/>
        </w:numPr>
        <w:spacing w:before="240" w:line="240" w:lineRule="auto"/>
        <w:ind w:right="142"/>
        <w:jc w:val="both"/>
        <w:rPr>
          <w:iCs/>
        </w:rPr>
      </w:pPr>
      <w:r>
        <w:rPr>
          <w:iCs/>
        </w:rPr>
        <w:t>Les règles de gestion pour les instructions de règlement livraison.</w:t>
      </w:r>
    </w:p>
    <w:p w:rsidR="00AA24F2" w:rsidRDefault="00AA24F2" w:rsidP="00D20058">
      <w:pPr>
        <w:pStyle w:val="ListParagraph"/>
        <w:numPr>
          <w:ilvl w:val="0"/>
          <w:numId w:val="10"/>
        </w:numPr>
        <w:spacing w:before="240" w:line="240" w:lineRule="auto"/>
        <w:ind w:right="142"/>
        <w:jc w:val="both"/>
        <w:rPr>
          <w:iCs/>
        </w:rPr>
      </w:pPr>
      <w:r>
        <w:rPr>
          <w:iCs/>
        </w:rPr>
        <w:t>Les types d’opération de règlement livraison.</w:t>
      </w:r>
    </w:p>
    <w:p w:rsidR="00AA24F2" w:rsidRDefault="00AA24F2" w:rsidP="00D20058">
      <w:pPr>
        <w:pStyle w:val="ListParagraph"/>
        <w:numPr>
          <w:ilvl w:val="0"/>
          <w:numId w:val="10"/>
        </w:numPr>
        <w:spacing w:before="240" w:line="240" w:lineRule="auto"/>
        <w:ind w:right="142"/>
        <w:jc w:val="both"/>
        <w:rPr>
          <w:iCs/>
        </w:rPr>
      </w:pPr>
      <w:r>
        <w:rPr>
          <w:iCs/>
        </w:rPr>
        <w:t>Les règles de frais pour les instructions de règlement livraison</w:t>
      </w:r>
    </w:p>
    <w:p w:rsidR="00AA24F2" w:rsidRPr="00937CB5" w:rsidRDefault="00AA24F2" w:rsidP="00327A3B">
      <w:pPr>
        <w:pStyle w:val="ListParagraph"/>
        <w:spacing w:before="240" w:line="240" w:lineRule="auto"/>
        <w:ind w:right="142"/>
        <w:jc w:val="both"/>
        <w:rPr>
          <w:iCs/>
        </w:rPr>
      </w:pPr>
    </w:p>
    <w:p w:rsidR="00AA24F2" w:rsidRPr="004325ED" w:rsidRDefault="00AA24F2" w:rsidP="00D20058">
      <w:pPr>
        <w:pStyle w:val="Style2"/>
        <w:numPr>
          <w:ilvl w:val="1"/>
          <w:numId w:val="11"/>
        </w:numPr>
        <w:jc w:val="both"/>
      </w:pPr>
      <w:bookmarkStart w:id="19" w:name="_Toc132075952"/>
      <w:bookmarkStart w:id="20" w:name="_Toc318352121"/>
      <w:bookmarkStart w:id="21" w:name="_Toc319568787"/>
      <w:bookmarkStart w:id="22" w:name="_Toc413249463"/>
      <w:r w:rsidRPr="004325ED">
        <w:t>Limites du document</w:t>
      </w:r>
      <w:bookmarkEnd w:id="19"/>
      <w:bookmarkEnd w:id="20"/>
      <w:bookmarkEnd w:id="21"/>
      <w:bookmarkEnd w:id="22"/>
    </w:p>
    <w:p w:rsidR="00AA24F2" w:rsidRDefault="00AA24F2" w:rsidP="00D20058">
      <w:pPr>
        <w:pStyle w:val="ListParagraph"/>
        <w:numPr>
          <w:ilvl w:val="0"/>
          <w:numId w:val="10"/>
        </w:numPr>
        <w:spacing w:before="240" w:line="240" w:lineRule="auto"/>
        <w:ind w:right="142"/>
        <w:jc w:val="both"/>
      </w:pPr>
      <w:r>
        <w:t>Le document ne couvre pas la partie habilitation.</w:t>
      </w:r>
    </w:p>
    <w:p w:rsidR="00AA24F2" w:rsidRPr="00754B4B" w:rsidRDefault="00AA24F2" w:rsidP="00327A3B">
      <w:pPr>
        <w:spacing w:before="240" w:line="240" w:lineRule="auto"/>
        <w:ind w:right="142"/>
        <w:jc w:val="both"/>
        <w:rPr>
          <w:b/>
          <w:i/>
          <w:sz w:val="20"/>
          <w:szCs w:val="20"/>
        </w:rPr>
      </w:pPr>
      <w:r w:rsidRPr="00754B4B">
        <w:rPr>
          <w:b/>
          <w:i/>
          <w:sz w:val="20"/>
          <w:szCs w:val="20"/>
        </w:rPr>
        <w:t>[Début Section Vermeg]</w:t>
      </w:r>
    </w:p>
    <w:p w:rsidR="00AA24F2" w:rsidRDefault="00AA24F2" w:rsidP="00D20058">
      <w:pPr>
        <w:pStyle w:val="Style2"/>
        <w:numPr>
          <w:ilvl w:val="1"/>
          <w:numId w:val="11"/>
        </w:numPr>
        <w:jc w:val="both"/>
      </w:pPr>
      <w:bookmarkStart w:id="23" w:name="_Toc413249464"/>
      <w:r w:rsidRPr="0045686B">
        <w:t>Points en suspens</w:t>
      </w:r>
      <w:bookmarkEnd w:id="23"/>
    </w:p>
    <w:p w:rsidR="00AA24F2" w:rsidRDefault="00AA24F2" w:rsidP="00327A3B">
      <w:pPr>
        <w:spacing w:before="240" w:line="240" w:lineRule="auto"/>
        <w:ind w:right="142"/>
        <w:jc w:val="both"/>
      </w:pPr>
      <w:r>
        <w:t>La liste des points pas encore résolus dans cette version du document et qui vont être couverts aux dates correspondantes :</w:t>
      </w:r>
    </w:p>
    <w:p w:rsidR="00AA24F2" w:rsidRPr="00754B4B" w:rsidRDefault="00AA24F2" w:rsidP="00327A3B">
      <w:pPr>
        <w:spacing w:before="240" w:line="240" w:lineRule="auto"/>
        <w:ind w:right="142"/>
        <w:jc w:val="both"/>
        <w:rPr>
          <w:b/>
          <w:i/>
          <w:sz w:val="20"/>
          <w:szCs w:val="20"/>
        </w:rPr>
      </w:pPr>
      <w:r w:rsidRPr="00754B4B">
        <w:rPr>
          <w:b/>
          <w:i/>
          <w:sz w:val="20"/>
          <w:szCs w:val="20"/>
        </w:rPr>
        <w:t>[Fin section Vermeg]</w:t>
      </w:r>
    </w:p>
    <w:p w:rsidR="00AA24F2" w:rsidRPr="004325ED" w:rsidRDefault="00AA24F2" w:rsidP="00D20058">
      <w:pPr>
        <w:pStyle w:val="Style2"/>
        <w:numPr>
          <w:ilvl w:val="1"/>
          <w:numId w:val="11"/>
        </w:numPr>
        <w:jc w:val="both"/>
      </w:pPr>
      <w:bookmarkStart w:id="24" w:name="_Toc53558524"/>
      <w:bookmarkStart w:id="25" w:name="_Toc129518519"/>
      <w:bookmarkStart w:id="26" w:name="_Toc132075953"/>
      <w:bookmarkStart w:id="27" w:name="_Toc318352122"/>
      <w:bookmarkStart w:id="28" w:name="_Toc319568788"/>
      <w:bookmarkStart w:id="29" w:name="_Toc413249465"/>
      <w:r w:rsidRPr="004325ED">
        <w:t>Références</w:t>
      </w:r>
      <w:bookmarkEnd w:id="24"/>
      <w:bookmarkEnd w:id="25"/>
      <w:bookmarkEnd w:id="26"/>
      <w:bookmarkEnd w:id="27"/>
      <w:bookmarkEnd w:id="28"/>
      <w:bookmarkEnd w:id="29"/>
    </w:p>
    <w:p w:rsidR="00AA24F2" w:rsidRDefault="00AA24F2" w:rsidP="00327A3B">
      <w:pPr>
        <w:spacing w:before="240" w:line="240" w:lineRule="auto"/>
        <w:ind w:right="142"/>
        <w:jc w:val="both"/>
      </w:pPr>
    </w:p>
    <w:p w:rsidR="00D77646" w:rsidRDefault="00D77646" w:rsidP="00327A3B">
      <w:pPr>
        <w:spacing w:before="240" w:line="240" w:lineRule="auto"/>
        <w:ind w:right="142"/>
        <w:jc w:val="both"/>
      </w:pPr>
    </w:p>
    <w:p w:rsidR="00D77646" w:rsidRDefault="00D77646" w:rsidP="00327A3B">
      <w:pPr>
        <w:spacing w:before="240" w:line="240" w:lineRule="auto"/>
        <w:ind w:right="142"/>
        <w:jc w:val="both"/>
      </w:pPr>
    </w:p>
    <w:p w:rsidR="00D77646" w:rsidRDefault="00D77646" w:rsidP="00327A3B">
      <w:pPr>
        <w:spacing w:before="240" w:line="240" w:lineRule="auto"/>
        <w:ind w:right="142"/>
        <w:jc w:val="both"/>
      </w:pPr>
    </w:p>
    <w:p w:rsidR="00D77646" w:rsidRPr="004325ED" w:rsidRDefault="00D77646" w:rsidP="00327A3B">
      <w:pPr>
        <w:spacing w:before="240" w:line="240" w:lineRule="auto"/>
        <w:ind w:right="142"/>
        <w:jc w:val="both"/>
      </w:pPr>
    </w:p>
    <w:p w:rsidR="00AA24F2" w:rsidRPr="004325ED" w:rsidRDefault="00AA24F2" w:rsidP="00D20058">
      <w:pPr>
        <w:pStyle w:val="Style1"/>
        <w:numPr>
          <w:ilvl w:val="0"/>
          <w:numId w:val="11"/>
        </w:numPr>
        <w:jc w:val="both"/>
      </w:pPr>
      <w:bookmarkStart w:id="30" w:name="_Toc319568789"/>
      <w:bookmarkStart w:id="31" w:name="_Toc309214416"/>
      <w:bookmarkStart w:id="32" w:name="_Toc309217953"/>
      <w:bookmarkStart w:id="33" w:name="_Toc318352123"/>
      <w:bookmarkStart w:id="34" w:name="_Toc413249466"/>
      <w:r w:rsidRPr="004325ED">
        <w:lastRenderedPageBreak/>
        <w:t>Diagramme de Flux</w:t>
      </w:r>
      <w:bookmarkEnd w:id="30"/>
      <w:bookmarkEnd w:id="31"/>
      <w:bookmarkEnd w:id="32"/>
      <w:bookmarkEnd w:id="33"/>
      <w:bookmarkEnd w:id="34"/>
    </w:p>
    <w:p w:rsidR="00AA24F2" w:rsidRDefault="00AA24F2" w:rsidP="00D20058">
      <w:pPr>
        <w:pStyle w:val="Style2"/>
        <w:numPr>
          <w:ilvl w:val="1"/>
          <w:numId w:val="11"/>
        </w:numPr>
        <w:jc w:val="both"/>
      </w:pPr>
      <w:bookmarkStart w:id="35" w:name="_Toc309214417"/>
      <w:bookmarkStart w:id="36" w:name="_Toc309217954"/>
      <w:bookmarkStart w:id="37" w:name="_Toc318352124"/>
      <w:bookmarkStart w:id="38" w:name="_Toc319568790"/>
      <w:bookmarkStart w:id="39" w:name="_Toc413249467"/>
      <w:r w:rsidRPr="004325ED">
        <w:t>Description du diagramme des flux :</w:t>
      </w:r>
      <w:bookmarkStart w:id="40" w:name="_Toc309214418"/>
      <w:bookmarkStart w:id="41" w:name="_Toc309217955"/>
      <w:bookmarkStart w:id="42" w:name="_Toc318352125"/>
      <w:bookmarkStart w:id="43" w:name="_Toc319568791"/>
      <w:bookmarkEnd w:id="35"/>
      <w:bookmarkEnd w:id="36"/>
      <w:bookmarkEnd w:id="37"/>
      <w:bookmarkEnd w:id="38"/>
      <w:bookmarkEnd w:id="39"/>
    </w:p>
    <w:p w:rsidR="00AA24F2" w:rsidRDefault="00AA24F2" w:rsidP="00327A3B">
      <w:pPr>
        <w:jc w:val="both"/>
      </w:pPr>
    </w:p>
    <w:p w:rsidR="00AA24F2" w:rsidRDefault="00C14147" w:rsidP="00327A3B">
      <w:pPr>
        <w:jc w:val="both"/>
      </w:pPr>
      <w:r>
        <w:rPr>
          <w:noProof/>
          <w:lang w:eastAsia="fr-FR"/>
        </w:rPr>
        <w:pict>
          <v:shape id="Image 3" o:spid="_x0000_i1026" type="#_x0000_t75" style="width:448.5pt;height:211.5pt;visibility:visible">
            <v:imagedata r:id="rId11" o:title=""/>
          </v:shape>
        </w:pict>
      </w:r>
    </w:p>
    <w:p w:rsidR="00AA24F2" w:rsidRDefault="00C14147" w:rsidP="00327A3B">
      <w:pPr>
        <w:jc w:val="both"/>
      </w:pPr>
      <w:r>
        <w:rPr>
          <w:noProof/>
          <w:lang w:eastAsia="fr-FR"/>
        </w:rPr>
        <w:pict>
          <v:shape id="Picture 1" o:spid="_x0000_i1027" type="#_x0000_t75" alt="CUSTODY FLOW.png" style="width:450.75pt;height:231.75pt;visibility:visible">
            <v:imagedata r:id="rId12" o:title=""/>
          </v:shape>
        </w:pict>
      </w:r>
    </w:p>
    <w:p w:rsidR="00AA24F2" w:rsidRPr="004325ED" w:rsidRDefault="00AA24F2" w:rsidP="00D20058">
      <w:pPr>
        <w:pStyle w:val="Style2"/>
        <w:numPr>
          <w:ilvl w:val="1"/>
          <w:numId w:val="11"/>
        </w:numPr>
        <w:jc w:val="both"/>
      </w:pPr>
      <w:bookmarkStart w:id="44" w:name="_Toc413249468"/>
      <w:r w:rsidRPr="004325ED">
        <w:t>Liste des acteurs :</w:t>
      </w:r>
      <w:bookmarkEnd w:id="40"/>
      <w:bookmarkEnd w:id="41"/>
      <w:bookmarkEnd w:id="42"/>
      <w:bookmarkEnd w:id="43"/>
      <w:bookmarkEnd w:id="44"/>
    </w:p>
    <w:p w:rsidR="00AA24F2" w:rsidRDefault="00AA24F2" w:rsidP="00D20058">
      <w:pPr>
        <w:pStyle w:val="ListParagraph"/>
        <w:numPr>
          <w:ilvl w:val="0"/>
          <w:numId w:val="10"/>
        </w:numPr>
        <w:spacing w:before="240" w:after="240" w:line="240" w:lineRule="auto"/>
        <w:ind w:right="142"/>
        <w:jc w:val="both"/>
        <w:rPr>
          <w:lang w:eastAsia="fr-FR"/>
        </w:rPr>
      </w:pPr>
      <w:r w:rsidRPr="004325ED">
        <w:rPr>
          <w:lang w:eastAsia="fr-FR"/>
        </w:rPr>
        <w:t>Description détaillée de chaque acteur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1447"/>
        <w:gridCol w:w="7841"/>
      </w:tblGrid>
      <w:tr w:rsidR="00AA24F2" w:rsidRPr="001A11C8" w:rsidTr="00BA7060">
        <w:tc>
          <w:tcPr>
            <w:tcW w:w="1210" w:type="dxa"/>
            <w:shd w:val="clear" w:color="auto" w:fill="D9D9D9"/>
          </w:tcPr>
          <w:p w:rsidR="00AA24F2" w:rsidRPr="004325ED" w:rsidRDefault="00AA24F2" w:rsidP="00327A3B">
            <w:pPr>
              <w:pStyle w:val="Texte"/>
              <w:rPr>
                <w:b/>
              </w:rPr>
            </w:pPr>
            <w:r w:rsidRPr="004325ED">
              <w:rPr>
                <w:b/>
              </w:rPr>
              <w:t>Acteurs</w:t>
            </w:r>
          </w:p>
        </w:tc>
        <w:tc>
          <w:tcPr>
            <w:tcW w:w="8078" w:type="dxa"/>
            <w:shd w:val="clear" w:color="auto" w:fill="D9D9D9"/>
          </w:tcPr>
          <w:p w:rsidR="00AA24F2" w:rsidRPr="004325ED" w:rsidRDefault="00AA24F2" w:rsidP="00327A3B">
            <w:pPr>
              <w:pStyle w:val="Texte"/>
              <w:rPr>
                <w:b/>
              </w:rPr>
            </w:pPr>
            <w:r w:rsidRPr="004325ED">
              <w:rPr>
                <w:b/>
              </w:rPr>
              <w:t>Description</w:t>
            </w:r>
          </w:p>
        </w:tc>
      </w:tr>
      <w:tr w:rsidR="00AA24F2" w:rsidRPr="001A11C8" w:rsidTr="00937CB5">
        <w:tc>
          <w:tcPr>
            <w:tcW w:w="1210" w:type="dxa"/>
          </w:tcPr>
          <w:p w:rsidR="00AA24F2" w:rsidRPr="001A11C8" w:rsidRDefault="00AA24F2" w:rsidP="00327A3B">
            <w:pPr>
              <w:jc w:val="both"/>
              <w:rPr>
                <w:lang w:eastAsia="fr-FR"/>
              </w:rPr>
            </w:pPr>
            <w:r w:rsidRPr="001A11C8">
              <w:rPr>
                <w:lang w:eastAsia="fr-FR"/>
              </w:rPr>
              <w:t>Client</w:t>
            </w:r>
          </w:p>
        </w:tc>
        <w:tc>
          <w:tcPr>
            <w:tcW w:w="8078" w:type="dxa"/>
          </w:tcPr>
          <w:p w:rsidR="00AA24F2" w:rsidRPr="001A11C8" w:rsidRDefault="00AA24F2" w:rsidP="00327A3B">
            <w:pPr>
              <w:jc w:val="both"/>
              <w:rPr>
                <w:lang w:eastAsia="fr-FR"/>
              </w:rPr>
            </w:pPr>
            <w:r w:rsidRPr="001A11C8">
              <w:rPr>
                <w:lang w:eastAsia="fr-FR"/>
              </w:rPr>
              <w:t>Client d’AWB</w:t>
            </w:r>
          </w:p>
        </w:tc>
      </w:tr>
      <w:tr w:rsidR="00AA24F2" w:rsidRPr="001A11C8" w:rsidTr="00937CB5">
        <w:tc>
          <w:tcPr>
            <w:tcW w:w="1210" w:type="dxa"/>
          </w:tcPr>
          <w:p w:rsidR="00AA24F2" w:rsidRPr="001A11C8" w:rsidRDefault="00AA24F2" w:rsidP="00327A3B">
            <w:pPr>
              <w:jc w:val="both"/>
              <w:rPr>
                <w:lang w:eastAsia="fr-FR"/>
              </w:rPr>
            </w:pPr>
            <w:r w:rsidRPr="001A11C8">
              <w:rPr>
                <w:lang w:eastAsia="fr-FR"/>
              </w:rPr>
              <w:t>Dépositaire</w:t>
            </w:r>
          </w:p>
        </w:tc>
        <w:tc>
          <w:tcPr>
            <w:tcW w:w="8078" w:type="dxa"/>
          </w:tcPr>
          <w:p w:rsidR="00AA24F2" w:rsidRPr="001A11C8" w:rsidRDefault="00AA24F2" w:rsidP="00327A3B">
            <w:pPr>
              <w:jc w:val="both"/>
              <w:rPr>
                <w:lang w:eastAsia="fr-FR"/>
              </w:rPr>
            </w:pPr>
            <w:r w:rsidRPr="001A11C8">
              <w:rPr>
                <w:lang w:eastAsia="fr-FR"/>
              </w:rPr>
              <w:t>Dépositaire de l’instruction règlement livraison</w:t>
            </w:r>
          </w:p>
        </w:tc>
      </w:tr>
      <w:tr w:rsidR="00AA24F2" w:rsidRPr="001A11C8" w:rsidTr="00937CB5">
        <w:tc>
          <w:tcPr>
            <w:tcW w:w="1210" w:type="dxa"/>
          </w:tcPr>
          <w:p w:rsidR="00AA24F2" w:rsidRPr="001A11C8" w:rsidRDefault="00AA24F2" w:rsidP="00327A3B">
            <w:pPr>
              <w:jc w:val="both"/>
              <w:rPr>
                <w:lang w:eastAsia="fr-FR"/>
              </w:rPr>
            </w:pPr>
            <w:r w:rsidRPr="001A11C8">
              <w:rPr>
                <w:lang w:eastAsia="fr-FR"/>
              </w:rPr>
              <w:t>Fund Settle</w:t>
            </w:r>
          </w:p>
        </w:tc>
        <w:tc>
          <w:tcPr>
            <w:tcW w:w="8078" w:type="dxa"/>
          </w:tcPr>
          <w:p w:rsidR="00AA24F2" w:rsidRPr="001A11C8" w:rsidRDefault="00AA24F2" w:rsidP="00413C24">
            <w:pPr>
              <w:jc w:val="both"/>
              <w:rPr>
                <w:lang w:eastAsia="fr-FR"/>
              </w:rPr>
            </w:pPr>
            <w:r>
              <w:rPr>
                <w:lang w:eastAsia="fr-FR"/>
              </w:rPr>
              <w:t xml:space="preserve">Dépositaire </w:t>
            </w:r>
            <w:r w:rsidRPr="001A11C8">
              <w:rPr>
                <w:lang w:eastAsia="fr-FR"/>
              </w:rPr>
              <w:t>d’Euroclear pour la gestion des ordres et instruction portant sur les OPCVM</w:t>
            </w:r>
          </w:p>
        </w:tc>
      </w:tr>
      <w:tr w:rsidR="00AA24F2" w:rsidRPr="001A11C8" w:rsidTr="00937CB5">
        <w:tc>
          <w:tcPr>
            <w:tcW w:w="1210" w:type="dxa"/>
          </w:tcPr>
          <w:p w:rsidR="00AA24F2" w:rsidRPr="001A11C8" w:rsidRDefault="00AA24F2" w:rsidP="00327A3B">
            <w:pPr>
              <w:jc w:val="both"/>
              <w:rPr>
                <w:lang w:eastAsia="fr-FR"/>
              </w:rPr>
            </w:pPr>
            <w:r w:rsidRPr="001A11C8">
              <w:rPr>
                <w:lang w:eastAsia="fr-FR"/>
              </w:rPr>
              <w:t>SDGR</w:t>
            </w:r>
          </w:p>
        </w:tc>
        <w:tc>
          <w:tcPr>
            <w:tcW w:w="8078" w:type="dxa"/>
          </w:tcPr>
          <w:p w:rsidR="00AA24F2" w:rsidRPr="001A11C8" w:rsidRDefault="00AA24F2" w:rsidP="00327A3B">
            <w:pPr>
              <w:jc w:val="both"/>
              <w:rPr>
                <w:lang w:eastAsia="fr-FR"/>
              </w:rPr>
            </w:pPr>
            <w:r w:rsidRPr="001A11C8">
              <w:rPr>
                <w:lang w:eastAsia="fr-FR"/>
              </w:rPr>
              <w:t>Système de gestion de la réservation</w:t>
            </w:r>
          </w:p>
        </w:tc>
      </w:tr>
      <w:tr w:rsidR="00AA24F2" w:rsidRPr="001A11C8" w:rsidTr="00937CB5">
        <w:tc>
          <w:tcPr>
            <w:tcW w:w="1210" w:type="dxa"/>
          </w:tcPr>
          <w:p w:rsidR="00AA24F2" w:rsidRPr="001A11C8" w:rsidRDefault="00AA24F2" w:rsidP="00327A3B">
            <w:pPr>
              <w:jc w:val="both"/>
              <w:rPr>
                <w:lang w:eastAsia="fr-FR"/>
              </w:rPr>
            </w:pPr>
            <w:r w:rsidRPr="001A11C8">
              <w:rPr>
                <w:lang w:eastAsia="fr-FR"/>
              </w:rPr>
              <w:t>MegaCustody</w:t>
            </w:r>
          </w:p>
        </w:tc>
        <w:tc>
          <w:tcPr>
            <w:tcW w:w="8078" w:type="dxa"/>
          </w:tcPr>
          <w:p w:rsidR="00AA24F2" w:rsidRPr="001A11C8" w:rsidRDefault="00AA24F2" w:rsidP="00327A3B">
            <w:pPr>
              <w:jc w:val="both"/>
              <w:rPr>
                <w:lang w:eastAsia="fr-FR"/>
              </w:rPr>
            </w:pPr>
            <w:r w:rsidRPr="001A11C8">
              <w:rPr>
                <w:lang w:eastAsia="fr-FR"/>
              </w:rPr>
              <w:t>Module Megara dédié à l’activité règlement livraison</w:t>
            </w:r>
          </w:p>
        </w:tc>
      </w:tr>
    </w:tbl>
    <w:p w:rsidR="00AA24F2" w:rsidRPr="004325ED" w:rsidRDefault="00AA24F2" w:rsidP="00D20058">
      <w:pPr>
        <w:pStyle w:val="Style2"/>
        <w:numPr>
          <w:ilvl w:val="1"/>
          <w:numId w:val="11"/>
        </w:numPr>
        <w:jc w:val="both"/>
      </w:pPr>
      <w:bookmarkStart w:id="45" w:name="_Toc309214419"/>
      <w:bookmarkStart w:id="46" w:name="_Toc309217956"/>
      <w:bookmarkStart w:id="47" w:name="_Toc318352126"/>
      <w:bookmarkStart w:id="48" w:name="_Toc319568792"/>
      <w:bookmarkStart w:id="49" w:name="_Toc413249469"/>
      <w:r w:rsidRPr="004325ED">
        <w:lastRenderedPageBreak/>
        <w:t>Liste des flux :</w:t>
      </w:r>
      <w:bookmarkEnd w:id="45"/>
      <w:bookmarkEnd w:id="46"/>
      <w:bookmarkEnd w:id="47"/>
      <w:bookmarkEnd w:id="48"/>
      <w:bookmarkEnd w:id="49"/>
    </w:p>
    <w:p w:rsidR="00AA24F2" w:rsidRPr="004325ED" w:rsidRDefault="00AA24F2" w:rsidP="00D20058">
      <w:pPr>
        <w:pStyle w:val="ListParagraph"/>
        <w:numPr>
          <w:ilvl w:val="0"/>
          <w:numId w:val="10"/>
        </w:numPr>
        <w:spacing w:before="240" w:after="240" w:line="240" w:lineRule="auto"/>
        <w:ind w:right="142"/>
        <w:jc w:val="both"/>
        <w:rPr>
          <w:lang w:eastAsia="fr-FR"/>
        </w:rPr>
      </w:pPr>
      <w:r w:rsidRPr="004325ED">
        <w:rPr>
          <w:lang w:eastAsia="fr-FR"/>
        </w:rPr>
        <w:t>Description détaillée de chaque flux échangé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917"/>
        <w:gridCol w:w="2026"/>
        <w:gridCol w:w="6345"/>
      </w:tblGrid>
      <w:tr w:rsidR="00AA24F2" w:rsidRPr="001A11C8" w:rsidTr="00380E37">
        <w:tc>
          <w:tcPr>
            <w:tcW w:w="917" w:type="dxa"/>
            <w:shd w:val="clear" w:color="auto" w:fill="D9D9D9"/>
          </w:tcPr>
          <w:p w:rsidR="00AA24F2" w:rsidRPr="004325ED" w:rsidRDefault="00AA24F2" w:rsidP="00327A3B">
            <w:pPr>
              <w:pStyle w:val="Texte"/>
              <w:rPr>
                <w:b/>
              </w:rPr>
            </w:pPr>
            <w:r w:rsidRPr="004325ED">
              <w:rPr>
                <w:b/>
              </w:rPr>
              <w:t>Flux</w:t>
            </w:r>
          </w:p>
        </w:tc>
        <w:tc>
          <w:tcPr>
            <w:tcW w:w="2026" w:type="dxa"/>
            <w:shd w:val="clear" w:color="auto" w:fill="D9D9D9"/>
          </w:tcPr>
          <w:p w:rsidR="00AA24F2" w:rsidRPr="004325ED" w:rsidRDefault="00AA24F2" w:rsidP="00327A3B">
            <w:pPr>
              <w:pStyle w:val="Texte"/>
              <w:rPr>
                <w:b/>
              </w:rPr>
            </w:pPr>
            <w:r w:rsidRPr="004325ED">
              <w:rPr>
                <w:b/>
              </w:rPr>
              <w:t>Type</w:t>
            </w:r>
          </w:p>
        </w:tc>
        <w:tc>
          <w:tcPr>
            <w:tcW w:w="6345" w:type="dxa"/>
            <w:shd w:val="clear" w:color="auto" w:fill="D9D9D9"/>
          </w:tcPr>
          <w:p w:rsidR="00AA24F2" w:rsidRPr="004325ED" w:rsidRDefault="00AA24F2" w:rsidP="00327A3B">
            <w:pPr>
              <w:pStyle w:val="Texte"/>
              <w:rPr>
                <w:b/>
              </w:rPr>
            </w:pPr>
            <w:r w:rsidRPr="004325ED">
              <w:rPr>
                <w:b/>
              </w:rPr>
              <w:t>Description</w:t>
            </w:r>
          </w:p>
        </w:tc>
      </w:tr>
      <w:tr w:rsidR="00AA24F2" w:rsidRPr="001A11C8" w:rsidTr="00380E37">
        <w:tc>
          <w:tcPr>
            <w:tcW w:w="917" w:type="dxa"/>
          </w:tcPr>
          <w:p w:rsidR="00AA24F2" w:rsidRPr="001A11C8" w:rsidRDefault="00AA24F2" w:rsidP="00327A3B">
            <w:pPr>
              <w:jc w:val="both"/>
              <w:rPr>
                <w:lang w:eastAsia="fr-FR"/>
              </w:rPr>
            </w:pPr>
            <w:r w:rsidRPr="001A11C8">
              <w:rPr>
                <w:lang w:eastAsia="fr-FR"/>
              </w:rPr>
              <w:t>3-</w:t>
            </w:r>
          </w:p>
        </w:tc>
        <w:tc>
          <w:tcPr>
            <w:tcW w:w="2026" w:type="dxa"/>
          </w:tcPr>
          <w:p w:rsidR="00AA24F2" w:rsidRPr="001A11C8" w:rsidRDefault="00AA24F2" w:rsidP="00327A3B">
            <w:pPr>
              <w:jc w:val="both"/>
              <w:rPr>
                <w:lang w:eastAsia="fr-FR"/>
              </w:rPr>
            </w:pPr>
            <w:r w:rsidRPr="001A11C8">
              <w:rPr>
                <w:lang w:eastAsia="fr-FR"/>
              </w:rPr>
              <w:t>Sortant</w:t>
            </w:r>
          </w:p>
        </w:tc>
        <w:tc>
          <w:tcPr>
            <w:tcW w:w="6345" w:type="dxa"/>
          </w:tcPr>
          <w:p w:rsidR="00AA24F2" w:rsidRPr="001A11C8" w:rsidRDefault="00AA24F2" w:rsidP="002715A7">
            <w:pPr>
              <w:jc w:val="both"/>
              <w:rPr>
                <w:lang w:eastAsia="fr-FR"/>
              </w:rPr>
            </w:pPr>
            <w:r w:rsidRPr="001A11C8">
              <w:rPr>
                <w:lang w:eastAsia="fr-FR"/>
              </w:rPr>
              <w:t>Génération de l’</w:t>
            </w:r>
            <w:r>
              <w:rPr>
                <w:lang w:eastAsia="fr-FR"/>
              </w:rPr>
              <w:t>I</w:t>
            </w:r>
            <w:r w:rsidRPr="001A11C8">
              <w:rPr>
                <w:lang w:eastAsia="fr-FR"/>
              </w:rPr>
              <w:t>RL au Dépositaire : MT54X : 540 – 541 – 542 – 543</w:t>
            </w:r>
          </w:p>
        </w:tc>
      </w:tr>
      <w:tr w:rsidR="00AA24F2" w:rsidRPr="001A11C8" w:rsidTr="00380E37">
        <w:tc>
          <w:tcPr>
            <w:tcW w:w="917" w:type="dxa"/>
          </w:tcPr>
          <w:p w:rsidR="00AA24F2" w:rsidRPr="001A11C8" w:rsidRDefault="00AA24F2" w:rsidP="00327A3B">
            <w:pPr>
              <w:jc w:val="both"/>
              <w:rPr>
                <w:lang w:eastAsia="fr-FR"/>
              </w:rPr>
            </w:pPr>
            <w:r w:rsidRPr="001A11C8">
              <w:rPr>
                <w:lang w:eastAsia="fr-FR"/>
              </w:rPr>
              <w:t>4-</w:t>
            </w:r>
          </w:p>
        </w:tc>
        <w:tc>
          <w:tcPr>
            <w:tcW w:w="2026" w:type="dxa"/>
          </w:tcPr>
          <w:p w:rsidR="00AA24F2" w:rsidRPr="001A11C8" w:rsidRDefault="00AA24F2" w:rsidP="00327A3B">
            <w:pPr>
              <w:jc w:val="both"/>
              <w:rPr>
                <w:lang w:eastAsia="fr-FR"/>
              </w:rPr>
            </w:pPr>
            <w:r w:rsidRPr="001A11C8">
              <w:rPr>
                <w:lang w:eastAsia="fr-FR"/>
              </w:rPr>
              <w:t>Entrant</w:t>
            </w:r>
          </w:p>
        </w:tc>
        <w:tc>
          <w:tcPr>
            <w:tcW w:w="6345" w:type="dxa"/>
          </w:tcPr>
          <w:p w:rsidR="00AA24F2" w:rsidRPr="001A11C8" w:rsidRDefault="00AA24F2" w:rsidP="00327A3B">
            <w:pPr>
              <w:jc w:val="both"/>
              <w:rPr>
                <w:lang w:eastAsia="fr-FR"/>
              </w:rPr>
            </w:pPr>
            <w:r w:rsidRPr="001A11C8">
              <w:rPr>
                <w:lang w:eastAsia="fr-FR"/>
              </w:rPr>
              <w:t>Réception de l’appariement : MT548</w:t>
            </w:r>
          </w:p>
        </w:tc>
      </w:tr>
      <w:tr w:rsidR="00AA24F2" w:rsidRPr="001A11C8" w:rsidTr="00380E37">
        <w:tc>
          <w:tcPr>
            <w:tcW w:w="917" w:type="dxa"/>
          </w:tcPr>
          <w:p w:rsidR="00AA24F2" w:rsidRPr="001A11C8" w:rsidRDefault="00AA24F2" w:rsidP="00327A3B">
            <w:pPr>
              <w:jc w:val="both"/>
              <w:rPr>
                <w:lang w:eastAsia="fr-FR"/>
              </w:rPr>
            </w:pPr>
            <w:r w:rsidRPr="001A11C8">
              <w:rPr>
                <w:lang w:eastAsia="fr-FR"/>
              </w:rPr>
              <w:t>6-</w:t>
            </w:r>
          </w:p>
        </w:tc>
        <w:tc>
          <w:tcPr>
            <w:tcW w:w="2026" w:type="dxa"/>
          </w:tcPr>
          <w:p w:rsidR="00AA24F2" w:rsidRPr="001A11C8" w:rsidRDefault="00AA24F2" w:rsidP="00327A3B">
            <w:pPr>
              <w:jc w:val="both"/>
              <w:rPr>
                <w:lang w:eastAsia="fr-FR"/>
              </w:rPr>
            </w:pPr>
            <w:r w:rsidRPr="001A11C8">
              <w:rPr>
                <w:lang w:eastAsia="fr-FR"/>
              </w:rPr>
              <w:t>Sortant</w:t>
            </w:r>
          </w:p>
        </w:tc>
        <w:tc>
          <w:tcPr>
            <w:tcW w:w="6345" w:type="dxa"/>
          </w:tcPr>
          <w:p w:rsidR="00AA24F2" w:rsidRPr="001A11C8" w:rsidRDefault="00AA24F2" w:rsidP="00327A3B">
            <w:pPr>
              <w:jc w:val="both"/>
              <w:rPr>
                <w:lang w:eastAsia="fr-FR"/>
              </w:rPr>
            </w:pPr>
            <w:r w:rsidRPr="001A11C8">
              <w:rPr>
                <w:lang w:eastAsia="fr-FR"/>
              </w:rPr>
              <w:t>Génération de l’appariement : MT548</w:t>
            </w:r>
          </w:p>
        </w:tc>
      </w:tr>
      <w:tr w:rsidR="00AA24F2" w:rsidRPr="001A11C8" w:rsidTr="00380E37">
        <w:tc>
          <w:tcPr>
            <w:tcW w:w="917" w:type="dxa"/>
          </w:tcPr>
          <w:p w:rsidR="00AA24F2" w:rsidRPr="001A11C8" w:rsidRDefault="00AA24F2" w:rsidP="00327A3B">
            <w:pPr>
              <w:jc w:val="both"/>
              <w:rPr>
                <w:lang w:eastAsia="fr-FR"/>
              </w:rPr>
            </w:pPr>
            <w:r w:rsidRPr="001A11C8">
              <w:rPr>
                <w:lang w:eastAsia="fr-FR"/>
              </w:rPr>
              <w:t>7-</w:t>
            </w:r>
          </w:p>
        </w:tc>
        <w:tc>
          <w:tcPr>
            <w:tcW w:w="2026" w:type="dxa"/>
          </w:tcPr>
          <w:p w:rsidR="00AA24F2" w:rsidRPr="001A11C8" w:rsidRDefault="00AA24F2" w:rsidP="00327A3B">
            <w:pPr>
              <w:jc w:val="both"/>
              <w:rPr>
                <w:lang w:eastAsia="fr-FR"/>
              </w:rPr>
            </w:pPr>
            <w:r w:rsidRPr="001A11C8">
              <w:rPr>
                <w:lang w:eastAsia="fr-FR"/>
              </w:rPr>
              <w:t>Entrant</w:t>
            </w:r>
          </w:p>
        </w:tc>
        <w:tc>
          <w:tcPr>
            <w:tcW w:w="6345" w:type="dxa"/>
          </w:tcPr>
          <w:p w:rsidR="00AA24F2" w:rsidRPr="001A11C8" w:rsidRDefault="00AA24F2" w:rsidP="00327A3B">
            <w:pPr>
              <w:jc w:val="both"/>
              <w:rPr>
                <w:lang w:eastAsia="fr-FR"/>
              </w:rPr>
            </w:pPr>
            <w:r w:rsidRPr="001A11C8">
              <w:rPr>
                <w:lang w:eastAsia="fr-FR"/>
              </w:rPr>
              <w:t>Réception du dénouement : MT54Y: 544 – 545 – 546 – 547</w:t>
            </w:r>
          </w:p>
        </w:tc>
      </w:tr>
      <w:tr w:rsidR="00AA24F2" w:rsidRPr="001A11C8" w:rsidTr="00380E37">
        <w:tc>
          <w:tcPr>
            <w:tcW w:w="917" w:type="dxa"/>
          </w:tcPr>
          <w:p w:rsidR="00AA24F2" w:rsidRPr="001A11C8" w:rsidRDefault="00AA24F2" w:rsidP="00327A3B">
            <w:pPr>
              <w:jc w:val="both"/>
              <w:rPr>
                <w:lang w:eastAsia="fr-FR"/>
              </w:rPr>
            </w:pPr>
            <w:r w:rsidRPr="001A11C8">
              <w:rPr>
                <w:lang w:eastAsia="fr-FR"/>
              </w:rPr>
              <w:t>9-</w:t>
            </w:r>
          </w:p>
        </w:tc>
        <w:tc>
          <w:tcPr>
            <w:tcW w:w="2026" w:type="dxa"/>
          </w:tcPr>
          <w:p w:rsidR="00AA24F2" w:rsidRPr="001A11C8" w:rsidRDefault="00AA24F2" w:rsidP="00327A3B">
            <w:pPr>
              <w:jc w:val="both"/>
              <w:rPr>
                <w:lang w:eastAsia="fr-FR"/>
              </w:rPr>
            </w:pPr>
            <w:r w:rsidRPr="001A11C8">
              <w:rPr>
                <w:lang w:eastAsia="fr-FR"/>
              </w:rPr>
              <w:t>Sortant</w:t>
            </w:r>
          </w:p>
        </w:tc>
        <w:tc>
          <w:tcPr>
            <w:tcW w:w="6345" w:type="dxa"/>
          </w:tcPr>
          <w:p w:rsidR="00AA24F2" w:rsidRPr="001A11C8" w:rsidRDefault="00AA24F2" w:rsidP="00327A3B">
            <w:pPr>
              <w:jc w:val="both"/>
              <w:rPr>
                <w:lang w:eastAsia="fr-FR"/>
              </w:rPr>
            </w:pPr>
            <w:r w:rsidRPr="001A11C8">
              <w:rPr>
                <w:lang w:eastAsia="fr-FR"/>
              </w:rPr>
              <w:t>Génération du dénouement : MT54Y: 544 – 545 – 546 – 547</w:t>
            </w:r>
            <w:r>
              <w:rPr>
                <w:lang w:eastAsia="fr-FR"/>
              </w:rPr>
              <w:t xml:space="preserve"> pour les clients Swift</w:t>
            </w:r>
          </w:p>
        </w:tc>
      </w:tr>
      <w:tr w:rsidR="00AA24F2" w:rsidRPr="001A11C8" w:rsidTr="00380E37">
        <w:tc>
          <w:tcPr>
            <w:tcW w:w="917" w:type="dxa"/>
          </w:tcPr>
          <w:p w:rsidR="00AA24F2" w:rsidRPr="001A11C8" w:rsidRDefault="00AA24F2" w:rsidP="00327A3B">
            <w:pPr>
              <w:jc w:val="both"/>
              <w:rPr>
                <w:lang w:eastAsia="fr-FR"/>
              </w:rPr>
            </w:pPr>
            <w:r>
              <w:rPr>
                <w:lang w:eastAsia="fr-FR"/>
              </w:rPr>
              <w:t>10</w:t>
            </w:r>
          </w:p>
        </w:tc>
        <w:tc>
          <w:tcPr>
            <w:tcW w:w="2026" w:type="dxa"/>
          </w:tcPr>
          <w:p w:rsidR="00AA24F2" w:rsidRPr="001A11C8" w:rsidRDefault="00AA24F2" w:rsidP="00327A3B">
            <w:pPr>
              <w:jc w:val="both"/>
              <w:rPr>
                <w:lang w:eastAsia="fr-FR"/>
              </w:rPr>
            </w:pPr>
            <w:r>
              <w:rPr>
                <w:lang w:eastAsia="fr-FR"/>
              </w:rPr>
              <w:t>Sortant</w:t>
            </w:r>
          </w:p>
        </w:tc>
        <w:tc>
          <w:tcPr>
            <w:tcW w:w="6345" w:type="dxa"/>
          </w:tcPr>
          <w:p w:rsidR="00AA24F2" w:rsidRPr="001A11C8" w:rsidRDefault="00AA24F2" w:rsidP="00327A3B">
            <w:pPr>
              <w:jc w:val="both"/>
              <w:rPr>
                <w:lang w:eastAsia="fr-FR"/>
              </w:rPr>
            </w:pPr>
            <w:r>
              <w:rPr>
                <w:lang w:eastAsia="fr-FR"/>
              </w:rPr>
              <w:t>Avis de confirmation de dénouement (Template à fournir) pour les clients non-Swift</w:t>
            </w:r>
          </w:p>
        </w:tc>
      </w:tr>
    </w:tbl>
    <w:p w:rsidR="00AA24F2" w:rsidRPr="00754B4B" w:rsidRDefault="00AA24F2" w:rsidP="00327A3B">
      <w:pPr>
        <w:jc w:val="both"/>
        <w:rPr>
          <w:rFonts w:cs="Times New Roman"/>
          <w:b/>
          <w:bCs/>
          <w:i/>
          <w:caps/>
          <w:color w:val="404040"/>
          <w:sz w:val="20"/>
          <w:szCs w:val="20"/>
        </w:rPr>
      </w:pPr>
      <w:bookmarkStart w:id="50" w:name="_Toc318352127"/>
      <w:bookmarkStart w:id="51" w:name="_Toc319568793"/>
      <w:r>
        <w:br w:type="page"/>
      </w:r>
      <w:r w:rsidRPr="00754B4B">
        <w:rPr>
          <w:b/>
          <w:i/>
          <w:sz w:val="20"/>
          <w:szCs w:val="20"/>
        </w:rPr>
        <w:lastRenderedPageBreak/>
        <w:t>[Début Section Vermeg]</w:t>
      </w:r>
    </w:p>
    <w:p w:rsidR="00AA24F2" w:rsidRPr="002C4D43" w:rsidRDefault="00AA24F2" w:rsidP="00D20058">
      <w:pPr>
        <w:pStyle w:val="Style1"/>
        <w:numPr>
          <w:ilvl w:val="0"/>
          <w:numId w:val="11"/>
        </w:numPr>
        <w:jc w:val="both"/>
        <w:rPr>
          <w:color w:val="auto"/>
        </w:rPr>
      </w:pPr>
      <w:bookmarkStart w:id="52" w:name="_Toc413249470"/>
      <w:r w:rsidRPr="002C4D43">
        <w:rPr>
          <w:color w:val="auto"/>
        </w:rPr>
        <w:t>Processus Metier</w:t>
      </w:r>
      <w:bookmarkEnd w:id="52"/>
    </w:p>
    <w:p w:rsidR="00AA24F2" w:rsidRDefault="00AA24F2" w:rsidP="00327A3B">
      <w:pPr>
        <w:spacing w:before="240" w:after="240" w:line="240" w:lineRule="auto"/>
        <w:ind w:right="142"/>
        <w:jc w:val="both"/>
      </w:pPr>
      <w:r>
        <w:t>Les processus mis en valeurs dans ce document sont ceux relatifs à la gestion des instructions de règlement livraison pour le marché étranger, ils peuvent porter sur les actions, obligations, droits ou OPCVM.</w:t>
      </w:r>
    </w:p>
    <w:p w:rsidR="00AA24F2" w:rsidRDefault="00AA24F2" w:rsidP="00327A3B">
      <w:pPr>
        <w:spacing w:before="240" w:after="240" w:line="240" w:lineRule="auto"/>
        <w:ind w:right="142"/>
        <w:jc w:val="both"/>
      </w:pPr>
      <w:r>
        <w:t>Tout le traitement des instructions de règlement livraison pour le marché étranger dans Megara est assimilé à de l'OTC et ce, indépendamment de type de la valeur et de sa cotation sur le marché étranger.</w:t>
      </w:r>
    </w:p>
    <w:p w:rsidR="00AA24F2" w:rsidRDefault="00AA24F2" w:rsidP="00327A3B">
      <w:pPr>
        <w:spacing w:before="240" w:after="240" w:line="240" w:lineRule="auto"/>
        <w:ind w:right="142"/>
        <w:jc w:val="both"/>
      </w:pPr>
      <w:r>
        <w:t>Les instructions sont crées manuellement dans MegaCustody Les fonctionnalités qui sont gérées par le module de règlement livraison sont :</w:t>
      </w:r>
    </w:p>
    <w:p w:rsidR="00AA24F2" w:rsidRDefault="00AA24F2" w:rsidP="00D20058">
      <w:pPr>
        <w:pStyle w:val="ListParagraph"/>
        <w:numPr>
          <w:ilvl w:val="0"/>
          <w:numId w:val="14"/>
        </w:numPr>
        <w:spacing w:before="240" w:after="240" w:line="240" w:lineRule="auto"/>
        <w:ind w:right="142"/>
        <w:jc w:val="both"/>
      </w:pPr>
      <w:r>
        <w:t>La création, modification et annulation de l’instruction client.</w:t>
      </w:r>
    </w:p>
    <w:p w:rsidR="00AA24F2" w:rsidRDefault="00AA24F2" w:rsidP="00D20058">
      <w:pPr>
        <w:pStyle w:val="ListParagraph"/>
        <w:numPr>
          <w:ilvl w:val="0"/>
          <w:numId w:val="14"/>
        </w:numPr>
        <w:spacing w:before="240" w:after="240" w:line="240" w:lineRule="auto"/>
        <w:ind w:right="142"/>
        <w:jc w:val="both"/>
      </w:pPr>
      <w:r>
        <w:t>La gestion des données de l’instruction.</w:t>
      </w:r>
    </w:p>
    <w:p w:rsidR="00AA24F2" w:rsidRDefault="00AA24F2" w:rsidP="00D20058">
      <w:pPr>
        <w:pStyle w:val="ListParagraph"/>
        <w:numPr>
          <w:ilvl w:val="0"/>
          <w:numId w:val="14"/>
        </w:numPr>
        <w:spacing w:before="240" w:after="240" w:line="240" w:lineRule="auto"/>
        <w:ind w:right="142"/>
        <w:jc w:val="both"/>
      </w:pPr>
      <w:r>
        <w:t>La gestion des règles de contrôle.</w:t>
      </w:r>
    </w:p>
    <w:p w:rsidR="00AA24F2" w:rsidRDefault="00AA24F2" w:rsidP="00D20058">
      <w:pPr>
        <w:pStyle w:val="ListParagraph"/>
        <w:numPr>
          <w:ilvl w:val="0"/>
          <w:numId w:val="14"/>
        </w:numPr>
        <w:spacing w:before="240" w:after="240" w:line="240" w:lineRule="auto"/>
        <w:ind w:right="142"/>
        <w:jc w:val="both"/>
      </w:pPr>
      <w:r>
        <w:t>La gestion du contrôle de provision titre et espèce.</w:t>
      </w:r>
    </w:p>
    <w:p w:rsidR="00AA24F2" w:rsidRDefault="00AA24F2" w:rsidP="00D20058">
      <w:pPr>
        <w:pStyle w:val="ListParagraph"/>
        <w:numPr>
          <w:ilvl w:val="0"/>
          <w:numId w:val="14"/>
        </w:numPr>
        <w:spacing w:before="240" w:after="240" w:line="240" w:lineRule="auto"/>
        <w:ind w:right="142"/>
        <w:jc w:val="both"/>
      </w:pPr>
      <w:r>
        <w:t>La gestion des règles de frais.</w:t>
      </w:r>
    </w:p>
    <w:p w:rsidR="00AA24F2" w:rsidRDefault="00AA24F2" w:rsidP="00D20058">
      <w:pPr>
        <w:pStyle w:val="ListParagraph"/>
        <w:numPr>
          <w:ilvl w:val="0"/>
          <w:numId w:val="14"/>
        </w:numPr>
        <w:spacing w:before="240" w:after="240" w:line="240" w:lineRule="auto"/>
        <w:ind w:right="142"/>
        <w:jc w:val="both"/>
      </w:pPr>
      <w:r>
        <w:t>La gestion des notifications : Swift + Rapport PDF.</w:t>
      </w:r>
    </w:p>
    <w:p w:rsidR="00AA24F2" w:rsidRDefault="00AA24F2" w:rsidP="00D20058">
      <w:pPr>
        <w:pStyle w:val="ListParagraph"/>
        <w:numPr>
          <w:ilvl w:val="0"/>
          <w:numId w:val="14"/>
        </w:numPr>
        <w:spacing w:before="240" w:after="240" w:line="240" w:lineRule="auto"/>
        <w:ind w:right="142"/>
        <w:jc w:val="both"/>
      </w:pPr>
      <w:r>
        <w:t>La gestion de l’appariement.</w:t>
      </w:r>
    </w:p>
    <w:p w:rsidR="00AA24F2" w:rsidRDefault="00AA24F2" w:rsidP="00D20058">
      <w:pPr>
        <w:pStyle w:val="ListParagraph"/>
        <w:numPr>
          <w:ilvl w:val="0"/>
          <w:numId w:val="14"/>
        </w:numPr>
        <w:spacing w:before="240" w:after="240" w:line="240" w:lineRule="auto"/>
        <w:ind w:right="142"/>
        <w:jc w:val="both"/>
      </w:pPr>
      <w:r>
        <w:t>La gestion de dénouement.</w:t>
      </w:r>
    </w:p>
    <w:p w:rsidR="00AA24F2" w:rsidRPr="00450A1F" w:rsidRDefault="00AA24F2" w:rsidP="00327A3B">
      <w:pPr>
        <w:pStyle w:val="ListParagraph"/>
        <w:spacing w:before="240" w:after="240" w:line="240" w:lineRule="auto"/>
        <w:ind w:right="142"/>
        <w:jc w:val="both"/>
      </w:pPr>
    </w:p>
    <w:p w:rsidR="00AA24F2" w:rsidRPr="002D6631" w:rsidRDefault="00AA24F2" w:rsidP="00D20058">
      <w:pPr>
        <w:pStyle w:val="Style2"/>
        <w:numPr>
          <w:ilvl w:val="1"/>
          <w:numId w:val="11"/>
        </w:numPr>
        <w:jc w:val="both"/>
      </w:pPr>
      <w:bookmarkStart w:id="53" w:name="_Toc413249471"/>
      <w:r>
        <w:t>Achat Vente Ferme - Hors OPCVM</w:t>
      </w:r>
      <w:bookmarkEnd w:id="53"/>
    </w:p>
    <w:p w:rsidR="00AA24F2" w:rsidRPr="00450A1F" w:rsidRDefault="00AA24F2" w:rsidP="00D20058">
      <w:pPr>
        <w:pStyle w:val="Style3"/>
        <w:numPr>
          <w:ilvl w:val="2"/>
          <w:numId w:val="11"/>
        </w:numPr>
        <w:jc w:val="both"/>
      </w:pPr>
      <w:bookmarkStart w:id="54" w:name="_Toc358735489"/>
      <w:bookmarkStart w:id="55" w:name="_Toc413249472"/>
      <w:r w:rsidRPr="00450A1F">
        <w:t>Description générale</w:t>
      </w:r>
      <w:bookmarkEnd w:id="54"/>
      <w:bookmarkEnd w:id="55"/>
    </w:p>
    <w:p w:rsidR="00AA24F2" w:rsidRDefault="00AA24F2" w:rsidP="00327A3B">
      <w:pPr>
        <w:spacing w:before="240" w:after="240" w:line="240" w:lineRule="auto"/>
        <w:ind w:right="142"/>
        <w:jc w:val="both"/>
      </w:pPr>
      <w:r>
        <w:t>Le but de cette première partie est l’étude des instructions de règlement livraison pour le marché étranger dès la création jusqu’à la confirmation de dénouement et ce, pour les ordres simples et les ordres groupés</w:t>
      </w:r>
    </w:p>
    <w:p w:rsidR="00AA24F2" w:rsidRPr="00450A1F" w:rsidRDefault="00AA24F2" w:rsidP="00D20058">
      <w:pPr>
        <w:pStyle w:val="Style3"/>
        <w:numPr>
          <w:ilvl w:val="2"/>
          <w:numId w:val="11"/>
        </w:numPr>
        <w:jc w:val="both"/>
      </w:pPr>
      <w:bookmarkStart w:id="56" w:name="_Toc358735490"/>
      <w:bookmarkStart w:id="57" w:name="_Toc413249473"/>
      <w:r w:rsidRPr="00450A1F">
        <w:t>Description détaillée</w:t>
      </w:r>
      <w:bookmarkEnd w:id="56"/>
      <w:bookmarkEnd w:id="57"/>
    </w:p>
    <w:p w:rsidR="00AA24F2" w:rsidRPr="00450A1F" w:rsidRDefault="00AA24F2" w:rsidP="00327A3B">
      <w:pPr>
        <w:jc w:val="both"/>
      </w:pPr>
    </w:p>
    <w:p w:rsidR="00AA24F2" w:rsidRDefault="00AA24F2" w:rsidP="00327A3B">
      <w:pPr>
        <w:jc w:val="both"/>
      </w:pPr>
      <w:r>
        <w:t>L’instruction de règlement livraison : IRL pour le marché étranger peut avoir les types d’opération suivants :</w:t>
      </w:r>
    </w:p>
    <w:p w:rsidR="00AA24F2" w:rsidRDefault="00AA24F2" w:rsidP="00327A3B">
      <w:pPr>
        <w:jc w:val="both"/>
      </w:pPr>
    </w:p>
    <w:p w:rsidR="00AA24F2" w:rsidRDefault="00AA24F2" w:rsidP="00D20058">
      <w:pPr>
        <w:pStyle w:val="ListParagraph"/>
        <w:numPr>
          <w:ilvl w:val="0"/>
          <w:numId w:val="17"/>
        </w:numPr>
        <w:jc w:val="both"/>
      </w:pPr>
      <w:r>
        <w:t>RF : Achat Sans Paiement.</w:t>
      </w:r>
    </w:p>
    <w:p w:rsidR="00AA24F2" w:rsidRDefault="00AA24F2" w:rsidP="00D20058">
      <w:pPr>
        <w:pStyle w:val="ListParagraph"/>
        <w:numPr>
          <w:ilvl w:val="0"/>
          <w:numId w:val="17"/>
        </w:numPr>
        <w:jc w:val="both"/>
      </w:pPr>
      <w:r>
        <w:t>RVP : Achat Contre Paiement.</w:t>
      </w:r>
    </w:p>
    <w:p w:rsidR="00AA24F2" w:rsidRDefault="00AA24F2" w:rsidP="00D20058">
      <w:pPr>
        <w:pStyle w:val="ListParagraph"/>
        <w:numPr>
          <w:ilvl w:val="0"/>
          <w:numId w:val="17"/>
        </w:numPr>
        <w:jc w:val="both"/>
      </w:pPr>
      <w:r>
        <w:t>DF : Vente Sans Paiement.</w:t>
      </w:r>
    </w:p>
    <w:p w:rsidR="00AA24F2" w:rsidRDefault="00AA24F2" w:rsidP="00D20058">
      <w:pPr>
        <w:pStyle w:val="ListParagraph"/>
        <w:numPr>
          <w:ilvl w:val="0"/>
          <w:numId w:val="17"/>
        </w:numPr>
        <w:jc w:val="both"/>
      </w:pPr>
      <w:r>
        <w:t>DVP : Vente Contre Paiement.</w:t>
      </w:r>
    </w:p>
    <w:p w:rsidR="00AA24F2" w:rsidRDefault="00AA24F2" w:rsidP="00327A3B">
      <w:pPr>
        <w:jc w:val="both"/>
      </w:pPr>
    </w:p>
    <w:p w:rsidR="00AA24F2" w:rsidRDefault="00AA24F2" w:rsidP="00327A3B">
      <w:pPr>
        <w:jc w:val="both"/>
      </w:pPr>
      <w:r>
        <w:t>Les ordres de bourse véhiculés par le carnet ne seront pas suivi par une IRL client. Le déversement du carnet fera foi de l'IRL client</w:t>
      </w:r>
    </w:p>
    <w:p w:rsidR="00AA24F2" w:rsidRDefault="00AA24F2" w:rsidP="00EE729F">
      <w:pPr>
        <w:jc w:val="both"/>
      </w:pPr>
      <w:r>
        <w:t>Les ordres directe de Bourse sont initiés par des instructions de règlement/livraison simples et/ou globales pour la création de l'IRL dans Megara.</w:t>
      </w:r>
    </w:p>
    <w:p w:rsidR="00AA24F2" w:rsidRDefault="00AA24F2" w:rsidP="00EE729F">
      <w:pPr>
        <w:jc w:val="both"/>
      </w:pPr>
      <w:r>
        <w:lastRenderedPageBreak/>
        <w:t>Les ordres directe OPCVM sont initiés par des instructions de règlement/livraison simples pour la création de l'IRL dans Megara.</w:t>
      </w:r>
    </w:p>
    <w:p w:rsidR="00AA24F2" w:rsidRDefault="00AA24F2" w:rsidP="00BB5E25">
      <w:pPr>
        <w:jc w:val="both"/>
      </w:pPr>
    </w:p>
    <w:p w:rsidR="00AA24F2" w:rsidRDefault="00AA24F2" w:rsidP="00327A3B">
      <w:pPr>
        <w:jc w:val="both"/>
      </w:pPr>
    </w:p>
    <w:p w:rsidR="00AA24F2" w:rsidRDefault="00AA24F2" w:rsidP="00327A3B">
      <w:pPr>
        <w:jc w:val="both"/>
      </w:pPr>
    </w:p>
    <w:p w:rsidR="00AA24F2" w:rsidRDefault="00AA24F2" w:rsidP="00327A3B">
      <w:pPr>
        <w:jc w:val="both"/>
      </w:pPr>
      <w:r>
        <w:t>Les données d’une IRL sont :</w:t>
      </w:r>
    </w:p>
    <w:p w:rsidR="00AA24F2" w:rsidRDefault="00AA24F2" w:rsidP="00D20058">
      <w:pPr>
        <w:pStyle w:val="ListParagraph"/>
        <w:numPr>
          <w:ilvl w:val="0"/>
          <w:numId w:val="24"/>
        </w:numPr>
        <w:spacing w:before="240" w:after="240" w:line="240" w:lineRule="auto"/>
        <w:ind w:right="142"/>
        <w:jc w:val="both"/>
      </w:pPr>
      <w:r>
        <w:t>La référence de l’application : Une référence unique par instruction client dont le format peut être configuré comme suit : Préfix + Séquence, la longueur du préfix de doit pas dépasser 5 caractères et celle de la séquence ne doit pas dépasser 9 digits. Exemple : Référence de l’application : INS00000001</w:t>
      </w:r>
    </w:p>
    <w:p w:rsidR="00AA24F2" w:rsidRDefault="00AA24F2" w:rsidP="00D20058">
      <w:pPr>
        <w:pStyle w:val="ListParagraph"/>
        <w:numPr>
          <w:ilvl w:val="0"/>
          <w:numId w:val="24"/>
        </w:numPr>
        <w:spacing w:before="240" w:after="240" w:line="240" w:lineRule="auto"/>
        <w:ind w:right="142"/>
        <w:jc w:val="both"/>
      </w:pPr>
      <w:r>
        <w:t>La référence principale : Elle a pour valeur la référence de l’application.</w:t>
      </w:r>
    </w:p>
    <w:p w:rsidR="00AA24F2" w:rsidRDefault="00AA24F2" w:rsidP="00D20058">
      <w:pPr>
        <w:pStyle w:val="ListParagraph"/>
        <w:numPr>
          <w:ilvl w:val="0"/>
          <w:numId w:val="24"/>
        </w:numPr>
        <w:spacing w:before="240" w:after="240" w:line="240" w:lineRule="auto"/>
        <w:ind w:right="142"/>
        <w:jc w:val="both"/>
      </w:pPr>
      <w:r>
        <w:t>La référence client : Une référence unique par compte titre client, c’est l’équivalent du tag 20C reçu dans le MT54X client.</w:t>
      </w:r>
    </w:p>
    <w:p w:rsidR="00AA24F2" w:rsidRPr="00EE729F" w:rsidRDefault="00AA24F2" w:rsidP="00D20058">
      <w:pPr>
        <w:pStyle w:val="ListParagraph"/>
        <w:numPr>
          <w:ilvl w:val="0"/>
          <w:numId w:val="24"/>
        </w:numPr>
        <w:spacing w:before="240" w:after="240" w:line="240" w:lineRule="auto"/>
        <w:ind w:right="142"/>
        <w:jc w:val="both"/>
      </w:pPr>
      <w:r w:rsidRPr="009E3F6F">
        <w:t xml:space="preserve">OTC : Gré à Gré, mise à Vrai par </w:t>
      </w:r>
      <w:r w:rsidRPr="00EE729F">
        <w:t>défaut</w:t>
      </w:r>
      <w:r w:rsidRPr="009E3F6F">
        <w:t xml:space="preserve"> pour tout</w:t>
      </w:r>
      <w:r>
        <w:t xml:space="preserve">e l'activité de règlement/livraison sur </w:t>
      </w:r>
      <w:r w:rsidRPr="009E3F6F">
        <w:t>le marché étranger</w:t>
      </w:r>
    </w:p>
    <w:p w:rsidR="00AA24F2" w:rsidRDefault="00AA24F2" w:rsidP="00D20058">
      <w:pPr>
        <w:pStyle w:val="ListParagraph"/>
        <w:numPr>
          <w:ilvl w:val="0"/>
          <w:numId w:val="24"/>
        </w:numPr>
        <w:spacing w:before="240" w:after="240" w:line="240" w:lineRule="auto"/>
        <w:ind w:right="142"/>
        <w:jc w:val="both"/>
      </w:pPr>
      <w:r>
        <w:t>Type de transaction : Les types d’opérations mentionnés ci-dessus.</w:t>
      </w:r>
    </w:p>
    <w:p w:rsidR="00AA24F2" w:rsidRDefault="00AA24F2" w:rsidP="00D20058">
      <w:pPr>
        <w:pStyle w:val="ListParagraph"/>
        <w:numPr>
          <w:ilvl w:val="0"/>
          <w:numId w:val="24"/>
        </w:numPr>
        <w:spacing w:before="240" w:after="240" w:line="240" w:lineRule="auto"/>
        <w:ind w:right="142"/>
        <w:jc w:val="both"/>
      </w:pPr>
      <w:r>
        <w:t>Titre : L’instrument sujet à l’instruction, il est de type : Action, Obligation, Droit ou OPCVM.</w:t>
      </w:r>
    </w:p>
    <w:p w:rsidR="00AA24F2" w:rsidRDefault="00AA24F2" w:rsidP="00D20058">
      <w:pPr>
        <w:pStyle w:val="ListParagraph"/>
        <w:numPr>
          <w:ilvl w:val="0"/>
          <w:numId w:val="24"/>
        </w:numPr>
        <w:spacing w:before="240" w:after="240" w:line="240" w:lineRule="auto"/>
        <w:ind w:right="142"/>
        <w:jc w:val="both"/>
      </w:pPr>
      <w:r>
        <w:t>La date de négociation</w:t>
      </w:r>
    </w:p>
    <w:p w:rsidR="00AA24F2" w:rsidRPr="007219D5" w:rsidRDefault="00AA24F2" w:rsidP="00D20058">
      <w:pPr>
        <w:pStyle w:val="ListParagraph"/>
        <w:numPr>
          <w:ilvl w:val="0"/>
          <w:numId w:val="24"/>
        </w:numPr>
        <w:spacing w:before="240" w:after="240" w:line="240" w:lineRule="auto"/>
        <w:ind w:left="360" w:right="142"/>
        <w:jc w:val="both"/>
        <w:rPr>
          <w:b/>
          <w:bCs/>
        </w:rPr>
      </w:pPr>
      <w:r>
        <w:t>La date de dénouement, calculée sur la base du SLA fenêtre de</w:t>
      </w:r>
      <w:r w:rsidRPr="007219D5">
        <w:t xml:space="preserve"> dénouement. </w:t>
      </w:r>
      <w:r w:rsidRPr="007219D5">
        <w:rPr>
          <w:bCs/>
        </w:rPr>
        <w:t>La date de dénouement peut être modifiée par l’utilisateur.</w:t>
      </w:r>
    </w:p>
    <w:p w:rsidR="00AA24F2" w:rsidRPr="007219D5" w:rsidRDefault="00AA24F2" w:rsidP="00D20058">
      <w:pPr>
        <w:pStyle w:val="ListParagraph"/>
        <w:numPr>
          <w:ilvl w:val="0"/>
          <w:numId w:val="32"/>
        </w:numPr>
        <w:spacing w:before="240" w:after="240" w:line="240" w:lineRule="auto"/>
        <w:ind w:right="142"/>
        <w:jc w:val="both"/>
        <w:rPr>
          <w:b/>
          <w:bCs/>
        </w:rPr>
      </w:pPr>
      <w:r>
        <w:t xml:space="preserve">La date valeur: </w:t>
      </w:r>
      <w:r w:rsidRPr="007219D5">
        <w:rPr>
          <w:bCs/>
        </w:rPr>
        <w:t>Par défaut égale à la date de dénouement</w:t>
      </w:r>
    </w:p>
    <w:p w:rsidR="00AA24F2" w:rsidRDefault="00AA24F2" w:rsidP="00D20058">
      <w:pPr>
        <w:pStyle w:val="ListParagraph"/>
        <w:numPr>
          <w:ilvl w:val="0"/>
          <w:numId w:val="24"/>
        </w:numPr>
        <w:spacing w:before="240" w:after="240" w:line="240" w:lineRule="auto"/>
        <w:ind w:right="142"/>
        <w:jc w:val="both"/>
      </w:pPr>
      <w:r>
        <w:t>La devise de dénouement</w:t>
      </w:r>
    </w:p>
    <w:p w:rsidR="00AA24F2" w:rsidRDefault="00AA24F2" w:rsidP="00D20058">
      <w:pPr>
        <w:pStyle w:val="ListParagraph"/>
        <w:numPr>
          <w:ilvl w:val="0"/>
          <w:numId w:val="24"/>
        </w:numPr>
        <w:spacing w:before="240" w:after="240" w:line="240" w:lineRule="auto"/>
        <w:ind w:right="142"/>
        <w:jc w:val="both"/>
      </w:pPr>
      <w:r>
        <w:t>La quantité : La quantité de titre à vendre ou à acheter.</w:t>
      </w:r>
    </w:p>
    <w:p w:rsidR="00AA24F2" w:rsidRDefault="00AA24F2" w:rsidP="002137E2">
      <w:pPr>
        <w:pStyle w:val="ListParagraph"/>
        <w:spacing w:before="240" w:after="240" w:line="240" w:lineRule="auto"/>
        <w:ind w:left="360" w:right="142"/>
        <w:jc w:val="both"/>
        <w:rPr>
          <w:b/>
          <w:bCs/>
        </w:rPr>
      </w:pPr>
      <w:r>
        <w:t xml:space="preserve">Le type de Quantité : UNIT – FAMT, calculé sur la base du SLA expression de la quantité chez le dépositaire. La </w:t>
      </w:r>
      <w:r w:rsidRPr="00471D3B">
        <w:rPr>
          <w:b/>
          <w:bCs/>
        </w:rPr>
        <w:t>Configuration fourni</w:t>
      </w:r>
      <w:r>
        <w:rPr>
          <w:b/>
          <w:bCs/>
        </w:rPr>
        <w:t>e</w:t>
      </w:r>
      <w:r w:rsidRPr="00471D3B">
        <w:rPr>
          <w:b/>
          <w:bCs/>
        </w:rPr>
        <w:t xml:space="preserve"> par AttijariwafaBank. </w:t>
      </w:r>
      <w:r>
        <w:rPr>
          <w:b/>
          <w:bCs/>
        </w:rPr>
        <w:t>P</w:t>
      </w:r>
      <w:r w:rsidRPr="00471D3B">
        <w:rPr>
          <w:b/>
          <w:bCs/>
        </w:rPr>
        <w:t>eut être modifiée par l’utilisateur.</w:t>
      </w:r>
    </w:p>
    <w:p w:rsidR="00AA24F2" w:rsidRDefault="00AA24F2" w:rsidP="00D20058">
      <w:pPr>
        <w:pStyle w:val="ListParagraph"/>
        <w:numPr>
          <w:ilvl w:val="0"/>
          <w:numId w:val="25"/>
        </w:numPr>
        <w:spacing w:before="240" w:after="240" w:line="240" w:lineRule="auto"/>
        <w:ind w:right="142"/>
        <w:jc w:val="both"/>
      </w:pPr>
      <w:r>
        <w:t>Le client </w:t>
      </w:r>
    </w:p>
    <w:p w:rsidR="00AA24F2" w:rsidRDefault="00AA24F2" w:rsidP="00D20058">
      <w:pPr>
        <w:pStyle w:val="ListParagraph"/>
        <w:numPr>
          <w:ilvl w:val="0"/>
          <w:numId w:val="25"/>
        </w:numPr>
        <w:spacing w:before="240" w:after="240" w:line="240" w:lineRule="auto"/>
        <w:ind w:right="142"/>
        <w:jc w:val="both"/>
      </w:pPr>
      <w:r>
        <w:t>Le compte-titres client</w:t>
      </w:r>
    </w:p>
    <w:p w:rsidR="00AA24F2" w:rsidRDefault="00AA24F2" w:rsidP="00D20058">
      <w:pPr>
        <w:pStyle w:val="ListParagraph"/>
        <w:numPr>
          <w:ilvl w:val="0"/>
          <w:numId w:val="25"/>
        </w:numPr>
        <w:spacing w:before="240" w:after="240" w:line="240" w:lineRule="auto"/>
        <w:ind w:right="142"/>
        <w:jc w:val="both"/>
      </w:pPr>
      <w:r>
        <w:t>Le compte-espèces client</w:t>
      </w:r>
    </w:p>
    <w:p w:rsidR="00AA24F2" w:rsidRDefault="00AA24F2" w:rsidP="00D20058">
      <w:pPr>
        <w:pStyle w:val="ListParagraph"/>
        <w:numPr>
          <w:ilvl w:val="0"/>
          <w:numId w:val="25"/>
        </w:numPr>
        <w:spacing w:before="240" w:after="240" w:line="240" w:lineRule="auto"/>
        <w:ind w:right="142"/>
        <w:jc w:val="both"/>
      </w:pPr>
      <w:r>
        <w:t>La place de dénouement : La valeur par défaut est la place de dénouement définie au niveau du titre.</w:t>
      </w:r>
    </w:p>
    <w:p w:rsidR="00AA24F2" w:rsidRDefault="00AA24F2" w:rsidP="00D20058">
      <w:pPr>
        <w:pStyle w:val="ListParagraph"/>
        <w:numPr>
          <w:ilvl w:val="0"/>
          <w:numId w:val="24"/>
        </w:numPr>
        <w:spacing w:before="240" w:after="240" w:line="240" w:lineRule="auto"/>
        <w:ind w:right="142"/>
        <w:jc w:val="both"/>
      </w:pPr>
      <w:r>
        <w:t>Le dépositaire : Auquel l’instruction va être routée, calculé sur la base du SLA dépositaire éligible</w:t>
      </w:r>
    </w:p>
    <w:p w:rsidR="00AA24F2" w:rsidRDefault="00AA24F2" w:rsidP="00D20058">
      <w:pPr>
        <w:pStyle w:val="ListParagraph"/>
        <w:numPr>
          <w:ilvl w:val="0"/>
          <w:numId w:val="24"/>
        </w:numPr>
        <w:spacing w:before="240" w:after="240" w:line="240" w:lineRule="auto"/>
        <w:ind w:right="142"/>
        <w:jc w:val="both"/>
      </w:pPr>
      <w:r>
        <w:t>Le compte nostro-titrescalculé sur la base du SLA Nostro Titres éligible</w:t>
      </w:r>
    </w:p>
    <w:p w:rsidR="00AA24F2" w:rsidRDefault="00AA24F2" w:rsidP="00D20058">
      <w:pPr>
        <w:pStyle w:val="ListParagraph"/>
        <w:numPr>
          <w:ilvl w:val="0"/>
          <w:numId w:val="24"/>
        </w:numPr>
        <w:spacing w:before="240" w:after="240" w:line="240" w:lineRule="auto"/>
        <w:ind w:right="142"/>
        <w:jc w:val="both"/>
      </w:pPr>
      <w:r>
        <w:t>Le compte nostro-espècescalculé sur la base du SLA Nostro espèces éligible</w:t>
      </w:r>
    </w:p>
    <w:p w:rsidR="00AA24F2" w:rsidRDefault="00AA24F2" w:rsidP="00D20058">
      <w:pPr>
        <w:pStyle w:val="ListParagraph"/>
        <w:numPr>
          <w:ilvl w:val="0"/>
          <w:numId w:val="25"/>
        </w:numPr>
        <w:spacing w:before="240" w:after="240" w:line="240" w:lineRule="auto"/>
        <w:ind w:right="142"/>
        <w:jc w:val="both"/>
      </w:pPr>
      <w:r>
        <w:t xml:space="preserve">Le prix : </w:t>
      </w:r>
      <w:r w:rsidRPr="00333AC8">
        <w:rPr>
          <w:b/>
          <w:bCs/>
        </w:rPr>
        <w:t>CMP pour les free of payment</w:t>
      </w:r>
      <w:r>
        <w:rPr>
          <w:b/>
          <w:bCs/>
        </w:rPr>
        <w:t>, à détecter automatiquement par Megara</w:t>
      </w:r>
    </w:p>
    <w:p w:rsidR="00AA24F2" w:rsidRDefault="00AA24F2" w:rsidP="00D20058">
      <w:pPr>
        <w:pStyle w:val="ListParagraph"/>
        <w:numPr>
          <w:ilvl w:val="0"/>
          <w:numId w:val="25"/>
        </w:numPr>
        <w:spacing w:before="240" w:after="240" w:line="240" w:lineRule="auto"/>
        <w:ind w:right="142"/>
        <w:jc w:val="both"/>
      </w:pPr>
      <w:r>
        <w:t>Le montant de dénouement</w:t>
      </w:r>
    </w:p>
    <w:p w:rsidR="00AA24F2" w:rsidRDefault="00AA24F2" w:rsidP="00D20058">
      <w:pPr>
        <w:pStyle w:val="ListParagraph"/>
        <w:numPr>
          <w:ilvl w:val="0"/>
          <w:numId w:val="25"/>
        </w:numPr>
        <w:spacing w:before="240" w:after="240" w:line="240" w:lineRule="auto"/>
        <w:ind w:right="142"/>
        <w:jc w:val="both"/>
      </w:pPr>
      <w:r>
        <w:t>Le champ frais de règlement livraison</w:t>
      </w:r>
    </w:p>
    <w:p w:rsidR="00AA24F2" w:rsidRDefault="00AA24F2" w:rsidP="00D20058">
      <w:pPr>
        <w:pStyle w:val="ListParagraph"/>
        <w:numPr>
          <w:ilvl w:val="0"/>
          <w:numId w:val="25"/>
        </w:numPr>
        <w:spacing w:before="240" w:after="240" w:line="240" w:lineRule="auto"/>
        <w:ind w:right="142"/>
        <w:jc w:val="both"/>
      </w:pPr>
      <w:r>
        <w:t>La contrepartie</w:t>
      </w:r>
    </w:p>
    <w:p w:rsidR="00AA24F2" w:rsidRDefault="00AA24F2" w:rsidP="00D20058">
      <w:pPr>
        <w:pStyle w:val="ListParagraph"/>
        <w:numPr>
          <w:ilvl w:val="0"/>
          <w:numId w:val="25"/>
        </w:numPr>
        <w:spacing w:before="240" w:after="240" w:line="240" w:lineRule="auto"/>
        <w:ind w:right="142"/>
        <w:jc w:val="both"/>
      </w:pPr>
      <w:r>
        <w:t xml:space="preserve">La chaine de dénouementcalculé sur la base du SLA Counterpart Settlement Chain avec la possibilité dans Megara de compléter et changer les données calculées par le système </w:t>
      </w:r>
    </w:p>
    <w:p w:rsidR="00AA24F2" w:rsidRDefault="00AA24F2" w:rsidP="00D20058">
      <w:pPr>
        <w:pStyle w:val="ListParagraph"/>
        <w:numPr>
          <w:ilvl w:val="0"/>
          <w:numId w:val="25"/>
        </w:numPr>
        <w:spacing w:before="240" w:after="240" w:line="240" w:lineRule="auto"/>
        <w:ind w:right="142"/>
        <w:jc w:val="both"/>
      </w:pPr>
      <w:r>
        <w:t>Le champ routage : L’instruction est à générer ou pas vers le dépositaire selon la valeur de ce champ.</w:t>
      </w:r>
    </w:p>
    <w:p w:rsidR="00AA24F2" w:rsidRDefault="00AA24F2" w:rsidP="00D20058">
      <w:pPr>
        <w:pStyle w:val="ListParagraph"/>
        <w:numPr>
          <w:ilvl w:val="0"/>
          <w:numId w:val="25"/>
        </w:numPr>
        <w:spacing w:before="240" w:after="240" w:line="240" w:lineRule="auto"/>
        <w:ind w:right="142"/>
        <w:jc w:val="both"/>
      </w:pPr>
      <w:r>
        <w:t>Réservation Espèces Requise: même traitement pour les ordres directes Marché local</w:t>
      </w:r>
    </w:p>
    <w:p w:rsidR="00AA24F2" w:rsidRDefault="00AA24F2" w:rsidP="00D20058">
      <w:pPr>
        <w:pStyle w:val="ListParagraph"/>
        <w:numPr>
          <w:ilvl w:val="0"/>
          <w:numId w:val="25"/>
        </w:numPr>
        <w:spacing w:before="240" w:after="240" w:line="240" w:lineRule="auto"/>
        <w:ind w:right="142"/>
        <w:jc w:val="both"/>
      </w:pPr>
      <w:r w:rsidRPr="007219D5">
        <w:t xml:space="preserve">Flag « Postage comptable » : permettant à l’utilisateur de choisir si MEGARA doit générer ou pas un déversement comptable ou pas. . Ce processus doit être traité via </w:t>
      </w:r>
      <w:r>
        <w:t>SLA avec la possibilité de Overider le flag au moment de la saisie</w:t>
      </w:r>
      <w:ins w:id="58" w:author="student" w:date="2015-04-08T17:02:00Z">
        <w:r w:rsidR="00092A23">
          <w:t xml:space="preserve"> Gap non retenu selon le document </w:t>
        </w:r>
        <w:r w:rsidR="00092A23">
          <w:t>« </w:t>
        </w:r>
        <w:r w:rsidR="00092A23">
          <w:t>phase d</w:t>
        </w:r>
        <w:r w:rsidR="00092A23">
          <w:t>’</w:t>
        </w:r>
        <w:r w:rsidR="00092A23">
          <w:t>elaboration Gaps fonctionnel</w:t>
        </w:r>
      </w:ins>
      <w:ins w:id="59" w:author="student" w:date="2015-04-08T17:03:00Z">
        <w:r w:rsidR="00092A23">
          <w:t>s</w:t>
        </w:r>
        <w:r w:rsidR="00092A23">
          <w:t> »</w:t>
        </w:r>
        <w:r w:rsidR="00092A23">
          <w:t xml:space="preserve"> du 24/03/2015.</w:t>
        </w:r>
      </w:ins>
    </w:p>
    <w:p w:rsidR="00AA24F2" w:rsidRPr="007219D5" w:rsidRDefault="00AA24F2" w:rsidP="00D20058">
      <w:pPr>
        <w:numPr>
          <w:ilvl w:val="0"/>
          <w:numId w:val="25"/>
        </w:numPr>
      </w:pPr>
      <w:r w:rsidRPr="007219D5">
        <w:lastRenderedPageBreak/>
        <w:t>Flag RTGS (filtre jour) : ce champ doit être par défaut égal à « Non ».</w:t>
      </w:r>
    </w:p>
    <w:p w:rsidR="00AA24F2" w:rsidRPr="007219D5" w:rsidRDefault="00AA24F2" w:rsidP="007219D5">
      <w:pPr>
        <w:pStyle w:val="CommentText"/>
        <w:ind w:left="360"/>
        <w:rPr>
          <w:sz w:val="22"/>
          <w:szCs w:val="22"/>
        </w:rPr>
      </w:pPr>
      <w:r w:rsidRPr="007219D5">
        <w:rPr>
          <w:sz w:val="22"/>
          <w:szCs w:val="22"/>
        </w:rPr>
        <w:t>Donnée de l'IRL</w:t>
      </w:r>
    </w:p>
    <w:p w:rsidR="00AA24F2" w:rsidRPr="007219D5" w:rsidRDefault="00AA24F2" w:rsidP="00D20058">
      <w:pPr>
        <w:numPr>
          <w:ilvl w:val="0"/>
          <w:numId w:val="35"/>
        </w:numPr>
      </w:pPr>
      <w:r w:rsidRPr="007219D5">
        <w:t xml:space="preserve">:22F::RTGS//YRTG </w:t>
      </w:r>
      <w:r w:rsidRPr="007219D5">
        <w:sym w:font="Wingdings" w:char="F0E8"/>
      </w:r>
      <w:r w:rsidRPr="007219D5">
        <w:t xml:space="preserve">  Filtre jour activé</w:t>
      </w:r>
    </w:p>
    <w:p w:rsidR="00AA24F2" w:rsidRPr="007219D5" w:rsidRDefault="00AA24F2" w:rsidP="00D20058">
      <w:pPr>
        <w:numPr>
          <w:ilvl w:val="0"/>
          <w:numId w:val="35"/>
        </w:numPr>
      </w:pPr>
      <w:r w:rsidRPr="007219D5">
        <w:t xml:space="preserve">:22F::RTGS//NRTG ou absence du champs </w:t>
      </w:r>
      <w:r w:rsidRPr="007219D5">
        <w:sym w:font="Wingdings" w:char="F0E8"/>
      </w:r>
      <w:r w:rsidRPr="007219D5">
        <w:t xml:space="preserve">  Filtre jour désactivé</w:t>
      </w:r>
    </w:p>
    <w:p w:rsidR="00AA24F2" w:rsidRDefault="00AA24F2" w:rsidP="00D20058">
      <w:pPr>
        <w:pStyle w:val="ListParagraph"/>
        <w:numPr>
          <w:ilvl w:val="0"/>
          <w:numId w:val="25"/>
        </w:numPr>
        <w:spacing w:before="240" w:after="240" w:line="240" w:lineRule="auto"/>
        <w:ind w:right="142"/>
        <w:jc w:val="both"/>
      </w:pPr>
      <w:r>
        <w:t>Commentaire</w:t>
      </w:r>
    </w:p>
    <w:p w:rsidR="00AA24F2" w:rsidRDefault="00AA24F2" w:rsidP="00327A3B">
      <w:pPr>
        <w:pStyle w:val="ListParagraph"/>
        <w:spacing w:before="240" w:after="240" w:line="240" w:lineRule="auto"/>
        <w:ind w:right="142"/>
        <w:jc w:val="both"/>
      </w:pPr>
    </w:p>
    <w:p w:rsidR="00AA24F2" w:rsidRPr="00450A1F" w:rsidRDefault="00AA24F2" w:rsidP="006B68FC"/>
    <w:p w:rsidR="00AA24F2" w:rsidRDefault="00AA24F2" w:rsidP="00D20058">
      <w:pPr>
        <w:pStyle w:val="Heading4"/>
        <w:numPr>
          <w:ilvl w:val="3"/>
          <w:numId w:val="11"/>
        </w:numPr>
        <w:jc w:val="both"/>
      </w:pPr>
      <w:r>
        <w:t>Instruction : Réception</w:t>
      </w:r>
    </w:p>
    <w:p w:rsidR="00AA24F2" w:rsidRDefault="00AA24F2" w:rsidP="00327A3B">
      <w:pPr>
        <w:spacing w:before="240" w:after="240" w:line="240" w:lineRule="auto"/>
        <w:ind w:right="142"/>
        <w:jc w:val="both"/>
      </w:pPr>
      <w:r>
        <w:t>Le processus de gestion d’une instruction de réception est représenté par le diagramme de séquence suivant :</w:t>
      </w:r>
    </w:p>
    <w:p w:rsidR="00AA24F2" w:rsidRDefault="00C14147" w:rsidP="00327A3B">
      <w:pPr>
        <w:spacing w:before="240" w:after="240" w:line="240" w:lineRule="auto"/>
        <w:ind w:right="142"/>
        <w:jc w:val="both"/>
      </w:pPr>
      <w:r>
        <w:rPr>
          <w:noProof/>
          <w:lang w:eastAsia="fr-FR"/>
        </w:rPr>
        <w:lastRenderedPageBreak/>
        <w:pict>
          <v:shape id="Picture 2" o:spid="_x0000_i1028" type="#_x0000_t75" alt="Instruction Reception.jpg" style="width:435.75pt;height:698.25pt;visibility:visible">
            <v:imagedata r:id="rId13" o:title=""/>
          </v:shape>
        </w:pict>
      </w:r>
    </w:p>
    <w:p w:rsidR="00AA24F2" w:rsidRDefault="00AA24F2" w:rsidP="00D20058">
      <w:pPr>
        <w:pStyle w:val="Heading4"/>
        <w:numPr>
          <w:ilvl w:val="3"/>
          <w:numId w:val="11"/>
        </w:numPr>
        <w:jc w:val="both"/>
      </w:pPr>
      <w:r>
        <w:lastRenderedPageBreak/>
        <w:t>Instruction : Livraison</w:t>
      </w:r>
    </w:p>
    <w:p w:rsidR="00AA24F2" w:rsidRDefault="00AA24F2" w:rsidP="00327A3B">
      <w:pPr>
        <w:spacing w:before="240" w:after="240" w:line="240" w:lineRule="auto"/>
        <w:ind w:right="142"/>
        <w:jc w:val="both"/>
      </w:pPr>
      <w:r>
        <w:t>Le processus de gestion d’une instruction de livraison est représenté par le diagramme de séquence suivant :</w:t>
      </w:r>
    </w:p>
    <w:p w:rsidR="00AA24F2" w:rsidRDefault="00C14147" w:rsidP="00327A3B">
      <w:pPr>
        <w:spacing w:before="240" w:after="240" w:line="240" w:lineRule="auto"/>
        <w:ind w:right="142"/>
        <w:jc w:val="both"/>
      </w:pPr>
      <w:r>
        <w:rPr>
          <w:noProof/>
          <w:lang w:eastAsia="fr-FR"/>
        </w:rPr>
        <w:lastRenderedPageBreak/>
        <w:pict>
          <v:shape id="Picture 3" o:spid="_x0000_i1029" type="#_x0000_t75" alt="Instruction Livraison.jpg" style="width:451.5pt;height:699pt;visibility:visible">
            <v:imagedata r:id="rId14" o:title=""/>
          </v:shape>
        </w:pict>
      </w:r>
    </w:p>
    <w:p w:rsidR="00AA24F2" w:rsidRDefault="00AA24F2" w:rsidP="00D20058">
      <w:pPr>
        <w:pStyle w:val="Heading3"/>
        <w:numPr>
          <w:ilvl w:val="2"/>
          <w:numId w:val="11"/>
        </w:numPr>
        <w:jc w:val="both"/>
      </w:pPr>
      <w:bookmarkStart w:id="60" w:name="_Toc413249474"/>
      <w:r>
        <w:lastRenderedPageBreak/>
        <w:t>Contrôle des règles de gestion</w:t>
      </w:r>
      <w:bookmarkEnd w:id="60"/>
    </w:p>
    <w:p w:rsidR="00AA24F2" w:rsidRDefault="00AA24F2" w:rsidP="00327A3B">
      <w:pPr>
        <w:jc w:val="both"/>
      </w:pPr>
    </w:p>
    <w:p w:rsidR="00AA24F2" w:rsidRDefault="00AA24F2" w:rsidP="00327A3B">
      <w:pPr>
        <w:jc w:val="both"/>
      </w:pPr>
      <w:r>
        <w:t xml:space="preserve">L’instruction de règlement livraison obéit aux règles de gestion mentionnées dans le paragraphe 4.2.1. Si une règle est violée l’IRL est crée dans un état incomplet et fera l’objet d’un rejet, une annulation ou un recyclage.  L’utilisateur intervient manuellement pour </w:t>
      </w:r>
      <w:r>
        <w:rPr>
          <w:rFonts w:ascii="Arial" w:hAnsi="Arial"/>
          <w:sz w:val="20"/>
          <w:szCs w:val="20"/>
        </w:rPr>
        <w:t>compléter les informations manquantes</w:t>
      </w:r>
      <w:r>
        <w:t>.</w:t>
      </w:r>
    </w:p>
    <w:p w:rsidR="00AA24F2" w:rsidRDefault="00AA24F2" w:rsidP="00327A3B">
      <w:pPr>
        <w:jc w:val="both"/>
      </w:pPr>
    </w:p>
    <w:p w:rsidR="00AA24F2" w:rsidRDefault="00AA24F2" w:rsidP="00D20058">
      <w:pPr>
        <w:pStyle w:val="Heading3"/>
        <w:numPr>
          <w:ilvl w:val="2"/>
          <w:numId w:val="11"/>
        </w:numPr>
        <w:jc w:val="both"/>
      </w:pPr>
      <w:bookmarkStart w:id="61" w:name="_Toc413249475"/>
      <w:r>
        <w:t>Contrôle de provision titres</w:t>
      </w:r>
      <w:bookmarkEnd w:id="61"/>
    </w:p>
    <w:p w:rsidR="00AA24F2" w:rsidRDefault="00AA24F2" w:rsidP="00327A3B">
      <w:pPr>
        <w:jc w:val="both"/>
      </w:pPr>
    </w:p>
    <w:p w:rsidR="00AA24F2" w:rsidRDefault="00AA24F2" w:rsidP="00327A3B">
      <w:pPr>
        <w:jc w:val="both"/>
      </w:pPr>
      <w:r>
        <w:t xml:space="preserve">Le contrôle de provision titres est basé sur un contexte de contrôle provision qui sera defini par filière </w:t>
      </w:r>
    </w:p>
    <w:p w:rsidR="00AA24F2" w:rsidRDefault="00AA24F2" w:rsidP="00327A3B">
      <w:pPr>
        <w:jc w:val="both"/>
      </w:pPr>
    </w:p>
    <w:p w:rsidR="00AA24F2" w:rsidRPr="007219D5" w:rsidRDefault="00AA24F2" w:rsidP="00456812">
      <w:pPr>
        <w:spacing w:line="240" w:lineRule="auto"/>
        <w:rPr>
          <w:rFonts w:ascii="Arial" w:hAnsi="Arial"/>
          <w:b/>
          <w:i/>
          <w:color w:val="000000"/>
          <w:sz w:val="20"/>
          <w:szCs w:val="20"/>
          <w:u w:val="single"/>
          <w:lang w:eastAsia="fr-FR"/>
        </w:rPr>
      </w:pPr>
      <w:r w:rsidRPr="007219D5">
        <w:rPr>
          <w:rFonts w:ascii="Arial" w:hAnsi="Arial"/>
          <w:b/>
          <w:i/>
          <w:color w:val="000000"/>
          <w:sz w:val="20"/>
          <w:szCs w:val="20"/>
          <w:u w:val="single"/>
          <w:lang w:eastAsia="fr-FR"/>
        </w:rPr>
        <w:t>OTC - hors OPCVM:</w:t>
      </w:r>
    </w:p>
    <w:p w:rsidR="00AA24F2" w:rsidRPr="00B157EB" w:rsidRDefault="00AA24F2" w:rsidP="00456812">
      <w:pPr>
        <w:spacing w:line="240" w:lineRule="auto"/>
        <w:rPr>
          <w:rFonts w:ascii="Times New Roman" w:hAnsi="Times New Roman" w:cs="Times New Roman"/>
          <w:sz w:val="24"/>
          <w:szCs w:val="24"/>
          <w:lang w:eastAsia="fr-FR"/>
        </w:rPr>
      </w:pPr>
      <w:r w:rsidRPr="00B157EB">
        <w:rPr>
          <w:rFonts w:ascii="Arial" w:hAnsi="Arial"/>
          <w:color w:val="000000"/>
          <w:sz w:val="20"/>
          <w:szCs w:val="20"/>
          <w:lang w:eastAsia="fr-FR"/>
        </w:rPr>
        <w:t xml:space="preserve">Lors de la saisie d’un ordre </w:t>
      </w:r>
      <w:r>
        <w:rPr>
          <w:rFonts w:ascii="Arial" w:hAnsi="Arial"/>
          <w:color w:val="000000"/>
          <w:sz w:val="20"/>
          <w:szCs w:val="20"/>
          <w:lang w:eastAsia="fr-FR"/>
        </w:rPr>
        <w:t xml:space="preserve">direct de Vente, </w:t>
      </w:r>
      <w:r w:rsidRPr="00B157EB">
        <w:rPr>
          <w:rFonts w:ascii="Arial" w:hAnsi="Arial"/>
          <w:color w:val="000000"/>
          <w:sz w:val="20"/>
          <w:szCs w:val="20"/>
          <w:lang w:eastAsia="fr-FR"/>
        </w:rPr>
        <w:t>le système doit établir à la date de l'ordre une réservation de la provision titres sur la base de la position disponible.</w:t>
      </w:r>
    </w:p>
    <w:p w:rsidR="00AA24F2" w:rsidRPr="00B157EB" w:rsidRDefault="00AA24F2" w:rsidP="00456812">
      <w:pPr>
        <w:spacing w:line="240" w:lineRule="auto"/>
        <w:rPr>
          <w:rFonts w:ascii="Times New Roman" w:hAnsi="Times New Roman" w:cs="Times New Roman"/>
          <w:sz w:val="24"/>
          <w:szCs w:val="24"/>
          <w:lang w:eastAsia="fr-FR"/>
        </w:rPr>
      </w:pPr>
    </w:p>
    <w:p w:rsidR="00AA24F2" w:rsidRPr="00B157EB" w:rsidRDefault="00AA24F2" w:rsidP="00456812">
      <w:pPr>
        <w:spacing w:line="240" w:lineRule="auto"/>
        <w:rPr>
          <w:rFonts w:ascii="Times New Roman" w:hAnsi="Times New Roman" w:cs="Times New Roman"/>
          <w:sz w:val="24"/>
          <w:szCs w:val="24"/>
          <w:lang w:eastAsia="fr-FR"/>
        </w:rPr>
      </w:pPr>
      <w:r>
        <w:rPr>
          <w:rFonts w:ascii="Arial" w:hAnsi="Arial"/>
          <w:b/>
          <w:bCs/>
          <w:color w:val="0000FF"/>
          <w:sz w:val="20"/>
          <w:szCs w:val="20"/>
          <w:lang w:eastAsia="fr-FR"/>
        </w:rPr>
        <w:t>Position disponible « Règlement/Livraison» : Position dénouée – Ventes (1</w:t>
      </w:r>
      <w:r w:rsidRPr="00B157EB">
        <w:rPr>
          <w:rFonts w:ascii="Arial" w:hAnsi="Arial"/>
          <w:b/>
          <w:bCs/>
          <w:color w:val="0000FF"/>
          <w:sz w:val="20"/>
          <w:szCs w:val="20"/>
          <w:lang w:eastAsia="fr-FR"/>
        </w:rPr>
        <w:t>)</w:t>
      </w:r>
    </w:p>
    <w:p w:rsidR="00AA24F2" w:rsidRPr="00B157EB" w:rsidRDefault="00AA24F2" w:rsidP="00456812">
      <w:pPr>
        <w:spacing w:line="240" w:lineRule="auto"/>
        <w:rPr>
          <w:rFonts w:ascii="Times New Roman" w:hAnsi="Times New Roman" w:cs="Times New Roman"/>
          <w:sz w:val="24"/>
          <w:szCs w:val="24"/>
          <w:lang w:eastAsia="fr-FR"/>
        </w:rPr>
      </w:pPr>
    </w:p>
    <w:p w:rsidR="00AA24F2" w:rsidRPr="00B157EB" w:rsidRDefault="00AA24F2" w:rsidP="00456812">
      <w:pPr>
        <w:spacing w:line="240" w:lineRule="auto"/>
        <w:rPr>
          <w:rFonts w:ascii="Times New Roman" w:hAnsi="Times New Roman" w:cs="Times New Roman"/>
          <w:sz w:val="24"/>
          <w:szCs w:val="24"/>
          <w:lang w:eastAsia="fr-FR"/>
        </w:rPr>
      </w:pPr>
      <w:r>
        <w:rPr>
          <w:rFonts w:ascii="Arial" w:hAnsi="Arial"/>
          <w:b/>
          <w:bCs/>
          <w:i/>
          <w:iCs/>
          <w:color w:val="000000"/>
          <w:sz w:val="20"/>
          <w:szCs w:val="20"/>
          <w:lang w:eastAsia="fr-FR"/>
        </w:rPr>
        <w:t>(1</w:t>
      </w:r>
      <w:r w:rsidRPr="00B157EB">
        <w:rPr>
          <w:rFonts w:ascii="Arial" w:hAnsi="Arial"/>
          <w:b/>
          <w:bCs/>
          <w:i/>
          <w:iCs/>
          <w:color w:val="000000"/>
          <w:sz w:val="20"/>
          <w:szCs w:val="20"/>
          <w:lang w:eastAsia="fr-FR"/>
        </w:rPr>
        <w:t>) Ventes comprennent :</w:t>
      </w:r>
    </w:p>
    <w:p w:rsidR="00AA24F2" w:rsidRPr="00B157EB" w:rsidRDefault="00AA24F2" w:rsidP="00456812">
      <w:pPr>
        <w:spacing w:line="240" w:lineRule="auto"/>
        <w:rPr>
          <w:rFonts w:ascii="Times New Roman" w:hAnsi="Times New Roman" w:cs="Times New Roman"/>
          <w:sz w:val="24"/>
          <w:szCs w:val="24"/>
          <w:lang w:eastAsia="fr-FR"/>
        </w:rPr>
      </w:pPr>
    </w:p>
    <w:p w:rsidR="00AA24F2" w:rsidRPr="00B157EB" w:rsidRDefault="00AA24F2" w:rsidP="00456812">
      <w:pPr>
        <w:spacing w:line="240" w:lineRule="auto"/>
        <w:rPr>
          <w:rFonts w:ascii="Times New Roman" w:hAnsi="Times New Roman" w:cs="Times New Roman"/>
          <w:sz w:val="24"/>
          <w:szCs w:val="24"/>
          <w:lang w:eastAsia="fr-FR"/>
        </w:rPr>
      </w:pPr>
      <w:r w:rsidRPr="00B157EB">
        <w:rPr>
          <w:rFonts w:ascii="Arial" w:hAnsi="Arial"/>
          <w:color w:val="000000"/>
          <w:sz w:val="20"/>
          <w:szCs w:val="20"/>
          <w:lang w:eastAsia="fr-FR"/>
        </w:rPr>
        <w:t>− Ventes « Validés » en attente d’exécution sur le carnet d’ordres (MegaTrade)</w:t>
      </w:r>
    </w:p>
    <w:p w:rsidR="00AA24F2" w:rsidRPr="00B157EB" w:rsidRDefault="00AA24F2" w:rsidP="00456812">
      <w:pPr>
        <w:spacing w:line="240" w:lineRule="auto"/>
        <w:rPr>
          <w:rFonts w:ascii="Times New Roman" w:hAnsi="Times New Roman" w:cs="Times New Roman"/>
          <w:sz w:val="24"/>
          <w:szCs w:val="24"/>
          <w:lang w:eastAsia="fr-FR"/>
        </w:rPr>
      </w:pPr>
      <w:r w:rsidRPr="00B157EB">
        <w:rPr>
          <w:rFonts w:ascii="Arial" w:hAnsi="Arial"/>
          <w:color w:val="000000"/>
          <w:sz w:val="20"/>
          <w:szCs w:val="20"/>
          <w:lang w:eastAsia="fr-FR"/>
        </w:rPr>
        <w:t>− Ventes « Exécutés » sur le carnet d’ordres (MegaTrade)</w:t>
      </w:r>
    </w:p>
    <w:p w:rsidR="00AA24F2" w:rsidRPr="00B157EB" w:rsidRDefault="00AA24F2" w:rsidP="00456812">
      <w:pPr>
        <w:spacing w:line="240" w:lineRule="auto"/>
        <w:rPr>
          <w:rFonts w:ascii="Times New Roman" w:hAnsi="Times New Roman" w:cs="Times New Roman"/>
          <w:sz w:val="24"/>
          <w:szCs w:val="24"/>
          <w:lang w:eastAsia="fr-FR"/>
        </w:rPr>
      </w:pPr>
      <w:r w:rsidRPr="00B157EB">
        <w:rPr>
          <w:rFonts w:ascii="Arial" w:hAnsi="Arial"/>
          <w:color w:val="000000"/>
          <w:sz w:val="20"/>
          <w:szCs w:val="20"/>
          <w:lang w:eastAsia="fr-FR"/>
        </w:rPr>
        <w:t>− Vente « Instruits » (MegaCustody)</w:t>
      </w:r>
    </w:p>
    <w:p w:rsidR="00AA24F2" w:rsidRDefault="00AA24F2" w:rsidP="00456812">
      <w:pPr>
        <w:spacing w:line="240" w:lineRule="auto"/>
        <w:rPr>
          <w:rFonts w:ascii="Arial" w:hAnsi="Arial"/>
          <w:color w:val="000000"/>
          <w:sz w:val="20"/>
          <w:szCs w:val="20"/>
          <w:lang w:eastAsia="fr-FR"/>
        </w:rPr>
      </w:pPr>
      <w:r w:rsidRPr="00B157EB">
        <w:rPr>
          <w:rFonts w:ascii="Arial" w:hAnsi="Arial"/>
          <w:color w:val="000000"/>
          <w:sz w:val="20"/>
          <w:szCs w:val="20"/>
          <w:lang w:eastAsia="fr-FR"/>
        </w:rPr>
        <w:t xml:space="preserve">− Ventes </w:t>
      </w:r>
      <w:r>
        <w:rPr>
          <w:rFonts w:ascii="Arial" w:hAnsi="Arial"/>
          <w:color w:val="000000"/>
          <w:sz w:val="20"/>
          <w:szCs w:val="20"/>
          <w:lang w:eastAsia="fr-FR"/>
        </w:rPr>
        <w:t>"Appariés"</w:t>
      </w:r>
      <w:r w:rsidRPr="00B157EB">
        <w:rPr>
          <w:rFonts w:ascii="Arial" w:hAnsi="Arial"/>
          <w:color w:val="000000"/>
          <w:sz w:val="20"/>
          <w:szCs w:val="20"/>
          <w:lang w:eastAsia="fr-FR"/>
        </w:rPr>
        <w:t xml:space="preserve"> (MegaCustody)</w:t>
      </w:r>
    </w:p>
    <w:p w:rsidR="00AA24F2" w:rsidRDefault="00AA24F2" w:rsidP="00456812">
      <w:pPr>
        <w:spacing w:line="240" w:lineRule="auto"/>
        <w:rPr>
          <w:rFonts w:ascii="Arial" w:hAnsi="Arial"/>
          <w:color w:val="000000"/>
          <w:sz w:val="20"/>
          <w:szCs w:val="20"/>
          <w:lang w:eastAsia="fr-FR"/>
        </w:rPr>
      </w:pPr>
    </w:p>
    <w:p w:rsidR="00AA24F2" w:rsidRPr="007219D5" w:rsidRDefault="00AA24F2" w:rsidP="00456812">
      <w:pPr>
        <w:spacing w:line="240" w:lineRule="auto"/>
        <w:rPr>
          <w:rFonts w:ascii="Arial" w:hAnsi="Arial"/>
          <w:b/>
          <w:i/>
          <w:color w:val="000000"/>
          <w:sz w:val="20"/>
          <w:szCs w:val="20"/>
          <w:u w:val="single"/>
          <w:lang w:eastAsia="fr-FR"/>
        </w:rPr>
      </w:pPr>
      <w:r w:rsidRPr="007219D5">
        <w:rPr>
          <w:rFonts w:ascii="Arial" w:hAnsi="Arial"/>
          <w:b/>
          <w:i/>
          <w:color w:val="000000"/>
          <w:sz w:val="20"/>
          <w:szCs w:val="20"/>
          <w:u w:val="single"/>
          <w:lang w:eastAsia="fr-FR"/>
        </w:rPr>
        <w:t>OPCVM:</w:t>
      </w:r>
    </w:p>
    <w:p w:rsidR="00AA24F2" w:rsidRPr="00B157EB" w:rsidRDefault="00AA24F2" w:rsidP="00456812">
      <w:pPr>
        <w:spacing w:line="240" w:lineRule="auto"/>
        <w:rPr>
          <w:rFonts w:ascii="Times New Roman" w:hAnsi="Times New Roman" w:cs="Times New Roman"/>
          <w:sz w:val="24"/>
          <w:szCs w:val="24"/>
          <w:lang w:eastAsia="fr-FR"/>
        </w:rPr>
      </w:pPr>
      <w:r w:rsidRPr="00B157EB">
        <w:rPr>
          <w:rFonts w:ascii="Arial" w:hAnsi="Arial"/>
          <w:color w:val="000000"/>
          <w:sz w:val="20"/>
          <w:szCs w:val="20"/>
          <w:lang w:eastAsia="fr-FR"/>
        </w:rPr>
        <w:t xml:space="preserve">Lors de la saisie d’un ordre </w:t>
      </w:r>
      <w:r>
        <w:rPr>
          <w:rFonts w:ascii="Arial" w:hAnsi="Arial"/>
          <w:color w:val="000000"/>
          <w:sz w:val="20"/>
          <w:szCs w:val="20"/>
          <w:lang w:eastAsia="fr-FR"/>
        </w:rPr>
        <w:t xml:space="preserve">direct de Vente, </w:t>
      </w:r>
      <w:r w:rsidRPr="00B157EB">
        <w:rPr>
          <w:rFonts w:ascii="Arial" w:hAnsi="Arial"/>
          <w:color w:val="000000"/>
          <w:sz w:val="20"/>
          <w:szCs w:val="20"/>
          <w:lang w:eastAsia="fr-FR"/>
        </w:rPr>
        <w:t>le système doit établir à la date de l'ordre une réservation de la provision titres sur la base de la position disponible.</w:t>
      </w:r>
    </w:p>
    <w:p w:rsidR="00AA24F2" w:rsidRPr="00B157EB" w:rsidRDefault="00AA24F2" w:rsidP="00456812">
      <w:pPr>
        <w:spacing w:line="240" w:lineRule="auto"/>
        <w:rPr>
          <w:rFonts w:ascii="Times New Roman" w:hAnsi="Times New Roman" w:cs="Times New Roman"/>
          <w:sz w:val="24"/>
          <w:szCs w:val="24"/>
          <w:lang w:eastAsia="fr-FR"/>
        </w:rPr>
      </w:pPr>
    </w:p>
    <w:p w:rsidR="00AA24F2" w:rsidRPr="00B157EB" w:rsidRDefault="00AA24F2" w:rsidP="00456812">
      <w:pPr>
        <w:spacing w:line="240" w:lineRule="auto"/>
        <w:rPr>
          <w:rFonts w:ascii="Times New Roman" w:hAnsi="Times New Roman" w:cs="Times New Roman"/>
          <w:sz w:val="24"/>
          <w:szCs w:val="24"/>
          <w:lang w:eastAsia="fr-FR"/>
        </w:rPr>
      </w:pPr>
      <w:r>
        <w:rPr>
          <w:rFonts w:ascii="Arial" w:hAnsi="Arial"/>
          <w:b/>
          <w:bCs/>
          <w:color w:val="0000FF"/>
          <w:sz w:val="20"/>
          <w:szCs w:val="20"/>
          <w:lang w:eastAsia="fr-FR"/>
        </w:rPr>
        <w:t>Position disponible « Règlement/Livraison» : Position dénouée – Ventes (1</w:t>
      </w:r>
      <w:r w:rsidRPr="00B157EB">
        <w:rPr>
          <w:rFonts w:ascii="Arial" w:hAnsi="Arial"/>
          <w:b/>
          <w:bCs/>
          <w:color w:val="0000FF"/>
          <w:sz w:val="20"/>
          <w:szCs w:val="20"/>
          <w:lang w:eastAsia="fr-FR"/>
        </w:rPr>
        <w:t>)</w:t>
      </w:r>
    </w:p>
    <w:p w:rsidR="00AA24F2" w:rsidRPr="00B157EB" w:rsidRDefault="00AA24F2" w:rsidP="00456812">
      <w:pPr>
        <w:spacing w:line="240" w:lineRule="auto"/>
        <w:rPr>
          <w:rFonts w:ascii="Times New Roman" w:hAnsi="Times New Roman" w:cs="Times New Roman"/>
          <w:sz w:val="24"/>
          <w:szCs w:val="24"/>
          <w:lang w:eastAsia="fr-FR"/>
        </w:rPr>
      </w:pPr>
    </w:p>
    <w:p w:rsidR="00AA24F2" w:rsidRPr="00B157EB" w:rsidRDefault="00AA24F2" w:rsidP="00456812">
      <w:pPr>
        <w:spacing w:line="240" w:lineRule="auto"/>
        <w:rPr>
          <w:rFonts w:ascii="Times New Roman" w:hAnsi="Times New Roman" w:cs="Times New Roman"/>
          <w:sz w:val="24"/>
          <w:szCs w:val="24"/>
          <w:lang w:eastAsia="fr-FR"/>
        </w:rPr>
      </w:pPr>
      <w:r>
        <w:rPr>
          <w:rFonts w:ascii="Arial" w:hAnsi="Arial"/>
          <w:b/>
          <w:bCs/>
          <w:i/>
          <w:iCs/>
          <w:color w:val="000000"/>
          <w:sz w:val="20"/>
          <w:szCs w:val="20"/>
          <w:lang w:eastAsia="fr-FR"/>
        </w:rPr>
        <w:t>(1</w:t>
      </w:r>
      <w:r w:rsidRPr="00B157EB">
        <w:rPr>
          <w:rFonts w:ascii="Arial" w:hAnsi="Arial"/>
          <w:b/>
          <w:bCs/>
          <w:i/>
          <w:iCs/>
          <w:color w:val="000000"/>
          <w:sz w:val="20"/>
          <w:szCs w:val="20"/>
          <w:lang w:eastAsia="fr-FR"/>
        </w:rPr>
        <w:t>) Ventes comprennent :</w:t>
      </w:r>
    </w:p>
    <w:p w:rsidR="00AA24F2" w:rsidRPr="00B157EB" w:rsidRDefault="00AA24F2" w:rsidP="00456812">
      <w:pPr>
        <w:spacing w:line="240" w:lineRule="auto"/>
        <w:rPr>
          <w:rFonts w:ascii="Times New Roman" w:hAnsi="Times New Roman" w:cs="Times New Roman"/>
          <w:sz w:val="24"/>
          <w:szCs w:val="24"/>
          <w:lang w:eastAsia="fr-FR"/>
        </w:rPr>
      </w:pPr>
    </w:p>
    <w:p w:rsidR="00AA24F2" w:rsidRPr="00B157EB" w:rsidRDefault="00AA24F2" w:rsidP="00456812">
      <w:pPr>
        <w:spacing w:line="240" w:lineRule="auto"/>
        <w:rPr>
          <w:rFonts w:ascii="Times New Roman" w:hAnsi="Times New Roman" w:cs="Times New Roman"/>
          <w:sz w:val="24"/>
          <w:szCs w:val="24"/>
          <w:lang w:eastAsia="fr-FR"/>
        </w:rPr>
      </w:pPr>
      <w:r w:rsidRPr="00B157EB">
        <w:rPr>
          <w:rFonts w:ascii="Arial" w:hAnsi="Arial"/>
          <w:color w:val="000000"/>
          <w:sz w:val="20"/>
          <w:szCs w:val="20"/>
          <w:lang w:eastAsia="fr-FR"/>
        </w:rPr>
        <w:t>− Vente « Instruits » (MegaCustody)</w:t>
      </w:r>
    </w:p>
    <w:p w:rsidR="00AA24F2" w:rsidRDefault="00AA24F2" w:rsidP="00456812">
      <w:pPr>
        <w:spacing w:line="240" w:lineRule="auto"/>
        <w:rPr>
          <w:rFonts w:ascii="Arial" w:hAnsi="Arial"/>
          <w:color w:val="000000"/>
          <w:sz w:val="20"/>
          <w:szCs w:val="20"/>
          <w:lang w:eastAsia="fr-FR"/>
        </w:rPr>
      </w:pPr>
      <w:r w:rsidRPr="00B157EB">
        <w:rPr>
          <w:rFonts w:ascii="Arial" w:hAnsi="Arial"/>
          <w:color w:val="000000"/>
          <w:sz w:val="20"/>
          <w:szCs w:val="20"/>
          <w:lang w:eastAsia="fr-FR"/>
        </w:rPr>
        <w:t xml:space="preserve">− Ventes </w:t>
      </w:r>
      <w:r>
        <w:rPr>
          <w:rFonts w:ascii="Arial" w:hAnsi="Arial"/>
          <w:color w:val="000000"/>
          <w:sz w:val="20"/>
          <w:szCs w:val="20"/>
          <w:lang w:eastAsia="fr-FR"/>
        </w:rPr>
        <w:t>"Appariés"</w:t>
      </w:r>
      <w:r w:rsidRPr="00B157EB">
        <w:rPr>
          <w:rFonts w:ascii="Arial" w:hAnsi="Arial"/>
          <w:color w:val="000000"/>
          <w:sz w:val="20"/>
          <w:szCs w:val="20"/>
          <w:lang w:eastAsia="fr-FR"/>
        </w:rPr>
        <w:t xml:space="preserve"> (MegaCustody)</w:t>
      </w:r>
    </w:p>
    <w:p w:rsidR="00AA24F2" w:rsidRDefault="00AA24F2" w:rsidP="00456812">
      <w:pPr>
        <w:spacing w:line="240" w:lineRule="auto"/>
        <w:rPr>
          <w:rFonts w:ascii="Arial" w:hAnsi="Arial"/>
          <w:color w:val="000000"/>
          <w:sz w:val="20"/>
          <w:szCs w:val="20"/>
          <w:lang w:eastAsia="fr-FR"/>
        </w:rPr>
      </w:pPr>
    </w:p>
    <w:p w:rsidR="00AA24F2" w:rsidRDefault="00AA24F2" w:rsidP="00D20058">
      <w:pPr>
        <w:pStyle w:val="Heading3"/>
        <w:numPr>
          <w:ilvl w:val="2"/>
          <w:numId w:val="11"/>
        </w:numPr>
        <w:jc w:val="both"/>
      </w:pPr>
      <w:bookmarkStart w:id="62" w:name="_Toc413249476"/>
      <w:r>
        <w:t>Génération de swift au dépositaire</w:t>
      </w:r>
      <w:bookmarkEnd w:id="62"/>
    </w:p>
    <w:p w:rsidR="00AA24F2" w:rsidRDefault="00AA24F2" w:rsidP="00327A3B">
      <w:pPr>
        <w:jc w:val="both"/>
      </w:pPr>
    </w:p>
    <w:p w:rsidR="00AA24F2" w:rsidRPr="007D2C78" w:rsidRDefault="00AA24F2" w:rsidP="00327A3B">
      <w:pPr>
        <w:jc w:val="both"/>
      </w:pPr>
      <w:r>
        <w:t>Les Swift à générer au dépositaire doivent passer par une étape de confirmation d’envoie. Les Swift ne sont pas générés automatiquement. Les notifications au dépositaire sont crées dans un statut non envoyé et la génération est  faite manuellement après avoir vérifié visuellement le contenu du message Swift.</w:t>
      </w:r>
    </w:p>
    <w:p w:rsidR="00AA24F2" w:rsidRDefault="00AA24F2" w:rsidP="00D20058">
      <w:pPr>
        <w:pStyle w:val="Heading3"/>
        <w:numPr>
          <w:ilvl w:val="2"/>
          <w:numId w:val="11"/>
        </w:numPr>
        <w:jc w:val="both"/>
      </w:pPr>
      <w:bookmarkStart w:id="63" w:name="_Toc413249477"/>
      <w:r>
        <w:t>Appariement</w:t>
      </w:r>
      <w:bookmarkEnd w:id="63"/>
    </w:p>
    <w:p w:rsidR="00AA24F2" w:rsidRDefault="00AA24F2" w:rsidP="00327A3B">
      <w:pPr>
        <w:jc w:val="both"/>
      </w:pPr>
    </w:p>
    <w:p w:rsidR="00AA24F2" w:rsidRDefault="00AA24F2" w:rsidP="00327A3B">
      <w:pPr>
        <w:jc w:val="both"/>
      </w:pPr>
      <w:r>
        <w:t>Le Swift MT548 reçu est rattaché à l’IRL puis le rapprochement est fait en se basant sur la référence marché reçu dans le MT548 : RELA.</w:t>
      </w:r>
    </w:p>
    <w:p w:rsidR="00AA24F2" w:rsidRDefault="00AA24F2" w:rsidP="00D20058">
      <w:pPr>
        <w:pStyle w:val="Heading3"/>
        <w:numPr>
          <w:ilvl w:val="2"/>
          <w:numId w:val="11"/>
        </w:numPr>
        <w:jc w:val="both"/>
      </w:pPr>
      <w:bookmarkStart w:id="64" w:name="_Toc413249478"/>
      <w:r>
        <w:lastRenderedPageBreak/>
        <w:t>Dénouement</w:t>
      </w:r>
      <w:bookmarkEnd w:id="64"/>
    </w:p>
    <w:p w:rsidR="00AA24F2" w:rsidRDefault="00AA24F2" w:rsidP="00327A3B">
      <w:pPr>
        <w:jc w:val="both"/>
      </w:pPr>
    </w:p>
    <w:p w:rsidR="00AA24F2" w:rsidRDefault="00AA24F2" w:rsidP="00327A3B">
      <w:pPr>
        <w:jc w:val="both"/>
      </w:pPr>
      <w:r>
        <w:t>Le Swift MT54Y reçu est rattaché à l’IRL puis le rapprochement est fait en se basant sur la référence marché reçu dans le MT54Y : RELA.</w:t>
      </w:r>
    </w:p>
    <w:p w:rsidR="00AA24F2" w:rsidRDefault="00AA24F2" w:rsidP="00327A3B">
      <w:pPr>
        <w:jc w:val="both"/>
      </w:pPr>
      <w:r>
        <w:t>Le montant de dénouement peut différer du montant initial instruit au dépositaire,  le montant reçu dans le MT54Y doit être considérer pour la notification de dénouement au client.</w:t>
      </w:r>
    </w:p>
    <w:p w:rsidR="00AA24F2" w:rsidRPr="007219D5" w:rsidRDefault="00AA24F2" w:rsidP="00327A3B">
      <w:pPr>
        <w:jc w:val="both"/>
      </w:pPr>
      <w:r w:rsidRPr="007219D5">
        <w:t>Le dépositaire Euroclear procède au matching même si les montants des instructions sont différents ( Marge de tolérance de dénouement à paramétrer dans la devise dénouement)</w:t>
      </w:r>
    </w:p>
    <w:p w:rsidR="00AA24F2" w:rsidRPr="007219D5" w:rsidRDefault="00AA24F2" w:rsidP="00327A3B">
      <w:pPr>
        <w:jc w:val="both"/>
      </w:pPr>
      <w:r w:rsidRPr="007219D5">
        <w:t>Cette différence n’est pas communiquée lors du matching (le montant n'est pas un critère de Matching) mais impactent le montant de la confirmation de dénouement selon la règle suivante : Le montant net de l’instruction de vente prime pour le dénouement.</w:t>
      </w:r>
    </w:p>
    <w:p w:rsidR="00AA24F2" w:rsidRPr="007219D5" w:rsidRDefault="00AA24F2" w:rsidP="00327A3B">
      <w:pPr>
        <w:jc w:val="both"/>
      </w:pPr>
      <w:r w:rsidRPr="007219D5">
        <w:t>Le montant du dénouement du MT 54Y doit remplacer celui de l’IRL client.</w:t>
      </w:r>
    </w:p>
    <w:p w:rsidR="00AA24F2" w:rsidRPr="00576C51" w:rsidRDefault="00AA24F2" w:rsidP="00327A3B">
      <w:pPr>
        <w:jc w:val="both"/>
        <w:rPr>
          <w:b/>
          <w:bCs/>
        </w:rPr>
      </w:pPr>
    </w:p>
    <w:p w:rsidR="00AA24F2" w:rsidRDefault="00AA24F2" w:rsidP="00D20058">
      <w:pPr>
        <w:pStyle w:val="Style3"/>
        <w:numPr>
          <w:ilvl w:val="2"/>
          <w:numId w:val="11"/>
        </w:numPr>
        <w:jc w:val="both"/>
      </w:pPr>
      <w:bookmarkStart w:id="65" w:name="_Toc413249479"/>
      <w:bookmarkStart w:id="66" w:name="_Toc358735491"/>
      <w:r>
        <w:t>Traitement des annulations</w:t>
      </w:r>
      <w:bookmarkEnd w:id="65"/>
    </w:p>
    <w:p w:rsidR="00AA24F2" w:rsidRDefault="00AA24F2" w:rsidP="007219D5"/>
    <w:p w:rsidR="00AA24F2" w:rsidRDefault="00AA24F2" w:rsidP="007219D5">
      <w:r>
        <w:t xml:space="preserve">Les ordres d’annulation de titres des clients Swift MT54* </w:t>
      </w:r>
      <w:r w:rsidRPr="00333AC8">
        <w:t>(champ 23G=CANC)</w:t>
      </w:r>
    </w:p>
    <w:p w:rsidR="00AA24F2" w:rsidRPr="00576C51" w:rsidRDefault="00AA24F2">
      <w:r w:rsidRPr="00333AC8">
        <w:t>L</w:t>
      </w:r>
      <w:r w:rsidRPr="001349D9">
        <w:t>’</w:t>
      </w:r>
      <w:r w:rsidRPr="00333AC8">
        <w:t>ordre d</w:t>
      </w:r>
      <w:r w:rsidRPr="001349D9">
        <w:t>’</w:t>
      </w:r>
      <w:r w:rsidRPr="00333AC8">
        <w:t>annulation du client doit être rapproché de l</w:t>
      </w:r>
      <w:r w:rsidRPr="001349D9">
        <w:t>’</w:t>
      </w:r>
      <w:r w:rsidRPr="00333AC8">
        <w:t>ordre d</w:t>
      </w:r>
      <w:r w:rsidRPr="001349D9">
        <w:t>’</w:t>
      </w:r>
      <w:r w:rsidRPr="00333AC8">
        <w:t>origine. Le champ réference 20C</w:t>
      </w:r>
      <w:r w:rsidRPr="001349D9">
        <w:t> </w:t>
      </w:r>
      <w:r w:rsidRPr="00333AC8">
        <w:t>: PREV</w:t>
      </w:r>
      <w:r w:rsidRPr="001349D9">
        <w:t>\\</w:t>
      </w:r>
      <w:r w:rsidRPr="00333AC8">
        <w:t xml:space="preserve">  doit être le même que le champ 20C</w:t>
      </w:r>
      <w:r w:rsidRPr="001349D9">
        <w:t> </w:t>
      </w:r>
      <w:r w:rsidRPr="00333AC8">
        <w:t>: SEME</w:t>
      </w:r>
      <w:r w:rsidRPr="001349D9">
        <w:t>\\</w:t>
      </w:r>
      <w:r w:rsidRPr="00333AC8">
        <w:t xml:space="preserve"> de l</w:t>
      </w:r>
      <w:r w:rsidRPr="001349D9">
        <w:t>’</w:t>
      </w:r>
      <w:r w:rsidRPr="00333AC8">
        <w:t>ordre d</w:t>
      </w:r>
      <w:r w:rsidRPr="001349D9">
        <w:t>’</w:t>
      </w:r>
      <w:r w:rsidRPr="00333AC8">
        <w:t xml:space="preserve">origine. </w:t>
      </w:r>
    </w:p>
    <w:p w:rsidR="00AA24F2" w:rsidRPr="00576C51" w:rsidRDefault="00AA24F2">
      <w:r w:rsidRPr="00333AC8">
        <w:t xml:space="preserve">Cas ou IRL n'est pas encore envoyé au marché: </w:t>
      </w:r>
    </w:p>
    <w:p w:rsidR="00AA24F2" w:rsidRPr="00576C51" w:rsidRDefault="00AA24F2">
      <w:r w:rsidRPr="00333AC8">
        <w:t>=&gt; L'IRL passe au statut "Annulé"</w:t>
      </w:r>
    </w:p>
    <w:p w:rsidR="00AA24F2" w:rsidRPr="00576C51" w:rsidRDefault="00AA24F2">
      <w:r w:rsidRPr="00333AC8">
        <w:t>Cas ou IRL envoyée au marche:</w:t>
      </w:r>
    </w:p>
    <w:p w:rsidR="00AA24F2" w:rsidRPr="00576C51" w:rsidRDefault="00AA24F2">
      <w:r w:rsidRPr="00333AC8">
        <w:t>=&gt; L'IRL est flaguée "En cours d'annulation" jusqu'au retour du marché</w:t>
      </w:r>
    </w:p>
    <w:p w:rsidR="00AA24F2" w:rsidRPr="00576C51" w:rsidRDefault="00AA24F2">
      <w:r w:rsidRPr="00333AC8">
        <w:t>Réponse marché CAND: traitement sur Megara: L'IRL passe au statut "Annulé"</w:t>
      </w:r>
    </w:p>
    <w:p w:rsidR="00AA24F2" w:rsidRPr="00576C51" w:rsidRDefault="00AA24F2">
      <w:r w:rsidRPr="00333AC8">
        <w:t>Réponse marché REJT: traitement sur Megara : L'IRL reste dans son statut "Instruit"</w:t>
      </w:r>
    </w:p>
    <w:p w:rsidR="00AA24F2" w:rsidRDefault="00AA24F2">
      <w:pPr>
        <w:ind w:left="432"/>
        <w:jc w:val="both"/>
      </w:pPr>
    </w:p>
    <w:p w:rsidR="00AA24F2" w:rsidRPr="00450A1F" w:rsidRDefault="00AA24F2" w:rsidP="00D20058">
      <w:pPr>
        <w:pStyle w:val="Style3"/>
        <w:numPr>
          <w:ilvl w:val="2"/>
          <w:numId w:val="11"/>
        </w:numPr>
        <w:jc w:val="both"/>
      </w:pPr>
      <w:bookmarkStart w:id="67" w:name="_Toc413249480"/>
      <w:r w:rsidRPr="00450A1F">
        <w:t>Alertes et notifications</w:t>
      </w:r>
      <w:bookmarkEnd w:id="66"/>
      <w:bookmarkEnd w:id="67"/>
    </w:p>
    <w:p w:rsidR="00AA24F2" w:rsidRPr="00450A1F" w:rsidRDefault="00AA24F2" w:rsidP="00327A3B">
      <w:pPr>
        <w:spacing w:before="240" w:after="240" w:line="240" w:lineRule="auto"/>
        <w:ind w:right="142"/>
        <w:jc w:val="both"/>
      </w:pPr>
      <w:r w:rsidRPr="00450A1F">
        <w:t>Ce paragraphe décrit les</w:t>
      </w:r>
      <w:r>
        <w:t xml:space="preserve"> alertes </w:t>
      </w:r>
      <w:r w:rsidRPr="00450A1F">
        <w:t xml:space="preserve">qui doivent être générées </w:t>
      </w:r>
      <w:r>
        <w:t>dans le tableau de bord pendant le processus de règlement livraison</w:t>
      </w:r>
      <w:r w:rsidRPr="00450A1F">
        <w:t>:</w:t>
      </w:r>
    </w:p>
    <w:p w:rsidR="00AA24F2" w:rsidRDefault="00AA24F2" w:rsidP="00D20058">
      <w:pPr>
        <w:pStyle w:val="ListParagraph"/>
        <w:numPr>
          <w:ilvl w:val="0"/>
          <w:numId w:val="10"/>
        </w:numPr>
        <w:spacing w:before="240" w:after="240" w:line="240" w:lineRule="auto"/>
        <w:ind w:right="142"/>
        <w:jc w:val="both"/>
      </w:pPr>
      <w:r>
        <w:t>Instruction incomplète : Les IRL dont au minimum une règle de gestion a été violée.</w:t>
      </w:r>
    </w:p>
    <w:p w:rsidR="00AA24F2" w:rsidRDefault="00AA24F2" w:rsidP="00D20058">
      <w:pPr>
        <w:pStyle w:val="ListParagraph"/>
        <w:numPr>
          <w:ilvl w:val="0"/>
          <w:numId w:val="10"/>
        </w:numPr>
        <w:spacing w:before="240" w:after="240" w:line="240" w:lineRule="auto"/>
        <w:ind w:right="142"/>
        <w:jc w:val="both"/>
      </w:pPr>
      <w:r>
        <w:t>Instruction en attente de reconstitution de stock  titres ou espèces.</w:t>
      </w:r>
    </w:p>
    <w:p w:rsidR="00AA24F2" w:rsidRDefault="00AA24F2" w:rsidP="00D20058">
      <w:pPr>
        <w:pStyle w:val="ListParagraph"/>
        <w:numPr>
          <w:ilvl w:val="0"/>
          <w:numId w:val="10"/>
        </w:numPr>
        <w:spacing w:before="240" w:after="240" w:line="240" w:lineRule="auto"/>
        <w:ind w:right="142"/>
        <w:jc w:val="both"/>
      </w:pPr>
      <w:r>
        <w:t>Notification d’appariement reçue non rapprochée.</w:t>
      </w:r>
    </w:p>
    <w:p w:rsidR="00AA24F2" w:rsidRDefault="00AA24F2" w:rsidP="00D20058">
      <w:pPr>
        <w:pStyle w:val="ListParagraph"/>
        <w:numPr>
          <w:ilvl w:val="0"/>
          <w:numId w:val="10"/>
        </w:numPr>
        <w:spacing w:before="240" w:after="240" w:line="240" w:lineRule="auto"/>
        <w:ind w:right="142"/>
        <w:jc w:val="both"/>
      </w:pPr>
      <w:r>
        <w:t>Notification de dénouement reçue pour une IRL non appariée.</w:t>
      </w:r>
    </w:p>
    <w:p w:rsidR="00AA24F2" w:rsidRDefault="00AA24F2" w:rsidP="005B5CBA">
      <w:pPr>
        <w:pStyle w:val="ListParagraph"/>
        <w:spacing w:before="240" w:after="240" w:line="240" w:lineRule="auto"/>
        <w:ind w:left="0" w:right="142"/>
        <w:jc w:val="both"/>
      </w:pPr>
    </w:p>
    <w:p w:rsidR="00AA24F2" w:rsidRDefault="00AA24F2" w:rsidP="00327A3B">
      <w:pPr>
        <w:pStyle w:val="ListParagraph"/>
        <w:spacing w:before="240" w:after="240" w:line="240" w:lineRule="auto"/>
        <w:ind w:right="142"/>
        <w:jc w:val="both"/>
      </w:pPr>
    </w:p>
    <w:p w:rsidR="00AA24F2" w:rsidRDefault="00AA24F2">
      <w:pPr>
        <w:spacing w:line="240" w:lineRule="auto"/>
        <w:rPr>
          <w:rFonts w:cs="Times New Roman"/>
          <w:b/>
          <w:bCs/>
          <w:sz w:val="24"/>
          <w:szCs w:val="24"/>
        </w:rPr>
      </w:pPr>
      <w:r>
        <w:br w:type="page"/>
      </w:r>
    </w:p>
    <w:p w:rsidR="00AA24F2" w:rsidRDefault="00AA24F2" w:rsidP="00D20058">
      <w:pPr>
        <w:pStyle w:val="Style3"/>
        <w:numPr>
          <w:ilvl w:val="2"/>
          <w:numId w:val="11"/>
        </w:numPr>
        <w:jc w:val="both"/>
      </w:pPr>
      <w:bookmarkStart w:id="68" w:name="_Toc413249481"/>
      <w:r>
        <w:t>Traitement des Instructions globales</w:t>
      </w:r>
      <w:bookmarkEnd w:id="68"/>
    </w:p>
    <w:p w:rsidR="00AA24F2" w:rsidRPr="007A00B5" w:rsidRDefault="00AC5F85" w:rsidP="008E4E82">
      <w:r>
        <w:rPr>
          <w:noProof/>
          <w:lang w:eastAsia="fr-FR"/>
        </w:rPr>
        <w:pict>
          <v:shape id="Image 11" o:spid="_x0000_s1039" type="#_x0000_t75" style="position:absolute;margin-left:-5.5pt;margin-top:3.65pt;width:470.25pt;height:281.25pt;z-index:2;visibility:visible">
            <v:imagedata r:id="rId15" o:title=""/>
          </v:shape>
        </w:pict>
      </w:r>
    </w:p>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Pr="007A00B5"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C5F85" w:rsidP="008E4E82">
      <w:r>
        <w:rPr>
          <w:noProof/>
          <w:lang w:eastAsia="fr-FR"/>
        </w:rPr>
        <w:pict>
          <v:shape id="Image 12" o:spid="_x0000_s1040" type="#_x0000_t75" style="position:absolute;margin-left:-6.35pt;margin-top:2.3pt;width:470.25pt;height:309.75pt;z-index:3;visibility:visible">
            <v:imagedata r:id="rId16" o:title=""/>
          </v:shape>
        </w:pict>
      </w:r>
    </w:p>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Pr="007A00B5"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C5F85" w:rsidP="008E4E82">
      <w:r>
        <w:rPr>
          <w:noProof/>
          <w:lang w:eastAsia="fr-FR"/>
        </w:rPr>
        <w:pict>
          <v:shape id="Image 13" o:spid="_x0000_s1041" type="#_x0000_t75" style="position:absolute;margin-left:-18.35pt;margin-top:-4.85pt;width:470.25pt;height:351.75pt;z-index:4;visibility:visible">
            <v:imagedata r:id="rId17" o:title=""/>
          </v:shape>
        </w:pict>
      </w:r>
    </w:p>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Pr="003A5A6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C5F85" w:rsidP="008E4E82">
      <w:r>
        <w:rPr>
          <w:noProof/>
          <w:lang w:eastAsia="fr-FR"/>
        </w:rPr>
        <w:pict>
          <v:shape id="Image 14" o:spid="_x0000_s1042" type="#_x0000_t75" style="position:absolute;margin-left:-18.35pt;margin-top:2.25pt;width:470.25pt;height:255.75pt;z-index:5;visibility:visible">
            <v:imagedata r:id="rId18" o:title=""/>
          </v:shape>
        </w:pict>
      </w:r>
    </w:p>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Default="00AA24F2" w:rsidP="008E4E82"/>
    <w:p w:rsidR="00AA24F2" w:rsidRPr="003A5A62" w:rsidRDefault="00AA24F2" w:rsidP="008E4E82"/>
    <w:p w:rsidR="00AA24F2" w:rsidRDefault="00AA24F2" w:rsidP="008E4E82"/>
    <w:p w:rsidR="00AA24F2" w:rsidRDefault="00AA24F2" w:rsidP="008E4E82"/>
    <w:p w:rsidR="00AA24F2" w:rsidRDefault="00AA24F2" w:rsidP="008E4E82"/>
    <w:p w:rsidR="00AA24F2" w:rsidRDefault="00AA24F2" w:rsidP="00D20058">
      <w:pPr>
        <w:pStyle w:val="Style2"/>
        <w:numPr>
          <w:ilvl w:val="1"/>
          <w:numId w:val="11"/>
        </w:numPr>
        <w:jc w:val="both"/>
      </w:pPr>
      <w:bookmarkStart w:id="69" w:name="_Toc413249482"/>
      <w:r>
        <w:t>Mise en Pension - Prise en Pension / Billateral Financing</w:t>
      </w:r>
      <w:bookmarkEnd w:id="69"/>
    </w:p>
    <w:p w:rsidR="00AA24F2" w:rsidRPr="00450A1F" w:rsidRDefault="00AA24F2" w:rsidP="00D20058">
      <w:pPr>
        <w:pStyle w:val="Style3"/>
        <w:numPr>
          <w:ilvl w:val="2"/>
          <w:numId w:val="11"/>
        </w:numPr>
        <w:jc w:val="both"/>
      </w:pPr>
      <w:bookmarkStart w:id="70" w:name="_Toc413249483"/>
      <w:r w:rsidRPr="00450A1F">
        <w:t>Description générale</w:t>
      </w:r>
      <w:bookmarkEnd w:id="70"/>
    </w:p>
    <w:p w:rsidR="00AA24F2" w:rsidRPr="00450A1F" w:rsidRDefault="00AA24F2" w:rsidP="00327A3B">
      <w:pPr>
        <w:spacing w:before="240" w:after="240" w:line="240" w:lineRule="auto"/>
        <w:ind w:right="142"/>
        <w:jc w:val="both"/>
      </w:pPr>
      <w:r>
        <w:t>Le but de cette deuxième partie est l’étude des instructions de règlement livraison de mise et prise en pension pour le marché étranger dès la création jusqu’à la confirmation de dénouement.</w:t>
      </w:r>
    </w:p>
    <w:p w:rsidR="00AA24F2" w:rsidRPr="00450A1F" w:rsidRDefault="00AA24F2" w:rsidP="00D20058">
      <w:pPr>
        <w:pStyle w:val="Style3"/>
        <w:numPr>
          <w:ilvl w:val="2"/>
          <w:numId w:val="11"/>
        </w:numPr>
        <w:jc w:val="both"/>
      </w:pPr>
      <w:bookmarkStart w:id="71" w:name="_Toc413249484"/>
      <w:r w:rsidRPr="00450A1F">
        <w:t>Description détaillée</w:t>
      </w:r>
      <w:bookmarkEnd w:id="71"/>
    </w:p>
    <w:p w:rsidR="00AA24F2" w:rsidRPr="00450A1F" w:rsidRDefault="00AA24F2" w:rsidP="00327A3B">
      <w:pPr>
        <w:jc w:val="both"/>
      </w:pPr>
    </w:p>
    <w:p w:rsidR="00AA24F2" w:rsidRDefault="00AA24F2" w:rsidP="00327A3B">
      <w:pPr>
        <w:jc w:val="both"/>
      </w:pPr>
      <w:r>
        <w:t>L’instruction de règlement livraison : IRL pour le marché étranger peut avoir les types d’opération suivants :</w:t>
      </w:r>
    </w:p>
    <w:p w:rsidR="00AA24F2" w:rsidRDefault="00AA24F2" w:rsidP="00D20058">
      <w:pPr>
        <w:pStyle w:val="ListParagraph"/>
        <w:numPr>
          <w:ilvl w:val="0"/>
          <w:numId w:val="17"/>
        </w:numPr>
        <w:jc w:val="both"/>
      </w:pPr>
      <w:r>
        <w:t>REPO : Mise en Pension.</w:t>
      </w:r>
    </w:p>
    <w:p w:rsidR="00AA24F2" w:rsidRDefault="00AA24F2">
      <w:pPr>
        <w:pStyle w:val="Heading4"/>
      </w:pPr>
      <w:r>
        <w:t>RVPO : Prise en Pension.Mise en Pension / Prise en Pension</w:t>
      </w:r>
    </w:p>
    <w:p w:rsidR="00AA24F2" w:rsidRDefault="00AA24F2" w:rsidP="00B72645">
      <w:r>
        <w:t>REPO : Initition</w:t>
      </w:r>
      <w:r>
        <w:tab/>
        <w:t>Mise en Pension : Deliver</w:t>
      </w:r>
      <w:r>
        <w:tab/>
        <w:t>MT540: Receive Free</w:t>
      </w:r>
    </w:p>
    <w:p w:rsidR="00AA24F2" w:rsidRDefault="00AA24F2" w:rsidP="00B72645">
      <w:r>
        <w:t>REPC : Retour</w:t>
      </w:r>
      <w:r>
        <w:tab/>
        <w:t>Prise en Pension : Receive</w:t>
      </w:r>
      <w:r>
        <w:tab/>
        <w:t>MT541: Receive Vs Payment</w:t>
      </w:r>
    </w:p>
    <w:p w:rsidR="00AA24F2" w:rsidRPr="00B72645" w:rsidRDefault="00AA24F2" w:rsidP="00B72645">
      <w:pPr>
        <w:ind w:left="4320" w:firstLine="720"/>
      </w:pPr>
      <w:r w:rsidRPr="009E3F6F">
        <w:t>MT542: Deliver Free</w:t>
      </w:r>
    </w:p>
    <w:p w:rsidR="00AA24F2" w:rsidRDefault="00AA24F2" w:rsidP="00B72645">
      <w:pPr>
        <w:ind w:left="5040"/>
        <w:rPr>
          <w:lang w:val="en-US"/>
        </w:rPr>
      </w:pPr>
      <w:r>
        <w:rPr>
          <w:lang w:val="en-US"/>
        </w:rPr>
        <w:t>MT543: Deliver Vs Payment</w:t>
      </w:r>
    </w:p>
    <w:p w:rsidR="00AA24F2" w:rsidRDefault="00AA24F2" w:rsidP="00B72645">
      <w:pPr>
        <w:rPr>
          <w:lang w:val="en-US"/>
        </w:rPr>
      </w:pP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336"/>
        <w:gridCol w:w="2700"/>
        <w:gridCol w:w="2532"/>
      </w:tblGrid>
      <w:tr w:rsidR="00AA24F2" w:rsidTr="00E16727">
        <w:tc>
          <w:tcPr>
            <w:tcW w:w="3336" w:type="dxa"/>
          </w:tcPr>
          <w:p w:rsidR="00AA24F2" w:rsidRDefault="00AA24F2" w:rsidP="00D17DF7">
            <w:r>
              <w:t xml:space="preserve">CONTRAT </w:t>
            </w:r>
          </w:p>
        </w:tc>
        <w:tc>
          <w:tcPr>
            <w:tcW w:w="2700" w:type="dxa"/>
          </w:tcPr>
          <w:p w:rsidR="00AA24F2" w:rsidRDefault="00AA24F2" w:rsidP="00D17DF7">
            <w:pPr>
              <w:rPr>
                <w:b/>
                <w:bCs/>
              </w:rPr>
            </w:pPr>
            <w:r>
              <w:rPr>
                <w:b/>
                <w:bCs/>
              </w:rPr>
              <w:t>MESSAGE TYPE</w:t>
            </w:r>
          </w:p>
        </w:tc>
        <w:tc>
          <w:tcPr>
            <w:tcW w:w="2532" w:type="dxa"/>
          </w:tcPr>
          <w:p w:rsidR="00AA24F2" w:rsidRDefault="00AA24F2" w:rsidP="00D17DF7">
            <w:r>
              <w:t>SEQUENCE D</w:t>
            </w:r>
          </w:p>
          <w:p w:rsidR="00AA24F2" w:rsidRDefault="00AA24F2" w:rsidP="00D17DF7">
            <w:r>
              <w:rPr>
                <w:b/>
                <w:bCs/>
              </w:rPr>
              <w:t>22 F: REPT//CODE</w:t>
            </w:r>
          </w:p>
        </w:tc>
      </w:tr>
      <w:tr w:rsidR="00AA24F2" w:rsidTr="00E16727">
        <w:tc>
          <w:tcPr>
            <w:tcW w:w="3336" w:type="dxa"/>
          </w:tcPr>
          <w:p w:rsidR="00AA24F2" w:rsidRDefault="00AA24F2" w:rsidP="00D17DF7">
            <w:r>
              <w:t>Initiation de la Mise en Pension</w:t>
            </w:r>
          </w:p>
        </w:tc>
        <w:tc>
          <w:tcPr>
            <w:tcW w:w="2700" w:type="dxa"/>
          </w:tcPr>
          <w:p w:rsidR="00AA24F2" w:rsidRDefault="00AA24F2" w:rsidP="00D17DF7">
            <w:r>
              <w:t>542/543</w:t>
            </w:r>
          </w:p>
        </w:tc>
        <w:tc>
          <w:tcPr>
            <w:tcW w:w="2532" w:type="dxa"/>
          </w:tcPr>
          <w:p w:rsidR="00AA24F2" w:rsidRDefault="00AA24F2" w:rsidP="00D17DF7">
            <w:r>
              <w:t>REPO</w:t>
            </w:r>
          </w:p>
        </w:tc>
      </w:tr>
      <w:tr w:rsidR="00AA24F2" w:rsidTr="00E16727">
        <w:tc>
          <w:tcPr>
            <w:tcW w:w="3336" w:type="dxa"/>
          </w:tcPr>
          <w:p w:rsidR="00AA24F2" w:rsidRDefault="00AA24F2" w:rsidP="00D17DF7">
            <w:r>
              <w:t>Retour de la Mise en Pension</w:t>
            </w:r>
          </w:p>
        </w:tc>
        <w:tc>
          <w:tcPr>
            <w:tcW w:w="2700" w:type="dxa"/>
          </w:tcPr>
          <w:p w:rsidR="00AA24F2" w:rsidRDefault="00AA24F2" w:rsidP="00D17DF7">
            <w:r>
              <w:t>540/541</w:t>
            </w:r>
          </w:p>
        </w:tc>
        <w:tc>
          <w:tcPr>
            <w:tcW w:w="2532" w:type="dxa"/>
          </w:tcPr>
          <w:p w:rsidR="00AA24F2" w:rsidRDefault="00AA24F2" w:rsidP="00D17DF7">
            <w:r>
              <w:t>REPC</w:t>
            </w:r>
          </w:p>
        </w:tc>
      </w:tr>
      <w:tr w:rsidR="00AA24F2" w:rsidTr="00E16727">
        <w:tc>
          <w:tcPr>
            <w:tcW w:w="3336" w:type="dxa"/>
          </w:tcPr>
          <w:p w:rsidR="00AA24F2" w:rsidRDefault="00AA24F2" w:rsidP="00D17DF7">
            <w:r>
              <w:t>Initiation de la Prise en Pension</w:t>
            </w:r>
          </w:p>
        </w:tc>
        <w:tc>
          <w:tcPr>
            <w:tcW w:w="2700" w:type="dxa"/>
          </w:tcPr>
          <w:p w:rsidR="00AA24F2" w:rsidRDefault="00AA24F2" w:rsidP="00D17DF7">
            <w:r>
              <w:t>540/541</w:t>
            </w:r>
          </w:p>
        </w:tc>
        <w:tc>
          <w:tcPr>
            <w:tcW w:w="2532" w:type="dxa"/>
          </w:tcPr>
          <w:p w:rsidR="00AA24F2" w:rsidRDefault="00AA24F2" w:rsidP="00D17DF7">
            <w:r>
              <w:t>REPO</w:t>
            </w:r>
          </w:p>
        </w:tc>
      </w:tr>
      <w:tr w:rsidR="00AA24F2" w:rsidTr="00E16727">
        <w:tc>
          <w:tcPr>
            <w:tcW w:w="3336" w:type="dxa"/>
          </w:tcPr>
          <w:p w:rsidR="00AA24F2" w:rsidRDefault="00AA24F2" w:rsidP="00D17DF7">
            <w:r>
              <w:t>Retour de la Prise en Pension</w:t>
            </w:r>
          </w:p>
        </w:tc>
        <w:tc>
          <w:tcPr>
            <w:tcW w:w="2700" w:type="dxa"/>
          </w:tcPr>
          <w:p w:rsidR="00AA24F2" w:rsidRDefault="00AA24F2" w:rsidP="00D17DF7">
            <w:r>
              <w:t>542/543</w:t>
            </w:r>
          </w:p>
        </w:tc>
        <w:tc>
          <w:tcPr>
            <w:tcW w:w="2532" w:type="dxa"/>
          </w:tcPr>
          <w:p w:rsidR="00AA24F2" w:rsidRDefault="00AA24F2" w:rsidP="00D17DF7">
            <w:r>
              <w:t>REPC</w:t>
            </w:r>
          </w:p>
        </w:tc>
      </w:tr>
    </w:tbl>
    <w:p w:rsidR="00AA24F2" w:rsidRDefault="00AA24F2" w:rsidP="00B72645">
      <w:pPr>
        <w:pBdr>
          <w:bottom w:val="single" w:sz="6" w:space="1" w:color="auto"/>
        </w:pBdr>
      </w:pPr>
    </w:p>
    <w:p w:rsidR="00AA24F2" w:rsidRDefault="00AA24F2" w:rsidP="00B72645">
      <w:pPr>
        <w:pBdr>
          <w:top w:val="single" w:sz="4" w:space="1" w:color="auto"/>
          <w:left w:val="single" w:sz="4" w:space="4" w:color="auto"/>
          <w:bottom w:val="single" w:sz="4" w:space="1" w:color="auto"/>
          <w:right w:val="single" w:sz="4" w:space="4" w:color="auto"/>
        </w:pBdr>
        <w:rPr>
          <w:b/>
          <w:bCs/>
        </w:rPr>
      </w:pPr>
      <w:r>
        <w:rPr>
          <w:b/>
          <w:bCs/>
        </w:rPr>
        <w:t xml:space="preserve">Repos Details </w:t>
      </w:r>
      <w:r>
        <w:rPr>
          <w:b/>
          <w:bCs/>
        </w:rPr>
        <w:sym w:font="Wingdings" w:char="F0E8"/>
      </w:r>
      <w:r>
        <w:rPr>
          <w:b/>
          <w:bCs/>
        </w:rPr>
        <w:t xml:space="preserve"> Sequence « D » ======</w:t>
      </w:r>
      <w:r>
        <w:rPr>
          <w:b/>
          <w:bCs/>
        </w:rPr>
        <w:sym w:font="Wingdings" w:char="F0E8"/>
      </w:r>
      <w:r>
        <w:rPr>
          <w:b/>
          <w:bCs/>
        </w:rPr>
        <w:t xml:space="preserve"> Nom de la Sequence : REPO</w:t>
      </w:r>
    </w:p>
    <w:p w:rsidR="00AA24F2" w:rsidRDefault="00AA24F2" w:rsidP="00B72645">
      <w:pPr>
        <w:rPr>
          <w:b/>
          <w:bCs/>
        </w:rPr>
      </w:pPr>
    </w:p>
    <w:p w:rsidR="00AA24F2" w:rsidRDefault="00AA24F2" w:rsidP="00B72645">
      <w:pPr>
        <w:rPr>
          <w:lang w:val="en-US"/>
        </w:rPr>
      </w:pPr>
      <w:r>
        <w:rPr>
          <w:lang w:val="en-US"/>
        </w:rPr>
        <w:t>Indicator 22F: Qualifier « </w:t>
      </w:r>
      <w:r>
        <w:rPr>
          <w:b/>
          <w:bCs/>
          <w:u w:val="single"/>
          <w:lang w:val="en-US"/>
        </w:rPr>
        <w:t>REPT</w:t>
      </w:r>
      <w:r>
        <w:rPr>
          <w:lang w:val="en-US"/>
        </w:rPr>
        <w:t> »: Repurchase Type Indicator</w:t>
      </w:r>
    </w:p>
    <w:p w:rsidR="00AA24F2" w:rsidRDefault="00AC5F85" w:rsidP="00B72645">
      <w:pPr>
        <w:rPr>
          <w:lang w:val="en-US"/>
        </w:rPr>
      </w:pPr>
      <w:r>
        <w:rPr>
          <w:noProof/>
          <w:lang w:eastAsia="fr-FR"/>
        </w:rPr>
        <w:pict>
          <v:group id="Group 19" o:spid="_x0000_s1043" style="position:absolute;margin-left:2in;margin-top:3.05pt;width:36pt;height:36pt;z-index:6" coordorigin="4680,12600" coordsize="720,540">
            <v:line id="Line 20" o:spid="_x0000_s1044" style="position:absolute;visibility:visible" from="4680,12600" to="4680,13140" o:connectortype="straight">
              <v:shadow on="t" type="double" color2="shadow add(102)" offset="-3pt,-3pt" offset2="-6pt,-6pt"/>
            </v:line>
            <v:line id="Line 21" o:spid="_x0000_s1045" style="position:absolute;visibility:visible" from="4680,13140" to="5400,13140" o:connectortype="straight">
              <v:stroke endarrow="block"/>
              <v:shadow on="t" type="double" color2="shadow add(102)" offset="-3pt,-3pt" offset2="-6pt,-6pt"/>
            </v:line>
          </v:group>
        </w:pict>
      </w:r>
    </w:p>
    <w:p w:rsidR="00AA24F2" w:rsidRDefault="00AA24F2" w:rsidP="00B72645">
      <w:pPr>
        <w:rPr>
          <w:lang w:val="en-US"/>
        </w:rPr>
      </w:pPr>
      <w:r>
        <w:rPr>
          <w:lang w:val="en-US"/>
        </w:rPr>
        <w:tab/>
      </w:r>
      <w:r>
        <w:rPr>
          <w:lang w:val="en-US"/>
        </w:rPr>
        <w:tab/>
      </w:r>
      <w:r>
        <w:rPr>
          <w:lang w:val="en-US"/>
        </w:rPr>
        <w:tab/>
      </w:r>
      <w:r>
        <w:rPr>
          <w:lang w:val="en-US"/>
        </w:rPr>
        <w:tab/>
      </w:r>
      <w:r>
        <w:rPr>
          <w:lang w:val="en-US"/>
        </w:rPr>
        <w:tab/>
      </w:r>
      <w:r>
        <w:rPr>
          <w:lang w:val="en-US"/>
        </w:rPr>
        <w:tab/>
      </w:r>
    </w:p>
    <w:p w:rsidR="00AA24F2" w:rsidRPr="00B72645" w:rsidRDefault="00AA24F2" w:rsidP="00B72645">
      <w:pPr>
        <w:rPr>
          <w:lang w:val="en-US"/>
        </w:rPr>
      </w:pPr>
      <w:r>
        <w:rPr>
          <w:lang w:val="en-US"/>
        </w:rPr>
        <w:tab/>
      </w:r>
      <w:r>
        <w:rPr>
          <w:lang w:val="en-US"/>
        </w:rPr>
        <w:tab/>
      </w:r>
      <w:r>
        <w:rPr>
          <w:lang w:val="en-US"/>
        </w:rPr>
        <w:tab/>
      </w:r>
      <w:r>
        <w:rPr>
          <w:lang w:val="en-US"/>
        </w:rPr>
        <w:tab/>
      </w:r>
      <w:r>
        <w:rPr>
          <w:lang w:val="en-US"/>
        </w:rPr>
        <w:tab/>
      </w:r>
      <w:r w:rsidRPr="009E3F6F">
        <w:rPr>
          <w:lang w:val="en-US"/>
        </w:rPr>
        <w:t xml:space="preserve">Code: REPC </w:t>
      </w:r>
      <w:r>
        <w:rPr>
          <w:lang w:val="en-US"/>
        </w:rPr>
        <w:sym w:font="Wingdings" w:char="F0E8"/>
      </w:r>
      <w:r w:rsidRPr="009E3F6F">
        <w:rPr>
          <w:lang w:val="en-US"/>
        </w:rPr>
        <w:t xml:space="preserve"> Repo Cloture</w:t>
      </w:r>
    </w:p>
    <w:p w:rsidR="00AA24F2" w:rsidRDefault="00AA24F2" w:rsidP="00B72645">
      <w:pPr>
        <w:rPr>
          <w:lang w:val="en-US"/>
        </w:rPr>
      </w:pPr>
      <w:r w:rsidRPr="009E3F6F">
        <w:rPr>
          <w:lang w:val="en-US"/>
        </w:rPr>
        <w:tab/>
      </w:r>
      <w:r w:rsidRPr="009E3F6F">
        <w:rPr>
          <w:lang w:val="en-US"/>
        </w:rPr>
        <w:tab/>
      </w:r>
      <w:r w:rsidRPr="009E3F6F">
        <w:rPr>
          <w:lang w:val="en-US"/>
        </w:rPr>
        <w:tab/>
      </w:r>
      <w:r w:rsidRPr="009E3F6F">
        <w:rPr>
          <w:lang w:val="en-US"/>
        </w:rPr>
        <w:tab/>
      </w:r>
      <w:r w:rsidRPr="009E3F6F">
        <w:rPr>
          <w:lang w:val="en-US"/>
        </w:rPr>
        <w:tab/>
      </w:r>
      <w:r>
        <w:rPr>
          <w:lang w:val="en-US"/>
        </w:rPr>
        <w:t xml:space="preserve">Code: REPO </w:t>
      </w:r>
      <w:r>
        <w:rPr>
          <w:lang w:val="en-US"/>
        </w:rPr>
        <w:sym w:font="Wingdings" w:char="F0E8"/>
      </w:r>
      <w:r>
        <w:rPr>
          <w:lang w:val="en-US"/>
        </w:rPr>
        <w:t xml:space="preserve"> Repo Opening</w:t>
      </w:r>
    </w:p>
    <w:p w:rsidR="00AA24F2" w:rsidRDefault="00AA24F2" w:rsidP="00B72645">
      <w:pPr>
        <w:rPr>
          <w:lang w:val="en-US"/>
        </w:rPr>
      </w:pPr>
    </w:p>
    <w:p w:rsidR="00AA24F2" w:rsidRPr="00B72645" w:rsidRDefault="00AA24F2" w:rsidP="00B72645">
      <w:pPr>
        <w:pBdr>
          <w:top w:val="single" w:sz="4" w:space="1" w:color="auto"/>
          <w:left w:val="single" w:sz="4" w:space="4" w:color="auto"/>
          <w:bottom w:val="single" w:sz="4" w:space="1" w:color="auto"/>
          <w:right w:val="single" w:sz="4" w:space="4" w:color="auto"/>
        </w:pBdr>
        <w:rPr>
          <w:b/>
          <w:bCs/>
          <w:lang w:val="en-US"/>
        </w:rPr>
      </w:pPr>
      <w:r w:rsidRPr="009E3F6F">
        <w:rPr>
          <w:b/>
          <w:bCs/>
          <w:lang w:val="en-US"/>
        </w:rPr>
        <w:t xml:space="preserve">Settlement Details </w:t>
      </w:r>
      <w:r>
        <w:rPr>
          <w:b/>
          <w:bCs/>
        </w:rPr>
        <w:sym w:font="Wingdings" w:char="F0E8"/>
      </w:r>
      <w:r w:rsidRPr="009E3F6F">
        <w:rPr>
          <w:b/>
          <w:bCs/>
          <w:lang w:val="en-US"/>
        </w:rPr>
        <w:t xml:space="preserve"> Sequence « E » ======</w:t>
      </w:r>
      <w:r>
        <w:rPr>
          <w:b/>
          <w:bCs/>
        </w:rPr>
        <w:sym w:font="Wingdings" w:char="F0E8"/>
      </w:r>
      <w:r w:rsidRPr="009E3F6F">
        <w:rPr>
          <w:b/>
          <w:bCs/>
          <w:lang w:val="en-US"/>
        </w:rPr>
        <w:t xml:space="preserve"> Nom de la Sequence : SETDET</w:t>
      </w:r>
    </w:p>
    <w:p w:rsidR="00AA24F2" w:rsidRPr="00B72645" w:rsidRDefault="00AA24F2" w:rsidP="00B72645">
      <w:pPr>
        <w:rPr>
          <w:b/>
          <w:bCs/>
          <w:lang w:val="en-US"/>
        </w:rPr>
      </w:pPr>
    </w:p>
    <w:p w:rsidR="00AA24F2" w:rsidRDefault="00AA24F2" w:rsidP="00B72645">
      <w:pPr>
        <w:rPr>
          <w:lang w:val="en-US"/>
        </w:rPr>
      </w:pPr>
      <w:r>
        <w:rPr>
          <w:lang w:val="en-US"/>
        </w:rPr>
        <w:t>Indicator 22F: Qualifier « </w:t>
      </w:r>
      <w:r>
        <w:rPr>
          <w:b/>
          <w:bCs/>
          <w:u w:val="single"/>
          <w:lang w:val="en-US"/>
        </w:rPr>
        <w:t>SETR</w:t>
      </w:r>
      <w:r>
        <w:rPr>
          <w:lang w:val="en-US"/>
        </w:rPr>
        <w:t xml:space="preserve"> »: Type of Settlement Transaction </w:t>
      </w:r>
    </w:p>
    <w:p w:rsidR="00AA24F2" w:rsidRDefault="00AC5F85" w:rsidP="00B72645">
      <w:pPr>
        <w:rPr>
          <w:b/>
          <w:bCs/>
          <w:lang w:val="en-US"/>
        </w:rPr>
      </w:pPr>
      <w:r w:rsidRPr="00AC5F85">
        <w:rPr>
          <w:noProof/>
          <w:lang w:eastAsia="fr-FR"/>
        </w:rPr>
        <w:pict>
          <v:group id="Group 22" o:spid="_x0000_s1046" style="position:absolute;margin-left:135pt;margin-top:8.4pt;width:36pt;height:27pt;z-index:7" coordorigin="4680,12600" coordsize="720,540">
            <v:line id="Line 23" o:spid="_x0000_s1047" style="position:absolute;visibility:visible" from="4680,12600" to="4680,13140" o:connectortype="straight">
              <v:shadow on="t" type="double" color2="shadow add(102)" offset="-3pt,-3pt" offset2="-6pt,-6pt"/>
            </v:line>
            <v:line id="Line 24" o:spid="_x0000_s1048" style="position:absolute;visibility:visible" from="4680,13140" to="5400,13140" o:connectortype="straight">
              <v:stroke endarrow="block"/>
              <v:shadow on="t" type="double" color2="shadow add(102)" offset="-3pt,-3pt" offset2="-6pt,-6pt"/>
            </v:line>
          </v:group>
        </w:pict>
      </w:r>
    </w:p>
    <w:p w:rsidR="00AA24F2" w:rsidRPr="00B72645" w:rsidRDefault="00AA24F2" w:rsidP="00B72645">
      <w:pPr>
        <w:ind w:left="2880" w:firstLine="720"/>
        <w:rPr>
          <w:lang w:val="en-US"/>
        </w:rPr>
      </w:pPr>
    </w:p>
    <w:p w:rsidR="00AA24F2" w:rsidRPr="00D17DF7" w:rsidRDefault="00AA24F2" w:rsidP="00B72645">
      <w:pPr>
        <w:ind w:left="2880" w:firstLine="720"/>
        <w:rPr>
          <w:lang w:val="en-US"/>
        </w:rPr>
      </w:pPr>
      <w:r w:rsidRPr="00D17DF7">
        <w:rPr>
          <w:lang w:val="en-US"/>
        </w:rPr>
        <w:t>:22F:: SETR//REPU</w:t>
      </w:r>
    </w:p>
    <w:p w:rsidR="00AA24F2" w:rsidRPr="003F5506" w:rsidRDefault="00AA24F2" w:rsidP="00B72645">
      <w:pPr>
        <w:ind w:left="2880" w:firstLine="720"/>
        <w:rPr>
          <w:lang w:val="en-US"/>
        </w:rPr>
      </w:pPr>
      <w:r w:rsidRPr="003F5506">
        <w:rPr>
          <w:lang w:val="en-US"/>
        </w:rPr>
        <w:t>:22F::REPT/ECLR/</w:t>
      </w:r>
      <w:r w:rsidRPr="002137E2">
        <w:rPr>
          <w:b/>
          <w:lang w:val="en-US"/>
        </w:rPr>
        <w:t>BFIN</w:t>
      </w:r>
    </w:p>
    <w:p w:rsidR="00AA24F2" w:rsidRPr="003F5506" w:rsidRDefault="00AA24F2" w:rsidP="00B72645">
      <w:pPr>
        <w:ind w:left="2880" w:firstLine="720"/>
        <w:rPr>
          <w:lang w:val="en-US"/>
        </w:rPr>
      </w:pPr>
    </w:p>
    <w:p w:rsidR="00AA24F2" w:rsidRDefault="00AA24F2">
      <w:pPr>
        <w:spacing w:line="240" w:lineRule="auto"/>
        <w:rPr>
          <w:lang w:val="en-US"/>
        </w:rPr>
      </w:pPr>
      <w:r w:rsidRPr="003F5506">
        <w:rPr>
          <w:lang w:val="en-US"/>
        </w:rPr>
        <w:br w:type="page"/>
      </w:r>
    </w:p>
    <w:p w:rsidR="00AA24F2" w:rsidRPr="003F5506" w:rsidRDefault="00AA24F2">
      <w:pPr>
        <w:spacing w:line="240" w:lineRule="auto"/>
        <w:rPr>
          <w:lang w:val="en-US"/>
        </w:rPr>
      </w:pPr>
    </w:p>
    <w:p w:rsidR="00AA24F2" w:rsidRDefault="00AA24F2" w:rsidP="00327A3B">
      <w:pPr>
        <w:jc w:val="both"/>
      </w:pPr>
      <w:r>
        <w:t>Traitement Manuel/Traitement Swift</w:t>
      </w:r>
    </w:p>
    <w:p w:rsidR="00AA24F2" w:rsidRDefault="00AC5F85" w:rsidP="00327A3B">
      <w:pPr>
        <w:jc w:val="both"/>
      </w:pPr>
      <w:r>
        <w:rPr>
          <w:noProof/>
          <w:lang w:eastAsia="fr-FR"/>
        </w:rPr>
        <w:pict>
          <v:shape id="Image 5" o:spid="_x0000_s1049" type="#_x0000_t75" style="position:absolute;left:0;text-align:left;margin-left:-8.6pt;margin-top:5.9pt;width:469.5pt;height:316.5pt;z-index:8;visibility:visible">
            <v:imagedata r:id="rId19" o:title=""/>
          </v:shape>
        </w:pict>
      </w:r>
    </w:p>
    <w:p w:rsidR="00AA24F2" w:rsidRDefault="00AA24F2">
      <w:pPr>
        <w:spacing w:line="240" w:lineRule="auto"/>
      </w:pPr>
      <w:r>
        <w:br w:type="page"/>
      </w:r>
    </w:p>
    <w:p w:rsidR="00AA24F2" w:rsidRDefault="00AC5F85" w:rsidP="00327A3B">
      <w:pPr>
        <w:jc w:val="both"/>
      </w:pPr>
      <w:r>
        <w:rPr>
          <w:noProof/>
          <w:lang w:eastAsia="fr-FR"/>
        </w:rPr>
        <w:pict>
          <v:shape id="Image 7" o:spid="_x0000_s1050" type="#_x0000_t75" style="position:absolute;left:0;text-align:left;margin-left:-17.6pt;margin-top:-4.1pt;width:469.5pt;height:316.5pt;z-index:9;visibility:visible">
            <v:imagedata r:id="rId20" o:title=""/>
          </v:shape>
        </w:pict>
      </w:r>
    </w:p>
    <w:p w:rsidR="00AA24F2" w:rsidRDefault="00AA24F2" w:rsidP="00327A3B">
      <w:pPr>
        <w:jc w:val="both"/>
      </w:pPr>
    </w:p>
    <w:p w:rsidR="00AA24F2" w:rsidRDefault="00AC5F85">
      <w:pPr>
        <w:spacing w:line="240" w:lineRule="auto"/>
      </w:pPr>
      <w:r>
        <w:rPr>
          <w:noProof/>
          <w:lang w:eastAsia="fr-FR"/>
        </w:rPr>
        <w:pict>
          <v:shape id="Image 8" o:spid="_x0000_s1051" type="#_x0000_t75" style="position:absolute;margin-left:-17.6pt;margin-top:281.5pt;width:470.25pt;height:315pt;z-index:10;visibility:visible">
            <v:imagedata r:id="rId21" o:title=""/>
          </v:shape>
        </w:pict>
      </w:r>
      <w:r w:rsidR="00AA24F2">
        <w:br w:type="page"/>
      </w:r>
    </w:p>
    <w:p w:rsidR="00AA24F2" w:rsidRDefault="00AC5F85">
      <w:pPr>
        <w:spacing w:line="240" w:lineRule="auto"/>
      </w:pPr>
      <w:r>
        <w:rPr>
          <w:noProof/>
          <w:lang w:eastAsia="fr-FR"/>
        </w:rPr>
        <w:pict>
          <v:shape id="Image 9" o:spid="_x0000_s1052" type="#_x0000_t75" style="position:absolute;margin-left:-18.35pt;margin-top:4.15pt;width:470.25pt;height:321pt;z-index:11;visibility:visible">
            <v:imagedata r:id="rId22" o:title=""/>
          </v:shape>
        </w:pict>
      </w:r>
      <w:r w:rsidR="00AA24F2">
        <w:br w:type="page"/>
      </w:r>
    </w:p>
    <w:p w:rsidR="00AA24F2" w:rsidRDefault="00AA24F2" w:rsidP="00327A3B">
      <w:pPr>
        <w:jc w:val="both"/>
      </w:pPr>
      <w:r>
        <w:t>Le processus d’une IRL de pension est similaire à celui d’une IRL ferme, les données de la jambe retour sont saisies dès la création de la jambe d’initiation à savoir :</w:t>
      </w:r>
    </w:p>
    <w:p w:rsidR="00AA24F2" w:rsidRDefault="00AA24F2" w:rsidP="00327A3B">
      <w:pPr>
        <w:jc w:val="both"/>
      </w:pPr>
    </w:p>
    <w:p w:rsidR="00AA24F2" w:rsidRDefault="00AA24F2" w:rsidP="00D20058">
      <w:pPr>
        <w:pStyle w:val="ListParagraph"/>
        <w:numPr>
          <w:ilvl w:val="0"/>
          <w:numId w:val="26"/>
        </w:numPr>
        <w:jc w:val="both"/>
      </w:pPr>
      <w:r>
        <w:t>La date de maturité </w:t>
      </w:r>
    </w:p>
    <w:p w:rsidR="00AA24F2" w:rsidRDefault="00AA24F2" w:rsidP="00D20058">
      <w:pPr>
        <w:pStyle w:val="ListParagraph"/>
        <w:numPr>
          <w:ilvl w:val="0"/>
          <w:numId w:val="26"/>
        </w:numPr>
        <w:jc w:val="both"/>
      </w:pPr>
      <w:r>
        <w:t>Le type du taux</w:t>
      </w:r>
    </w:p>
    <w:p w:rsidR="00AA24F2" w:rsidRDefault="00AA24F2" w:rsidP="00D20058">
      <w:pPr>
        <w:pStyle w:val="ListParagraph"/>
        <w:numPr>
          <w:ilvl w:val="0"/>
          <w:numId w:val="26"/>
        </w:numPr>
        <w:jc w:val="both"/>
      </w:pPr>
      <w:r>
        <w:t>La référence du contrat Le taux du contact</w:t>
      </w:r>
    </w:p>
    <w:p w:rsidR="00AA24F2" w:rsidRDefault="00AA24F2" w:rsidP="00D20058">
      <w:pPr>
        <w:pStyle w:val="ListParagraph"/>
        <w:numPr>
          <w:ilvl w:val="0"/>
          <w:numId w:val="26"/>
        </w:numPr>
        <w:jc w:val="both"/>
      </w:pPr>
      <w:r>
        <w:t>Le montant de retour</w:t>
      </w:r>
    </w:p>
    <w:p w:rsidR="00AA24F2" w:rsidRDefault="00AA24F2" w:rsidP="00327A3B">
      <w:pPr>
        <w:jc w:val="both"/>
      </w:pPr>
    </w:p>
    <w:p w:rsidR="00AA24F2" w:rsidRDefault="00AA24F2" w:rsidP="00327A3B">
      <w:pPr>
        <w:jc w:val="both"/>
      </w:pPr>
      <w:r>
        <w:t>La jambe de retour est crée dès la création de la jambe d’initiation, un seul Swift est généré au dépositaire celui de la jambe d’initiation.</w:t>
      </w:r>
    </w:p>
    <w:p w:rsidR="00AA24F2" w:rsidRPr="00DE0DB6" w:rsidRDefault="00AA24F2" w:rsidP="00327A3B">
      <w:pPr>
        <w:jc w:val="both"/>
      </w:pPr>
      <w:r>
        <w:t xml:space="preserve">Le dénouement de la jambe d’initiation déclenche l’appariement de la jambe de retour et le rapprochement des notifications MT548 et de MT54Y de dénouement de la jambe de retour se fait par la référence de la </w:t>
      </w:r>
      <w:r w:rsidRPr="00DE0DB6">
        <w:t>Jambe retour.</w:t>
      </w:r>
    </w:p>
    <w:p w:rsidR="00AA24F2" w:rsidRDefault="00AA24F2" w:rsidP="00D20058">
      <w:pPr>
        <w:pStyle w:val="Style2"/>
        <w:numPr>
          <w:ilvl w:val="1"/>
          <w:numId w:val="11"/>
        </w:numPr>
        <w:jc w:val="both"/>
      </w:pPr>
      <w:bookmarkStart w:id="72" w:name="_Toc413249485"/>
      <w:r>
        <w:t>Les Transferts Cross-Border de Maroc Telecom "IAM"</w:t>
      </w:r>
      <w:bookmarkEnd w:id="72"/>
    </w:p>
    <w:p w:rsidR="00AA24F2" w:rsidRDefault="00AA24F2" w:rsidP="00327A3B">
      <w:pPr>
        <w:jc w:val="both"/>
      </w:pPr>
    </w:p>
    <w:p w:rsidR="00AA24F2" w:rsidRPr="00450A1F" w:rsidRDefault="00AA24F2" w:rsidP="00D20058">
      <w:pPr>
        <w:pStyle w:val="Style3"/>
        <w:numPr>
          <w:ilvl w:val="2"/>
          <w:numId w:val="11"/>
        </w:numPr>
        <w:jc w:val="both"/>
      </w:pPr>
      <w:bookmarkStart w:id="73" w:name="_Toc413249486"/>
      <w:r w:rsidRPr="00450A1F">
        <w:t>Description générale</w:t>
      </w:r>
      <w:bookmarkEnd w:id="73"/>
    </w:p>
    <w:p w:rsidR="00AA24F2" w:rsidRDefault="00AA24F2" w:rsidP="00327A3B">
      <w:pPr>
        <w:spacing w:before="240" w:after="240" w:line="240" w:lineRule="auto"/>
        <w:ind w:right="142"/>
        <w:jc w:val="both"/>
      </w:pPr>
      <w:r>
        <w:t xml:space="preserve">Le but de cette troisième partie est l’étude du processus de rapatriement de titres </w:t>
      </w:r>
    </w:p>
    <w:p w:rsidR="00AA24F2" w:rsidRDefault="00AA24F2" w:rsidP="00D20058">
      <w:pPr>
        <w:pStyle w:val="ListParagraph"/>
        <w:numPr>
          <w:ilvl w:val="0"/>
          <w:numId w:val="31"/>
        </w:numPr>
        <w:spacing w:before="240" w:after="240" w:line="240" w:lineRule="auto"/>
        <w:ind w:right="142"/>
        <w:jc w:val="both"/>
      </w:pPr>
      <w:r>
        <w:t>déposés chez  Maroclear, avec les caractéristiques suivantes</w:t>
      </w:r>
    </w:p>
    <w:p w:rsidR="00AA24F2" w:rsidRDefault="00AA24F2" w:rsidP="00327A3B">
      <w:pPr>
        <w:spacing w:before="240" w:after="240" w:line="240" w:lineRule="auto"/>
        <w:ind w:right="142"/>
        <w:jc w:val="both"/>
      </w:pPr>
      <w:r>
        <w:t>- Titre: IAM</w:t>
      </w:r>
    </w:p>
    <w:p w:rsidR="00AA24F2" w:rsidRDefault="00AA24F2" w:rsidP="00D20058">
      <w:pPr>
        <w:pStyle w:val="ListParagraph"/>
        <w:numPr>
          <w:ilvl w:val="0"/>
          <w:numId w:val="33"/>
        </w:numPr>
        <w:spacing w:before="240" w:after="240" w:line="240" w:lineRule="auto"/>
        <w:ind w:right="142"/>
        <w:jc w:val="both"/>
      </w:pPr>
      <w:r>
        <w:t>Identifiant de la valeur: ID 1</w:t>
      </w:r>
    </w:p>
    <w:p w:rsidR="00AA24F2" w:rsidRDefault="00AA24F2" w:rsidP="00D20058">
      <w:pPr>
        <w:pStyle w:val="ListParagraph"/>
        <w:numPr>
          <w:ilvl w:val="0"/>
          <w:numId w:val="33"/>
        </w:numPr>
        <w:spacing w:before="240" w:after="240" w:line="240" w:lineRule="auto"/>
        <w:ind w:right="142"/>
        <w:jc w:val="both"/>
      </w:pPr>
      <w:r>
        <w:t>Code ISIN de la valeur: ISIN 1</w:t>
      </w:r>
    </w:p>
    <w:p w:rsidR="00AA24F2" w:rsidRDefault="00AA24F2" w:rsidP="00D20058">
      <w:pPr>
        <w:pStyle w:val="ListParagraph"/>
        <w:numPr>
          <w:ilvl w:val="0"/>
          <w:numId w:val="33"/>
        </w:numPr>
        <w:spacing w:before="240" w:after="240" w:line="240" w:lineRule="auto"/>
        <w:ind w:right="142"/>
        <w:jc w:val="both"/>
      </w:pPr>
      <w:r>
        <w:t>Devise de la valeur: MAD</w:t>
      </w:r>
    </w:p>
    <w:p w:rsidR="00AA24F2" w:rsidRDefault="00AA24F2" w:rsidP="00D20058">
      <w:pPr>
        <w:pStyle w:val="ListParagraph"/>
        <w:numPr>
          <w:ilvl w:val="0"/>
          <w:numId w:val="33"/>
        </w:numPr>
        <w:spacing w:before="240" w:after="240" w:line="240" w:lineRule="auto"/>
        <w:ind w:right="142"/>
        <w:jc w:val="both"/>
      </w:pPr>
      <w:r>
        <w:t xml:space="preserve">Place of settlement de la valeur: Maroclear </w:t>
      </w:r>
    </w:p>
    <w:p w:rsidR="00AA24F2" w:rsidRDefault="00AA24F2" w:rsidP="00802776">
      <w:pPr>
        <w:pStyle w:val="ListParagraph"/>
        <w:spacing w:before="240" w:after="240" w:line="240" w:lineRule="auto"/>
        <w:ind w:right="142"/>
        <w:jc w:val="both"/>
      </w:pPr>
    </w:p>
    <w:p w:rsidR="00AA24F2" w:rsidRDefault="00AA24F2" w:rsidP="00D20058">
      <w:pPr>
        <w:pStyle w:val="ListParagraph"/>
        <w:numPr>
          <w:ilvl w:val="0"/>
          <w:numId w:val="31"/>
        </w:numPr>
        <w:spacing w:before="240" w:after="240" w:line="240" w:lineRule="auto"/>
        <w:ind w:right="142"/>
        <w:jc w:val="both"/>
      </w:pPr>
      <w:r>
        <w:t>déposés chez  Euroclear Bank / BP2S, avec les caractéristiques suivantes</w:t>
      </w:r>
    </w:p>
    <w:p w:rsidR="00AA24F2" w:rsidRDefault="00AA24F2" w:rsidP="00E90574">
      <w:pPr>
        <w:spacing w:before="240" w:after="240" w:line="240" w:lineRule="auto"/>
        <w:ind w:right="142"/>
        <w:jc w:val="both"/>
      </w:pPr>
      <w:r>
        <w:t>- Titre: IAM</w:t>
      </w:r>
    </w:p>
    <w:p w:rsidR="00AA24F2" w:rsidRDefault="00AA24F2" w:rsidP="00D20058">
      <w:pPr>
        <w:pStyle w:val="ListParagraph"/>
        <w:numPr>
          <w:ilvl w:val="0"/>
          <w:numId w:val="34"/>
        </w:numPr>
        <w:spacing w:before="240" w:after="240" w:line="240" w:lineRule="auto"/>
        <w:ind w:right="142"/>
        <w:jc w:val="both"/>
      </w:pPr>
      <w:r>
        <w:t>Identifiant de la valeur: ID 2</w:t>
      </w:r>
    </w:p>
    <w:p w:rsidR="00AA24F2" w:rsidRDefault="00AA24F2" w:rsidP="00D20058">
      <w:pPr>
        <w:pStyle w:val="ListParagraph"/>
        <w:numPr>
          <w:ilvl w:val="0"/>
          <w:numId w:val="34"/>
        </w:numPr>
        <w:spacing w:before="240" w:after="240" w:line="240" w:lineRule="auto"/>
        <w:ind w:right="142"/>
        <w:jc w:val="both"/>
      </w:pPr>
      <w:r>
        <w:t>Code ISIN de la valeur: ISIN 1</w:t>
      </w:r>
    </w:p>
    <w:p w:rsidR="00AA24F2" w:rsidRDefault="00AA24F2" w:rsidP="00D20058">
      <w:pPr>
        <w:pStyle w:val="ListParagraph"/>
        <w:numPr>
          <w:ilvl w:val="0"/>
          <w:numId w:val="34"/>
        </w:numPr>
        <w:spacing w:before="240" w:after="240" w:line="240" w:lineRule="auto"/>
        <w:ind w:right="142"/>
        <w:jc w:val="both"/>
      </w:pPr>
      <w:r>
        <w:t>Devise de la valeur: EUR</w:t>
      </w:r>
    </w:p>
    <w:p w:rsidR="00AA24F2" w:rsidRDefault="00AA24F2" w:rsidP="00D20058">
      <w:pPr>
        <w:pStyle w:val="ListParagraph"/>
        <w:numPr>
          <w:ilvl w:val="0"/>
          <w:numId w:val="34"/>
        </w:numPr>
        <w:spacing w:before="240" w:after="240" w:line="240" w:lineRule="auto"/>
        <w:ind w:right="142"/>
        <w:jc w:val="both"/>
      </w:pPr>
      <w:r>
        <w:t xml:space="preserve">Place of settlement de la valeur: Euroclear France </w:t>
      </w:r>
    </w:p>
    <w:p w:rsidR="00AA24F2" w:rsidRPr="00450A1F" w:rsidRDefault="00AA24F2" w:rsidP="00327A3B">
      <w:pPr>
        <w:spacing w:before="240" w:after="240" w:line="240" w:lineRule="auto"/>
        <w:ind w:right="142"/>
        <w:jc w:val="both"/>
      </w:pPr>
    </w:p>
    <w:p w:rsidR="00AA24F2" w:rsidRPr="00450A1F" w:rsidRDefault="00AA24F2" w:rsidP="00D20058">
      <w:pPr>
        <w:pStyle w:val="Style3"/>
        <w:numPr>
          <w:ilvl w:val="2"/>
          <w:numId w:val="11"/>
        </w:numPr>
        <w:jc w:val="both"/>
      </w:pPr>
      <w:bookmarkStart w:id="74" w:name="_Toc413249487"/>
      <w:r w:rsidRPr="00450A1F">
        <w:t>Description détaillée</w:t>
      </w:r>
      <w:bookmarkEnd w:id="74"/>
    </w:p>
    <w:p w:rsidR="00AA24F2" w:rsidRDefault="00AA24F2" w:rsidP="00327A3B">
      <w:pPr>
        <w:jc w:val="both"/>
      </w:pPr>
    </w:p>
    <w:p w:rsidR="00AA24F2" w:rsidRDefault="00AA24F2" w:rsidP="00327A3B">
      <w:pPr>
        <w:jc w:val="both"/>
      </w:pPr>
      <w:r>
        <w:t>La place de dénouement Euroclear France (EOCF) est éligible aux dépositaires Euroclear Bank (EOCB) et BP2S.</w:t>
      </w:r>
    </w:p>
    <w:p w:rsidR="00AA24F2" w:rsidRDefault="00AA24F2" w:rsidP="00327A3B">
      <w:pPr>
        <w:jc w:val="both"/>
      </w:pPr>
      <w:r>
        <w:t>Cette règle d'éligibilité est déduite par client (clientèle ou compte propre) et par type de valeur.</w:t>
      </w:r>
    </w:p>
    <w:p w:rsidR="00AA24F2" w:rsidRDefault="00AA24F2" w:rsidP="00FE1EA0">
      <w:pPr>
        <w:jc w:val="both"/>
      </w:pPr>
      <w:r>
        <w:t xml:space="preserve">L’éligibilité suit la même règle que la SLA d’éligibilité du dépositaire (se référer à la liste des dépositaires éligibles du marché étranger) </w:t>
      </w:r>
    </w:p>
    <w:p w:rsidR="00AA24F2" w:rsidRDefault="00AA24F2" w:rsidP="00327A3B">
      <w:pPr>
        <w:jc w:val="both"/>
      </w:pPr>
      <w:r>
        <w:lastRenderedPageBreak/>
        <w:t xml:space="preserve">Le Cross Border est un transfert initié par le client (donc IRL) entre Maroclear et Euroclear Bank (dans le deux sens) ou Maroclear et BP2S (dans les deux sens) </w:t>
      </w:r>
    </w:p>
    <w:p w:rsidR="00AA24F2" w:rsidRDefault="00AA24F2" w:rsidP="00327A3B">
      <w:pPr>
        <w:jc w:val="both"/>
      </w:pPr>
    </w:p>
    <w:p w:rsidR="00AA24F2" w:rsidRDefault="00AA24F2" w:rsidP="00327A3B">
      <w:pPr>
        <w:jc w:val="both"/>
      </w:pPr>
      <w:r>
        <w:t>Un client instruit une vente sur sa position IAM chez Euroclear Bank ou BP2S. Pour ce faire,</w:t>
      </w:r>
    </w:p>
    <w:p w:rsidR="00AA24F2" w:rsidRDefault="00AA24F2" w:rsidP="00327A3B">
      <w:pPr>
        <w:jc w:val="both"/>
      </w:pPr>
      <w:r>
        <w:t>1- Transférer la position du client de chez Maroclear vers BP2S</w:t>
      </w:r>
    </w:p>
    <w:p w:rsidR="00AA24F2" w:rsidRDefault="00AA24F2" w:rsidP="00327A3B">
      <w:pPr>
        <w:jc w:val="both"/>
      </w:pPr>
      <w:r>
        <w:t>2- Vendre chez BP2S</w:t>
      </w:r>
    </w:p>
    <w:p w:rsidR="00AA24F2" w:rsidRDefault="00AA24F2" w:rsidP="00327A3B">
      <w:pPr>
        <w:jc w:val="both"/>
      </w:pPr>
    </w:p>
    <w:p w:rsidR="00AA24F2" w:rsidRPr="00DE0DB6" w:rsidRDefault="00AA24F2" w:rsidP="00327A3B">
      <w:pPr>
        <w:jc w:val="both"/>
        <w:rPr>
          <w:b/>
          <w:i/>
          <w:u w:val="single"/>
        </w:rPr>
      </w:pPr>
      <w:r w:rsidRPr="00DE0DB6">
        <w:rPr>
          <w:b/>
          <w:i/>
          <w:u w:val="single"/>
        </w:rPr>
        <w:t>Schéma 1: Schéma du marché étranger</w:t>
      </w:r>
    </w:p>
    <w:p w:rsidR="00AA24F2" w:rsidRDefault="00AA24F2" w:rsidP="00327A3B">
      <w:pPr>
        <w:jc w:val="both"/>
      </w:pPr>
    </w:p>
    <w:p w:rsidR="00AA24F2" w:rsidRDefault="00AA24F2" w:rsidP="00327A3B">
      <w:pPr>
        <w:jc w:val="both"/>
      </w:pPr>
      <w:r>
        <w:t xml:space="preserve">Description: </w:t>
      </w:r>
    </w:p>
    <w:p w:rsidR="00AA24F2" w:rsidRDefault="00AA24F2" w:rsidP="00327A3B">
      <w:pPr>
        <w:jc w:val="both"/>
      </w:pPr>
    </w:p>
    <w:p w:rsidR="00AA24F2" w:rsidRDefault="00AA24F2" w:rsidP="00327A3B">
      <w:pPr>
        <w:jc w:val="both"/>
      </w:pPr>
      <w:r>
        <w:t>Un client qui détient une position IAM chez Euroclear Bank ou BP2S et qu'il veut rapatrier chez Maroclear.</w:t>
      </w:r>
    </w:p>
    <w:p w:rsidR="00AA24F2" w:rsidRDefault="00AA24F2" w:rsidP="00327A3B">
      <w:pPr>
        <w:jc w:val="both"/>
      </w:pPr>
      <w:r>
        <w:t>Le processus sera traité par deux opérations distinctes:</w:t>
      </w:r>
    </w:p>
    <w:p w:rsidR="00AA24F2" w:rsidRDefault="00AA24F2" w:rsidP="00327A3B">
      <w:pPr>
        <w:jc w:val="both"/>
      </w:pPr>
    </w:p>
    <w:p w:rsidR="00AA24F2" w:rsidRDefault="00AA24F2" w:rsidP="00327A3B">
      <w:pPr>
        <w:jc w:val="both"/>
      </w:pPr>
      <w:r w:rsidRPr="00DE0DB6">
        <w:rPr>
          <w:b/>
          <w:i/>
          <w:u w:val="single"/>
        </w:rPr>
        <w:t>Opération 1</w:t>
      </w:r>
      <w:r>
        <w:t>: IRL (LCP à montant nul) à Euroclear Bank pour livrer les titres à Maroclear</w:t>
      </w:r>
    </w:p>
    <w:p w:rsidR="00AA24F2" w:rsidRPr="00576C51" w:rsidRDefault="00AA24F2" w:rsidP="00327A3B">
      <w:pPr>
        <w:jc w:val="both"/>
      </w:pPr>
      <w:r w:rsidRPr="00333AC8">
        <w:t>- Dépositaire éligible: Euroclear Bank</w:t>
      </w:r>
      <w:r>
        <w:t xml:space="preserve"> (ou BP2S)</w:t>
      </w:r>
    </w:p>
    <w:p w:rsidR="00AA24F2" w:rsidRPr="00576C51" w:rsidRDefault="00AA24F2" w:rsidP="00327A3B">
      <w:pPr>
        <w:jc w:val="both"/>
      </w:pPr>
      <w:r w:rsidRPr="00333AC8">
        <w:t>- Place of settlement: Maroclear</w:t>
      </w:r>
    </w:p>
    <w:p w:rsidR="00AA24F2" w:rsidRDefault="00AA24F2" w:rsidP="00327A3B">
      <w:pPr>
        <w:jc w:val="both"/>
      </w:pPr>
      <w:r>
        <w:t>-</w:t>
      </w:r>
      <w:r w:rsidRPr="00B34C79">
        <w:t xml:space="preserve">REAG: Le compte de Maroclear chez Euroclear France </w:t>
      </w:r>
    </w:p>
    <w:p w:rsidR="00AA24F2" w:rsidRDefault="00AA24F2" w:rsidP="00327A3B">
      <w:pPr>
        <w:jc w:val="both"/>
      </w:pPr>
      <w:r>
        <w:t>- BUYR: AWB</w:t>
      </w:r>
    </w:p>
    <w:p w:rsidR="00AA24F2" w:rsidRPr="00B34C79" w:rsidRDefault="00AA24F2" w:rsidP="00327A3B">
      <w:pPr>
        <w:jc w:val="both"/>
      </w:pPr>
    </w:p>
    <w:p w:rsidR="00AA24F2" w:rsidRDefault="00AA24F2" w:rsidP="00327A3B">
      <w:pPr>
        <w:jc w:val="both"/>
      </w:pPr>
      <w:r w:rsidRPr="00DE0DB6">
        <w:rPr>
          <w:b/>
          <w:i/>
          <w:u w:val="single"/>
        </w:rPr>
        <w:t>Opération 2</w:t>
      </w:r>
      <w:r>
        <w:t>: Réception des titres de chez Maroclear</w:t>
      </w:r>
    </w:p>
    <w:p w:rsidR="00AA24F2" w:rsidRDefault="00AA24F2" w:rsidP="00327A3B">
      <w:pPr>
        <w:jc w:val="both"/>
      </w:pPr>
      <w:r>
        <w:t xml:space="preserve">Selon le processus standard du marché local de réception des titres via Maroclear </w:t>
      </w:r>
    </w:p>
    <w:p w:rsidR="00AA24F2" w:rsidRDefault="00AA24F2" w:rsidP="00327A3B">
      <w:pPr>
        <w:jc w:val="both"/>
      </w:pPr>
    </w:p>
    <w:p w:rsidR="00AA24F2" w:rsidRDefault="00C14147" w:rsidP="00DE0DB6">
      <w:pPr>
        <w:jc w:val="center"/>
      </w:pPr>
      <w:r>
        <w:rPr>
          <w:noProof/>
          <w:lang w:eastAsia="fr-FR"/>
        </w:rPr>
        <w:pict>
          <v:shape id="Image 33" o:spid="_x0000_i1030" type="#_x0000_t75" style="width:5in;height:270pt;visibility:visible">
            <v:imagedata r:id="rId23" o:title=""/>
          </v:shape>
        </w:pict>
      </w:r>
    </w:p>
    <w:p w:rsidR="00AA24F2" w:rsidRDefault="00AA24F2" w:rsidP="00327A3B">
      <w:pPr>
        <w:jc w:val="both"/>
      </w:pPr>
    </w:p>
    <w:p w:rsidR="00AA24F2" w:rsidRDefault="00AA24F2">
      <w:pPr>
        <w:spacing w:line="240" w:lineRule="auto"/>
        <w:rPr>
          <w:b/>
          <w:i/>
          <w:u w:val="single"/>
        </w:rPr>
      </w:pPr>
      <w:r>
        <w:rPr>
          <w:b/>
          <w:i/>
          <w:u w:val="single"/>
        </w:rPr>
        <w:br w:type="page"/>
      </w:r>
    </w:p>
    <w:p w:rsidR="00AA24F2" w:rsidRPr="00DE0DB6" w:rsidRDefault="00AA24F2" w:rsidP="00321BB1">
      <w:pPr>
        <w:jc w:val="both"/>
        <w:rPr>
          <w:b/>
          <w:i/>
          <w:u w:val="single"/>
        </w:rPr>
      </w:pPr>
      <w:r w:rsidRPr="00DE0DB6">
        <w:rPr>
          <w:b/>
          <w:i/>
          <w:u w:val="single"/>
        </w:rPr>
        <w:t>Schéma 2: Schéma du marché local</w:t>
      </w:r>
    </w:p>
    <w:p w:rsidR="00AA24F2" w:rsidRDefault="00AA24F2" w:rsidP="00321BB1">
      <w:pPr>
        <w:jc w:val="both"/>
      </w:pPr>
    </w:p>
    <w:p w:rsidR="00AA24F2" w:rsidRDefault="00AA24F2" w:rsidP="00321BB1">
      <w:pPr>
        <w:jc w:val="both"/>
      </w:pPr>
      <w:r>
        <w:t xml:space="preserve">Description: </w:t>
      </w:r>
    </w:p>
    <w:p w:rsidR="00AA24F2" w:rsidRDefault="00AA24F2" w:rsidP="00321BB1">
      <w:pPr>
        <w:jc w:val="both"/>
      </w:pPr>
    </w:p>
    <w:p w:rsidR="00AA24F2" w:rsidRDefault="00AA24F2" w:rsidP="00321BB1">
      <w:pPr>
        <w:jc w:val="both"/>
      </w:pPr>
      <w:r>
        <w:t>Un client qui détient une position IAM chez Maroclear et qu'il veut transférer chez Euroclear Bank ou BP2S.</w:t>
      </w:r>
    </w:p>
    <w:p w:rsidR="00AA24F2" w:rsidRDefault="00AA24F2" w:rsidP="00327A3B">
      <w:pPr>
        <w:jc w:val="both"/>
      </w:pPr>
    </w:p>
    <w:p w:rsidR="00AA24F2" w:rsidRDefault="00AA24F2" w:rsidP="005C2547">
      <w:pPr>
        <w:jc w:val="both"/>
      </w:pPr>
      <w:r>
        <w:t>Le processus sera traité par deux opérations distinctes:</w:t>
      </w:r>
    </w:p>
    <w:p w:rsidR="00AA24F2" w:rsidRDefault="00AA24F2" w:rsidP="005C2547">
      <w:pPr>
        <w:jc w:val="both"/>
      </w:pPr>
    </w:p>
    <w:p w:rsidR="00AA24F2" w:rsidRDefault="00AA24F2" w:rsidP="005C2547">
      <w:pPr>
        <w:jc w:val="both"/>
      </w:pPr>
      <w:r w:rsidRPr="00DE0DB6">
        <w:rPr>
          <w:b/>
          <w:i/>
          <w:u w:val="single"/>
        </w:rPr>
        <w:t>Opération 1</w:t>
      </w:r>
      <w:r>
        <w:t>: AWB ordonne Maroclear via Fax, la livraison des titres à Euroclear Bank / BP2S via Euroclear France</w:t>
      </w:r>
    </w:p>
    <w:p w:rsidR="00AA24F2" w:rsidRDefault="00AA24F2" w:rsidP="005C2547">
      <w:pPr>
        <w:jc w:val="both"/>
      </w:pPr>
      <w:r>
        <w:t>Cette opération sera traité manuellement dans Megara, de bout en bout .</w:t>
      </w:r>
    </w:p>
    <w:p w:rsidR="00AA24F2" w:rsidRDefault="00AA24F2" w:rsidP="005C2547">
      <w:pPr>
        <w:jc w:val="both"/>
      </w:pPr>
    </w:p>
    <w:p w:rsidR="00AA24F2" w:rsidRDefault="00AA24F2" w:rsidP="005C2547">
      <w:pPr>
        <w:jc w:val="both"/>
      </w:pPr>
      <w:r w:rsidRPr="00DE0DB6">
        <w:rPr>
          <w:b/>
          <w:i/>
          <w:u w:val="single"/>
        </w:rPr>
        <w:t>Opération 2</w:t>
      </w:r>
      <w:r>
        <w:t>: IRL (LCP à montant nul) à Euroclear Bank pour recevoir les titres de Maroclear via Euroclear France</w:t>
      </w:r>
    </w:p>
    <w:p w:rsidR="00AA24F2" w:rsidRPr="00D17DF7" w:rsidRDefault="00AA24F2" w:rsidP="005C2547">
      <w:pPr>
        <w:jc w:val="both"/>
      </w:pPr>
      <w:r w:rsidRPr="00D17DF7">
        <w:t>- Dépositaire éligible: Euroclear Bank</w:t>
      </w:r>
    </w:p>
    <w:p w:rsidR="00AA24F2" w:rsidRPr="005C2547" w:rsidRDefault="00AA24F2" w:rsidP="005C2547">
      <w:pPr>
        <w:jc w:val="both"/>
      </w:pPr>
      <w:r w:rsidRPr="005C2547">
        <w:t>- Place of settlement: Euroclear France</w:t>
      </w:r>
    </w:p>
    <w:p w:rsidR="00AA24F2" w:rsidRDefault="00AA24F2" w:rsidP="005C2547">
      <w:pPr>
        <w:jc w:val="both"/>
      </w:pPr>
      <w:r>
        <w:t>-D</w:t>
      </w:r>
      <w:r w:rsidRPr="00B34C79">
        <w:t xml:space="preserve">EAG: Le compte de Maroclear chez Euroclear France </w:t>
      </w:r>
    </w:p>
    <w:p w:rsidR="00AA24F2" w:rsidRDefault="00AA24F2" w:rsidP="005C2547">
      <w:pPr>
        <w:jc w:val="both"/>
      </w:pPr>
      <w:r>
        <w:t>- SELR: AWB</w:t>
      </w:r>
    </w:p>
    <w:p w:rsidR="00AA24F2" w:rsidRDefault="00AA24F2" w:rsidP="00AB544F">
      <w:pPr>
        <w:jc w:val="both"/>
        <w:rPr>
          <w:b/>
          <w:bCs/>
          <w:color w:val="339966"/>
          <w:u w:val="single"/>
        </w:rPr>
      </w:pPr>
    </w:p>
    <w:p w:rsidR="00AA24F2" w:rsidRPr="00DE0DB6" w:rsidRDefault="00AA24F2" w:rsidP="005C2547">
      <w:pPr>
        <w:jc w:val="both"/>
        <w:rPr>
          <w:bCs/>
        </w:rPr>
      </w:pPr>
      <w:r w:rsidRPr="00DE0DB6">
        <w:rPr>
          <w:bCs/>
        </w:rPr>
        <w:t>Euroclear Bank envoie le MT 544 à la réception des titres sans qu’AWB n’envoie de MT 540.</w:t>
      </w:r>
    </w:p>
    <w:p w:rsidR="00AA24F2" w:rsidRPr="00DE0DB6" w:rsidRDefault="00AA24F2" w:rsidP="00FE1EA0">
      <w:pPr>
        <w:jc w:val="both"/>
        <w:rPr>
          <w:bCs/>
        </w:rPr>
      </w:pPr>
      <w:r w:rsidRPr="00DE0DB6">
        <w:rPr>
          <w:bCs/>
        </w:rPr>
        <w:t>BP2S  reporte la réception des titres uniquement via MT 536 au lieu de MT544 sans qu’AWB n’envoie de MT 540.</w:t>
      </w:r>
    </w:p>
    <w:p w:rsidR="00AA24F2" w:rsidRPr="00DE0DB6" w:rsidRDefault="00AA24F2" w:rsidP="00FE1EA0">
      <w:pPr>
        <w:jc w:val="both"/>
        <w:rPr>
          <w:bCs/>
        </w:rPr>
      </w:pPr>
      <w:r w:rsidRPr="00DE0DB6">
        <w:rPr>
          <w:bCs/>
        </w:rPr>
        <w:t xml:space="preserve">Le dénouement sera alors procédé manuellement. </w:t>
      </w:r>
    </w:p>
    <w:p w:rsidR="00AA24F2" w:rsidRPr="00DE0DB6" w:rsidRDefault="00AA24F2" w:rsidP="00FE1EA0">
      <w:pPr>
        <w:jc w:val="both"/>
        <w:rPr>
          <w:bCs/>
        </w:rPr>
      </w:pPr>
      <w:r w:rsidRPr="00DE0DB6">
        <w:rPr>
          <w:bCs/>
        </w:rPr>
        <w:t>Attention: L'IRL en question doit permettre de lui porter une link ref marché qui sera celle reçu au niveau du MT536 afin de permettre la réconciliation via MT536.</w:t>
      </w:r>
    </w:p>
    <w:p w:rsidR="00AA24F2" w:rsidRDefault="007142A3" w:rsidP="005C2547">
      <w:pPr>
        <w:jc w:val="both"/>
        <w:rPr>
          <w:ins w:id="75" w:author="student" w:date="2015-04-08T17:09:00Z"/>
        </w:rPr>
      </w:pPr>
      <w:ins w:id="76" w:author="student" w:date="2015-04-08T17:08:00Z">
        <w:r>
          <w:t>Gap non retenu selon le document « phase d’elaboration Gaps fonctionnels » du 24/03/2015.</w:t>
        </w:r>
      </w:ins>
    </w:p>
    <w:p w:rsidR="007142A3" w:rsidRDefault="007142A3" w:rsidP="005C2547">
      <w:pPr>
        <w:jc w:val="both"/>
        <w:rPr>
          <w:ins w:id="77" w:author="student" w:date="2015-04-08T17:10:00Z"/>
        </w:rPr>
      </w:pPr>
      <w:ins w:id="78" w:author="student" w:date="2015-04-08T17:09:00Z">
        <w:r>
          <w:t xml:space="preserve"> Le traitement sera manuel</w:t>
        </w:r>
        <w:r>
          <w:t> </w:t>
        </w:r>
        <w:r>
          <w:t>: à la reception du MT536, l</w:t>
        </w:r>
        <w:r>
          <w:t>’</w:t>
        </w:r>
        <w:r>
          <w:t>utilisateur intervient en ajoutant à l</w:t>
        </w:r>
        <w:r>
          <w:t>’</w:t>
        </w:r>
        <w:r>
          <w:t>IRL en question la link ref marché reçu dans le MT536 puis procéder au dénouement manuel</w:t>
        </w:r>
      </w:ins>
      <w:ins w:id="79" w:author="student" w:date="2015-04-08T17:10:00Z">
        <w:r>
          <w:t xml:space="preserve"> </w:t>
        </w:r>
      </w:ins>
      <w:ins w:id="80" w:author="student" w:date="2015-04-08T17:09:00Z">
        <w:r>
          <w:t>de l</w:t>
        </w:r>
      </w:ins>
      <w:ins w:id="81" w:author="student" w:date="2015-04-08T17:10:00Z">
        <w:r>
          <w:t>’</w:t>
        </w:r>
        <w:r>
          <w:t>IRL.</w:t>
        </w:r>
      </w:ins>
    </w:p>
    <w:p w:rsidR="007142A3" w:rsidRDefault="007142A3" w:rsidP="005C2547">
      <w:pPr>
        <w:jc w:val="both"/>
      </w:pPr>
      <w:ins w:id="82" w:author="student" w:date="2015-04-08T17:10:00Z">
        <w:r>
          <w:t>Ainsi les movements reçus dans le MT536 seront réconciliés avec les mouvements crées dans l</w:t>
        </w:r>
      </w:ins>
      <w:ins w:id="83" w:author="student" w:date="2015-04-08T17:11:00Z">
        <w:r>
          <w:t>’</w:t>
        </w:r>
        <w:r>
          <w:t>application.</w:t>
        </w:r>
      </w:ins>
    </w:p>
    <w:p w:rsidR="00AA24F2" w:rsidRDefault="00C14147" w:rsidP="00DE0DB6">
      <w:pPr>
        <w:jc w:val="center"/>
      </w:pPr>
      <w:r>
        <w:rPr>
          <w:noProof/>
          <w:lang w:eastAsia="fr-FR"/>
        </w:rPr>
        <w:lastRenderedPageBreak/>
        <w:pict>
          <v:shape id="Image 34" o:spid="_x0000_i1031" type="#_x0000_t75" style="width:5in;height:270pt;visibility:visible">
            <v:imagedata r:id="rId24" o:title=""/>
          </v:shape>
        </w:pict>
      </w:r>
    </w:p>
    <w:p w:rsidR="00AA24F2" w:rsidRDefault="00AA24F2" w:rsidP="00327A3B">
      <w:pPr>
        <w:jc w:val="both"/>
      </w:pPr>
    </w:p>
    <w:p w:rsidR="00AA24F2" w:rsidRDefault="00AA24F2" w:rsidP="00EE6337">
      <w:pPr>
        <w:ind w:left="220"/>
        <w:jc w:val="both"/>
        <w:rPr>
          <w:b/>
          <w:bCs/>
          <w:color w:val="339966"/>
        </w:rPr>
      </w:pPr>
      <w:r>
        <w:rPr>
          <w:b/>
          <w:bCs/>
          <w:color w:val="339966"/>
        </w:rPr>
        <w:t>Note : Confirmation de Dénouement reçu sans IRL envoyée par Megara</w:t>
      </w:r>
    </w:p>
    <w:p w:rsidR="00AA24F2" w:rsidRDefault="00AA24F2" w:rsidP="00EE6337">
      <w:pPr>
        <w:ind w:left="220"/>
        <w:jc w:val="both"/>
        <w:rPr>
          <w:b/>
          <w:bCs/>
          <w:color w:val="339966"/>
        </w:rPr>
      </w:pPr>
      <w:r>
        <w:rPr>
          <w:b/>
          <w:bCs/>
          <w:color w:val="339966"/>
        </w:rPr>
        <w:t>Lorsqu'on reçoit le MT544 sans avoir généré au marché un MT540, le traitement est le suivant :</w:t>
      </w:r>
    </w:p>
    <w:p w:rsidR="00AA24F2" w:rsidRDefault="00AA24F2" w:rsidP="00EE6337">
      <w:pPr>
        <w:ind w:left="220"/>
        <w:jc w:val="both"/>
        <w:rPr>
          <w:b/>
          <w:bCs/>
          <w:color w:val="339966"/>
        </w:rPr>
      </w:pPr>
      <w:r>
        <w:rPr>
          <w:b/>
          <w:bCs/>
          <w:color w:val="339966"/>
        </w:rPr>
        <w:t>- Réception de MT54Y sans retrouver une IRL qui lui correspond moyennant la link ref marché</w:t>
      </w:r>
    </w:p>
    <w:p w:rsidR="00AA24F2" w:rsidRDefault="00AA24F2" w:rsidP="00EE6337">
      <w:pPr>
        <w:ind w:left="220"/>
        <w:jc w:val="both"/>
        <w:rPr>
          <w:b/>
          <w:bCs/>
          <w:color w:val="339966"/>
        </w:rPr>
      </w:pPr>
      <w:r>
        <w:rPr>
          <w:b/>
          <w:bCs/>
          <w:color w:val="339966"/>
        </w:rPr>
        <w:t>- MT544 s'affiche sur le TB</w:t>
      </w:r>
    </w:p>
    <w:p w:rsidR="00AA24F2" w:rsidRDefault="00AA24F2" w:rsidP="00EE6337">
      <w:pPr>
        <w:ind w:left="220"/>
        <w:jc w:val="both"/>
        <w:rPr>
          <w:b/>
          <w:bCs/>
          <w:color w:val="339966"/>
        </w:rPr>
      </w:pPr>
      <w:r>
        <w:rPr>
          <w:b/>
          <w:bCs/>
          <w:color w:val="339966"/>
        </w:rPr>
        <w:t>- L'utilisateur intervient sur l'IR générée depuis le MT540 (sans communication vers le marché) et rajouté manuellement la link ref qu'il reçoit dans le MT544 sur la jambe marché de l'IRL</w:t>
      </w:r>
    </w:p>
    <w:p w:rsidR="00AA24F2" w:rsidRDefault="00AA24F2" w:rsidP="00EE6337">
      <w:pPr>
        <w:ind w:left="220"/>
        <w:jc w:val="both"/>
        <w:rPr>
          <w:b/>
          <w:bCs/>
          <w:color w:val="339966"/>
        </w:rPr>
      </w:pPr>
      <w:r>
        <w:rPr>
          <w:b/>
          <w:bCs/>
          <w:color w:val="339966"/>
        </w:rPr>
        <w:t>- L'utilisateur procède à l'appariement manuel</w:t>
      </w:r>
    </w:p>
    <w:p w:rsidR="00AA24F2" w:rsidRDefault="00AA24F2" w:rsidP="00EE6337">
      <w:pPr>
        <w:ind w:left="220"/>
        <w:jc w:val="both"/>
        <w:rPr>
          <w:b/>
          <w:bCs/>
          <w:color w:val="339966"/>
        </w:rPr>
      </w:pPr>
      <w:r>
        <w:rPr>
          <w:b/>
          <w:bCs/>
          <w:color w:val="339966"/>
        </w:rPr>
        <w:t>- L'utilisateur procède moyennant la relance d'un moulinette a activer le dénouement utilisant  le MT544 reçu</w:t>
      </w:r>
    </w:p>
    <w:p w:rsidR="00AA24F2" w:rsidRDefault="00AA24F2" w:rsidP="00327A3B">
      <w:pPr>
        <w:jc w:val="both"/>
      </w:pPr>
    </w:p>
    <w:p w:rsidR="00AA24F2" w:rsidRPr="00576C51" w:rsidRDefault="00AA24F2" w:rsidP="00D20058">
      <w:pPr>
        <w:pStyle w:val="Style2"/>
        <w:numPr>
          <w:ilvl w:val="1"/>
          <w:numId w:val="11"/>
        </w:numPr>
        <w:jc w:val="both"/>
        <w:rPr>
          <w:lang w:val="en-US"/>
        </w:rPr>
      </w:pPr>
      <w:bookmarkStart w:id="84" w:name="_Toc413249488"/>
      <w:r w:rsidRPr="00333AC8">
        <w:rPr>
          <w:lang w:val="en-US"/>
        </w:rPr>
        <w:t>Transfert OPCVM via FundSettle</w:t>
      </w:r>
      <w:bookmarkEnd w:id="84"/>
    </w:p>
    <w:p w:rsidR="00AA24F2" w:rsidRPr="00450A1F" w:rsidRDefault="00AA24F2" w:rsidP="00D20058">
      <w:pPr>
        <w:pStyle w:val="Style3"/>
        <w:numPr>
          <w:ilvl w:val="2"/>
          <w:numId w:val="11"/>
        </w:numPr>
        <w:jc w:val="both"/>
      </w:pPr>
      <w:bookmarkStart w:id="85" w:name="_Toc413249489"/>
      <w:r w:rsidRPr="00450A1F">
        <w:t>Description générale</w:t>
      </w:r>
      <w:bookmarkEnd w:id="85"/>
    </w:p>
    <w:p w:rsidR="00AA24F2" w:rsidRPr="00450A1F" w:rsidRDefault="00AA24F2" w:rsidP="00EC47B4">
      <w:pPr>
        <w:spacing w:before="240" w:after="240" w:line="240" w:lineRule="auto"/>
        <w:ind w:right="142"/>
        <w:jc w:val="both"/>
      </w:pPr>
      <w:r>
        <w:t>Le but de cette quatrième partie est l’étude du transfert OPCVM via FundSettle.</w:t>
      </w:r>
    </w:p>
    <w:p w:rsidR="00AA24F2" w:rsidRDefault="00AA24F2" w:rsidP="00D20058">
      <w:pPr>
        <w:pStyle w:val="Style3"/>
        <w:numPr>
          <w:ilvl w:val="2"/>
          <w:numId w:val="11"/>
        </w:numPr>
        <w:jc w:val="both"/>
      </w:pPr>
      <w:bookmarkStart w:id="86" w:name="_Toc413249490"/>
      <w:r w:rsidRPr="00450A1F">
        <w:t>Description détaillée</w:t>
      </w:r>
      <w:bookmarkEnd w:id="86"/>
    </w:p>
    <w:p w:rsidR="00AA24F2" w:rsidRDefault="00AA24F2" w:rsidP="00327A3B">
      <w:pPr>
        <w:jc w:val="both"/>
        <w:rPr>
          <w:rFonts w:cs="Times New Roman"/>
          <w:b/>
          <w:bCs/>
          <w:color w:val="000000"/>
          <w:sz w:val="26"/>
          <w:szCs w:val="26"/>
        </w:rPr>
      </w:pPr>
    </w:p>
    <w:p w:rsidR="00AA24F2" w:rsidRPr="00DE0DB6" w:rsidRDefault="00AA24F2" w:rsidP="00D20058">
      <w:pPr>
        <w:pStyle w:val="ListParagraph"/>
        <w:numPr>
          <w:ilvl w:val="0"/>
          <w:numId w:val="36"/>
        </w:numPr>
        <w:jc w:val="both"/>
        <w:rPr>
          <w:rFonts w:cs="Times New Roman"/>
          <w:b/>
          <w:bCs/>
          <w:color w:val="000000"/>
          <w:sz w:val="26"/>
          <w:szCs w:val="26"/>
        </w:rPr>
      </w:pPr>
      <w:r w:rsidRPr="00DE0DB6">
        <w:rPr>
          <w:rFonts w:cs="Times New Roman"/>
          <w:b/>
          <w:bCs/>
          <w:i/>
          <w:color w:val="000000"/>
          <w:sz w:val="26"/>
          <w:szCs w:val="26"/>
          <w:u w:val="single"/>
        </w:rPr>
        <w:t>Problématique 1</w:t>
      </w:r>
      <w:r w:rsidRPr="00DE0DB6">
        <w:rPr>
          <w:rFonts w:cs="Times New Roman"/>
          <w:b/>
          <w:bCs/>
          <w:color w:val="000000"/>
          <w:sz w:val="26"/>
          <w:szCs w:val="26"/>
        </w:rPr>
        <w:t xml:space="preserve">: Déversement du FundSettle sur le Règlement/Livraison </w:t>
      </w:r>
    </w:p>
    <w:p w:rsidR="00AA24F2" w:rsidRDefault="00AA24F2" w:rsidP="00AB544F">
      <w:pPr>
        <w:jc w:val="both"/>
      </w:pPr>
      <w:r w:rsidRPr="001A0ECC">
        <w:t>L</w:t>
      </w:r>
      <w:r>
        <w:t xml:space="preserve">e FundSettle sera traité manuellement et de bout en bout dans Megara en tant qu'ordre Directs </w:t>
      </w:r>
    </w:p>
    <w:p w:rsidR="00AA24F2" w:rsidRDefault="00AA24F2" w:rsidP="00327A3B">
      <w:pPr>
        <w:jc w:val="both"/>
      </w:pPr>
      <w:r>
        <w:t>1-Saisie manuelle d'IRL client</w:t>
      </w:r>
    </w:p>
    <w:p w:rsidR="00AA24F2" w:rsidRDefault="00AA24F2" w:rsidP="00327A3B">
      <w:pPr>
        <w:jc w:val="both"/>
      </w:pPr>
      <w:r>
        <w:t>2- Appariement manuel</w:t>
      </w:r>
    </w:p>
    <w:p w:rsidR="00AA24F2" w:rsidRDefault="00AA24F2" w:rsidP="00327A3B">
      <w:pPr>
        <w:jc w:val="both"/>
      </w:pPr>
      <w:r>
        <w:t xml:space="preserve">3- Dénouement manuel </w:t>
      </w:r>
    </w:p>
    <w:p w:rsidR="00AA24F2" w:rsidRDefault="00AA24F2" w:rsidP="00AB544F">
      <w:pPr>
        <w:jc w:val="both"/>
      </w:pPr>
      <w:r>
        <w:t>Tout le traitement est sans communication avec le marché</w:t>
      </w:r>
    </w:p>
    <w:p w:rsidR="00AA24F2" w:rsidRDefault="00AA24F2" w:rsidP="00327A3B">
      <w:pPr>
        <w:jc w:val="both"/>
      </w:pPr>
    </w:p>
    <w:p w:rsidR="00AA24F2" w:rsidRPr="00DE0DB6" w:rsidRDefault="00AA24F2" w:rsidP="00D20058">
      <w:pPr>
        <w:pStyle w:val="ListParagraph"/>
        <w:numPr>
          <w:ilvl w:val="0"/>
          <w:numId w:val="36"/>
        </w:numPr>
        <w:jc w:val="both"/>
        <w:rPr>
          <w:rFonts w:cs="Times New Roman"/>
          <w:b/>
          <w:bCs/>
          <w:color w:val="000000"/>
          <w:sz w:val="26"/>
          <w:szCs w:val="26"/>
        </w:rPr>
      </w:pPr>
      <w:r w:rsidRPr="00DE0DB6">
        <w:rPr>
          <w:rFonts w:cs="Times New Roman"/>
          <w:b/>
          <w:bCs/>
          <w:i/>
          <w:color w:val="000000"/>
          <w:sz w:val="26"/>
          <w:szCs w:val="26"/>
          <w:u w:val="single"/>
        </w:rPr>
        <w:lastRenderedPageBreak/>
        <w:t>Problématique 2</w:t>
      </w:r>
      <w:r w:rsidRPr="00DE0DB6">
        <w:rPr>
          <w:rFonts w:cs="Times New Roman"/>
          <w:b/>
          <w:bCs/>
          <w:color w:val="000000"/>
          <w:sz w:val="26"/>
          <w:szCs w:val="26"/>
        </w:rPr>
        <w:t>: Transfert d'une position sur le Nostro FundSettle vers un Nostro Euroclear Bank</w:t>
      </w:r>
    </w:p>
    <w:p w:rsidR="00AA24F2" w:rsidRPr="001A0ECC" w:rsidRDefault="00AA24F2" w:rsidP="00327A3B">
      <w:pPr>
        <w:jc w:val="both"/>
      </w:pPr>
      <w:r>
        <w:t>L</w:t>
      </w:r>
      <w:r w:rsidRPr="001A0ECC">
        <w:t>e transfert est initié par le client.</w:t>
      </w:r>
    </w:p>
    <w:p w:rsidR="00AA24F2" w:rsidRDefault="00AA24F2" w:rsidP="00327A3B">
      <w:pPr>
        <w:jc w:val="both"/>
      </w:pPr>
      <w:r>
        <w:t xml:space="preserve">Le processus sera deroulé sur le terminal FundSEttle et reconduit dans Megara manuellement via la saisie de deux IRL (not linked) DF et RF et sans communication avec le marché </w:t>
      </w:r>
    </w:p>
    <w:p w:rsidR="00AA24F2" w:rsidRDefault="00AA24F2" w:rsidP="00327A3B">
      <w:pPr>
        <w:jc w:val="both"/>
      </w:pPr>
      <w:r>
        <w:t>- Saisie manuelle</w:t>
      </w:r>
    </w:p>
    <w:p w:rsidR="00AA24F2" w:rsidRDefault="00AA24F2" w:rsidP="00327A3B">
      <w:pPr>
        <w:jc w:val="both"/>
      </w:pPr>
      <w:r>
        <w:t>- Appariement manuel</w:t>
      </w:r>
    </w:p>
    <w:p w:rsidR="00AA24F2" w:rsidRDefault="00AA24F2" w:rsidP="00327A3B">
      <w:pPr>
        <w:jc w:val="both"/>
      </w:pPr>
      <w:r>
        <w:t>- Dénouement manuel</w:t>
      </w:r>
    </w:p>
    <w:p w:rsidR="00AA24F2" w:rsidRDefault="00AA24F2" w:rsidP="00327A3B">
      <w:pPr>
        <w:jc w:val="both"/>
      </w:pPr>
    </w:p>
    <w:p w:rsidR="00AA24F2" w:rsidRPr="00EC47B4" w:rsidRDefault="00AA24F2" w:rsidP="00D20058">
      <w:pPr>
        <w:pStyle w:val="Style2"/>
        <w:numPr>
          <w:ilvl w:val="1"/>
          <w:numId w:val="11"/>
        </w:numPr>
        <w:jc w:val="both"/>
      </w:pPr>
      <w:bookmarkStart w:id="87" w:name="_Toc413249491"/>
      <w:r>
        <w:t>Dénouement interne</w:t>
      </w:r>
      <w:bookmarkEnd w:id="87"/>
    </w:p>
    <w:p w:rsidR="00AA24F2" w:rsidRPr="00450A1F" w:rsidRDefault="00AA24F2" w:rsidP="00D20058">
      <w:pPr>
        <w:pStyle w:val="Style3"/>
        <w:numPr>
          <w:ilvl w:val="2"/>
          <w:numId w:val="11"/>
        </w:numPr>
        <w:jc w:val="both"/>
      </w:pPr>
      <w:bookmarkStart w:id="88" w:name="_Toc413249492"/>
      <w:r w:rsidRPr="00450A1F">
        <w:t>Description générale</w:t>
      </w:r>
      <w:bookmarkEnd w:id="88"/>
    </w:p>
    <w:p w:rsidR="00AA24F2" w:rsidRPr="00450A1F" w:rsidRDefault="00AA24F2" w:rsidP="001A0ECC">
      <w:pPr>
        <w:spacing w:before="240" w:after="240" w:line="240" w:lineRule="auto"/>
        <w:ind w:right="142"/>
        <w:jc w:val="both"/>
      </w:pPr>
      <w:r>
        <w:t xml:space="preserve">Le but de cette quatrième partie est l’étude du dénouement interne </w:t>
      </w:r>
    </w:p>
    <w:p w:rsidR="00AA24F2" w:rsidRDefault="00AA24F2" w:rsidP="00D20058">
      <w:pPr>
        <w:pStyle w:val="Style3"/>
        <w:numPr>
          <w:ilvl w:val="2"/>
          <w:numId w:val="11"/>
        </w:numPr>
        <w:jc w:val="both"/>
      </w:pPr>
      <w:bookmarkStart w:id="89" w:name="_Toc413249493"/>
      <w:r w:rsidRPr="00450A1F">
        <w:t>Description détaillée</w:t>
      </w:r>
      <w:bookmarkEnd w:id="89"/>
    </w:p>
    <w:p w:rsidR="00AA24F2" w:rsidRDefault="00AA24F2" w:rsidP="001A0ECC">
      <w:pPr>
        <w:jc w:val="both"/>
      </w:pPr>
      <w:r>
        <w:t xml:space="preserve">Le contexte du dénouement en interne porte </w:t>
      </w:r>
      <w:r w:rsidRPr="00333AC8">
        <w:rPr>
          <w:b/>
          <w:bCs/>
        </w:rPr>
        <w:t>sur l</w:t>
      </w:r>
      <w:r>
        <w:rPr>
          <w:b/>
          <w:bCs/>
        </w:rPr>
        <w:t>’</w:t>
      </w:r>
      <w:r w:rsidRPr="00333AC8">
        <w:rPr>
          <w:b/>
          <w:bCs/>
        </w:rPr>
        <w:t>ensemble des valeurs</w:t>
      </w:r>
      <w:r>
        <w:rPr>
          <w:b/>
          <w:bCs/>
        </w:rPr>
        <w:t xml:space="preserve"> et l'ensemble des </w:t>
      </w:r>
      <w:r>
        <w:t>les ordres directs , hors FundSettle</w:t>
      </w:r>
    </w:p>
    <w:p w:rsidR="00AA24F2" w:rsidRDefault="00AA24F2" w:rsidP="001A0ECC">
      <w:pPr>
        <w:jc w:val="both"/>
      </w:pPr>
    </w:p>
    <w:p w:rsidR="00AA24F2" w:rsidRDefault="00AA24F2" w:rsidP="001A0ECC">
      <w:pPr>
        <w:jc w:val="both"/>
      </w:pPr>
      <w:r>
        <w:t>IRL 1: La contrepartie est un client de AWB ayant la même masse de ségrégation du client donneur d'ordre et qui pointe sur le même Nostro du client donneur d'ordre.</w:t>
      </w:r>
    </w:p>
    <w:p w:rsidR="00AA24F2" w:rsidRDefault="00AA24F2" w:rsidP="001A0ECC">
      <w:pPr>
        <w:jc w:val="both"/>
      </w:pPr>
      <w:r>
        <w:t>L'IRL 1 sera alors retenu dans un statut intermédiaire en attendant l'IRL 2 pour le rapprochement et le dénouement en interne.</w:t>
      </w:r>
    </w:p>
    <w:p w:rsidR="00AA24F2" w:rsidRDefault="00AA24F2" w:rsidP="001A0ECC">
      <w:pPr>
        <w:jc w:val="both"/>
      </w:pPr>
      <w:r w:rsidRPr="00FE1EA0">
        <w:t xml:space="preserve">Notons que, le dénouement en interne ne peut pas être décidé uniquement sur </w:t>
      </w:r>
      <w:r>
        <w:t xml:space="preserve">le </w:t>
      </w:r>
      <w:r w:rsidRPr="00FE1EA0">
        <w:t>rapprochement des masses de ségrégation des parties mais aussi sur le rapprochement des Nostro sur lesquels pointent les partie vu que le contexte est à la fois Omnibus et ségrégué.</w:t>
      </w:r>
    </w:p>
    <w:p w:rsidR="00AA24F2" w:rsidRDefault="00AA24F2" w:rsidP="001A0ECC">
      <w:pPr>
        <w:jc w:val="both"/>
      </w:pPr>
    </w:p>
    <w:p w:rsidR="00AA24F2" w:rsidRPr="00EC47B4" w:rsidRDefault="00AA24F2" w:rsidP="00D20058">
      <w:pPr>
        <w:pStyle w:val="Style2"/>
        <w:numPr>
          <w:ilvl w:val="1"/>
          <w:numId w:val="11"/>
        </w:numPr>
        <w:jc w:val="both"/>
      </w:pPr>
      <w:bookmarkStart w:id="90" w:name="_Toc413249494"/>
      <w:r>
        <w:t>Nantissement</w:t>
      </w:r>
      <w:bookmarkEnd w:id="90"/>
    </w:p>
    <w:p w:rsidR="00AA24F2" w:rsidRPr="00450A1F" w:rsidRDefault="00AA24F2" w:rsidP="00D20058">
      <w:pPr>
        <w:pStyle w:val="Style3"/>
        <w:numPr>
          <w:ilvl w:val="2"/>
          <w:numId w:val="11"/>
        </w:numPr>
        <w:jc w:val="both"/>
      </w:pPr>
      <w:bookmarkStart w:id="91" w:name="_Toc413249495"/>
      <w:r w:rsidRPr="00450A1F">
        <w:t>Description générale</w:t>
      </w:r>
      <w:bookmarkEnd w:id="91"/>
    </w:p>
    <w:p w:rsidR="00AA24F2" w:rsidRDefault="00AA24F2" w:rsidP="001A0ECC">
      <w:pPr>
        <w:jc w:val="both"/>
        <w:rPr>
          <w:b/>
          <w:bCs/>
          <w:color w:val="339966"/>
        </w:rPr>
      </w:pPr>
    </w:p>
    <w:p w:rsidR="00AA24F2" w:rsidRPr="00DE0DB6" w:rsidRDefault="00AA24F2" w:rsidP="001A0ECC">
      <w:pPr>
        <w:jc w:val="both"/>
        <w:rPr>
          <w:b/>
          <w:bCs/>
        </w:rPr>
      </w:pPr>
      <w:r w:rsidRPr="00DE0DB6">
        <w:rPr>
          <w:b/>
          <w:bCs/>
        </w:rPr>
        <w:t xml:space="preserve">Même traitement que le marché local (sans communication avec le marché) </w:t>
      </w:r>
    </w:p>
    <w:p w:rsidR="00AA24F2" w:rsidRDefault="00AA24F2" w:rsidP="001A0ECC">
      <w:pPr>
        <w:jc w:val="both"/>
        <w:rPr>
          <w:b/>
          <w:bCs/>
          <w:color w:val="339966"/>
        </w:rPr>
      </w:pPr>
    </w:p>
    <w:p w:rsidR="00AA24F2" w:rsidRDefault="00AA24F2" w:rsidP="00D20058">
      <w:pPr>
        <w:pStyle w:val="Style3"/>
        <w:numPr>
          <w:ilvl w:val="1"/>
          <w:numId w:val="11"/>
        </w:numPr>
        <w:jc w:val="both"/>
        <w:rPr>
          <w:color w:val="000000"/>
          <w:sz w:val="26"/>
          <w:szCs w:val="26"/>
        </w:rPr>
      </w:pPr>
      <w:bookmarkStart w:id="92" w:name="_Toc413249496"/>
      <w:r>
        <w:rPr>
          <w:color w:val="000000"/>
          <w:sz w:val="26"/>
          <w:szCs w:val="26"/>
        </w:rPr>
        <w:t>P</w:t>
      </w:r>
      <w:r w:rsidRPr="009C6021">
        <w:rPr>
          <w:color w:val="000000"/>
          <w:sz w:val="26"/>
          <w:szCs w:val="26"/>
        </w:rPr>
        <w:t>rogramme de prêt et emprunt</w:t>
      </w:r>
      <w:bookmarkEnd w:id="92"/>
    </w:p>
    <w:p w:rsidR="00AA24F2" w:rsidRPr="00450A1F" w:rsidRDefault="00AA24F2" w:rsidP="00D20058">
      <w:pPr>
        <w:pStyle w:val="Style3"/>
        <w:numPr>
          <w:ilvl w:val="2"/>
          <w:numId w:val="11"/>
        </w:numPr>
        <w:jc w:val="both"/>
      </w:pPr>
      <w:bookmarkStart w:id="93" w:name="_Toc413249497"/>
      <w:r w:rsidRPr="00450A1F">
        <w:t>Description générale</w:t>
      </w:r>
      <w:bookmarkEnd w:id="93"/>
    </w:p>
    <w:p w:rsidR="00AA24F2" w:rsidRDefault="00AA24F2" w:rsidP="00B01B5F"/>
    <w:p w:rsidR="00AA24F2" w:rsidRPr="00B01B5F" w:rsidRDefault="00AA24F2" w:rsidP="00B01B5F">
      <w:r w:rsidRPr="00B01B5F">
        <w:t>Megara doit permettre la saisie d'IRL prêt/emprunt sans communication vers le dépositaireétranger</w:t>
      </w:r>
    </w:p>
    <w:p w:rsidR="00AA24F2" w:rsidRPr="00B01B5F" w:rsidRDefault="00AA24F2" w:rsidP="00B01B5F">
      <w:pPr>
        <w:rPr>
          <w:bCs/>
        </w:rPr>
      </w:pPr>
      <w:r w:rsidRPr="00B01B5F">
        <w:t xml:space="preserve">Un appariement&amp;dénouement sera procédé manuellement sans génération d'avis client (compte propre) </w:t>
      </w:r>
    </w:p>
    <w:p w:rsidR="00AA24F2" w:rsidRPr="00B01B5F" w:rsidRDefault="00AA24F2" w:rsidP="00B01B5F">
      <w:pPr>
        <w:rPr>
          <w:bCs/>
        </w:rPr>
      </w:pPr>
      <w:r w:rsidRPr="00B01B5F">
        <w:rPr>
          <w:bCs/>
        </w:rPr>
        <w:t xml:space="preserve">Les contrat étant des contrat Open, Megara ne doit pas générer automatiquement les jambes retour des contrats de </w:t>
      </w:r>
      <w:r w:rsidRPr="00B01B5F">
        <w:t>prêt/emprunt</w:t>
      </w:r>
    </w:p>
    <w:p w:rsidR="00AA24F2" w:rsidRPr="00B01B5F" w:rsidRDefault="00AA24F2" w:rsidP="00B01B5F">
      <w:r w:rsidRPr="00B01B5F">
        <w:rPr>
          <w:bCs/>
        </w:rPr>
        <w:lastRenderedPageBreak/>
        <w:t xml:space="preserve">Une fois le prêt/emprunt est retourné, Megara doit permettre la sais manuelle des IRL de retour de </w:t>
      </w:r>
      <w:r w:rsidRPr="00B01B5F">
        <w:t>prêt/emprunt</w:t>
      </w:r>
    </w:p>
    <w:p w:rsidR="00AA24F2" w:rsidRDefault="00AA24F2" w:rsidP="001A0ECC">
      <w:pPr>
        <w:jc w:val="both"/>
      </w:pPr>
    </w:p>
    <w:p w:rsidR="00AA24F2" w:rsidRPr="00AF71EB" w:rsidRDefault="00AA24F2" w:rsidP="00D20058">
      <w:pPr>
        <w:pStyle w:val="Style2"/>
        <w:numPr>
          <w:ilvl w:val="1"/>
          <w:numId w:val="11"/>
        </w:numPr>
        <w:jc w:val="both"/>
      </w:pPr>
      <w:bookmarkStart w:id="94" w:name="_Toc413249498"/>
      <w:r>
        <w:t>Dénouement avec "</w:t>
      </w:r>
      <w:r w:rsidRPr="00AF71EB">
        <w:t>Crédit Mutuel</w:t>
      </w:r>
      <w:r>
        <w:t>" et "Gilbert Dupond"</w:t>
      </w:r>
      <w:bookmarkEnd w:id="94"/>
    </w:p>
    <w:p w:rsidR="00AA24F2" w:rsidRPr="00450A1F" w:rsidRDefault="00AA24F2" w:rsidP="00D20058">
      <w:pPr>
        <w:pStyle w:val="Style3"/>
        <w:numPr>
          <w:ilvl w:val="2"/>
          <w:numId w:val="11"/>
        </w:numPr>
        <w:jc w:val="both"/>
      </w:pPr>
      <w:bookmarkStart w:id="95" w:name="_Toc413249499"/>
      <w:r w:rsidRPr="00450A1F">
        <w:t>Description générale</w:t>
      </w:r>
      <w:bookmarkEnd w:id="95"/>
    </w:p>
    <w:p w:rsidR="00AA24F2" w:rsidRPr="00450A1F" w:rsidRDefault="00AA24F2" w:rsidP="00AF71EB">
      <w:pPr>
        <w:spacing w:before="240" w:after="240" w:line="240" w:lineRule="auto"/>
        <w:ind w:right="142"/>
        <w:jc w:val="both"/>
      </w:pPr>
      <w:r>
        <w:t>Le but de cette quatrième partie est l’étude du dénouement avec les dépositaires  "</w:t>
      </w:r>
      <w:r w:rsidRPr="00AF71EB">
        <w:t>Crédit Mutuel</w:t>
      </w:r>
      <w:r>
        <w:t>" et "Gilbert Dupond"</w:t>
      </w:r>
    </w:p>
    <w:p w:rsidR="00AA24F2" w:rsidRDefault="00AA24F2" w:rsidP="00D20058">
      <w:pPr>
        <w:pStyle w:val="Style3"/>
        <w:numPr>
          <w:ilvl w:val="2"/>
          <w:numId w:val="11"/>
        </w:numPr>
        <w:jc w:val="both"/>
      </w:pPr>
      <w:bookmarkStart w:id="96" w:name="_Toc413249500"/>
      <w:r w:rsidRPr="00450A1F">
        <w:t>Description détaillée</w:t>
      </w:r>
      <w:bookmarkEnd w:id="96"/>
    </w:p>
    <w:p w:rsidR="00D77646" w:rsidRDefault="00D77646" w:rsidP="00B277F7">
      <w:pPr>
        <w:autoSpaceDE w:val="0"/>
        <w:autoSpaceDN w:val="0"/>
        <w:adjustRightInd w:val="0"/>
        <w:spacing w:line="240" w:lineRule="atLeast"/>
        <w:rPr>
          <w:rFonts w:cs="Calibri"/>
          <w:color w:val="0000FF"/>
          <w:lang w:eastAsia="fr-FR"/>
        </w:rPr>
      </w:pPr>
    </w:p>
    <w:p w:rsidR="00AA24F2" w:rsidRDefault="00AA24F2" w:rsidP="00B277F7">
      <w:pPr>
        <w:autoSpaceDE w:val="0"/>
        <w:autoSpaceDN w:val="0"/>
        <w:adjustRightInd w:val="0"/>
        <w:spacing w:line="240" w:lineRule="atLeast"/>
        <w:rPr>
          <w:rFonts w:cs="Calibri"/>
          <w:color w:val="0000FF"/>
          <w:lang w:eastAsia="fr-FR"/>
        </w:rPr>
      </w:pPr>
      <w:r>
        <w:rPr>
          <w:rFonts w:cs="Calibri"/>
          <w:color w:val="0000FF"/>
          <w:lang w:eastAsia="fr-FR"/>
        </w:rPr>
        <w:t>Suite au point du 20/02/15 avec M. Tanoubi, Pour les clients ayant des avoirs chez les dépositaires  "Crédit Mutuel" et "Gilbert Dupond" et n’ayant pas de compte dans la devise de l’opération (compte en MAD uniquement), le traitement de IRLs se fera comme suit :</w:t>
      </w:r>
    </w:p>
    <w:p w:rsidR="00AA24F2" w:rsidRDefault="00AA24F2" w:rsidP="00B277F7">
      <w:pPr>
        <w:autoSpaceDE w:val="0"/>
        <w:autoSpaceDN w:val="0"/>
        <w:adjustRightInd w:val="0"/>
        <w:spacing w:line="240" w:lineRule="atLeast"/>
        <w:ind w:left="720" w:hanging="360"/>
        <w:jc w:val="both"/>
        <w:rPr>
          <w:rFonts w:cs="Calibri"/>
          <w:color w:val="0000FF"/>
          <w:lang w:eastAsia="fr-FR"/>
        </w:rPr>
      </w:pPr>
      <w:r>
        <w:rPr>
          <w:rFonts w:cs="Calibri"/>
          <w:color w:val="0000FF"/>
          <w:lang w:eastAsia="fr-FR"/>
        </w:rPr>
        <w:t>1-</w:t>
      </w:r>
      <w:r>
        <w:rPr>
          <w:rFonts w:cs="Calibri"/>
          <w:color w:val="0000FF"/>
          <w:lang w:eastAsia="fr-FR"/>
        </w:rPr>
        <w:tab/>
        <w:t>Saisie manuelle d'IRL client dans la devise de l’opération</w:t>
      </w:r>
    </w:p>
    <w:p w:rsidR="00AA24F2" w:rsidRDefault="00AA24F2" w:rsidP="00B277F7">
      <w:pPr>
        <w:autoSpaceDE w:val="0"/>
        <w:autoSpaceDN w:val="0"/>
        <w:adjustRightInd w:val="0"/>
        <w:spacing w:line="240" w:lineRule="atLeast"/>
        <w:ind w:firstLine="360"/>
        <w:jc w:val="both"/>
        <w:rPr>
          <w:rFonts w:cs="Calibri"/>
          <w:color w:val="0000FF"/>
          <w:lang w:eastAsia="fr-FR"/>
        </w:rPr>
      </w:pPr>
      <w:r>
        <w:rPr>
          <w:rFonts w:cs="Calibri"/>
          <w:color w:val="0000FF"/>
          <w:lang w:eastAsia="fr-FR"/>
        </w:rPr>
        <w:t>2-   Appariement manuel</w:t>
      </w:r>
    </w:p>
    <w:p w:rsidR="00AA24F2" w:rsidRDefault="00AA24F2" w:rsidP="00B277F7">
      <w:pPr>
        <w:autoSpaceDE w:val="0"/>
        <w:autoSpaceDN w:val="0"/>
        <w:adjustRightInd w:val="0"/>
        <w:spacing w:line="240" w:lineRule="atLeast"/>
        <w:ind w:left="720" w:hanging="360"/>
        <w:jc w:val="both"/>
        <w:rPr>
          <w:rFonts w:cs="Calibri"/>
          <w:color w:val="0000FF"/>
          <w:lang w:eastAsia="fr-FR"/>
        </w:rPr>
      </w:pPr>
      <w:r>
        <w:rPr>
          <w:rFonts w:cs="Calibri"/>
          <w:color w:val="0000FF"/>
          <w:lang w:eastAsia="fr-FR"/>
        </w:rPr>
        <w:t>2-</w:t>
      </w:r>
      <w:r>
        <w:rPr>
          <w:rFonts w:cs="Calibri"/>
          <w:color w:val="0000FF"/>
          <w:lang w:eastAsia="fr-FR"/>
        </w:rPr>
        <w:tab/>
        <w:t xml:space="preserve">L’opération de change se faisant hors megara, le dénouement est bloqué et l’utilisateur doit saisir manuellement le taux de change Devise/MAD pour comptabiliser l’opération en MAD. </w:t>
      </w:r>
    </w:p>
    <w:p w:rsidR="00AA24F2" w:rsidRDefault="00AA24F2" w:rsidP="00B277F7">
      <w:pPr>
        <w:autoSpaceDE w:val="0"/>
        <w:autoSpaceDN w:val="0"/>
        <w:adjustRightInd w:val="0"/>
        <w:spacing w:line="240" w:lineRule="atLeast"/>
        <w:jc w:val="both"/>
        <w:rPr>
          <w:rFonts w:cs="Calibri"/>
          <w:color w:val="0000FF"/>
          <w:lang w:eastAsia="fr-FR"/>
        </w:rPr>
      </w:pPr>
    </w:p>
    <w:p w:rsidR="00AA24F2" w:rsidRDefault="00AA24F2" w:rsidP="00B277F7">
      <w:pPr>
        <w:jc w:val="both"/>
      </w:pPr>
      <w:r>
        <w:rPr>
          <w:rFonts w:cs="Calibri"/>
          <w:color w:val="0000FF"/>
          <w:lang w:eastAsia="fr-FR"/>
        </w:rPr>
        <w:t>Les SLA de règlement-livraison formulée en montant fixe doivent être paramétré dans la devise de l’opération pour être prise en charge.</w:t>
      </w:r>
    </w:p>
    <w:p w:rsidR="00AA24F2" w:rsidRDefault="00AA24F2" w:rsidP="001A0ECC">
      <w:pPr>
        <w:jc w:val="both"/>
      </w:pPr>
    </w:p>
    <w:p w:rsidR="008F05FB" w:rsidRPr="008F05FB" w:rsidRDefault="008F05FB" w:rsidP="001A0ECC">
      <w:pPr>
        <w:jc w:val="both"/>
        <w:rPr>
          <w:b/>
        </w:rPr>
      </w:pPr>
      <w:r w:rsidRPr="008F05FB">
        <w:rPr>
          <w:b/>
        </w:rPr>
        <w:t>Ce cas d’utilisation est décrit sous la section 6.13 «  mise à jour du taux de change »</w:t>
      </w:r>
    </w:p>
    <w:p w:rsidR="008F05FB" w:rsidRDefault="008F05FB" w:rsidP="001A0ECC">
      <w:pPr>
        <w:jc w:val="both"/>
      </w:pPr>
    </w:p>
    <w:p w:rsidR="00AA24F2" w:rsidRPr="00576C51" w:rsidRDefault="00AA24F2" w:rsidP="001A0ECC">
      <w:pPr>
        <w:jc w:val="both"/>
        <w:rPr>
          <w:b/>
          <w:bCs/>
        </w:rPr>
      </w:pPr>
      <w:r>
        <w:t>Les opérations déroulées avec les dépositaires  "</w:t>
      </w:r>
      <w:r w:rsidRPr="00AF71EB">
        <w:t>Crédit Mutuel</w:t>
      </w:r>
      <w:r>
        <w:t xml:space="preserve">" et "Gilbert Dupond" seront reconduite dans </w:t>
      </w:r>
      <w:r w:rsidRPr="00333AC8">
        <w:rPr>
          <w:b/>
          <w:bCs/>
        </w:rPr>
        <w:t xml:space="preserve">Megara selon le même schéma que celles de Fundsettle </w:t>
      </w:r>
    </w:p>
    <w:p w:rsidR="00AA24F2" w:rsidRDefault="00AA24F2" w:rsidP="00327A3B">
      <w:pPr>
        <w:jc w:val="both"/>
      </w:pPr>
    </w:p>
    <w:p w:rsidR="00AA24F2" w:rsidRDefault="00AA24F2" w:rsidP="00D20058">
      <w:pPr>
        <w:pStyle w:val="Style2"/>
        <w:numPr>
          <w:ilvl w:val="1"/>
          <w:numId w:val="11"/>
        </w:numPr>
        <w:jc w:val="both"/>
      </w:pPr>
      <w:bookmarkStart w:id="97" w:name="_Toc413249501"/>
      <w:r>
        <w:t>Transfert</w:t>
      </w:r>
      <w:bookmarkEnd w:id="97"/>
    </w:p>
    <w:p w:rsidR="00AA24F2" w:rsidRDefault="00AA24F2" w:rsidP="00327A3B">
      <w:pPr>
        <w:jc w:val="both"/>
      </w:pPr>
    </w:p>
    <w:p w:rsidR="00AA24F2" w:rsidRPr="00450A1F" w:rsidRDefault="00AA24F2" w:rsidP="00D20058">
      <w:pPr>
        <w:pStyle w:val="Style3"/>
        <w:numPr>
          <w:ilvl w:val="2"/>
          <w:numId w:val="11"/>
        </w:numPr>
        <w:jc w:val="both"/>
      </w:pPr>
      <w:bookmarkStart w:id="98" w:name="_Toc413249502"/>
      <w:r w:rsidRPr="00450A1F">
        <w:t>Description générale</w:t>
      </w:r>
      <w:bookmarkEnd w:id="98"/>
    </w:p>
    <w:p w:rsidR="00AA24F2" w:rsidRDefault="00AA24F2" w:rsidP="001A0ECC">
      <w:pPr>
        <w:spacing w:before="240" w:after="240" w:line="240" w:lineRule="auto"/>
        <w:ind w:right="142"/>
        <w:jc w:val="both"/>
      </w:pPr>
      <w:r>
        <w:t xml:space="preserve">Le but de cette quatrième partie est l’étude du transfert interne dans Megara </w:t>
      </w:r>
      <w:r w:rsidRPr="00450A1F">
        <w:t>Description détaillée</w:t>
      </w:r>
    </w:p>
    <w:p w:rsidR="00AA24F2" w:rsidRDefault="00AA24F2" w:rsidP="00253F6D">
      <w:pPr>
        <w:rPr>
          <w:rFonts w:cs="Times New Roman"/>
          <w:b/>
          <w:bCs/>
          <w:color w:val="000000"/>
          <w:sz w:val="26"/>
          <w:szCs w:val="26"/>
        </w:rPr>
      </w:pPr>
    </w:p>
    <w:p w:rsidR="00AA24F2" w:rsidRDefault="00AA24F2">
      <w:pPr>
        <w:spacing w:line="240" w:lineRule="auto"/>
        <w:rPr>
          <w:b/>
          <w:bCs/>
          <w:color w:val="339966"/>
        </w:rPr>
      </w:pPr>
      <w:r>
        <w:rPr>
          <w:b/>
          <w:bCs/>
          <w:color w:val="339966"/>
        </w:rPr>
        <w:br w:type="page"/>
      </w:r>
      <w:r w:rsidR="00C14147" w:rsidRPr="00AC5F85">
        <w:rPr>
          <w:b/>
          <w:bCs/>
          <w:noProof/>
          <w:color w:val="339966"/>
          <w:lang w:eastAsia="fr-FR"/>
        </w:rPr>
        <w:lastRenderedPageBreak/>
        <w:pict>
          <v:shape id="Objet 6" o:spid="_x0000_i1032" type="#_x0000_t75" style="width:408.75pt;height:316.5pt;visibility:visible">
            <v:imagedata r:id="rId25" o:title="" croptop="-4466f" cropbottom="-144f" cropleft="-1080f" cropright="-1463f"/>
          </v:shape>
        </w:pict>
      </w:r>
    </w:p>
    <w:p w:rsidR="00AA24F2" w:rsidRDefault="00AA24F2" w:rsidP="00B76FF5">
      <w:pPr>
        <w:rPr>
          <w:b/>
          <w:bCs/>
          <w:color w:val="339966"/>
        </w:rPr>
      </w:pPr>
    </w:p>
    <w:p w:rsidR="00AA24F2" w:rsidRDefault="00AA24F2" w:rsidP="00B76FF5">
      <w:pPr>
        <w:rPr>
          <w:b/>
          <w:bCs/>
          <w:color w:val="339966"/>
        </w:rPr>
      </w:pPr>
    </w:p>
    <w:p w:rsidR="00AA24F2" w:rsidRPr="00B76FF5" w:rsidRDefault="00C14147" w:rsidP="00B76FF5">
      <w:pPr>
        <w:rPr>
          <w:b/>
          <w:bCs/>
          <w:color w:val="339966"/>
        </w:rPr>
      </w:pPr>
      <w:r w:rsidRPr="00AC5F85">
        <w:rPr>
          <w:b/>
          <w:bCs/>
          <w:noProof/>
          <w:color w:val="339966"/>
          <w:lang w:eastAsia="fr-FR"/>
        </w:rPr>
        <w:pict>
          <v:shape id="Objet 7" o:spid="_x0000_i1033" type="#_x0000_t75" style="width:440.25pt;height:351pt;visibility:visible">
            <v:imagedata r:id="rId26" o:title="" croptop="-4508f" cropbottom="-100f"/>
          </v:shape>
        </w:pict>
      </w:r>
    </w:p>
    <w:p w:rsidR="00AA24F2" w:rsidRPr="002C4D43" w:rsidRDefault="00AA24F2" w:rsidP="00D20058">
      <w:pPr>
        <w:pStyle w:val="Style1"/>
        <w:numPr>
          <w:ilvl w:val="0"/>
          <w:numId w:val="11"/>
        </w:numPr>
        <w:jc w:val="both"/>
      </w:pPr>
      <w:bookmarkStart w:id="99" w:name="_Toc413249503"/>
      <w:r>
        <w:lastRenderedPageBreak/>
        <w:t>Se</w:t>
      </w:r>
      <w:r w:rsidRPr="002C4D43">
        <w:t>rvices/ Activités</w:t>
      </w:r>
      <w:r>
        <w:t>ouement</w:t>
      </w:r>
      <w:bookmarkEnd w:id="99"/>
    </w:p>
    <w:p w:rsidR="00AA24F2" w:rsidRDefault="00AA24F2" w:rsidP="00327A3B">
      <w:pPr>
        <w:jc w:val="both"/>
      </w:pPr>
    </w:p>
    <w:p w:rsidR="00AA24F2" w:rsidRDefault="00AA24F2" w:rsidP="00327A3B">
      <w:pPr>
        <w:jc w:val="both"/>
      </w:pPr>
      <w:r>
        <w:t>Les services décrits ci-dessous sont relatifs et applicables aux instructions de règlement livraison détaillés ci-dessus :</w:t>
      </w:r>
    </w:p>
    <w:p w:rsidR="00AA24F2" w:rsidRDefault="00AA24F2" w:rsidP="00327A3B">
      <w:pPr>
        <w:jc w:val="both"/>
      </w:pPr>
    </w:p>
    <w:p w:rsidR="00AA24F2" w:rsidRDefault="00AA24F2" w:rsidP="00D20058">
      <w:pPr>
        <w:pStyle w:val="ListParagraph"/>
        <w:numPr>
          <w:ilvl w:val="0"/>
          <w:numId w:val="13"/>
        </w:numPr>
        <w:jc w:val="both"/>
      </w:pPr>
      <w:r>
        <w:t>Déduction des données de l’instruction.</w:t>
      </w:r>
    </w:p>
    <w:p w:rsidR="00AA24F2" w:rsidRDefault="00AA24F2" w:rsidP="00D20058">
      <w:pPr>
        <w:pStyle w:val="ListParagraph"/>
        <w:numPr>
          <w:ilvl w:val="0"/>
          <w:numId w:val="13"/>
        </w:numPr>
        <w:jc w:val="both"/>
      </w:pPr>
      <w:r>
        <w:t>Contrôle des règles de gestion.</w:t>
      </w:r>
    </w:p>
    <w:p w:rsidR="00AA24F2" w:rsidRDefault="00AA24F2" w:rsidP="00D20058">
      <w:pPr>
        <w:pStyle w:val="ListParagraph"/>
        <w:numPr>
          <w:ilvl w:val="0"/>
          <w:numId w:val="13"/>
        </w:numPr>
        <w:jc w:val="both"/>
      </w:pPr>
      <w:r>
        <w:t>Contrôle date de génération de l’instruction.</w:t>
      </w:r>
    </w:p>
    <w:p w:rsidR="00AA24F2" w:rsidRDefault="00AA24F2" w:rsidP="00D20058">
      <w:pPr>
        <w:pStyle w:val="ListParagraph"/>
        <w:numPr>
          <w:ilvl w:val="0"/>
          <w:numId w:val="13"/>
        </w:numPr>
        <w:jc w:val="both"/>
      </w:pPr>
      <w:r>
        <w:t>Calcule des commissions.</w:t>
      </w:r>
    </w:p>
    <w:p w:rsidR="00AA24F2" w:rsidRDefault="00AA24F2" w:rsidP="00D20058">
      <w:pPr>
        <w:pStyle w:val="ListParagraph"/>
        <w:numPr>
          <w:ilvl w:val="0"/>
          <w:numId w:val="13"/>
        </w:numPr>
        <w:jc w:val="both"/>
      </w:pPr>
      <w:r>
        <w:t>Rapprochement IRL et ORL.</w:t>
      </w:r>
    </w:p>
    <w:p w:rsidR="00AA24F2" w:rsidRPr="00450A1F" w:rsidRDefault="00AA24F2" w:rsidP="00327A3B">
      <w:pPr>
        <w:pStyle w:val="ListParagraph"/>
        <w:jc w:val="both"/>
      </w:pPr>
    </w:p>
    <w:p w:rsidR="00AA24F2" w:rsidRDefault="00AA24F2" w:rsidP="00D20058">
      <w:pPr>
        <w:pStyle w:val="Style2"/>
        <w:numPr>
          <w:ilvl w:val="1"/>
          <w:numId w:val="11"/>
        </w:numPr>
        <w:jc w:val="both"/>
      </w:pPr>
      <w:bookmarkStart w:id="100" w:name="_Toc413249504"/>
      <w:r>
        <w:t>Déduction des données de l’instruction</w:t>
      </w:r>
      <w:bookmarkEnd w:id="100"/>
    </w:p>
    <w:p w:rsidR="00AA24F2" w:rsidRPr="008F67DB" w:rsidRDefault="00AA24F2" w:rsidP="00327A3B">
      <w:pPr>
        <w:jc w:val="both"/>
        <w:rPr>
          <w:rFonts w:cs="Times New Roman"/>
          <w:b/>
          <w:bCs/>
          <w:caps/>
          <w:color w:val="404040"/>
        </w:rPr>
      </w:pPr>
    </w:p>
    <w:p w:rsidR="00AA24F2" w:rsidRDefault="00AA24F2" w:rsidP="00327A3B">
      <w:pPr>
        <w:jc w:val="both"/>
      </w:pPr>
      <w:r>
        <w:t>Les données suivantes sont déduites selon une configuration prédéfinie :</w:t>
      </w:r>
    </w:p>
    <w:p w:rsidR="00AA24F2" w:rsidRDefault="00AA24F2" w:rsidP="00D20058">
      <w:pPr>
        <w:pStyle w:val="Heading3"/>
        <w:numPr>
          <w:ilvl w:val="2"/>
          <w:numId w:val="11"/>
        </w:numPr>
        <w:jc w:val="both"/>
      </w:pPr>
      <w:bookmarkStart w:id="101" w:name="_Toc413249505"/>
      <w:r>
        <w:t>La date de dénouement :</w:t>
      </w:r>
      <w:bookmarkEnd w:id="101"/>
    </w:p>
    <w:p w:rsidR="00AA24F2" w:rsidRDefault="00AA24F2" w:rsidP="00327A3B">
      <w:pPr>
        <w:jc w:val="both"/>
      </w:pPr>
    </w:p>
    <w:p w:rsidR="00AA24F2" w:rsidRDefault="00AA24F2" w:rsidP="00327A3B">
      <w:pPr>
        <w:jc w:val="both"/>
      </w:pPr>
      <w:r>
        <w:t>La date de dénouement lors de la saisie manuelle d’une IRL (Pour le swift, l’information n’est pas déduite) est déduite selon une SLA dont le contexte est le suivant :</w:t>
      </w:r>
    </w:p>
    <w:p w:rsidR="00AA24F2" w:rsidRDefault="00AA24F2" w:rsidP="00D20058">
      <w:pPr>
        <w:pStyle w:val="ListParagraph"/>
        <w:numPr>
          <w:ilvl w:val="0"/>
          <w:numId w:val="18"/>
        </w:numPr>
        <w:jc w:val="both"/>
      </w:pPr>
      <w:r>
        <w:t>Marché</w:t>
      </w:r>
    </w:p>
    <w:p w:rsidR="00AA24F2" w:rsidRDefault="00AA24F2" w:rsidP="00D20058">
      <w:pPr>
        <w:pStyle w:val="ListParagraph"/>
        <w:numPr>
          <w:ilvl w:val="0"/>
          <w:numId w:val="18"/>
        </w:numPr>
        <w:jc w:val="both"/>
      </w:pPr>
      <w:r>
        <w:t>Type d’opération</w:t>
      </w:r>
    </w:p>
    <w:p w:rsidR="00AA24F2" w:rsidRDefault="00AA24F2" w:rsidP="00327A3B">
      <w:pPr>
        <w:jc w:val="both"/>
      </w:pPr>
      <w:r>
        <w:t>Le résultant étant un chiffre minimal et un chiffre maximal.</w:t>
      </w:r>
    </w:p>
    <w:p w:rsidR="00AA24F2" w:rsidRDefault="00AA24F2" w:rsidP="00D20058">
      <w:pPr>
        <w:pStyle w:val="Heading3"/>
        <w:numPr>
          <w:ilvl w:val="2"/>
          <w:numId w:val="11"/>
        </w:numPr>
        <w:jc w:val="both"/>
      </w:pPr>
      <w:bookmarkStart w:id="102" w:name="_Toc413249506"/>
      <w:r>
        <w:t>Le compte-espèces Client :</w:t>
      </w:r>
      <w:bookmarkEnd w:id="102"/>
    </w:p>
    <w:p w:rsidR="00AA24F2" w:rsidRDefault="00AA24F2" w:rsidP="00327A3B">
      <w:pPr>
        <w:jc w:val="both"/>
      </w:pPr>
    </w:p>
    <w:p w:rsidR="00AA24F2" w:rsidRDefault="00AA24F2" w:rsidP="00327A3B">
      <w:pPr>
        <w:jc w:val="both"/>
      </w:pPr>
      <w:r>
        <w:t>Le compte-espèces client est déduit selon une SLA dont le contexte est le suivant :</w:t>
      </w:r>
    </w:p>
    <w:p w:rsidR="00AA24F2" w:rsidRDefault="00AA24F2" w:rsidP="00327A3B">
      <w:pPr>
        <w:jc w:val="both"/>
      </w:pPr>
    </w:p>
    <w:p w:rsidR="00AA24F2" w:rsidRDefault="00AA24F2" w:rsidP="00D20058">
      <w:pPr>
        <w:pStyle w:val="ListParagraph"/>
        <w:numPr>
          <w:ilvl w:val="0"/>
          <w:numId w:val="19"/>
        </w:numPr>
        <w:jc w:val="both"/>
      </w:pPr>
      <w:r>
        <w:t>Le compte-titres client </w:t>
      </w:r>
    </w:p>
    <w:p w:rsidR="00AA24F2" w:rsidRDefault="00AA24F2" w:rsidP="00D20058">
      <w:pPr>
        <w:pStyle w:val="ListParagraph"/>
        <w:numPr>
          <w:ilvl w:val="0"/>
          <w:numId w:val="19"/>
        </w:numPr>
        <w:jc w:val="both"/>
      </w:pPr>
      <w:r>
        <w:t>Le client</w:t>
      </w:r>
    </w:p>
    <w:p w:rsidR="00AA24F2" w:rsidRDefault="00AA24F2" w:rsidP="00D20058">
      <w:pPr>
        <w:pStyle w:val="ListParagraph"/>
        <w:numPr>
          <w:ilvl w:val="0"/>
          <w:numId w:val="19"/>
        </w:numPr>
        <w:jc w:val="both"/>
      </w:pPr>
      <w:r>
        <w:t xml:space="preserve">Le groupe </w:t>
      </w:r>
    </w:p>
    <w:p w:rsidR="00AA24F2" w:rsidRDefault="00AA24F2" w:rsidP="00D20058">
      <w:pPr>
        <w:pStyle w:val="ListParagraph"/>
        <w:numPr>
          <w:ilvl w:val="0"/>
          <w:numId w:val="19"/>
        </w:numPr>
        <w:jc w:val="both"/>
      </w:pPr>
      <w:r>
        <w:t>La devise de dénouement</w:t>
      </w:r>
    </w:p>
    <w:p w:rsidR="00AA24F2" w:rsidRDefault="00AA24F2" w:rsidP="00D20058">
      <w:pPr>
        <w:pStyle w:val="ListParagraph"/>
        <w:numPr>
          <w:ilvl w:val="0"/>
          <w:numId w:val="19"/>
        </w:numPr>
        <w:jc w:val="both"/>
      </w:pPr>
      <w:r>
        <w:t>Le type d’opération</w:t>
      </w:r>
    </w:p>
    <w:p w:rsidR="00AA24F2" w:rsidRDefault="00AA24F2" w:rsidP="00D20058">
      <w:pPr>
        <w:pStyle w:val="ListParagraph"/>
        <w:numPr>
          <w:ilvl w:val="0"/>
          <w:numId w:val="19"/>
        </w:numPr>
        <w:jc w:val="both"/>
      </w:pPr>
      <w:r>
        <w:t>Le type de titre: Action – Obligation.</w:t>
      </w:r>
    </w:p>
    <w:p w:rsidR="00AA24F2" w:rsidRDefault="00AA24F2" w:rsidP="00327A3B">
      <w:pPr>
        <w:jc w:val="both"/>
      </w:pPr>
    </w:p>
    <w:p w:rsidR="00AA24F2" w:rsidRDefault="00AA24F2" w:rsidP="00327A3B">
      <w:pPr>
        <w:jc w:val="both"/>
      </w:pPr>
      <w:r>
        <w:t>Cette déduction est faite lors de la saisie manuelle d’une IRL, comme aide à la saisie dans le cas o</w:t>
      </w:r>
      <w:r>
        <w:rPr>
          <w:i/>
        </w:rPr>
        <w:t>ù</w:t>
      </w:r>
      <w:r>
        <w:t xml:space="preserve"> la SLA est préconfigurée, ou lors  de la création d’une IRL à partir d’un swift ne renseignant pas le compte-espèces client.</w:t>
      </w:r>
    </w:p>
    <w:p w:rsidR="00AA24F2" w:rsidRDefault="00AA24F2" w:rsidP="00327A3B">
      <w:pPr>
        <w:jc w:val="both"/>
      </w:pPr>
      <w:r>
        <w:t>Cette SLA prime sur la SLA utilisée pour le carnet d’ordres pour le module MegaTrade.</w:t>
      </w:r>
    </w:p>
    <w:p w:rsidR="00AA24F2" w:rsidRDefault="00AA24F2" w:rsidP="00D20058">
      <w:pPr>
        <w:pStyle w:val="Heading3"/>
        <w:numPr>
          <w:ilvl w:val="2"/>
          <w:numId w:val="11"/>
        </w:numPr>
        <w:jc w:val="both"/>
      </w:pPr>
      <w:bookmarkStart w:id="103" w:name="_Toc413249507"/>
      <w:r>
        <w:t>Le dépositaire :</w:t>
      </w:r>
      <w:bookmarkEnd w:id="103"/>
    </w:p>
    <w:p w:rsidR="00AA24F2" w:rsidRDefault="00AA24F2" w:rsidP="00327A3B">
      <w:pPr>
        <w:jc w:val="both"/>
      </w:pPr>
    </w:p>
    <w:p w:rsidR="00AA24F2" w:rsidRDefault="00AA24F2" w:rsidP="00327A3B">
      <w:pPr>
        <w:jc w:val="both"/>
      </w:pPr>
      <w:r>
        <w:t>Le dépositaire est déduit selon une SLA dont le contexte est le suivant :</w:t>
      </w:r>
    </w:p>
    <w:p w:rsidR="00AA24F2" w:rsidRDefault="00AA24F2" w:rsidP="00327A3B">
      <w:pPr>
        <w:jc w:val="both"/>
      </w:pPr>
    </w:p>
    <w:p w:rsidR="00AA24F2" w:rsidRDefault="00AA24F2" w:rsidP="00D20058">
      <w:pPr>
        <w:pStyle w:val="ListParagraph"/>
        <w:numPr>
          <w:ilvl w:val="0"/>
          <w:numId w:val="20"/>
        </w:numPr>
        <w:jc w:val="both"/>
      </w:pPr>
      <w:r>
        <w:t>Le compte-titres client </w:t>
      </w:r>
    </w:p>
    <w:p w:rsidR="00AA24F2" w:rsidRDefault="00AA24F2" w:rsidP="00D20058">
      <w:pPr>
        <w:pStyle w:val="ListParagraph"/>
        <w:numPr>
          <w:ilvl w:val="0"/>
          <w:numId w:val="20"/>
        </w:numPr>
        <w:jc w:val="both"/>
      </w:pPr>
      <w:r>
        <w:lastRenderedPageBreak/>
        <w:t>Le client</w:t>
      </w:r>
    </w:p>
    <w:p w:rsidR="00AA24F2" w:rsidRDefault="00AA24F2" w:rsidP="00D20058">
      <w:pPr>
        <w:pStyle w:val="ListParagraph"/>
        <w:numPr>
          <w:ilvl w:val="0"/>
          <w:numId w:val="20"/>
        </w:numPr>
        <w:jc w:val="both"/>
      </w:pPr>
      <w:r>
        <w:t>Le groupe</w:t>
      </w:r>
    </w:p>
    <w:p w:rsidR="00AA24F2" w:rsidRDefault="00AA24F2" w:rsidP="00D20058">
      <w:pPr>
        <w:pStyle w:val="ListParagraph"/>
        <w:numPr>
          <w:ilvl w:val="0"/>
          <w:numId w:val="20"/>
        </w:numPr>
        <w:jc w:val="both"/>
      </w:pPr>
      <w:r>
        <w:t>Le titre</w:t>
      </w:r>
    </w:p>
    <w:p w:rsidR="00AA24F2" w:rsidRDefault="00AA24F2" w:rsidP="00D20058">
      <w:pPr>
        <w:pStyle w:val="ListParagraph"/>
        <w:numPr>
          <w:ilvl w:val="0"/>
          <w:numId w:val="20"/>
        </w:numPr>
        <w:jc w:val="both"/>
      </w:pPr>
      <w:r>
        <w:t>La place de dénouement</w:t>
      </w:r>
    </w:p>
    <w:p w:rsidR="00AA24F2" w:rsidRDefault="00AA24F2" w:rsidP="00D20058">
      <w:pPr>
        <w:pStyle w:val="ListParagraph"/>
        <w:numPr>
          <w:ilvl w:val="0"/>
          <w:numId w:val="20"/>
        </w:numPr>
        <w:jc w:val="both"/>
      </w:pPr>
      <w:r>
        <w:t>Le type de titre : Action – Obligation.</w:t>
      </w:r>
    </w:p>
    <w:p w:rsidR="00AA24F2" w:rsidRDefault="00AA24F2" w:rsidP="00D20058">
      <w:pPr>
        <w:pStyle w:val="ListParagraph"/>
        <w:numPr>
          <w:ilvl w:val="0"/>
          <w:numId w:val="20"/>
        </w:numPr>
        <w:jc w:val="both"/>
      </w:pPr>
      <w:r>
        <w:t>Le type d’opération</w:t>
      </w:r>
    </w:p>
    <w:p w:rsidR="00AA24F2" w:rsidRDefault="00AA24F2" w:rsidP="00D20058">
      <w:pPr>
        <w:pStyle w:val="ListParagraph"/>
        <w:numPr>
          <w:ilvl w:val="0"/>
          <w:numId w:val="20"/>
        </w:numPr>
        <w:jc w:val="both"/>
      </w:pPr>
      <w:r>
        <w:t>La devise de dénouement</w:t>
      </w:r>
    </w:p>
    <w:p w:rsidR="00AA24F2" w:rsidRDefault="00AA24F2" w:rsidP="00327A3B">
      <w:pPr>
        <w:jc w:val="both"/>
      </w:pPr>
    </w:p>
    <w:p w:rsidR="00AA24F2" w:rsidRDefault="00AA24F2" w:rsidP="00327A3B">
      <w:pPr>
        <w:jc w:val="both"/>
      </w:pPr>
      <w:r>
        <w:t>Cette déduction est faite lors de la saisie manuelle d’une IRL comme aide à la saisie dans le cas o</w:t>
      </w:r>
      <w:r>
        <w:rPr>
          <w:i/>
        </w:rPr>
        <w:t>ù</w:t>
      </w:r>
      <w:r>
        <w:t xml:space="preserve"> la SLA est préconfigurée, ou lors de la création d’une IRL à partir d’un swift.</w:t>
      </w:r>
    </w:p>
    <w:p w:rsidR="00AA24F2" w:rsidRDefault="00AA24F2" w:rsidP="00D20058">
      <w:pPr>
        <w:pStyle w:val="Heading3"/>
        <w:numPr>
          <w:ilvl w:val="2"/>
          <w:numId w:val="11"/>
        </w:numPr>
        <w:jc w:val="both"/>
      </w:pPr>
      <w:bookmarkStart w:id="104" w:name="_Toc413249508"/>
      <w:r>
        <w:t>Le compte dépositaire titres (Nostro compte-titres) :</w:t>
      </w:r>
      <w:bookmarkEnd w:id="104"/>
    </w:p>
    <w:p w:rsidR="00AA24F2" w:rsidRDefault="00AA24F2" w:rsidP="00327A3B">
      <w:pPr>
        <w:jc w:val="both"/>
      </w:pPr>
    </w:p>
    <w:p w:rsidR="00AA24F2" w:rsidRDefault="00AA24F2" w:rsidP="00327A3B">
      <w:pPr>
        <w:jc w:val="both"/>
      </w:pPr>
      <w:r>
        <w:t>Le compte dépositaire titres est déduit selon une SLA dont le contexte est le suivant :</w:t>
      </w:r>
    </w:p>
    <w:p w:rsidR="00AA24F2" w:rsidRDefault="00AA24F2" w:rsidP="00327A3B">
      <w:pPr>
        <w:jc w:val="both"/>
      </w:pPr>
    </w:p>
    <w:p w:rsidR="00AA24F2" w:rsidRDefault="00AA24F2" w:rsidP="00D20058">
      <w:pPr>
        <w:pStyle w:val="ListParagraph"/>
        <w:numPr>
          <w:ilvl w:val="0"/>
          <w:numId w:val="21"/>
        </w:numPr>
        <w:jc w:val="both"/>
      </w:pPr>
      <w:r>
        <w:t>Le compte-titres client </w:t>
      </w:r>
    </w:p>
    <w:p w:rsidR="00AA24F2" w:rsidRDefault="00AA24F2" w:rsidP="00D20058">
      <w:pPr>
        <w:pStyle w:val="ListParagraph"/>
        <w:numPr>
          <w:ilvl w:val="0"/>
          <w:numId w:val="21"/>
        </w:numPr>
        <w:jc w:val="both"/>
      </w:pPr>
      <w:r>
        <w:t>Le client</w:t>
      </w:r>
    </w:p>
    <w:p w:rsidR="00AA24F2" w:rsidRDefault="00AA24F2" w:rsidP="00D20058">
      <w:pPr>
        <w:pStyle w:val="ListParagraph"/>
        <w:numPr>
          <w:ilvl w:val="0"/>
          <w:numId w:val="21"/>
        </w:numPr>
        <w:jc w:val="both"/>
      </w:pPr>
      <w:r>
        <w:t>Le groupe</w:t>
      </w:r>
    </w:p>
    <w:p w:rsidR="00AA24F2" w:rsidRDefault="00AA24F2" w:rsidP="00D20058">
      <w:pPr>
        <w:pStyle w:val="ListParagraph"/>
        <w:numPr>
          <w:ilvl w:val="0"/>
          <w:numId w:val="21"/>
        </w:numPr>
        <w:jc w:val="both"/>
      </w:pPr>
      <w:r>
        <w:t>Le type d’opération</w:t>
      </w:r>
    </w:p>
    <w:p w:rsidR="00AA24F2" w:rsidRDefault="00AA24F2" w:rsidP="00D20058">
      <w:pPr>
        <w:pStyle w:val="ListParagraph"/>
        <w:numPr>
          <w:ilvl w:val="0"/>
          <w:numId w:val="21"/>
        </w:numPr>
        <w:jc w:val="both"/>
      </w:pPr>
      <w:r>
        <w:t>Le titre</w:t>
      </w:r>
    </w:p>
    <w:p w:rsidR="00AA24F2" w:rsidRDefault="00AA24F2" w:rsidP="00D20058">
      <w:pPr>
        <w:pStyle w:val="ListParagraph"/>
        <w:numPr>
          <w:ilvl w:val="0"/>
          <w:numId w:val="21"/>
        </w:numPr>
        <w:jc w:val="both"/>
      </w:pPr>
      <w:r>
        <w:t>Le type de titre : Action – Obligation.</w:t>
      </w:r>
    </w:p>
    <w:p w:rsidR="00AA24F2" w:rsidRDefault="00AA24F2" w:rsidP="00D20058">
      <w:pPr>
        <w:pStyle w:val="ListParagraph"/>
        <w:numPr>
          <w:ilvl w:val="0"/>
          <w:numId w:val="21"/>
        </w:numPr>
        <w:jc w:val="both"/>
      </w:pPr>
      <w:r>
        <w:t>Le dépositaire</w:t>
      </w:r>
    </w:p>
    <w:p w:rsidR="00AA24F2" w:rsidRDefault="00AA24F2" w:rsidP="00D20058">
      <w:pPr>
        <w:pStyle w:val="ListParagraph"/>
        <w:numPr>
          <w:ilvl w:val="0"/>
          <w:numId w:val="21"/>
        </w:numPr>
        <w:jc w:val="both"/>
      </w:pPr>
      <w:r>
        <w:t>La place de dénouement</w:t>
      </w:r>
    </w:p>
    <w:p w:rsidR="00AA24F2" w:rsidRDefault="00AA24F2" w:rsidP="00327A3B">
      <w:pPr>
        <w:jc w:val="both"/>
      </w:pPr>
    </w:p>
    <w:p w:rsidR="00AA24F2" w:rsidRDefault="00AA24F2" w:rsidP="00327A3B">
      <w:pPr>
        <w:jc w:val="both"/>
      </w:pPr>
      <w:r>
        <w:t>Cette déduction est faite lors de la saisie manuelle d’une IRL comme aide à la saisie dans le cas o</w:t>
      </w:r>
      <w:r>
        <w:rPr>
          <w:i/>
        </w:rPr>
        <w:t>ù</w:t>
      </w:r>
      <w:r>
        <w:t xml:space="preserve"> la SLA est préconfigurée, ou lors de la création d’une IRL à partir d’un swift.</w:t>
      </w:r>
    </w:p>
    <w:p w:rsidR="00AA24F2" w:rsidRDefault="00AA24F2" w:rsidP="00327A3B">
      <w:pPr>
        <w:jc w:val="both"/>
      </w:pPr>
    </w:p>
    <w:p w:rsidR="00AA24F2" w:rsidRDefault="00AA24F2" w:rsidP="00D20058">
      <w:pPr>
        <w:pStyle w:val="Heading3"/>
        <w:numPr>
          <w:ilvl w:val="2"/>
          <w:numId w:val="11"/>
        </w:numPr>
        <w:jc w:val="both"/>
      </w:pPr>
      <w:bookmarkStart w:id="105" w:name="_Toc413249509"/>
      <w:r>
        <w:t>Le compte dépositaire espèces (Nostro compte-espèces) :</w:t>
      </w:r>
      <w:bookmarkEnd w:id="105"/>
    </w:p>
    <w:p w:rsidR="00AA24F2" w:rsidRDefault="00AA24F2" w:rsidP="00327A3B">
      <w:pPr>
        <w:jc w:val="both"/>
      </w:pPr>
    </w:p>
    <w:p w:rsidR="00AA24F2" w:rsidRDefault="00AA24F2" w:rsidP="00327A3B">
      <w:pPr>
        <w:jc w:val="both"/>
      </w:pPr>
      <w:r>
        <w:t>Le compte dépositaire espèces est déduit selon une SLA dont le contexte est le suivant :</w:t>
      </w:r>
    </w:p>
    <w:p w:rsidR="00AA24F2" w:rsidRDefault="00AA24F2" w:rsidP="00327A3B">
      <w:pPr>
        <w:jc w:val="both"/>
      </w:pPr>
    </w:p>
    <w:p w:rsidR="00AA24F2" w:rsidRDefault="00AA24F2" w:rsidP="00D20058">
      <w:pPr>
        <w:pStyle w:val="ListParagraph"/>
        <w:numPr>
          <w:ilvl w:val="0"/>
          <w:numId w:val="22"/>
        </w:numPr>
        <w:jc w:val="both"/>
      </w:pPr>
      <w:r>
        <w:t>Le dépositaire</w:t>
      </w:r>
    </w:p>
    <w:p w:rsidR="00AA24F2" w:rsidRDefault="00AA24F2" w:rsidP="00D20058">
      <w:pPr>
        <w:pStyle w:val="ListParagraph"/>
        <w:numPr>
          <w:ilvl w:val="0"/>
          <w:numId w:val="22"/>
        </w:numPr>
        <w:jc w:val="both"/>
      </w:pPr>
      <w:r>
        <w:t>Le compte dépositaire-titres</w:t>
      </w:r>
    </w:p>
    <w:p w:rsidR="00AA24F2" w:rsidRDefault="00AA24F2" w:rsidP="00D20058">
      <w:pPr>
        <w:pStyle w:val="ListParagraph"/>
        <w:numPr>
          <w:ilvl w:val="0"/>
          <w:numId w:val="22"/>
        </w:numPr>
        <w:jc w:val="both"/>
      </w:pPr>
      <w:r>
        <w:t>La devise de dénouement</w:t>
      </w:r>
    </w:p>
    <w:p w:rsidR="00AA24F2" w:rsidRDefault="00AA24F2" w:rsidP="00D20058">
      <w:pPr>
        <w:pStyle w:val="ListParagraph"/>
        <w:numPr>
          <w:ilvl w:val="0"/>
          <w:numId w:val="22"/>
        </w:numPr>
        <w:jc w:val="both"/>
      </w:pPr>
      <w:r>
        <w:t>Le type d’opération</w:t>
      </w:r>
    </w:p>
    <w:p w:rsidR="00AA24F2" w:rsidRDefault="00AA24F2" w:rsidP="00D20058">
      <w:pPr>
        <w:pStyle w:val="ListParagraph"/>
        <w:numPr>
          <w:ilvl w:val="0"/>
          <w:numId w:val="22"/>
        </w:numPr>
        <w:jc w:val="both"/>
      </w:pPr>
      <w:r>
        <w:t>Le marché</w:t>
      </w:r>
    </w:p>
    <w:p w:rsidR="00AA24F2" w:rsidRDefault="00AA24F2" w:rsidP="00327A3B">
      <w:pPr>
        <w:jc w:val="both"/>
      </w:pPr>
    </w:p>
    <w:p w:rsidR="00AA24F2" w:rsidRPr="001B3F97" w:rsidRDefault="00AA24F2" w:rsidP="00327A3B">
      <w:pPr>
        <w:jc w:val="both"/>
      </w:pPr>
      <w:r>
        <w:t>Cette déduction est faite lors de la saisie manuelle d’une IRL comme aide à la saisie dans le cas o</w:t>
      </w:r>
      <w:r>
        <w:rPr>
          <w:i/>
        </w:rPr>
        <w:t>ù</w:t>
      </w:r>
      <w:r>
        <w:t xml:space="preserve"> la SLA est préconfigurée, ou lors de la création d’une IRL à partir d’un swift.</w:t>
      </w:r>
    </w:p>
    <w:p w:rsidR="00AA24F2" w:rsidRDefault="00AA24F2" w:rsidP="00D20058">
      <w:pPr>
        <w:pStyle w:val="Heading3"/>
        <w:numPr>
          <w:ilvl w:val="2"/>
          <w:numId w:val="11"/>
        </w:numPr>
        <w:jc w:val="both"/>
      </w:pPr>
      <w:bookmarkStart w:id="106" w:name="_Toc413249510"/>
      <w:r>
        <w:t>La chaine de dénouement :</w:t>
      </w:r>
      <w:bookmarkEnd w:id="106"/>
    </w:p>
    <w:p w:rsidR="00AA24F2" w:rsidRDefault="00AA24F2" w:rsidP="00327A3B">
      <w:pPr>
        <w:jc w:val="both"/>
      </w:pPr>
    </w:p>
    <w:p w:rsidR="00AA24F2" w:rsidRDefault="00AA24F2" w:rsidP="00327A3B">
      <w:pPr>
        <w:jc w:val="both"/>
      </w:pPr>
      <w:r>
        <w:t>La chaine de dénouement de l’IRL est déduite selon une SLA dont le contexte est le suivant :</w:t>
      </w:r>
    </w:p>
    <w:p w:rsidR="00AA24F2" w:rsidRDefault="00AA24F2" w:rsidP="00327A3B">
      <w:pPr>
        <w:pStyle w:val="ListParagraph"/>
        <w:jc w:val="both"/>
      </w:pPr>
    </w:p>
    <w:p w:rsidR="00AA24F2" w:rsidRDefault="00AA24F2" w:rsidP="00D20058">
      <w:pPr>
        <w:pStyle w:val="ListParagraph"/>
        <w:numPr>
          <w:ilvl w:val="0"/>
          <w:numId w:val="23"/>
        </w:numPr>
        <w:jc w:val="both"/>
      </w:pPr>
      <w:r>
        <w:t>Le compte-titres client </w:t>
      </w:r>
    </w:p>
    <w:p w:rsidR="00AA24F2" w:rsidRDefault="00AA24F2" w:rsidP="00D20058">
      <w:pPr>
        <w:pStyle w:val="ListParagraph"/>
        <w:numPr>
          <w:ilvl w:val="0"/>
          <w:numId w:val="23"/>
        </w:numPr>
        <w:jc w:val="both"/>
      </w:pPr>
      <w:r>
        <w:lastRenderedPageBreak/>
        <w:t>Le client</w:t>
      </w:r>
    </w:p>
    <w:p w:rsidR="00AA24F2" w:rsidRDefault="00AA24F2" w:rsidP="00D20058">
      <w:pPr>
        <w:pStyle w:val="ListParagraph"/>
        <w:numPr>
          <w:ilvl w:val="0"/>
          <w:numId w:val="23"/>
        </w:numPr>
        <w:jc w:val="both"/>
      </w:pPr>
      <w:r>
        <w:t xml:space="preserve">Le groupe </w:t>
      </w:r>
    </w:p>
    <w:p w:rsidR="00AA24F2" w:rsidRDefault="00AA24F2" w:rsidP="00D20058">
      <w:pPr>
        <w:pStyle w:val="ListParagraph"/>
        <w:numPr>
          <w:ilvl w:val="0"/>
          <w:numId w:val="23"/>
        </w:numPr>
        <w:jc w:val="both"/>
      </w:pPr>
      <w:r>
        <w:t>La place de dénouement</w:t>
      </w:r>
    </w:p>
    <w:p w:rsidR="00AA24F2" w:rsidRDefault="00AA24F2" w:rsidP="00D20058">
      <w:pPr>
        <w:pStyle w:val="ListParagraph"/>
        <w:numPr>
          <w:ilvl w:val="0"/>
          <w:numId w:val="23"/>
        </w:numPr>
        <w:jc w:val="both"/>
      </w:pPr>
      <w:r>
        <w:t>Le marché</w:t>
      </w:r>
    </w:p>
    <w:p w:rsidR="00AA24F2" w:rsidRDefault="00AA24F2" w:rsidP="00D20058">
      <w:pPr>
        <w:pStyle w:val="ListParagraph"/>
        <w:numPr>
          <w:ilvl w:val="0"/>
          <w:numId w:val="23"/>
        </w:numPr>
        <w:jc w:val="both"/>
      </w:pPr>
      <w:r>
        <w:t>Le titre</w:t>
      </w:r>
    </w:p>
    <w:p w:rsidR="00AA24F2" w:rsidRDefault="00AA24F2" w:rsidP="00D20058">
      <w:pPr>
        <w:pStyle w:val="ListParagraph"/>
        <w:numPr>
          <w:ilvl w:val="0"/>
          <w:numId w:val="23"/>
        </w:numPr>
        <w:jc w:val="both"/>
      </w:pPr>
      <w:r>
        <w:t>La contrepartie</w:t>
      </w:r>
    </w:p>
    <w:p w:rsidR="00AA24F2" w:rsidRPr="008F67DB" w:rsidRDefault="00AA24F2" w:rsidP="00327A3B">
      <w:pPr>
        <w:jc w:val="both"/>
      </w:pPr>
    </w:p>
    <w:p w:rsidR="00AA24F2" w:rsidRDefault="00AA24F2" w:rsidP="00D20058">
      <w:pPr>
        <w:pStyle w:val="Style2"/>
        <w:numPr>
          <w:ilvl w:val="1"/>
          <w:numId w:val="11"/>
        </w:numPr>
        <w:jc w:val="both"/>
      </w:pPr>
      <w:bookmarkStart w:id="107" w:name="_Toc413249511"/>
      <w:r>
        <w:t>Contrôle des règles de gestion</w:t>
      </w:r>
      <w:bookmarkEnd w:id="107"/>
    </w:p>
    <w:p w:rsidR="00AA24F2" w:rsidRDefault="00AA24F2" w:rsidP="00327A3B">
      <w:pPr>
        <w:jc w:val="both"/>
      </w:pPr>
    </w:p>
    <w:p w:rsidR="00AA24F2" w:rsidRDefault="00AA24F2" w:rsidP="00327A3B">
      <w:pPr>
        <w:jc w:val="both"/>
      </w:pPr>
      <w:r w:rsidRPr="00450A1F">
        <w:t>Ce paragraphe décrit le</w:t>
      </w:r>
      <w:r>
        <w:t>s règles de gestion qui sont prédéfinies et vérifiées lors de la création d’une IRL  pour le marché étranger:</w:t>
      </w:r>
    </w:p>
    <w:p w:rsidR="00AA24F2" w:rsidRDefault="00AA24F2" w:rsidP="00D20058">
      <w:pPr>
        <w:pStyle w:val="Heading3"/>
        <w:numPr>
          <w:ilvl w:val="2"/>
          <w:numId w:val="11"/>
        </w:numPr>
        <w:jc w:val="both"/>
      </w:pPr>
      <w:bookmarkStart w:id="108" w:name="_Toc413249512"/>
      <w:r>
        <w:t>Achat  Vente Ferme :</w:t>
      </w:r>
      <w:bookmarkEnd w:id="108"/>
    </w:p>
    <w:p w:rsidR="00AA24F2" w:rsidRDefault="00AA24F2" w:rsidP="00327A3B">
      <w:pPr>
        <w:jc w:val="both"/>
      </w:pPr>
    </w:p>
    <w:p w:rsidR="00AA24F2" w:rsidRDefault="00AA24F2" w:rsidP="00D20058">
      <w:pPr>
        <w:pStyle w:val="ListParagraph"/>
        <w:numPr>
          <w:ilvl w:val="0"/>
          <w:numId w:val="16"/>
        </w:numPr>
        <w:jc w:val="both"/>
      </w:pPr>
      <w:r>
        <w:t>La date de négociation doit être inférieure ou égale à la date du jour.</w:t>
      </w:r>
    </w:p>
    <w:p w:rsidR="00AA24F2" w:rsidRDefault="00AA24F2" w:rsidP="00D20058">
      <w:pPr>
        <w:pStyle w:val="ListParagraph"/>
        <w:numPr>
          <w:ilvl w:val="0"/>
          <w:numId w:val="16"/>
        </w:numPr>
        <w:jc w:val="both"/>
      </w:pPr>
      <w:r>
        <w:t>La date de négociation doit être inférieure ou égale à la date de dénouement.</w:t>
      </w:r>
    </w:p>
    <w:p w:rsidR="00AA24F2" w:rsidRDefault="00AA24F2" w:rsidP="00D20058">
      <w:pPr>
        <w:pStyle w:val="ListParagraph"/>
        <w:numPr>
          <w:ilvl w:val="0"/>
          <w:numId w:val="16"/>
        </w:numPr>
        <w:jc w:val="both"/>
      </w:pPr>
      <w:r>
        <w:t>Le compte titres client doit être actif.</w:t>
      </w:r>
    </w:p>
    <w:p w:rsidR="00AA24F2" w:rsidRDefault="00AA24F2" w:rsidP="00D20058">
      <w:pPr>
        <w:pStyle w:val="ListParagraph"/>
        <w:numPr>
          <w:ilvl w:val="0"/>
          <w:numId w:val="16"/>
        </w:numPr>
        <w:jc w:val="both"/>
      </w:pPr>
      <w:r>
        <w:t>Le compte titres client n’est pas défini (IRL reçu via Swift).</w:t>
      </w:r>
    </w:p>
    <w:p w:rsidR="00AA24F2" w:rsidRDefault="00AA24F2" w:rsidP="00D20058">
      <w:pPr>
        <w:pStyle w:val="ListParagraph"/>
        <w:numPr>
          <w:ilvl w:val="0"/>
          <w:numId w:val="16"/>
        </w:numPr>
        <w:jc w:val="both"/>
      </w:pPr>
      <w:r>
        <w:t>Le compte espèces client n’est pas défini (IRL reçu via Swift).</w:t>
      </w:r>
    </w:p>
    <w:p w:rsidR="00AA24F2" w:rsidRDefault="00AA24F2" w:rsidP="00D20058">
      <w:pPr>
        <w:pStyle w:val="ListParagraph"/>
        <w:numPr>
          <w:ilvl w:val="0"/>
          <w:numId w:val="16"/>
        </w:numPr>
        <w:jc w:val="both"/>
      </w:pPr>
      <w:r>
        <w:t>Le compte espèces client n’est pas celui du client.</w:t>
      </w:r>
    </w:p>
    <w:p w:rsidR="00AA24F2" w:rsidRDefault="00AA24F2" w:rsidP="00D20058">
      <w:pPr>
        <w:pStyle w:val="ListParagraph"/>
        <w:numPr>
          <w:ilvl w:val="0"/>
          <w:numId w:val="16"/>
        </w:numPr>
        <w:jc w:val="both"/>
      </w:pPr>
      <w:r>
        <w:t>La devise du compte espèces client doit être celle de dénouement.</w:t>
      </w:r>
    </w:p>
    <w:p w:rsidR="00AA24F2" w:rsidRDefault="00AA24F2" w:rsidP="00D20058">
      <w:pPr>
        <w:pStyle w:val="ListParagraph"/>
        <w:numPr>
          <w:ilvl w:val="0"/>
          <w:numId w:val="16"/>
        </w:numPr>
        <w:jc w:val="both"/>
      </w:pPr>
      <w:r>
        <w:t>Le BIC reçu dans le Swift n’est pas autorisé à instruire pour le compte titres.</w:t>
      </w:r>
    </w:p>
    <w:p w:rsidR="00AA24F2" w:rsidRDefault="00AA24F2" w:rsidP="00D20058">
      <w:pPr>
        <w:pStyle w:val="ListParagraph"/>
        <w:numPr>
          <w:ilvl w:val="0"/>
          <w:numId w:val="16"/>
        </w:numPr>
        <w:jc w:val="both"/>
      </w:pPr>
      <w:r>
        <w:t>Le titre n’est pas défini (IRL reçu via Swift).</w:t>
      </w:r>
    </w:p>
    <w:p w:rsidR="00AA24F2" w:rsidRDefault="00AA24F2" w:rsidP="00D20058">
      <w:pPr>
        <w:pStyle w:val="ListParagraph"/>
        <w:numPr>
          <w:ilvl w:val="0"/>
          <w:numId w:val="16"/>
        </w:numPr>
        <w:jc w:val="both"/>
      </w:pPr>
      <w:r>
        <w:t>La référence client est dupliqué pour le compte titre client.</w:t>
      </w:r>
    </w:p>
    <w:p w:rsidR="00AA24F2" w:rsidRDefault="00AA24F2" w:rsidP="00D20058">
      <w:pPr>
        <w:pStyle w:val="ListParagraph"/>
        <w:numPr>
          <w:ilvl w:val="0"/>
          <w:numId w:val="16"/>
        </w:numPr>
        <w:jc w:val="both"/>
      </w:pPr>
      <w:r>
        <w:t>La quantité ne doit pas être décimalisée pour les actions.</w:t>
      </w:r>
    </w:p>
    <w:p w:rsidR="00AA24F2" w:rsidRDefault="00AA24F2" w:rsidP="00D20058">
      <w:pPr>
        <w:pStyle w:val="ListParagraph"/>
        <w:numPr>
          <w:ilvl w:val="0"/>
          <w:numId w:val="16"/>
        </w:numPr>
        <w:jc w:val="both"/>
      </w:pPr>
      <w:r>
        <w:t>La quantité ne doit pas être négative.</w:t>
      </w:r>
    </w:p>
    <w:p w:rsidR="00AA24F2" w:rsidRDefault="00AA24F2" w:rsidP="00D20058">
      <w:pPr>
        <w:pStyle w:val="ListParagraph"/>
        <w:numPr>
          <w:ilvl w:val="0"/>
          <w:numId w:val="16"/>
        </w:numPr>
        <w:jc w:val="both"/>
      </w:pPr>
      <w:r>
        <w:t>La contrepartie doit être renseignée.</w:t>
      </w:r>
    </w:p>
    <w:p w:rsidR="00AA24F2" w:rsidRDefault="00AA24F2" w:rsidP="00D20058">
      <w:pPr>
        <w:pStyle w:val="ListParagraph"/>
        <w:numPr>
          <w:ilvl w:val="0"/>
          <w:numId w:val="16"/>
        </w:numPr>
        <w:jc w:val="both"/>
      </w:pPr>
      <w:r>
        <w:t>Le dépositaire doit être actif.</w:t>
      </w:r>
    </w:p>
    <w:p w:rsidR="00AA24F2" w:rsidRDefault="00AA24F2" w:rsidP="00D20058">
      <w:pPr>
        <w:pStyle w:val="ListParagraph"/>
        <w:numPr>
          <w:ilvl w:val="0"/>
          <w:numId w:val="16"/>
        </w:numPr>
        <w:jc w:val="both"/>
      </w:pPr>
      <w:r>
        <w:t>La chaine de dénouement doit être renseignée.</w:t>
      </w:r>
    </w:p>
    <w:p w:rsidR="00AA24F2" w:rsidRDefault="00AA24F2" w:rsidP="00D20058">
      <w:pPr>
        <w:pStyle w:val="ListParagraph"/>
        <w:numPr>
          <w:ilvl w:val="0"/>
          <w:numId w:val="16"/>
        </w:numPr>
        <w:jc w:val="both"/>
      </w:pPr>
      <w:r>
        <w:t>La place de dénouement dans la chaine de dénouement doit être renseignée.</w:t>
      </w:r>
    </w:p>
    <w:p w:rsidR="00AA24F2" w:rsidRDefault="00AA24F2" w:rsidP="00D20058">
      <w:pPr>
        <w:pStyle w:val="ListParagraph"/>
        <w:numPr>
          <w:ilvl w:val="0"/>
          <w:numId w:val="16"/>
        </w:numPr>
        <w:jc w:val="both"/>
      </w:pPr>
      <w:r>
        <w:t>Le montant  de dénouement doit être zéro pur les IRL sans frais.</w:t>
      </w:r>
    </w:p>
    <w:p w:rsidR="00AA24F2" w:rsidRDefault="00AA24F2" w:rsidP="00327A3B">
      <w:pPr>
        <w:pStyle w:val="ListParagraph"/>
        <w:jc w:val="both"/>
      </w:pPr>
    </w:p>
    <w:p w:rsidR="00AA24F2" w:rsidRDefault="00AA24F2" w:rsidP="00D20058">
      <w:pPr>
        <w:pStyle w:val="Heading3"/>
        <w:numPr>
          <w:ilvl w:val="2"/>
          <w:numId w:val="11"/>
        </w:numPr>
        <w:jc w:val="both"/>
      </w:pPr>
      <w:bookmarkStart w:id="109" w:name="_Toc413249513"/>
      <w:r>
        <w:t>Mise en Pension – Prise en Pension :</w:t>
      </w:r>
      <w:bookmarkEnd w:id="109"/>
    </w:p>
    <w:p w:rsidR="00AA24F2" w:rsidRDefault="00AA24F2" w:rsidP="00327A3B">
      <w:pPr>
        <w:jc w:val="both"/>
      </w:pPr>
    </w:p>
    <w:p w:rsidR="00AA24F2" w:rsidRDefault="00AA24F2" w:rsidP="00D20058">
      <w:pPr>
        <w:pStyle w:val="ListParagraph"/>
        <w:numPr>
          <w:ilvl w:val="0"/>
          <w:numId w:val="15"/>
        </w:numPr>
        <w:jc w:val="both"/>
      </w:pPr>
      <w:r>
        <w:t>La date de retour (Maturité) n’est pas renseignée</w:t>
      </w:r>
    </w:p>
    <w:p w:rsidR="00AA24F2" w:rsidRDefault="00AA24F2" w:rsidP="00D20058">
      <w:pPr>
        <w:pStyle w:val="ListParagraph"/>
        <w:numPr>
          <w:ilvl w:val="0"/>
          <w:numId w:val="15"/>
        </w:numPr>
        <w:jc w:val="both"/>
      </w:pPr>
      <w:r>
        <w:t xml:space="preserve">Le montant de retour n’est pas renseigné  </w:t>
      </w:r>
    </w:p>
    <w:p w:rsidR="00AA24F2" w:rsidRDefault="00AA24F2" w:rsidP="00D20058">
      <w:pPr>
        <w:pStyle w:val="ListParagraph"/>
        <w:numPr>
          <w:ilvl w:val="0"/>
          <w:numId w:val="15"/>
        </w:numPr>
        <w:jc w:val="both"/>
      </w:pPr>
      <w:r>
        <w:t>La date de retour (Maturité) doit être supérieure ou égale à la date de dénouement.</w:t>
      </w:r>
    </w:p>
    <w:p w:rsidR="00AA24F2" w:rsidRPr="0094605A" w:rsidRDefault="00AA24F2" w:rsidP="00D20058">
      <w:pPr>
        <w:pStyle w:val="ListParagraph"/>
        <w:numPr>
          <w:ilvl w:val="0"/>
          <w:numId w:val="15"/>
        </w:numPr>
        <w:jc w:val="both"/>
      </w:pPr>
      <w:r w:rsidRPr="00DE0DB6">
        <w:t>La date de dénouement aller doit être supérieure ou égale à la date jour</w:t>
      </w:r>
    </w:p>
    <w:p w:rsidR="00AA24F2" w:rsidRPr="00DE0DB6" w:rsidRDefault="00AA24F2" w:rsidP="00D20058">
      <w:pPr>
        <w:pStyle w:val="ListParagraph"/>
        <w:numPr>
          <w:ilvl w:val="0"/>
          <w:numId w:val="15"/>
        </w:numPr>
        <w:jc w:val="both"/>
      </w:pPr>
      <w:r w:rsidRPr="00DE0DB6">
        <w:t>Le taux du Repo (taux de référence ) doit être renseigné</w:t>
      </w:r>
    </w:p>
    <w:p w:rsidR="00AA24F2" w:rsidRPr="00DE0DB6" w:rsidRDefault="00AA24F2" w:rsidP="00D20058">
      <w:pPr>
        <w:pStyle w:val="ListParagraph"/>
        <w:numPr>
          <w:ilvl w:val="0"/>
          <w:numId w:val="15"/>
        </w:numPr>
        <w:tabs>
          <w:tab w:val="num" w:pos="550"/>
        </w:tabs>
        <w:jc w:val="both"/>
      </w:pPr>
      <w:r w:rsidRPr="00DE0DB6">
        <w:t>La référence de la jambe est générée par Megara</w:t>
      </w:r>
    </w:p>
    <w:p w:rsidR="00AA24F2" w:rsidRDefault="00AA24F2" w:rsidP="00D20058">
      <w:pPr>
        <w:pStyle w:val="Style2"/>
        <w:numPr>
          <w:ilvl w:val="1"/>
          <w:numId w:val="11"/>
        </w:numPr>
        <w:jc w:val="both"/>
      </w:pPr>
      <w:bookmarkStart w:id="110" w:name="_Toc413249514"/>
      <w:r>
        <w:t>Calcul des commissions</w:t>
      </w:r>
      <w:bookmarkEnd w:id="110"/>
    </w:p>
    <w:p w:rsidR="00AA24F2" w:rsidRDefault="00AA24F2" w:rsidP="00327A3B">
      <w:pPr>
        <w:jc w:val="both"/>
      </w:pPr>
    </w:p>
    <w:p w:rsidR="00AA24F2" w:rsidRDefault="00AA24F2" w:rsidP="00D20058">
      <w:pPr>
        <w:pStyle w:val="ListParagraph"/>
        <w:numPr>
          <w:ilvl w:val="0"/>
          <w:numId w:val="37"/>
        </w:numPr>
        <w:jc w:val="both"/>
      </w:pPr>
      <w:r>
        <w:lastRenderedPageBreak/>
        <w:t>La commission de règlement livraison est calculée en pourcentage par rapport au montant de dénouement ou en montant fixe.</w:t>
      </w:r>
    </w:p>
    <w:p w:rsidR="00AA24F2" w:rsidRDefault="00AA24F2" w:rsidP="00D20058">
      <w:pPr>
        <w:pStyle w:val="ListParagraph"/>
        <w:numPr>
          <w:ilvl w:val="0"/>
          <w:numId w:val="37"/>
        </w:numPr>
        <w:jc w:val="both"/>
      </w:pPr>
      <w:r>
        <w:t>La commission de collecte d’ordres est à considérer  dans le net client de l’IRL.</w:t>
      </w:r>
    </w:p>
    <w:p w:rsidR="00AA24F2" w:rsidRDefault="00AA24F2" w:rsidP="00D20058">
      <w:pPr>
        <w:pStyle w:val="ListParagraph"/>
        <w:numPr>
          <w:ilvl w:val="0"/>
          <w:numId w:val="37"/>
        </w:numPr>
        <w:jc w:val="both"/>
      </w:pPr>
      <w:r>
        <w:t>La commission du broker (reçue lors de l’exécution) est à considérer  dans montant brut de l’ORL.</w:t>
      </w:r>
    </w:p>
    <w:p w:rsidR="00AA24F2" w:rsidRDefault="00AA24F2" w:rsidP="00D20058">
      <w:pPr>
        <w:pStyle w:val="ListParagraph"/>
        <w:numPr>
          <w:ilvl w:val="0"/>
          <w:numId w:val="37"/>
        </w:numPr>
        <w:jc w:val="both"/>
      </w:pPr>
      <w:r>
        <w:t>La commission d’annulation n’est pas considérée par AWB.</w:t>
      </w:r>
    </w:p>
    <w:p w:rsidR="00AA24F2" w:rsidRDefault="00AA24F2" w:rsidP="00D20058">
      <w:pPr>
        <w:pStyle w:val="ListParagraph"/>
        <w:numPr>
          <w:ilvl w:val="0"/>
          <w:numId w:val="37"/>
        </w:numPr>
        <w:jc w:val="both"/>
      </w:pPr>
      <w:r>
        <w:t>La commission de recyclage n’est pas considérée par AWB.</w:t>
      </w:r>
    </w:p>
    <w:p w:rsidR="00AA24F2" w:rsidRPr="002C4D43" w:rsidRDefault="00AA24F2" w:rsidP="00D20058">
      <w:pPr>
        <w:pStyle w:val="Style1"/>
        <w:numPr>
          <w:ilvl w:val="0"/>
          <w:numId w:val="11"/>
        </w:numPr>
        <w:jc w:val="both"/>
      </w:pPr>
      <w:bookmarkStart w:id="111" w:name="_Toc413249515"/>
      <w:r w:rsidRPr="002C4D43">
        <w:t>Menu</w:t>
      </w:r>
      <w:bookmarkEnd w:id="111"/>
    </w:p>
    <w:p w:rsidR="00AA24F2" w:rsidRDefault="00AA24F2" w:rsidP="00327A3B">
      <w:pPr>
        <w:jc w:val="both"/>
      </w:pPr>
    </w:p>
    <w:p w:rsidR="00AA24F2" w:rsidRDefault="00AA24F2" w:rsidP="00327A3B">
      <w:pPr>
        <w:jc w:val="both"/>
      </w:pPr>
      <w:r w:rsidRPr="00450A1F">
        <w:t>Ce paragraphe devra décrire le menu de l’application cible avec une cartographie des entrées du menu et les cas d’utilisation à afficher.</w:t>
      </w:r>
    </w:p>
    <w:p w:rsidR="00AA24F2" w:rsidRDefault="00AA24F2" w:rsidP="00327A3B">
      <w:pPr>
        <w:jc w:val="both"/>
      </w:pPr>
    </w:p>
    <w:p w:rsidR="00AA24F2" w:rsidRPr="00754B4B" w:rsidRDefault="00AA24F2" w:rsidP="00327A3B">
      <w:pPr>
        <w:jc w:val="both"/>
        <w:rPr>
          <w:b/>
          <w:i/>
          <w:sz w:val="20"/>
          <w:szCs w:val="20"/>
        </w:rPr>
      </w:pPr>
      <w:r w:rsidRPr="00754B4B">
        <w:rPr>
          <w:b/>
          <w:i/>
          <w:sz w:val="20"/>
          <w:szCs w:val="20"/>
        </w:rPr>
        <w:t>[Fin section Vermeg]</w:t>
      </w:r>
    </w:p>
    <w:p w:rsidR="00AA24F2" w:rsidRPr="004325ED" w:rsidRDefault="00AA24F2" w:rsidP="00D20058">
      <w:pPr>
        <w:pStyle w:val="Style1"/>
        <w:numPr>
          <w:ilvl w:val="0"/>
          <w:numId w:val="11"/>
        </w:numPr>
        <w:jc w:val="both"/>
      </w:pPr>
      <w:bookmarkStart w:id="112" w:name="_Toc413249516"/>
      <w:r>
        <w:t>D</w:t>
      </w:r>
      <w:r w:rsidRPr="004325ED">
        <w:t>escription des cas d’utilisation</w:t>
      </w:r>
      <w:bookmarkEnd w:id="50"/>
      <w:bookmarkEnd w:id="51"/>
      <w:bookmarkEnd w:id="112"/>
    </w:p>
    <w:p w:rsidR="00AA24F2" w:rsidRPr="004325ED" w:rsidRDefault="00AA24F2" w:rsidP="00D20058">
      <w:pPr>
        <w:pStyle w:val="ListParagraph"/>
        <w:numPr>
          <w:ilvl w:val="0"/>
          <w:numId w:val="10"/>
        </w:numPr>
        <w:spacing w:before="240" w:line="240" w:lineRule="auto"/>
        <w:ind w:right="142"/>
        <w:jc w:val="both"/>
      </w:pPr>
      <w:r w:rsidRPr="004325ED">
        <w:t>Description détaillée de chaque cas d’utilisation</w:t>
      </w:r>
    </w:p>
    <w:p w:rsidR="00AA24F2" w:rsidRPr="004325ED" w:rsidRDefault="00AA24F2" w:rsidP="00327A3B">
      <w:pPr>
        <w:jc w:val="both"/>
      </w:pPr>
    </w:p>
    <w:p w:rsidR="00AA24F2" w:rsidRPr="004325ED" w:rsidRDefault="00AA24F2" w:rsidP="00D20058">
      <w:pPr>
        <w:pStyle w:val="Style2"/>
        <w:numPr>
          <w:ilvl w:val="1"/>
          <w:numId w:val="11"/>
        </w:numPr>
        <w:jc w:val="both"/>
      </w:pPr>
      <w:bookmarkStart w:id="113" w:name="_Toc318352128"/>
      <w:bookmarkStart w:id="114" w:name="_Toc319568794"/>
      <w:bookmarkStart w:id="115" w:name="_Toc413249517"/>
      <w:r>
        <w:t>Cas d’utilisation &lt;Création manuelle d’une instruction Client</w:t>
      </w:r>
      <w:r w:rsidRPr="004325ED">
        <w:t>&gt;</w:t>
      </w:r>
      <w:bookmarkEnd w:id="113"/>
      <w:bookmarkEnd w:id="114"/>
      <w:bookmarkEnd w:id="115"/>
    </w:p>
    <w:p w:rsidR="00AA24F2" w:rsidRPr="004325ED" w:rsidRDefault="00AA24F2" w:rsidP="00D20058">
      <w:pPr>
        <w:pStyle w:val="Style3"/>
        <w:numPr>
          <w:ilvl w:val="2"/>
          <w:numId w:val="11"/>
        </w:numPr>
        <w:jc w:val="both"/>
      </w:pPr>
      <w:bookmarkStart w:id="116" w:name="_Toc318352129"/>
      <w:bookmarkStart w:id="117" w:name="_Toc319568795"/>
      <w:bookmarkStart w:id="118" w:name="_Toc413249518"/>
      <w:r w:rsidRPr="004325ED">
        <w:t>Définition et objectif</w:t>
      </w:r>
      <w:bookmarkEnd w:id="116"/>
      <w:bookmarkEnd w:id="117"/>
      <w:bookmarkEnd w:id="118"/>
    </w:p>
    <w:p w:rsidR="006E2BF0" w:rsidRDefault="00AA24F2" w:rsidP="00D20058">
      <w:pPr>
        <w:pStyle w:val="ListParagraph"/>
        <w:numPr>
          <w:ilvl w:val="0"/>
          <w:numId w:val="10"/>
        </w:numPr>
        <w:spacing w:before="240" w:line="240" w:lineRule="auto"/>
        <w:ind w:right="142"/>
        <w:jc w:val="both"/>
        <w:rPr>
          <w:ins w:id="119" w:author="student" w:date="2015-04-08T17:12:00Z"/>
        </w:rPr>
      </w:pPr>
      <w:r>
        <w:t xml:space="preserve">Ce cas d’utilisation est dédié à la création d’une IRL pour le marché étranger. </w:t>
      </w:r>
      <w:r w:rsidRPr="006E2BF0">
        <w:rPr>
          <w:strike/>
          <w:rPrChange w:id="120" w:author="student" w:date="2015-04-08T17:12:00Z">
            <w:rPr/>
          </w:rPrChange>
        </w:rPr>
        <w:t>Il est différent de celui réservé à la création d’IRL pour le marché local</w:t>
      </w:r>
      <w:r>
        <w:t xml:space="preserve">. </w:t>
      </w:r>
      <w:ins w:id="121" w:author="student" w:date="2015-04-08T17:12:00Z">
        <w:r w:rsidR="006E2BF0">
          <w:t>Gap non retenu selon le document « phase d’elaboration Gaps fonctionnels » du 24/03/2015.</w:t>
        </w:r>
      </w:ins>
    </w:p>
    <w:p w:rsidR="00AA24F2" w:rsidRDefault="00AA24F2" w:rsidP="00D20058">
      <w:pPr>
        <w:pStyle w:val="ListParagraph"/>
        <w:numPr>
          <w:ilvl w:val="0"/>
          <w:numId w:val="10"/>
        </w:numPr>
        <w:spacing w:before="240" w:line="240" w:lineRule="auto"/>
        <w:ind w:right="142"/>
        <w:jc w:val="both"/>
      </w:pPr>
      <w:r>
        <w:t>Il détaille les champs à renseigner ainsi que les aides à la saisie requises.</w:t>
      </w:r>
    </w:p>
    <w:p w:rsidR="00AA24F2" w:rsidRDefault="00AA24F2" w:rsidP="007B52FF">
      <w:pPr>
        <w:pStyle w:val="ListParagraph"/>
        <w:spacing w:before="240" w:line="240" w:lineRule="auto"/>
        <w:ind w:right="142"/>
        <w:jc w:val="both"/>
      </w:pPr>
    </w:p>
    <w:p w:rsidR="00AA24F2" w:rsidRPr="004325ED" w:rsidRDefault="00AA24F2" w:rsidP="00F253BA">
      <w:pPr>
        <w:pStyle w:val="Style3"/>
        <w:numPr>
          <w:ilvl w:val="2"/>
          <w:numId w:val="11"/>
        </w:numPr>
        <w:jc w:val="both"/>
      </w:pPr>
      <w:bookmarkStart w:id="122" w:name="_Toc318352130"/>
      <w:bookmarkStart w:id="123" w:name="_Toc319568796"/>
      <w:bookmarkStart w:id="124" w:name="_Toc413249519"/>
      <w:r w:rsidRPr="004325ED">
        <w:t>Pré-conditions</w:t>
      </w:r>
      <w:bookmarkEnd w:id="122"/>
      <w:bookmarkEnd w:id="123"/>
      <w:bookmarkEnd w:id="124"/>
    </w:p>
    <w:p w:rsidR="00AA24F2" w:rsidRPr="004325ED" w:rsidRDefault="00AA24F2" w:rsidP="00F253BA">
      <w:pPr>
        <w:pStyle w:val="ListParagraph"/>
        <w:numPr>
          <w:ilvl w:val="0"/>
          <w:numId w:val="10"/>
        </w:numPr>
        <w:spacing w:before="240" w:after="240" w:line="240" w:lineRule="auto"/>
        <w:ind w:right="142"/>
        <w:jc w:val="both"/>
      </w:pPr>
      <w:r>
        <w:t>L</w:t>
      </w:r>
      <w:r w:rsidRPr="004325ED">
        <w:t xml:space="preserve">es pré-conditions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EF1093">
        <w:trPr>
          <w:tblHeader/>
          <w:jc w:val="center"/>
        </w:trPr>
        <w:tc>
          <w:tcPr>
            <w:tcW w:w="1526" w:type="dxa"/>
            <w:shd w:val="clear" w:color="auto" w:fill="D9D9D9"/>
          </w:tcPr>
          <w:p w:rsidR="00AA24F2" w:rsidRPr="001A11C8" w:rsidRDefault="00AA24F2" w:rsidP="00EF1093">
            <w:pPr>
              <w:jc w:val="both"/>
              <w:rPr>
                <w:b/>
              </w:rPr>
            </w:pPr>
            <w:r w:rsidRPr="001A11C8">
              <w:rPr>
                <w:b/>
              </w:rPr>
              <w:t>Réf.</w:t>
            </w:r>
          </w:p>
        </w:tc>
        <w:tc>
          <w:tcPr>
            <w:tcW w:w="7719" w:type="dxa"/>
            <w:shd w:val="clear" w:color="auto" w:fill="D9D9D9"/>
          </w:tcPr>
          <w:p w:rsidR="00AA24F2" w:rsidRPr="001A11C8" w:rsidRDefault="00AA24F2" w:rsidP="00EF1093">
            <w:pPr>
              <w:jc w:val="both"/>
              <w:rPr>
                <w:b/>
              </w:rPr>
            </w:pPr>
            <w:r w:rsidRPr="001A11C8">
              <w:rPr>
                <w:b/>
              </w:rPr>
              <w:t>Description</w:t>
            </w:r>
          </w:p>
        </w:tc>
      </w:tr>
      <w:tr w:rsidR="00AA24F2" w:rsidRPr="001A11C8" w:rsidTr="00EF1093">
        <w:trPr>
          <w:jc w:val="center"/>
        </w:trPr>
        <w:tc>
          <w:tcPr>
            <w:tcW w:w="1526" w:type="dxa"/>
          </w:tcPr>
          <w:p w:rsidR="00AA24F2" w:rsidRPr="001A11C8" w:rsidRDefault="00AA24F2" w:rsidP="00EF1093">
            <w:pPr>
              <w:jc w:val="both"/>
            </w:pPr>
            <w:r w:rsidRPr="001A11C8">
              <w:t>PRE-061-1</w:t>
            </w:r>
          </w:p>
        </w:tc>
        <w:tc>
          <w:tcPr>
            <w:tcW w:w="7719" w:type="dxa"/>
          </w:tcPr>
          <w:p w:rsidR="00AA24F2" w:rsidRDefault="00AA24F2" w:rsidP="00EF1093">
            <w:pPr>
              <w:pStyle w:val="Normal1"/>
              <w:jc w:val="both"/>
              <w:rPr>
                <w:rFonts w:ascii="Calibri" w:hAnsi="Calibri"/>
                <w:i w:val="0"/>
                <w:lang w:val="fr-FR"/>
              </w:rPr>
            </w:pPr>
            <w:r w:rsidRPr="00CC26AD">
              <w:rPr>
                <w:rFonts w:ascii="Calibri" w:hAnsi="Calibri"/>
                <w:i w:val="0"/>
                <w:lang w:val="fr-FR"/>
              </w:rPr>
              <w:t xml:space="preserve">Définir dans le référentiel les </w:t>
            </w:r>
            <w:r>
              <w:rPr>
                <w:rFonts w:ascii="Calibri" w:hAnsi="Calibri"/>
                <w:i w:val="0"/>
                <w:lang w:val="fr-FR"/>
              </w:rPr>
              <w:t>titres objets à une IRL</w:t>
            </w:r>
            <w:r w:rsidRPr="00CC26AD">
              <w:rPr>
                <w:rFonts w:ascii="Calibri" w:hAnsi="Calibri"/>
                <w:i w:val="0"/>
                <w:lang w:val="fr-FR"/>
              </w:rPr>
              <w:t>.</w:t>
            </w:r>
          </w:p>
        </w:tc>
      </w:tr>
      <w:tr w:rsidR="00AA24F2" w:rsidRPr="001A11C8" w:rsidTr="00EF1093">
        <w:trPr>
          <w:jc w:val="center"/>
        </w:trPr>
        <w:tc>
          <w:tcPr>
            <w:tcW w:w="1526" w:type="dxa"/>
          </w:tcPr>
          <w:p w:rsidR="00AA24F2" w:rsidRPr="001A11C8" w:rsidRDefault="00AA24F2" w:rsidP="00EF1093">
            <w:pPr>
              <w:jc w:val="both"/>
            </w:pPr>
            <w:r w:rsidRPr="001A11C8">
              <w:t>PRE-061-2</w:t>
            </w:r>
          </w:p>
        </w:tc>
        <w:tc>
          <w:tcPr>
            <w:tcW w:w="7719" w:type="dxa"/>
          </w:tcPr>
          <w:p w:rsidR="00AA24F2" w:rsidRDefault="00AA24F2" w:rsidP="00EF1093">
            <w:pPr>
              <w:pStyle w:val="Normal1"/>
              <w:jc w:val="both"/>
              <w:rPr>
                <w:rFonts w:ascii="Calibri" w:hAnsi="Calibri"/>
                <w:i w:val="0"/>
                <w:lang w:val="fr-FR"/>
              </w:rPr>
            </w:pPr>
            <w:r w:rsidRPr="00CC26AD">
              <w:rPr>
                <w:rFonts w:ascii="Calibri" w:hAnsi="Calibri"/>
                <w:i w:val="0"/>
                <w:lang w:val="fr-FR"/>
              </w:rPr>
              <w:t>Définir dans le référentiel les places de dénouement sujet à un</w:t>
            </w:r>
            <w:r>
              <w:rPr>
                <w:rFonts w:ascii="Calibri" w:hAnsi="Calibri"/>
                <w:i w:val="0"/>
                <w:lang w:val="fr-FR"/>
              </w:rPr>
              <w:t>e IRL</w:t>
            </w:r>
            <w:r w:rsidRPr="00CC26AD">
              <w:rPr>
                <w:rFonts w:ascii="Calibri" w:hAnsi="Calibri"/>
                <w:i w:val="0"/>
                <w:lang w:val="fr-FR"/>
              </w:rPr>
              <w:t>.</w:t>
            </w:r>
          </w:p>
        </w:tc>
      </w:tr>
      <w:tr w:rsidR="00AA24F2" w:rsidRPr="001A11C8" w:rsidTr="00EF1093">
        <w:trPr>
          <w:jc w:val="center"/>
        </w:trPr>
        <w:tc>
          <w:tcPr>
            <w:tcW w:w="1526" w:type="dxa"/>
          </w:tcPr>
          <w:p w:rsidR="00AA24F2" w:rsidRPr="001A11C8" w:rsidRDefault="00AA24F2" w:rsidP="00EF1093">
            <w:pPr>
              <w:jc w:val="both"/>
            </w:pPr>
            <w:r w:rsidRPr="001A11C8">
              <w:t>PRE-061-3</w:t>
            </w:r>
          </w:p>
        </w:tc>
        <w:tc>
          <w:tcPr>
            <w:tcW w:w="7719" w:type="dxa"/>
          </w:tcPr>
          <w:p w:rsidR="00AA24F2" w:rsidRPr="00E60789" w:rsidRDefault="00AA24F2" w:rsidP="00EF1093">
            <w:pPr>
              <w:pStyle w:val="Normal1"/>
              <w:jc w:val="both"/>
              <w:rPr>
                <w:rFonts w:ascii="Calibri" w:hAnsi="Calibri"/>
                <w:i w:val="0"/>
                <w:lang w:val="fr-FR"/>
              </w:rPr>
            </w:pPr>
            <w:r w:rsidRPr="00CC26AD">
              <w:rPr>
                <w:rFonts w:ascii="Calibri" w:hAnsi="Calibri"/>
                <w:i w:val="0"/>
                <w:lang w:val="fr-FR"/>
              </w:rPr>
              <w:t>Définir dans le référentiel les clients sujets à un</w:t>
            </w:r>
            <w:r>
              <w:rPr>
                <w:rFonts w:ascii="Calibri" w:hAnsi="Calibri"/>
                <w:i w:val="0"/>
                <w:lang w:val="fr-FR"/>
              </w:rPr>
              <w:t>e IRL</w:t>
            </w:r>
            <w:r w:rsidRPr="00CC26AD">
              <w:rPr>
                <w:rFonts w:ascii="Calibri" w:hAnsi="Calibri"/>
                <w:i w:val="0"/>
                <w:lang w:val="fr-FR"/>
              </w:rPr>
              <w:t>.</w:t>
            </w:r>
          </w:p>
        </w:tc>
      </w:tr>
      <w:tr w:rsidR="00AA24F2" w:rsidRPr="001A11C8" w:rsidTr="00EF1093">
        <w:trPr>
          <w:jc w:val="center"/>
        </w:trPr>
        <w:tc>
          <w:tcPr>
            <w:tcW w:w="1526" w:type="dxa"/>
          </w:tcPr>
          <w:p w:rsidR="00AA24F2" w:rsidRPr="001A11C8" w:rsidRDefault="00AA24F2" w:rsidP="00EF1093">
            <w:pPr>
              <w:jc w:val="both"/>
            </w:pPr>
            <w:r w:rsidRPr="001A11C8">
              <w:t>PRE-061-4</w:t>
            </w:r>
          </w:p>
        </w:tc>
        <w:tc>
          <w:tcPr>
            <w:tcW w:w="7719" w:type="dxa"/>
          </w:tcPr>
          <w:p w:rsidR="00AA24F2" w:rsidRPr="00E60789" w:rsidRDefault="00AA24F2" w:rsidP="00EF1093">
            <w:pPr>
              <w:pStyle w:val="Normal1"/>
              <w:jc w:val="both"/>
              <w:rPr>
                <w:rFonts w:ascii="Calibri" w:hAnsi="Calibri"/>
                <w:i w:val="0"/>
                <w:lang w:val="fr-FR"/>
              </w:rPr>
            </w:pPr>
            <w:r w:rsidRPr="00CC26AD">
              <w:rPr>
                <w:rFonts w:ascii="Calibri" w:hAnsi="Calibri"/>
                <w:i w:val="0"/>
                <w:lang w:val="fr-FR"/>
              </w:rPr>
              <w:t>Définir dans le référentiel les comptes-titres client sujet</w:t>
            </w:r>
            <w:r>
              <w:rPr>
                <w:rFonts w:ascii="Calibri" w:hAnsi="Calibri"/>
                <w:i w:val="0"/>
                <w:lang w:val="fr-FR"/>
              </w:rPr>
              <w:t>s</w:t>
            </w:r>
            <w:r w:rsidRPr="00CC26AD">
              <w:rPr>
                <w:rFonts w:ascii="Calibri" w:hAnsi="Calibri"/>
                <w:i w:val="0"/>
                <w:lang w:val="fr-FR"/>
              </w:rPr>
              <w:t xml:space="preserve"> à un</w:t>
            </w:r>
            <w:r>
              <w:rPr>
                <w:rFonts w:ascii="Calibri" w:hAnsi="Calibri"/>
                <w:i w:val="0"/>
                <w:lang w:val="fr-FR"/>
              </w:rPr>
              <w:t>e IRL</w:t>
            </w:r>
            <w:r w:rsidRPr="00CC26AD">
              <w:rPr>
                <w:rFonts w:ascii="Calibri" w:hAnsi="Calibri"/>
                <w:i w:val="0"/>
                <w:lang w:val="fr-FR"/>
              </w:rPr>
              <w:t>.</w:t>
            </w:r>
          </w:p>
        </w:tc>
      </w:tr>
      <w:tr w:rsidR="00AA24F2" w:rsidRPr="001A11C8" w:rsidTr="00EF1093">
        <w:trPr>
          <w:jc w:val="center"/>
        </w:trPr>
        <w:tc>
          <w:tcPr>
            <w:tcW w:w="1526" w:type="dxa"/>
          </w:tcPr>
          <w:p w:rsidR="00AA24F2" w:rsidRPr="001A11C8" w:rsidRDefault="00AA24F2" w:rsidP="00EF1093">
            <w:pPr>
              <w:jc w:val="both"/>
            </w:pPr>
            <w:r w:rsidRPr="001A11C8">
              <w:t>PRE-061-5</w:t>
            </w:r>
          </w:p>
        </w:tc>
        <w:tc>
          <w:tcPr>
            <w:tcW w:w="7719" w:type="dxa"/>
          </w:tcPr>
          <w:p w:rsidR="00AA24F2" w:rsidRPr="00E60789" w:rsidRDefault="00AA24F2" w:rsidP="00EF1093">
            <w:pPr>
              <w:pStyle w:val="Normal1"/>
              <w:jc w:val="both"/>
              <w:rPr>
                <w:rFonts w:ascii="Calibri" w:hAnsi="Calibri"/>
                <w:i w:val="0"/>
                <w:lang w:val="fr-FR"/>
              </w:rPr>
            </w:pPr>
            <w:r w:rsidRPr="00CC26AD">
              <w:rPr>
                <w:rFonts w:ascii="Calibri" w:hAnsi="Calibri"/>
                <w:i w:val="0"/>
                <w:lang w:val="fr-FR"/>
              </w:rPr>
              <w:t>Définir dans le référentiel les comptes-espèces client sujet</w:t>
            </w:r>
            <w:r>
              <w:rPr>
                <w:rFonts w:ascii="Calibri" w:hAnsi="Calibri"/>
                <w:i w:val="0"/>
                <w:lang w:val="fr-FR"/>
              </w:rPr>
              <w:t>s</w:t>
            </w:r>
            <w:r w:rsidRPr="00CC26AD">
              <w:rPr>
                <w:rFonts w:ascii="Calibri" w:hAnsi="Calibri"/>
                <w:i w:val="0"/>
                <w:lang w:val="fr-FR"/>
              </w:rPr>
              <w:t xml:space="preserve"> à un</w:t>
            </w:r>
            <w:r>
              <w:rPr>
                <w:rFonts w:ascii="Calibri" w:hAnsi="Calibri"/>
                <w:i w:val="0"/>
                <w:lang w:val="fr-FR"/>
              </w:rPr>
              <w:t>e IRL.</w:t>
            </w:r>
          </w:p>
        </w:tc>
      </w:tr>
      <w:tr w:rsidR="00AA24F2" w:rsidRPr="001A11C8" w:rsidTr="00EF1093">
        <w:trPr>
          <w:jc w:val="center"/>
        </w:trPr>
        <w:tc>
          <w:tcPr>
            <w:tcW w:w="1526" w:type="dxa"/>
          </w:tcPr>
          <w:p w:rsidR="00AA24F2" w:rsidRPr="001A11C8" w:rsidRDefault="00AA24F2" w:rsidP="00EF1093">
            <w:pPr>
              <w:jc w:val="both"/>
            </w:pPr>
            <w:r w:rsidRPr="001A11C8">
              <w:t>PRE-061-6</w:t>
            </w:r>
          </w:p>
        </w:tc>
        <w:tc>
          <w:tcPr>
            <w:tcW w:w="7719" w:type="dxa"/>
          </w:tcPr>
          <w:p w:rsidR="00AA24F2" w:rsidRDefault="00AA24F2" w:rsidP="00EF1093">
            <w:pPr>
              <w:pStyle w:val="Normal1"/>
              <w:jc w:val="both"/>
              <w:rPr>
                <w:rFonts w:ascii="Calibri" w:hAnsi="Calibri"/>
                <w:i w:val="0"/>
                <w:lang w:val="fr-FR"/>
              </w:rPr>
            </w:pPr>
            <w:r>
              <w:rPr>
                <w:rFonts w:ascii="Calibri" w:hAnsi="Calibri"/>
                <w:i w:val="0"/>
                <w:lang w:val="fr-FR"/>
              </w:rPr>
              <w:t>Définir dans le référentiel les contreparties sujettes à une IRL.</w:t>
            </w:r>
          </w:p>
        </w:tc>
      </w:tr>
      <w:tr w:rsidR="00AA24F2" w:rsidRPr="001A11C8" w:rsidTr="00EF1093">
        <w:trPr>
          <w:jc w:val="center"/>
        </w:trPr>
        <w:tc>
          <w:tcPr>
            <w:tcW w:w="1526" w:type="dxa"/>
          </w:tcPr>
          <w:p w:rsidR="00AA24F2" w:rsidRPr="001A11C8" w:rsidRDefault="00AA24F2" w:rsidP="00EF1093">
            <w:pPr>
              <w:jc w:val="both"/>
            </w:pPr>
            <w:r w:rsidRPr="001A11C8">
              <w:t>PRE-061-8</w:t>
            </w:r>
          </w:p>
        </w:tc>
        <w:tc>
          <w:tcPr>
            <w:tcW w:w="7719" w:type="dxa"/>
          </w:tcPr>
          <w:p w:rsidR="00AA24F2" w:rsidRPr="00E60789" w:rsidRDefault="00AA24F2" w:rsidP="00EF1093">
            <w:pPr>
              <w:pStyle w:val="Normal1"/>
              <w:jc w:val="both"/>
              <w:rPr>
                <w:rFonts w:ascii="Calibri" w:hAnsi="Calibri"/>
                <w:i w:val="0"/>
                <w:lang w:val="fr-FR"/>
              </w:rPr>
            </w:pPr>
            <w:r>
              <w:rPr>
                <w:rFonts w:ascii="Calibri" w:hAnsi="Calibri"/>
                <w:i w:val="0"/>
                <w:lang w:val="fr-FR"/>
              </w:rPr>
              <w:t>Définir dans le référentiel les dépositaires sujets à une IRL.</w:t>
            </w:r>
          </w:p>
        </w:tc>
      </w:tr>
      <w:tr w:rsidR="00AA24F2" w:rsidRPr="001A11C8" w:rsidTr="00EF1093">
        <w:trPr>
          <w:jc w:val="center"/>
        </w:trPr>
        <w:tc>
          <w:tcPr>
            <w:tcW w:w="1526" w:type="dxa"/>
          </w:tcPr>
          <w:p w:rsidR="00AA24F2" w:rsidRPr="001A11C8" w:rsidRDefault="00AA24F2" w:rsidP="00EF1093">
            <w:pPr>
              <w:jc w:val="both"/>
            </w:pPr>
            <w:r w:rsidRPr="001A11C8">
              <w:t>PRE-061-9</w:t>
            </w:r>
          </w:p>
        </w:tc>
        <w:tc>
          <w:tcPr>
            <w:tcW w:w="7719" w:type="dxa"/>
          </w:tcPr>
          <w:p w:rsidR="00AA24F2" w:rsidRDefault="00AA24F2" w:rsidP="00EF1093">
            <w:pPr>
              <w:pStyle w:val="Normal1"/>
              <w:jc w:val="both"/>
              <w:rPr>
                <w:rFonts w:ascii="Calibri" w:hAnsi="Calibri"/>
                <w:i w:val="0"/>
                <w:lang w:val="fr-FR"/>
              </w:rPr>
            </w:pPr>
            <w:r>
              <w:rPr>
                <w:rFonts w:ascii="Calibri" w:hAnsi="Calibri"/>
                <w:i w:val="0"/>
                <w:lang w:val="fr-FR"/>
              </w:rPr>
              <w:t>Définir dans le référentiel les comptes nostro-titres sujets à une IRL.</w:t>
            </w:r>
          </w:p>
        </w:tc>
      </w:tr>
      <w:tr w:rsidR="00AA24F2" w:rsidRPr="001A11C8" w:rsidTr="00EF1093">
        <w:trPr>
          <w:jc w:val="center"/>
        </w:trPr>
        <w:tc>
          <w:tcPr>
            <w:tcW w:w="1526" w:type="dxa"/>
          </w:tcPr>
          <w:p w:rsidR="00AA24F2" w:rsidRPr="001A11C8" w:rsidRDefault="00AA24F2" w:rsidP="00EF1093">
            <w:pPr>
              <w:jc w:val="both"/>
            </w:pPr>
            <w:r w:rsidRPr="001A11C8">
              <w:t>PRE-061-10</w:t>
            </w:r>
          </w:p>
        </w:tc>
        <w:tc>
          <w:tcPr>
            <w:tcW w:w="7719" w:type="dxa"/>
          </w:tcPr>
          <w:p w:rsidR="00AA24F2" w:rsidRDefault="00AA24F2" w:rsidP="00EF1093">
            <w:pPr>
              <w:pStyle w:val="Normal1"/>
              <w:jc w:val="both"/>
              <w:rPr>
                <w:rFonts w:ascii="Calibri" w:hAnsi="Calibri"/>
                <w:i w:val="0"/>
                <w:lang w:val="fr-FR"/>
              </w:rPr>
            </w:pPr>
            <w:r>
              <w:rPr>
                <w:rFonts w:ascii="Calibri" w:hAnsi="Calibri"/>
                <w:i w:val="0"/>
                <w:lang w:val="fr-FR"/>
              </w:rPr>
              <w:t>Définir dans le référentiel les comptes nostro-espèces sujets à une IRL.</w:t>
            </w:r>
          </w:p>
        </w:tc>
      </w:tr>
    </w:tbl>
    <w:p w:rsidR="00AA24F2" w:rsidRDefault="00AA24F2" w:rsidP="00F253BA">
      <w:pPr>
        <w:spacing w:before="60"/>
        <w:jc w:val="both"/>
        <w:rPr>
          <w:i/>
          <w:sz w:val="20"/>
          <w:szCs w:val="20"/>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05"/>
        <w:gridCol w:w="7740"/>
      </w:tblGrid>
      <w:tr w:rsidR="00AA24F2" w:rsidRPr="001A11C8" w:rsidTr="00EF1093">
        <w:trPr>
          <w:tblHeader/>
          <w:jc w:val="center"/>
        </w:trPr>
        <w:tc>
          <w:tcPr>
            <w:tcW w:w="1505" w:type="dxa"/>
            <w:shd w:val="clear" w:color="auto" w:fill="D9D9D9"/>
          </w:tcPr>
          <w:p w:rsidR="00AA24F2" w:rsidRPr="001A11C8" w:rsidRDefault="00AA24F2" w:rsidP="00EF1093">
            <w:pPr>
              <w:jc w:val="both"/>
              <w:rPr>
                <w:b/>
              </w:rPr>
            </w:pPr>
            <w:r w:rsidRPr="001A11C8">
              <w:rPr>
                <w:b/>
              </w:rPr>
              <w:lastRenderedPageBreak/>
              <w:t>Réf.</w:t>
            </w:r>
          </w:p>
        </w:tc>
        <w:tc>
          <w:tcPr>
            <w:tcW w:w="7740" w:type="dxa"/>
            <w:shd w:val="clear" w:color="auto" w:fill="D9D9D9"/>
          </w:tcPr>
          <w:p w:rsidR="00AA24F2" w:rsidRPr="001A11C8" w:rsidRDefault="00AA24F2" w:rsidP="00EF1093">
            <w:pPr>
              <w:jc w:val="both"/>
              <w:rPr>
                <w:b/>
              </w:rPr>
            </w:pPr>
            <w:r w:rsidRPr="001A11C8">
              <w:rPr>
                <w:b/>
              </w:rPr>
              <w:t>Description</w:t>
            </w:r>
          </w:p>
        </w:tc>
      </w:tr>
      <w:tr w:rsidR="00AA24F2" w:rsidRPr="001A11C8" w:rsidTr="00EF1093">
        <w:trPr>
          <w:jc w:val="center"/>
        </w:trPr>
        <w:tc>
          <w:tcPr>
            <w:tcW w:w="1505" w:type="dxa"/>
          </w:tcPr>
          <w:p w:rsidR="00AA24F2" w:rsidRPr="001A11C8" w:rsidRDefault="00AA24F2" w:rsidP="00EF1093">
            <w:pPr>
              <w:jc w:val="both"/>
            </w:pPr>
            <w:r w:rsidRPr="001A11C8">
              <w:t>PRE-061-11</w:t>
            </w:r>
          </w:p>
        </w:tc>
        <w:tc>
          <w:tcPr>
            <w:tcW w:w="7740" w:type="dxa"/>
          </w:tcPr>
          <w:p w:rsidR="00AA24F2" w:rsidRPr="00E60789" w:rsidRDefault="00AA24F2" w:rsidP="00EF1093">
            <w:pPr>
              <w:pStyle w:val="Normal1"/>
              <w:jc w:val="both"/>
              <w:rPr>
                <w:rFonts w:ascii="Calibri" w:hAnsi="Calibri"/>
                <w:i w:val="0"/>
                <w:lang w:val="fr-FR"/>
              </w:rPr>
            </w:pPr>
            <w:r>
              <w:rPr>
                <w:rFonts w:ascii="Calibri" w:hAnsi="Calibri"/>
                <w:i w:val="0"/>
                <w:lang w:val="fr-FR"/>
              </w:rPr>
              <w:t>Définir l’éligibilité compte-titres client et compte-espèces client via une SLA (voir 4.1.2).</w:t>
            </w:r>
          </w:p>
        </w:tc>
      </w:tr>
      <w:tr w:rsidR="00AA24F2" w:rsidRPr="001A11C8" w:rsidTr="00EF1093">
        <w:trPr>
          <w:jc w:val="center"/>
        </w:trPr>
        <w:tc>
          <w:tcPr>
            <w:tcW w:w="1505" w:type="dxa"/>
          </w:tcPr>
          <w:p w:rsidR="00AA24F2" w:rsidRPr="001A11C8" w:rsidRDefault="00AA24F2" w:rsidP="00EF1093">
            <w:pPr>
              <w:jc w:val="both"/>
            </w:pPr>
            <w:r w:rsidRPr="001A11C8">
              <w:t>PRE-061-12</w:t>
            </w:r>
          </w:p>
        </w:tc>
        <w:tc>
          <w:tcPr>
            <w:tcW w:w="7740" w:type="dxa"/>
          </w:tcPr>
          <w:p w:rsidR="00AA24F2" w:rsidRPr="00E60789" w:rsidRDefault="00AA24F2" w:rsidP="00EF1093">
            <w:pPr>
              <w:pStyle w:val="Normal1"/>
              <w:jc w:val="both"/>
              <w:rPr>
                <w:rFonts w:ascii="Calibri" w:hAnsi="Calibri"/>
                <w:i w:val="0"/>
                <w:lang w:val="fr-FR"/>
              </w:rPr>
            </w:pPr>
            <w:r>
              <w:rPr>
                <w:rFonts w:ascii="Calibri" w:hAnsi="Calibri"/>
                <w:i w:val="0"/>
                <w:lang w:val="fr-FR"/>
              </w:rPr>
              <w:t>Définir les règles de déduction de la chaine de dénouement via une SLA (voir 4.1.6).</w:t>
            </w:r>
          </w:p>
        </w:tc>
      </w:tr>
      <w:tr w:rsidR="00AA24F2" w:rsidRPr="001A11C8" w:rsidTr="00EF1093">
        <w:trPr>
          <w:jc w:val="center"/>
        </w:trPr>
        <w:tc>
          <w:tcPr>
            <w:tcW w:w="1505" w:type="dxa"/>
          </w:tcPr>
          <w:p w:rsidR="00AA24F2" w:rsidRPr="001A11C8" w:rsidRDefault="00AA24F2" w:rsidP="00EF1093">
            <w:pPr>
              <w:jc w:val="both"/>
            </w:pPr>
            <w:r w:rsidRPr="001A11C8">
              <w:t>PRE-061-13</w:t>
            </w:r>
          </w:p>
        </w:tc>
        <w:tc>
          <w:tcPr>
            <w:tcW w:w="7740" w:type="dxa"/>
          </w:tcPr>
          <w:p w:rsidR="00AA24F2" w:rsidRDefault="00AA24F2" w:rsidP="00EF1093">
            <w:pPr>
              <w:pStyle w:val="Normal1"/>
              <w:jc w:val="both"/>
              <w:rPr>
                <w:rFonts w:ascii="Calibri" w:hAnsi="Calibri"/>
                <w:i w:val="0"/>
                <w:lang w:val="fr-FR"/>
              </w:rPr>
            </w:pPr>
            <w:r>
              <w:rPr>
                <w:rFonts w:ascii="Calibri" w:hAnsi="Calibri"/>
                <w:i w:val="0"/>
                <w:lang w:val="fr-FR"/>
              </w:rPr>
              <w:t>Définir l’éligibilité dépositaire via une SLA (voir 4.1.3).</w:t>
            </w:r>
          </w:p>
        </w:tc>
      </w:tr>
      <w:tr w:rsidR="00AA24F2" w:rsidRPr="001A11C8" w:rsidTr="00EF1093">
        <w:trPr>
          <w:jc w:val="center"/>
        </w:trPr>
        <w:tc>
          <w:tcPr>
            <w:tcW w:w="1505" w:type="dxa"/>
          </w:tcPr>
          <w:p w:rsidR="00AA24F2" w:rsidRPr="001A11C8" w:rsidRDefault="00AA24F2" w:rsidP="00EF1093">
            <w:pPr>
              <w:jc w:val="both"/>
            </w:pPr>
            <w:r w:rsidRPr="001A11C8">
              <w:t>PRE-061-14</w:t>
            </w:r>
          </w:p>
        </w:tc>
        <w:tc>
          <w:tcPr>
            <w:tcW w:w="7740" w:type="dxa"/>
          </w:tcPr>
          <w:p w:rsidR="00AA24F2" w:rsidRDefault="00AA24F2" w:rsidP="00EF1093">
            <w:pPr>
              <w:pStyle w:val="Normal1"/>
              <w:jc w:val="both"/>
              <w:rPr>
                <w:rFonts w:ascii="Calibri" w:hAnsi="Calibri"/>
                <w:i w:val="0"/>
                <w:lang w:val="fr-FR"/>
              </w:rPr>
            </w:pPr>
            <w:r>
              <w:rPr>
                <w:rFonts w:ascii="Calibri" w:hAnsi="Calibri"/>
                <w:i w:val="0"/>
                <w:lang w:val="fr-FR"/>
              </w:rPr>
              <w:t>Définir l’éligibilité compte nostro-titres via une SLA (voir 4.1.4).</w:t>
            </w:r>
          </w:p>
        </w:tc>
      </w:tr>
      <w:tr w:rsidR="00AA24F2" w:rsidRPr="001A11C8" w:rsidTr="00EF1093">
        <w:trPr>
          <w:jc w:val="center"/>
        </w:trPr>
        <w:tc>
          <w:tcPr>
            <w:tcW w:w="1505" w:type="dxa"/>
          </w:tcPr>
          <w:p w:rsidR="00AA24F2" w:rsidRPr="001A11C8" w:rsidRDefault="00AA24F2" w:rsidP="00EF1093">
            <w:pPr>
              <w:jc w:val="both"/>
            </w:pPr>
            <w:r w:rsidRPr="001A11C8">
              <w:t>PRE-061-15</w:t>
            </w:r>
          </w:p>
        </w:tc>
        <w:tc>
          <w:tcPr>
            <w:tcW w:w="7740" w:type="dxa"/>
          </w:tcPr>
          <w:p w:rsidR="00AA24F2" w:rsidRDefault="00AA24F2" w:rsidP="00EF1093">
            <w:pPr>
              <w:pStyle w:val="Normal1"/>
              <w:jc w:val="both"/>
              <w:rPr>
                <w:rFonts w:ascii="Calibri" w:hAnsi="Calibri"/>
                <w:i w:val="0"/>
                <w:lang w:val="fr-FR"/>
              </w:rPr>
            </w:pPr>
            <w:r>
              <w:rPr>
                <w:rFonts w:ascii="Calibri" w:hAnsi="Calibri"/>
                <w:i w:val="0"/>
                <w:lang w:val="fr-FR"/>
              </w:rPr>
              <w:t>Définir l’éligibilité compte nostro-espèces via une SLA (voir 4.1.5).</w:t>
            </w:r>
          </w:p>
        </w:tc>
      </w:tr>
    </w:tbl>
    <w:p w:rsidR="00AA24F2" w:rsidRDefault="00AA24F2" w:rsidP="00F253BA">
      <w:pPr>
        <w:spacing w:before="60"/>
        <w:jc w:val="both"/>
        <w:rPr>
          <w:i/>
          <w:sz w:val="20"/>
          <w:szCs w:val="20"/>
        </w:rPr>
      </w:pPr>
      <w:r>
        <w:rPr>
          <w:i/>
          <w:sz w:val="20"/>
          <w:szCs w:val="20"/>
        </w:rPr>
        <w:t>061</w:t>
      </w:r>
      <w:r w:rsidRPr="004325ED">
        <w:rPr>
          <w:i/>
          <w:sz w:val="20"/>
          <w:szCs w:val="20"/>
        </w:rPr>
        <w:t xml:space="preserve"> = </w:t>
      </w:r>
      <w:r>
        <w:rPr>
          <w:i/>
          <w:sz w:val="20"/>
          <w:szCs w:val="20"/>
        </w:rPr>
        <w:t>Saisie manuelle d’une IRL client.</w:t>
      </w:r>
    </w:p>
    <w:p w:rsidR="00AA24F2" w:rsidRPr="004325ED" w:rsidRDefault="00AA24F2" w:rsidP="00F253BA">
      <w:pPr>
        <w:pStyle w:val="Style3"/>
        <w:numPr>
          <w:ilvl w:val="2"/>
          <w:numId w:val="11"/>
        </w:numPr>
        <w:jc w:val="both"/>
      </w:pPr>
      <w:bookmarkStart w:id="125" w:name="_Toc318352131"/>
      <w:bookmarkStart w:id="126" w:name="_Toc319568797"/>
      <w:bookmarkStart w:id="127" w:name="_Toc413249520"/>
      <w:r w:rsidRPr="004325ED">
        <w:t>Post-conditions</w:t>
      </w:r>
      <w:bookmarkEnd w:id="125"/>
      <w:bookmarkEnd w:id="126"/>
      <w:bookmarkEnd w:id="127"/>
    </w:p>
    <w:p w:rsidR="00AA24F2" w:rsidRPr="004325ED" w:rsidRDefault="00AA24F2" w:rsidP="00F253BA">
      <w:pPr>
        <w:pStyle w:val="ListParagraph"/>
        <w:numPr>
          <w:ilvl w:val="0"/>
          <w:numId w:val="10"/>
        </w:numPr>
        <w:spacing w:before="240" w:after="240" w:line="240" w:lineRule="auto"/>
        <w:ind w:right="142"/>
        <w:jc w:val="both"/>
      </w:pPr>
      <w:r>
        <w:t>L</w:t>
      </w:r>
      <w:r w:rsidRPr="004325ED">
        <w:t>es p</w:t>
      </w:r>
      <w:r>
        <w:t>ost</w:t>
      </w:r>
      <w:r w:rsidRPr="004325ED">
        <w:t xml:space="preserve">-conditions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EF1093">
        <w:trPr>
          <w:tblHeader/>
          <w:jc w:val="center"/>
        </w:trPr>
        <w:tc>
          <w:tcPr>
            <w:tcW w:w="1526" w:type="dxa"/>
            <w:shd w:val="clear" w:color="auto" w:fill="D9D9D9"/>
          </w:tcPr>
          <w:p w:rsidR="00AA24F2" w:rsidRPr="001A11C8" w:rsidRDefault="00AA24F2" w:rsidP="00EF1093">
            <w:pPr>
              <w:jc w:val="both"/>
              <w:rPr>
                <w:b/>
              </w:rPr>
            </w:pPr>
            <w:r w:rsidRPr="001A11C8">
              <w:rPr>
                <w:b/>
              </w:rPr>
              <w:t>Réf.</w:t>
            </w:r>
          </w:p>
        </w:tc>
        <w:tc>
          <w:tcPr>
            <w:tcW w:w="7719" w:type="dxa"/>
            <w:shd w:val="clear" w:color="auto" w:fill="D9D9D9"/>
          </w:tcPr>
          <w:p w:rsidR="00AA24F2" w:rsidRPr="001A11C8" w:rsidRDefault="00AA24F2" w:rsidP="00EF1093">
            <w:pPr>
              <w:jc w:val="both"/>
              <w:rPr>
                <w:b/>
              </w:rPr>
            </w:pPr>
            <w:r w:rsidRPr="001A11C8">
              <w:rPr>
                <w:b/>
              </w:rPr>
              <w:t>Description</w:t>
            </w:r>
          </w:p>
        </w:tc>
      </w:tr>
      <w:tr w:rsidR="00AA24F2" w:rsidRPr="001A11C8" w:rsidTr="00EF1093">
        <w:trPr>
          <w:jc w:val="center"/>
        </w:trPr>
        <w:tc>
          <w:tcPr>
            <w:tcW w:w="1526" w:type="dxa"/>
          </w:tcPr>
          <w:p w:rsidR="00AA24F2" w:rsidRPr="001A11C8" w:rsidRDefault="00AA24F2" w:rsidP="00EF1093">
            <w:pPr>
              <w:jc w:val="both"/>
            </w:pPr>
            <w:r w:rsidRPr="001A11C8">
              <w:t>POS-061-1</w:t>
            </w:r>
          </w:p>
        </w:tc>
        <w:tc>
          <w:tcPr>
            <w:tcW w:w="7719" w:type="dxa"/>
          </w:tcPr>
          <w:p w:rsidR="00AA24F2" w:rsidRPr="004325ED" w:rsidRDefault="00AA24F2" w:rsidP="00EF1093">
            <w:pPr>
              <w:pStyle w:val="Normal1"/>
              <w:jc w:val="both"/>
              <w:rPr>
                <w:i w:val="0"/>
                <w:lang w:val="fr-FR"/>
              </w:rPr>
            </w:pPr>
            <w:r w:rsidRPr="00CC26AD">
              <w:rPr>
                <w:rFonts w:ascii="Calibri" w:hAnsi="Calibri"/>
                <w:i w:val="0"/>
                <w:lang w:val="fr-FR"/>
              </w:rPr>
              <w:t>L’exécution des règles de gestion de l’</w:t>
            </w:r>
            <w:r>
              <w:rPr>
                <w:rFonts w:ascii="Calibri" w:hAnsi="Calibri"/>
                <w:i w:val="0"/>
                <w:lang w:val="fr-FR"/>
              </w:rPr>
              <w:t>IRL</w:t>
            </w:r>
            <w:r w:rsidRPr="00CC26AD">
              <w:rPr>
                <w:rFonts w:ascii="Calibri" w:hAnsi="Calibri"/>
                <w:i w:val="0"/>
                <w:lang w:val="fr-FR"/>
              </w:rPr>
              <w:t xml:space="preserve"> (voir 4.2.1).</w:t>
            </w:r>
          </w:p>
        </w:tc>
      </w:tr>
    </w:tbl>
    <w:p w:rsidR="00AA24F2" w:rsidRPr="004325ED" w:rsidRDefault="00AA24F2" w:rsidP="00F253BA">
      <w:pPr>
        <w:spacing w:before="60"/>
        <w:jc w:val="both"/>
        <w:rPr>
          <w:i/>
          <w:sz w:val="20"/>
          <w:szCs w:val="20"/>
        </w:rPr>
      </w:pPr>
      <w:r>
        <w:rPr>
          <w:i/>
          <w:sz w:val="20"/>
          <w:szCs w:val="20"/>
        </w:rPr>
        <w:t>061</w:t>
      </w:r>
      <w:r w:rsidRPr="004325ED">
        <w:rPr>
          <w:i/>
          <w:sz w:val="20"/>
          <w:szCs w:val="20"/>
        </w:rPr>
        <w:t xml:space="preserve"> = </w:t>
      </w:r>
      <w:r>
        <w:rPr>
          <w:i/>
          <w:sz w:val="20"/>
          <w:szCs w:val="20"/>
        </w:rPr>
        <w:t>Saisie manuelle d’une IRL client.</w:t>
      </w:r>
    </w:p>
    <w:p w:rsidR="00AA24F2" w:rsidRPr="0031139C" w:rsidRDefault="00AA24F2" w:rsidP="00F253BA">
      <w:pPr>
        <w:pStyle w:val="Style3"/>
        <w:numPr>
          <w:ilvl w:val="2"/>
          <w:numId w:val="11"/>
        </w:numPr>
        <w:jc w:val="both"/>
      </w:pPr>
      <w:bookmarkStart w:id="128" w:name="_Toc318352132"/>
      <w:bookmarkStart w:id="129" w:name="_Toc319568798"/>
      <w:bookmarkStart w:id="130" w:name="_Toc413249521"/>
      <w:r w:rsidRPr="004325ED">
        <w:t>Diagramme d’activité</w:t>
      </w:r>
      <w:bookmarkEnd w:id="128"/>
      <w:bookmarkEnd w:id="129"/>
      <w:bookmarkEnd w:id="130"/>
    </w:p>
    <w:p w:rsidR="00AA24F2" w:rsidRPr="005F1F79" w:rsidRDefault="00AA24F2" w:rsidP="005F1F79">
      <w:pPr>
        <w:pStyle w:val="ListParagraph"/>
        <w:spacing w:before="240" w:line="240" w:lineRule="auto"/>
        <w:ind w:right="142"/>
        <w:jc w:val="both"/>
      </w:pPr>
      <w:r>
        <w:t>L’interaction entre l’utilisateur et le système est représenté comme suit :</w:t>
      </w:r>
    </w:p>
    <w:p w:rsidR="00AA24F2" w:rsidRDefault="00AA24F2" w:rsidP="00F253BA">
      <w:pPr>
        <w:spacing w:line="240" w:lineRule="auto"/>
        <w:ind w:right="142"/>
        <w:jc w:val="both"/>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4340"/>
        <w:gridCol w:w="4905"/>
      </w:tblGrid>
      <w:tr w:rsidR="00AA24F2" w:rsidRPr="001A11C8" w:rsidTr="00EF1093">
        <w:trPr>
          <w:tblHeader/>
          <w:jc w:val="center"/>
        </w:trPr>
        <w:tc>
          <w:tcPr>
            <w:tcW w:w="4340" w:type="dxa"/>
            <w:shd w:val="clear" w:color="auto" w:fill="D9D9D9"/>
          </w:tcPr>
          <w:p w:rsidR="00AA24F2" w:rsidRPr="001A11C8" w:rsidRDefault="00AA24F2" w:rsidP="00EF1093">
            <w:pPr>
              <w:jc w:val="both"/>
              <w:rPr>
                <w:b/>
              </w:rPr>
            </w:pPr>
            <w:r w:rsidRPr="001A11C8">
              <w:rPr>
                <w:b/>
              </w:rPr>
              <w:t>L’utilisateur</w:t>
            </w:r>
          </w:p>
        </w:tc>
        <w:tc>
          <w:tcPr>
            <w:tcW w:w="4905" w:type="dxa"/>
            <w:shd w:val="clear" w:color="auto" w:fill="D9D9D9"/>
          </w:tcPr>
          <w:p w:rsidR="00AA24F2" w:rsidRPr="001A11C8" w:rsidRDefault="00AA24F2" w:rsidP="00EF1093">
            <w:pPr>
              <w:jc w:val="both"/>
              <w:rPr>
                <w:b/>
              </w:rPr>
            </w:pPr>
            <w:r w:rsidRPr="001A11C8">
              <w:rPr>
                <w:b/>
              </w:rPr>
              <w:t>MegaCustody</w:t>
            </w:r>
          </w:p>
        </w:tc>
      </w:tr>
      <w:tr w:rsidR="00AA24F2" w:rsidRPr="001A11C8" w:rsidTr="00EF1093">
        <w:trPr>
          <w:jc w:val="center"/>
        </w:trPr>
        <w:tc>
          <w:tcPr>
            <w:tcW w:w="4340" w:type="dxa"/>
          </w:tcPr>
          <w:p w:rsidR="00AA24F2" w:rsidRPr="001A11C8" w:rsidRDefault="00AA24F2" w:rsidP="00EF1093">
            <w:pPr>
              <w:jc w:val="both"/>
              <w:rPr>
                <w:sz w:val="20"/>
                <w:szCs w:val="20"/>
              </w:rPr>
            </w:pPr>
            <w:r w:rsidRPr="001A11C8">
              <w:rPr>
                <w:sz w:val="20"/>
                <w:szCs w:val="20"/>
              </w:rPr>
              <w:t>Saisie du champ OTC</w:t>
            </w:r>
            <w:r>
              <w:rPr>
                <w:sz w:val="20"/>
                <w:szCs w:val="20"/>
              </w:rPr>
              <w:t xml:space="preserve"> (vrai/faux)</w:t>
            </w:r>
          </w:p>
        </w:tc>
        <w:tc>
          <w:tcPr>
            <w:tcW w:w="4905" w:type="dxa"/>
          </w:tcPr>
          <w:p w:rsidR="00AA24F2" w:rsidRPr="007F29A2" w:rsidRDefault="00AA24F2" w:rsidP="00EF1093">
            <w:pPr>
              <w:pStyle w:val="Normal1"/>
              <w:jc w:val="both"/>
              <w:rPr>
                <w:rFonts w:ascii="Calibri" w:hAnsi="Calibri"/>
                <w:i w:val="0"/>
                <w:lang w:val="fr-FR"/>
              </w:rPr>
            </w:pPr>
          </w:p>
        </w:tc>
      </w:tr>
      <w:tr w:rsidR="00AA24F2" w:rsidRPr="001A11C8" w:rsidTr="00EF1093">
        <w:trPr>
          <w:jc w:val="center"/>
        </w:trPr>
        <w:tc>
          <w:tcPr>
            <w:tcW w:w="4340" w:type="dxa"/>
          </w:tcPr>
          <w:p w:rsidR="00AA24F2" w:rsidRPr="001A11C8" w:rsidRDefault="00AA24F2" w:rsidP="00EF1093">
            <w:pPr>
              <w:jc w:val="both"/>
              <w:rPr>
                <w:sz w:val="20"/>
                <w:szCs w:val="20"/>
              </w:rPr>
            </w:pPr>
            <w:r w:rsidRPr="001A11C8">
              <w:rPr>
                <w:sz w:val="20"/>
                <w:szCs w:val="20"/>
              </w:rPr>
              <w:t>Saisie de la référence client</w:t>
            </w:r>
          </w:p>
        </w:tc>
        <w:tc>
          <w:tcPr>
            <w:tcW w:w="4905" w:type="dxa"/>
          </w:tcPr>
          <w:p w:rsidR="00AA24F2" w:rsidRPr="007F29A2" w:rsidRDefault="00AA24F2" w:rsidP="00EF1093">
            <w:pPr>
              <w:pStyle w:val="Normal1"/>
              <w:jc w:val="both"/>
              <w:rPr>
                <w:rFonts w:ascii="Calibri" w:hAnsi="Calibri"/>
                <w:i w:val="0"/>
                <w:lang w:val="fr-FR"/>
              </w:rPr>
            </w:pPr>
          </w:p>
        </w:tc>
      </w:tr>
      <w:tr w:rsidR="00AA24F2" w:rsidRPr="001A11C8" w:rsidTr="00EF1093">
        <w:trPr>
          <w:jc w:val="center"/>
        </w:trPr>
        <w:tc>
          <w:tcPr>
            <w:tcW w:w="4340" w:type="dxa"/>
          </w:tcPr>
          <w:p w:rsidR="00AA24F2" w:rsidRPr="001A11C8" w:rsidRDefault="00AA24F2" w:rsidP="00ED7FE6">
            <w:pPr>
              <w:jc w:val="both"/>
              <w:rPr>
                <w:sz w:val="20"/>
                <w:szCs w:val="20"/>
              </w:rPr>
            </w:pPr>
            <w:r w:rsidRPr="001A11C8">
              <w:rPr>
                <w:sz w:val="20"/>
                <w:szCs w:val="20"/>
              </w:rPr>
              <w:t>Saisie du type de transaction</w:t>
            </w:r>
            <w:r>
              <w:rPr>
                <w:sz w:val="20"/>
                <w:szCs w:val="20"/>
              </w:rPr>
              <w:t> : choix parmi une énumération</w:t>
            </w:r>
          </w:p>
        </w:tc>
        <w:tc>
          <w:tcPr>
            <w:tcW w:w="4905" w:type="dxa"/>
          </w:tcPr>
          <w:p w:rsidR="00AA24F2" w:rsidRPr="007F29A2" w:rsidRDefault="00AA24F2" w:rsidP="00DF1BC2">
            <w:pPr>
              <w:pStyle w:val="Normal1"/>
              <w:jc w:val="both"/>
              <w:rPr>
                <w:rFonts w:ascii="Calibri" w:hAnsi="Calibri"/>
                <w:i w:val="0"/>
                <w:lang w:val="fr-FR"/>
              </w:rPr>
            </w:pPr>
            <w:r w:rsidRPr="00C257AB">
              <w:rPr>
                <w:rFonts w:ascii="Calibri" w:hAnsi="Calibri"/>
                <w:i w:val="0"/>
                <w:lang w:val="fr-FR"/>
              </w:rPr>
              <w:t>Achat/Vente, transfert externe,  Mise en pension, Prise en pension…</w:t>
            </w:r>
          </w:p>
        </w:tc>
      </w:tr>
      <w:tr w:rsidR="00AA24F2" w:rsidRPr="001A11C8" w:rsidTr="00EF1093">
        <w:trPr>
          <w:jc w:val="center"/>
        </w:trPr>
        <w:tc>
          <w:tcPr>
            <w:tcW w:w="4340" w:type="dxa"/>
          </w:tcPr>
          <w:p w:rsidR="00AA24F2" w:rsidRPr="001A11C8" w:rsidRDefault="00AA24F2" w:rsidP="00EF1093">
            <w:pPr>
              <w:jc w:val="both"/>
              <w:rPr>
                <w:sz w:val="20"/>
                <w:szCs w:val="20"/>
              </w:rPr>
            </w:pPr>
            <w:r w:rsidRPr="001A11C8">
              <w:rPr>
                <w:sz w:val="20"/>
                <w:szCs w:val="20"/>
              </w:rPr>
              <w:t>Saisie de l’ISIN avec possibilité de recherche via F2 puis sélection.</w:t>
            </w:r>
          </w:p>
        </w:tc>
        <w:tc>
          <w:tcPr>
            <w:tcW w:w="4905" w:type="dxa"/>
          </w:tcPr>
          <w:p w:rsidR="00AA24F2" w:rsidRDefault="00AA24F2" w:rsidP="00EF1093">
            <w:pPr>
              <w:pStyle w:val="Normal1"/>
              <w:jc w:val="both"/>
              <w:rPr>
                <w:rFonts w:ascii="Calibri" w:hAnsi="Calibri"/>
                <w:i w:val="0"/>
                <w:lang w:val="fr-FR"/>
              </w:rPr>
            </w:pPr>
            <w:r w:rsidRPr="007F29A2">
              <w:rPr>
                <w:rFonts w:ascii="Calibri" w:hAnsi="Calibri"/>
                <w:i w:val="0"/>
                <w:lang w:val="fr-FR"/>
              </w:rPr>
              <w:t>La description du titre, le marché, le type de quantité</w:t>
            </w:r>
            <w:r>
              <w:rPr>
                <w:rFonts w:ascii="Calibri" w:hAnsi="Calibri"/>
                <w:i w:val="0"/>
                <w:lang w:val="fr-FR"/>
              </w:rPr>
              <w:t>, devise de dénouement</w:t>
            </w:r>
            <w:r w:rsidRPr="007F29A2">
              <w:rPr>
                <w:rFonts w:ascii="Calibri" w:hAnsi="Calibri"/>
                <w:i w:val="0"/>
                <w:lang w:val="fr-FR"/>
              </w:rPr>
              <w:t xml:space="preserve"> ainsi que la place de dénouement </w:t>
            </w:r>
            <w:r>
              <w:rPr>
                <w:rFonts w:ascii="Calibri" w:hAnsi="Calibri"/>
                <w:i w:val="0"/>
                <w:lang w:val="fr-FR"/>
              </w:rPr>
              <w:t xml:space="preserve">et sa description </w:t>
            </w:r>
            <w:r w:rsidRPr="007F29A2">
              <w:rPr>
                <w:rFonts w:ascii="Calibri" w:hAnsi="Calibri"/>
                <w:i w:val="0"/>
                <w:lang w:val="fr-FR"/>
              </w:rPr>
              <w:t>sont déduites et affichés.</w:t>
            </w:r>
          </w:p>
        </w:tc>
      </w:tr>
      <w:tr w:rsidR="00AA24F2" w:rsidRPr="001A11C8" w:rsidTr="00EF1093">
        <w:trPr>
          <w:jc w:val="center"/>
        </w:trPr>
        <w:tc>
          <w:tcPr>
            <w:tcW w:w="4340" w:type="dxa"/>
          </w:tcPr>
          <w:p w:rsidR="00AA24F2" w:rsidRPr="001A11C8" w:rsidRDefault="00AA24F2" w:rsidP="00EF1093">
            <w:pPr>
              <w:jc w:val="both"/>
              <w:rPr>
                <w:sz w:val="20"/>
                <w:szCs w:val="20"/>
              </w:rPr>
            </w:pPr>
            <w:r w:rsidRPr="001A11C8">
              <w:rPr>
                <w:sz w:val="20"/>
                <w:szCs w:val="20"/>
              </w:rPr>
              <w:t>Modification de la place de dénouement (*).</w:t>
            </w:r>
          </w:p>
        </w:tc>
        <w:tc>
          <w:tcPr>
            <w:tcW w:w="4905" w:type="dxa"/>
          </w:tcPr>
          <w:p w:rsidR="00AA24F2" w:rsidRDefault="00AA24F2" w:rsidP="00EF1093">
            <w:pPr>
              <w:pStyle w:val="Normal1"/>
              <w:jc w:val="both"/>
              <w:rPr>
                <w:rFonts w:ascii="Calibri" w:hAnsi="Calibri"/>
                <w:i w:val="0"/>
                <w:lang w:val="fr-FR"/>
              </w:rPr>
            </w:pPr>
            <w:r w:rsidRPr="007F29A2">
              <w:rPr>
                <w:rFonts w:ascii="Calibri" w:hAnsi="Calibri"/>
                <w:i w:val="0"/>
                <w:lang w:val="fr-FR"/>
              </w:rPr>
              <w:t>La description de la place de dénouement est déduite et affichée selon la valeur du champ Place de dénouement</w:t>
            </w:r>
            <w:r>
              <w:rPr>
                <w:rFonts w:ascii="Calibri" w:hAnsi="Calibri"/>
                <w:i w:val="0"/>
                <w:lang w:val="fr-FR"/>
              </w:rPr>
              <w:t>.</w:t>
            </w:r>
          </w:p>
          <w:p w:rsidR="00AA24F2" w:rsidRPr="00F1532E" w:rsidRDefault="00AA24F2" w:rsidP="00EF1093">
            <w:pPr>
              <w:pStyle w:val="Normal1"/>
              <w:jc w:val="both"/>
              <w:rPr>
                <w:rFonts w:ascii="Calibri" w:hAnsi="Calibri"/>
                <w:i w:val="0"/>
                <w:iCs/>
                <w:color w:val="339966"/>
                <w:sz w:val="22"/>
                <w:szCs w:val="22"/>
                <w:lang w:val="fr-FR"/>
              </w:rPr>
            </w:pPr>
            <w:r w:rsidRPr="00DE0DB6">
              <w:rPr>
                <w:rFonts w:ascii="Calibri" w:hAnsi="Calibri"/>
                <w:i w:val="0"/>
                <w:lang w:val="fr-FR"/>
              </w:rPr>
              <w:t>Il doit être possible de modifier la place de dénouement.</w:t>
            </w:r>
          </w:p>
        </w:tc>
      </w:tr>
      <w:tr w:rsidR="00AA24F2" w:rsidRPr="001A11C8" w:rsidTr="00EF1093">
        <w:trPr>
          <w:jc w:val="center"/>
        </w:trPr>
        <w:tc>
          <w:tcPr>
            <w:tcW w:w="4340" w:type="dxa"/>
          </w:tcPr>
          <w:p w:rsidR="00AA24F2" w:rsidRPr="001A11C8" w:rsidRDefault="00AA24F2" w:rsidP="00EF1093">
            <w:pPr>
              <w:jc w:val="both"/>
              <w:rPr>
                <w:sz w:val="20"/>
                <w:szCs w:val="20"/>
              </w:rPr>
            </w:pPr>
            <w:r>
              <w:rPr>
                <w:sz w:val="20"/>
                <w:szCs w:val="20"/>
              </w:rPr>
              <w:t>Saisie de la quantité</w:t>
            </w:r>
          </w:p>
        </w:tc>
        <w:tc>
          <w:tcPr>
            <w:tcW w:w="4905" w:type="dxa"/>
          </w:tcPr>
          <w:p w:rsidR="00AA24F2" w:rsidRPr="007F29A2" w:rsidRDefault="00AA24F2" w:rsidP="00EF1093">
            <w:pPr>
              <w:pStyle w:val="Normal1"/>
              <w:jc w:val="both"/>
              <w:rPr>
                <w:rFonts w:ascii="Calibri" w:hAnsi="Calibri"/>
                <w:i w:val="0"/>
                <w:lang w:val="fr-FR"/>
              </w:rPr>
            </w:pPr>
          </w:p>
        </w:tc>
      </w:tr>
      <w:tr w:rsidR="00AA24F2" w:rsidRPr="001A11C8" w:rsidTr="00EF1093">
        <w:trPr>
          <w:jc w:val="center"/>
        </w:trPr>
        <w:tc>
          <w:tcPr>
            <w:tcW w:w="4340" w:type="dxa"/>
          </w:tcPr>
          <w:p w:rsidR="00AA24F2" w:rsidRPr="001A11C8" w:rsidRDefault="00AA24F2" w:rsidP="00EF1093">
            <w:pPr>
              <w:jc w:val="both"/>
              <w:rPr>
                <w:sz w:val="20"/>
                <w:szCs w:val="20"/>
              </w:rPr>
            </w:pPr>
            <w:r w:rsidRPr="001A11C8">
              <w:rPr>
                <w:sz w:val="20"/>
                <w:szCs w:val="20"/>
              </w:rPr>
              <w:t>Saisie du client.</w:t>
            </w:r>
          </w:p>
        </w:tc>
        <w:tc>
          <w:tcPr>
            <w:tcW w:w="4905" w:type="dxa"/>
          </w:tcPr>
          <w:p w:rsidR="00AA24F2" w:rsidRPr="007F29A2" w:rsidRDefault="00AA24F2" w:rsidP="00EF1093">
            <w:pPr>
              <w:pStyle w:val="Normal1"/>
              <w:jc w:val="both"/>
              <w:rPr>
                <w:rFonts w:ascii="Calibri" w:hAnsi="Calibri"/>
                <w:i w:val="0"/>
                <w:lang w:val="fr-FR"/>
              </w:rPr>
            </w:pPr>
            <w:r>
              <w:rPr>
                <w:rFonts w:ascii="Calibri" w:hAnsi="Calibri"/>
                <w:i w:val="0"/>
                <w:lang w:val="fr-FR"/>
              </w:rPr>
              <w:t>Déduction des comptes-titres et espèces client (**).</w:t>
            </w:r>
          </w:p>
        </w:tc>
      </w:tr>
      <w:tr w:rsidR="00AA24F2" w:rsidRPr="001A11C8" w:rsidTr="00EF1093">
        <w:trPr>
          <w:jc w:val="center"/>
        </w:trPr>
        <w:tc>
          <w:tcPr>
            <w:tcW w:w="4340" w:type="dxa"/>
          </w:tcPr>
          <w:p w:rsidR="00AA24F2" w:rsidRPr="001A11C8" w:rsidRDefault="00AA24F2" w:rsidP="00EF1093">
            <w:pPr>
              <w:jc w:val="both"/>
              <w:rPr>
                <w:sz w:val="20"/>
                <w:szCs w:val="20"/>
              </w:rPr>
            </w:pPr>
            <w:r w:rsidRPr="001A11C8">
              <w:rPr>
                <w:sz w:val="20"/>
                <w:szCs w:val="20"/>
              </w:rPr>
              <w:t>Saisie du compte-titres client.</w:t>
            </w:r>
          </w:p>
        </w:tc>
        <w:tc>
          <w:tcPr>
            <w:tcW w:w="4905" w:type="dxa"/>
          </w:tcPr>
          <w:p w:rsidR="00AA24F2" w:rsidRDefault="00AA24F2" w:rsidP="00EF1093">
            <w:pPr>
              <w:pStyle w:val="Normal1"/>
              <w:jc w:val="both"/>
              <w:rPr>
                <w:rFonts w:ascii="Calibri" w:hAnsi="Calibri"/>
                <w:i w:val="0"/>
                <w:lang w:val="fr-FR"/>
              </w:rPr>
            </w:pPr>
            <w:r>
              <w:rPr>
                <w:rFonts w:ascii="Calibri" w:hAnsi="Calibri"/>
                <w:i w:val="0"/>
                <w:lang w:val="fr-FR"/>
              </w:rPr>
              <w:t>Déduction du compte-espèces client.</w:t>
            </w:r>
          </w:p>
        </w:tc>
      </w:tr>
      <w:tr w:rsidR="00AA24F2" w:rsidRPr="001A11C8" w:rsidTr="00D77646">
        <w:trPr>
          <w:trHeight w:val="636"/>
          <w:jc w:val="center"/>
        </w:trPr>
        <w:tc>
          <w:tcPr>
            <w:tcW w:w="4340" w:type="dxa"/>
          </w:tcPr>
          <w:p w:rsidR="00AA24F2" w:rsidRPr="001A11C8" w:rsidRDefault="00AA24F2" w:rsidP="00EF1093">
            <w:pPr>
              <w:jc w:val="both"/>
              <w:rPr>
                <w:sz w:val="20"/>
                <w:szCs w:val="20"/>
              </w:rPr>
            </w:pPr>
            <w:r w:rsidRPr="001A11C8">
              <w:rPr>
                <w:sz w:val="20"/>
                <w:szCs w:val="20"/>
              </w:rPr>
              <w:t>Saisie du compte-espèces client.</w:t>
            </w:r>
          </w:p>
        </w:tc>
        <w:tc>
          <w:tcPr>
            <w:tcW w:w="4905" w:type="dxa"/>
          </w:tcPr>
          <w:p w:rsidR="00AA24F2" w:rsidRDefault="00AA24F2" w:rsidP="00EF1093">
            <w:pPr>
              <w:pStyle w:val="Normal1"/>
              <w:jc w:val="both"/>
              <w:rPr>
                <w:rFonts w:ascii="Calibri" w:hAnsi="Calibri"/>
                <w:i w:val="0"/>
                <w:lang w:val="fr-FR"/>
              </w:rPr>
            </w:pPr>
            <w:r>
              <w:rPr>
                <w:rFonts w:ascii="Calibri" w:hAnsi="Calibri"/>
                <w:i w:val="0"/>
                <w:lang w:val="fr-FR"/>
              </w:rPr>
              <w:t>Déduction du client et comptes-titres client dans le cas où ces derniers sont non renseignés.</w:t>
            </w:r>
          </w:p>
        </w:tc>
      </w:tr>
      <w:tr w:rsidR="00AA24F2" w:rsidRPr="001A11C8" w:rsidTr="00EF1093">
        <w:trPr>
          <w:jc w:val="center"/>
        </w:trPr>
        <w:tc>
          <w:tcPr>
            <w:tcW w:w="4340" w:type="dxa"/>
          </w:tcPr>
          <w:p w:rsidR="00AA24F2" w:rsidRPr="001A11C8" w:rsidRDefault="00AA24F2" w:rsidP="00EF1093">
            <w:pPr>
              <w:jc w:val="both"/>
              <w:rPr>
                <w:sz w:val="20"/>
                <w:szCs w:val="20"/>
              </w:rPr>
            </w:pPr>
            <w:r w:rsidRPr="001A11C8">
              <w:rPr>
                <w:sz w:val="20"/>
                <w:szCs w:val="20"/>
              </w:rPr>
              <w:t>Saisie de la contrepartie</w:t>
            </w:r>
            <w:r w:rsidR="00D77646">
              <w:rPr>
                <w:sz w:val="20"/>
                <w:szCs w:val="20"/>
              </w:rPr>
              <w:t xml:space="preserve"> </w:t>
            </w:r>
            <w:r w:rsidRPr="001A11C8">
              <w:rPr>
                <w:sz w:val="20"/>
                <w:szCs w:val="20"/>
              </w:rPr>
              <w:t>avec possibilité de recherche via F2 puis sélection.</w:t>
            </w:r>
          </w:p>
        </w:tc>
        <w:tc>
          <w:tcPr>
            <w:tcW w:w="4905" w:type="dxa"/>
          </w:tcPr>
          <w:p w:rsidR="001E41D9" w:rsidRDefault="001E41D9" w:rsidP="00EF1093">
            <w:pPr>
              <w:pStyle w:val="Normal1"/>
              <w:jc w:val="both"/>
              <w:rPr>
                <w:rFonts w:ascii="Calibri" w:hAnsi="Calibri"/>
                <w:i w:val="0"/>
                <w:lang w:val="fr-FR"/>
              </w:rPr>
            </w:pPr>
            <w:r>
              <w:rPr>
                <w:rFonts w:ascii="Calibri" w:hAnsi="Calibri"/>
                <w:i w:val="0"/>
                <w:lang w:val="fr-FR"/>
              </w:rPr>
              <w:t>C’est le dépositaire de la deuxième partie de la transaction (acheteur/vendeur)</w:t>
            </w:r>
          </w:p>
          <w:p w:rsidR="001E41D9" w:rsidRPr="007F29A2" w:rsidRDefault="001E41D9" w:rsidP="00EF1093">
            <w:pPr>
              <w:pStyle w:val="Normal1"/>
              <w:jc w:val="both"/>
              <w:rPr>
                <w:rFonts w:ascii="Calibri" w:hAnsi="Calibri"/>
                <w:i w:val="0"/>
                <w:lang w:val="fr-FR"/>
              </w:rPr>
            </w:pPr>
            <w:r>
              <w:rPr>
                <w:rFonts w:ascii="Calibri" w:hAnsi="Calibri"/>
                <w:i w:val="0"/>
                <w:lang w:val="fr-FR"/>
              </w:rPr>
              <w:t>elle est automatiquement calculé si l’IRL a été déversée depuis MegaTrade : contrepartie = société de bourse étrangère</w:t>
            </w:r>
          </w:p>
        </w:tc>
      </w:tr>
      <w:tr w:rsidR="00AA24F2" w:rsidRPr="001A11C8" w:rsidTr="00EF1093">
        <w:trPr>
          <w:jc w:val="center"/>
        </w:trPr>
        <w:tc>
          <w:tcPr>
            <w:tcW w:w="4340" w:type="dxa"/>
          </w:tcPr>
          <w:p w:rsidR="00D77646" w:rsidRDefault="00D77646" w:rsidP="00D77646">
            <w:pPr>
              <w:pStyle w:val="Normal1"/>
              <w:jc w:val="both"/>
              <w:rPr>
                <w:rFonts w:ascii="Calibri" w:hAnsi="Calibri"/>
                <w:i w:val="0"/>
                <w:lang w:val="fr-FR"/>
              </w:rPr>
            </w:pPr>
            <w:r>
              <w:rPr>
                <w:rFonts w:ascii="Calibri" w:hAnsi="Calibri"/>
                <w:i w:val="0"/>
                <w:lang w:val="fr-FR"/>
              </w:rPr>
              <w:t>Dépositaire</w:t>
            </w:r>
          </w:p>
          <w:p w:rsidR="00D77646" w:rsidRDefault="00D77646" w:rsidP="00D77646">
            <w:pPr>
              <w:pStyle w:val="Normal1"/>
              <w:jc w:val="both"/>
              <w:rPr>
                <w:rFonts w:ascii="Calibri" w:hAnsi="Calibri"/>
                <w:i w:val="0"/>
                <w:lang w:val="fr-FR"/>
              </w:rPr>
            </w:pPr>
            <w:r>
              <w:rPr>
                <w:rFonts w:ascii="Calibri" w:hAnsi="Calibri"/>
                <w:i w:val="0"/>
                <w:lang w:val="fr-FR"/>
              </w:rPr>
              <w:t>Compte-titres Nostro</w:t>
            </w:r>
          </w:p>
          <w:p w:rsidR="00D77646" w:rsidRDefault="00D77646" w:rsidP="00D77646">
            <w:pPr>
              <w:pStyle w:val="Normal1"/>
              <w:jc w:val="both"/>
              <w:rPr>
                <w:rFonts w:ascii="Calibri" w:hAnsi="Calibri"/>
                <w:i w:val="0"/>
                <w:lang w:val="fr-FR"/>
              </w:rPr>
            </w:pPr>
            <w:r>
              <w:rPr>
                <w:rFonts w:ascii="Calibri" w:hAnsi="Calibri"/>
                <w:i w:val="0"/>
                <w:lang w:val="fr-FR"/>
              </w:rPr>
              <w:t>Compte-espèces Nostro</w:t>
            </w:r>
          </w:p>
          <w:p w:rsidR="00AA24F2" w:rsidRPr="001A11C8" w:rsidRDefault="00AA24F2" w:rsidP="000F08C2">
            <w:pPr>
              <w:jc w:val="both"/>
              <w:rPr>
                <w:sz w:val="20"/>
                <w:szCs w:val="20"/>
              </w:rPr>
            </w:pPr>
          </w:p>
        </w:tc>
        <w:tc>
          <w:tcPr>
            <w:tcW w:w="4905" w:type="dxa"/>
          </w:tcPr>
          <w:p w:rsidR="00AA24F2" w:rsidRDefault="00AA24F2" w:rsidP="00EF1093">
            <w:pPr>
              <w:pStyle w:val="Normal1"/>
              <w:jc w:val="both"/>
              <w:rPr>
                <w:rFonts w:ascii="Calibri" w:hAnsi="Calibri"/>
                <w:i w:val="0"/>
                <w:lang w:val="fr-FR"/>
              </w:rPr>
            </w:pPr>
            <w:r>
              <w:rPr>
                <w:rFonts w:ascii="Calibri" w:hAnsi="Calibri"/>
                <w:i w:val="0"/>
                <w:lang w:val="fr-FR"/>
              </w:rPr>
              <w:t>Les données relatives au :</w:t>
            </w:r>
          </w:p>
          <w:p w:rsidR="00AA24F2" w:rsidRDefault="00AA24F2" w:rsidP="00EF1093">
            <w:pPr>
              <w:pStyle w:val="Normal1"/>
              <w:jc w:val="both"/>
              <w:rPr>
                <w:rFonts w:ascii="Calibri" w:hAnsi="Calibri"/>
                <w:i w:val="0"/>
                <w:lang w:val="fr-FR"/>
              </w:rPr>
            </w:pPr>
            <w:r>
              <w:rPr>
                <w:rFonts w:ascii="Calibri" w:hAnsi="Calibri"/>
                <w:i w:val="0"/>
                <w:lang w:val="fr-FR"/>
              </w:rPr>
              <w:t>Dépositaire</w:t>
            </w:r>
          </w:p>
          <w:p w:rsidR="00AA24F2" w:rsidRDefault="00AA24F2" w:rsidP="00EF1093">
            <w:pPr>
              <w:pStyle w:val="Normal1"/>
              <w:jc w:val="both"/>
              <w:rPr>
                <w:rFonts w:ascii="Calibri" w:hAnsi="Calibri"/>
                <w:i w:val="0"/>
                <w:lang w:val="fr-FR"/>
              </w:rPr>
            </w:pPr>
            <w:r>
              <w:rPr>
                <w:rFonts w:ascii="Calibri" w:hAnsi="Calibri"/>
                <w:i w:val="0"/>
                <w:lang w:val="fr-FR"/>
              </w:rPr>
              <w:t>Compte-titres Nostro</w:t>
            </w:r>
          </w:p>
          <w:p w:rsidR="00AA24F2" w:rsidRDefault="00AA24F2" w:rsidP="00EF1093">
            <w:pPr>
              <w:pStyle w:val="Normal1"/>
              <w:jc w:val="both"/>
              <w:rPr>
                <w:rFonts w:ascii="Calibri" w:hAnsi="Calibri"/>
                <w:i w:val="0"/>
                <w:lang w:val="fr-FR"/>
              </w:rPr>
            </w:pPr>
            <w:r>
              <w:rPr>
                <w:rFonts w:ascii="Calibri" w:hAnsi="Calibri"/>
                <w:i w:val="0"/>
                <w:lang w:val="fr-FR"/>
              </w:rPr>
              <w:t>Compte-espèces Nostro</w:t>
            </w:r>
          </w:p>
          <w:p w:rsidR="00AA24F2" w:rsidRPr="007F29A2" w:rsidRDefault="00AA24F2" w:rsidP="00EF1093">
            <w:pPr>
              <w:pStyle w:val="Normal1"/>
              <w:jc w:val="both"/>
              <w:rPr>
                <w:rFonts w:ascii="Calibri" w:hAnsi="Calibri"/>
                <w:i w:val="0"/>
                <w:lang w:val="fr-FR"/>
              </w:rPr>
            </w:pPr>
            <w:r>
              <w:rPr>
                <w:rFonts w:ascii="Calibri" w:hAnsi="Calibri"/>
                <w:i w:val="0"/>
                <w:lang w:val="fr-FR"/>
              </w:rPr>
              <w:t>sont déduites automatiquement</w:t>
            </w:r>
            <w:r w:rsidR="00D77646">
              <w:rPr>
                <w:rFonts w:ascii="Calibri" w:hAnsi="Calibri"/>
                <w:i w:val="0"/>
                <w:lang w:val="fr-FR"/>
              </w:rPr>
              <w:t xml:space="preserve"> </w:t>
            </w:r>
            <w:r w:rsidR="0070100E">
              <w:rPr>
                <w:rFonts w:ascii="Calibri" w:hAnsi="Calibri"/>
                <w:i w:val="0"/>
                <w:lang w:val="fr-FR"/>
              </w:rPr>
              <w:t xml:space="preserve">à partir d’un </w:t>
            </w:r>
            <w:r w:rsidR="00D77646" w:rsidRPr="005F1F79">
              <w:rPr>
                <w:rFonts w:ascii="Calibri" w:hAnsi="Calibri"/>
                <w:i w:val="0"/>
                <w:lang w:val="fr-FR"/>
              </w:rPr>
              <w:t>SLA</w:t>
            </w:r>
            <w:r w:rsidR="00D77646">
              <w:rPr>
                <w:rFonts w:ascii="Calibri" w:hAnsi="Calibri"/>
                <w:i w:val="0"/>
                <w:lang w:val="fr-FR"/>
              </w:rPr>
              <w:t xml:space="preserve"> </w:t>
            </w:r>
            <w:r>
              <w:rPr>
                <w:rFonts w:ascii="Calibri" w:hAnsi="Calibri"/>
                <w:i w:val="0"/>
                <w:lang w:val="fr-FR"/>
              </w:rPr>
              <w:t xml:space="preserve"> avec la</w:t>
            </w:r>
            <w:r w:rsidRPr="00DE0DB6">
              <w:rPr>
                <w:rFonts w:ascii="Calibri" w:hAnsi="Calibri"/>
                <w:i w:val="0"/>
                <w:lang w:val="fr-FR"/>
              </w:rPr>
              <w:t xml:space="preserve"> possibilité de les modifier au niveau de l’instruction</w:t>
            </w:r>
          </w:p>
        </w:tc>
      </w:tr>
      <w:tr w:rsidR="00D77646" w:rsidRPr="001A11C8" w:rsidTr="00EF1093">
        <w:trPr>
          <w:jc w:val="center"/>
        </w:trPr>
        <w:tc>
          <w:tcPr>
            <w:tcW w:w="4340" w:type="dxa"/>
          </w:tcPr>
          <w:p w:rsidR="00D77646" w:rsidRDefault="00D77646" w:rsidP="00D77646">
            <w:pPr>
              <w:pStyle w:val="Normal1"/>
              <w:jc w:val="both"/>
              <w:rPr>
                <w:rFonts w:ascii="Calibri" w:hAnsi="Calibri"/>
                <w:i w:val="0"/>
                <w:lang w:val="fr-FR"/>
              </w:rPr>
            </w:pPr>
            <w:r>
              <w:rPr>
                <w:rFonts w:ascii="Calibri" w:hAnsi="Calibri"/>
                <w:i w:val="0"/>
                <w:lang w:val="fr-FR"/>
              </w:rPr>
              <w:t>Chaine de dénouement</w:t>
            </w:r>
          </w:p>
        </w:tc>
        <w:tc>
          <w:tcPr>
            <w:tcW w:w="4905" w:type="dxa"/>
          </w:tcPr>
          <w:p w:rsidR="00D77646" w:rsidRDefault="005F1F79" w:rsidP="0070100E">
            <w:pPr>
              <w:pStyle w:val="Normal1"/>
              <w:jc w:val="both"/>
              <w:rPr>
                <w:rFonts w:ascii="Calibri" w:hAnsi="Calibri"/>
                <w:i w:val="0"/>
                <w:lang w:val="fr-FR"/>
              </w:rPr>
            </w:pPr>
            <w:r>
              <w:rPr>
                <w:rFonts w:ascii="Calibri" w:hAnsi="Calibri"/>
                <w:i w:val="0"/>
                <w:lang w:val="fr-FR"/>
              </w:rPr>
              <w:t>Elle est déduite</w:t>
            </w:r>
            <w:r w:rsidR="00D77646">
              <w:rPr>
                <w:rFonts w:ascii="Calibri" w:hAnsi="Calibri"/>
                <w:i w:val="0"/>
                <w:lang w:val="fr-FR"/>
              </w:rPr>
              <w:t xml:space="preserve"> automatiquement </w:t>
            </w:r>
            <w:r w:rsidR="00D77646" w:rsidRPr="0070100E">
              <w:rPr>
                <w:rFonts w:ascii="Calibri" w:hAnsi="Calibri"/>
                <w:i w:val="0"/>
                <w:lang w:val="fr-FR"/>
              </w:rPr>
              <w:t xml:space="preserve">à partir de </w:t>
            </w:r>
            <w:r w:rsidR="001B006D">
              <w:rPr>
                <w:rFonts w:ascii="Calibri" w:hAnsi="Calibri"/>
                <w:i w:val="0"/>
                <w:lang w:val="fr-FR"/>
              </w:rPr>
              <w:t>la configuration « </w:t>
            </w:r>
            <w:r w:rsidR="0070100E">
              <w:rPr>
                <w:rFonts w:ascii="Calibri" w:hAnsi="Calibri"/>
                <w:i w:val="0"/>
                <w:lang w:val="fr-FR"/>
              </w:rPr>
              <w:t>chaine de dénouement</w:t>
            </w:r>
            <w:r w:rsidR="001B006D">
              <w:rPr>
                <w:rFonts w:ascii="Calibri" w:hAnsi="Calibri"/>
                <w:i w:val="0"/>
                <w:lang w:val="fr-FR"/>
              </w:rPr>
              <w:t> »</w:t>
            </w:r>
            <w:r w:rsidR="0070100E">
              <w:rPr>
                <w:rFonts w:ascii="Calibri" w:hAnsi="Calibri"/>
                <w:i w:val="0"/>
                <w:lang w:val="fr-FR"/>
              </w:rPr>
              <w:t xml:space="preserve"> qui a pour contexte : structure commerciale, contrepartie, titre, </w:t>
            </w:r>
            <w:r w:rsidR="0070100E">
              <w:rPr>
                <w:rFonts w:ascii="Calibri" w:hAnsi="Calibri"/>
                <w:i w:val="0"/>
                <w:lang w:val="fr-FR"/>
              </w:rPr>
              <w:lastRenderedPageBreak/>
              <w:t>marché et pour résultat :</w:t>
            </w:r>
          </w:p>
          <w:p w:rsidR="0070100E" w:rsidRDefault="0070100E" w:rsidP="0070100E">
            <w:pPr>
              <w:pStyle w:val="Normal1"/>
              <w:numPr>
                <w:ilvl w:val="0"/>
                <w:numId w:val="48"/>
              </w:numPr>
              <w:jc w:val="both"/>
              <w:rPr>
                <w:rFonts w:ascii="Calibri" w:hAnsi="Calibri"/>
                <w:i w:val="0"/>
                <w:lang w:val="fr-FR"/>
              </w:rPr>
            </w:pPr>
            <w:r>
              <w:rPr>
                <w:rFonts w:ascii="Calibri" w:hAnsi="Calibri"/>
                <w:i w:val="0"/>
                <w:lang w:val="fr-FR"/>
              </w:rPr>
              <w:t xml:space="preserve">La place de dénouement </w:t>
            </w:r>
          </w:p>
          <w:p w:rsidR="0070100E" w:rsidRDefault="0070100E" w:rsidP="0070100E">
            <w:pPr>
              <w:pStyle w:val="Normal1"/>
              <w:numPr>
                <w:ilvl w:val="0"/>
                <w:numId w:val="48"/>
              </w:numPr>
              <w:jc w:val="both"/>
              <w:rPr>
                <w:rFonts w:ascii="Calibri" w:hAnsi="Calibri"/>
                <w:i w:val="0"/>
                <w:lang w:val="fr-FR"/>
              </w:rPr>
            </w:pPr>
            <w:r>
              <w:rPr>
                <w:rFonts w:ascii="Calibri" w:hAnsi="Calibri"/>
                <w:i w:val="0"/>
                <w:lang w:val="fr-FR"/>
              </w:rPr>
              <w:t>Les parties DEAG/REAG</w:t>
            </w:r>
          </w:p>
        </w:tc>
      </w:tr>
      <w:tr w:rsidR="00AA24F2" w:rsidRPr="00711709" w:rsidTr="00EF1093">
        <w:trPr>
          <w:jc w:val="center"/>
        </w:trPr>
        <w:tc>
          <w:tcPr>
            <w:tcW w:w="4340" w:type="dxa"/>
          </w:tcPr>
          <w:p w:rsidR="00AA24F2" w:rsidRPr="00711709" w:rsidRDefault="00AA24F2" w:rsidP="00EF1093">
            <w:pPr>
              <w:jc w:val="both"/>
              <w:rPr>
                <w:rFonts w:cs="Times New Roman"/>
                <w:sz w:val="20"/>
                <w:szCs w:val="20"/>
              </w:rPr>
            </w:pPr>
            <w:r>
              <w:rPr>
                <w:rFonts w:cs="Times New Roman"/>
                <w:sz w:val="20"/>
                <w:szCs w:val="20"/>
              </w:rPr>
              <w:lastRenderedPageBreak/>
              <w:t>Date de négociation</w:t>
            </w:r>
          </w:p>
        </w:tc>
        <w:tc>
          <w:tcPr>
            <w:tcW w:w="4905" w:type="dxa"/>
          </w:tcPr>
          <w:p w:rsidR="00AA24F2" w:rsidRPr="00FC63E8" w:rsidRDefault="00AA24F2" w:rsidP="00FC63E8">
            <w:pPr>
              <w:jc w:val="both"/>
              <w:rPr>
                <w:sz w:val="20"/>
                <w:szCs w:val="20"/>
              </w:rPr>
            </w:pPr>
          </w:p>
        </w:tc>
      </w:tr>
      <w:tr w:rsidR="00AA24F2" w:rsidRPr="00711709" w:rsidTr="00EF1093">
        <w:trPr>
          <w:jc w:val="center"/>
        </w:trPr>
        <w:tc>
          <w:tcPr>
            <w:tcW w:w="4340" w:type="dxa"/>
          </w:tcPr>
          <w:p w:rsidR="00AA24F2" w:rsidRDefault="00AA24F2" w:rsidP="00EF1093">
            <w:pPr>
              <w:jc w:val="both"/>
              <w:rPr>
                <w:rFonts w:cs="Times New Roman"/>
                <w:sz w:val="20"/>
                <w:szCs w:val="20"/>
              </w:rPr>
            </w:pPr>
            <w:r>
              <w:rPr>
                <w:rFonts w:cs="Times New Roman"/>
                <w:sz w:val="20"/>
                <w:szCs w:val="20"/>
              </w:rPr>
              <w:t>Date valeur</w:t>
            </w:r>
          </w:p>
        </w:tc>
        <w:tc>
          <w:tcPr>
            <w:tcW w:w="4905" w:type="dxa"/>
          </w:tcPr>
          <w:p w:rsidR="00AA24F2" w:rsidRPr="00FC63E8" w:rsidRDefault="00AA24F2" w:rsidP="00FC63E8">
            <w:pPr>
              <w:jc w:val="both"/>
              <w:rPr>
                <w:sz w:val="20"/>
                <w:szCs w:val="20"/>
              </w:rPr>
            </w:pPr>
            <w:r w:rsidRPr="00FC63E8">
              <w:rPr>
                <w:sz w:val="20"/>
                <w:szCs w:val="20"/>
              </w:rPr>
              <w:t>Elle est déduite à partir de la date de négociation et correspond à la date à laquelle les intérêts débiteurs ou créditeurs commencent à courir soit le crédit ou le débit effectif sur le compte espèces. La date de valeur sera calculée à partir d’un SLA date valeur.</w:t>
            </w:r>
          </w:p>
        </w:tc>
      </w:tr>
      <w:tr w:rsidR="00AA24F2" w:rsidRPr="00711709" w:rsidTr="00EF1093">
        <w:trPr>
          <w:jc w:val="center"/>
        </w:trPr>
        <w:tc>
          <w:tcPr>
            <w:tcW w:w="4340" w:type="dxa"/>
          </w:tcPr>
          <w:p w:rsidR="00AA24F2" w:rsidRDefault="00AA24F2" w:rsidP="00EF1093">
            <w:pPr>
              <w:jc w:val="both"/>
              <w:rPr>
                <w:rFonts w:cs="Times New Roman"/>
                <w:sz w:val="20"/>
                <w:szCs w:val="20"/>
              </w:rPr>
            </w:pPr>
            <w:r>
              <w:rPr>
                <w:rFonts w:cs="Times New Roman"/>
                <w:sz w:val="20"/>
                <w:szCs w:val="20"/>
              </w:rPr>
              <w:t>Date de dénouement</w:t>
            </w:r>
          </w:p>
        </w:tc>
        <w:tc>
          <w:tcPr>
            <w:tcW w:w="4905" w:type="dxa"/>
          </w:tcPr>
          <w:p w:rsidR="00AA24F2" w:rsidRPr="00FC63E8" w:rsidRDefault="00AA24F2" w:rsidP="00FC63E8">
            <w:pPr>
              <w:jc w:val="both"/>
              <w:rPr>
                <w:sz w:val="20"/>
                <w:szCs w:val="20"/>
              </w:rPr>
            </w:pPr>
            <w:r w:rsidRPr="00FC63E8">
              <w:rPr>
                <w:sz w:val="20"/>
                <w:szCs w:val="20"/>
              </w:rPr>
              <w:t>C’est la date théorique de dénouement, elle est déduite par le système à partir de la date de négociation moyennant la configuration de l’ SLA fenêtre de dénouement. Par défaut, elle est égale à J+3.</w:t>
            </w:r>
          </w:p>
        </w:tc>
      </w:tr>
      <w:tr w:rsidR="00AA24F2" w:rsidRPr="00711709" w:rsidTr="00EF1093">
        <w:trPr>
          <w:jc w:val="center"/>
        </w:trPr>
        <w:tc>
          <w:tcPr>
            <w:tcW w:w="4340" w:type="dxa"/>
          </w:tcPr>
          <w:p w:rsidR="00AA24F2" w:rsidRPr="00FC63E8" w:rsidRDefault="00AA24F2" w:rsidP="00EF1093">
            <w:pPr>
              <w:jc w:val="both"/>
              <w:rPr>
                <w:sz w:val="20"/>
                <w:szCs w:val="20"/>
              </w:rPr>
            </w:pPr>
            <w:r w:rsidRPr="00FC63E8">
              <w:rPr>
                <w:sz w:val="20"/>
                <w:szCs w:val="20"/>
              </w:rPr>
              <w:t>Prix</w:t>
            </w:r>
          </w:p>
        </w:tc>
        <w:tc>
          <w:tcPr>
            <w:tcW w:w="4905" w:type="dxa"/>
          </w:tcPr>
          <w:p w:rsidR="00AA24F2" w:rsidRPr="00FC63E8" w:rsidRDefault="00AA24F2" w:rsidP="00600BD5">
            <w:pPr>
              <w:jc w:val="both"/>
              <w:rPr>
                <w:sz w:val="20"/>
                <w:szCs w:val="20"/>
              </w:rPr>
            </w:pPr>
            <w:r w:rsidRPr="00FC63E8">
              <w:rPr>
                <w:sz w:val="20"/>
                <w:szCs w:val="20"/>
              </w:rPr>
              <w:t>Prix de négociation à l’opération (cours) fourni ou calculable, si non fourni, à partir de la quantité et du montant brut.</w:t>
            </w:r>
          </w:p>
        </w:tc>
      </w:tr>
      <w:tr w:rsidR="00AA24F2" w:rsidRPr="00711709" w:rsidTr="00EF1093">
        <w:trPr>
          <w:jc w:val="center"/>
        </w:trPr>
        <w:tc>
          <w:tcPr>
            <w:tcW w:w="4340" w:type="dxa"/>
          </w:tcPr>
          <w:p w:rsidR="00AA24F2" w:rsidRDefault="00AA24F2" w:rsidP="00EF1093">
            <w:pPr>
              <w:jc w:val="both"/>
              <w:rPr>
                <w:rFonts w:cs="Times New Roman"/>
                <w:sz w:val="20"/>
                <w:szCs w:val="20"/>
              </w:rPr>
            </w:pPr>
            <w:r>
              <w:rPr>
                <w:rFonts w:cs="Times New Roman"/>
                <w:sz w:val="20"/>
                <w:szCs w:val="20"/>
              </w:rPr>
              <w:t>Intérêt couru</w:t>
            </w:r>
          </w:p>
        </w:tc>
        <w:tc>
          <w:tcPr>
            <w:tcW w:w="4905" w:type="dxa"/>
          </w:tcPr>
          <w:p w:rsidR="00AA24F2" w:rsidRPr="00FC63E8" w:rsidRDefault="00AA24F2" w:rsidP="00FC63E8">
            <w:pPr>
              <w:jc w:val="both"/>
              <w:rPr>
                <w:sz w:val="20"/>
                <w:szCs w:val="20"/>
              </w:rPr>
            </w:pPr>
            <w:r w:rsidRPr="00FC63E8">
              <w:rPr>
                <w:sz w:val="20"/>
                <w:szCs w:val="20"/>
              </w:rPr>
              <w:t>Ils sont calculés par le  système en fonction de la date de l’instruction. Il est possible de les modifier.</w:t>
            </w:r>
          </w:p>
        </w:tc>
      </w:tr>
      <w:tr w:rsidR="00AA24F2" w:rsidRPr="00711709" w:rsidTr="00FC63E8">
        <w:trPr>
          <w:jc w:val="center"/>
        </w:trPr>
        <w:tc>
          <w:tcPr>
            <w:tcW w:w="4340" w:type="dxa"/>
            <w:shd w:val="clear" w:color="auto" w:fill="D9D9D9"/>
          </w:tcPr>
          <w:p w:rsidR="00AA24F2" w:rsidRDefault="00AA24F2" w:rsidP="008A20DA">
            <w:pPr>
              <w:jc w:val="both"/>
              <w:rPr>
                <w:rFonts w:cs="Times New Roman"/>
                <w:sz w:val="20"/>
                <w:szCs w:val="20"/>
              </w:rPr>
            </w:pPr>
            <w:r>
              <w:rPr>
                <w:rFonts w:cs="Times New Roman"/>
                <w:sz w:val="20"/>
                <w:szCs w:val="20"/>
              </w:rPr>
              <w:t>Montants</w:t>
            </w:r>
          </w:p>
        </w:tc>
        <w:tc>
          <w:tcPr>
            <w:tcW w:w="4905" w:type="dxa"/>
            <w:shd w:val="clear" w:color="auto" w:fill="D9D9D9"/>
          </w:tcPr>
          <w:p w:rsidR="00AA24F2" w:rsidRPr="00FC63E8" w:rsidRDefault="00AA24F2" w:rsidP="00FC63E8">
            <w:pPr>
              <w:jc w:val="both"/>
              <w:rPr>
                <w:sz w:val="20"/>
                <w:szCs w:val="20"/>
              </w:rPr>
            </w:pPr>
          </w:p>
        </w:tc>
      </w:tr>
      <w:tr w:rsidR="00AA24F2" w:rsidRPr="00711709" w:rsidTr="0077127B">
        <w:trPr>
          <w:jc w:val="center"/>
        </w:trPr>
        <w:tc>
          <w:tcPr>
            <w:tcW w:w="4340" w:type="dxa"/>
          </w:tcPr>
          <w:p w:rsidR="00AA24F2" w:rsidRDefault="00AA24F2" w:rsidP="00630313">
            <w:pPr>
              <w:spacing w:line="240" w:lineRule="auto"/>
              <w:jc w:val="both"/>
              <w:rPr>
                <w:rFonts w:cs="Times New Roman"/>
                <w:sz w:val="20"/>
                <w:szCs w:val="20"/>
              </w:rPr>
            </w:pPr>
            <w:r>
              <w:rPr>
                <w:rFonts w:cs="Times New Roman"/>
                <w:sz w:val="20"/>
                <w:szCs w:val="20"/>
              </w:rPr>
              <w:t>Montant Brut</w:t>
            </w:r>
          </w:p>
        </w:tc>
        <w:tc>
          <w:tcPr>
            <w:tcW w:w="4905" w:type="dxa"/>
          </w:tcPr>
          <w:p w:rsidR="00AA24F2" w:rsidRPr="00630313" w:rsidRDefault="00AA24F2" w:rsidP="0077127B">
            <w:pPr>
              <w:rPr>
                <w:sz w:val="20"/>
                <w:szCs w:val="20"/>
              </w:rPr>
            </w:pPr>
            <w:r w:rsidRPr="00630313">
              <w:rPr>
                <w:sz w:val="20"/>
                <w:szCs w:val="20"/>
              </w:rPr>
              <w:t>Prix * Quantité</w:t>
            </w:r>
          </w:p>
        </w:tc>
      </w:tr>
      <w:tr w:rsidR="00AA24F2" w:rsidRPr="00711709" w:rsidTr="0077127B">
        <w:trPr>
          <w:jc w:val="center"/>
        </w:trPr>
        <w:tc>
          <w:tcPr>
            <w:tcW w:w="4340" w:type="dxa"/>
          </w:tcPr>
          <w:p w:rsidR="00AA24F2" w:rsidRDefault="00AA24F2" w:rsidP="00630313">
            <w:pPr>
              <w:spacing w:line="240" w:lineRule="auto"/>
              <w:jc w:val="both"/>
              <w:rPr>
                <w:rFonts w:cs="Times New Roman"/>
                <w:sz w:val="20"/>
                <w:szCs w:val="20"/>
              </w:rPr>
            </w:pPr>
            <w:r>
              <w:rPr>
                <w:rFonts w:cs="Times New Roman"/>
                <w:sz w:val="20"/>
                <w:szCs w:val="20"/>
              </w:rPr>
              <w:t>Montant de dénouement</w:t>
            </w:r>
          </w:p>
        </w:tc>
        <w:tc>
          <w:tcPr>
            <w:tcW w:w="4905" w:type="dxa"/>
          </w:tcPr>
          <w:p w:rsidR="00AA24F2" w:rsidRPr="00630313" w:rsidRDefault="00AA24F2" w:rsidP="00630313">
            <w:pPr>
              <w:jc w:val="both"/>
              <w:rPr>
                <w:sz w:val="20"/>
                <w:szCs w:val="20"/>
              </w:rPr>
            </w:pPr>
            <w:r w:rsidRPr="00630313">
              <w:rPr>
                <w:sz w:val="20"/>
                <w:szCs w:val="20"/>
              </w:rPr>
              <w:t xml:space="preserve">Pour les ventes : Montant brut - commission de courtage TTC </w:t>
            </w:r>
          </w:p>
          <w:p w:rsidR="00AA24F2" w:rsidRPr="00630313" w:rsidRDefault="00AA24F2" w:rsidP="00630313">
            <w:pPr>
              <w:jc w:val="both"/>
              <w:rPr>
                <w:sz w:val="20"/>
                <w:szCs w:val="20"/>
              </w:rPr>
            </w:pPr>
            <w:r w:rsidRPr="00630313">
              <w:rPr>
                <w:sz w:val="20"/>
                <w:szCs w:val="20"/>
              </w:rPr>
              <w:t xml:space="preserve">Pour les achats : Montant brut + commission de courtage TTC </w:t>
            </w:r>
          </w:p>
        </w:tc>
      </w:tr>
      <w:tr w:rsidR="00AA24F2" w:rsidRPr="00711709" w:rsidTr="0077127B">
        <w:trPr>
          <w:jc w:val="center"/>
        </w:trPr>
        <w:tc>
          <w:tcPr>
            <w:tcW w:w="4340" w:type="dxa"/>
          </w:tcPr>
          <w:p w:rsidR="00AA24F2" w:rsidRDefault="00AA24F2" w:rsidP="00630313">
            <w:pPr>
              <w:spacing w:line="240" w:lineRule="auto"/>
              <w:jc w:val="both"/>
              <w:rPr>
                <w:rFonts w:cs="Times New Roman"/>
                <w:sz w:val="20"/>
                <w:szCs w:val="20"/>
              </w:rPr>
            </w:pPr>
            <w:r>
              <w:rPr>
                <w:rFonts w:cs="Times New Roman"/>
                <w:sz w:val="20"/>
                <w:szCs w:val="20"/>
              </w:rPr>
              <w:t xml:space="preserve">Montant Net </w:t>
            </w:r>
          </w:p>
        </w:tc>
        <w:tc>
          <w:tcPr>
            <w:tcW w:w="4905" w:type="dxa"/>
          </w:tcPr>
          <w:p w:rsidR="00AA24F2" w:rsidRPr="00630313" w:rsidRDefault="00AA24F2" w:rsidP="0077127B">
            <w:pPr>
              <w:tabs>
                <w:tab w:val="num" w:pos="440"/>
              </w:tabs>
              <w:rPr>
                <w:sz w:val="20"/>
                <w:szCs w:val="20"/>
              </w:rPr>
            </w:pPr>
            <w:r w:rsidRPr="00630313">
              <w:rPr>
                <w:sz w:val="20"/>
                <w:szCs w:val="20"/>
              </w:rPr>
              <w:t>Montant de dénouement +/- le reste des frais et commissions déductibles à l’opération. C’est le montant à appliquer sur le compte espèces.</w:t>
            </w:r>
          </w:p>
        </w:tc>
      </w:tr>
      <w:tr w:rsidR="00AA24F2" w:rsidRPr="00711709" w:rsidTr="00600BD5">
        <w:trPr>
          <w:jc w:val="center"/>
        </w:trPr>
        <w:tc>
          <w:tcPr>
            <w:tcW w:w="4340" w:type="dxa"/>
            <w:shd w:val="clear" w:color="auto" w:fill="D9D9D9"/>
          </w:tcPr>
          <w:p w:rsidR="00AA24F2" w:rsidRDefault="00AA24F2" w:rsidP="00630313">
            <w:pPr>
              <w:spacing w:line="240" w:lineRule="auto"/>
              <w:jc w:val="both"/>
              <w:rPr>
                <w:rFonts w:cs="Times New Roman"/>
                <w:sz w:val="20"/>
                <w:szCs w:val="20"/>
              </w:rPr>
            </w:pPr>
            <w:r>
              <w:rPr>
                <w:rFonts w:cs="Times New Roman"/>
                <w:sz w:val="20"/>
                <w:szCs w:val="20"/>
              </w:rPr>
              <w:t>Commissions</w:t>
            </w:r>
          </w:p>
        </w:tc>
        <w:tc>
          <w:tcPr>
            <w:tcW w:w="4905" w:type="dxa"/>
            <w:shd w:val="clear" w:color="auto" w:fill="D9D9D9"/>
          </w:tcPr>
          <w:p w:rsidR="00AA24F2" w:rsidRPr="00711709" w:rsidRDefault="00AA24F2" w:rsidP="00EF1093">
            <w:pPr>
              <w:tabs>
                <w:tab w:val="num" w:pos="440"/>
              </w:tabs>
              <w:rPr>
                <w:rFonts w:cs="Times New Roman"/>
                <w:sz w:val="20"/>
                <w:szCs w:val="20"/>
              </w:rPr>
            </w:pPr>
          </w:p>
        </w:tc>
      </w:tr>
      <w:tr w:rsidR="00AA24F2" w:rsidRPr="00711709" w:rsidTr="00EF1093">
        <w:trPr>
          <w:jc w:val="center"/>
        </w:trPr>
        <w:tc>
          <w:tcPr>
            <w:tcW w:w="4340" w:type="dxa"/>
          </w:tcPr>
          <w:p w:rsidR="00AA24F2" w:rsidRDefault="00AA24F2" w:rsidP="00630313">
            <w:pPr>
              <w:spacing w:line="240" w:lineRule="auto"/>
              <w:jc w:val="both"/>
              <w:rPr>
                <w:rFonts w:cs="Times New Roman"/>
                <w:sz w:val="20"/>
                <w:szCs w:val="20"/>
              </w:rPr>
            </w:pPr>
          </w:p>
          <w:p w:rsidR="00AA24F2" w:rsidRPr="00600BD5" w:rsidRDefault="00AA24F2" w:rsidP="00630313">
            <w:pPr>
              <w:spacing w:line="240" w:lineRule="auto"/>
              <w:jc w:val="both"/>
              <w:rPr>
                <w:rFonts w:cs="Times New Roman"/>
                <w:sz w:val="20"/>
                <w:szCs w:val="20"/>
              </w:rPr>
            </w:pPr>
            <w:r w:rsidRPr="00600BD5">
              <w:rPr>
                <w:rFonts w:cs="Times New Roman"/>
                <w:sz w:val="20"/>
                <w:szCs w:val="20"/>
              </w:rPr>
              <w:t>Commission de courtage</w:t>
            </w:r>
            <w:r>
              <w:rPr>
                <w:rFonts w:cs="Times New Roman"/>
                <w:sz w:val="20"/>
                <w:szCs w:val="20"/>
              </w:rPr>
              <w:t>*</w:t>
            </w:r>
          </w:p>
        </w:tc>
        <w:tc>
          <w:tcPr>
            <w:tcW w:w="4905" w:type="dxa"/>
          </w:tcPr>
          <w:p w:rsidR="00AA24F2" w:rsidRDefault="005C4494" w:rsidP="005C4494">
            <w:pPr>
              <w:autoSpaceDE w:val="0"/>
              <w:autoSpaceDN w:val="0"/>
              <w:adjustRightInd w:val="0"/>
              <w:spacing w:line="240" w:lineRule="atLeast"/>
              <w:jc w:val="both"/>
              <w:rPr>
                <w:rFonts w:cs="Helv"/>
                <w:color w:val="0000FF"/>
                <w:lang w:eastAsia="fr-FR"/>
              </w:rPr>
            </w:pPr>
            <w:r>
              <w:rPr>
                <w:rFonts w:cs="Calibri"/>
                <w:color w:val="0000FF"/>
                <w:lang w:eastAsia="fr-FR"/>
              </w:rPr>
              <w:t xml:space="preserve">C’est </w:t>
            </w:r>
            <w:r w:rsidR="00AA24F2" w:rsidRPr="00B277F7">
              <w:rPr>
                <w:rFonts w:cs="Calibri"/>
                <w:color w:val="0000FF"/>
                <w:lang w:eastAsia="fr-FR"/>
              </w:rPr>
              <w:t>la commission de courtage facturée par AWB à ses clients (à inclure dans le net client)</w:t>
            </w:r>
            <w:r w:rsidR="00AA24F2" w:rsidRPr="00B277F7">
              <w:rPr>
                <w:rFonts w:cs="Helv"/>
                <w:color w:val="0000FF"/>
                <w:lang w:eastAsia="fr-FR"/>
              </w:rPr>
              <w:t xml:space="preserve"> </w:t>
            </w:r>
          </w:p>
          <w:p w:rsidR="005C4494" w:rsidRPr="00B277F7" w:rsidRDefault="005C4494" w:rsidP="005C4494">
            <w:pPr>
              <w:autoSpaceDE w:val="0"/>
              <w:autoSpaceDN w:val="0"/>
              <w:adjustRightInd w:val="0"/>
              <w:spacing w:line="240" w:lineRule="atLeast"/>
              <w:jc w:val="both"/>
              <w:rPr>
                <w:rFonts w:cs="Helv"/>
                <w:color w:val="0000FF"/>
                <w:lang w:eastAsia="fr-FR"/>
              </w:rPr>
            </w:pPr>
            <w:r>
              <w:rPr>
                <w:rFonts w:cs="Helv"/>
                <w:color w:val="0000FF"/>
                <w:lang w:eastAsia="fr-FR"/>
              </w:rPr>
              <w:t>Elle est déduite par un SLA.</w:t>
            </w:r>
          </w:p>
        </w:tc>
      </w:tr>
      <w:tr w:rsidR="00AA24F2" w:rsidRPr="00711709" w:rsidTr="00EF1093">
        <w:trPr>
          <w:jc w:val="center"/>
        </w:trPr>
        <w:tc>
          <w:tcPr>
            <w:tcW w:w="4340" w:type="dxa"/>
          </w:tcPr>
          <w:p w:rsidR="00AA24F2" w:rsidRPr="00600BD5" w:rsidRDefault="00AA24F2" w:rsidP="00630313">
            <w:pPr>
              <w:spacing w:line="240" w:lineRule="auto"/>
              <w:rPr>
                <w:sz w:val="20"/>
                <w:szCs w:val="20"/>
              </w:rPr>
            </w:pPr>
            <w:r w:rsidRPr="00600BD5">
              <w:rPr>
                <w:sz w:val="20"/>
                <w:szCs w:val="20"/>
              </w:rPr>
              <w:t>TVA sur commission de courtage</w:t>
            </w:r>
          </w:p>
        </w:tc>
        <w:tc>
          <w:tcPr>
            <w:tcW w:w="4905" w:type="dxa"/>
          </w:tcPr>
          <w:p w:rsidR="00AA24F2" w:rsidRPr="00600BD5" w:rsidRDefault="00AA24F2" w:rsidP="0077127B">
            <w:pPr>
              <w:rPr>
                <w:sz w:val="20"/>
                <w:szCs w:val="20"/>
              </w:rPr>
            </w:pPr>
            <w:r w:rsidRPr="00600BD5">
              <w:rPr>
                <w:sz w:val="20"/>
                <w:szCs w:val="20"/>
              </w:rPr>
              <w:t>C’est la taxe à appliquer sur la commission de courtage, elle est calculée automatiquement par le système.</w:t>
            </w:r>
          </w:p>
        </w:tc>
      </w:tr>
      <w:tr w:rsidR="00AA24F2" w:rsidRPr="00711709" w:rsidTr="00EF1093">
        <w:trPr>
          <w:jc w:val="center"/>
        </w:trPr>
        <w:tc>
          <w:tcPr>
            <w:tcW w:w="4340" w:type="dxa"/>
          </w:tcPr>
          <w:p w:rsidR="00AA24F2" w:rsidRPr="00600BD5" w:rsidRDefault="00AA24F2" w:rsidP="00630313">
            <w:pPr>
              <w:spacing w:line="240" w:lineRule="auto"/>
              <w:rPr>
                <w:sz w:val="20"/>
                <w:szCs w:val="20"/>
              </w:rPr>
            </w:pPr>
            <w:r w:rsidRPr="00600BD5">
              <w:rPr>
                <w:sz w:val="20"/>
                <w:szCs w:val="20"/>
              </w:rPr>
              <w:t>Commission de courtage TTC</w:t>
            </w:r>
          </w:p>
        </w:tc>
        <w:tc>
          <w:tcPr>
            <w:tcW w:w="4905" w:type="dxa"/>
          </w:tcPr>
          <w:p w:rsidR="00AA24F2" w:rsidRPr="00600BD5" w:rsidRDefault="00AA24F2" w:rsidP="0077127B">
            <w:pPr>
              <w:rPr>
                <w:sz w:val="20"/>
                <w:szCs w:val="20"/>
              </w:rPr>
            </w:pPr>
            <w:r w:rsidRPr="00600BD5">
              <w:rPr>
                <w:sz w:val="20"/>
                <w:szCs w:val="20"/>
              </w:rPr>
              <w:t>Commission de courtage HT majorée par la TVA.</w:t>
            </w:r>
          </w:p>
        </w:tc>
      </w:tr>
      <w:tr w:rsidR="005C4494" w:rsidRPr="00711709" w:rsidTr="00EF1093">
        <w:trPr>
          <w:jc w:val="center"/>
        </w:trPr>
        <w:tc>
          <w:tcPr>
            <w:tcW w:w="4340" w:type="dxa"/>
          </w:tcPr>
          <w:p w:rsidR="005C4494" w:rsidRDefault="005C4494" w:rsidP="006D26DE">
            <w:pPr>
              <w:spacing w:line="240" w:lineRule="auto"/>
              <w:jc w:val="both"/>
              <w:rPr>
                <w:rFonts w:cs="Times New Roman"/>
                <w:sz w:val="20"/>
                <w:szCs w:val="20"/>
              </w:rPr>
            </w:pPr>
          </w:p>
          <w:p w:rsidR="005C4494" w:rsidRPr="00600BD5" w:rsidRDefault="005C4494" w:rsidP="005C4494">
            <w:pPr>
              <w:spacing w:line="240" w:lineRule="auto"/>
              <w:jc w:val="both"/>
              <w:rPr>
                <w:rFonts w:cs="Times New Roman"/>
                <w:sz w:val="20"/>
                <w:szCs w:val="20"/>
              </w:rPr>
            </w:pPr>
            <w:r w:rsidRPr="00600BD5">
              <w:rPr>
                <w:rFonts w:cs="Times New Roman"/>
                <w:sz w:val="20"/>
                <w:szCs w:val="20"/>
              </w:rPr>
              <w:t xml:space="preserve">Commission de </w:t>
            </w:r>
            <w:r>
              <w:rPr>
                <w:rFonts w:cs="Times New Roman"/>
                <w:sz w:val="20"/>
                <w:szCs w:val="20"/>
              </w:rPr>
              <w:t>société de bourse étrangère HT</w:t>
            </w:r>
            <w:r w:rsidR="00591275">
              <w:rPr>
                <w:rFonts w:cs="Times New Roman"/>
                <w:sz w:val="20"/>
                <w:szCs w:val="20"/>
              </w:rPr>
              <w:t>*</w:t>
            </w:r>
          </w:p>
        </w:tc>
        <w:tc>
          <w:tcPr>
            <w:tcW w:w="4905" w:type="dxa"/>
          </w:tcPr>
          <w:p w:rsidR="005C4494" w:rsidRPr="00591275" w:rsidRDefault="005C4494" w:rsidP="00591275">
            <w:pPr>
              <w:autoSpaceDE w:val="0"/>
              <w:autoSpaceDN w:val="0"/>
              <w:adjustRightInd w:val="0"/>
              <w:spacing w:line="240" w:lineRule="atLeast"/>
              <w:jc w:val="both"/>
              <w:rPr>
                <w:rFonts w:cs="Calibri"/>
                <w:color w:val="0000FF"/>
                <w:lang w:eastAsia="fr-FR"/>
              </w:rPr>
            </w:pPr>
            <w:r>
              <w:rPr>
                <w:rFonts w:cs="Calibri"/>
                <w:color w:val="0000FF"/>
                <w:lang w:eastAsia="fr-FR"/>
              </w:rPr>
              <w:t xml:space="preserve">C’est </w:t>
            </w:r>
            <w:r w:rsidRPr="00B277F7">
              <w:rPr>
                <w:rFonts w:cs="Calibri"/>
                <w:color w:val="0000FF"/>
                <w:lang w:eastAsia="fr-FR"/>
              </w:rPr>
              <w:t>la commission de courtage facturée par le broker à AWB  et qui n’est pas répercutée sur le client (à inclure dans le montant net marché)</w:t>
            </w:r>
            <w:r>
              <w:rPr>
                <w:rFonts w:cs="Calibri"/>
                <w:color w:val="0000FF"/>
                <w:lang w:eastAsia="fr-FR"/>
              </w:rPr>
              <w:t>.</w:t>
            </w:r>
          </w:p>
        </w:tc>
      </w:tr>
      <w:tr w:rsidR="005C4494" w:rsidRPr="00711709" w:rsidTr="00EF1093">
        <w:trPr>
          <w:jc w:val="center"/>
        </w:trPr>
        <w:tc>
          <w:tcPr>
            <w:tcW w:w="4340" w:type="dxa"/>
          </w:tcPr>
          <w:p w:rsidR="005C4494" w:rsidRPr="00600BD5" w:rsidRDefault="005C4494" w:rsidP="006D26DE">
            <w:pPr>
              <w:spacing w:line="240" w:lineRule="auto"/>
              <w:rPr>
                <w:sz w:val="20"/>
                <w:szCs w:val="20"/>
              </w:rPr>
            </w:pPr>
            <w:r w:rsidRPr="00600BD5">
              <w:rPr>
                <w:sz w:val="20"/>
                <w:szCs w:val="20"/>
              </w:rPr>
              <w:t xml:space="preserve">TVA sur </w:t>
            </w:r>
            <w:r>
              <w:rPr>
                <w:rFonts w:cs="Times New Roman"/>
                <w:sz w:val="20"/>
                <w:szCs w:val="20"/>
              </w:rPr>
              <w:t>société de bourse étrangère</w:t>
            </w:r>
          </w:p>
        </w:tc>
        <w:tc>
          <w:tcPr>
            <w:tcW w:w="4905" w:type="dxa"/>
          </w:tcPr>
          <w:p w:rsidR="005C4494" w:rsidRPr="00600BD5" w:rsidRDefault="005C4494" w:rsidP="005C4494">
            <w:pPr>
              <w:rPr>
                <w:sz w:val="20"/>
                <w:szCs w:val="20"/>
              </w:rPr>
            </w:pPr>
            <w:r w:rsidRPr="00600BD5">
              <w:rPr>
                <w:sz w:val="20"/>
                <w:szCs w:val="20"/>
              </w:rPr>
              <w:t xml:space="preserve">C’est la taxe à appliquer sur la commission de </w:t>
            </w:r>
            <w:r>
              <w:rPr>
                <w:sz w:val="20"/>
                <w:szCs w:val="20"/>
              </w:rPr>
              <w:t>la s</w:t>
            </w:r>
            <w:r>
              <w:rPr>
                <w:rFonts w:cs="Times New Roman"/>
                <w:sz w:val="20"/>
                <w:szCs w:val="20"/>
              </w:rPr>
              <w:t>ociété de bourse étrangère</w:t>
            </w:r>
            <w:r>
              <w:rPr>
                <w:sz w:val="20"/>
                <w:szCs w:val="20"/>
              </w:rPr>
              <w:t>.</w:t>
            </w:r>
          </w:p>
        </w:tc>
      </w:tr>
      <w:tr w:rsidR="005C4494" w:rsidRPr="00711709" w:rsidTr="00EF1093">
        <w:trPr>
          <w:jc w:val="center"/>
        </w:trPr>
        <w:tc>
          <w:tcPr>
            <w:tcW w:w="4340" w:type="dxa"/>
          </w:tcPr>
          <w:p w:rsidR="005C4494" w:rsidRPr="00600BD5" w:rsidRDefault="005C4494" w:rsidP="006D26DE">
            <w:pPr>
              <w:spacing w:line="240" w:lineRule="auto"/>
              <w:rPr>
                <w:sz w:val="20"/>
                <w:szCs w:val="20"/>
              </w:rPr>
            </w:pPr>
            <w:r w:rsidRPr="00600BD5">
              <w:rPr>
                <w:rFonts w:cs="Times New Roman"/>
                <w:sz w:val="20"/>
                <w:szCs w:val="20"/>
              </w:rPr>
              <w:t xml:space="preserve">Commission de </w:t>
            </w:r>
            <w:r>
              <w:rPr>
                <w:rFonts w:cs="Times New Roman"/>
                <w:sz w:val="20"/>
                <w:szCs w:val="20"/>
              </w:rPr>
              <w:t>société de bourse étrangère</w:t>
            </w:r>
            <w:r w:rsidRPr="00600BD5">
              <w:rPr>
                <w:sz w:val="20"/>
                <w:szCs w:val="20"/>
              </w:rPr>
              <w:t xml:space="preserve"> TTC</w:t>
            </w:r>
          </w:p>
        </w:tc>
        <w:tc>
          <w:tcPr>
            <w:tcW w:w="4905" w:type="dxa"/>
          </w:tcPr>
          <w:p w:rsidR="005C4494" w:rsidRDefault="005C4494" w:rsidP="006D26DE">
            <w:pPr>
              <w:rPr>
                <w:sz w:val="20"/>
                <w:szCs w:val="20"/>
              </w:rPr>
            </w:pPr>
            <w:r w:rsidRPr="00600BD5">
              <w:rPr>
                <w:sz w:val="20"/>
                <w:szCs w:val="20"/>
              </w:rPr>
              <w:t>Commission de courtage HT majorée par la TVA.</w:t>
            </w:r>
            <w:r w:rsidRPr="005C4494">
              <w:rPr>
                <w:sz w:val="20"/>
                <w:szCs w:val="20"/>
              </w:rPr>
              <w:t xml:space="preserve"> </w:t>
            </w:r>
          </w:p>
          <w:p w:rsidR="005C4494" w:rsidRPr="00600BD5" w:rsidRDefault="005C4494" w:rsidP="006D26DE">
            <w:pPr>
              <w:rPr>
                <w:sz w:val="20"/>
                <w:szCs w:val="20"/>
              </w:rPr>
            </w:pPr>
            <w:r w:rsidRPr="005C4494">
              <w:rPr>
                <w:sz w:val="20"/>
                <w:szCs w:val="20"/>
              </w:rPr>
              <w:t>Elle est saisie manuellement dans l’exécution</w:t>
            </w:r>
            <w:r>
              <w:rPr>
                <w:sz w:val="20"/>
                <w:szCs w:val="20"/>
              </w:rPr>
              <w:t xml:space="preserve"> au niveau de MegaTrade en TTC et est fidèlement reprise dans L’IRL déversé dans MegaCustody.</w:t>
            </w:r>
          </w:p>
        </w:tc>
      </w:tr>
      <w:tr w:rsidR="005C4494" w:rsidRPr="00711709" w:rsidTr="00EF1093">
        <w:trPr>
          <w:jc w:val="center"/>
        </w:trPr>
        <w:tc>
          <w:tcPr>
            <w:tcW w:w="4340" w:type="dxa"/>
          </w:tcPr>
          <w:p w:rsidR="005C4494" w:rsidRDefault="005C4494" w:rsidP="00630313">
            <w:pPr>
              <w:spacing w:line="240" w:lineRule="auto"/>
              <w:jc w:val="both"/>
              <w:rPr>
                <w:rFonts w:cs="Times New Roman"/>
                <w:sz w:val="20"/>
                <w:szCs w:val="20"/>
              </w:rPr>
            </w:pPr>
          </w:p>
          <w:p w:rsidR="005C4494" w:rsidRPr="00630313" w:rsidRDefault="005C4494" w:rsidP="00630313">
            <w:pPr>
              <w:spacing w:line="240" w:lineRule="auto"/>
              <w:jc w:val="both"/>
              <w:rPr>
                <w:rFonts w:cs="Times New Roman"/>
                <w:sz w:val="20"/>
                <w:szCs w:val="20"/>
              </w:rPr>
            </w:pPr>
            <w:r w:rsidRPr="00630313">
              <w:rPr>
                <w:rFonts w:cs="Times New Roman"/>
                <w:sz w:val="20"/>
                <w:szCs w:val="20"/>
              </w:rPr>
              <w:t>Frais de règlement Livraison</w:t>
            </w:r>
          </w:p>
        </w:tc>
        <w:tc>
          <w:tcPr>
            <w:tcW w:w="4905" w:type="dxa"/>
          </w:tcPr>
          <w:p w:rsidR="005C4494" w:rsidRPr="00630313" w:rsidRDefault="005C4494" w:rsidP="00630313">
            <w:pPr>
              <w:jc w:val="both"/>
              <w:rPr>
                <w:rFonts w:cs="Times New Roman"/>
                <w:sz w:val="20"/>
                <w:szCs w:val="20"/>
              </w:rPr>
            </w:pPr>
            <w:r w:rsidRPr="00630313">
              <w:rPr>
                <w:rFonts w:cs="Times New Roman"/>
                <w:sz w:val="20"/>
                <w:szCs w:val="20"/>
              </w:rPr>
              <w:t>C’est la commission de la banque.</w:t>
            </w:r>
          </w:p>
          <w:p w:rsidR="005C4494" w:rsidRPr="00630313" w:rsidRDefault="005C4494" w:rsidP="00630313">
            <w:pPr>
              <w:jc w:val="both"/>
              <w:rPr>
                <w:rFonts w:cs="Times New Roman"/>
                <w:sz w:val="20"/>
                <w:szCs w:val="20"/>
              </w:rPr>
            </w:pPr>
            <w:r w:rsidRPr="00630313">
              <w:rPr>
                <w:rFonts w:cs="Times New Roman"/>
                <w:sz w:val="20"/>
                <w:szCs w:val="20"/>
              </w:rPr>
              <w:t>La commission de règlement/livraison hors taxe est calculée sur la base du barème client ou saisie par l’utilisateur.</w:t>
            </w:r>
          </w:p>
        </w:tc>
      </w:tr>
      <w:tr w:rsidR="005C4494" w:rsidRPr="00711709" w:rsidTr="00EF1093">
        <w:trPr>
          <w:jc w:val="center"/>
        </w:trPr>
        <w:tc>
          <w:tcPr>
            <w:tcW w:w="4340" w:type="dxa"/>
          </w:tcPr>
          <w:p w:rsidR="005C4494" w:rsidRPr="00630313" w:rsidRDefault="005C4494" w:rsidP="00630313">
            <w:pPr>
              <w:jc w:val="both"/>
              <w:rPr>
                <w:rFonts w:cs="Times New Roman"/>
                <w:sz w:val="20"/>
                <w:szCs w:val="20"/>
              </w:rPr>
            </w:pPr>
            <w:r w:rsidRPr="00630313">
              <w:rPr>
                <w:rFonts w:cs="Times New Roman"/>
                <w:sz w:val="20"/>
                <w:szCs w:val="20"/>
              </w:rPr>
              <w:t>TVA sur frais de R/L</w:t>
            </w:r>
          </w:p>
        </w:tc>
        <w:tc>
          <w:tcPr>
            <w:tcW w:w="4905" w:type="dxa"/>
          </w:tcPr>
          <w:p w:rsidR="005C4494" w:rsidRPr="00630313" w:rsidRDefault="005C4494" w:rsidP="00630313">
            <w:pPr>
              <w:jc w:val="both"/>
              <w:rPr>
                <w:rFonts w:cs="Times New Roman"/>
                <w:sz w:val="20"/>
                <w:szCs w:val="20"/>
              </w:rPr>
            </w:pPr>
            <w:r w:rsidRPr="00630313">
              <w:rPr>
                <w:rFonts w:cs="Times New Roman"/>
                <w:sz w:val="20"/>
                <w:szCs w:val="20"/>
              </w:rPr>
              <w:t xml:space="preserve">C’est la taxe à appliquer sur la commission de </w:t>
            </w:r>
            <w:r w:rsidRPr="00630313">
              <w:rPr>
                <w:rFonts w:cs="Times New Roman"/>
                <w:sz w:val="20"/>
                <w:szCs w:val="20"/>
              </w:rPr>
              <w:lastRenderedPageBreak/>
              <w:t>règlement/livraison, elle est calculée automatiquement par le système.</w:t>
            </w:r>
          </w:p>
        </w:tc>
      </w:tr>
      <w:tr w:rsidR="005C4494" w:rsidRPr="00711709" w:rsidTr="00EF1093">
        <w:trPr>
          <w:jc w:val="center"/>
        </w:trPr>
        <w:tc>
          <w:tcPr>
            <w:tcW w:w="4340" w:type="dxa"/>
          </w:tcPr>
          <w:p w:rsidR="005C4494" w:rsidRPr="00630313" w:rsidRDefault="005C4494" w:rsidP="00630313">
            <w:pPr>
              <w:jc w:val="both"/>
              <w:rPr>
                <w:rFonts w:cs="Times New Roman"/>
                <w:sz w:val="20"/>
                <w:szCs w:val="20"/>
              </w:rPr>
            </w:pPr>
            <w:r w:rsidRPr="00630313">
              <w:rPr>
                <w:rFonts w:cs="Times New Roman"/>
                <w:sz w:val="20"/>
                <w:szCs w:val="20"/>
              </w:rPr>
              <w:lastRenderedPageBreak/>
              <w:t>Frais R/L TTC</w:t>
            </w:r>
          </w:p>
        </w:tc>
        <w:tc>
          <w:tcPr>
            <w:tcW w:w="4905" w:type="dxa"/>
          </w:tcPr>
          <w:p w:rsidR="005C4494" w:rsidRPr="00630313" w:rsidRDefault="005C4494" w:rsidP="00630313">
            <w:pPr>
              <w:jc w:val="both"/>
              <w:rPr>
                <w:rFonts w:cs="Times New Roman"/>
                <w:sz w:val="20"/>
                <w:szCs w:val="20"/>
              </w:rPr>
            </w:pPr>
            <w:r w:rsidRPr="00630313">
              <w:rPr>
                <w:rFonts w:cs="Times New Roman"/>
                <w:sz w:val="20"/>
                <w:szCs w:val="20"/>
              </w:rPr>
              <w:t>Commission de règlement/livraison majorée par la TVA.</w:t>
            </w:r>
          </w:p>
        </w:tc>
      </w:tr>
      <w:tr w:rsidR="005C4494" w:rsidRPr="00711709" w:rsidTr="00642687">
        <w:trPr>
          <w:jc w:val="center"/>
        </w:trPr>
        <w:tc>
          <w:tcPr>
            <w:tcW w:w="4340" w:type="dxa"/>
            <w:shd w:val="clear" w:color="auto" w:fill="D9D9D9"/>
          </w:tcPr>
          <w:p w:rsidR="005C4494" w:rsidRDefault="005C4494" w:rsidP="00EF1093">
            <w:pPr>
              <w:jc w:val="both"/>
              <w:rPr>
                <w:rFonts w:cs="Times New Roman"/>
                <w:sz w:val="20"/>
                <w:szCs w:val="20"/>
              </w:rPr>
            </w:pPr>
            <w:r>
              <w:rPr>
                <w:rFonts w:cs="Times New Roman"/>
                <w:sz w:val="20"/>
                <w:szCs w:val="20"/>
              </w:rPr>
              <w:t>Autres informations</w:t>
            </w:r>
          </w:p>
        </w:tc>
        <w:tc>
          <w:tcPr>
            <w:tcW w:w="4905" w:type="dxa"/>
            <w:shd w:val="clear" w:color="auto" w:fill="D9D9D9"/>
          </w:tcPr>
          <w:p w:rsidR="005C4494" w:rsidRPr="00711709" w:rsidRDefault="005C4494" w:rsidP="00EF1093">
            <w:pPr>
              <w:tabs>
                <w:tab w:val="num" w:pos="440"/>
              </w:tabs>
              <w:rPr>
                <w:rFonts w:cs="Times New Roman"/>
                <w:sz w:val="20"/>
                <w:szCs w:val="20"/>
              </w:rPr>
            </w:pPr>
          </w:p>
        </w:tc>
      </w:tr>
      <w:tr w:rsidR="005C4494" w:rsidRPr="00711709" w:rsidTr="00EF1093">
        <w:trPr>
          <w:jc w:val="center"/>
        </w:trPr>
        <w:tc>
          <w:tcPr>
            <w:tcW w:w="4340" w:type="dxa"/>
          </w:tcPr>
          <w:p w:rsidR="005C4494" w:rsidRDefault="005C4494" w:rsidP="00EF1093">
            <w:pPr>
              <w:jc w:val="both"/>
              <w:rPr>
                <w:rFonts w:cs="Times New Roman"/>
                <w:sz w:val="20"/>
                <w:szCs w:val="20"/>
              </w:rPr>
            </w:pPr>
          </w:p>
          <w:p w:rsidR="005C4494" w:rsidRPr="00711709" w:rsidRDefault="005C4494" w:rsidP="00EF1093">
            <w:pPr>
              <w:jc w:val="both"/>
              <w:rPr>
                <w:rFonts w:cs="Times New Roman"/>
                <w:sz w:val="20"/>
                <w:szCs w:val="20"/>
              </w:rPr>
            </w:pPr>
            <w:r w:rsidRPr="00711709">
              <w:rPr>
                <w:rFonts w:cs="Times New Roman"/>
                <w:sz w:val="20"/>
                <w:szCs w:val="20"/>
              </w:rPr>
              <w:t>Flag « Postage comptable » </w:t>
            </w:r>
          </w:p>
        </w:tc>
        <w:tc>
          <w:tcPr>
            <w:tcW w:w="4905" w:type="dxa"/>
          </w:tcPr>
          <w:p w:rsidR="005C4494" w:rsidRPr="00630313" w:rsidRDefault="005C4494" w:rsidP="00630313">
            <w:pPr>
              <w:tabs>
                <w:tab w:val="num" w:pos="440"/>
              </w:tabs>
              <w:rPr>
                <w:rFonts w:cs="Times New Roman"/>
                <w:sz w:val="20"/>
                <w:szCs w:val="20"/>
              </w:rPr>
            </w:pPr>
            <w:r w:rsidRPr="00711709">
              <w:rPr>
                <w:rFonts w:cs="Times New Roman"/>
                <w:sz w:val="20"/>
                <w:szCs w:val="20"/>
              </w:rPr>
              <w:t>Permettant à l’utilisateur de choisir si MEGARA doit générer un</w:t>
            </w:r>
            <w:r>
              <w:rPr>
                <w:rFonts w:cs="Times New Roman"/>
                <w:sz w:val="20"/>
                <w:szCs w:val="20"/>
              </w:rPr>
              <w:t xml:space="preserve"> déversement comptable ou pas. </w:t>
            </w:r>
          </w:p>
        </w:tc>
      </w:tr>
      <w:tr w:rsidR="005C4494" w:rsidRPr="00711709" w:rsidTr="00EF1093">
        <w:trPr>
          <w:jc w:val="center"/>
        </w:trPr>
        <w:tc>
          <w:tcPr>
            <w:tcW w:w="4340" w:type="dxa"/>
          </w:tcPr>
          <w:p w:rsidR="005C4494" w:rsidRPr="00711709" w:rsidRDefault="005C4494" w:rsidP="00EF1093">
            <w:pPr>
              <w:jc w:val="both"/>
              <w:rPr>
                <w:rFonts w:cs="Times New Roman"/>
                <w:sz w:val="20"/>
                <w:szCs w:val="20"/>
              </w:rPr>
            </w:pPr>
            <w:r w:rsidRPr="00711709">
              <w:rPr>
                <w:rFonts w:cs="Times New Roman"/>
                <w:sz w:val="20"/>
                <w:szCs w:val="20"/>
              </w:rPr>
              <w:t xml:space="preserve">Flag « RTGS »  </w:t>
            </w:r>
          </w:p>
        </w:tc>
        <w:tc>
          <w:tcPr>
            <w:tcW w:w="4905" w:type="dxa"/>
          </w:tcPr>
          <w:p w:rsidR="005C4494" w:rsidRDefault="005C4494" w:rsidP="00EF1093">
            <w:pPr>
              <w:pStyle w:val="Normal1"/>
              <w:jc w:val="both"/>
              <w:rPr>
                <w:rFonts w:ascii="Calibri" w:hAnsi="Calibri"/>
                <w:i w:val="0"/>
                <w:lang w:val="fr-FR"/>
              </w:rPr>
            </w:pPr>
            <w:r w:rsidRPr="00711709">
              <w:rPr>
                <w:rFonts w:ascii="Calibri" w:hAnsi="Calibri"/>
                <w:i w:val="0"/>
                <w:lang w:val="fr-FR"/>
              </w:rPr>
              <w:t>(filtre jour) doit être par défaut égal à « Non ».</w:t>
            </w:r>
          </w:p>
        </w:tc>
      </w:tr>
      <w:tr w:rsidR="005C4494" w:rsidRPr="00711709" w:rsidTr="00EF1093">
        <w:trPr>
          <w:jc w:val="center"/>
        </w:trPr>
        <w:tc>
          <w:tcPr>
            <w:tcW w:w="4340" w:type="dxa"/>
          </w:tcPr>
          <w:p w:rsidR="005C4494" w:rsidRPr="00711709" w:rsidRDefault="005C4494" w:rsidP="00EF1093">
            <w:pPr>
              <w:jc w:val="both"/>
              <w:rPr>
                <w:rFonts w:cs="Times New Roman"/>
                <w:sz w:val="20"/>
                <w:szCs w:val="20"/>
              </w:rPr>
            </w:pPr>
            <w:r>
              <w:rPr>
                <w:rFonts w:cs="Times New Roman"/>
                <w:sz w:val="20"/>
                <w:szCs w:val="20"/>
              </w:rPr>
              <w:t xml:space="preserve">Flag Réservation espèce requise </w:t>
            </w:r>
          </w:p>
        </w:tc>
        <w:tc>
          <w:tcPr>
            <w:tcW w:w="4905" w:type="dxa"/>
          </w:tcPr>
          <w:p w:rsidR="005C4494" w:rsidRPr="00711709" w:rsidRDefault="005C4494" w:rsidP="00630313">
            <w:pPr>
              <w:tabs>
                <w:tab w:val="num" w:pos="440"/>
              </w:tabs>
              <w:rPr>
                <w:i/>
              </w:rPr>
            </w:pPr>
            <w:r w:rsidRPr="00630313">
              <w:rPr>
                <w:rFonts w:cs="Times New Roman"/>
                <w:sz w:val="20"/>
                <w:szCs w:val="20"/>
              </w:rPr>
              <w:t>Ce champ prendra deux valeurs possibles (oui ou non). Il est calculé à partir d’une SLA et peut être modifié par l’utilisateur</w:t>
            </w:r>
          </w:p>
        </w:tc>
      </w:tr>
      <w:tr w:rsidR="005C4494" w:rsidRPr="00711709" w:rsidTr="00630313">
        <w:trPr>
          <w:trHeight w:val="368"/>
          <w:jc w:val="center"/>
        </w:trPr>
        <w:tc>
          <w:tcPr>
            <w:tcW w:w="4340" w:type="dxa"/>
          </w:tcPr>
          <w:p w:rsidR="005C4494" w:rsidRPr="00630313" w:rsidRDefault="005C4494" w:rsidP="0077127B">
            <w:pPr>
              <w:rPr>
                <w:rFonts w:cs="Times New Roman"/>
                <w:sz w:val="20"/>
                <w:szCs w:val="20"/>
              </w:rPr>
            </w:pPr>
            <w:r w:rsidRPr="00630313">
              <w:rPr>
                <w:rFonts w:cs="Times New Roman"/>
                <w:sz w:val="20"/>
                <w:szCs w:val="20"/>
              </w:rPr>
              <w:t>Département Marché</w:t>
            </w:r>
          </w:p>
        </w:tc>
        <w:tc>
          <w:tcPr>
            <w:tcW w:w="4905" w:type="dxa"/>
          </w:tcPr>
          <w:p w:rsidR="005C4494" w:rsidRPr="00630313" w:rsidRDefault="005C4494" w:rsidP="00630313">
            <w:pPr>
              <w:tabs>
                <w:tab w:val="num" w:pos="440"/>
              </w:tabs>
              <w:rPr>
                <w:rFonts w:cs="Times New Roman"/>
                <w:sz w:val="20"/>
                <w:szCs w:val="20"/>
              </w:rPr>
            </w:pPr>
            <w:r w:rsidRPr="00630313">
              <w:rPr>
                <w:rFonts w:cs="Times New Roman"/>
                <w:sz w:val="20"/>
                <w:szCs w:val="20"/>
              </w:rPr>
              <w:t>Primaire/Secondaire : ce champ sera par défaut mis à « Secondaire ».</w:t>
            </w:r>
          </w:p>
        </w:tc>
      </w:tr>
      <w:tr w:rsidR="005C4494" w:rsidRPr="00711709" w:rsidTr="00EF1093">
        <w:trPr>
          <w:jc w:val="center"/>
        </w:trPr>
        <w:tc>
          <w:tcPr>
            <w:tcW w:w="4340" w:type="dxa"/>
          </w:tcPr>
          <w:p w:rsidR="005C4494" w:rsidRPr="00630313" w:rsidRDefault="005C4494" w:rsidP="00630313">
            <w:pPr>
              <w:spacing w:before="60" w:line="360" w:lineRule="auto"/>
              <w:jc w:val="both"/>
              <w:rPr>
                <w:rFonts w:cs="Times New Roman"/>
                <w:sz w:val="20"/>
                <w:szCs w:val="20"/>
              </w:rPr>
            </w:pPr>
            <w:r w:rsidRPr="00630313">
              <w:rPr>
                <w:rFonts w:cs="Times New Roman"/>
                <w:sz w:val="20"/>
                <w:szCs w:val="20"/>
              </w:rPr>
              <w:t>Structure Marché</w:t>
            </w:r>
          </w:p>
        </w:tc>
        <w:tc>
          <w:tcPr>
            <w:tcW w:w="4905" w:type="dxa"/>
          </w:tcPr>
          <w:p w:rsidR="005C4494" w:rsidRPr="00630313" w:rsidRDefault="005C4494" w:rsidP="00630313">
            <w:pPr>
              <w:spacing w:before="60" w:line="360" w:lineRule="auto"/>
              <w:jc w:val="both"/>
              <w:rPr>
                <w:rFonts w:cs="Times New Roman"/>
                <w:sz w:val="20"/>
                <w:szCs w:val="20"/>
              </w:rPr>
            </w:pPr>
            <w:r w:rsidRPr="00630313">
              <w:rPr>
                <w:rFonts w:cs="Times New Roman"/>
                <w:sz w:val="20"/>
                <w:szCs w:val="20"/>
              </w:rPr>
              <w:t>Ce champ prendra deux valeurs possibles « marché central » ou « marché de blocs ». Par défaut, « marché central ».</w:t>
            </w:r>
          </w:p>
        </w:tc>
      </w:tr>
      <w:tr w:rsidR="005C4494" w:rsidRPr="00711709" w:rsidTr="00EF1093">
        <w:trPr>
          <w:jc w:val="center"/>
        </w:trPr>
        <w:tc>
          <w:tcPr>
            <w:tcW w:w="4340" w:type="dxa"/>
          </w:tcPr>
          <w:p w:rsidR="005C4494" w:rsidRPr="00630313" w:rsidRDefault="005C4494" w:rsidP="00630313">
            <w:pPr>
              <w:spacing w:before="60" w:line="360" w:lineRule="auto"/>
              <w:jc w:val="both"/>
              <w:rPr>
                <w:rFonts w:cs="Times New Roman"/>
                <w:sz w:val="20"/>
                <w:szCs w:val="20"/>
              </w:rPr>
            </w:pPr>
            <w:r w:rsidRPr="00630313">
              <w:rPr>
                <w:rFonts w:cs="Times New Roman"/>
                <w:sz w:val="20"/>
                <w:szCs w:val="20"/>
              </w:rPr>
              <w:t>Commentaire</w:t>
            </w:r>
          </w:p>
        </w:tc>
        <w:tc>
          <w:tcPr>
            <w:tcW w:w="4905" w:type="dxa"/>
          </w:tcPr>
          <w:p w:rsidR="005C4494" w:rsidRPr="00630313" w:rsidRDefault="005C4494" w:rsidP="00630313">
            <w:pPr>
              <w:spacing w:before="60" w:line="360" w:lineRule="auto"/>
              <w:jc w:val="both"/>
              <w:rPr>
                <w:rFonts w:cs="Times New Roman"/>
                <w:sz w:val="20"/>
                <w:szCs w:val="20"/>
              </w:rPr>
            </w:pPr>
            <w:r w:rsidRPr="00630313">
              <w:rPr>
                <w:rFonts w:cs="Times New Roman"/>
                <w:sz w:val="20"/>
                <w:szCs w:val="20"/>
              </w:rPr>
              <w:t>Champ libre pour toute information additionnelle.</w:t>
            </w:r>
          </w:p>
        </w:tc>
      </w:tr>
    </w:tbl>
    <w:p w:rsidR="00AA24F2" w:rsidRDefault="00AA24F2" w:rsidP="00F253BA">
      <w:pPr>
        <w:jc w:val="both"/>
      </w:pPr>
      <w:r>
        <w:t>(*) : Optionnelle</w:t>
      </w:r>
    </w:p>
    <w:p w:rsidR="00AA24F2" w:rsidRDefault="00AA24F2" w:rsidP="00F253BA">
      <w:pPr>
        <w:jc w:val="both"/>
      </w:pPr>
      <w:r>
        <w:t>(**) </w:t>
      </w:r>
      <w:r w:rsidR="00B960DD">
        <w:t>: Affichage</w:t>
      </w:r>
      <w:r>
        <w:t xml:space="preserve"> automatique dans le cas d’un seul compte (titres ou espèces).</w:t>
      </w:r>
    </w:p>
    <w:p w:rsidR="00AA24F2" w:rsidRPr="004325ED" w:rsidRDefault="00AA24F2" w:rsidP="00F253BA">
      <w:pPr>
        <w:pStyle w:val="Style3"/>
        <w:numPr>
          <w:ilvl w:val="2"/>
          <w:numId w:val="11"/>
        </w:numPr>
        <w:jc w:val="both"/>
      </w:pPr>
      <w:bookmarkStart w:id="131" w:name="_Toc54515374"/>
      <w:bookmarkStart w:id="132" w:name="_Toc318352134"/>
      <w:bookmarkStart w:id="133" w:name="_Toc319568800"/>
      <w:bookmarkStart w:id="134" w:name="_Toc413249522"/>
      <w:r w:rsidRPr="004325ED">
        <w:t>T</w:t>
      </w:r>
      <w:bookmarkEnd w:id="131"/>
      <w:r w:rsidRPr="004325ED">
        <w:t>raitements</w:t>
      </w:r>
      <w:bookmarkEnd w:id="132"/>
      <w:bookmarkEnd w:id="133"/>
      <w:bookmarkEnd w:id="134"/>
    </w:p>
    <w:p w:rsidR="00AA24F2" w:rsidRPr="004325ED" w:rsidRDefault="00AA24F2" w:rsidP="00F253BA">
      <w:pPr>
        <w:pStyle w:val="ListParagraph"/>
        <w:numPr>
          <w:ilvl w:val="0"/>
          <w:numId w:val="10"/>
        </w:numPr>
        <w:spacing w:before="240" w:after="240" w:line="240" w:lineRule="auto"/>
        <w:ind w:right="142"/>
        <w:jc w:val="both"/>
      </w:pPr>
      <w:r>
        <w:t xml:space="preserve">Les traitements </w:t>
      </w:r>
      <w:r w:rsidRPr="004325ED">
        <w:t>spécifiques à ce</w:t>
      </w:r>
      <w:r>
        <w:t xml:space="preserve"> cas d’utilisation fonctionnelle :</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EF1093">
        <w:trPr>
          <w:tblHeader/>
          <w:jc w:val="center"/>
        </w:trPr>
        <w:tc>
          <w:tcPr>
            <w:tcW w:w="1526" w:type="dxa"/>
            <w:shd w:val="clear" w:color="auto" w:fill="808080"/>
          </w:tcPr>
          <w:p w:rsidR="00AA24F2" w:rsidRPr="001A11C8" w:rsidRDefault="00AA24F2" w:rsidP="00EF1093">
            <w:pPr>
              <w:jc w:val="both"/>
              <w:rPr>
                <w:b/>
              </w:rPr>
            </w:pPr>
            <w:r w:rsidRPr="001A11C8">
              <w:rPr>
                <w:b/>
              </w:rPr>
              <w:t>Réf.</w:t>
            </w:r>
          </w:p>
        </w:tc>
        <w:tc>
          <w:tcPr>
            <w:tcW w:w="7719" w:type="dxa"/>
            <w:shd w:val="clear" w:color="auto" w:fill="808080"/>
          </w:tcPr>
          <w:p w:rsidR="00AA24F2" w:rsidRPr="001A11C8" w:rsidRDefault="00AA24F2" w:rsidP="00EF1093">
            <w:pPr>
              <w:jc w:val="both"/>
              <w:rPr>
                <w:b/>
              </w:rPr>
            </w:pPr>
            <w:r w:rsidRPr="001A11C8">
              <w:rPr>
                <w:b/>
              </w:rPr>
              <w:t>Description</w:t>
            </w:r>
          </w:p>
        </w:tc>
      </w:tr>
      <w:tr w:rsidR="00AA24F2" w:rsidRPr="001A11C8" w:rsidTr="00EF1093">
        <w:trPr>
          <w:jc w:val="center"/>
        </w:trPr>
        <w:tc>
          <w:tcPr>
            <w:tcW w:w="1526" w:type="dxa"/>
          </w:tcPr>
          <w:p w:rsidR="00AA24F2" w:rsidRPr="001A11C8" w:rsidRDefault="00AA24F2" w:rsidP="00EF1093">
            <w:pPr>
              <w:jc w:val="both"/>
            </w:pPr>
            <w:r w:rsidRPr="001A11C8">
              <w:t>TRT-061-1</w:t>
            </w:r>
          </w:p>
        </w:tc>
        <w:tc>
          <w:tcPr>
            <w:tcW w:w="7719" w:type="dxa"/>
          </w:tcPr>
          <w:p w:rsidR="00AA24F2" w:rsidRPr="001A11C8" w:rsidRDefault="00AA24F2" w:rsidP="005F1F79">
            <w:pPr>
              <w:pStyle w:val="ListParagraph"/>
              <w:numPr>
                <w:ilvl w:val="0"/>
                <w:numId w:val="10"/>
              </w:numPr>
              <w:spacing w:before="240" w:after="240" w:line="240" w:lineRule="auto"/>
              <w:ind w:right="142"/>
              <w:jc w:val="both"/>
            </w:pPr>
            <w:r w:rsidRPr="001A11C8">
              <w:t xml:space="preserve">Une fois le titre est renseigné, sa description, le code marché, la place de dénouement par défaut ainsi que la description de la place de dénouement sont tous déduits automatiquement. </w:t>
            </w:r>
          </w:p>
          <w:p w:rsidR="00AA24F2" w:rsidRPr="001A11C8" w:rsidRDefault="00AA24F2" w:rsidP="005F1F79">
            <w:pPr>
              <w:pStyle w:val="ListParagraph"/>
              <w:spacing w:before="240" w:after="240" w:line="240" w:lineRule="auto"/>
              <w:ind w:right="142"/>
              <w:jc w:val="both"/>
            </w:pPr>
            <w:r w:rsidRPr="001A11C8">
              <w:t>Les données suivantes sont grisées (mode lecture) :</w:t>
            </w:r>
          </w:p>
          <w:p w:rsidR="00AA24F2" w:rsidRPr="001A11C8" w:rsidRDefault="00AA24F2" w:rsidP="005F1F79">
            <w:pPr>
              <w:pStyle w:val="ListParagraph"/>
              <w:numPr>
                <w:ilvl w:val="0"/>
                <w:numId w:val="27"/>
              </w:numPr>
              <w:spacing w:before="240" w:after="240" w:line="240" w:lineRule="auto"/>
              <w:ind w:left="1434" w:right="142" w:hanging="357"/>
              <w:jc w:val="both"/>
            </w:pPr>
            <w:r w:rsidRPr="001A11C8">
              <w:t>La description du titre</w:t>
            </w:r>
          </w:p>
          <w:p w:rsidR="00AA24F2" w:rsidRPr="001A11C8" w:rsidRDefault="00AA24F2" w:rsidP="005F1F79">
            <w:pPr>
              <w:pStyle w:val="ListParagraph"/>
              <w:numPr>
                <w:ilvl w:val="0"/>
                <w:numId w:val="27"/>
              </w:numPr>
              <w:spacing w:before="240" w:after="240" w:line="240" w:lineRule="auto"/>
              <w:ind w:left="1434" w:right="142" w:hanging="357"/>
              <w:jc w:val="both"/>
            </w:pPr>
            <w:r w:rsidRPr="001A11C8">
              <w:t>Le code marché du titre</w:t>
            </w:r>
          </w:p>
          <w:p w:rsidR="00AA24F2" w:rsidRPr="001A11C8" w:rsidRDefault="00AA24F2" w:rsidP="005F1F79">
            <w:pPr>
              <w:pStyle w:val="ListParagraph"/>
              <w:numPr>
                <w:ilvl w:val="0"/>
                <w:numId w:val="27"/>
              </w:numPr>
              <w:spacing w:before="240" w:after="240" w:line="240" w:lineRule="auto"/>
              <w:ind w:left="1434" w:right="142" w:hanging="357"/>
              <w:jc w:val="both"/>
            </w:pPr>
            <w:r w:rsidRPr="001A11C8">
              <w:t>Le type de quantité</w:t>
            </w:r>
          </w:p>
          <w:p w:rsidR="00AA24F2" w:rsidRPr="001A11C8" w:rsidRDefault="00AA24F2" w:rsidP="005F1F79">
            <w:pPr>
              <w:pStyle w:val="ListParagraph"/>
              <w:numPr>
                <w:ilvl w:val="0"/>
                <w:numId w:val="27"/>
              </w:numPr>
              <w:spacing w:before="240" w:after="240" w:line="240" w:lineRule="auto"/>
              <w:ind w:left="1434" w:right="142" w:hanging="357"/>
              <w:jc w:val="both"/>
            </w:pPr>
            <w:r w:rsidRPr="001A11C8">
              <w:t>La description de la place de dénouement</w:t>
            </w:r>
          </w:p>
          <w:p w:rsidR="00AA24F2" w:rsidRPr="001A11C8" w:rsidRDefault="00AA24F2" w:rsidP="005F1F79">
            <w:pPr>
              <w:spacing w:before="240" w:after="240" w:line="240" w:lineRule="auto"/>
              <w:ind w:right="142" w:firstLine="708"/>
              <w:jc w:val="both"/>
            </w:pPr>
            <w:r w:rsidRPr="001A11C8">
              <w:t>Les données suivantes sont renseignées automatiquement mais l’utilisateur peut changer la valeur déduite :</w:t>
            </w:r>
          </w:p>
          <w:p w:rsidR="00AA24F2" w:rsidRPr="001A11C8" w:rsidRDefault="00AA24F2" w:rsidP="005F1F79">
            <w:pPr>
              <w:pStyle w:val="ListParagraph"/>
              <w:numPr>
                <w:ilvl w:val="0"/>
                <w:numId w:val="27"/>
              </w:numPr>
              <w:spacing w:before="240" w:after="240" w:line="240" w:lineRule="auto"/>
              <w:ind w:right="142"/>
              <w:jc w:val="both"/>
            </w:pPr>
            <w:r w:rsidRPr="001A11C8">
              <w:t>La place de dénouement</w:t>
            </w:r>
          </w:p>
          <w:p w:rsidR="00AA24F2" w:rsidRPr="001A11C8" w:rsidRDefault="00AA24F2" w:rsidP="005F1F79">
            <w:pPr>
              <w:pStyle w:val="ListParagraph"/>
              <w:numPr>
                <w:ilvl w:val="0"/>
                <w:numId w:val="27"/>
              </w:numPr>
              <w:spacing w:before="240" w:after="240" w:line="240" w:lineRule="auto"/>
              <w:ind w:right="142"/>
              <w:jc w:val="both"/>
            </w:pPr>
            <w:r w:rsidRPr="001A11C8">
              <w:t>Le type de quantité</w:t>
            </w:r>
          </w:p>
          <w:p w:rsidR="00AA24F2" w:rsidRPr="004325ED" w:rsidRDefault="00AA24F2" w:rsidP="005F1F79">
            <w:pPr>
              <w:pStyle w:val="Normal1"/>
              <w:jc w:val="both"/>
              <w:rPr>
                <w:i w:val="0"/>
                <w:lang w:val="fr-FR"/>
              </w:rPr>
            </w:pPr>
          </w:p>
        </w:tc>
      </w:tr>
      <w:tr w:rsidR="00AA24F2" w:rsidRPr="001A11C8" w:rsidTr="00EF1093">
        <w:trPr>
          <w:jc w:val="center"/>
        </w:trPr>
        <w:tc>
          <w:tcPr>
            <w:tcW w:w="1526" w:type="dxa"/>
          </w:tcPr>
          <w:p w:rsidR="00AA24F2" w:rsidRPr="001A11C8" w:rsidRDefault="00AA24F2" w:rsidP="00EF1093">
            <w:pPr>
              <w:jc w:val="both"/>
            </w:pPr>
            <w:r>
              <w:lastRenderedPageBreak/>
              <w:t>TRT-061</w:t>
            </w:r>
            <w:r w:rsidRPr="001A11C8">
              <w:t>-2</w:t>
            </w:r>
          </w:p>
        </w:tc>
        <w:tc>
          <w:tcPr>
            <w:tcW w:w="7719" w:type="dxa"/>
          </w:tcPr>
          <w:p w:rsidR="00AA24F2" w:rsidRPr="001A11C8" w:rsidRDefault="00AA24F2" w:rsidP="005F1F79">
            <w:pPr>
              <w:pStyle w:val="ListParagraph"/>
              <w:numPr>
                <w:ilvl w:val="0"/>
                <w:numId w:val="10"/>
              </w:numPr>
              <w:spacing w:before="240" w:after="240" w:line="240" w:lineRule="auto"/>
              <w:ind w:right="142"/>
              <w:jc w:val="both"/>
            </w:pPr>
            <w:r w:rsidRPr="001A11C8">
              <w:t>Dans le cas o</w:t>
            </w:r>
            <w:r w:rsidRPr="001A11C8">
              <w:rPr>
                <w:i/>
              </w:rPr>
              <w:t>ù</w:t>
            </w:r>
            <w:r w:rsidRPr="001A11C8">
              <w:t xml:space="preserve"> le client est saisi en premier :</w:t>
            </w:r>
          </w:p>
          <w:p w:rsidR="00AA24F2" w:rsidRPr="001A11C8" w:rsidRDefault="00591275" w:rsidP="00591275">
            <w:pPr>
              <w:pStyle w:val="ListParagraph"/>
              <w:numPr>
                <w:ilvl w:val="0"/>
                <w:numId w:val="48"/>
              </w:numPr>
              <w:spacing w:before="240" w:after="240" w:line="240" w:lineRule="auto"/>
              <w:ind w:right="142"/>
              <w:jc w:val="both"/>
            </w:pPr>
            <w:r>
              <w:t xml:space="preserve"> </w:t>
            </w:r>
            <w:r w:rsidR="00AA24F2" w:rsidRPr="001A11C8">
              <w:t>Le ou les comptes-titres et espèces du client renseigné sont déduits.</w:t>
            </w:r>
          </w:p>
          <w:p w:rsidR="00AA24F2" w:rsidRPr="001A11C8" w:rsidRDefault="00AA24F2" w:rsidP="00591275">
            <w:pPr>
              <w:pStyle w:val="ListParagraph"/>
              <w:numPr>
                <w:ilvl w:val="0"/>
                <w:numId w:val="48"/>
              </w:numPr>
              <w:spacing w:before="240" w:after="240" w:line="240" w:lineRule="auto"/>
              <w:ind w:right="142"/>
              <w:jc w:val="both"/>
            </w:pPr>
            <w:r w:rsidRPr="001A11C8">
              <w:t>Une fois le compte-titres est renseigné (cas de plusieurs compte-titres, l’utilisateur doit pouvoir choisir un), le compte-espèces est déduit selon une SLA (voir 4.1.1).</w:t>
            </w:r>
          </w:p>
          <w:p w:rsidR="00AA24F2" w:rsidRPr="001A11C8" w:rsidRDefault="00AA24F2" w:rsidP="005F1F79">
            <w:pPr>
              <w:pStyle w:val="ListParagraph"/>
              <w:numPr>
                <w:ilvl w:val="0"/>
                <w:numId w:val="10"/>
              </w:numPr>
              <w:spacing w:before="240" w:after="240" w:line="240" w:lineRule="auto"/>
              <w:ind w:right="142"/>
              <w:jc w:val="both"/>
            </w:pPr>
            <w:r w:rsidRPr="001A11C8">
              <w:t>Dans le cas o</w:t>
            </w:r>
            <w:r w:rsidRPr="001A11C8">
              <w:rPr>
                <w:i/>
              </w:rPr>
              <w:t>ù</w:t>
            </w:r>
            <w:r w:rsidRPr="001A11C8">
              <w:t xml:space="preserve"> le compte-titres est saisie en premier :</w:t>
            </w:r>
          </w:p>
          <w:p w:rsidR="00AA24F2" w:rsidRPr="001A11C8" w:rsidRDefault="00AA24F2" w:rsidP="00591275">
            <w:pPr>
              <w:pStyle w:val="ListParagraph"/>
              <w:numPr>
                <w:ilvl w:val="0"/>
                <w:numId w:val="48"/>
              </w:numPr>
              <w:spacing w:before="240" w:after="240" w:line="240" w:lineRule="auto"/>
              <w:ind w:right="142"/>
              <w:jc w:val="both"/>
            </w:pPr>
            <w:r w:rsidRPr="001A11C8">
              <w:t>Le client est déduit.</w:t>
            </w:r>
          </w:p>
          <w:p w:rsidR="00AA24F2" w:rsidRPr="001A11C8" w:rsidRDefault="00AA24F2" w:rsidP="00591275">
            <w:pPr>
              <w:pStyle w:val="ListParagraph"/>
              <w:numPr>
                <w:ilvl w:val="0"/>
                <w:numId w:val="48"/>
              </w:numPr>
              <w:spacing w:before="240" w:after="240" w:line="240" w:lineRule="auto"/>
              <w:ind w:right="142"/>
              <w:jc w:val="both"/>
            </w:pPr>
            <w:r w:rsidRPr="001A11C8">
              <w:t>Le compte-espèces est déduit selon une SLA (voir 4.1.2).</w:t>
            </w:r>
          </w:p>
        </w:tc>
      </w:tr>
    </w:tbl>
    <w:p w:rsidR="00AA24F2" w:rsidRDefault="00AA24F2" w:rsidP="00082B32">
      <w:pPr>
        <w:tabs>
          <w:tab w:val="left" w:pos="3544"/>
        </w:tabs>
        <w:spacing w:before="60"/>
        <w:jc w:val="both"/>
        <w:rPr>
          <w:i/>
          <w:sz w:val="20"/>
          <w:szCs w:val="20"/>
        </w:rPr>
      </w:pPr>
      <w:r>
        <w:rPr>
          <w:i/>
          <w:sz w:val="20"/>
          <w:szCs w:val="20"/>
        </w:rPr>
        <w:t>061</w:t>
      </w:r>
      <w:r w:rsidRPr="004325ED">
        <w:rPr>
          <w:i/>
          <w:sz w:val="20"/>
          <w:szCs w:val="20"/>
        </w:rPr>
        <w:t xml:space="preserve"> = </w:t>
      </w:r>
      <w:r>
        <w:rPr>
          <w:i/>
          <w:sz w:val="20"/>
          <w:szCs w:val="20"/>
        </w:rPr>
        <w:t>Saisie manuelle d’une IRL client.</w:t>
      </w:r>
    </w:p>
    <w:p w:rsidR="00AA24F2" w:rsidRDefault="00AA24F2" w:rsidP="00082B32">
      <w:pPr>
        <w:tabs>
          <w:tab w:val="left" w:pos="3544"/>
        </w:tabs>
        <w:spacing w:before="60"/>
        <w:jc w:val="both"/>
        <w:rPr>
          <w:i/>
          <w:sz w:val="20"/>
          <w:szCs w:val="20"/>
        </w:rPr>
      </w:pPr>
    </w:p>
    <w:p w:rsidR="00AA24F2" w:rsidRPr="004325ED" w:rsidRDefault="00AA24F2" w:rsidP="00F97D28">
      <w:pPr>
        <w:pStyle w:val="Style2"/>
        <w:numPr>
          <w:ilvl w:val="1"/>
          <w:numId w:val="11"/>
        </w:numPr>
        <w:jc w:val="both"/>
      </w:pPr>
      <w:bookmarkStart w:id="135" w:name="_Toc413249523"/>
      <w:r>
        <w:t>Cas d’utilisation &lt;Monitoring d’une IRL client</w:t>
      </w:r>
      <w:r w:rsidRPr="004325ED">
        <w:t>&gt;</w:t>
      </w:r>
      <w:bookmarkEnd w:id="135"/>
    </w:p>
    <w:p w:rsidR="00AA24F2" w:rsidRPr="004325ED" w:rsidRDefault="00AA24F2" w:rsidP="00F97D28">
      <w:pPr>
        <w:pStyle w:val="Style3"/>
        <w:numPr>
          <w:ilvl w:val="2"/>
          <w:numId w:val="11"/>
        </w:numPr>
        <w:jc w:val="both"/>
      </w:pPr>
      <w:bookmarkStart w:id="136" w:name="_Toc413249524"/>
      <w:r w:rsidRPr="004325ED">
        <w:t>Définition et objectif</w:t>
      </w:r>
      <w:bookmarkEnd w:id="136"/>
    </w:p>
    <w:p w:rsidR="00AA24F2" w:rsidRDefault="00AA24F2" w:rsidP="00F97D28">
      <w:pPr>
        <w:pStyle w:val="ListParagraph"/>
        <w:numPr>
          <w:ilvl w:val="0"/>
          <w:numId w:val="10"/>
        </w:numPr>
        <w:spacing w:before="240" w:line="240" w:lineRule="auto"/>
        <w:ind w:right="142"/>
        <w:jc w:val="both"/>
      </w:pPr>
      <w:r>
        <w:t xml:space="preserve">Ce cas d’utilisation est dédié à la recherche des IRL créées pour le marché étranger. </w:t>
      </w:r>
    </w:p>
    <w:p w:rsidR="00AA24F2" w:rsidRDefault="00AA24F2" w:rsidP="00F97D28">
      <w:pPr>
        <w:pStyle w:val="ListParagraph"/>
        <w:numPr>
          <w:ilvl w:val="0"/>
          <w:numId w:val="10"/>
        </w:numPr>
        <w:spacing w:before="240" w:line="240" w:lineRule="auto"/>
        <w:ind w:right="142"/>
        <w:jc w:val="both"/>
      </w:pPr>
      <w:r>
        <w:t>L’écran dispose d’une multitude de critères de recherche destinés à aider l’utilisateur à trouver l’information plus rapidement.</w:t>
      </w:r>
    </w:p>
    <w:p w:rsidR="00AA24F2" w:rsidRPr="004325ED" w:rsidRDefault="00AA24F2" w:rsidP="00F97D28">
      <w:pPr>
        <w:pStyle w:val="Style3"/>
        <w:numPr>
          <w:ilvl w:val="2"/>
          <w:numId w:val="11"/>
        </w:numPr>
        <w:jc w:val="both"/>
      </w:pPr>
      <w:bookmarkStart w:id="137" w:name="_Toc413249525"/>
      <w:r w:rsidRPr="004325ED">
        <w:t>Pré-conditions</w:t>
      </w:r>
      <w:bookmarkEnd w:id="137"/>
    </w:p>
    <w:p w:rsidR="00AA24F2" w:rsidRPr="004325ED" w:rsidRDefault="00AA24F2" w:rsidP="00F97D28">
      <w:pPr>
        <w:pStyle w:val="ListParagraph"/>
        <w:numPr>
          <w:ilvl w:val="0"/>
          <w:numId w:val="10"/>
        </w:numPr>
        <w:spacing w:before="240" w:after="240" w:line="240" w:lineRule="auto"/>
        <w:ind w:right="142"/>
        <w:jc w:val="both"/>
      </w:pPr>
      <w:r>
        <w:t>L</w:t>
      </w:r>
      <w:r w:rsidRPr="004325ED">
        <w:t xml:space="preserve">es pré-conditions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EF1093">
        <w:trPr>
          <w:tblHeader/>
          <w:jc w:val="center"/>
        </w:trPr>
        <w:tc>
          <w:tcPr>
            <w:tcW w:w="1526" w:type="dxa"/>
            <w:shd w:val="clear" w:color="auto" w:fill="D9D9D9"/>
          </w:tcPr>
          <w:p w:rsidR="00AA24F2" w:rsidRPr="001A11C8" w:rsidRDefault="00AA24F2" w:rsidP="00EF1093">
            <w:pPr>
              <w:jc w:val="both"/>
              <w:rPr>
                <w:b/>
              </w:rPr>
            </w:pPr>
            <w:r w:rsidRPr="001A11C8">
              <w:rPr>
                <w:b/>
              </w:rPr>
              <w:t>Réf.</w:t>
            </w:r>
          </w:p>
        </w:tc>
        <w:tc>
          <w:tcPr>
            <w:tcW w:w="7719" w:type="dxa"/>
            <w:shd w:val="clear" w:color="auto" w:fill="D9D9D9"/>
          </w:tcPr>
          <w:p w:rsidR="00AA24F2" w:rsidRPr="001A11C8" w:rsidRDefault="00AA24F2" w:rsidP="00EF1093">
            <w:pPr>
              <w:jc w:val="both"/>
              <w:rPr>
                <w:b/>
              </w:rPr>
            </w:pPr>
            <w:r w:rsidRPr="001A11C8">
              <w:rPr>
                <w:b/>
              </w:rPr>
              <w:t>Description</w:t>
            </w:r>
          </w:p>
        </w:tc>
      </w:tr>
      <w:tr w:rsidR="00AA24F2" w:rsidRPr="001A11C8" w:rsidTr="00EF1093">
        <w:trPr>
          <w:jc w:val="center"/>
        </w:trPr>
        <w:tc>
          <w:tcPr>
            <w:tcW w:w="1526" w:type="dxa"/>
          </w:tcPr>
          <w:p w:rsidR="00AA24F2" w:rsidRPr="001A11C8" w:rsidRDefault="00AA24F2" w:rsidP="00EF1093">
            <w:pPr>
              <w:jc w:val="both"/>
            </w:pPr>
            <w:r>
              <w:t>PRE-062-0</w:t>
            </w:r>
          </w:p>
        </w:tc>
        <w:tc>
          <w:tcPr>
            <w:tcW w:w="7719" w:type="dxa"/>
          </w:tcPr>
          <w:p w:rsidR="00AA24F2" w:rsidRDefault="00AA24F2" w:rsidP="00EF1093">
            <w:pPr>
              <w:pStyle w:val="Normal1"/>
              <w:jc w:val="both"/>
              <w:rPr>
                <w:rFonts w:ascii="Calibri" w:hAnsi="Calibri"/>
                <w:i w:val="0"/>
                <w:lang w:val="fr-FR"/>
              </w:rPr>
            </w:pPr>
            <w:r>
              <w:rPr>
                <w:rFonts w:ascii="Calibri" w:hAnsi="Calibri"/>
                <w:i w:val="0"/>
                <w:lang w:val="fr-FR"/>
              </w:rPr>
              <w:t>IRL déjà créée</w:t>
            </w:r>
            <w:r w:rsidRPr="00CC26AD">
              <w:rPr>
                <w:rFonts w:ascii="Calibri" w:hAnsi="Calibri"/>
                <w:i w:val="0"/>
                <w:lang w:val="fr-FR"/>
              </w:rPr>
              <w:t>.</w:t>
            </w:r>
          </w:p>
        </w:tc>
      </w:tr>
      <w:tr w:rsidR="00AA24F2" w:rsidRPr="001A11C8" w:rsidTr="00EF1093">
        <w:trPr>
          <w:jc w:val="center"/>
        </w:trPr>
        <w:tc>
          <w:tcPr>
            <w:tcW w:w="1526" w:type="dxa"/>
          </w:tcPr>
          <w:p w:rsidR="00AA24F2" w:rsidRPr="001A11C8" w:rsidRDefault="00AA24F2" w:rsidP="00EF1093">
            <w:pPr>
              <w:jc w:val="both"/>
            </w:pPr>
            <w:r>
              <w:t>PRE-062</w:t>
            </w:r>
            <w:r w:rsidRPr="001A11C8">
              <w:t>-1</w:t>
            </w:r>
          </w:p>
        </w:tc>
        <w:tc>
          <w:tcPr>
            <w:tcW w:w="7719" w:type="dxa"/>
          </w:tcPr>
          <w:p w:rsidR="00AA24F2" w:rsidRDefault="00AA24F2" w:rsidP="00EF1093">
            <w:pPr>
              <w:pStyle w:val="Normal1"/>
              <w:jc w:val="both"/>
              <w:rPr>
                <w:rFonts w:ascii="Calibri" w:hAnsi="Calibri"/>
                <w:i w:val="0"/>
                <w:lang w:val="fr-FR"/>
              </w:rPr>
            </w:pPr>
            <w:r w:rsidRPr="00CC26AD">
              <w:rPr>
                <w:rFonts w:ascii="Calibri" w:hAnsi="Calibri"/>
                <w:i w:val="0"/>
                <w:lang w:val="fr-FR"/>
              </w:rPr>
              <w:t xml:space="preserve">Définir dans le référentiel les </w:t>
            </w:r>
            <w:r>
              <w:rPr>
                <w:rFonts w:ascii="Calibri" w:hAnsi="Calibri"/>
                <w:i w:val="0"/>
                <w:lang w:val="fr-FR"/>
              </w:rPr>
              <w:t>titres objets à une IRL</w:t>
            </w:r>
            <w:r w:rsidRPr="00CC26AD">
              <w:rPr>
                <w:rFonts w:ascii="Calibri" w:hAnsi="Calibri"/>
                <w:i w:val="0"/>
                <w:lang w:val="fr-FR"/>
              </w:rPr>
              <w:t>.</w:t>
            </w:r>
          </w:p>
        </w:tc>
      </w:tr>
      <w:tr w:rsidR="00AA24F2" w:rsidRPr="001A11C8" w:rsidTr="00EF1093">
        <w:trPr>
          <w:jc w:val="center"/>
        </w:trPr>
        <w:tc>
          <w:tcPr>
            <w:tcW w:w="1526" w:type="dxa"/>
          </w:tcPr>
          <w:p w:rsidR="00AA24F2" w:rsidRPr="001A11C8" w:rsidRDefault="00AA24F2" w:rsidP="00EF1093">
            <w:pPr>
              <w:jc w:val="both"/>
            </w:pPr>
            <w:r>
              <w:t>PRE-062</w:t>
            </w:r>
            <w:r w:rsidRPr="001A11C8">
              <w:t>-2</w:t>
            </w:r>
          </w:p>
        </w:tc>
        <w:tc>
          <w:tcPr>
            <w:tcW w:w="7719" w:type="dxa"/>
          </w:tcPr>
          <w:p w:rsidR="00AA24F2" w:rsidRDefault="00AA24F2" w:rsidP="00EF1093">
            <w:pPr>
              <w:pStyle w:val="Normal1"/>
              <w:jc w:val="both"/>
              <w:rPr>
                <w:rFonts w:ascii="Calibri" w:hAnsi="Calibri"/>
                <w:i w:val="0"/>
                <w:lang w:val="fr-FR"/>
              </w:rPr>
            </w:pPr>
            <w:r w:rsidRPr="00CC26AD">
              <w:rPr>
                <w:rFonts w:ascii="Calibri" w:hAnsi="Calibri"/>
                <w:i w:val="0"/>
                <w:lang w:val="fr-FR"/>
              </w:rPr>
              <w:t>Définir dans le référentiel les places de dénouement sujet à un</w:t>
            </w:r>
            <w:r>
              <w:rPr>
                <w:rFonts w:ascii="Calibri" w:hAnsi="Calibri"/>
                <w:i w:val="0"/>
                <w:lang w:val="fr-FR"/>
              </w:rPr>
              <w:t>e IRL</w:t>
            </w:r>
            <w:r w:rsidRPr="00CC26AD">
              <w:rPr>
                <w:rFonts w:ascii="Calibri" w:hAnsi="Calibri"/>
                <w:i w:val="0"/>
                <w:lang w:val="fr-FR"/>
              </w:rPr>
              <w:t>.</w:t>
            </w:r>
          </w:p>
        </w:tc>
      </w:tr>
      <w:tr w:rsidR="00AA24F2" w:rsidRPr="001A11C8" w:rsidTr="00EF1093">
        <w:trPr>
          <w:jc w:val="center"/>
        </w:trPr>
        <w:tc>
          <w:tcPr>
            <w:tcW w:w="1526" w:type="dxa"/>
          </w:tcPr>
          <w:p w:rsidR="00AA24F2" w:rsidRPr="001A11C8" w:rsidRDefault="00AA24F2" w:rsidP="00EF1093">
            <w:pPr>
              <w:jc w:val="both"/>
            </w:pPr>
            <w:r>
              <w:t>PRE-062</w:t>
            </w:r>
            <w:r w:rsidRPr="001A11C8">
              <w:t>-3</w:t>
            </w:r>
          </w:p>
        </w:tc>
        <w:tc>
          <w:tcPr>
            <w:tcW w:w="7719" w:type="dxa"/>
          </w:tcPr>
          <w:p w:rsidR="00AA24F2" w:rsidRPr="00E60789" w:rsidRDefault="00AA24F2" w:rsidP="00EF1093">
            <w:pPr>
              <w:pStyle w:val="Normal1"/>
              <w:jc w:val="both"/>
              <w:rPr>
                <w:rFonts w:ascii="Calibri" w:hAnsi="Calibri"/>
                <w:i w:val="0"/>
                <w:lang w:val="fr-FR"/>
              </w:rPr>
            </w:pPr>
            <w:r w:rsidRPr="00CC26AD">
              <w:rPr>
                <w:rFonts w:ascii="Calibri" w:hAnsi="Calibri"/>
                <w:i w:val="0"/>
                <w:lang w:val="fr-FR"/>
              </w:rPr>
              <w:t>Définir dans le référentiel les clients sujets à un</w:t>
            </w:r>
            <w:r>
              <w:rPr>
                <w:rFonts w:ascii="Calibri" w:hAnsi="Calibri"/>
                <w:i w:val="0"/>
                <w:lang w:val="fr-FR"/>
              </w:rPr>
              <w:t>e IRL</w:t>
            </w:r>
            <w:r w:rsidRPr="00CC26AD">
              <w:rPr>
                <w:rFonts w:ascii="Calibri" w:hAnsi="Calibri"/>
                <w:i w:val="0"/>
                <w:lang w:val="fr-FR"/>
              </w:rPr>
              <w:t>.</w:t>
            </w:r>
          </w:p>
        </w:tc>
      </w:tr>
      <w:tr w:rsidR="00AA24F2" w:rsidRPr="001A11C8" w:rsidTr="00EF1093">
        <w:trPr>
          <w:jc w:val="center"/>
        </w:trPr>
        <w:tc>
          <w:tcPr>
            <w:tcW w:w="1526" w:type="dxa"/>
          </w:tcPr>
          <w:p w:rsidR="00AA24F2" w:rsidRPr="001A11C8" w:rsidRDefault="00AA24F2" w:rsidP="00EF1093">
            <w:pPr>
              <w:jc w:val="both"/>
            </w:pPr>
            <w:r w:rsidRPr="001A11C8">
              <w:t>PRE</w:t>
            </w:r>
            <w:r>
              <w:t>-062</w:t>
            </w:r>
            <w:r w:rsidRPr="001A11C8">
              <w:t>-4</w:t>
            </w:r>
          </w:p>
        </w:tc>
        <w:tc>
          <w:tcPr>
            <w:tcW w:w="7719" w:type="dxa"/>
          </w:tcPr>
          <w:p w:rsidR="00AA24F2" w:rsidRPr="00E60789" w:rsidRDefault="00AA24F2" w:rsidP="00EF1093">
            <w:pPr>
              <w:pStyle w:val="Normal1"/>
              <w:jc w:val="both"/>
              <w:rPr>
                <w:rFonts w:ascii="Calibri" w:hAnsi="Calibri"/>
                <w:i w:val="0"/>
                <w:lang w:val="fr-FR"/>
              </w:rPr>
            </w:pPr>
            <w:r w:rsidRPr="00CC26AD">
              <w:rPr>
                <w:rFonts w:ascii="Calibri" w:hAnsi="Calibri"/>
                <w:i w:val="0"/>
                <w:lang w:val="fr-FR"/>
              </w:rPr>
              <w:t>Définir dans le référentiel les comptes-titres client sujet</w:t>
            </w:r>
            <w:r>
              <w:rPr>
                <w:rFonts w:ascii="Calibri" w:hAnsi="Calibri"/>
                <w:i w:val="0"/>
                <w:lang w:val="fr-FR"/>
              </w:rPr>
              <w:t>s</w:t>
            </w:r>
            <w:r w:rsidRPr="00CC26AD">
              <w:rPr>
                <w:rFonts w:ascii="Calibri" w:hAnsi="Calibri"/>
                <w:i w:val="0"/>
                <w:lang w:val="fr-FR"/>
              </w:rPr>
              <w:t xml:space="preserve"> à un</w:t>
            </w:r>
            <w:r>
              <w:rPr>
                <w:rFonts w:ascii="Calibri" w:hAnsi="Calibri"/>
                <w:i w:val="0"/>
                <w:lang w:val="fr-FR"/>
              </w:rPr>
              <w:t>e IRL</w:t>
            </w:r>
            <w:r w:rsidRPr="00CC26AD">
              <w:rPr>
                <w:rFonts w:ascii="Calibri" w:hAnsi="Calibri"/>
                <w:i w:val="0"/>
                <w:lang w:val="fr-FR"/>
              </w:rPr>
              <w:t>.</w:t>
            </w:r>
          </w:p>
        </w:tc>
      </w:tr>
      <w:tr w:rsidR="00AA24F2" w:rsidRPr="001A11C8" w:rsidTr="00EF1093">
        <w:trPr>
          <w:jc w:val="center"/>
        </w:trPr>
        <w:tc>
          <w:tcPr>
            <w:tcW w:w="1526" w:type="dxa"/>
          </w:tcPr>
          <w:p w:rsidR="00AA24F2" w:rsidRPr="001A11C8" w:rsidRDefault="00AA24F2" w:rsidP="00EF1093">
            <w:pPr>
              <w:jc w:val="both"/>
            </w:pPr>
            <w:r>
              <w:t>PRE-062</w:t>
            </w:r>
            <w:r w:rsidRPr="001A11C8">
              <w:t>-5</w:t>
            </w:r>
          </w:p>
        </w:tc>
        <w:tc>
          <w:tcPr>
            <w:tcW w:w="7719" w:type="dxa"/>
          </w:tcPr>
          <w:p w:rsidR="00AA24F2" w:rsidRPr="00E60789" w:rsidRDefault="00AA24F2" w:rsidP="00EF1093">
            <w:pPr>
              <w:pStyle w:val="Normal1"/>
              <w:jc w:val="both"/>
              <w:rPr>
                <w:rFonts w:ascii="Calibri" w:hAnsi="Calibri"/>
                <w:i w:val="0"/>
                <w:lang w:val="fr-FR"/>
              </w:rPr>
            </w:pPr>
            <w:r w:rsidRPr="00CC26AD">
              <w:rPr>
                <w:rFonts w:ascii="Calibri" w:hAnsi="Calibri"/>
                <w:i w:val="0"/>
                <w:lang w:val="fr-FR"/>
              </w:rPr>
              <w:t>Définir dans le référentiel les comptes-espèces client sujet</w:t>
            </w:r>
            <w:r>
              <w:rPr>
                <w:rFonts w:ascii="Calibri" w:hAnsi="Calibri"/>
                <w:i w:val="0"/>
                <w:lang w:val="fr-FR"/>
              </w:rPr>
              <w:t>s</w:t>
            </w:r>
            <w:r w:rsidRPr="00CC26AD">
              <w:rPr>
                <w:rFonts w:ascii="Calibri" w:hAnsi="Calibri"/>
                <w:i w:val="0"/>
                <w:lang w:val="fr-FR"/>
              </w:rPr>
              <w:t xml:space="preserve"> à un</w:t>
            </w:r>
            <w:r>
              <w:rPr>
                <w:rFonts w:ascii="Calibri" w:hAnsi="Calibri"/>
                <w:i w:val="0"/>
                <w:lang w:val="fr-FR"/>
              </w:rPr>
              <w:t>e IRL.</w:t>
            </w:r>
          </w:p>
        </w:tc>
      </w:tr>
      <w:tr w:rsidR="00AA24F2" w:rsidRPr="001A11C8" w:rsidTr="00EF1093">
        <w:trPr>
          <w:jc w:val="center"/>
        </w:trPr>
        <w:tc>
          <w:tcPr>
            <w:tcW w:w="1526" w:type="dxa"/>
          </w:tcPr>
          <w:p w:rsidR="00AA24F2" w:rsidRPr="001A11C8" w:rsidRDefault="00AA24F2" w:rsidP="00EF1093">
            <w:pPr>
              <w:jc w:val="both"/>
            </w:pPr>
            <w:r>
              <w:t>PRE-062</w:t>
            </w:r>
            <w:r w:rsidRPr="001A11C8">
              <w:t>-6</w:t>
            </w:r>
          </w:p>
        </w:tc>
        <w:tc>
          <w:tcPr>
            <w:tcW w:w="7719" w:type="dxa"/>
          </w:tcPr>
          <w:p w:rsidR="00AA24F2" w:rsidRDefault="00AA24F2" w:rsidP="00EF1093">
            <w:pPr>
              <w:pStyle w:val="Normal1"/>
              <w:jc w:val="both"/>
              <w:rPr>
                <w:rFonts w:ascii="Calibri" w:hAnsi="Calibri"/>
                <w:i w:val="0"/>
                <w:lang w:val="fr-FR"/>
              </w:rPr>
            </w:pPr>
            <w:r>
              <w:rPr>
                <w:rFonts w:ascii="Calibri" w:hAnsi="Calibri"/>
                <w:i w:val="0"/>
                <w:lang w:val="fr-FR"/>
              </w:rPr>
              <w:t>Définir dans le référentiel les contreparties sujettes à une IRL.</w:t>
            </w:r>
          </w:p>
        </w:tc>
      </w:tr>
      <w:tr w:rsidR="00AA24F2" w:rsidRPr="001A11C8" w:rsidTr="00EF1093">
        <w:trPr>
          <w:jc w:val="center"/>
        </w:trPr>
        <w:tc>
          <w:tcPr>
            <w:tcW w:w="1526" w:type="dxa"/>
          </w:tcPr>
          <w:p w:rsidR="00AA24F2" w:rsidRPr="001A11C8" w:rsidRDefault="00AA24F2" w:rsidP="00EF1093">
            <w:pPr>
              <w:jc w:val="both"/>
            </w:pPr>
            <w:r>
              <w:t>PRE-062</w:t>
            </w:r>
            <w:r w:rsidRPr="001A11C8">
              <w:t>-8</w:t>
            </w:r>
          </w:p>
        </w:tc>
        <w:tc>
          <w:tcPr>
            <w:tcW w:w="7719" w:type="dxa"/>
          </w:tcPr>
          <w:p w:rsidR="00AA24F2" w:rsidRPr="00E60789" w:rsidRDefault="00AA24F2" w:rsidP="00EF1093">
            <w:pPr>
              <w:pStyle w:val="Normal1"/>
              <w:jc w:val="both"/>
              <w:rPr>
                <w:rFonts w:ascii="Calibri" w:hAnsi="Calibri"/>
                <w:i w:val="0"/>
                <w:lang w:val="fr-FR"/>
              </w:rPr>
            </w:pPr>
            <w:r>
              <w:rPr>
                <w:rFonts w:ascii="Calibri" w:hAnsi="Calibri"/>
                <w:i w:val="0"/>
                <w:lang w:val="fr-FR"/>
              </w:rPr>
              <w:t>Définir dans le référentiel les dépositaires sujets à une IRL.</w:t>
            </w:r>
          </w:p>
        </w:tc>
      </w:tr>
      <w:tr w:rsidR="00AA24F2" w:rsidRPr="001A11C8" w:rsidTr="00EF1093">
        <w:trPr>
          <w:jc w:val="center"/>
        </w:trPr>
        <w:tc>
          <w:tcPr>
            <w:tcW w:w="1526" w:type="dxa"/>
          </w:tcPr>
          <w:p w:rsidR="00AA24F2" w:rsidRPr="001A11C8" w:rsidRDefault="00AA24F2" w:rsidP="00E53BEB">
            <w:pPr>
              <w:jc w:val="both"/>
            </w:pPr>
            <w:r w:rsidRPr="001A11C8">
              <w:t>PRE-06</w:t>
            </w:r>
            <w:r>
              <w:t>2</w:t>
            </w:r>
            <w:r w:rsidRPr="001A11C8">
              <w:t>-9</w:t>
            </w:r>
          </w:p>
        </w:tc>
        <w:tc>
          <w:tcPr>
            <w:tcW w:w="7719" w:type="dxa"/>
          </w:tcPr>
          <w:p w:rsidR="00AA24F2" w:rsidRDefault="00AA24F2" w:rsidP="00EF1093">
            <w:pPr>
              <w:pStyle w:val="Normal1"/>
              <w:jc w:val="both"/>
              <w:rPr>
                <w:rFonts w:ascii="Calibri" w:hAnsi="Calibri"/>
                <w:i w:val="0"/>
                <w:lang w:val="fr-FR"/>
              </w:rPr>
            </w:pPr>
            <w:r>
              <w:rPr>
                <w:rFonts w:ascii="Calibri" w:hAnsi="Calibri"/>
                <w:i w:val="0"/>
                <w:lang w:val="fr-FR"/>
              </w:rPr>
              <w:t>Définir dans le référentiel les comptes nostro-titres sujets à une IRL.</w:t>
            </w:r>
          </w:p>
        </w:tc>
      </w:tr>
      <w:tr w:rsidR="00AA24F2" w:rsidRPr="001A11C8" w:rsidTr="00EF1093">
        <w:trPr>
          <w:jc w:val="center"/>
        </w:trPr>
        <w:tc>
          <w:tcPr>
            <w:tcW w:w="1526" w:type="dxa"/>
          </w:tcPr>
          <w:p w:rsidR="00AA24F2" w:rsidRPr="001A11C8" w:rsidRDefault="00AA24F2" w:rsidP="00EF1093">
            <w:pPr>
              <w:jc w:val="both"/>
            </w:pPr>
            <w:r>
              <w:t>PRE-062</w:t>
            </w:r>
            <w:r w:rsidRPr="001A11C8">
              <w:t>-10</w:t>
            </w:r>
          </w:p>
        </w:tc>
        <w:tc>
          <w:tcPr>
            <w:tcW w:w="7719" w:type="dxa"/>
          </w:tcPr>
          <w:p w:rsidR="00AA24F2" w:rsidRDefault="00AA24F2" w:rsidP="00EF1093">
            <w:pPr>
              <w:pStyle w:val="Normal1"/>
              <w:jc w:val="both"/>
              <w:rPr>
                <w:rFonts w:ascii="Calibri" w:hAnsi="Calibri"/>
                <w:i w:val="0"/>
                <w:lang w:val="fr-FR"/>
              </w:rPr>
            </w:pPr>
            <w:r>
              <w:rPr>
                <w:rFonts w:ascii="Calibri" w:hAnsi="Calibri"/>
                <w:i w:val="0"/>
                <w:lang w:val="fr-FR"/>
              </w:rPr>
              <w:t>Définir dans le référentiel les comptes nostro-espèces sujets à une IRL.</w:t>
            </w:r>
          </w:p>
        </w:tc>
      </w:tr>
    </w:tbl>
    <w:p w:rsidR="00AA24F2" w:rsidRDefault="00AA24F2" w:rsidP="00F97D28">
      <w:pPr>
        <w:spacing w:before="60"/>
        <w:jc w:val="both"/>
        <w:rPr>
          <w:i/>
          <w:sz w:val="20"/>
          <w:szCs w:val="20"/>
        </w:rPr>
      </w:pPr>
      <w:r>
        <w:rPr>
          <w:i/>
          <w:sz w:val="20"/>
          <w:szCs w:val="20"/>
        </w:rPr>
        <w:t>062</w:t>
      </w:r>
      <w:r w:rsidRPr="004325ED">
        <w:rPr>
          <w:i/>
          <w:sz w:val="20"/>
          <w:szCs w:val="20"/>
        </w:rPr>
        <w:t xml:space="preserve"> = </w:t>
      </w:r>
      <w:r>
        <w:rPr>
          <w:i/>
          <w:sz w:val="20"/>
          <w:szCs w:val="20"/>
        </w:rPr>
        <w:t>Monitoring  d’une IRL client.</w:t>
      </w:r>
    </w:p>
    <w:p w:rsidR="00AA24F2" w:rsidRPr="004325ED" w:rsidRDefault="00AA24F2" w:rsidP="00F97D28">
      <w:pPr>
        <w:pStyle w:val="Style3"/>
        <w:numPr>
          <w:ilvl w:val="2"/>
          <w:numId w:val="11"/>
        </w:numPr>
        <w:jc w:val="both"/>
      </w:pPr>
      <w:bookmarkStart w:id="138" w:name="_Toc413249526"/>
      <w:r w:rsidRPr="004325ED">
        <w:t>Post-conditions</w:t>
      </w:r>
      <w:bookmarkEnd w:id="138"/>
    </w:p>
    <w:p w:rsidR="00AA24F2" w:rsidRPr="004325ED" w:rsidRDefault="00AA24F2" w:rsidP="00F97D28">
      <w:pPr>
        <w:pStyle w:val="ListParagraph"/>
        <w:numPr>
          <w:ilvl w:val="0"/>
          <w:numId w:val="10"/>
        </w:numPr>
        <w:spacing w:before="240" w:after="240" w:line="240" w:lineRule="auto"/>
        <w:ind w:right="142"/>
        <w:jc w:val="both"/>
      </w:pPr>
      <w:r>
        <w:t>L</w:t>
      </w:r>
      <w:r w:rsidRPr="004325ED">
        <w:t>es p</w:t>
      </w:r>
      <w:r>
        <w:t>ost</w:t>
      </w:r>
      <w:r w:rsidRPr="004325ED">
        <w:t xml:space="preserve">-conditions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EF1093">
        <w:trPr>
          <w:tblHeader/>
          <w:jc w:val="center"/>
        </w:trPr>
        <w:tc>
          <w:tcPr>
            <w:tcW w:w="1526" w:type="dxa"/>
            <w:shd w:val="clear" w:color="auto" w:fill="D9D9D9"/>
          </w:tcPr>
          <w:p w:rsidR="00AA24F2" w:rsidRPr="001A11C8" w:rsidRDefault="00AA24F2" w:rsidP="00EF1093">
            <w:pPr>
              <w:jc w:val="both"/>
              <w:rPr>
                <w:b/>
              </w:rPr>
            </w:pPr>
            <w:r w:rsidRPr="001A11C8">
              <w:rPr>
                <w:b/>
              </w:rPr>
              <w:t>Réf.</w:t>
            </w:r>
          </w:p>
        </w:tc>
        <w:tc>
          <w:tcPr>
            <w:tcW w:w="7719" w:type="dxa"/>
            <w:shd w:val="clear" w:color="auto" w:fill="D9D9D9"/>
          </w:tcPr>
          <w:p w:rsidR="00AA24F2" w:rsidRPr="001A11C8" w:rsidRDefault="00AA24F2" w:rsidP="00EF1093">
            <w:pPr>
              <w:jc w:val="both"/>
              <w:rPr>
                <w:b/>
              </w:rPr>
            </w:pPr>
            <w:r w:rsidRPr="001A11C8">
              <w:rPr>
                <w:b/>
              </w:rPr>
              <w:t>Description</w:t>
            </w:r>
          </w:p>
        </w:tc>
      </w:tr>
      <w:tr w:rsidR="00AA24F2" w:rsidRPr="001A11C8" w:rsidTr="00EF1093">
        <w:trPr>
          <w:jc w:val="center"/>
        </w:trPr>
        <w:tc>
          <w:tcPr>
            <w:tcW w:w="1526" w:type="dxa"/>
          </w:tcPr>
          <w:p w:rsidR="00AA24F2" w:rsidRPr="001A11C8" w:rsidRDefault="00AA24F2" w:rsidP="00EF1093">
            <w:pPr>
              <w:jc w:val="both"/>
            </w:pPr>
            <w:r>
              <w:lastRenderedPageBreak/>
              <w:t>POS-062</w:t>
            </w:r>
            <w:r w:rsidRPr="001A11C8">
              <w:t>-1</w:t>
            </w:r>
          </w:p>
        </w:tc>
        <w:tc>
          <w:tcPr>
            <w:tcW w:w="7719" w:type="dxa"/>
          </w:tcPr>
          <w:p w:rsidR="00AA24F2" w:rsidRPr="004325ED" w:rsidRDefault="00AA24F2" w:rsidP="00EF1093">
            <w:pPr>
              <w:pStyle w:val="Normal1"/>
              <w:jc w:val="both"/>
              <w:rPr>
                <w:i w:val="0"/>
                <w:lang w:val="fr-FR"/>
              </w:rPr>
            </w:pPr>
          </w:p>
        </w:tc>
      </w:tr>
    </w:tbl>
    <w:p w:rsidR="00AA24F2" w:rsidRPr="004325ED" w:rsidRDefault="00AA24F2" w:rsidP="00F97D28">
      <w:pPr>
        <w:spacing w:before="60"/>
        <w:jc w:val="both"/>
        <w:rPr>
          <w:i/>
          <w:sz w:val="20"/>
          <w:szCs w:val="20"/>
        </w:rPr>
      </w:pPr>
      <w:r>
        <w:rPr>
          <w:i/>
          <w:sz w:val="20"/>
          <w:szCs w:val="20"/>
        </w:rPr>
        <w:t>062</w:t>
      </w:r>
      <w:r w:rsidRPr="004325ED">
        <w:rPr>
          <w:i/>
          <w:sz w:val="20"/>
          <w:szCs w:val="20"/>
        </w:rPr>
        <w:t xml:space="preserve"> = </w:t>
      </w:r>
      <w:r>
        <w:rPr>
          <w:i/>
          <w:sz w:val="20"/>
          <w:szCs w:val="20"/>
        </w:rPr>
        <w:t>Monitoring  d’une IRL client.</w:t>
      </w:r>
    </w:p>
    <w:p w:rsidR="00AA24F2" w:rsidRPr="0031139C" w:rsidRDefault="00AA24F2" w:rsidP="00F97D28">
      <w:pPr>
        <w:pStyle w:val="Style3"/>
        <w:numPr>
          <w:ilvl w:val="2"/>
          <w:numId w:val="11"/>
        </w:numPr>
        <w:jc w:val="both"/>
      </w:pPr>
      <w:bookmarkStart w:id="139" w:name="_Toc413249527"/>
      <w:r w:rsidRPr="004325ED">
        <w:t>Diagramme d’activité</w:t>
      </w:r>
      <w:bookmarkEnd w:id="139"/>
    </w:p>
    <w:p w:rsidR="00AA24F2" w:rsidRDefault="00AA24F2" w:rsidP="00FA13FC">
      <w:pPr>
        <w:pStyle w:val="ListParagraph"/>
        <w:spacing w:before="240" w:line="240" w:lineRule="auto"/>
        <w:ind w:right="142"/>
        <w:jc w:val="both"/>
      </w:pPr>
      <w:r>
        <w:t>L’interaction entre l’utilisateur et le système est représenté comme suit :</w:t>
      </w:r>
    </w:p>
    <w:p w:rsidR="00AA24F2" w:rsidRDefault="00AA24F2" w:rsidP="00FA13FC">
      <w:pPr>
        <w:pStyle w:val="ListParagraph"/>
        <w:spacing w:before="240" w:line="240" w:lineRule="auto"/>
        <w:ind w:right="142"/>
        <w:jc w:val="both"/>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4340"/>
        <w:gridCol w:w="4905"/>
      </w:tblGrid>
      <w:tr w:rsidR="00AA24F2" w:rsidRPr="001A11C8" w:rsidTr="00EF1093">
        <w:trPr>
          <w:tblHeader/>
          <w:jc w:val="center"/>
        </w:trPr>
        <w:tc>
          <w:tcPr>
            <w:tcW w:w="4340" w:type="dxa"/>
            <w:shd w:val="clear" w:color="auto" w:fill="D9D9D9"/>
          </w:tcPr>
          <w:p w:rsidR="00AA24F2" w:rsidRPr="001A11C8" w:rsidRDefault="00AA24F2" w:rsidP="00EF1093">
            <w:pPr>
              <w:jc w:val="both"/>
              <w:rPr>
                <w:b/>
              </w:rPr>
            </w:pPr>
            <w:r w:rsidRPr="001A11C8">
              <w:rPr>
                <w:b/>
              </w:rPr>
              <w:t>L’utilisateur</w:t>
            </w:r>
          </w:p>
        </w:tc>
        <w:tc>
          <w:tcPr>
            <w:tcW w:w="4905" w:type="dxa"/>
            <w:shd w:val="clear" w:color="auto" w:fill="D9D9D9"/>
          </w:tcPr>
          <w:p w:rsidR="00AA24F2" w:rsidRPr="001A11C8" w:rsidRDefault="00AA24F2" w:rsidP="00EF1093">
            <w:pPr>
              <w:jc w:val="both"/>
              <w:rPr>
                <w:b/>
              </w:rPr>
            </w:pPr>
            <w:r w:rsidRPr="001A11C8">
              <w:rPr>
                <w:b/>
              </w:rPr>
              <w:t>MegaCustody</w:t>
            </w:r>
          </w:p>
        </w:tc>
      </w:tr>
      <w:tr w:rsidR="00AA24F2" w:rsidRPr="001A11C8" w:rsidTr="00EF1093">
        <w:trPr>
          <w:jc w:val="center"/>
        </w:trPr>
        <w:tc>
          <w:tcPr>
            <w:tcW w:w="4340" w:type="dxa"/>
          </w:tcPr>
          <w:p w:rsidR="00AA24F2" w:rsidRPr="001A11C8" w:rsidRDefault="00AA24F2" w:rsidP="00CF4190">
            <w:pPr>
              <w:jc w:val="both"/>
              <w:rPr>
                <w:sz w:val="20"/>
                <w:szCs w:val="20"/>
              </w:rPr>
            </w:pPr>
            <w:r w:rsidRPr="00CF4190">
              <w:rPr>
                <w:sz w:val="20"/>
                <w:szCs w:val="20"/>
              </w:rPr>
              <w:t>L’utilisateur peut  cliquer sur « chercher » sans affiner sa recherche</w:t>
            </w:r>
          </w:p>
        </w:tc>
        <w:tc>
          <w:tcPr>
            <w:tcW w:w="4905" w:type="dxa"/>
          </w:tcPr>
          <w:p w:rsidR="00AA24F2" w:rsidRPr="007F29A2" w:rsidRDefault="00AA24F2" w:rsidP="00EF1093">
            <w:pPr>
              <w:pStyle w:val="Normal1"/>
              <w:jc w:val="both"/>
              <w:rPr>
                <w:rFonts w:ascii="Calibri" w:hAnsi="Calibri"/>
                <w:i w:val="0"/>
                <w:lang w:val="fr-FR"/>
              </w:rPr>
            </w:pPr>
            <w:r>
              <w:rPr>
                <w:rFonts w:ascii="Calibri" w:hAnsi="Calibri"/>
                <w:i w:val="0"/>
                <w:lang w:val="fr-FR"/>
              </w:rPr>
              <w:t>Le système affiche en résultat toutes les IRL créées dans l’ordre de la date de création</w:t>
            </w:r>
          </w:p>
        </w:tc>
      </w:tr>
      <w:tr w:rsidR="00AA24F2" w:rsidRPr="001A11C8" w:rsidTr="00EF1093">
        <w:trPr>
          <w:jc w:val="center"/>
        </w:trPr>
        <w:tc>
          <w:tcPr>
            <w:tcW w:w="4340" w:type="dxa"/>
          </w:tcPr>
          <w:p w:rsidR="00AA24F2" w:rsidRPr="001A11C8" w:rsidRDefault="00AA24F2" w:rsidP="003C7BFF">
            <w:pPr>
              <w:jc w:val="both"/>
              <w:rPr>
                <w:sz w:val="20"/>
                <w:szCs w:val="20"/>
              </w:rPr>
            </w:pPr>
            <w:r>
              <w:rPr>
                <w:sz w:val="20"/>
                <w:szCs w:val="20"/>
              </w:rPr>
              <w:t>L’utilisateur a la possibilité de remplir un ou plusieurs  critères  de recherche</w:t>
            </w:r>
          </w:p>
        </w:tc>
        <w:tc>
          <w:tcPr>
            <w:tcW w:w="4905" w:type="dxa"/>
          </w:tcPr>
          <w:p w:rsidR="00AA24F2" w:rsidRPr="007F29A2" w:rsidRDefault="00AA24F2" w:rsidP="00EF1093">
            <w:pPr>
              <w:pStyle w:val="Normal1"/>
              <w:jc w:val="both"/>
              <w:rPr>
                <w:rFonts w:ascii="Calibri" w:hAnsi="Calibri"/>
                <w:i w:val="0"/>
                <w:lang w:val="fr-FR"/>
              </w:rPr>
            </w:pPr>
            <w:r>
              <w:rPr>
                <w:rFonts w:ascii="Calibri" w:hAnsi="Calibri"/>
                <w:i w:val="0"/>
                <w:lang w:val="fr-FR"/>
              </w:rPr>
              <w:t>Le système affiche les résultats en tenant compte des critères de recherche saisis dans l’ordre de la date de création.</w:t>
            </w:r>
          </w:p>
        </w:tc>
      </w:tr>
      <w:tr w:rsidR="00AA24F2" w:rsidRPr="001A11C8" w:rsidTr="00EF1093">
        <w:trPr>
          <w:jc w:val="center"/>
        </w:trPr>
        <w:tc>
          <w:tcPr>
            <w:tcW w:w="4340" w:type="dxa"/>
          </w:tcPr>
          <w:p w:rsidR="00AA24F2" w:rsidRPr="001A11C8" w:rsidRDefault="00AA24F2" w:rsidP="00EF1093">
            <w:pPr>
              <w:jc w:val="both"/>
              <w:rPr>
                <w:sz w:val="20"/>
                <w:szCs w:val="20"/>
              </w:rPr>
            </w:pPr>
          </w:p>
        </w:tc>
        <w:tc>
          <w:tcPr>
            <w:tcW w:w="4905" w:type="dxa"/>
          </w:tcPr>
          <w:p w:rsidR="00AA24F2" w:rsidRDefault="00AA24F2" w:rsidP="00FB5BF0">
            <w:pPr>
              <w:pStyle w:val="Normal1"/>
              <w:jc w:val="both"/>
              <w:rPr>
                <w:rFonts w:ascii="Calibri" w:hAnsi="Calibri"/>
                <w:i w:val="0"/>
                <w:lang w:val="fr-FR"/>
              </w:rPr>
            </w:pPr>
            <w:r>
              <w:rPr>
                <w:rFonts w:ascii="Calibri" w:hAnsi="Calibri"/>
                <w:i w:val="0"/>
                <w:lang w:val="fr-FR"/>
              </w:rPr>
              <w:t xml:space="preserve">Les informations affichées en résultat pour chaque IRL en plus des données de l’ordre sont : </w:t>
            </w:r>
          </w:p>
          <w:p w:rsidR="00AA24F2" w:rsidRDefault="00AA24F2" w:rsidP="00FB5BF0">
            <w:pPr>
              <w:pStyle w:val="Normal1"/>
              <w:numPr>
                <w:ilvl w:val="0"/>
                <w:numId w:val="38"/>
              </w:numPr>
              <w:jc w:val="both"/>
              <w:rPr>
                <w:rFonts w:ascii="Calibri" w:hAnsi="Calibri"/>
                <w:i w:val="0"/>
                <w:lang w:val="fr-FR"/>
              </w:rPr>
            </w:pPr>
            <w:r>
              <w:rPr>
                <w:rFonts w:ascii="Calibri" w:hAnsi="Calibri"/>
                <w:i w:val="0"/>
                <w:lang w:val="fr-FR"/>
              </w:rPr>
              <w:t>Utilisateur de création</w:t>
            </w:r>
          </w:p>
          <w:p w:rsidR="00AA24F2" w:rsidRDefault="00AA24F2" w:rsidP="00FB5BF0">
            <w:pPr>
              <w:pStyle w:val="Normal1"/>
              <w:numPr>
                <w:ilvl w:val="0"/>
                <w:numId w:val="38"/>
              </w:numPr>
              <w:jc w:val="both"/>
              <w:rPr>
                <w:rFonts w:ascii="Calibri" w:hAnsi="Calibri"/>
                <w:i w:val="0"/>
                <w:lang w:val="fr-FR"/>
              </w:rPr>
            </w:pPr>
            <w:r>
              <w:rPr>
                <w:rFonts w:ascii="Calibri" w:hAnsi="Calibri"/>
                <w:i w:val="0"/>
                <w:lang w:val="fr-FR"/>
              </w:rPr>
              <w:t xml:space="preserve">Utilisateur de mise à jour </w:t>
            </w:r>
          </w:p>
          <w:p w:rsidR="00AA24F2" w:rsidRDefault="00AA24F2" w:rsidP="00FB5BF0">
            <w:pPr>
              <w:pStyle w:val="Normal1"/>
              <w:numPr>
                <w:ilvl w:val="0"/>
                <w:numId w:val="38"/>
              </w:numPr>
              <w:jc w:val="both"/>
              <w:rPr>
                <w:rFonts w:ascii="Calibri" w:hAnsi="Calibri"/>
                <w:i w:val="0"/>
                <w:lang w:val="fr-FR"/>
              </w:rPr>
            </w:pPr>
            <w:r>
              <w:rPr>
                <w:rFonts w:ascii="Calibri" w:hAnsi="Calibri"/>
                <w:i w:val="0"/>
                <w:lang w:val="fr-FR"/>
              </w:rPr>
              <w:t xml:space="preserve">Date de création </w:t>
            </w:r>
          </w:p>
          <w:p w:rsidR="00AA24F2" w:rsidRPr="00FB5BF0" w:rsidRDefault="00AA24F2" w:rsidP="00FB5BF0">
            <w:pPr>
              <w:pStyle w:val="Normal1"/>
              <w:numPr>
                <w:ilvl w:val="0"/>
                <w:numId w:val="38"/>
              </w:numPr>
              <w:jc w:val="both"/>
              <w:rPr>
                <w:rFonts w:ascii="Calibri" w:hAnsi="Calibri"/>
                <w:i w:val="0"/>
                <w:lang w:val="fr-FR"/>
              </w:rPr>
            </w:pPr>
            <w:r>
              <w:rPr>
                <w:rFonts w:ascii="Calibri" w:hAnsi="Calibri"/>
                <w:i w:val="0"/>
                <w:lang w:val="fr-FR"/>
              </w:rPr>
              <w:t>Date de mise à jour</w:t>
            </w:r>
          </w:p>
        </w:tc>
      </w:tr>
    </w:tbl>
    <w:p w:rsidR="00AA24F2" w:rsidRPr="004325ED" w:rsidRDefault="00AA24F2" w:rsidP="00F97D28">
      <w:pPr>
        <w:pStyle w:val="Style3"/>
        <w:numPr>
          <w:ilvl w:val="2"/>
          <w:numId w:val="11"/>
        </w:numPr>
        <w:jc w:val="both"/>
      </w:pPr>
      <w:bookmarkStart w:id="140" w:name="_Toc413249528"/>
      <w:r w:rsidRPr="004325ED">
        <w:t>Traitements</w:t>
      </w:r>
      <w:bookmarkEnd w:id="140"/>
    </w:p>
    <w:p w:rsidR="00AA24F2" w:rsidRPr="004325ED" w:rsidRDefault="00AA24F2" w:rsidP="00F97D28">
      <w:pPr>
        <w:pStyle w:val="ListParagraph"/>
        <w:numPr>
          <w:ilvl w:val="0"/>
          <w:numId w:val="10"/>
        </w:numPr>
        <w:spacing w:before="240" w:after="240" w:line="240" w:lineRule="auto"/>
        <w:ind w:right="142"/>
        <w:jc w:val="both"/>
      </w:pPr>
      <w:r>
        <w:t xml:space="preserve">Les traitements </w:t>
      </w:r>
      <w:r w:rsidRPr="004325ED">
        <w:t>spécifiques à ce</w:t>
      </w:r>
      <w:r>
        <w:t xml:space="preserve"> cas d’utilisation fonctionnelle :</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05"/>
        <w:gridCol w:w="7654"/>
      </w:tblGrid>
      <w:tr w:rsidR="00AA24F2" w:rsidRPr="001A11C8" w:rsidTr="00E57056">
        <w:trPr>
          <w:tblHeader/>
          <w:jc w:val="center"/>
        </w:trPr>
        <w:tc>
          <w:tcPr>
            <w:tcW w:w="1505" w:type="dxa"/>
            <w:shd w:val="clear" w:color="auto" w:fill="808080"/>
          </w:tcPr>
          <w:p w:rsidR="00AA24F2" w:rsidRPr="001A11C8" w:rsidRDefault="00AA24F2" w:rsidP="00EF1093">
            <w:pPr>
              <w:jc w:val="both"/>
              <w:rPr>
                <w:b/>
              </w:rPr>
            </w:pPr>
            <w:r w:rsidRPr="001A11C8">
              <w:rPr>
                <w:b/>
              </w:rPr>
              <w:t>Réf.</w:t>
            </w:r>
          </w:p>
        </w:tc>
        <w:tc>
          <w:tcPr>
            <w:tcW w:w="7654" w:type="dxa"/>
            <w:shd w:val="clear" w:color="auto" w:fill="808080"/>
          </w:tcPr>
          <w:p w:rsidR="00AA24F2" w:rsidRPr="001A11C8" w:rsidRDefault="00AA24F2" w:rsidP="00EF1093">
            <w:pPr>
              <w:jc w:val="both"/>
              <w:rPr>
                <w:b/>
              </w:rPr>
            </w:pPr>
            <w:r w:rsidRPr="001A11C8">
              <w:rPr>
                <w:b/>
              </w:rPr>
              <w:t>Description</w:t>
            </w:r>
          </w:p>
        </w:tc>
      </w:tr>
      <w:tr w:rsidR="00AA24F2" w:rsidRPr="001A11C8" w:rsidTr="00E57056">
        <w:trPr>
          <w:jc w:val="center"/>
        </w:trPr>
        <w:tc>
          <w:tcPr>
            <w:tcW w:w="1505" w:type="dxa"/>
          </w:tcPr>
          <w:p w:rsidR="00AA24F2" w:rsidRPr="001A11C8" w:rsidRDefault="00AA24F2" w:rsidP="00EF1093">
            <w:pPr>
              <w:jc w:val="both"/>
            </w:pPr>
            <w:r>
              <w:t>TRT-062</w:t>
            </w:r>
            <w:r w:rsidRPr="001A11C8">
              <w:t>-1</w:t>
            </w:r>
          </w:p>
        </w:tc>
        <w:tc>
          <w:tcPr>
            <w:tcW w:w="7654" w:type="dxa"/>
          </w:tcPr>
          <w:p w:rsidR="00AA24F2" w:rsidRPr="00FA13FC" w:rsidRDefault="00AA24F2" w:rsidP="00FA13FC">
            <w:pPr>
              <w:pStyle w:val="Normal1"/>
              <w:jc w:val="both"/>
              <w:rPr>
                <w:rFonts w:ascii="Calibri" w:hAnsi="Calibri"/>
                <w:i w:val="0"/>
                <w:lang w:val="fr-FR"/>
              </w:rPr>
            </w:pPr>
            <w:r w:rsidRPr="00FA13FC">
              <w:rPr>
                <w:rFonts w:ascii="Calibri" w:hAnsi="Calibri"/>
                <w:i w:val="0"/>
                <w:lang w:val="fr-FR"/>
              </w:rPr>
              <w:t>L’utilisateur a la possibilité d’exporter le résultat de recherche sous format xml ou excel</w:t>
            </w:r>
          </w:p>
        </w:tc>
      </w:tr>
      <w:tr w:rsidR="00AA24F2" w:rsidRPr="001A11C8" w:rsidTr="00E57056">
        <w:trPr>
          <w:jc w:val="center"/>
        </w:trPr>
        <w:tc>
          <w:tcPr>
            <w:tcW w:w="1505" w:type="dxa"/>
          </w:tcPr>
          <w:p w:rsidR="00AA24F2" w:rsidRPr="001A11C8" w:rsidRDefault="00AA24F2" w:rsidP="00EF1093">
            <w:pPr>
              <w:jc w:val="both"/>
            </w:pPr>
            <w:r>
              <w:t>TRT-062-2</w:t>
            </w:r>
          </w:p>
        </w:tc>
        <w:tc>
          <w:tcPr>
            <w:tcW w:w="7654" w:type="dxa"/>
          </w:tcPr>
          <w:p w:rsidR="00AA24F2" w:rsidRDefault="00AA24F2" w:rsidP="00FA13FC">
            <w:pPr>
              <w:pStyle w:val="Normal1"/>
              <w:jc w:val="both"/>
              <w:rPr>
                <w:rFonts w:ascii="Calibri" w:hAnsi="Calibri"/>
                <w:i w:val="0"/>
                <w:lang w:val="fr-FR"/>
              </w:rPr>
            </w:pPr>
            <w:r w:rsidRPr="00FA13FC">
              <w:rPr>
                <w:rFonts w:ascii="Calibri" w:hAnsi="Calibri"/>
                <w:i w:val="0"/>
                <w:lang w:val="fr-FR"/>
              </w:rPr>
              <w:t>L’utilisateur a la possibilité de cliquer sur « consulter » pour voir les données de l’ordre</w:t>
            </w:r>
            <w:r>
              <w:rPr>
                <w:rFonts w:ascii="Calibri" w:hAnsi="Calibri"/>
                <w:i w:val="0"/>
                <w:lang w:val="fr-FR"/>
              </w:rPr>
              <w:t>.</w:t>
            </w:r>
          </w:p>
          <w:p w:rsidR="00AA24F2" w:rsidRPr="00E57056" w:rsidRDefault="00AA24F2" w:rsidP="00E57056">
            <w:pPr>
              <w:pStyle w:val="Normal1"/>
              <w:jc w:val="both"/>
              <w:rPr>
                <w:rFonts w:ascii="Calibri" w:hAnsi="Calibri"/>
                <w:i w:val="0"/>
                <w:lang w:val="fr-FR"/>
              </w:rPr>
            </w:pPr>
            <w:r w:rsidRPr="00E57056">
              <w:rPr>
                <w:rFonts w:ascii="Calibri" w:hAnsi="Calibri"/>
                <w:i w:val="0"/>
                <w:lang w:val="fr-FR"/>
              </w:rPr>
              <w:t xml:space="preserve">Cet écran affiche des informations générales concernant l’IRL, ainsi que d’autres plus détaillées telles que les notifications générées ou reçues, l’impact sur la position titres </w:t>
            </w:r>
            <w:r>
              <w:rPr>
                <w:rFonts w:ascii="Calibri" w:hAnsi="Calibri"/>
                <w:i w:val="0"/>
                <w:lang w:val="fr-FR"/>
              </w:rPr>
              <w:t>etc..</w:t>
            </w:r>
          </w:p>
          <w:p w:rsidR="00AA24F2" w:rsidRPr="00E57056" w:rsidRDefault="00AA24F2" w:rsidP="00E57056">
            <w:pPr>
              <w:pStyle w:val="Normal1"/>
              <w:jc w:val="both"/>
              <w:rPr>
                <w:rFonts w:ascii="Calibri" w:hAnsi="Calibri"/>
                <w:i w:val="0"/>
                <w:lang w:val="fr-FR"/>
              </w:rPr>
            </w:pPr>
            <w:r w:rsidRPr="00E57056">
              <w:rPr>
                <w:rFonts w:ascii="Calibri" w:hAnsi="Calibri"/>
                <w:i w:val="0"/>
                <w:lang w:val="fr-FR"/>
              </w:rPr>
              <w:t>Toutes ces informations sont en lecture seule et ne peuvent pas être modifiées à partir de cet écran.</w:t>
            </w:r>
          </w:p>
          <w:p w:rsidR="00AA24F2" w:rsidRPr="00FA13FC" w:rsidRDefault="00AA24F2" w:rsidP="00E57056">
            <w:pPr>
              <w:pStyle w:val="Normal1"/>
              <w:jc w:val="both"/>
              <w:rPr>
                <w:rFonts w:ascii="Calibri" w:hAnsi="Calibri"/>
                <w:i w:val="0"/>
                <w:lang w:val="fr-FR"/>
              </w:rPr>
            </w:pPr>
            <w:r w:rsidRPr="00E57056">
              <w:rPr>
                <w:rFonts w:ascii="Calibri" w:hAnsi="Calibri"/>
                <w:i w:val="0"/>
                <w:lang w:val="fr-FR"/>
              </w:rPr>
              <w:t>Pour accéder aux détails, il suffit de cliquer sur le groupe concerné et y naviguer</w:t>
            </w:r>
          </w:p>
        </w:tc>
      </w:tr>
    </w:tbl>
    <w:p w:rsidR="00AA24F2" w:rsidRPr="00E57056" w:rsidRDefault="00AA24F2" w:rsidP="00E57056">
      <w:pPr>
        <w:spacing w:before="60"/>
        <w:jc w:val="both"/>
        <w:rPr>
          <w:i/>
          <w:sz w:val="20"/>
          <w:szCs w:val="20"/>
        </w:rPr>
      </w:pPr>
      <w:r>
        <w:rPr>
          <w:i/>
          <w:sz w:val="20"/>
          <w:szCs w:val="20"/>
        </w:rPr>
        <w:t>062</w:t>
      </w:r>
      <w:r w:rsidRPr="004325ED">
        <w:rPr>
          <w:i/>
          <w:sz w:val="20"/>
          <w:szCs w:val="20"/>
        </w:rPr>
        <w:t xml:space="preserve"> = </w:t>
      </w:r>
      <w:r>
        <w:rPr>
          <w:i/>
          <w:sz w:val="20"/>
          <w:szCs w:val="20"/>
        </w:rPr>
        <w:t>Monitoring  d’une IRL client.</w:t>
      </w:r>
    </w:p>
    <w:p w:rsidR="00AA24F2" w:rsidRPr="004325ED" w:rsidRDefault="00AA24F2" w:rsidP="00157C2B">
      <w:pPr>
        <w:pStyle w:val="Style2"/>
        <w:numPr>
          <w:ilvl w:val="1"/>
          <w:numId w:val="11"/>
        </w:numPr>
        <w:jc w:val="both"/>
      </w:pPr>
      <w:bookmarkStart w:id="141" w:name="_Toc413249529"/>
      <w:r>
        <w:t>Cas d’utilisation &lt;</w:t>
      </w:r>
      <w:r w:rsidRPr="001C1E03">
        <w:t>Modification manuelle d’une IRL client.</w:t>
      </w:r>
      <w:r w:rsidRPr="004325ED">
        <w:t>&gt;</w:t>
      </w:r>
      <w:bookmarkEnd w:id="141"/>
    </w:p>
    <w:p w:rsidR="00AA24F2" w:rsidRPr="004325ED" w:rsidRDefault="00AA24F2" w:rsidP="00157C2B">
      <w:pPr>
        <w:pStyle w:val="Style3"/>
        <w:numPr>
          <w:ilvl w:val="2"/>
          <w:numId w:val="11"/>
        </w:numPr>
        <w:jc w:val="both"/>
      </w:pPr>
      <w:bookmarkStart w:id="142" w:name="_Toc413249530"/>
      <w:r w:rsidRPr="004325ED">
        <w:t>Définition et objectif</w:t>
      </w:r>
      <w:bookmarkEnd w:id="142"/>
    </w:p>
    <w:p w:rsidR="00AA24F2" w:rsidRDefault="00AA24F2" w:rsidP="00157C2B">
      <w:pPr>
        <w:pStyle w:val="ListParagraph"/>
        <w:numPr>
          <w:ilvl w:val="0"/>
          <w:numId w:val="10"/>
        </w:numPr>
        <w:spacing w:before="240" w:line="240" w:lineRule="auto"/>
        <w:ind w:right="142"/>
        <w:jc w:val="both"/>
      </w:pPr>
      <w:r>
        <w:t xml:space="preserve">Ce cas d’utilisation est dédié à la modification d’une IRL pour le marché étranger. </w:t>
      </w:r>
    </w:p>
    <w:p w:rsidR="00AA24F2" w:rsidRPr="007063C4" w:rsidRDefault="007063C4" w:rsidP="00B277F7">
      <w:pPr>
        <w:autoSpaceDE w:val="0"/>
        <w:autoSpaceDN w:val="0"/>
        <w:adjustRightInd w:val="0"/>
        <w:spacing w:line="240" w:lineRule="atLeast"/>
        <w:jc w:val="both"/>
        <w:rPr>
          <w:rFonts w:cs="Times New Roman"/>
          <w:lang w:eastAsia="fr-FR"/>
        </w:rPr>
      </w:pPr>
      <w:r w:rsidRPr="007063C4">
        <w:t>La mise à jour n’est permise que lorsque l’instruction est sous le statut « en attente de validation »  c.à.d. aucun suspens n’est posté, aucune comptabilité n’est générée, aucun Swift n’est envoyé au dépositaire.</w:t>
      </w:r>
    </w:p>
    <w:p w:rsidR="00C704E9" w:rsidRPr="00B277F7" w:rsidRDefault="00C704E9" w:rsidP="00B277F7">
      <w:pPr>
        <w:autoSpaceDE w:val="0"/>
        <w:autoSpaceDN w:val="0"/>
        <w:adjustRightInd w:val="0"/>
        <w:spacing w:line="240" w:lineRule="atLeast"/>
        <w:jc w:val="both"/>
        <w:rPr>
          <w:rFonts w:cs="Times New Roman"/>
          <w:lang w:eastAsia="fr-FR"/>
        </w:rPr>
      </w:pPr>
    </w:p>
    <w:p w:rsidR="00AA24F2" w:rsidRPr="004325ED" w:rsidRDefault="00AA24F2" w:rsidP="00157C2B">
      <w:pPr>
        <w:pStyle w:val="Style3"/>
        <w:numPr>
          <w:ilvl w:val="2"/>
          <w:numId w:val="11"/>
        </w:numPr>
        <w:jc w:val="both"/>
      </w:pPr>
      <w:bookmarkStart w:id="143" w:name="_Toc413249531"/>
      <w:r w:rsidRPr="004325ED">
        <w:t>Pré-conditions</w:t>
      </w:r>
      <w:bookmarkEnd w:id="143"/>
    </w:p>
    <w:p w:rsidR="00AA24F2" w:rsidRPr="004325ED" w:rsidRDefault="00AA24F2" w:rsidP="00157C2B">
      <w:pPr>
        <w:pStyle w:val="ListParagraph"/>
        <w:numPr>
          <w:ilvl w:val="0"/>
          <w:numId w:val="10"/>
        </w:numPr>
        <w:spacing w:before="240" w:after="240" w:line="240" w:lineRule="auto"/>
        <w:ind w:right="142"/>
        <w:jc w:val="both"/>
      </w:pPr>
      <w:r>
        <w:t>L</w:t>
      </w:r>
      <w:r w:rsidRPr="004325ED">
        <w:t xml:space="preserve">es pré-conditions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EF1093">
        <w:trPr>
          <w:tblHeader/>
          <w:jc w:val="center"/>
        </w:trPr>
        <w:tc>
          <w:tcPr>
            <w:tcW w:w="1526" w:type="dxa"/>
            <w:shd w:val="clear" w:color="auto" w:fill="D9D9D9"/>
          </w:tcPr>
          <w:p w:rsidR="00AA24F2" w:rsidRPr="001A11C8" w:rsidRDefault="00AA24F2" w:rsidP="00EF1093">
            <w:pPr>
              <w:jc w:val="both"/>
              <w:rPr>
                <w:b/>
              </w:rPr>
            </w:pPr>
            <w:r w:rsidRPr="001A11C8">
              <w:rPr>
                <w:b/>
              </w:rPr>
              <w:t>Réf.</w:t>
            </w:r>
          </w:p>
        </w:tc>
        <w:tc>
          <w:tcPr>
            <w:tcW w:w="7719" w:type="dxa"/>
            <w:shd w:val="clear" w:color="auto" w:fill="D9D9D9"/>
          </w:tcPr>
          <w:p w:rsidR="00AA24F2" w:rsidRPr="001A11C8" w:rsidRDefault="00AA24F2" w:rsidP="00EF1093">
            <w:pPr>
              <w:jc w:val="both"/>
              <w:rPr>
                <w:b/>
              </w:rPr>
            </w:pPr>
            <w:r w:rsidRPr="001A11C8">
              <w:rPr>
                <w:b/>
              </w:rPr>
              <w:t>Description</w:t>
            </w:r>
          </w:p>
        </w:tc>
      </w:tr>
      <w:tr w:rsidR="00AA24F2" w:rsidRPr="001A11C8" w:rsidTr="00EF1093">
        <w:trPr>
          <w:jc w:val="center"/>
        </w:trPr>
        <w:tc>
          <w:tcPr>
            <w:tcW w:w="1526" w:type="dxa"/>
          </w:tcPr>
          <w:p w:rsidR="00AA24F2" w:rsidRPr="001A11C8" w:rsidRDefault="00AA24F2" w:rsidP="002D7B20">
            <w:pPr>
              <w:jc w:val="both"/>
            </w:pPr>
            <w:r>
              <w:t>PRE-063-0</w:t>
            </w:r>
          </w:p>
        </w:tc>
        <w:tc>
          <w:tcPr>
            <w:tcW w:w="7719" w:type="dxa"/>
          </w:tcPr>
          <w:p w:rsidR="006304DD" w:rsidRDefault="00AA24F2" w:rsidP="006304DD">
            <w:pPr>
              <w:pStyle w:val="Normal1"/>
              <w:jc w:val="both"/>
              <w:rPr>
                <w:rFonts w:ascii="Calibri" w:hAnsi="Calibri"/>
                <w:i w:val="0"/>
                <w:lang w:val="fr-FR"/>
              </w:rPr>
            </w:pPr>
            <w:r>
              <w:rPr>
                <w:rFonts w:ascii="Calibri" w:hAnsi="Calibri"/>
                <w:i w:val="0"/>
                <w:lang w:val="fr-FR"/>
              </w:rPr>
              <w:t xml:space="preserve">IRL </w:t>
            </w:r>
            <w:r w:rsidR="006304DD">
              <w:rPr>
                <w:rFonts w:ascii="Calibri" w:hAnsi="Calibri"/>
                <w:i w:val="0"/>
                <w:lang w:val="fr-FR"/>
              </w:rPr>
              <w:t xml:space="preserve">est </w:t>
            </w:r>
            <w:r>
              <w:rPr>
                <w:rFonts w:ascii="Calibri" w:hAnsi="Calibri"/>
                <w:i w:val="0"/>
                <w:lang w:val="fr-FR"/>
              </w:rPr>
              <w:t>créée dans un statut éligible à la modification</w:t>
            </w:r>
            <w:r w:rsidR="007063C4">
              <w:rPr>
                <w:rFonts w:ascii="Calibri" w:hAnsi="Calibri"/>
                <w:i w:val="0"/>
                <w:lang w:val="fr-FR"/>
              </w:rPr>
              <w:t>: «</w:t>
            </w:r>
            <w:r w:rsidR="006304DD">
              <w:rPr>
                <w:rFonts w:ascii="Calibri" w:hAnsi="Calibri"/>
                <w:i w:val="0"/>
                <w:lang w:val="fr-FR"/>
              </w:rPr>
              <w:t> </w:t>
            </w:r>
            <w:r w:rsidR="006304DD" w:rsidRPr="007063C4">
              <w:rPr>
                <w:rFonts w:ascii="Calibri" w:hAnsi="Calibri"/>
                <w:b/>
                <w:i w:val="0"/>
                <w:lang w:val="fr-FR"/>
              </w:rPr>
              <w:t>en attente de validation</w:t>
            </w:r>
            <w:r w:rsidR="006304DD">
              <w:rPr>
                <w:rFonts w:ascii="Calibri" w:hAnsi="Calibri"/>
                <w:i w:val="0"/>
                <w:lang w:val="fr-FR"/>
              </w:rPr>
              <w:t> »</w:t>
            </w:r>
          </w:p>
        </w:tc>
      </w:tr>
    </w:tbl>
    <w:p w:rsidR="00AA24F2" w:rsidRDefault="00AA24F2" w:rsidP="00157C2B">
      <w:pPr>
        <w:spacing w:before="60"/>
        <w:jc w:val="both"/>
        <w:rPr>
          <w:i/>
          <w:sz w:val="20"/>
          <w:szCs w:val="20"/>
        </w:rPr>
      </w:pPr>
      <w:r>
        <w:rPr>
          <w:i/>
          <w:sz w:val="20"/>
          <w:szCs w:val="20"/>
        </w:rPr>
        <w:lastRenderedPageBreak/>
        <w:t>063</w:t>
      </w:r>
      <w:r w:rsidRPr="004325ED">
        <w:rPr>
          <w:i/>
          <w:sz w:val="20"/>
          <w:szCs w:val="20"/>
        </w:rPr>
        <w:t xml:space="preserve"> = </w:t>
      </w:r>
      <w:r>
        <w:rPr>
          <w:i/>
          <w:sz w:val="20"/>
          <w:szCs w:val="20"/>
        </w:rPr>
        <w:t>Modification manuelle d’une IRL client.</w:t>
      </w:r>
    </w:p>
    <w:p w:rsidR="00AA24F2" w:rsidRPr="004325ED" w:rsidRDefault="00AA24F2" w:rsidP="00157C2B">
      <w:pPr>
        <w:pStyle w:val="Style3"/>
        <w:numPr>
          <w:ilvl w:val="2"/>
          <w:numId w:val="11"/>
        </w:numPr>
        <w:jc w:val="both"/>
      </w:pPr>
      <w:bookmarkStart w:id="144" w:name="_Toc413249532"/>
      <w:r w:rsidRPr="004325ED">
        <w:t>Post-conditions</w:t>
      </w:r>
      <w:bookmarkEnd w:id="144"/>
    </w:p>
    <w:p w:rsidR="00AA24F2" w:rsidRPr="004325ED" w:rsidRDefault="00AA24F2" w:rsidP="00157C2B">
      <w:pPr>
        <w:pStyle w:val="ListParagraph"/>
        <w:numPr>
          <w:ilvl w:val="0"/>
          <w:numId w:val="10"/>
        </w:numPr>
        <w:spacing w:before="240" w:after="240" w:line="240" w:lineRule="auto"/>
        <w:ind w:right="142"/>
        <w:jc w:val="both"/>
      </w:pPr>
      <w:r>
        <w:t>L</w:t>
      </w:r>
      <w:r w:rsidRPr="004325ED">
        <w:t>es p</w:t>
      </w:r>
      <w:r>
        <w:t>ost</w:t>
      </w:r>
      <w:r w:rsidRPr="004325ED">
        <w:t xml:space="preserve">-conditions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EF1093">
        <w:trPr>
          <w:tblHeader/>
          <w:jc w:val="center"/>
        </w:trPr>
        <w:tc>
          <w:tcPr>
            <w:tcW w:w="1526" w:type="dxa"/>
            <w:shd w:val="clear" w:color="auto" w:fill="D9D9D9"/>
          </w:tcPr>
          <w:p w:rsidR="00AA24F2" w:rsidRPr="001A11C8" w:rsidRDefault="00AA24F2" w:rsidP="00EF1093">
            <w:pPr>
              <w:jc w:val="both"/>
              <w:rPr>
                <w:b/>
              </w:rPr>
            </w:pPr>
            <w:r w:rsidRPr="001A11C8">
              <w:rPr>
                <w:b/>
              </w:rPr>
              <w:t>Réf.</w:t>
            </w:r>
          </w:p>
        </w:tc>
        <w:tc>
          <w:tcPr>
            <w:tcW w:w="7719" w:type="dxa"/>
            <w:shd w:val="clear" w:color="auto" w:fill="D9D9D9"/>
          </w:tcPr>
          <w:p w:rsidR="00AA24F2" w:rsidRPr="001A11C8" w:rsidRDefault="00AA24F2" w:rsidP="00EF1093">
            <w:pPr>
              <w:jc w:val="both"/>
              <w:rPr>
                <w:b/>
              </w:rPr>
            </w:pPr>
            <w:r w:rsidRPr="001A11C8">
              <w:rPr>
                <w:b/>
              </w:rPr>
              <w:t>Description</w:t>
            </w:r>
          </w:p>
        </w:tc>
      </w:tr>
      <w:tr w:rsidR="00AA24F2" w:rsidRPr="001A11C8" w:rsidTr="00EF1093">
        <w:trPr>
          <w:jc w:val="center"/>
        </w:trPr>
        <w:tc>
          <w:tcPr>
            <w:tcW w:w="1526" w:type="dxa"/>
          </w:tcPr>
          <w:p w:rsidR="00AA24F2" w:rsidRPr="001A11C8" w:rsidRDefault="00AA24F2" w:rsidP="00EF1093">
            <w:pPr>
              <w:jc w:val="both"/>
            </w:pPr>
            <w:r>
              <w:t>POS-063</w:t>
            </w:r>
            <w:r w:rsidRPr="001A11C8">
              <w:t>-1</w:t>
            </w:r>
          </w:p>
        </w:tc>
        <w:tc>
          <w:tcPr>
            <w:tcW w:w="7719" w:type="dxa"/>
          </w:tcPr>
          <w:p w:rsidR="00AA24F2" w:rsidRPr="004325ED" w:rsidRDefault="00AA24F2" w:rsidP="00E73F73">
            <w:pPr>
              <w:pStyle w:val="Normal1"/>
              <w:jc w:val="both"/>
              <w:rPr>
                <w:i w:val="0"/>
                <w:lang w:val="fr-FR"/>
              </w:rPr>
            </w:pPr>
          </w:p>
        </w:tc>
      </w:tr>
    </w:tbl>
    <w:p w:rsidR="00AA24F2" w:rsidRPr="002D7B20" w:rsidRDefault="00AA24F2" w:rsidP="002D7B20">
      <w:pPr>
        <w:spacing w:before="60"/>
        <w:jc w:val="both"/>
        <w:rPr>
          <w:i/>
          <w:sz w:val="20"/>
          <w:szCs w:val="20"/>
        </w:rPr>
      </w:pPr>
      <w:r w:rsidRPr="002D7B20">
        <w:rPr>
          <w:i/>
          <w:sz w:val="20"/>
          <w:szCs w:val="20"/>
        </w:rPr>
        <w:t>063 = Modification manuelle d’une IRL client.</w:t>
      </w:r>
    </w:p>
    <w:p w:rsidR="00AA24F2" w:rsidRPr="0031139C" w:rsidRDefault="00AA24F2" w:rsidP="00157C2B">
      <w:pPr>
        <w:pStyle w:val="Style3"/>
        <w:numPr>
          <w:ilvl w:val="2"/>
          <w:numId w:val="11"/>
        </w:numPr>
        <w:jc w:val="both"/>
      </w:pPr>
      <w:bookmarkStart w:id="145" w:name="_Toc413249533"/>
      <w:r w:rsidRPr="004325ED">
        <w:t>Diagramme d’activité</w:t>
      </w:r>
      <w:bookmarkEnd w:id="145"/>
    </w:p>
    <w:p w:rsidR="00AA24F2" w:rsidRDefault="00AA24F2" w:rsidP="00157C2B">
      <w:pPr>
        <w:pStyle w:val="ListParagraph"/>
        <w:spacing w:before="240" w:line="240" w:lineRule="auto"/>
        <w:ind w:right="142"/>
        <w:jc w:val="both"/>
      </w:pPr>
      <w:r>
        <w:t>L’interaction entre l’utilisateur et le système est représenté comme suit :</w:t>
      </w:r>
    </w:p>
    <w:p w:rsidR="00AA24F2" w:rsidRDefault="00AA24F2" w:rsidP="00157C2B">
      <w:pPr>
        <w:spacing w:line="240" w:lineRule="auto"/>
        <w:ind w:right="142"/>
        <w:jc w:val="both"/>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4340"/>
        <w:gridCol w:w="4905"/>
      </w:tblGrid>
      <w:tr w:rsidR="00AA24F2" w:rsidRPr="001A11C8" w:rsidTr="00EF1093">
        <w:trPr>
          <w:tblHeader/>
          <w:jc w:val="center"/>
        </w:trPr>
        <w:tc>
          <w:tcPr>
            <w:tcW w:w="4340" w:type="dxa"/>
            <w:shd w:val="clear" w:color="auto" w:fill="D9D9D9"/>
          </w:tcPr>
          <w:p w:rsidR="00AA24F2" w:rsidRPr="001A11C8" w:rsidRDefault="00AA24F2" w:rsidP="00EF1093">
            <w:pPr>
              <w:jc w:val="both"/>
              <w:rPr>
                <w:b/>
              </w:rPr>
            </w:pPr>
            <w:r w:rsidRPr="001A11C8">
              <w:rPr>
                <w:b/>
              </w:rPr>
              <w:t>L’utilisateur</w:t>
            </w:r>
          </w:p>
        </w:tc>
        <w:tc>
          <w:tcPr>
            <w:tcW w:w="4905" w:type="dxa"/>
            <w:shd w:val="clear" w:color="auto" w:fill="D9D9D9"/>
          </w:tcPr>
          <w:p w:rsidR="00AA24F2" w:rsidRPr="001A11C8" w:rsidRDefault="00AA24F2" w:rsidP="00EF1093">
            <w:pPr>
              <w:jc w:val="both"/>
              <w:rPr>
                <w:b/>
              </w:rPr>
            </w:pPr>
            <w:r w:rsidRPr="001A11C8">
              <w:rPr>
                <w:b/>
              </w:rPr>
              <w:t>MegaCustody</w:t>
            </w:r>
          </w:p>
        </w:tc>
      </w:tr>
      <w:tr w:rsidR="00AA24F2" w:rsidRPr="001A11C8" w:rsidTr="00EF1093">
        <w:trPr>
          <w:jc w:val="center"/>
        </w:trPr>
        <w:tc>
          <w:tcPr>
            <w:tcW w:w="4340" w:type="dxa"/>
          </w:tcPr>
          <w:p w:rsidR="00AA24F2" w:rsidRPr="002A67FE" w:rsidRDefault="006304DD" w:rsidP="001C1E03">
            <w:pPr>
              <w:rPr>
                <w:sz w:val="20"/>
                <w:szCs w:val="20"/>
                <w:lang w:bidi="ar-SY"/>
              </w:rPr>
            </w:pPr>
            <w:r>
              <w:rPr>
                <w:sz w:val="20"/>
                <w:szCs w:val="20"/>
                <w:lang w:bidi="ar-SY"/>
              </w:rPr>
              <w:t>Toutes les</w:t>
            </w:r>
            <w:r w:rsidR="00AA24F2" w:rsidRPr="002A67FE">
              <w:rPr>
                <w:sz w:val="20"/>
                <w:szCs w:val="20"/>
                <w:lang w:bidi="ar-SY"/>
              </w:rPr>
              <w:t xml:space="preserve"> données </w:t>
            </w:r>
            <w:r>
              <w:rPr>
                <w:sz w:val="20"/>
                <w:szCs w:val="20"/>
                <w:lang w:bidi="ar-SY"/>
              </w:rPr>
              <w:t xml:space="preserve">de l’instruction </w:t>
            </w:r>
            <w:r w:rsidR="00AA24F2" w:rsidRPr="002A67FE">
              <w:rPr>
                <w:sz w:val="20"/>
                <w:szCs w:val="20"/>
                <w:lang w:bidi="ar-SY"/>
              </w:rPr>
              <w:t xml:space="preserve"> sont </w:t>
            </w:r>
            <w:r>
              <w:rPr>
                <w:sz w:val="20"/>
                <w:szCs w:val="20"/>
                <w:lang w:bidi="ar-SY"/>
              </w:rPr>
              <w:t>modifiables lorsque le statut est « en attente de validation » une fois validée l’instruction ne peut être modifiée, l’utilisateur doit l’annuler et la remplacer avec une nouvelle instruction.</w:t>
            </w:r>
          </w:p>
          <w:p w:rsidR="00AA24F2" w:rsidRPr="002A67FE" w:rsidRDefault="00AA24F2" w:rsidP="001C1E03">
            <w:pPr>
              <w:rPr>
                <w:sz w:val="20"/>
                <w:szCs w:val="20"/>
                <w:lang w:bidi="ar-SY"/>
              </w:rPr>
            </w:pPr>
          </w:p>
          <w:p w:rsidR="00AA24F2" w:rsidRPr="001A11C8" w:rsidRDefault="00AA24F2" w:rsidP="001C1E03">
            <w:pPr>
              <w:jc w:val="both"/>
              <w:rPr>
                <w:sz w:val="20"/>
                <w:szCs w:val="20"/>
              </w:rPr>
            </w:pPr>
            <w:r w:rsidRPr="002A67FE">
              <w:rPr>
                <w:sz w:val="20"/>
                <w:szCs w:val="20"/>
                <w:lang w:bidi="ar-SY"/>
              </w:rPr>
              <w:t>L’utilisateur peut changer un ou plusieurs champs modifiables et puis sauvegarde</w:t>
            </w:r>
            <w:r>
              <w:rPr>
                <w:rFonts w:ascii="Arial" w:hAnsi="Arial"/>
                <w:sz w:val="20"/>
                <w:szCs w:val="20"/>
                <w:lang w:bidi="ar-SY"/>
              </w:rPr>
              <w:t xml:space="preserve"> l’instruction.</w:t>
            </w:r>
          </w:p>
        </w:tc>
        <w:tc>
          <w:tcPr>
            <w:tcW w:w="4905" w:type="dxa"/>
          </w:tcPr>
          <w:p w:rsidR="00AA24F2" w:rsidRPr="007F29A2" w:rsidRDefault="00AA24F2" w:rsidP="002A67FE">
            <w:pPr>
              <w:pStyle w:val="Normal1"/>
              <w:jc w:val="both"/>
              <w:rPr>
                <w:rFonts w:ascii="Calibri" w:hAnsi="Calibri"/>
                <w:i w:val="0"/>
                <w:lang w:val="fr-FR"/>
              </w:rPr>
            </w:pPr>
            <w:r>
              <w:rPr>
                <w:rFonts w:ascii="Calibri" w:hAnsi="Calibri"/>
                <w:i w:val="0"/>
                <w:lang w:val="fr-FR"/>
              </w:rPr>
              <w:t>Un message de succès ou échec est affiché par le système pour reporter l’état de la modification.</w:t>
            </w:r>
          </w:p>
        </w:tc>
      </w:tr>
    </w:tbl>
    <w:p w:rsidR="00AA24F2" w:rsidRDefault="00AA24F2" w:rsidP="00157C2B">
      <w:pPr>
        <w:jc w:val="both"/>
      </w:pPr>
    </w:p>
    <w:p w:rsidR="00AA24F2" w:rsidRPr="004325ED" w:rsidRDefault="00AA24F2" w:rsidP="00157C2B">
      <w:pPr>
        <w:pStyle w:val="Style3"/>
        <w:numPr>
          <w:ilvl w:val="2"/>
          <w:numId w:val="11"/>
        </w:numPr>
        <w:jc w:val="both"/>
      </w:pPr>
      <w:bookmarkStart w:id="146" w:name="_Toc413249534"/>
      <w:r w:rsidRPr="004325ED">
        <w:t>Traitements</w:t>
      </w:r>
      <w:bookmarkEnd w:id="146"/>
    </w:p>
    <w:p w:rsidR="00AA24F2" w:rsidRPr="004325ED" w:rsidRDefault="00AA24F2" w:rsidP="00157C2B">
      <w:pPr>
        <w:pStyle w:val="ListParagraph"/>
        <w:numPr>
          <w:ilvl w:val="0"/>
          <w:numId w:val="10"/>
        </w:numPr>
        <w:spacing w:before="240" w:after="240" w:line="240" w:lineRule="auto"/>
        <w:ind w:right="142"/>
        <w:jc w:val="both"/>
      </w:pPr>
      <w:r>
        <w:t xml:space="preserve">Les traitements </w:t>
      </w:r>
      <w:r w:rsidRPr="004325ED">
        <w:t>spécifiques à ce</w:t>
      </w:r>
      <w:r>
        <w:t xml:space="preserve"> cas d’utilisation fonctionnelle :</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EF1093">
        <w:trPr>
          <w:tblHeader/>
          <w:jc w:val="center"/>
        </w:trPr>
        <w:tc>
          <w:tcPr>
            <w:tcW w:w="1526" w:type="dxa"/>
            <w:shd w:val="clear" w:color="auto" w:fill="808080"/>
          </w:tcPr>
          <w:p w:rsidR="00AA24F2" w:rsidRPr="001A11C8" w:rsidRDefault="00AA24F2" w:rsidP="00EF1093">
            <w:pPr>
              <w:jc w:val="both"/>
              <w:rPr>
                <w:b/>
              </w:rPr>
            </w:pPr>
            <w:r w:rsidRPr="001A11C8">
              <w:rPr>
                <w:b/>
              </w:rPr>
              <w:t>Réf.</w:t>
            </w:r>
          </w:p>
        </w:tc>
        <w:tc>
          <w:tcPr>
            <w:tcW w:w="7719" w:type="dxa"/>
            <w:shd w:val="clear" w:color="auto" w:fill="808080"/>
          </w:tcPr>
          <w:p w:rsidR="00AA24F2" w:rsidRPr="001A11C8" w:rsidRDefault="00AA24F2" w:rsidP="00EF1093">
            <w:pPr>
              <w:jc w:val="both"/>
              <w:rPr>
                <w:b/>
              </w:rPr>
            </w:pPr>
            <w:r w:rsidRPr="001A11C8">
              <w:rPr>
                <w:b/>
              </w:rPr>
              <w:t>Description</w:t>
            </w:r>
          </w:p>
        </w:tc>
      </w:tr>
      <w:tr w:rsidR="00AA24F2" w:rsidRPr="001A11C8" w:rsidTr="00EF1093">
        <w:trPr>
          <w:jc w:val="center"/>
        </w:trPr>
        <w:tc>
          <w:tcPr>
            <w:tcW w:w="1526" w:type="dxa"/>
          </w:tcPr>
          <w:p w:rsidR="00AA24F2" w:rsidRPr="001A11C8" w:rsidRDefault="00AA24F2" w:rsidP="00EF1093">
            <w:pPr>
              <w:jc w:val="both"/>
            </w:pPr>
            <w:r>
              <w:t>TRT-063</w:t>
            </w:r>
            <w:r w:rsidRPr="001A11C8">
              <w:t>-1</w:t>
            </w:r>
          </w:p>
        </w:tc>
        <w:tc>
          <w:tcPr>
            <w:tcW w:w="7719" w:type="dxa"/>
          </w:tcPr>
          <w:p w:rsidR="00AA24F2" w:rsidRPr="00B960DD" w:rsidRDefault="00AA24F2" w:rsidP="00B960DD">
            <w:pPr>
              <w:numPr>
                <w:ilvl w:val="0"/>
                <w:numId w:val="44"/>
              </w:numPr>
              <w:rPr>
                <w:sz w:val="20"/>
                <w:szCs w:val="20"/>
                <w:lang w:bidi="ar-SY"/>
              </w:rPr>
            </w:pPr>
            <w:r w:rsidRPr="00B960DD">
              <w:rPr>
                <w:sz w:val="20"/>
                <w:szCs w:val="20"/>
                <w:lang w:bidi="ar-SY"/>
              </w:rPr>
              <w:t>Mise</w:t>
            </w:r>
            <w:r>
              <w:rPr>
                <w:sz w:val="20"/>
                <w:szCs w:val="20"/>
                <w:lang w:bidi="ar-SY"/>
              </w:rPr>
              <w:t xml:space="preserve"> à jour de toutes les données Interne et externe </w:t>
            </w:r>
            <w:r w:rsidR="001B3509">
              <w:rPr>
                <w:sz w:val="20"/>
                <w:szCs w:val="20"/>
                <w:lang w:bidi="ar-SY"/>
              </w:rPr>
              <w:t>lorsque le statut est « en attente de validation »</w:t>
            </w:r>
            <w:r>
              <w:rPr>
                <w:sz w:val="20"/>
                <w:szCs w:val="20"/>
                <w:lang w:bidi="ar-SY"/>
              </w:rPr>
              <w:t>.</w:t>
            </w:r>
          </w:p>
          <w:p w:rsidR="00AA24F2" w:rsidRPr="00B960DD" w:rsidRDefault="00AA24F2" w:rsidP="00B960DD">
            <w:pPr>
              <w:rPr>
                <w:sz w:val="20"/>
                <w:szCs w:val="20"/>
                <w:lang w:bidi="ar-SY"/>
              </w:rPr>
            </w:pPr>
            <w:r w:rsidRPr="00B960DD">
              <w:rPr>
                <w:sz w:val="20"/>
                <w:szCs w:val="20"/>
                <w:lang w:bidi="ar-SY"/>
              </w:rPr>
              <w:t>Les modifications sont directement impactées dans l’instruction.</w:t>
            </w:r>
          </w:p>
          <w:p w:rsidR="00AA24F2" w:rsidRPr="00A70025" w:rsidRDefault="00AA24F2" w:rsidP="00B960DD">
            <w:pPr>
              <w:rPr>
                <w:b/>
                <w:i/>
              </w:rPr>
            </w:pPr>
            <w:r w:rsidRPr="00A70025">
              <w:rPr>
                <w:b/>
                <w:sz w:val="20"/>
                <w:szCs w:val="20"/>
                <w:lang w:bidi="ar-SY"/>
              </w:rPr>
              <w:t>aucun autre impact n’est demandé.</w:t>
            </w:r>
          </w:p>
        </w:tc>
      </w:tr>
      <w:tr w:rsidR="00AA24F2" w:rsidRPr="001A11C8" w:rsidTr="00EF1093">
        <w:trPr>
          <w:jc w:val="center"/>
        </w:trPr>
        <w:tc>
          <w:tcPr>
            <w:tcW w:w="1526" w:type="dxa"/>
          </w:tcPr>
          <w:p w:rsidR="00AA24F2" w:rsidRPr="001A11C8" w:rsidRDefault="00AA24F2" w:rsidP="00EF1093">
            <w:pPr>
              <w:jc w:val="both"/>
            </w:pPr>
            <w:r>
              <w:t>TRT-063</w:t>
            </w:r>
            <w:r w:rsidRPr="001A11C8">
              <w:t>-2</w:t>
            </w:r>
          </w:p>
        </w:tc>
        <w:tc>
          <w:tcPr>
            <w:tcW w:w="7719" w:type="dxa"/>
          </w:tcPr>
          <w:p w:rsidR="00AA24F2" w:rsidRPr="001A11C8" w:rsidRDefault="001B3509" w:rsidP="001B3509">
            <w:pPr>
              <w:numPr>
                <w:ilvl w:val="0"/>
                <w:numId w:val="44"/>
              </w:numPr>
            </w:pPr>
            <w:r>
              <w:rPr>
                <w:sz w:val="20"/>
                <w:szCs w:val="20"/>
                <w:lang w:bidi="ar-SY"/>
              </w:rPr>
              <w:t>Aucune mise jour n’est permise après la validation de l’instruction.</w:t>
            </w:r>
          </w:p>
        </w:tc>
      </w:tr>
    </w:tbl>
    <w:p w:rsidR="00AA24F2" w:rsidRDefault="00AA24F2" w:rsidP="00A5015F">
      <w:pPr>
        <w:spacing w:before="60"/>
        <w:jc w:val="both"/>
        <w:rPr>
          <w:i/>
          <w:sz w:val="20"/>
          <w:szCs w:val="20"/>
        </w:rPr>
      </w:pPr>
      <w:r>
        <w:rPr>
          <w:i/>
          <w:sz w:val="20"/>
          <w:szCs w:val="20"/>
        </w:rPr>
        <w:t>063</w:t>
      </w:r>
      <w:r w:rsidRPr="002D7B20">
        <w:rPr>
          <w:i/>
          <w:sz w:val="20"/>
          <w:szCs w:val="20"/>
        </w:rPr>
        <w:t xml:space="preserve"> = Modification manuelle d’une IRL client.</w:t>
      </w:r>
    </w:p>
    <w:p w:rsidR="001A6677" w:rsidRDefault="001A6677" w:rsidP="00A5015F">
      <w:pPr>
        <w:spacing w:before="60"/>
        <w:jc w:val="both"/>
        <w:rPr>
          <w:i/>
          <w:sz w:val="20"/>
          <w:szCs w:val="20"/>
        </w:rPr>
      </w:pPr>
    </w:p>
    <w:p w:rsidR="00AA24F2" w:rsidRPr="004325ED" w:rsidRDefault="00AA24F2" w:rsidP="00C257AB">
      <w:pPr>
        <w:pStyle w:val="Style2"/>
        <w:numPr>
          <w:ilvl w:val="1"/>
          <w:numId w:val="11"/>
        </w:numPr>
        <w:jc w:val="both"/>
      </w:pPr>
      <w:bookmarkStart w:id="147" w:name="_Toc413249535"/>
      <w:r>
        <w:t>Cas d’utilisation &lt;Appariement manuel</w:t>
      </w:r>
      <w:r w:rsidRPr="004325ED">
        <w:t>&gt;</w:t>
      </w:r>
      <w:bookmarkEnd w:id="147"/>
    </w:p>
    <w:p w:rsidR="00AA24F2" w:rsidRPr="004325ED" w:rsidRDefault="00AA24F2" w:rsidP="00C257AB">
      <w:pPr>
        <w:pStyle w:val="Style3"/>
        <w:numPr>
          <w:ilvl w:val="2"/>
          <w:numId w:val="11"/>
        </w:numPr>
        <w:jc w:val="both"/>
      </w:pPr>
      <w:bookmarkStart w:id="148" w:name="_Toc413249536"/>
      <w:r w:rsidRPr="004325ED">
        <w:t>Définition et objectif</w:t>
      </w:r>
      <w:bookmarkEnd w:id="148"/>
    </w:p>
    <w:p w:rsidR="00AA24F2" w:rsidRDefault="00AA24F2" w:rsidP="00BD68C8">
      <w:pPr>
        <w:pStyle w:val="ListParagraph"/>
        <w:numPr>
          <w:ilvl w:val="0"/>
          <w:numId w:val="10"/>
        </w:numPr>
        <w:spacing w:before="240" w:line="240" w:lineRule="auto"/>
        <w:ind w:right="142"/>
        <w:jc w:val="both"/>
      </w:pPr>
      <w:r>
        <w:t xml:space="preserve">Ce cas d’utilisation est dédié à l’appariement manuel de deux instructions : client et marché. Le processus simule la réception d’un MT548. </w:t>
      </w:r>
    </w:p>
    <w:p w:rsidR="00AA24F2" w:rsidRDefault="00AA24F2" w:rsidP="00C257AB">
      <w:pPr>
        <w:pStyle w:val="ListParagraph"/>
        <w:spacing w:before="240" w:line="240" w:lineRule="auto"/>
        <w:ind w:right="142"/>
        <w:jc w:val="both"/>
      </w:pPr>
    </w:p>
    <w:p w:rsidR="00AA24F2" w:rsidRPr="004325ED" w:rsidRDefault="00AA24F2" w:rsidP="00C257AB">
      <w:pPr>
        <w:pStyle w:val="Style3"/>
        <w:numPr>
          <w:ilvl w:val="2"/>
          <w:numId w:val="11"/>
        </w:numPr>
        <w:jc w:val="both"/>
      </w:pPr>
      <w:bookmarkStart w:id="149" w:name="_Toc413249537"/>
      <w:r w:rsidRPr="004325ED">
        <w:t>Pré-conditions</w:t>
      </w:r>
      <w:bookmarkEnd w:id="149"/>
    </w:p>
    <w:p w:rsidR="00AA24F2" w:rsidRPr="004325ED" w:rsidRDefault="00AA24F2" w:rsidP="00C257AB">
      <w:pPr>
        <w:pStyle w:val="ListParagraph"/>
        <w:numPr>
          <w:ilvl w:val="0"/>
          <w:numId w:val="10"/>
        </w:numPr>
        <w:spacing w:before="240" w:after="240" w:line="240" w:lineRule="auto"/>
        <w:ind w:right="142"/>
        <w:jc w:val="both"/>
      </w:pPr>
      <w:r>
        <w:t>L</w:t>
      </w:r>
      <w:r w:rsidRPr="004325ED">
        <w:t xml:space="preserve">es pré-conditions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E515D3">
        <w:trPr>
          <w:tblHeader/>
          <w:jc w:val="center"/>
        </w:trPr>
        <w:tc>
          <w:tcPr>
            <w:tcW w:w="1526" w:type="dxa"/>
            <w:shd w:val="clear" w:color="auto" w:fill="D9D9D9"/>
          </w:tcPr>
          <w:p w:rsidR="00AA24F2" w:rsidRPr="001A11C8" w:rsidRDefault="00AA24F2" w:rsidP="00E515D3">
            <w:pPr>
              <w:jc w:val="both"/>
              <w:rPr>
                <w:b/>
              </w:rPr>
            </w:pPr>
            <w:r w:rsidRPr="001A11C8">
              <w:rPr>
                <w:b/>
              </w:rPr>
              <w:lastRenderedPageBreak/>
              <w:t>Réf.</w:t>
            </w:r>
          </w:p>
        </w:tc>
        <w:tc>
          <w:tcPr>
            <w:tcW w:w="7719" w:type="dxa"/>
            <w:shd w:val="clear" w:color="auto" w:fill="D9D9D9"/>
          </w:tcPr>
          <w:p w:rsidR="00AA24F2" w:rsidRPr="001A11C8" w:rsidRDefault="00AA24F2" w:rsidP="00E515D3">
            <w:pPr>
              <w:jc w:val="both"/>
              <w:rPr>
                <w:b/>
              </w:rPr>
            </w:pPr>
            <w:r w:rsidRPr="001A11C8">
              <w:rPr>
                <w:b/>
              </w:rPr>
              <w:t>Description</w:t>
            </w:r>
          </w:p>
        </w:tc>
      </w:tr>
      <w:tr w:rsidR="00AA24F2" w:rsidRPr="001A11C8" w:rsidTr="00E515D3">
        <w:trPr>
          <w:jc w:val="center"/>
        </w:trPr>
        <w:tc>
          <w:tcPr>
            <w:tcW w:w="1526" w:type="dxa"/>
          </w:tcPr>
          <w:p w:rsidR="00AA24F2" w:rsidRPr="001A11C8" w:rsidRDefault="00AA24F2" w:rsidP="00E515D3">
            <w:pPr>
              <w:jc w:val="both"/>
            </w:pPr>
            <w:r>
              <w:t>PRE-064-0</w:t>
            </w:r>
          </w:p>
        </w:tc>
        <w:tc>
          <w:tcPr>
            <w:tcW w:w="7719" w:type="dxa"/>
          </w:tcPr>
          <w:p w:rsidR="00AA24F2" w:rsidRDefault="00AA24F2" w:rsidP="00E515D3">
            <w:pPr>
              <w:pStyle w:val="Normal1"/>
              <w:jc w:val="both"/>
              <w:rPr>
                <w:rFonts w:ascii="Calibri" w:hAnsi="Calibri"/>
                <w:i w:val="0"/>
                <w:lang w:val="fr-FR"/>
              </w:rPr>
            </w:pPr>
            <w:r>
              <w:rPr>
                <w:rFonts w:ascii="Calibri" w:hAnsi="Calibri"/>
                <w:i w:val="0"/>
                <w:lang w:val="fr-FR"/>
              </w:rPr>
              <w:t>Instruction client et instruction marché créées</w:t>
            </w:r>
          </w:p>
        </w:tc>
      </w:tr>
    </w:tbl>
    <w:p w:rsidR="00AA24F2" w:rsidRPr="00EB1F10" w:rsidRDefault="00AA24F2" w:rsidP="00C257AB">
      <w:pPr>
        <w:spacing w:before="60"/>
        <w:jc w:val="both"/>
        <w:rPr>
          <w:i/>
          <w:sz w:val="20"/>
          <w:szCs w:val="20"/>
        </w:rPr>
      </w:pPr>
      <w:r w:rsidRPr="00EB1F10">
        <w:rPr>
          <w:i/>
          <w:sz w:val="20"/>
          <w:szCs w:val="20"/>
        </w:rPr>
        <w:t xml:space="preserve">064 = </w:t>
      </w:r>
      <w:r>
        <w:rPr>
          <w:i/>
          <w:sz w:val="20"/>
          <w:szCs w:val="20"/>
        </w:rPr>
        <w:t>Appariement manuel</w:t>
      </w:r>
      <w:r w:rsidRPr="00EB1F10">
        <w:rPr>
          <w:i/>
          <w:sz w:val="20"/>
          <w:szCs w:val="20"/>
        </w:rPr>
        <w:t>.</w:t>
      </w:r>
    </w:p>
    <w:p w:rsidR="00AA24F2" w:rsidRPr="004325ED" w:rsidRDefault="00AA24F2" w:rsidP="00C257AB">
      <w:pPr>
        <w:pStyle w:val="Style3"/>
        <w:numPr>
          <w:ilvl w:val="2"/>
          <w:numId w:val="11"/>
        </w:numPr>
        <w:jc w:val="both"/>
      </w:pPr>
      <w:bookmarkStart w:id="150" w:name="_Toc413249538"/>
      <w:r w:rsidRPr="004325ED">
        <w:t>Post-conditions</w:t>
      </w:r>
      <w:bookmarkEnd w:id="150"/>
    </w:p>
    <w:p w:rsidR="00AA24F2" w:rsidRPr="004325ED" w:rsidRDefault="00AA24F2" w:rsidP="00C257AB">
      <w:pPr>
        <w:pStyle w:val="ListParagraph"/>
        <w:numPr>
          <w:ilvl w:val="0"/>
          <w:numId w:val="10"/>
        </w:numPr>
        <w:spacing w:before="240" w:after="240" w:line="240" w:lineRule="auto"/>
        <w:ind w:right="142"/>
        <w:jc w:val="both"/>
      </w:pPr>
      <w:r>
        <w:t>L</w:t>
      </w:r>
      <w:r w:rsidRPr="004325ED">
        <w:t>es p</w:t>
      </w:r>
      <w:r>
        <w:t>ost</w:t>
      </w:r>
      <w:r w:rsidRPr="004325ED">
        <w:t xml:space="preserve">-conditions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E515D3">
        <w:trPr>
          <w:tblHeader/>
          <w:jc w:val="center"/>
        </w:trPr>
        <w:tc>
          <w:tcPr>
            <w:tcW w:w="1526" w:type="dxa"/>
            <w:shd w:val="clear" w:color="auto" w:fill="D9D9D9"/>
          </w:tcPr>
          <w:p w:rsidR="00AA24F2" w:rsidRPr="001A11C8" w:rsidRDefault="00AA24F2" w:rsidP="00E515D3">
            <w:pPr>
              <w:jc w:val="both"/>
              <w:rPr>
                <w:b/>
              </w:rPr>
            </w:pPr>
            <w:r w:rsidRPr="001A11C8">
              <w:rPr>
                <w:b/>
              </w:rPr>
              <w:t>Réf.</w:t>
            </w:r>
          </w:p>
        </w:tc>
        <w:tc>
          <w:tcPr>
            <w:tcW w:w="7719" w:type="dxa"/>
            <w:shd w:val="clear" w:color="auto" w:fill="D9D9D9"/>
          </w:tcPr>
          <w:p w:rsidR="00AA24F2" w:rsidRPr="001A11C8" w:rsidRDefault="00AA24F2" w:rsidP="00E515D3">
            <w:pPr>
              <w:jc w:val="both"/>
              <w:rPr>
                <w:b/>
              </w:rPr>
            </w:pPr>
            <w:r w:rsidRPr="001A11C8">
              <w:rPr>
                <w:b/>
              </w:rPr>
              <w:t>Description</w:t>
            </w:r>
          </w:p>
        </w:tc>
      </w:tr>
      <w:tr w:rsidR="00AA24F2" w:rsidRPr="001A11C8" w:rsidTr="00E515D3">
        <w:trPr>
          <w:jc w:val="center"/>
        </w:trPr>
        <w:tc>
          <w:tcPr>
            <w:tcW w:w="1526" w:type="dxa"/>
          </w:tcPr>
          <w:p w:rsidR="00AA24F2" w:rsidRPr="001A11C8" w:rsidRDefault="00AA24F2" w:rsidP="00E515D3">
            <w:pPr>
              <w:jc w:val="both"/>
            </w:pPr>
            <w:r>
              <w:t>POS-064</w:t>
            </w:r>
            <w:r w:rsidRPr="001A11C8">
              <w:t>-1</w:t>
            </w:r>
          </w:p>
        </w:tc>
        <w:tc>
          <w:tcPr>
            <w:tcW w:w="7719" w:type="dxa"/>
          </w:tcPr>
          <w:p w:rsidR="00AA24F2" w:rsidRPr="004325ED" w:rsidRDefault="00AA24F2" w:rsidP="00E515D3">
            <w:pPr>
              <w:pStyle w:val="Normal1"/>
              <w:jc w:val="both"/>
              <w:rPr>
                <w:i w:val="0"/>
                <w:lang w:val="fr-FR"/>
              </w:rPr>
            </w:pPr>
            <w:r>
              <w:rPr>
                <w:i w:val="0"/>
                <w:lang w:val="fr-FR"/>
              </w:rPr>
              <w:t>Vérification des conditions d’appariement (matching criteria)</w:t>
            </w:r>
          </w:p>
        </w:tc>
      </w:tr>
    </w:tbl>
    <w:p w:rsidR="00AA24F2" w:rsidRDefault="00AA24F2" w:rsidP="00C257AB">
      <w:pPr>
        <w:spacing w:before="60"/>
        <w:jc w:val="both"/>
        <w:rPr>
          <w:i/>
          <w:sz w:val="20"/>
          <w:szCs w:val="20"/>
        </w:rPr>
      </w:pPr>
      <w:r w:rsidRPr="002D7B20">
        <w:rPr>
          <w:i/>
          <w:sz w:val="20"/>
          <w:szCs w:val="20"/>
        </w:rPr>
        <w:t>06</w:t>
      </w:r>
      <w:r>
        <w:rPr>
          <w:i/>
          <w:sz w:val="20"/>
          <w:szCs w:val="20"/>
        </w:rPr>
        <w:t>4</w:t>
      </w:r>
      <w:r w:rsidRPr="002D7B20">
        <w:rPr>
          <w:i/>
          <w:sz w:val="20"/>
          <w:szCs w:val="20"/>
        </w:rPr>
        <w:t xml:space="preserve"> = </w:t>
      </w:r>
      <w:r>
        <w:rPr>
          <w:i/>
          <w:sz w:val="20"/>
          <w:szCs w:val="20"/>
        </w:rPr>
        <w:t>Appariement manuel</w:t>
      </w:r>
      <w:r w:rsidRPr="002D7B20">
        <w:rPr>
          <w:i/>
          <w:sz w:val="20"/>
          <w:szCs w:val="20"/>
        </w:rPr>
        <w:t>.</w:t>
      </w:r>
    </w:p>
    <w:p w:rsidR="00AA24F2" w:rsidRDefault="00AA24F2" w:rsidP="00C257AB">
      <w:pPr>
        <w:spacing w:before="60"/>
        <w:jc w:val="both"/>
        <w:rPr>
          <w:i/>
          <w:sz w:val="20"/>
          <w:szCs w:val="20"/>
        </w:rPr>
      </w:pPr>
    </w:p>
    <w:p w:rsidR="00AA24F2" w:rsidRPr="002D7B20" w:rsidRDefault="00AA24F2" w:rsidP="00C257AB">
      <w:pPr>
        <w:spacing w:before="60"/>
        <w:jc w:val="both"/>
        <w:rPr>
          <w:i/>
          <w:sz w:val="20"/>
          <w:szCs w:val="20"/>
        </w:rPr>
      </w:pPr>
    </w:p>
    <w:p w:rsidR="00AA24F2" w:rsidRPr="0031139C" w:rsidRDefault="00AA24F2" w:rsidP="00C257AB">
      <w:pPr>
        <w:pStyle w:val="Style3"/>
        <w:numPr>
          <w:ilvl w:val="2"/>
          <w:numId w:val="11"/>
        </w:numPr>
        <w:jc w:val="both"/>
      </w:pPr>
      <w:bookmarkStart w:id="151" w:name="_Toc413249539"/>
      <w:r w:rsidRPr="004325ED">
        <w:t>Diagramme d’activité</w:t>
      </w:r>
      <w:bookmarkEnd w:id="151"/>
    </w:p>
    <w:p w:rsidR="00AA24F2" w:rsidRDefault="00AA24F2" w:rsidP="00C257AB">
      <w:pPr>
        <w:pStyle w:val="ListParagraph"/>
        <w:spacing w:before="240" w:line="240" w:lineRule="auto"/>
        <w:ind w:right="142"/>
        <w:jc w:val="both"/>
      </w:pPr>
      <w:r>
        <w:t>L’interaction entre l’utilisateur et le système est représenté comme suit :</w:t>
      </w:r>
    </w:p>
    <w:p w:rsidR="00AA24F2" w:rsidRDefault="00AA24F2" w:rsidP="00C257AB">
      <w:pPr>
        <w:spacing w:line="240" w:lineRule="auto"/>
        <w:ind w:right="142"/>
        <w:jc w:val="both"/>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4340"/>
        <w:gridCol w:w="4905"/>
      </w:tblGrid>
      <w:tr w:rsidR="00AA24F2" w:rsidRPr="001A11C8" w:rsidTr="00E515D3">
        <w:trPr>
          <w:tblHeader/>
          <w:jc w:val="center"/>
        </w:trPr>
        <w:tc>
          <w:tcPr>
            <w:tcW w:w="4340" w:type="dxa"/>
            <w:shd w:val="clear" w:color="auto" w:fill="D9D9D9"/>
          </w:tcPr>
          <w:p w:rsidR="00AA24F2" w:rsidRPr="001A11C8" w:rsidRDefault="00AA24F2" w:rsidP="00E515D3">
            <w:pPr>
              <w:jc w:val="both"/>
              <w:rPr>
                <w:b/>
              </w:rPr>
            </w:pPr>
            <w:r w:rsidRPr="001A11C8">
              <w:rPr>
                <w:b/>
              </w:rPr>
              <w:t>L’utilisateur</w:t>
            </w:r>
          </w:p>
        </w:tc>
        <w:tc>
          <w:tcPr>
            <w:tcW w:w="4905" w:type="dxa"/>
            <w:shd w:val="clear" w:color="auto" w:fill="D9D9D9"/>
          </w:tcPr>
          <w:p w:rsidR="00AA24F2" w:rsidRPr="001A11C8" w:rsidRDefault="00AA24F2" w:rsidP="00E515D3">
            <w:pPr>
              <w:jc w:val="both"/>
              <w:rPr>
                <w:b/>
              </w:rPr>
            </w:pPr>
            <w:r w:rsidRPr="001A11C8">
              <w:rPr>
                <w:b/>
              </w:rPr>
              <w:t>MegaCustody</w:t>
            </w:r>
          </w:p>
        </w:tc>
      </w:tr>
      <w:tr w:rsidR="00AA24F2" w:rsidRPr="001A11C8" w:rsidTr="00E515D3">
        <w:trPr>
          <w:jc w:val="center"/>
        </w:trPr>
        <w:tc>
          <w:tcPr>
            <w:tcW w:w="4340" w:type="dxa"/>
          </w:tcPr>
          <w:p w:rsidR="00AA24F2" w:rsidRPr="002A67FE" w:rsidRDefault="00AA24F2" w:rsidP="002A67FE">
            <w:pPr>
              <w:jc w:val="both"/>
              <w:rPr>
                <w:sz w:val="20"/>
                <w:szCs w:val="20"/>
                <w:lang w:bidi="ar-SY"/>
              </w:rPr>
            </w:pPr>
            <w:r w:rsidRPr="002A67FE">
              <w:rPr>
                <w:sz w:val="20"/>
                <w:szCs w:val="20"/>
                <w:lang w:bidi="ar-SY"/>
              </w:rPr>
              <w:t xml:space="preserve">l’utilisateur effectue une recherche sur l’instruction à apparier en utilisant un ensemble de critère de recherche : </w:t>
            </w:r>
          </w:p>
          <w:p w:rsidR="00AA24F2" w:rsidRPr="002A67FE" w:rsidRDefault="00AA24F2" w:rsidP="002A67FE">
            <w:pPr>
              <w:pStyle w:val="ListParagraph"/>
              <w:numPr>
                <w:ilvl w:val="0"/>
                <w:numId w:val="38"/>
              </w:numPr>
              <w:jc w:val="both"/>
              <w:rPr>
                <w:sz w:val="20"/>
                <w:szCs w:val="20"/>
              </w:rPr>
            </w:pPr>
            <w:r w:rsidRPr="002A67FE">
              <w:rPr>
                <w:sz w:val="20"/>
                <w:szCs w:val="20"/>
              </w:rPr>
              <w:t>Référence de l’IRL</w:t>
            </w:r>
          </w:p>
          <w:p w:rsidR="00AA24F2" w:rsidRPr="002A67FE" w:rsidRDefault="00AA24F2" w:rsidP="002A67FE">
            <w:pPr>
              <w:pStyle w:val="ListParagraph"/>
              <w:numPr>
                <w:ilvl w:val="0"/>
                <w:numId w:val="38"/>
              </w:numPr>
              <w:jc w:val="both"/>
              <w:rPr>
                <w:sz w:val="20"/>
                <w:szCs w:val="20"/>
              </w:rPr>
            </w:pPr>
            <w:r w:rsidRPr="002A67FE">
              <w:rPr>
                <w:sz w:val="20"/>
                <w:szCs w:val="20"/>
              </w:rPr>
              <w:t>Référence du client</w:t>
            </w:r>
          </w:p>
          <w:p w:rsidR="00AA24F2" w:rsidRPr="002A67FE" w:rsidRDefault="00AA24F2" w:rsidP="002A67FE">
            <w:pPr>
              <w:pStyle w:val="ListParagraph"/>
              <w:numPr>
                <w:ilvl w:val="0"/>
                <w:numId w:val="38"/>
              </w:numPr>
              <w:jc w:val="both"/>
              <w:rPr>
                <w:sz w:val="20"/>
                <w:szCs w:val="20"/>
              </w:rPr>
            </w:pPr>
            <w:r w:rsidRPr="002A67FE">
              <w:rPr>
                <w:sz w:val="20"/>
                <w:szCs w:val="20"/>
              </w:rPr>
              <w:t>Actif</w:t>
            </w:r>
          </w:p>
          <w:p w:rsidR="00AA24F2" w:rsidRPr="002A67FE" w:rsidRDefault="00AA24F2" w:rsidP="002A67FE">
            <w:pPr>
              <w:pStyle w:val="ListParagraph"/>
              <w:numPr>
                <w:ilvl w:val="0"/>
                <w:numId w:val="38"/>
              </w:numPr>
              <w:jc w:val="both"/>
              <w:rPr>
                <w:sz w:val="20"/>
                <w:szCs w:val="20"/>
              </w:rPr>
            </w:pPr>
            <w:r w:rsidRPr="002A67FE">
              <w:rPr>
                <w:sz w:val="20"/>
                <w:szCs w:val="20"/>
              </w:rPr>
              <w:t xml:space="preserve">Client / compte titre client </w:t>
            </w:r>
          </w:p>
          <w:p w:rsidR="00AA24F2" w:rsidRPr="002A67FE" w:rsidRDefault="00AA24F2" w:rsidP="002A67FE">
            <w:pPr>
              <w:pStyle w:val="ListParagraph"/>
              <w:numPr>
                <w:ilvl w:val="0"/>
                <w:numId w:val="38"/>
              </w:numPr>
              <w:jc w:val="both"/>
              <w:rPr>
                <w:sz w:val="20"/>
                <w:szCs w:val="20"/>
              </w:rPr>
            </w:pPr>
            <w:r w:rsidRPr="002A67FE">
              <w:rPr>
                <w:sz w:val="20"/>
                <w:szCs w:val="20"/>
              </w:rPr>
              <w:t>Type de transaction</w:t>
            </w:r>
          </w:p>
          <w:p w:rsidR="00AA24F2" w:rsidRPr="002A67FE" w:rsidRDefault="00AA24F2" w:rsidP="002A67FE">
            <w:pPr>
              <w:pStyle w:val="ListParagraph"/>
              <w:numPr>
                <w:ilvl w:val="0"/>
                <w:numId w:val="38"/>
              </w:numPr>
              <w:jc w:val="both"/>
              <w:rPr>
                <w:sz w:val="20"/>
                <w:szCs w:val="20"/>
              </w:rPr>
            </w:pPr>
            <w:r w:rsidRPr="002A67FE">
              <w:rPr>
                <w:sz w:val="20"/>
                <w:szCs w:val="20"/>
              </w:rPr>
              <w:t xml:space="preserve">Dépositaire </w:t>
            </w:r>
          </w:p>
          <w:p w:rsidR="00AA24F2" w:rsidRPr="002A67FE" w:rsidRDefault="00AA24F2" w:rsidP="002A67FE">
            <w:pPr>
              <w:pStyle w:val="ListParagraph"/>
              <w:numPr>
                <w:ilvl w:val="0"/>
                <w:numId w:val="38"/>
              </w:numPr>
              <w:jc w:val="both"/>
              <w:rPr>
                <w:sz w:val="20"/>
                <w:szCs w:val="20"/>
              </w:rPr>
            </w:pPr>
            <w:r w:rsidRPr="002A67FE">
              <w:rPr>
                <w:sz w:val="20"/>
                <w:szCs w:val="20"/>
              </w:rPr>
              <w:t>Date de négociation</w:t>
            </w:r>
          </w:p>
          <w:p w:rsidR="00AA24F2" w:rsidRPr="002A67FE" w:rsidRDefault="00AA24F2" w:rsidP="002A67FE">
            <w:pPr>
              <w:pStyle w:val="ListParagraph"/>
              <w:numPr>
                <w:ilvl w:val="0"/>
                <w:numId w:val="38"/>
              </w:numPr>
              <w:jc w:val="both"/>
              <w:rPr>
                <w:sz w:val="20"/>
                <w:szCs w:val="20"/>
              </w:rPr>
            </w:pPr>
            <w:r w:rsidRPr="002A67FE">
              <w:rPr>
                <w:sz w:val="20"/>
                <w:szCs w:val="20"/>
              </w:rPr>
              <w:t xml:space="preserve">Date de dénouement </w:t>
            </w:r>
          </w:p>
          <w:p w:rsidR="00AA24F2" w:rsidRPr="002A67FE" w:rsidRDefault="00AA24F2" w:rsidP="002A67FE">
            <w:pPr>
              <w:pStyle w:val="ListParagraph"/>
              <w:numPr>
                <w:ilvl w:val="0"/>
                <w:numId w:val="38"/>
              </w:numPr>
              <w:jc w:val="both"/>
              <w:rPr>
                <w:sz w:val="20"/>
                <w:szCs w:val="20"/>
              </w:rPr>
            </w:pPr>
            <w:r w:rsidRPr="002A67FE">
              <w:rPr>
                <w:sz w:val="20"/>
                <w:szCs w:val="20"/>
              </w:rPr>
              <w:t>Etc..</w:t>
            </w:r>
          </w:p>
        </w:tc>
        <w:tc>
          <w:tcPr>
            <w:tcW w:w="4905" w:type="dxa"/>
          </w:tcPr>
          <w:p w:rsidR="00AA24F2" w:rsidRDefault="00AA24F2" w:rsidP="00E515D3">
            <w:pPr>
              <w:pStyle w:val="Normal1"/>
              <w:jc w:val="both"/>
              <w:rPr>
                <w:rFonts w:ascii="Calibri" w:hAnsi="Calibri"/>
                <w:i w:val="0"/>
                <w:lang w:val="fr-FR"/>
              </w:rPr>
            </w:pPr>
            <w:r w:rsidRPr="002A67FE">
              <w:rPr>
                <w:rFonts w:ascii="Calibri" w:hAnsi="Calibri"/>
                <w:i w:val="0"/>
                <w:lang w:val="fr-FR"/>
              </w:rPr>
              <w:t xml:space="preserve">Le système affiche en résultat </w:t>
            </w:r>
          </w:p>
          <w:p w:rsidR="00AA24F2" w:rsidRDefault="00AA24F2" w:rsidP="002A67FE">
            <w:pPr>
              <w:pStyle w:val="Normal1"/>
              <w:numPr>
                <w:ilvl w:val="0"/>
                <w:numId w:val="38"/>
              </w:numPr>
              <w:jc w:val="both"/>
              <w:rPr>
                <w:rFonts w:ascii="Calibri" w:hAnsi="Calibri"/>
                <w:i w:val="0"/>
                <w:lang w:val="fr-FR"/>
              </w:rPr>
            </w:pPr>
            <w:r w:rsidRPr="002A67FE">
              <w:rPr>
                <w:rFonts w:ascii="Calibri" w:hAnsi="Calibri"/>
                <w:i w:val="0"/>
                <w:lang w:val="fr-FR"/>
              </w:rPr>
              <w:t>un</w:t>
            </w:r>
            <w:r>
              <w:rPr>
                <w:rFonts w:ascii="Calibri" w:hAnsi="Calibri"/>
                <w:i w:val="0"/>
                <w:lang w:val="fr-FR"/>
              </w:rPr>
              <w:t>e</w:t>
            </w:r>
            <w:r w:rsidRPr="002A67FE">
              <w:rPr>
                <w:rFonts w:ascii="Calibri" w:hAnsi="Calibri"/>
                <w:i w:val="0"/>
                <w:lang w:val="fr-FR"/>
              </w:rPr>
              <w:t xml:space="preserve"> ou plusieurs instructions selon les critères de recherches saisis.</w:t>
            </w:r>
          </w:p>
          <w:p w:rsidR="00AA24F2" w:rsidRPr="002A67FE" w:rsidRDefault="00AA24F2" w:rsidP="002A67FE">
            <w:pPr>
              <w:pStyle w:val="Normal1"/>
              <w:numPr>
                <w:ilvl w:val="0"/>
                <w:numId w:val="38"/>
              </w:numPr>
              <w:jc w:val="both"/>
              <w:rPr>
                <w:rFonts w:ascii="Calibri" w:hAnsi="Calibri"/>
                <w:i w:val="0"/>
                <w:lang w:val="fr-FR"/>
              </w:rPr>
            </w:pPr>
            <w:r>
              <w:rPr>
                <w:rFonts w:ascii="Calibri" w:hAnsi="Calibri"/>
                <w:i w:val="0"/>
                <w:lang w:val="fr-FR"/>
              </w:rPr>
              <w:t>Un bouton d’appariement</w:t>
            </w:r>
          </w:p>
        </w:tc>
      </w:tr>
      <w:tr w:rsidR="00AA24F2" w:rsidRPr="001A11C8" w:rsidTr="00E515D3">
        <w:trPr>
          <w:jc w:val="center"/>
        </w:trPr>
        <w:tc>
          <w:tcPr>
            <w:tcW w:w="4340" w:type="dxa"/>
          </w:tcPr>
          <w:p w:rsidR="00AA24F2" w:rsidRPr="002A67FE" w:rsidRDefault="00AA24F2" w:rsidP="00E515D3">
            <w:pPr>
              <w:jc w:val="both"/>
              <w:rPr>
                <w:sz w:val="20"/>
                <w:szCs w:val="20"/>
              </w:rPr>
            </w:pPr>
            <w:r>
              <w:rPr>
                <w:sz w:val="20"/>
                <w:szCs w:val="20"/>
                <w:lang w:bidi="ar-SY"/>
              </w:rPr>
              <w:t xml:space="preserve">L’utilisateur </w:t>
            </w:r>
            <w:r w:rsidRPr="002A67FE">
              <w:rPr>
                <w:sz w:val="20"/>
                <w:szCs w:val="20"/>
                <w:lang w:bidi="ar-SY"/>
              </w:rPr>
              <w:t>sélectionne l’instruction et clique sur le bouton d’appariement.</w:t>
            </w:r>
          </w:p>
        </w:tc>
        <w:tc>
          <w:tcPr>
            <w:tcW w:w="4905" w:type="dxa"/>
          </w:tcPr>
          <w:p w:rsidR="00AA24F2" w:rsidRPr="002A67FE" w:rsidRDefault="00AA24F2" w:rsidP="00E515D3">
            <w:pPr>
              <w:pStyle w:val="Normal1"/>
              <w:jc w:val="both"/>
              <w:rPr>
                <w:rFonts w:ascii="Calibri" w:hAnsi="Calibri"/>
                <w:i w:val="0"/>
                <w:lang w:val="fr-FR"/>
              </w:rPr>
            </w:pPr>
            <w:r>
              <w:rPr>
                <w:rFonts w:ascii="Calibri" w:hAnsi="Calibri"/>
                <w:i w:val="0"/>
                <w:lang w:val="fr-FR"/>
              </w:rPr>
              <w:t>Un message de succès ou échec est affiché par le système pour reporter l’état de l’appariement.</w:t>
            </w:r>
          </w:p>
        </w:tc>
      </w:tr>
    </w:tbl>
    <w:p w:rsidR="00AA24F2" w:rsidRDefault="00AA24F2" w:rsidP="00C257AB">
      <w:pPr>
        <w:jc w:val="both"/>
      </w:pPr>
    </w:p>
    <w:p w:rsidR="00AA24F2" w:rsidRPr="004325ED" w:rsidRDefault="00AA24F2" w:rsidP="00C257AB">
      <w:pPr>
        <w:pStyle w:val="Style3"/>
        <w:numPr>
          <w:ilvl w:val="2"/>
          <w:numId w:val="11"/>
        </w:numPr>
        <w:jc w:val="both"/>
      </w:pPr>
      <w:bookmarkStart w:id="152" w:name="_Toc413249540"/>
      <w:r w:rsidRPr="004325ED">
        <w:t>Traitements</w:t>
      </w:r>
      <w:bookmarkEnd w:id="152"/>
    </w:p>
    <w:p w:rsidR="00AA24F2" w:rsidRPr="004325ED" w:rsidRDefault="00AA24F2" w:rsidP="00C257AB">
      <w:pPr>
        <w:pStyle w:val="ListParagraph"/>
        <w:numPr>
          <w:ilvl w:val="0"/>
          <w:numId w:val="10"/>
        </w:numPr>
        <w:spacing w:before="240" w:after="240" w:line="240" w:lineRule="auto"/>
        <w:ind w:right="142"/>
        <w:jc w:val="both"/>
      </w:pPr>
      <w:r>
        <w:t xml:space="preserve">Les traitements </w:t>
      </w:r>
      <w:r w:rsidRPr="004325ED">
        <w:t>spécifiques à ce</w:t>
      </w:r>
      <w:r>
        <w:t xml:space="preserve"> cas d’utilisation fonctionnelle :</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E515D3">
        <w:trPr>
          <w:tblHeader/>
          <w:jc w:val="center"/>
        </w:trPr>
        <w:tc>
          <w:tcPr>
            <w:tcW w:w="1526" w:type="dxa"/>
            <w:shd w:val="clear" w:color="auto" w:fill="808080"/>
          </w:tcPr>
          <w:p w:rsidR="00AA24F2" w:rsidRPr="001A11C8" w:rsidRDefault="00AA24F2" w:rsidP="00E515D3">
            <w:pPr>
              <w:jc w:val="both"/>
              <w:rPr>
                <w:b/>
              </w:rPr>
            </w:pPr>
            <w:r w:rsidRPr="001A11C8">
              <w:rPr>
                <w:b/>
              </w:rPr>
              <w:t>Réf.</w:t>
            </w:r>
          </w:p>
        </w:tc>
        <w:tc>
          <w:tcPr>
            <w:tcW w:w="7719" w:type="dxa"/>
            <w:shd w:val="clear" w:color="auto" w:fill="808080"/>
          </w:tcPr>
          <w:p w:rsidR="00AA24F2" w:rsidRPr="001A11C8" w:rsidRDefault="00AA24F2" w:rsidP="00E515D3">
            <w:pPr>
              <w:jc w:val="both"/>
              <w:rPr>
                <w:b/>
              </w:rPr>
            </w:pPr>
            <w:r w:rsidRPr="001A11C8">
              <w:rPr>
                <w:b/>
              </w:rPr>
              <w:t>Description</w:t>
            </w:r>
          </w:p>
        </w:tc>
      </w:tr>
      <w:tr w:rsidR="00AA24F2" w:rsidRPr="001A11C8" w:rsidTr="00E515D3">
        <w:trPr>
          <w:jc w:val="center"/>
        </w:trPr>
        <w:tc>
          <w:tcPr>
            <w:tcW w:w="1526" w:type="dxa"/>
          </w:tcPr>
          <w:p w:rsidR="00AA24F2" w:rsidRPr="001A11C8" w:rsidRDefault="00AA24F2" w:rsidP="00E515D3">
            <w:pPr>
              <w:jc w:val="both"/>
            </w:pPr>
            <w:r>
              <w:t>TRT-064</w:t>
            </w:r>
            <w:r w:rsidRPr="001A11C8">
              <w:t>-1</w:t>
            </w:r>
          </w:p>
        </w:tc>
        <w:tc>
          <w:tcPr>
            <w:tcW w:w="7719" w:type="dxa"/>
          </w:tcPr>
          <w:p w:rsidR="00AA24F2" w:rsidRPr="004325ED" w:rsidRDefault="00AA24F2" w:rsidP="00713B73">
            <w:pPr>
              <w:pStyle w:val="ListParagraph"/>
              <w:numPr>
                <w:ilvl w:val="0"/>
                <w:numId w:val="40"/>
              </w:numPr>
              <w:spacing w:before="240" w:after="240" w:line="240" w:lineRule="auto"/>
              <w:ind w:left="863" w:right="142" w:hanging="425"/>
              <w:jc w:val="both"/>
              <w:rPr>
                <w:i/>
              </w:rPr>
            </w:pPr>
            <w:r>
              <w:rPr>
                <w:rFonts w:ascii="Arial" w:hAnsi="Arial"/>
                <w:sz w:val="20"/>
                <w:szCs w:val="20"/>
                <w:lang w:bidi="ar-SY"/>
              </w:rPr>
              <w:t xml:space="preserve">Les deux instructions Client et Marché seront mises à jour dans un statut </w:t>
            </w:r>
            <w:r w:rsidRPr="00D7426B">
              <w:rPr>
                <w:rFonts w:ascii="Arial" w:hAnsi="Arial"/>
                <w:b/>
                <w:sz w:val="20"/>
                <w:szCs w:val="20"/>
                <w:lang w:bidi="ar-SY"/>
              </w:rPr>
              <w:t>APPARIE</w:t>
            </w:r>
          </w:p>
        </w:tc>
      </w:tr>
      <w:tr w:rsidR="00AA24F2" w:rsidRPr="001A11C8" w:rsidTr="00E515D3">
        <w:trPr>
          <w:jc w:val="center"/>
        </w:trPr>
        <w:tc>
          <w:tcPr>
            <w:tcW w:w="1526" w:type="dxa"/>
          </w:tcPr>
          <w:p w:rsidR="00AA24F2" w:rsidRPr="001A11C8" w:rsidRDefault="00AA24F2" w:rsidP="00E515D3">
            <w:pPr>
              <w:jc w:val="both"/>
            </w:pPr>
            <w:r>
              <w:t>TRT-064</w:t>
            </w:r>
            <w:r w:rsidRPr="001A11C8">
              <w:t>-2</w:t>
            </w:r>
          </w:p>
        </w:tc>
        <w:tc>
          <w:tcPr>
            <w:tcW w:w="7719" w:type="dxa"/>
          </w:tcPr>
          <w:p w:rsidR="00AA24F2" w:rsidRPr="001A11C8" w:rsidRDefault="00AA24F2" w:rsidP="00713B73">
            <w:pPr>
              <w:pStyle w:val="ListParagraph"/>
              <w:numPr>
                <w:ilvl w:val="0"/>
                <w:numId w:val="40"/>
              </w:numPr>
              <w:spacing w:before="240" w:after="240" w:line="240" w:lineRule="auto"/>
              <w:ind w:left="863" w:right="142" w:hanging="425"/>
              <w:jc w:val="both"/>
            </w:pPr>
            <w:r>
              <w:rPr>
                <w:rFonts w:ascii="Arial" w:hAnsi="Arial"/>
                <w:sz w:val="20"/>
                <w:szCs w:val="20"/>
                <w:lang w:bidi="ar-SY"/>
              </w:rPr>
              <w:t xml:space="preserve">Les mouvements titre  en cours (suspens)  déjà générés à la création des instructions seront mises à jour dans un statut </w:t>
            </w:r>
            <w:r w:rsidRPr="00D7426B">
              <w:rPr>
                <w:rFonts w:ascii="Arial" w:hAnsi="Arial"/>
                <w:b/>
                <w:sz w:val="20"/>
                <w:szCs w:val="20"/>
                <w:lang w:bidi="ar-SY"/>
              </w:rPr>
              <w:t>APPARIE</w:t>
            </w:r>
          </w:p>
        </w:tc>
      </w:tr>
      <w:tr w:rsidR="00AA24F2" w:rsidRPr="001A11C8" w:rsidTr="00E515D3">
        <w:trPr>
          <w:jc w:val="center"/>
        </w:trPr>
        <w:tc>
          <w:tcPr>
            <w:tcW w:w="1526" w:type="dxa"/>
          </w:tcPr>
          <w:p w:rsidR="00AA24F2" w:rsidRDefault="00AA24F2" w:rsidP="00E515D3">
            <w:pPr>
              <w:jc w:val="both"/>
            </w:pPr>
            <w:r>
              <w:lastRenderedPageBreak/>
              <w:t>TRT-064</w:t>
            </w:r>
            <w:r w:rsidRPr="001A11C8">
              <w:t>-</w:t>
            </w:r>
            <w:r>
              <w:t>3</w:t>
            </w:r>
          </w:p>
        </w:tc>
        <w:tc>
          <w:tcPr>
            <w:tcW w:w="7719" w:type="dxa"/>
          </w:tcPr>
          <w:p w:rsidR="00AA24F2" w:rsidRDefault="00AA24F2" w:rsidP="00713B73">
            <w:pPr>
              <w:pStyle w:val="ListParagraph"/>
              <w:numPr>
                <w:ilvl w:val="0"/>
                <w:numId w:val="40"/>
              </w:numPr>
              <w:spacing w:before="240" w:after="240" w:line="240" w:lineRule="auto"/>
              <w:ind w:left="863" w:right="142" w:hanging="425"/>
              <w:jc w:val="both"/>
              <w:rPr>
                <w:rFonts w:ascii="Arial" w:hAnsi="Arial"/>
                <w:sz w:val="20"/>
                <w:szCs w:val="20"/>
                <w:lang w:bidi="ar-SY"/>
              </w:rPr>
            </w:pPr>
            <w:r>
              <w:rPr>
                <w:rFonts w:ascii="Arial" w:hAnsi="Arial"/>
                <w:sz w:val="20"/>
                <w:szCs w:val="20"/>
                <w:lang w:bidi="ar-SY"/>
              </w:rPr>
              <w:t>Une fois l’appariement effectué avec succès, le système génère selon une configuration une notification au client sous forme d’un rapport.</w:t>
            </w:r>
          </w:p>
        </w:tc>
      </w:tr>
    </w:tbl>
    <w:p w:rsidR="00AA24F2" w:rsidRPr="00EB1F10" w:rsidRDefault="00AA24F2" w:rsidP="002A67FE">
      <w:pPr>
        <w:spacing w:before="60"/>
        <w:jc w:val="both"/>
        <w:rPr>
          <w:i/>
          <w:sz w:val="20"/>
          <w:szCs w:val="20"/>
        </w:rPr>
      </w:pPr>
      <w:r w:rsidRPr="00EB1F10">
        <w:rPr>
          <w:i/>
          <w:sz w:val="20"/>
          <w:szCs w:val="20"/>
        </w:rPr>
        <w:t xml:space="preserve">064 = </w:t>
      </w:r>
      <w:r>
        <w:rPr>
          <w:i/>
          <w:sz w:val="20"/>
          <w:szCs w:val="20"/>
        </w:rPr>
        <w:t>Appariement manuel</w:t>
      </w:r>
      <w:r w:rsidRPr="00EB1F10">
        <w:rPr>
          <w:i/>
          <w:sz w:val="20"/>
          <w:szCs w:val="20"/>
        </w:rPr>
        <w:t>.</w:t>
      </w:r>
    </w:p>
    <w:p w:rsidR="00AA24F2" w:rsidRDefault="00AA24F2" w:rsidP="00A5015F">
      <w:pPr>
        <w:spacing w:before="60"/>
        <w:jc w:val="both"/>
        <w:rPr>
          <w:i/>
          <w:sz w:val="20"/>
          <w:szCs w:val="20"/>
        </w:rPr>
      </w:pPr>
    </w:p>
    <w:p w:rsidR="00AA24F2" w:rsidRPr="004325ED" w:rsidRDefault="00AA24F2" w:rsidP="00216A9A">
      <w:pPr>
        <w:pStyle w:val="Style2"/>
        <w:numPr>
          <w:ilvl w:val="1"/>
          <w:numId w:val="11"/>
        </w:numPr>
        <w:jc w:val="both"/>
      </w:pPr>
      <w:bookmarkStart w:id="153" w:name="_Toc413249541"/>
      <w:r>
        <w:t>Cas d’utilisation &lt;Dénouement manuel</w:t>
      </w:r>
      <w:r w:rsidRPr="004325ED">
        <w:t>&gt;</w:t>
      </w:r>
      <w:bookmarkEnd w:id="153"/>
    </w:p>
    <w:p w:rsidR="00AA24F2" w:rsidRPr="004325ED" w:rsidRDefault="00AA24F2" w:rsidP="00216A9A">
      <w:pPr>
        <w:pStyle w:val="Style3"/>
        <w:numPr>
          <w:ilvl w:val="2"/>
          <w:numId w:val="11"/>
        </w:numPr>
        <w:jc w:val="both"/>
      </w:pPr>
      <w:bookmarkStart w:id="154" w:name="_Toc413249542"/>
      <w:r w:rsidRPr="004325ED">
        <w:t>Définition et objectif</w:t>
      </w:r>
      <w:bookmarkEnd w:id="154"/>
    </w:p>
    <w:p w:rsidR="00AA24F2" w:rsidRDefault="00AA24F2" w:rsidP="00216A9A">
      <w:pPr>
        <w:pStyle w:val="ListParagraph"/>
        <w:numPr>
          <w:ilvl w:val="0"/>
          <w:numId w:val="10"/>
        </w:numPr>
        <w:spacing w:before="240" w:line="240" w:lineRule="auto"/>
        <w:ind w:right="142"/>
        <w:jc w:val="both"/>
      </w:pPr>
      <w:r>
        <w:t xml:space="preserve">Ce cas d’utilisation est dédié au dénouement manuel d’une IRL. Le processus simule la réception d’un MT54Y. </w:t>
      </w:r>
    </w:p>
    <w:p w:rsidR="00AA24F2" w:rsidRDefault="00AA24F2" w:rsidP="00216A9A">
      <w:pPr>
        <w:pStyle w:val="ListParagraph"/>
        <w:spacing w:before="240" w:line="240" w:lineRule="auto"/>
        <w:ind w:right="142"/>
        <w:jc w:val="both"/>
      </w:pPr>
    </w:p>
    <w:p w:rsidR="00AA24F2" w:rsidRPr="004325ED" w:rsidRDefault="00AA24F2" w:rsidP="00216A9A">
      <w:pPr>
        <w:pStyle w:val="Style3"/>
        <w:numPr>
          <w:ilvl w:val="2"/>
          <w:numId w:val="11"/>
        </w:numPr>
        <w:jc w:val="both"/>
      </w:pPr>
      <w:bookmarkStart w:id="155" w:name="_Toc413249543"/>
      <w:r w:rsidRPr="004325ED">
        <w:t>Pré-conditions</w:t>
      </w:r>
      <w:bookmarkEnd w:id="155"/>
    </w:p>
    <w:p w:rsidR="00AA24F2" w:rsidRPr="004325ED" w:rsidRDefault="00AA24F2" w:rsidP="00216A9A">
      <w:pPr>
        <w:pStyle w:val="ListParagraph"/>
        <w:numPr>
          <w:ilvl w:val="0"/>
          <w:numId w:val="10"/>
        </w:numPr>
        <w:spacing w:before="240" w:after="240" w:line="240" w:lineRule="auto"/>
        <w:ind w:right="142"/>
        <w:jc w:val="both"/>
      </w:pPr>
      <w:r>
        <w:t>L</w:t>
      </w:r>
      <w:r w:rsidRPr="004325ED">
        <w:t xml:space="preserve">es pré-conditions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E515D3">
        <w:trPr>
          <w:tblHeader/>
          <w:jc w:val="center"/>
        </w:trPr>
        <w:tc>
          <w:tcPr>
            <w:tcW w:w="1526" w:type="dxa"/>
            <w:shd w:val="clear" w:color="auto" w:fill="D9D9D9"/>
          </w:tcPr>
          <w:p w:rsidR="00AA24F2" w:rsidRPr="001A11C8" w:rsidRDefault="00AA24F2" w:rsidP="00E515D3">
            <w:pPr>
              <w:jc w:val="both"/>
              <w:rPr>
                <w:b/>
              </w:rPr>
            </w:pPr>
            <w:r w:rsidRPr="001A11C8">
              <w:rPr>
                <w:b/>
              </w:rPr>
              <w:t>Réf.</w:t>
            </w:r>
          </w:p>
        </w:tc>
        <w:tc>
          <w:tcPr>
            <w:tcW w:w="7719" w:type="dxa"/>
            <w:shd w:val="clear" w:color="auto" w:fill="D9D9D9"/>
          </w:tcPr>
          <w:p w:rsidR="00AA24F2" w:rsidRPr="001A11C8" w:rsidRDefault="00AA24F2" w:rsidP="00E515D3">
            <w:pPr>
              <w:jc w:val="both"/>
              <w:rPr>
                <w:b/>
              </w:rPr>
            </w:pPr>
            <w:r w:rsidRPr="001A11C8">
              <w:rPr>
                <w:b/>
              </w:rPr>
              <w:t>Description</w:t>
            </w:r>
          </w:p>
        </w:tc>
      </w:tr>
      <w:tr w:rsidR="00AA24F2" w:rsidRPr="001A11C8" w:rsidTr="00E515D3">
        <w:trPr>
          <w:jc w:val="center"/>
        </w:trPr>
        <w:tc>
          <w:tcPr>
            <w:tcW w:w="1526" w:type="dxa"/>
          </w:tcPr>
          <w:p w:rsidR="00AA24F2" w:rsidRPr="001A11C8" w:rsidRDefault="00AA24F2" w:rsidP="00216A9A">
            <w:pPr>
              <w:jc w:val="both"/>
            </w:pPr>
            <w:r>
              <w:t>PRE-065-0</w:t>
            </w:r>
          </w:p>
        </w:tc>
        <w:tc>
          <w:tcPr>
            <w:tcW w:w="7719" w:type="dxa"/>
          </w:tcPr>
          <w:p w:rsidR="00AA24F2" w:rsidRDefault="00AA24F2" w:rsidP="00216A9A">
            <w:pPr>
              <w:pStyle w:val="Normal1"/>
              <w:jc w:val="both"/>
              <w:rPr>
                <w:rFonts w:ascii="Calibri" w:hAnsi="Calibri"/>
                <w:i w:val="0"/>
                <w:lang w:val="fr-FR"/>
              </w:rPr>
            </w:pPr>
            <w:r>
              <w:rPr>
                <w:rFonts w:ascii="Calibri" w:hAnsi="Calibri"/>
                <w:i w:val="0"/>
                <w:lang w:val="fr-FR"/>
              </w:rPr>
              <w:t xml:space="preserve">Instruction client et instruction marché appariées </w:t>
            </w:r>
          </w:p>
        </w:tc>
      </w:tr>
    </w:tbl>
    <w:p w:rsidR="00AA24F2" w:rsidRPr="00EB1F10" w:rsidRDefault="00AA24F2" w:rsidP="00216A9A">
      <w:pPr>
        <w:spacing w:before="60"/>
        <w:jc w:val="both"/>
        <w:rPr>
          <w:i/>
          <w:sz w:val="20"/>
          <w:szCs w:val="20"/>
        </w:rPr>
      </w:pPr>
      <w:r>
        <w:rPr>
          <w:i/>
          <w:sz w:val="20"/>
          <w:szCs w:val="20"/>
        </w:rPr>
        <w:t>065</w:t>
      </w:r>
      <w:r w:rsidRPr="00EB1F10">
        <w:rPr>
          <w:i/>
          <w:sz w:val="20"/>
          <w:szCs w:val="20"/>
        </w:rPr>
        <w:t xml:space="preserve"> = </w:t>
      </w:r>
      <w:r>
        <w:rPr>
          <w:i/>
          <w:sz w:val="20"/>
          <w:szCs w:val="20"/>
        </w:rPr>
        <w:t>dénouement manuel</w:t>
      </w:r>
      <w:r w:rsidRPr="00EB1F10">
        <w:rPr>
          <w:i/>
          <w:sz w:val="20"/>
          <w:szCs w:val="20"/>
        </w:rPr>
        <w:t>.</w:t>
      </w:r>
    </w:p>
    <w:p w:rsidR="00AA24F2" w:rsidRPr="004325ED" w:rsidRDefault="00AA24F2" w:rsidP="00216A9A">
      <w:pPr>
        <w:pStyle w:val="Style3"/>
        <w:numPr>
          <w:ilvl w:val="2"/>
          <w:numId w:val="11"/>
        </w:numPr>
        <w:jc w:val="both"/>
      </w:pPr>
      <w:bookmarkStart w:id="156" w:name="_Toc413249544"/>
      <w:r w:rsidRPr="004325ED">
        <w:t>Post-conditions</w:t>
      </w:r>
      <w:bookmarkEnd w:id="156"/>
    </w:p>
    <w:p w:rsidR="00AA24F2" w:rsidRPr="004325ED" w:rsidRDefault="00AA24F2" w:rsidP="00216A9A">
      <w:pPr>
        <w:pStyle w:val="ListParagraph"/>
        <w:numPr>
          <w:ilvl w:val="0"/>
          <w:numId w:val="10"/>
        </w:numPr>
        <w:spacing w:before="240" w:after="240" w:line="240" w:lineRule="auto"/>
        <w:ind w:right="142"/>
        <w:jc w:val="both"/>
      </w:pPr>
      <w:r>
        <w:t>L</w:t>
      </w:r>
      <w:r w:rsidRPr="004325ED">
        <w:t>es p</w:t>
      </w:r>
      <w:r>
        <w:t>ost</w:t>
      </w:r>
      <w:r w:rsidRPr="004325ED">
        <w:t xml:space="preserve">-conditions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E515D3">
        <w:trPr>
          <w:tblHeader/>
          <w:jc w:val="center"/>
        </w:trPr>
        <w:tc>
          <w:tcPr>
            <w:tcW w:w="1526" w:type="dxa"/>
            <w:shd w:val="clear" w:color="auto" w:fill="D9D9D9"/>
          </w:tcPr>
          <w:p w:rsidR="00AA24F2" w:rsidRPr="001A11C8" w:rsidRDefault="00AA24F2" w:rsidP="00E515D3">
            <w:pPr>
              <w:jc w:val="both"/>
              <w:rPr>
                <w:b/>
              </w:rPr>
            </w:pPr>
            <w:r w:rsidRPr="001A11C8">
              <w:rPr>
                <w:b/>
              </w:rPr>
              <w:t>Réf.</w:t>
            </w:r>
          </w:p>
        </w:tc>
        <w:tc>
          <w:tcPr>
            <w:tcW w:w="7719" w:type="dxa"/>
            <w:shd w:val="clear" w:color="auto" w:fill="D9D9D9"/>
          </w:tcPr>
          <w:p w:rsidR="00AA24F2" w:rsidRPr="001A11C8" w:rsidRDefault="00AA24F2" w:rsidP="00E515D3">
            <w:pPr>
              <w:jc w:val="both"/>
              <w:rPr>
                <w:b/>
              </w:rPr>
            </w:pPr>
            <w:r w:rsidRPr="001A11C8">
              <w:rPr>
                <w:b/>
              </w:rPr>
              <w:t>Description</w:t>
            </w:r>
          </w:p>
        </w:tc>
      </w:tr>
      <w:tr w:rsidR="00AA24F2" w:rsidRPr="001A11C8" w:rsidTr="00E515D3">
        <w:trPr>
          <w:jc w:val="center"/>
        </w:trPr>
        <w:tc>
          <w:tcPr>
            <w:tcW w:w="1526" w:type="dxa"/>
          </w:tcPr>
          <w:p w:rsidR="00AA24F2" w:rsidRPr="001A11C8" w:rsidRDefault="00AA24F2" w:rsidP="00E515D3">
            <w:pPr>
              <w:jc w:val="both"/>
            </w:pPr>
            <w:r>
              <w:t>POS-065</w:t>
            </w:r>
            <w:r w:rsidRPr="001A11C8">
              <w:t>-1</w:t>
            </w:r>
          </w:p>
        </w:tc>
        <w:tc>
          <w:tcPr>
            <w:tcW w:w="7719" w:type="dxa"/>
          </w:tcPr>
          <w:p w:rsidR="00AA24F2" w:rsidRPr="004325ED" w:rsidRDefault="00AA24F2" w:rsidP="00E515D3">
            <w:pPr>
              <w:pStyle w:val="Normal1"/>
              <w:jc w:val="both"/>
              <w:rPr>
                <w:i w:val="0"/>
                <w:lang w:val="fr-FR"/>
              </w:rPr>
            </w:pPr>
          </w:p>
        </w:tc>
      </w:tr>
    </w:tbl>
    <w:p w:rsidR="00AA24F2" w:rsidRPr="00EB1F10" w:rsidRDefault="00AA24F2" w:rsidP="00216A9A">
      <w:pPr>
        <w:spacing w:before="60"/>
        <w:jc w:val="both"/>
        <w:rPr>
          <w:i/>
          <w:sz w:val="20"/>
          <w:szCs w:val="20"/>
        </w:rPr>
      </w:pPr>
      <w:r>
        <w:rPr>
          <w:i/>
          <w:sz w:val="20"/>
          <w:szCs w:val="20"/>
        </w:rPr>
        <w:t>065</w:t>
      </w:r>
      <w:r w:rsidRPr="00EB1F10">
        <w:rPr>
          <w:i/>
          <w:sz w:val="20"/>
          <w:szCs w:val="20"/>
        </w:rPr>
        <w:t xml:space="preserve"> = </w:t>
      </w:r>
      <w:r>
        <w:rPr>
          <w:i/>
          <w:sz w:val="20"/>
          <w:szCs w:val="20"/>
        </w:rPr>
        <w:t>dénouement manuel</w:t>
      </w:r>
      <w:r w:rsidRPr="00EB1F10">
        <w:rPr>
          <w:i/>
          <w:sz w:val="20"/>
          <w:szCs w:val="20"/>
        </w:rPr>
        <w:t>.</w:t>
      </w:r>
    </w:p>
    <w:p w:rsidR="00AA24F2" w:rsidRPr="0031139C" w:rsidRDefault="00AA24F2" w:rsidP="00216A9A">
      <w:pPr>
        <w:pStyle w:val="Style3"/>
        <w:numPr>
          <w:ilvl w:val="2"/>
          <w:numId w:val="11"/>
        </w:numPr>
        <w:jc w:val="both"/>
      </w:pPr>
      <w:bookmarkStart w:id="157" w:name="_Toc413249545"/>
      <w:r w:rsidRPr="004325ED">
        <w:t>Diagramme d’activité</w:t>
      </w:r>
      <w:bookmarkEnd w:id="157"/>
    </w:p>
    <w:p w:rsidR="00AA24F2" w:rsidRDefault="00AA24F2" w:rsidP="00216A9A">
      <w:pPr>
        <w:pStyle w:val="ListParagraph"/>
        <w:spacing w:before="240" w:line="240" w:lineRule="auto"/>
        <w:ind w:right="142"/>
        <w:jc w:val="both"/>
      </w:pPr>
      <w:r>
        <w:t>L’interaction entre l’utilisateur et le système est représenté comme suit :</w:t>
      </w:r>
    </w:p>
    <w:p w:rsidR="00AA24F2" w:rsidRDefault="00AA24F2" w:rsidP="00216A9A">
      <w:pPr>
        <w:spacing w:line="240" w:lineRule="auto"/>
        <w:ind w:right="142"/>
        <w:jc w:val="both"/>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4340"/>
        <w:gridCol w:w="4905"/>
      </w:tblGrid>
      <w:tr w:rsidR="00AA24F2" w:rsidRPr="001A11C8" w:rsidTr="00E515D3">
        <w:trPr>
          <w:tblHeader/>
          <w:jc w:val="center"/>
        </w:trPr>
        <w:tc>
          <w:tcPr>
            <w:tcW w:w="4340" w:type="dxa"/>
            <w:shd w:val="clear" w:color="auto" w:fill="D9D9D9"/>
          </w:tcPr>
          <w:p w:rsidR="00AA24F2" w:rsidRPr="001A11C8" w:rsidRDefault="00AA24F2" w:rsidP="00E515D3">
            <w:pPr>
              <w:jc w:val="both"/>
              <w:rPr>
                <w:b/>
              </w:rPr>
            </w:pPr>
            <w:r w:rsidRPr="001A11C8">
              <w:rPr>
                <w:b/>
              </w:rPr>
              <w:t>L’utilisateur</w:t>
            </w:r>
          </w:p>
        </w:tc>
        <w:tc>
          <w:tcPr>
            <w:tcW w:w="4905" w:type="dxa"/>
            <w:shd w:val="clear" w:color="auto" w:fill="D9D9D9"/>
          </w:tcPr>
          <w:p w:rsidR="00AA24F2" w:rsidRPr="001A11C8" w:rsidRDefault="00AA24F2" w:rsidP="00E515D3">
            <w:pPr>
              <w:jc w:val="both"/>
              <w:rPr>
                <w:b/>
              </w:rPr>
            </w:pPr>
            <w:r w:rsidRPr="001A11C8">
              <w:rPr>
                <w:b/>
              </w:rPr>
              <w:t>MegaCustody</w:t>
            </w:r>
          </w:p>
        </w:tc>
      </w:tr>
      <w:tr w:rsidR="00AA24F2" w:rsidRPr="001A11C8" w:rsidTr="00E515D3">
        <w:trPr>
          <w:jc w:val="center"/>
        </w:trPr>
        <w:tc>
          <w:tcPr>
            <w:tcW w:w="4340" w:type="dxa"/>
          </w:tcPr>
          <w:p w:rsidR="00AA24F2" w:rsidRPr="002A67FE" w:rsidRDefault="00AA24F2" w:rsidP="00E515D3">
            <w:pPr>
              <w:jc w:val="both"/>
              <w:rPr>
                <w:sz w:val="20"/>
                <w:szCs w:val="20"/>
                <w:lang w:bidi="ar-SY"/>
              </w:rPr>
            </w:pPr>
            <w:r w:rsidRPr="002A67FE">
              <w:rPr>
                <w:sz w:val="20"/>
                <w:szCs w:val="20"/>
                <w:lang w:bidi="ar-SY"/>
              </w:rPr>
              <w:t xml:space="preserve">l’utilisateur effectue une recherche sur l’instruction à </w:t>
            </w:r>
            <w:r>
              <w:rPr>
                <w:sz w:val="20"/>
                <w:szCs w:val="20"/>
                <w:lang w:bidi="ar-SY"/>
              </w:rPr>
              <w:t>dénouer</w:t>
            </w:r>
            <w:r w:rsidRPr="002A67FE">
              <w:rPr>
                <w:sz w:val="20"/>
                <w:szCs w:val="20"/>
                <w:lang w:bidi="ar-SY"/>
              </w:rPr>
              <w:t xml:space="preserve"> en utilisant un ensemble de critère de recherche : </w:t>
            </w:r>
          </w:p>
          <w:p w:rsidR="00AA24F2" w:rsidRPr="002A67FE" w:rsidRDefault="00AA24F2" w:rsidP="00E515D3">
            <w:pPr>
              <w:pStyle w:val="ListParagraph"/>
              <w:numPr>
                <w:ilvl w:val="0"/>
                <w:numId w:val="38"/>
              </w:numPr>
              <w:jc w:val="both"/>
              <w:rPr>
                <w:sz w:val="20"/>
                <w:szCs w:val="20"/>
              </w:rPr>
            </w:pPr>
            <w:r w:rsidRPr="002A67FE">
              <w:rPr>
                <w:sz w:val="20"/>
                <w:szCs w:val="20"/>
              </w:rPr>
              <w:t>Référence de l’IRL</w:t>
            </w:r>
          </w:p>
          <w:p w:rsidR="00AA24F2" w:rsidRPr="002A67FE" w:rsidRDefault="00AA24F2" w:rsidP="00E515D3">
            <w:pPr>
              <w:pStyle w:val="ListParagraph"/>
              <w:numPr>
                <w:ilvl w:val="0"/>
                <w:numId w:val="38"/>
              </w:numPr>
              <w:jc w:val="both"/>
              <w:rPr>
                <w:sz w:val="20"/>
                <w:szCs w:val="20"/>
              </w:rPr>
            </w:pPr>
            <w:r w:rsidRPr="002A67FE">
              <w:rPr>
                <w:sz w:val="20"/>
                <w:szCs w:val="20"/>
              </w:rPr>
              <w:t>Référence du client</w:t>
            </w:r>
          </w:p>
          <w:p w:rsidR="00AA24F2" w:rsidRPr="002A67FE" w:rsidRDefault="00AA24F2" w:rsidP="00E515D3">
            <w:pPr>
              <w:pStyle w:val="ListParagraph"/>
              <w:numPr>
                <w:ilvl w:val="0"/>
                <w:numId w:val="38"/>
              </w:numPr>
              <w:jc w:val="both"/>
              <w:rPr>
                <w:sz w:val="20"/>
                <w:szCs w:val="20"/>
              </w:rPr>
            </w:pPr>
            <w:r w:rsidRPr="002A67FE">
              <w:rPr>
                <w:sz w:val="20"/>
                <w:szCs w:val="20"/>
              </w:rPr>
              <w:t>Actif</w:t>
            </w:r>
          </w:p>
          <w:p w:rsidR="00AA24F2" w:rsidRPr="002A67FE" w:rsidRDefault="00AA24F2" w:rsidP="00E515D3">
            <w:pPr>
              <w:pStyle w:val="ListParagraph"/>
              <w:numPr>
                <w:ilvl w:val="0"/>
                <w:numId w:val="38"/>
              </w:numPr>
              <w:jc w:val="both"/>
              <w:rPr>
                <w:sz w:val="20"/>
                <w:szCs w:val="20"/>
              </w:rPr>
            </w:pPr>
            <w:r w:rsidRPr="002A67FE">
              <w:rPr>
                <w:sz w:val="20"/>
                <w:szCs w:val="20"/>
              </w:rPr>
              <w:t xml:space="preserve">Client / compte titre client </w:t>
            </w:r>
          </w:p>
          <w:p w:rsidR="00AA24F2" w:rsidRPr="002A67FE" w:rsidRDefault="00AA24F2" w:rsidP="00E515D3">
            <w:pPr>
              <w:pStyle w:val="ListParagraph"/>
              <w:numPr>
                <w:ilvl w:val="0"/>
                <w:numId w:val="38"/>
              </w:numPr>
              <w:jc w:val="both"/>
              <w:rPr>
                <w:sz w:val="20"/>
                <w:szCs w:val="20"/>
              </w:rPr>
            </w:pPr>
            <w:r w:rsidRPr="002A67FE">
              <w:rPr>
                <w:sz w:val="20"/>
                <w:szCs w:val="20"/>
              </w:rPr>
              <w:t>Type de transaction</w:t>
            </w:r>
          </w:p>
          <w:p w:rsidR="00AA24F2" w:rsidRPr="002A67FE" w:rsidRDefault="00AA24F2" w:rsidP="00E515D3">
            <w:pPr>
              <w:pStyle w:val="ListParagraph"/>
              <w:numPr>
                <w:ilvl w:val="0"/>
                <w:numId w:val="38"/>
              </w:numPr>
              <w:jc w:val="both"/>
              <w:rPr>
                <w:sz w:val="20"/>
                <w:szCs w:val="20"/>
              </w:rPr>
            </w:pPr>
            <w:r w:rsidRPr="002A67FE">
              <w:rPr>
                <w:sz w:val="20"/>
                <w:szCs w:val="20"/>
              </w:rPr>
              <w:t xml:space="preserve">Dépositaire </w:t>
            </w:r>
          </w:p>
          <w:p w:rsidR="00AA24F2" w:rsidRPr="002A67FE" w:rsidRDefault="00AA24F2" w:rsidP="00E515D3">
            <w:pPr>
              <w:pStyle w:val="ListParagraph"/>
              <w:numPr>
                <w:ilvl w:val="0"/>
                <w:numId w:val="38"/>
              </w:numPr>
              <w:jc w:val="both"/>
              <w:rPr>
                <w:sz w:val="20"/>
                <w:szCs w:val="20"/>
              </w:rPr>
            </w:pPr>
            <w:r w:rsidRPr="002A67FE">
              <w:rPr>
                <w:sz w:val="20"/>
                <w:szCs w:val="20"/>
              </w:rPr>
              <w:t>Date de négociation</w:t>
            </w:r>
          </w:p>
          <w:p w:rsidR="00AA24F2" w:rsidRPr="002A67FE" w:rsidRDefault="00AA24F2" w:rsidP="00E515D3">
            <w:pPr>
              <w:pStyle w:val="ListParagraph"/>
              <w:numPr>
                <w:ilvl w:val="0"/>
                <w:numId w:val="38"/>
              </w:numPr>
              <w:jc w:val="both"/>
              <w:rPr>
                <w:sz w:val="20"/>
                <w:szCs w:val="20"/>
              </w:rPr>
            </w:pPr>
            <w:r w:rsidRPr="002A67FE">
              <w:rPr>
                <w:sz w:val="20"/>
                <w:szCs w:val="20"/>
              </w:rPr>
              <w:t xml:space="preserve">Date de dénouement </w:t>
            </w:r>
          </w:p>
          <w:p w:rsidR="00AA24F2" w:rsidRPr="002A67FE" w:rsidRDefault="00AA24F2" w:rsidP="00E515D3">
            <w:pPr>
              <w:pStyle w:val="ListParagraph"/>
              <w:numPr>
                <w:ilvl w:val="0"/>
                <w:numId w:val="38"/>
              </w:numPr>
              <w:jc w:val="both"/>
              <w:rPr>
                <w:sz w:val="20"/>
                <w:szCs w:val="20"/>
              </w:rPr>
            </w:pPr>
            <w:r w:rsidRPr="002A67FE">
              <w:rPr>
                <w:sz w:val="20"/>
                <w:szCs w:val="20"/>
              </w:rPr>
              <w:t>Etc..</w:t>
            </w:r>
          </w:p>
        </w:tc>
        <w:tc>
          <w:tcPr>
            <w:tcW w:w="4905" w:type="dxa"/>
          </w:tcPr>
          <w:p w:rsidR="00AA24F2" w:rsidRDefault="00AA24F2" w:rsidP="00E515D3">
            <w:pPr>
              <w:pStyle w:val="Normal1"/>
              <w:jc w:val="both"/>
              <w:rPr>
                <w:rFonts w:ascii="Calibri" w:hAnsi="Calibri"/>
                <w:i w:val="0"/>
                <w:lang w:val="fr-FR"/>
              </w:rPr>
            </w:pPr>
            <w:r w:rsidRPr="002A67FE">
              <w:rPr>
                <w:rFonts w:ascii="Calibri" w:hAnsi="Calibri"/>
                <w:i w:val="0"/>
                <w:lang w:val="fr-FR"/>
              </w:rPr>
              <w:t xml:space="preserve">Le système affiche en résultat </w:t>
            </w:r>
          </w:p>
          <w:p w:rsidR="00AA24F2" w:rsidRDefault="00AA24F2" w:rsidP="00E515D3">
            <w:pPr>
              <w:pStyle w:val="Normal1"/>
              <w:numPr>
                <w:ilvl w:val="0"/>
                <w:numId w:val="38"/>
              </w:numPr>
              <w:jc w:val="both"/>
              <w:rPr>
                <w:rFonts w:ascii="Calibri" w:hAnsi="Calibri"/>
                <w:i w:val="0"/>
                <w:lang w:val="fr-FR"/>
              </w:rPr>
            </w:pPr>
            <w:r w:rsidRPr="002A67FE">
              <w:rPr>
                <w:rFonts w:ascii="Calibri" w:hAnsi="Calibri"/>
                <w:i w:val="0"/>
                <w:lang w:val="fr-FR"/>
              </w:rPr>
              <w:t>un</w:t>
            </w:r>
            <w:r>
              <w:rPr>
                <w:rFonts w:ascii="Calibri" w:hAnsi="Calibri"/>
                <w:i w:val="0"/>
                <w:lang w:val="fr-FR"/>
              </w:rPr>
              <w:t>e</w:t>
            </w:r>
            <w:r w:rsidRPr="002A67FE">
              <w:rPr>
                <w:rFonts w:ascii="Calibri" w:hAnsi="Calibri"/>
                <w:i w:val="0"/>
                <w:lang w:val="fr-FR"/>
              </w:rPr>
              <w:t xml:space="preserve"> ou plusieurs instructions selon les critères de recherches saisis.</w:t>
            </w:r>
          </w:p>
          <w:p w:rsidR="00AA24F2" w:rsidRPr="002A67FE" w:rsidRDefault="00AA24F2" w:rsidP="00216A9A">
            <w:pPr>
              <w:pStyle w:val="Normal1"/>
              <w:numPr>
                <w:ilvl w:val="0"/>
                <w:numId w:val="38"/>
              </w:numPr>
              <w:jc w:val="both"/>
              <w:rPr>
                <w:rFonts w:ascii="Calibri" w:hAnsi="Calibri"/>
                <w:i w:val="0"/>
                <w:lang w:val="fr-FR"/>
              </w:rPr>
            </w:pPr>
            <w:r>
              <w:rPr>
                <w:rFonts w:ascii="Calibri" w:hAnsi="Calibri"/>
                <w:i w:val="0"/>
                <w:lang w:val="fr-FR"/>
              </w:rPr>
              <w:t>Un bouton de dénouement</w:t>
            </w:r>
          </w:p>
        </w:tc>
      </w:tr>
      <w:tr w:rsidR="00AA24F2" w:rsidRPr="001A11C8" w:rsidTr="00E515D3">
        <w:trPr>
          <w:jc w:val="center"/>
        </w:trPr>
        <w:tc>
          <w:tcPr>
            <w:tcW w:w="4340" w:type="dxa"/>
          </w:tcPr>
          <w:p w:rsidR="00AA24F2" w:rsidRPr="002A67FE" w:rsidRDefault="00AA24F2" w:rsidP="00216A9A">
            <w:pPr>
              <w:jc w:val="both"/>
              <w:rPr>
                <w:sz w:val="20"/>
                <w:szCs w:val="20"/>
              </w:rPr>
            </w:pPr>
            <w:r>
              <w:rPr>
                <w:sz w:val="20"/>
                <w:szCs w:val="20"/>
                <w:lang w:bidi="ar-SY"/>
              </w:rPr>
              <w:lastRenderedPageBreak/>
              <w:t xml:space="preserve">L’utilisateur </w:t>
            </w:r>
            <w:r w:rsidRPr="002A67FE">
              <w:rPr>
                <w:sz w:val="20"/>
                <w:szCs w:val="20"/>
                <w:lang w:bidi="ar-SY"/>
              </w:rPr>
              <w:t xml:space="preserve">sélectionne l’instruction et clique sur le bouton </w:t>
            </w:r>
            <w:r>
              <w:rPr>
                <w:sz w:val="20"/>
                <w:szCs w:val="20"/>
                <w:lang w:bidi="ar-SY"/>
              </w:rPr>
              <w:t>« dénouer »</w:t>
            </w:r>
            <w:r w:rsidRPr="002A67FE">
              <w:rPr>
                <w:sz w:val="20"/>
                <w:szCs w:val="20"/>
                <w:lang w:bidi="ar-SY"/>
              </w:rPr>
              <w:t>.</w:t>
            </w:r>
          </w:p>
        </w:tc>
        <w:tc>
          <w:tcPr>
            <w:tcW w:w="4905" w:type="dxa"/>
          </w:tcPr>
          <w:p w:rsidR="00AA24F2" w:rsidRPr="002A67FE" w:rsidRDefault="00AA24F2" w:rsidP="00216A9A">
            <w:pPr>
              <w:pStyle w:val="Normal1"/>
              <w:jc w:val="both"/>
              <w:rPr>
                <w:rFonts w:ascii="Calibri" w:hAnsi="Calibri"/>
                <w:i w:val="0"/>
                <w:lang w:val="fr-FR"/>
              </w:rPr>
            </w:pPr>
            <w:r>
              <w:rPr>
                <w:rFonts w:ascii="Calibri" w:hAnsi="Calibri"/>
                <w:i w:val="0"/>
                <w:lang w:val="fr-FR"/>
              </w:rPr>
              <w:t>Un message de succès ou échec est affiché par le système pour reporter l’état du dénouement.</w:t>
            </w:r>
          </w:p>
        </w:tc>
      </w:tr>
    </w:tbl>
    <w:p w:rsidR="00AA24F2" w:rsidRDefault="00AA24F2" w:rsidP="00216A9A">
      <w:pPr>
        <w:jc w:val="both"/>
      </w:pPr>
    </w:p>
    <w:p w:rsidR="00AA24F2" w:rsidRPr="004325ED" w:rsidRDefault="00AA24F2" w:rsidP="00216A9A">
      <w:pPr>
        <w:pStyle w:val="Style3"/>
        <w:numPr>
          <w:ilvl w:val="2"/>
          <w:numId w:val="11"/>
        </w:numPr>
        <w:jc w:val="both"/>
      </w:pPr>
      <w:bookmarkStart w:id="158" w:name="_Toc413249546"/>
      <w:r w:rsidRPr="004325ED">
        <w:t>Traitements</w:t>
      </w:r>
      <w:bookmarkEnd w:id="158"/>
    </w:p>
    <w:p w:rsidR="00AA24F2" w:rsidRPr="004325ED" w:rsidRDefault="00AA24F2" w:rsidP="00216A9A">
      <w:pPr>
        <w:pStyle w:val="ListParagraph"/>
        <w:numPr>
          <w:ilvl w:val="0"/>
          <w:numId w:val="10"/>
        </w:numPr>
        <w:spacing w:before="240" w:after="240" w:line="240" w:lineRule="auto"/>
        <w:ind w:right="142"/>
        <w:jc w:val="both"/>
      </w:pPr>
      <w:r>
        <w:t xml:space="preserve">Les traitements </w:t>
      </w:r>
      <w:r w:rsidRPr="004325ED">
        <w:t>spécifiques à ce</w:t>
      </w:r>
      <w:r>
        <w:t xml:space="preserve"> cas d’utilisation fonctionnelle :</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E515D3">
        <w:trPr>
          <w:tblHeader/>
          <w:jc w:val="center"/>
        </w:trPr>
        <w:tc>
          <w:tcPr>
            <w:tcW w:w="1526" w:type="dxa"/>
            <w:shd w:val="clear" w:color="auto" w:fill="808080"/>
          </w:tcPr>
          <w:p w:rsidR="00AA24F2" w:rsidRPr="001A11C8" w:rsidRDefault="00AA24F2" w:rsidP="00E515D3">
            <w:pPr>
              <w:jc w:val="both"/>
              <w:rPr>
                <w:b/>
              </w:rPr>
            </w:pPr>
            <w:r w:rsidRPr="001A11C8">
              <w:rPr>
                <w:b/>
              </w:rPr>
              <w:t>Réf.</w:t>
            </w:r>
          </w:p>
        </w:tc>
        <w:tc>
          <w:tcPr>
            <w:tcW w:w="7719" w:type="dxa"/>
            <w:shd w:val="clear" w:color="auto" w:fill="808080"/>
          </w:tcPr>
          <w:p w:rsidR="00AA24F2" w:rsidRPr="001A11C8" w:rsidRDefault="00AA24F2" w:rsidP="00E515D3">
            <w:pPr>
              <w:jc w:val="both"/>
              <w:rPr>
                <w:b/>
              </w:rPr>
            </w:pPr>
            <w:r w:rsidRPr="001A11C8">
              <w:rPr>
                <w:b/>
              </w:rPr>
              <w:t>Description</w:t>
            </w:r>
          </w:p>
        </w:tc>
      </w:tr>
      <w:tr w:rsidR="00AA24F2" w:rsidRPr="001A11C8" w:rsidTr="00E515D3">
        <w:trPr>
          <w:jc w:val="center"/>
        </w:trPr>
        <w:tc>
          <w:tcPr>
            <w:tcW w:w="1526" w:type="dxa"/>
          </w:tcPr>
          <w:p w:rsidR="00AA24F2" w:rsidRPr="001A11C8" w:rsidRDefault="00AA24F2" w:rsidP="00E515D3">
            <w:pPr>
              <w:jc w:val="both"/>
            </w:pPr>
            <w:r>
              <w:t>TRT-065</w:t>
            </w:r>
            <w:r w:rsidRPr="001A11C8">
              <w:t>-1</w:t>
            </w:r>
          </w:p>
        </w:tc>
        <w:tc>
          <w:tcPr>
            <w:tcW w:w="7719" w:type="dxa"/>
          </w:tcPr>
          <w:p w:rsidR="00AA24F2" w:rsidRPr="004325ED" w:rsidRDefault="00AA24F2" w:rsidP="00E515D3">
            <w:pPr>
              <w:pStyle w:val="ListParagraph"/>
              <w:numPr>
                <w:ilvl w:val="0"/>
                <w:numId w:val="40"/>
              </w:numPr>
              <w:spacing w:before="240" w:after="240" w:line="240" w:lineRule="auto"/>
              <w:ind w:left="863" w:right="142" w:hanging="425"/>
              <w:jc w:val="both"/>
              <w:rPr>
                <w:i/>
              </w:rPr>
            </w:pPr>
            <w:r>
              <w:rPr>
                <w:rFonts w:ascii="Arial" w:hAnsi="Arial"/>
                <w:sz w:val="20"/>
                <w:szCs w:val="20"/>
                <w:lang w:bidi="ar-SY"/>
              </w:rPr>
              <w:t xml:space="preserve">Les deux instructions Client et Marché seront mises à jour dans un statut </w:t>
            </w:r>
            <w:r w:rsidRPr="00D75190">
              <w:rPr>
                <w:rFonts w:ascii="Arial" w:hAnsi="Arial"/>
                <w:b/>
                <w:sz w:val="20"/>
                <w:szCs w:val="20"/>
                <w:lang w:bidi="ar-SY"/>
              </w:rPr>
              <w:t>DENOUE</w:t>
            </w:r>
          </w:p>
        </w:tc>
      </w:tr>
      <w:tr w:rsidR="00AA24F2" w:rsidRPr="001A11C8" w:rsidTr="00E515D3">
        <w:trPr>
          <w:jc w:val="center"/>
        </w:trPr>
        <w:tc>
          <w:tcPr>
            <w:tcW w:w="1526" w:type="dxa"/>
          </w:tcPr>
          <w:p w:rsidR="00AA24F2" w:rsidRPr="001A11C8" w:rsidRDefault="00AA24F2" w:rsidP="00E515D3">
            <w:pPr>
              <w:jc w:val="both"/>
            </w:pPr>
            <w:r>
              <w:t>TRT-065</w:t>
            </w:r>
            <w:r w:rsidRPr="001A11C8">
              <w:t>-2</w:t>
            </w:r>
          </w:p>
        </w:tc>
        <w:tc>
          <w:tcPr>
            <w:tcW w:w="7719" w:type="dxa"/>
          </w:tcPr>
          <w:p w:rsidR="00AA24F2" w:rsidRPr="001A11C8" w:rsidRDefault="00AA24F2" w:rsidP="00E515D3">
            <w:pPr>
              <w:pStyle w:val="ListParagraph"/>
              <w:numPr>
                <w:ilvl w:val="0"/>
                <w:numId w:val="40"/>
              </w:numPr>
              <w:spacing w:before="240" w:after="240" w:line="240" w:lineRule="auto"/>
              <w:ind w:left="863" w:right="142" w:hanging="425"/>
              <w:jc w:val="both"/>
            </w:pPr>
            <w:r>
              <w:rPr>
                <w:rFonts w:ascii="Arial" w:hAnsi="Arial"/>
                <w:sz w:val="20"/>
                <w:szCs w:val="20"/>
                <w:lang w:bidi="ar-SY"/>
              </w:rPr>
              <w:t xml:space="preserve">Les mouvements titre  en cours (suspens)  déjà générés à la création des instructions seront mises à jour dans un statut </w:t>
            </w:r>
            <w:r w:rsidRPr="00D75190">
              <w:rPr>
                <w:rFonts w:ascii="Arial" w:hAnsi="Arial"/>
                <w:b/>
                <w:sz w:val="20"/>
                <w:szCs w:val="20"/>
                <w:lang w:bidi="ar-SY"/>
              </w:rPr>
              <w:t>DENOUE</w:t>
            </w:r>
          </w:p>
        </w:tc>
      </w:tr>
      <w:tr w:rsidR="00AA24F2" w:rsidRPr="001A11C8" w:rsidTr="00E515D3">
        <w:trPr>
          <w:jc w:val="center"/>
        </w:trPr>
        <w:tc>
          <w:tcPr>
            <w:tcW w:w="1526" w:type="dxa"/>
          </w:tcPr>
          <w:p w:rsidR="00AA24F2" w:rsidRDefault="00AA24F2" w:rsidP="00E515D3">
            <w:pPr>
              <w:jc w:val="both"/>
            </w:pPr>
            <w:r>
              <w:t>TRT-065</w:t>
            </w:r>
            <w:r w:rsidRPr="001A11C8">
              <w:t>-</w:t>
            </w:r>
            <w:r>
              <w:t>3</w:t>
            </w:r>
          </w:p>
        </w:tc>
        <w:tc>
          <w:tcPr>
            <w:tcW w:w="7719" w:type="dxa"/>
          </w:tcPr>
          <w:p w:rsidR="00AA24F2" w:rsidRPr="009F7D03" w:rsidRDefault="00AA24F2" w:rsidP="009F7D03">
            <w:pPr>
              <w:pStyle w:val="ListParagraph"/>
              <w:numPr>
                <w:ilvl w:val="0"/>
                <w:numId w:val="40"/>
              </w:numPr>
              <w:spacing w:before="240" w:after="240" w:line="240" w:lineRule="auto"/>
              <w:ind w:left="863" w:right="142" w:hanging="425"/>
              <w:jc w:val="both"/>
              <w:rPr>
                <w:rFonts w:ascii="Arial" w:hAnsi="Arial"/>
                <w:sz w:val="20"/>
                <w:szCs w:val="20"/>
                <w:lang w:bidi="ar-SY"/>
              </w:rPr>
            </w:pPr>
            <w:r>
              <w:rPr>
                <w:rFonts w:ascii="Arial" w:hAnsi="Arial"/>
                <w:sz w:val="20"/>
                <w:szCs w:val="20"/>
                <w:lang w:bidi="ar-SY"/>
              </w:rPr>
              <w:t>La position titre est impactée automatiquement suite au dénouement.</w:t>
            </w:r>
          </w:p>
        </w:tc>
      </w:tr>
      <w:tr w:rsidR="00AA24F2" w:rsidRPr="001A11C8" w:rsidTr="00E515D3">
        <w:trPr>
          <w:jc w:val="center"/>
        </w:trPr>
        <w:tc>
          <w:tcPr>
            <w:tcW w:w="1526" w:type="dxa"/>
          </w:tcPr>
          <w:p w:rsidR="00AA24F2" w:rsidRDefault="00AA24F2" w:rsidP="00221DE8">
            <w:pPr>
              <w:jc w:val="both"/>
            </w:pPr>
            <w:r>
              <w:t>TRT-065</w:t>
            </w:r>
            <w:r w:rsidRPr="001A11C8">
              <w:t>-</w:t>
            </w:r>
            <w:r>
              <w:t>4</w:t>
            </w:r>
          </w:p>
        </w:tc>
        <w:tc>
          <w:tcPr>
            <w:tcW w:w="7719" w:type="dxa"/>
          </w:tcPr>
          <w:p w:rsidR="00AA24F2" w:rsidRDefault="00AA24F2" w:rsidP="000C743A">
            <w:pPr>
              <w:pStyle w:val="ListParagraph"/>
              <w:numPr>
                <w:ilvl w:val="0"/>
                <w:numId w:val="40"/>
              </w:numPr>
              <w:spacing w:before="240" w:after="240" w:line="240" w:lineRule="auto"/>
              <w:ind w:left="863" w:right="142" w:hanging="425"/>
              <w:jc w:val="both"/>
              <w:rPr>
                <w:rFonts w:ascii="Arial" w:hAnsi="Arial"/>
                <w:sz w:val="20"/>
                <w:szCs w:val="20"/>
                <w:lang w:bidi="ar-SY"/>
              </w:rPr>
            </w:pPr>
            <w:r>
              <w:rPr>
                <w:rFonts w:ascii="Arial" w:hAnsi="Arial"/>
                <w:sz w:val="20"/>
                <w:szCs w:val="20"/>
                <w:lang w:bidi="ar-SY"/>
              </w:rPr>
              <w:t>Une fois le dénouement effectué avec succès, le système génère selon une configuration une notification au client sous forme d’un rapport.</w:t>
            </w:r>
          </w:p>
        </w:tc>
      </w:tr>
      <w:tr w:rsidR="00AA24F2" w:rsidRPr="001A11C8" w:rsidTr="00E515D3">
        <w:trPr>
          <w:jc w:val="center"/>
        </w:trPr>
        <w:tc>
          <w:tcPr>
            <w:tcW w:w="1526" w:type="dxa"/>
          </w:tcPr>
          <w:p w:rsidR="00AA24F2" w:rsidRDefault="00AA24F2" w:rsidP="00E515D3">
            <w:pPr>
              <w:jc w:val="both"/>
            </w:pPr>
            <w:r>
              <w:t>TRT-065</w:t>
            </w:r>
            <w:r w:rsidRPr="001A11C8">
              <w:t>-</w:t>
            </w:r>
            <w:r>
              <w:t>5</w:t>
            </w:r>
          </w:p>
        </w:tc>
        <w:tc>
          <w:tcPr>
            <w:tcW w:w="7719" w:type="dxa"/>
          </w:tcPr>
          <w:p w:rsidR="00AA24F2" w:rsidRDefault="00AA24F2" w:rsidP="000C743A">
            <w:pPr>
              <w:pStyle w:val="ListParagraph"/>
              <w:numPr>
                <w:ilvl w:val="0"/>
                <w:numId w:val="40"/>
              </w:numPr>
              <w:spacing w:before="240" w:after="240" w:line="240" w:lineRule="auto"/>
              <w:ind w:left="863" w:right="142" w:hanging="425"/>
              <w:jc w:val="both"/>
              <w:rPr>
                <w:rFonts w:ascii="Arial" w:hAnsi="Arial"/>
                <w:sz w:val="20"/>
                <w:szCs w:val="20"/>
                <w:lang w:bidi="ar-SY"/>
              </w:rPr>
            </w:pPr>
            <w:r w:rsidRPr="003C3038">
              <w:rPr>
                <w:rFonts w:ascii="Arial" w:hAnsi="Arial"/>
                <w:sz w:val="20"/>
                <w:szCs w:val="20"/>
                <w:lang w:bidi="ar-SY"/>
              </w:rPr>
              <w:t xml:space="preserve">Une comptabilité </w:t>
            </w:r>
            <w:r>
              <w:rPr>
                <w:rFonts w:ascii="Arial" w:hAnsi="Arial"/>
                <w:sz w:val="20"/>
                <w:szCs w:val="20"/>
                <w:lang w:bidi="ar-SY"/>
              </w:rPr>
              <w:t>espèce est générée selon les schémas comptables renseignés au niveau du mapping.</w:t>
            </w:r>
          </w:p>
        </w:tc>
      </w:tr>
    </w:tbl>
    <w:p w:rsidR="00AA24F2" w:rsidRPr="00EB1F10" w:rsidRDefault="00AA24F2" w:rsidP="00216A9A">
      <w:pPr>
        <w:spacing w:before="60"/>
        <w:jc w:val="both"/>
        <w:rPr>
          <w:i/>
          <w:sz w:val="20"/>
          <w:szCs w:val="20"/>
        </w:rPr>
      </w:pPr>
      <w:r w:rsidRPr="00EB1F10">
        <w:rPr>
          <w:i/>
          <w:sz w:val="20"/>
          <w:szCs w:val="20"/>
        </w:rPr>
        <w:t>06</w:t>
      </w:r>
      <w:r>
        <w:rPr>
          <w:i/>
          <w:sz w:val="20"/>
          <w:szCs w:val="20"/>
        </w:rPr>
        <w:t>5</w:t>
      </w:r>
      <w:r w:rsidRPr="00EB1F10">
        <w:rPr>
          <w:i/>
          <w:sz w:val="20"/>
          <w:szCs w:val="20"/>
        </w:rPr>
        <w:t xml:space="preserve"> = </w:t>
      </w:r>
      <w:r>
        <w:rPr>
          <w:i/>
          <w:sz w:val="20"/>
          <w:szCs w:val="20"/>
        </w:rPr>
        <w:t>Dénouement manuel</w:t>
      </w:r>
      <w:r w:rsidRPr="00EB1F10">
        <w:rPr>
          <w:i/>
          <w:sz w:val="20"/>
          <w:szCs w:val="20"/>
        </w:rPr>
        <w:t>.</w:t>
      </w:r>
    </w:p>
    <w:p w:rsidR="00AA24F2" w:rsidRDefault="00AA24F2" w:rsidP="00A5015F">
      <w:pPr>
        <w:spacing w:before="60"/>
        <w:jc w:val="both"/>
        <w:rPr>
          <w:i/>
          <w:sz w:val="20"/>
          <w:szCs w:val="20"/>
        </w:rPr>
      </w:pPr>
    </w:p>
    <w:p w:rsidR="00AA24F2" w:rsidRPr="004325ED" w:rsidRDefault="00AA24F2" w:rsidP="00E515D3">
      <w:pPr>
        <w:pStyle w:val="Style2"/>
        <w:numPr>
          <w:ilvl w:val="1"/>
          <w:numId w:val="11"/>
        </w:numPr>
        <w:jc w:val="both"/>
      </w:pPr>
      <w:bookmarkStart w:id="159" w:name="_Toc413249547"/>
      <w:r>
        <w:t>Cas d’utilisation &lt;Saisie manuelle d’un Transfert Interne</w:t>
      </w:r>
      <w:r w:rsidRPr="004325ED">
        <w:t>&gt;</w:t>
      </w:r>
      <w:bookmarkEnd w:id="159"/>
    </w:p>
    <w:p w:rsidR="00AA24F2" w:rsidRPr="004325ED" w:rsidRDefault="00AA24F2" w:rsidP="00E515D3">
      <w:pPr>
        <w:pStyle w:val="Style3"/>
        <w:numPr>
          <w:ilvl w:val="2"/>
          <w:numId w:val="11"/>
        </w:numPr>
        <w:jc w:val="both"/>
      </w:pPr>
      <w:bookmarkStart w:id="160" w:name="_Toc413249548"/>
      <w:r w:rsidRPr="004325ED">
        <w:t>Définition et objectif</w:t>
      </w:r>
      <w:bookmarkEnd w:id="160"/>
    </w:p>
    <w:p w:rsidR="00AA24F2" w:rsidRPr="00E515D3" w:rsidRDefault="00AA24F2" w:rsidP="00E515D3">
      <w:pPr>
        <w:pStyle w:val="ListParagraph"/>
        <w:numPr>
          <w:ilvl w:val="0"/>
          <w:numId w:val="10"/>
        </w:numPr>
        <w:spacing w:before="240" w:line="240" w:lineRule="auto"/>
        <w:ind w:right="142"/>
        <w:jc w:val="both"/>
        <w:rPr>
          <w:rFonts w:ascii="Arial" w:hAnsi="Arial"/>
          <w:sz w:val="20"/>
          <w:szCs w:val="20"/>
          <w:lang w:bidi="ar-SY"/>
        </w:rPr>
      </w:pPr>
      <w:r>
        <w:t xml:space="preserve">Ce cas d’utilisation </w:t>
      </w:r>
      <w:r w:rsidRPr="00E515D3">
        <w:rPr>
          <w:rFonts w:ascii="Arial" w:hAnsi="Arial"/>
          <w:sz w:val="20"/>
          <w:szCs w:val="20"/>
          <w:lang w:bidi="ar-SY"/>
        </w:rPr>
        <w:t>permet de saisir les deux jambes de transfert : la jambe de livraison et celle de réception ainsi que des informations générales communes aux deux jambes.</w:t>
      </w:r>
    </w:p>
    <w:p w:rsidR="00AA24F2" w:rsidRPr="004325ED" w:rsidRDefault="00AA24F2" w:rsidP="00E515D3">
      <w:pPr>
        <w:pStyle w:val="Style3"/>
        <w:numPr>
          <w:ilvl w:val="2"/>
          <w:numId w:val="11"/>
        </w:numPr>
        <w:jc w:val="both"/>
      </w:pPr>
      <w:bookmarkStart w:id="161" w:name="_Toc413249549"/>
      <w:r w:rsidRPr="004325ED">
        <w:t>Pré-conditions</w:t>
      </w:r>
      <w:bookmarkEnd w:id="161"/>
    </w:p>
    <w:p w:rsidR="00AA24F2" w:rsidRDefault="00AA24F2" w:rsidP="00E515D3">
      <w:pPr>
        <w:pStyle w:val="ListParagraph"/>
        <w:numPr>
          <w:ilvl w:val="0"/>
          <w:numId w:val="10"/>
        </w:numPr>
        <w:spacing w:before="240" w:after="240" w:line="240" w:lineRule="auto"/>
        <w:ind w:right="142"/>
        <w:jc w:val="both"/>
      </w:pPr>
      <w:r>
        <w:t>L</w:t>
      </w:r>
      <w:r w:rsidRPr="004325ED">
        <w:t xml:space="preserve">es pré-conditions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4F6FC6">
        <w:trPr>
          <w:tblHeader/>
          <w:jc w:val="center"/>
        </w:trPr>
        <w:tc>
          <w:tcPr>
            <w:tcW w:w="1526" w:type="dxa"/>
            <w:shd w:val="clear" w:color="auto" w:fill="D9D9D9"/>
          </w:tcPr>
          <w:p w:rsidR="00AA24F2" w:rsidRPr="001A11C8" w:rsidRDefault="00AA24F2" w:rsidP="004F6FC6">
            <w:pPr>
              <w:jc w:val="both"/>
              <w:rPr>
                <w:b/>
              </w:rPr>
            </w:pPr>
            <w:r w:rsidRPr="001A11C8">
              <w:rPr>
                <w:b/>
              </w:rPr>
              <w:t>Réf.</w:t>
            </w:r>
          </w:p>
        </w:tc>
        <w:tc>
          <w:tcPr>
            <w:tcW w:w="7719" w:type="dxa"/>
            <w:shd w:val="clear" w:color="auto" w:fill="D9D9D9"/>
          </w:tcPr>
          <w:p w:rsidR="00AA24F2" w:rsidRPr="001A11C8" w:rsidRDefault="00AA24F2" w:rsidP="004F6FC6">
            <w:pPr>
              <w:jc w:val="both"/>
              <w:rPr>
                <w:b/>
              </w:rPr>
            </w:pPr>
            <w:r w:rsidRPr="001A11C8">
              <w:rPr>
                <w:b/>
              </w:rPr>
              <w:t>Description</w:t>
            </w:r>
          </w:p>
        </w:tc>
      </w:tr>
      <w:tr w:rsidR="00AA24F2" w:rsidRPr="001A11C8" w:rsidTr="004F6FC6">
        <w:trPr>
          <w:jc w:val="center"/>
        </w:trPr>
        <w:tc>
          <w:tcPr>
            <w:tcW w:w="1526" w:type="dxa"/>
          </w:tcPr>
          <w:p w:rsidR="00AA24F2" w:rsidRPr="001A11C8" w:rsidRDefault="00AA24F2" w:rsidP="00DF1BC2">
            <w:pPr>
              <w:jc w:val="both"/>
            </w:pPr>
            <w:r w:rsidRPr="001A11C8">
              <w:t>PRE-06</w:t>
            </w:r>
            <w:r>
              <w:t>6</w:t>
            </w:r>
            <w:r w:rsidRPr="001A11C8">
              <w:t>-1</w:t>
            </w:r>
          </w:p>
        </w:tc>
        <w:tc>
          <w:tcPr>
            <w:tcW w:w="7719" w:type="dxa"/>
          </w:tcPr>
          <w:p w:rsidR="00AA24F2" w:rsidRDefault="00AA24F2" w:rsidP="004F6FC6">
            <w:pPr>
              <w:pStyle w:val="Normal1"/>
              <w:jc w:val="both"/>
              <w:rPr>
                <w:rFonts w:ascii="Calibri" w:hAnsi="Calibri"/>
                <w:i w:val="0"/>
                <w:lang w:val="fr-FR"/>
              </w:rPr>
            </w:pPr>
            <w:r w:rsidRPr="00CC26AD">
              <w:rPr>
                <w:rFonts w:ascii="Calibri" w:hAnsi="Calibri"/>
                <w:i w:val="0"/>
                <w:lang w:val="fr-FR"/>
              </w:rPr>
              <w:t xml:space="preserve">Définir dans le référentiel les </w:t>
            </w:r>
            <w:r>
              <w:rPr>
                <w:rFonts w:ascii="Calibri" w:hAnsi="Calibri"/>
                <w:i w:val="0"/>
                <w:lang w:val="fr-FR"/>
              </w:rPr>
              <w:t>titres objets à une IRL</w:t>
            </w:r>
            <w:r w:rsidRPr="00CC26AD">
              <w:rPr>
                <w:rFonts w:ascii="Calibri" w:hAnsi="Calibri"/>
                <w:i w:val="0"/>
                <w:lang w:val="fr-FR"/>
              </w:rPr>
              <w:t>.</w:t>
            </w:r>
          </w:p>
        </w:tc>
      </w:tr>
      <w:tr w:rsidR="00AA24F2" w:rsidRPr="001A11C8" w:rsidTr="004F6FC6">
        <w:trPr>
          <w:jc w:val="center"/>
        </w:trPr>
        <w:tc>
          <w:tcPr>
            <w:tcW w:w="1526" w:type="dxa"/>
          </w:tcPr>
          <w:p w:rsidR="00AA24F2" w:rsidRPr="001A11C8" w:rsidRDefault="00AA24F2" w:rsidP="00DF1BC2">
            <w:pPr>
              <w:jc w:val="both"/>
            </w:pPr>
            <w:r w:rsidRPr="001A11C8">
              <w:t>PRE-06</w:t>
            </w:r>
            <w:r>
              <w:t>6</w:t>
            </w:r>
            <w:r w:rsidRPr="001A11C8">
              <w:t>-2</w:t>
            </w:r>
          </w:p>
        </w:tc>
        <w:tc>
          <w:tcPr>
            <w:tcW w:w="7719" w:type="dxa"/>
          </w:tcPr>
          <w:p w:rsidR="00AA24F2" w:rsidRDefault="00AA24F2" w:rsidP="004F6FC6">
            <w:pPr>
              <w:pStyle w:val="Normal1"/>
              <w:jc w:val="both"/>
              <w:rPr>
                <w:rFonts w:ascii="Calibri" w:hAnsi="Calibri"/>
                <w:i w:val="0"/>
                <w:lang w:val="fr-FR"/>
              </w:rPr>
            </w:pPr>
            <w:r w:rsidRPr="00CC26AD">
              <w:rPr>
                <w:rFonts w:ascii="Calibri" w:hAnsi="Calibri"/>
                <w:i w:val="0"/>
                <w:lang w:val="fr-FR"/>
              </w:rPr>
              <w:t>Définir dans le référentiel les places de dénouement sujet à un</w:t>
            </w:r>
            <w:r>
              <w:rPr>
                <w:rFonts w:ascii="Calibri" w:hAnsi="Calibri"/>
                <w:i w:val="0"/>
                <w:lang w:val="fr-FR"/>
              </w:rPr>
              <w:t>e IRL</w:t>
            </w:r>
            <w:r w:rsidRPr="00CC26AD">
              <w:rPr>
                <w:rFonts w:ascii="Calibri" w:hAnsi="Calibri"/>
                <w:i w:val="0"/>
                <w:lang w:val="fr-FR"/>
              </w:rPr>
              <w:t>.</w:t>
            </w:r>
          </w:p>
        </w:tc>
      </w:tr>
      <w:tr w:rsidR="00AA24F2" w:rsidRPr="001A11C8" w:rsidTr="004F6FC6">
        <w:trPr>
          <w:jc w:val="center"/>
        </w:trPr>
        <w:tc>
          <w:tcPr>
            <w:tcW w:w="1526" w:type="dxa"/>
          </w:tcPr>
          <w:p w:rsidR="00AA24F2" w:rsidRPr="001A11C8" w:rsidRDefault="00AA24F2" w:rsidP="004F6FC6">
            <w:pPr>
              <w:jc w:val="both"/>
            </w:pPr>
            <w:r>
              <w:t>PRE-066</w:t>
            </w:r>
            <w:r w:rsidRPr="001A11C8">
              <w:t>-3</w:t>
            </w:r>
          </w:p>
        </w:tc>
        <w:tc>
          <w:tcPr>
            <w:tcW w:w="7719" w:type="dxa"/>
          </w:tcPr>
          <w:p w:rsidR="00AA24F2" w:rsidRPr="00E60789" w:rsidRDefault="00AA24F2" w:rsidP="004F6FC6">
            <w:pPr>
              <w:pStyle w:val="Normal1"/>
              <w:jc w:val="both"/>
              <w:rPr>
                <w:rFonts w:ascii="Calibri" w:hAnsi="Calibri"/>
                <w:i w:val="0"/>
                <w:lang w:val="fr-FR"/>
              </w:rPr>
            </w:pPr>
            <w:r w:rsidRPr="00CC26AD">
              <w:rPr>
                <w:rFonts w:ascii="Calibri" w:hAnsi="Calibri"/>
                <w:i w:val="0"/>
                <w:lang w:val="fr-FR"/>
              </w:rPr>
              <w:t>Définir dans le référentiel les clients sujets à un</w:t>
            </w:r>
            <w:r>
              <w:rPr>
                <w:rFonts w:ascii="Calibri" w:hAnsi="Calibri"/>
                <w:i w:val="0"/>
                <w:lang w:val="fr-FR"/>
              </w:rPr>
              <w:t>e IRL</w:t>
            </w:r>
            <w:r w:rsidRPr="00CC26AD">
              <w:rPr>
                <w:rFonts w:ascii="Calibri" w:hAnsi="Calibri"/>
                <w:i w:val="0"/>
                <w:lang w:val="fr-FR"/>
              </w:rPr>
              <w:t>.</w:t>
            </w:r>
          </w:p>
        </w:tc>
      </w:tr>
      <w:tr w:rsidR="00AA24F2" w:rsidRPr="001A11C8" w:rsidTr="004F6FC6">
        <w:trPr>
          <w:jc w:val="center"/>
        </w:trPr>
        <w:tc>
          <w:tcPr>
            <w:tcW w:w="1526" w:type="dxa"/>
          </w:tcPr>
          <w:p w:rsidR="00AA24F2" w:rsidRPr="001A11C8" w:rsidRDefault="00AA24F2" w:rsidP="004F6FC6">
            <w:pPr>
              <w:jc w:val="both"/>
            </w:pPr>
            <w:r>
              <w:t>PRE-066</w:t>
            </w:r>
            <w:r w:rsidRPr="001A11C8">
              <w:t>-4</w:t>
            </w:r>
          </w:p>
        </w:tc>
        <w:tc>
          <w:tcPr>
            <w:tcW w:w="7719" w:type="dxa"/>
          </w:tcPr>
          <w:p w:rsidR="00AA24F2" w:rsidRPr="00E60789" w:rsidRDefault="00AA24F2" w:rsidP="004F6FC6">
            <w:pPr>
              <w:pStyle w:val="Normal1"/>
              <w:jc w:val="both"/>
              <w:rPr>
                <w:rFonts w:ascii="Calibri" w:hAnsi="Calibri"/>
                <w:i w:val="0"/>
                <w:lang w:val="fr-FR"/>
              </w:rPr>
            </w:pPr>
            <w:r w:rsidRPr="00CC26AD">
              <w:rPr>
                <w:rFonts w:ascii="Calibri" w:hAnsi="Calibri"/>
                <w:i w:val="0"/>
                <w:lang w:val="fr-FR"/>
              </w:rPr>
              <w:t>Définir dans le référentiel les comptes-titres client sujet</w:t>
            </w:r>
            <w:r>
              <w:rPr>
                <w:rFonts w:ascii="Calibri" w:hAnsi="Calibri"/>
                <w:i w:val="0"/>
                <w:lang w:val="fr-FR"/>
              </w:rPr>
              <w:t>s</w:t>
            </w:r>
            <w:r w:rsidRPr="00CC26AD">
              <w:rPr>
                <w:rFonts w:ascii="Calibri" w:hAnsi="Calibri"/>
                <w:i w:val="0"/>
                <w:lang w:val="fr-FR"/>
              </w:rPr>
              <w:t xml:space="preserve"> à un</w:t>
            </w:r>
            <w:r>
              <w:rPr>
                <w:rFonts w:ascii="Calibri" w:hAnsi="Calibri"/>
                <w:i w:val="0"/>
                <w:lang w:val="fr-FR"/>
              </w:rPr>
              <w:t>e IRL</w:t>
            </w:r>
            <w:r w:rsidRPr="00CC26AD">
              <w:rPr>
                <w:rFonts w:ascii="Calibri" w:hAnsi="Calibri"/>
                <w:i w:val="0"/>
                <w:lang w:val="fr-FR"/>
              </w:rPr>
              <w:t>.</w:t>
            </w:r>
          </w:p>
        </w:tc>
      </w:tr>
      <w:tr w:rsidR="00AA24F2" w:rsidRPr="001A11C8" w:rsidTr="004F6FC6">
        <w:trPr>
          <w:jc w:val="center"/>
        </w:trPr>
        <w:tc>
          <w:tcPr>
            <w:tcW w:w="1526" w:type="dxa"/>
          </w:tcPr>
          <w:p w:rsidR="00AA24F2" w:rsidRPr="001A11C8" w:rsidRDefault="00AA24F2" w:rsidP="004F6FC6">
            <w:pPr>
              <w:jc w:val="both"/>
            </w:pPr>
            <w:r>
              <w:t>PRE-066</w:t>
            </w:r>
            <w:r w:rsidRPr="001A11C8">
              <w:t>-5</w:t>
            </w:r>
          </w:p>
        </w:tc>
        <w:tc>
          <w:tcPr>
            <w:tcW w:w="7719" w:type="dxa"/>
          </w:tcPr>
          <w:p w:rsidR="00AA24F2" w:rsidRPr="00E60789" w:rsidRDefault="00AA24F2" w:rsidP="004F6FC6">
            <w:pPr>
              <w:pStyle w:val="Normal1"/>
              <w:jc w:val="both"/>
              <w:rPr>
                <w:rFonts w:ascii="Calibri" w:hAnsi="Calibri"/>
                <w:i w:val="0"/>
                <w:lang w:val="fr-FR"/>
              </w:rPr>
            </w:pPr>
            <w:r w:rsidRPr="00CC26AD">
              <w:rPr>
                <w:rFonts w:ascii="Calibri" w:hAnsi="Calibri"/>
                <w:i w:val="0"/>
                <w:lang w:val="fr-FR"/>
              </w:rPr>
              <w:t>Définir dans le référentiel les comptes-espèces client sujet</w:t>
            </w:r>
            <w:r>
              <w:rPr>
                <w:rFonts w:ascii="Calibri" w:hAnsi="Calibri"/>
                <w:i w:val="0"/>
                <w:lang w:val="fr-FR"/>
              </w:rPr>
              <w:t>s</w:t>
            </w:r>
            <w:r w:rsidRPr="00CC26AD">
              <w:rPr>
                <w:rFonts w:ascii="Calibri" w:hAnsi="Calibri"/>
                <w:i w:val="0"/>
                <w:lang w:val="fr-FR"/>
              </w:rPr>
              <w:t xml:space="preserve"> à un</w:t>
            </w:r>
            <w:r>
              <w:rPr>
                <w:rFonts w:ascii="Calibri" w:hAnsi="Calibri"/>
                <w:i w:val="0"/>
                <w:lang w:val="fr-FR"/>
              </w:rPr>
              <w:t>e IRL.</w:t>
            </w:r>
          </w:p>
        </w:tc>
      </w:tr>
      <w:tr w:rsidR="00AA24F2" w:rsidRPr="001A11C8" w:rsidTr="004F6FC6">
        <w:trPr>
          <w:jc w:val="center"/>
        </w:trPr>
        <w:tc>
          <w:tcPr>
            <w:tcW w:w="1526" w:type="dxa"/>
          </w:tcPr>
          <w:p w:rsidR="00AA24F2" w:rsidRPr="001A11C8" w:rsidRDefault="00AA24F2" w:rsidP="00DF1BC2">
            <w:pPr>
              <w:jc w:val="both"/>
            </w:pPr>
            <w:r w:rsidRPr="001A11C8">
              <w:t>PRE-06</w:t>
            </w:r>
            <w:r>
              <w:t>6</w:t>
            </w:r>
            <w:r w:rsidRPr="001A11C8">
              <w:t>-6</w:t>
            </w:r>
          </w:p>
        </w:tc>
        <w:tc>
          <w:tcPr>
            <w:tcW w:w="7719" w:type="dxa"/>
          </w:tcPr>
          <w:p w:rsidR="00AA24F2" w:rsidRDefault="00AA24F2" w:rsidP="004F6FC6">
            <w:pPr>
              <w:pStyle w:val="Normal1"/>
              <w:jc w:val="both"/>
              <w:rPr>
                <w:rFonts w:ascii="Calibri" w:hAnsi="Calibri"/>
                <w:i w:val="0"/>
                <w:lang w:val="fr-FR"/>
              </w:rPr>
            </w:pPr>
            <w:r>
              <w:rPr>
                <w:rFonts w:ascii="Calibri" w:hAnsi="Calibri"/>
                <w:i w:val="0"/>
                <w:lang w:val="fr-FR"/>
              </w:rPr>
              <w:t>Définir dans le référentiel les contreparties sujettes à une IRL.</w:t>
            </w:r>
          </w:p>
        </w:tc>
      </w:tr>
      <w:tr w:rsidR="00AA24F2" w:rsidRPr="001A11C8" w:rsidTr="004F6FC6">
        <w:trPr>
          <w:jc w:val="center"/>
        </w:trPr>
        <w:tc>
          <w:tcPr>
            <w:tcW w:w="1526" w:type="dxa"/>
          </w:tcPr>
          <w:p w:rsidR="00AA24F2" w:rsidRPr="001A11C8" w:rsidRDefault="00AA24F2" w:rsidP="00DF1BC2">
            <w:pPr>
              <w:jc w:val="both"/>
            </w:pPr>
            <w:r w:rsidRPr="001A11C8">
              <w:t>PRE-06</w:t>
            </w:r>
            <w:r>
              <w:t>6</w:t>
            </w:r>
            <w:r w:rsidRPr="001A11C8">
              <w:t>-8</w:t>
            </w:r>
          </w:p>
        </w:tc>
        <w:tc>
          <w:tcPr>
            <w:tcW w:w="7719" w:type="dxa"/>
          </w:tcPr>
          <w:p w:rsidR="00AA24F2" w:rsidRPr="00E60789" w:rsidRDefault="00AA24F2" w:rsidP="004F6FC6">
            <w:pPr>
              <w:pStyle w:val="Normal1"/>
              <w:jc w:val="both"/>
              <w:rPr>
                <w:rFonts w:ascii="Calibri" w:hAnsi="Calibri"/>
                <w:i w:val="0"/>
                <w:lang w:val="fr-FR"/>
              </w:rPr>
            </w:pPr>
            <w:r>
              <w:rPr>
                <w:rFonts w:ascii="Calibri" w:hAnsi="Calibri"/>
                <w:i w:val="0"/>
                <w:lang w:val="fr-FR"/>
              </w:rPr>
              <w:t>Définir dans le référentiel les dépositaires sujets à une IRL.</w:t>
            </w:r>
          </w:p>
        </w:tc>
      </w:tr>
      <w:tr w:rsidR="00AA24F2" w:rsidRPr="001A11C8" w:rsidTr="004F6FC6">
        <w:trPr>
          <w:jc w:val="center"/>
        </w:trPr>
        <w:tc>
          <w:tcPr>
            <w:tcW w:w="1526" w:type="dxa"/>
          </w:tcPr>
          <w:p w:rsidR="00AA24F2" w:rsidRPr="001A11C8" w:rsidRDefault="00AA24F2" w:rsidP="004F6FC6">
            <w:pPr>
              <w:jc w:val="both"/>
            </w:pPr>
            <w:r>
              <w:lastRenderedPageBreak/>
              <w:t>PRE-066</w:t>
            </w:r>
            <w:r w:rsidRPr="001A11C8">
              <w:t>-9</w:t>
            </w:r>
          </w:p>
        </w:tc>
        <w:tc>
          <w:tcPr>
            <w:tcW w:w="7719" w:type="dxa"/>
          </w:tcPr>
          <w:p w:rsidR="00AA24F2" w:rsidRDefault="00AA24F2" w:rsidP="004F6FC6">
            <w:pPr>
              <w:pStyle w:val="Normal1"/>
              <w:jc w:val="both"/>
              <w:rPr>
                <w:rFonts w:ascii="Calibri" w:hAnsi="Calibri"/>
                <w:i w:val="0"/>
                <w:lang w:val="fr-FR"/>
              </w:rPr>
            </w:pPr>
            <w:r>
              <w:rPr>
                <w:rFonts w:ascii="Calibri" w:hAnsi="Calibri"/>
                <w:i w:val="0"/>
                <w:lang w:val="fr-FR"/>
              </w:rPr>
              <w:t>Définir dans le référentiel les comptes nostro-titres sujets à une IRL.</w:t>
            </w:r>
          </w:p>
        </w:tc>
      </w:tr>
      <w:tr w:rsidR="00AA24F2" w:rsidRPr="001A11C8" w:rsidTr="004F6FC6">
        <w:trPr>
          <w:jc w:val="center"/>
        </w:trPr>
        <w:tc>
          <w:tcPr>
            <w:tcW w:w="1526" w:type="dxa"/>
          </w:tcPr>
          <w:p w:rsidR="00AA24F2" w:rsidRPr="001A11C8" w:rsidRDefault="00AA24F2" w:rsidP="00DF1BC2">
            <w:pPr>
              <w:jc w:val="both"/>
            </w:pPr>
            <w:r w:rsidRPr="001A11C8">
              <w:t>PRE-06</w:t>
            </w:r>
            <w:r>
              <w:t>6</w:t>
            </w:r>
            <w:r w:rsidRPr="001A11C8">
              <w:t>-10</w:t>
            </w:r>
          </w:p>
        </w:tc>
        <w:tc>
          <w:tcPr>
            <w:tcW w:w="7719" w:type="dxa"/>
          </w:tcPr>
          <w:p w:rsidR="00AA24F2" w:rsidRDefault="00AA24F2" w:rsidP="004F6FC6">
            <w:pPr>
              <w:pStyle w:val="Normal1"/>
              <w:jc w:val="both"/>
              <w:rPr>
                <w:rFonts w:ascii="Calibri" w:hAnsi="Calibri"/>
                <w:i w:val="0"/>
                <w:lang w:val="fr-FR"/>
              </w:rPr>
            </w:pPr>
            <w:r>
              <w:rPr>
                <w:rFonts w:ascii="Calibri" w:hAnsi="Calibri"/>
                <w:i w:val="0"/>
                <w:lang w:val="fr-FR"/>
              </w:rPr>
              <w:t>Définir dans le référentiel les comptes nostro-espèces sujets à une IRL.</w:t>
            </w:r>
          </w:p>
        </w:tc>
      </w:tr>
    </w:tbl>
    <w:p w:rsidR="00AA24F2" w:rsidRDefault="00AA24F2" w:rsidP="00DF1BC2">
      <w:pPr>
        <w:spacing w:before="60"/>
        <w:jc w:val="both"/>
        <w:rPr>
          <w:i/>
          <w:sz w:val="20"/>
          <w:szCs w:val="20"/>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05"/>
        <w:gridCol w:w="7740"/>
      </w:tblGrid>
      <w:tr w:rsidR="00AA24F2" w:rsidRPr="001A11C8" w:rsidTr="004F6FC6">
        <w:trPr>
          <w:tblHeader/>
          <w:jc w:val="center"/>
        </w:trPr>
        <w:tc>
          <w:tcPr>
            <w:tcW w:w="1505" w:type="dxa"/>
            <w:shd w:val="clear" w:color="auto" w:fill="D9D9D9"/>
          </w:tcPr>
          <w:p w:rsidR="00AA24F2" w:rsidRPr="001A11C8" w:rsidRDefault="00AA24F2" w:rsidP="004F6FC6">
            <w:pPr>
              <w:jc w:val="both"/>
              <w:rPr>
                <w:b/>
              </w:rPr>
            </w:pPr>
            <w:r w:rsidRPr="001A11C8">
              <w:rPr>
                <w:b/>
              </w:rPr>
              <w:t>Réf.</w:t>
            </w:r>
          </w:p>
        </w:tc>
        <w:tc>
          <w:tcPr>
            <w:tcW w:w="7740" w:type="dxa"/>
            <w:shd w:val="clear" w:color="auto" w:fill="D9D9D9"/>
          </w:tcPr>
          <w:p w:rsidR="00AA24F2" w:rsidRPr="001A11C8" w:rsidRDefault="00AA24F2" w:rsidP="004F6FC6">
            <w:pPr>
              <w:jc w:val="both"/>
              <w:rPr>
                <w:b/>
              </w:rPr>
            </w:pPr>
            <w:r w:rsidRPr="001A11C8">
              <w:rPr>
                <w:b/>
              </w:rPr>
              <w:t>Description</w:t>
            </w:r>
          </w:p>
        </w:tc>
      </w:tr>
      <w:tr w:rsidR="00AA24F2" w:rsidRPr="001A11C8" w:rsidTr="004F6FC6">
        <w:trPr>
          <w:jc w:val="center"/>
        </w:trPr>
        <w:tc>
          <w:tcPr>
            <w:tcW w:w="1505" w:type="dxa"/>
          </w:tcPr>
          <w:p w:rsidR="00AA24F2" w:rsidRPr="001A11C8" w:rsidRDefault="00AA24F2" w:rsidP="00DF1BC2">
            <w:pPr>
              <w:jc w:val="both"/>
            </w:pPr>
            <w:r w:rsidRPr="001A11C8">
              <w:t>PRE-06</w:t>
            </w:r>
            <w:r>
              <w:t>6</w:t>
            </w:r>
            <w:r w:rsidRPr="001A11C8">
              <w:t>-11</w:t>
            </w:r>
          </w:p>
        </w:tc>
        <w:tc>
          <w:tcPr>
            <w:tcW w:w="7740" w:type="dxa"/>
          </w:tcPr>
          <w:p w:rsidR="00AA24F2" w:rsidRPr="00E60789" w:rsidRDefault="00AA24F2" w:rsidP="004F6FC6">
            <w:pPr>
              <w:pStyle w:val="Normal1"/>
              <w:jc w:val="both"/>
              <w:rPr>
                <w:rFonts w:ascii="Calibri" w:hAnsi="Calibri"/>
                <w:i w:val="0"/>
                <w:lang w:val="fr-FR"/>
              </w:rPr>
            </w:pPr>
            <w:r>
              <w:rPr>
                <w:rFonts w:ascii="Calibri" w:hAnsi="Calibri"/>
                <w:i w:val="0"/>
                <w:lang w:val="fr-FR"/>
              </w:rPr>
              <w:t>Définir l’éligibilité compte-titres client et compte-espèces client via une SLA (voir 4.1.2).</w:t>
            </w:r>
          </w:p>
        </w:tc>
      </w:tr>
      <w:tr w:rsidR="00AA24F2" w:rsidRPr="001A11C8" w:rsidTr="004F6FC6">
        <w:trPr>
          <w:jc w:val="center"/>
        </w:trPr>
        <w:tc>
          <w:tcPr>
            <w:tcW w:w="1505" w:type="dxa"/>
          </w:tcPr>
          <w:p w:rsidR="00AA24F2" w:rsidRPr="001A11C8" w:rsidRDefault="00AA24F2" w:rsidP="00DF1BC2">
            <w:pPr>
              <w:jc w:val="both"/>
            </w:pPr>
            <w:r w:rsidRPr="001A11C8">
              <w:t>PRE-06</w:t>
            </w:r>
            <w:r>
              <w:t>6</w:t>
            </w:r>
            <w:r w:rsidRPr="001A11C8">
              <w:t>-12</w:t>
            </w:r>
          </w:p>
        </w:tc>
        <w:tc>
          <w:tcPr>
            <w:tcW w:w="7740" w:type="dxa"/>
          </w:tcPr>
          <w:p w:rsidR="00AA24F2" w:rsidRPr="00E60789" w:rsidRDefault="00AA24F2" w:rsidP="004F6FC6">
            <w:pPr>
              <w:pStyle w:val="Normal1"/>
              <w:jc w:val="both"/>
              <w:rPr>
                <w:rFonts w:ascii="Calibri" w:hAnsi="Calibri"/>
                <w:i w:val="0"/>
                <w:lang w:val="fr-FR"/>
              </w:rPr>
            </w:pPr>
            <w:r>
              <w:rPr>
                <w:rFonts w:ascii="Calibri" w:hAnsi="Calibri"/>
                <w:i w:val="0"/>
                <w:lang w:val="fr-FR"/>
              </w:rPr>
              <w:t>Définir les règles de déduction de la chaine de dénouement via une SLA (voir 4.1.6).</w:t>
            </w:r>
          </w:p>
        </w:tc>
      </w:tr>
      <w:tr w:rsidR="00AA24F2" w:rsidRPr="001A11C8" w:rsidTr="004F6FC6">
        <w:trPr>
          <w:jc w:val="center"/>
        </w:trPr>
        <w:tc>
          <w:tcPr>
            <w:tcW w:w="1505" w:type="dxa"/>
          </w:tcPr>
          <w:p w:rsidR="00AA24F2" w:rsidRPr="001A11C8" w:rsidRDefault="00AA24F2" w:rsidP="00DF1BC2">
            <w:pPr>
              <w:jc w:val="both"/>
            </w:pPr>
            <w:r w:rsidRPr="001A11C8">
              <w:t>PRE-06</w:t>
            </w:r>
            <w:r>
              <w:t>6</w:t>
            </w:r>
            <w:r w:rsidRPr="001A11C8">
              <w:t>-13</w:t>
            </w:r>
          </w:p>
        </w:tc>
        <w:tc>
          <w:tcPr>
            <w:tcW w:w="7740" w:type="dxa"/>
          </w:tcPr>
          <w:p w:rsidR="00AA24F2" w:rsidRDefault="00AA24F2" w:rsidP="004F6FC6">
            <w:pPr>
              <w:pStyle w:val="Normal1"/>
              <w:jc w:val="both"/>
              <w:rPr>
                <w:rFonts w:ascii="Calibri" w:hAnsi="Calibri"/>
                <w:i w:val="0"/>
                <w:lang w:val="fr-FR"/>
              </w:rPr>
            </w:pPr>
            <w:r>
              <w:rPr>
                <w:rFonts w:ascii="Calibri" w:hAnsi="Calibri"/>
                <w:i w:val="0"/>
                <w:lang w:val="fr-FR"/>
              </w:rPr>
              <w:t>Définir l’éligibilité dépositaire via une SLA (voir 4.1.3).</w:t>
            </w:r>
          </w:p>
        </w:tc>
      </w:tr>
      <w:tr w:rsidR="00AA24F2" w:rsidRPr="001A11C8" w:rsidTr="004F6FC6">
        <w:trPr>
          <w:jc w:val="center"/>
        </w:trPr>
        <w:tc>
          <w:tcPr>
            <w:tcW w:w="1505" w:type="dxa"/>
          </w:tcPr>
          <w:p w:rsidR="00AA24F2" w:rsidRPr="001A11C8" w:rsidRDefault="00AA24F2" w:rsidP="004F6FC6">
            <w:pPr>
              <w:jc w:val="both"/>
            </w:pPr>
            <w:r>
              <w:t>PRE-066</w:t>
            </w:r>
            <w:r w:rsidRPr="001A11C8">
              <w:t>-14</w:t>
            </w:r>
          </w:p>
        </w:tc>
        <w:tc>
          <w:tcPr>
            <w:tcW w:w="7740" w:type="dxa"/>
          </w:tcPr>
          <w:p w:rsidR="00AA24F2" w:rsidRDefault="00AA24F2" w:rsidP="004F6FC6">
            <w:pPr>
              <w:pStyle w:val="Normal1"/>
              <w:jc w:val="both"/>
              <w:rPr>
                <w:rFonts w:ascii="Calibri" w:hAnsi="Calibri"/>
                <w:i w:val="0"/>
                <w:lang w:val="fr-FR"/>
              </w:rPr>
            </w:pPr>
            <w:r>
              <w:rPr>
                <w:rFonts w:ascii="Calibri" w:hAnsi="Calibri"/>
                <w:i w:val="0"/>
                <w:lang w:val="fr-FR"/>
              </w:rPr>
              <w:t>Définir l’éligibilité compte nostro-titres via une SLA (voir 4.1.4).</w:t>
            </w:r>
          </w:p>
        </w:tc>
      </w:tr>
      <w:tr w:rsidR="00AA24F2" w:rsidRPr="001A11C8" w:rsidTr="004F6FC6">
        <w:trPr>
          <w:jc w:val="center"/>
        </w:trPr>
        <w:tc>
          <w:tcPr>
            <w:tcW w:w="1505" w:type="dxa"/>
          </w:tcPr>
          <w:p w:rsidR="00AA24F2" w:rsidRPr="001A11C8" w:rsidRDefault="00AA24F2" w:rsidP="004F6FC6">
            <w:pPr>
              <w:jc w:val="both"/>
            </w:pPr>
            <w:r>
              <w:t>PRE-066</w:t>
            </w:r>
            <w:r w:rsidRPr="001A11C8">
              <w:t>-15</w:t>
            </w:r>
          </w:p>
        </w:tc>
        <w:tc>
          <w:tcPr>
            <w:tcW w:w="7740" w:type="dxa"/>
          </w:tcPr>
          <w:p w:rsidR="00AA24F2" w:rsidRDefault="00AA24F2" w:rsidP="004F6FC6">
            <w:pPr>
              <w:pStyle w:val="Normal1"/>
              <w:jc w:val="both"/>
              <w:rPr>
                <w:rFonts w:ascii="Calibri" w:hAnsi="Calibri"/>
                <w:i w:val="0"/>
                <w:lang w:val="fr-FR"/>
              </w:rPr>
            </w:pPr>
            <w:r>
              <w:rPr>
                <w:rFonts w:ascii="Calibri" w:hAnsi="Calibri"/>
                <w:i w:val="0"/>
                <w:lang w:val="fr-FR"/>
              </w:rPr>
              <w:t>Définir l’éligibilité compte nostro-espèces via une SLA (voir 4.1.5).</w:t>
            </w:r>
          </w:p>
        </w:tc>
      </w:tr>
    </w:tbl>
    <w:p w:rsidR="00AA24F2" w:rsidRDefault="00AA24F2" w:rsidP="00DF1BC2">
      <w:pPr>
        <w:spacing w:before="60"/>
        <w:jc w:val="both"/>
        <w:rPr>
          <w:i/>
          <w:sz w:val="20"/>
          <w:szCs w:val="20"/>
        </w:rPr>
      </w:pPr>
      <w:r>
        <w:rPr>
          <w:i/>
          <w:sz w:val="20"/>
          <w:szCs w:val="20"/>
        </w:rPr>
        <w:t>066</w:t>
      </w:r>
      <w:r w:rsidRPr="004325ED">
        <w:rPr>
          <w:i/>
          <w:sz w:val="20"/>
          <w:szCs w:val="20"/>
        </w:rPr>
        <w:t xml:space="preserve"> = </w:t>
      </w:r>
      <w:r>
        <w:rPr>
          <w:i/>
          <w:sz w:val="20"/>
          <w:szCs w:val="20"/>
        </w:rPr>
        <w:t>Saisie manuelle d’un transfert interne.</w:t>
      </w:r>
    </w:p>
    <w:p w:rsidR="00AA24F2" w:rsidRPr="004325ED" w:rsidRDefault="00AA24F2" w:rsidP="00DF1BC2">
      <w:pPr>
        <w:spacing w:before="60"/>
        <w:jc w:val="both"/>
        <w:rPr>
          <w:i/>
          <w:sz w:val="20"/>
          <w:szCs w:val="20"/>
        </w:rPr>
      </w:pPr>
    </w:p>
    <w:p w:rsidR="00AA24F2" w:rsidRPr="004325ED" w:rsidRDefault="00AA24F2" w:rsidP="00DF1BC2">
      <w:pPr>
        <w:pStyle w:val="Style3"/>
        <w:numPr>
          <w:ilvl w:val="2"/>
          <w:numId w:val="11"/>
        </w:numPr>
        <w:jc w:val="both"/>
      </w:pPr>
      <w:bookmarkStart w:id="162" w:name="_Toc413249550"/>
      <w:r w:rsidRPr="004325ED">
        <w:t>Post-conditions</w:t>
      </w:r>
      <w:bookmarkEnd w:id="162"/>
    </w:p>
    <w:p w:rsidR="00AA24F2" w:rsidRPr="004325ED" w:rsidRDefault="00AA24F2" w:rsidP="00DF1BC2">
      <w:pPr>
        <w:pStyle w:val="ListParagraph"/>
        <w:numPr>
          <w:ilvl w:val="0"/>
          <w:numId w:val="10"/>
        </w:numPr>
        <w:spacing w:before="240" w:after="240" w:line="240" w:lineRule="auto"/>
        <w:ind w:right="142"/>
        <w:jc w:val="both"/>
      </w:pPr>
      <w:r>
        <w:t>L</w:t>
      </w:r>
      <w:r w:rsidRPr="004325ED">
        <w:t>es p</w:t>
      </w:r>
      <w:r>
        <w:t>ost</w:t>
      </w:r>
      <w:r w:rsidRPr="004325ED">
        <w:t xml:space="preserve">-conditions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4F6FC6">
        <w:trPr>
          <w:tblHeader/>
          <w:jc w:val="center"/>
        </w:trPr>
        <w:tc>
          <w:tcPr>
            <w:tcW w:w="1526" w:type="dxa"/>
            <w:shd w:val="clear" w:color="auto" w:fill="D9D9D9"/>
          </w:tcPr>
          <w:p w:rsidR="00AA24F2" w:rsidRPr="001A11C8" w:rsidRDefault="00AA24F2" w:rsidP="004F6FC6">
            <w:pPr>
              <w:jc w:val="both"/>
              <w:rPr>
                <w:b/>
              </w:rPr>
            </w:pPr>
            <w:r w:rsidRPr="001A11C8">
              <w:rPr>
                <w:b/>
              </w:rPr>
              <w:t>Réf.</w:t>
            </w:r>
          </w:p>
        </w:tc>
        <w:tc>
          <w:tcPr>
            <w:tcW w:w="7719" w:type="dxa"/>
            <w:shd w:val="clear" w:color="auto" w:fill="D9D9D9"/>
          </w:tcPr>
          <w:p w:rsidR="00AA24F2" w:rsidRPr="001A11C8" w:rsidRDefault="00AA24F2" w:rsidP="004F6FC6">
            <w:pPr>
              <w:jc w:val="both"/>
              <w:rPr>
                <w:b/>
              </w:rPr>
            </w:pPr>
            <w:r w:rsidRPr="001A11C8">
              <w:rPr>
                <w:b/>
              </w:rPr>
              <w:t>Description</w:t>
            </w:r>
          </w:p>
        </w:tc>
      </w:tr>
      <w:tr w:rsidR="00AA24F2" w:rsidRPr="001A11C8" w:rsidTr="004F6FC6">
        <w:trPr>
          <w:jc w:val="center"/>
        </w:trPr>
        <w:tc>
          <w:tcPr>
            <w:tcW w:w="1526" w:type="dxa"/>
          </w:tcPr>
          <w:p w:rsidR="00AA24F2" w:rsidRPr="001A11C8" w:rsidRDefault="00AA24F2" w:rsidP="004F6FC6">
            <w:pPr>
              <w:jc w:val="both"/>
            </w:pPr>
            <w:r>
              <w:t>POS-066</w:t>
            </w:r>
            <w:r w:rsidRPr="001A11C8">
              <w:t>-1</w:t>
            </w:r>
          </w:p>
        </w:tc>
        <w:tc>
          <w:tcPr>
            <w:tcW w:w="7719" w:type="dxa"/>
          </w:tcPr>
          <w:p w:rsidR="00AA24F2" w:rsidRPr="004325ED" w:rsidRDefault="00AA24F2" w:rsidP="004F6FC6">
            <w:pPr>
              <w:pStyle w:val="Normal1"/>
              <w:jc w:val="both"/>
              <w:rPr>
                <w:i w:val="0"/>
                <w:lang w:val="fr-FR"/>
              </w:rPr>
            </w:pPr>
            <w:r w:rsidRPr="00CC26AD">
              <w:rPr>
                <w:rFonts w:ascii="Calibri" w:hAnsi="Calibri"/>
                <w:i w:val="0"/>
                <w:lang w:val="fr-FR"/>
              </w:rPr>
              <w:t>L’exécution des règles de gestion de l’</w:t>
            </w:r>
            <w:r>
              <w:rPr>
                <w:rFonts w:ascii="Calibri" w:hAnsi="Calibri"/>
                <w:i w:val="0"/>
                <w:lang w:val="fr-FR"/>
              </w:rPr>
              <w:t>IRL</w:t>
            </w:r>
            <w:r w:rsidRPr="00CC26AD">
              <w:rPr>
                <w:rFonts w:ascii="Calibri" w:hAnsi="Calibri"/>
                <w:i w:val="0"/>
                <w:lang w:val="fr-FR"/>
              </w:rPr>
              <w:t xml:space="preserve"> (voir 4.2.1).</w:t>
            </w:r>
          </w:p>
        </w:tc>
      </w:tr>
    </w:tbl>
    <w:p w:rsidR="00AA24F2" w:rsidRPr="00DF1BC2" w:rsidRDefault="00AA24F2" w:rsidP="00DF1BC2">
      <w:pPr>
        <w:spacing w:before="60"/>
        <w:jc w:val="both"/>
        <w:rPr>
          <w:i/>
          <w:sz w:val="20"/>
          <w:szCs w:val="20"/>
        </w:rPr>
      </w:pPr>
      <w:r w:rsidRPr="00DF1BC2">
        <w:rPr>
          <w:i/>
          <w:sz w:val="20"/>
          <w:szCs w:val="20"/>
        </w:rPr>
        <w:t>066 = Saisie manuelle d’un transfert interne.</w:t>
      </w:r>
    </w:p>
    <w:p w:rsidR="00AA24F2" w:rsidRPr="0031139C" w:rsidRDefault="00AA24F2" w:rsidP="00DF1BC2">
      <w:pPr>
        <w:pStyle w:val="Style3"/>
        <w:numPr>
          <w:ilvl w:val="2"/>
          <w:numId w:val="11"/>
        </w:numPr>
        <w:jc w:val="both"/>
      </w:pPr>
      <w:bookmarkStart w:id="163" w:name="_Toc413249551"/>
      <w:r w:rsidRPr="004325ED">
        <w:t>Diagramme d’activité</w:t>
      </w:r>
      <w:bookmarkEnd w:id="163"/>
    </w:p>
    <w:p w:rsidR="00AA24F2" w:rsidRDefault="00AA24F2" w:rsidP="00DF1BC2">
      <w:pPr>
        <w:pStyle w:val="ListParagraph"/>
        <w:spacing w:before="240" w:line="240" w:lineRule="auto"/>
        <w:ind w:right="142"/>
        <w:jc w:val="both"/>
      </w:pPr>
      <w:r>
        <w:t>L’interaction entre l’utilisateur et le système est représenté comme suit :</w:t>
      </w:r>
    </w:p>
    <w:p w:rsidR="00AA24F2" w:rsidRDefault="00AA24F2" w:rsidP="00DF1BC2">
      <w:pPr>
        <w:spacing w:line="240" w:lineRule="auto"/>
        <w:ind w:right="142"/>
        <w:jc w:val="both"/>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4340"/>
        <w:gridCol w:w="4905"/>
      </w:tblGrid>
      <w:tr w:rsidR="00AA24F2" w:rsidRPr="001A11C8" w:rsidTr="001462EE">
        <w:trPr>
          <w:trHeight w:val="411"/>
          <w:tblHeader/>
          <w:jc w:val="center"/>
        </w:trPr>
        <w:tc>
          <w:tcPr>
            <w:tcW w:w="4340" w:type="dxa"/>
            <w:shd w:val="clear" w:color="auto" w:fill="D9D9D9"/>
          </w:tcPr>
          <w:p w:rsidR="00AA24F2" w:rsidRPr="001462EE" w:rsidRDefault="00AA24F2" w:rsidP="004F6FC6">
            <w:pPr>
              <w:jc w:val="both"/>
              <w:rPr>
                <w:b/>
                <w:sz w:val="20"/>
                <w:szCs w:val="20"/>
              </w:rPr>
            </w:pPr>
            <w:r w:rsidRPr="001462EE">
              <w:rPr>
                <w:b/>
                <w:sz w:val="20"/>
                <w:szCs w:val="20"/>
              </w:rPr>
              <w:t>L’utilisateur</w:t>
            </w:r>
          </w:p>
        </w:tc>
        <w:tc>
          <w:tcPr>
            <w:tcW w:w="4905" w:type="dxa"/>
            <w:shd w:val="clear" w:color="auto" w:fill="D9D9D9"/>
          </w:tcPr>
          <w:p w:rsidR="00AA24F2" w:rsidRPr="001A11C8" w:rsidRDefault="00AA24F2" w:rsidP="004F6FC6">
            <w:pPr>
              <w:jc w:val="both"/>
              <w:rPr>
                <w:b/>
              </w:rPr>
            </w:pPr>
            <w:r w:rsidRPr="001A11C8">
              <w:rPr>
                <w:b/>
              </w:rPr>
              <w:t>MegaCustody</w:t>
            </w:r>
          </w:p>
        </w:tc>
      </w:tr>
      <w:tr w:rsidR="00AA24F2" w:rsidRPr="001A11C8" w:rsidTr="004F6FC6">
        <w:trPr>
          <w:jc w:val="center"/>
        </w:trPr>
        <w:tc>
          <w:tcPr>
            <w:tcW w:w="4340" w:type="dxa"/>
          </w:tcPr>
          <w:p w:rsidR="00AA24F2" w:rsidRPr="001462EE" w:rsidRDefault="00AA24F2" w:rsidP="001462EE">
            <w:pPr>
              <w:rPr>
                <w:sz w:val="20"/>
                <w:szCs w:val="20"/>
                <w:lang w:bidi="ar-SY"/>
              </w:rPr>
            </w:pPr>
            <w:r w:rsidRPr="001462EE">
              <w:rPr>
                <w:sz w:val="20"/>
                <w:szCs w:val="20"/>
              </w:rPr>
              <w:t xml:space="preserve">Saisie de la référence principale : </w:t>
            </w:r>
            <w:r w:rsidRPr="001462EE">
              <w:rPr>
                <w:sz w:val="20"/>
                <w:szCs w:val="20"/>
                <w:lang w:bidi="ar-SY"/>
              </w:rPr>
              <w:t xml:space="preserve">C’est un champ non obligatoire qui décrit une référence commune entre les deux jambes. </w:t>
            </w:r>
          </w:p>
        </w:tc>
        <w:tc>
          <w:tcPr>
            <w:tcW w:w="4905" w:type="dxa"/>
          </w:tcPr>
          <w:p w:rsidR="00AA24F2" w:rsidRPr="007F29A2" w:rsidRDefault="00AA24F2" w:rsidP="001462EE">
            <w:pPr>
              <w:rPr>
                <w:i/>
              </w:rPr>
            </w:pPr>
          </w:p>
        </w:tc>
      </w:tr>
      <w:tr w:rsidR="00AA24F2" w:rsidRPr="001A11C8" w:rsidTr="004F6FC6">
        <w:trPr>
          <w:jc w:val="center"/>
        </w:trPr>
        <w:tc>
          <w:tcPr>
            <w:tcW w:w="4340" w:type="dxa"/>
          </w:tcPr>
          <w:p w:rsidR="00AA24F2" w:rsidRPr="001A11C8" w:rsidRDefault="00AA24F2" w:rsidP="004F6FC6">
            <w:pPr>
              <w:jc w:val="both"/>
              <w:rPr>
                <w:sz w:val="20"/>
                <w:szCs w:val="20"/>
              </w:rPr>
            </w:pPr>
            <w:r w:rsidRPr="001A11C8">
              <w:rPr>
                <w:sz w:val="20"/>
                <w:szCs w:val="20"/>
              </w:rPr>
              <w:t>Saisie de l’ISIN avec possibilité de recherche via F2 puis sélection.</w:t>
            </w:r>
          </w:p>
        </w:tc>
        <w:tc>
          <w:tcPr>
            <w:tcW w:w="4905" w:type="dxa"/>
          </w:tcPr>
          <w:p w:rsidR="00AA24F2" w:rsidRDefault="00AA24F2" w:rsidP="004F6FC6">
            <w:pPr>
              <w:pStyle w:val="Normal1"/>
              <w:jc w:val="both"/>
              <w:rPr>
                <w:rFonts w:ascii="Calibri" w:hAnsi="Calibri"/>
                <w:i w:val="0"/>
                <w:lang w:val="fr-FR"/>
              </w:rPr>
            </w:pPr>
            <w:r w:rsidRPr="007F29A2">
              <w:rPr>
                <w:rFonts w:ascii="Calibri" w:hAnsi="Calibri"/>
                <w:i w:val="0"/>
                <w:lang w:val="fr-FR"/>
              </w:rPr>
              <w:t xml:space="preserve">La description du titre, le marché, le type de quantité ainsi que la place de dénouement </w:t>
            </w:r>
            <w:r>
              <w:rPr>
                <w:rFonts w:ascii="Calibri" w:hAnsi="Calibri"/>
                <w:i w:val="0"/>
                <w:lang w:val="fr-FR"/>
              </w:rPr>
              <w:t xml:space="preserve">et sa description </w:t>
            </w:r>
            <w:r w:rsidRPr="007F29A2">
              <w:rPr>
                <w:rFonts w:ascii="Calibri" w:hAnsi="Calibri"/>
                <w:i w:val="0"/>
                <w:lang w:val="fr-FR"/>
              </w:rPr>
              <w:t>sont déduites et affichés.</w:t>
            </w:r>
          </w:p>
        </w:tc>
      </w:tr>
      <w:tr w:rsidR="00AA24F2" w:rsidRPr="001A11C8" w:rsidTr="004F6FC6">
        <w:trPr>
          <w:jc w:val="center"/>
        </w:trPr>
        <w:tc>
          <w:tcPr>
            <w:tcW w:w="4340" w:type="dxa"/>
          </w:tcPr>
          <w:p w:rsidR="00AA24F2" w:rsidRPr="001A11C8" w:rsidRDefault="00AA24F2" w:rsidP="004F6FC6">
            <w:pPr>
              <w:jc w:val="both"/>
              <w:rPr>
                <w:sz w:val="20"/>
                <w:szCs w:val="20"/>
              </w:rPr>
            </w:pPr>
            <w:r>
              <w:rPr>
                <w:sz w:val="20"/>
                <w:szCs w:val="20"/>
              </w:rPr>
              <w:t>Date de négociation</w:t>
            </w:r>
          </w:p>
        </w:tc>
        <w:tc>
          <w:tcPr>
            <w:tcW w:w="4905" w:type="dxa"/>
          </w:tcPr>
          <w:p w:rsidR="00AA24F2" w:rsidRPr="007F29A2" w:rsidRDefault="00AA24F2" w:rsidP="004F6FC6">
            <w:pPr>
              <w:pStyle w:val="Normal1"/>
              <w:jc w:val="both"/>
              <w:rPr>
                <w:rFonts w:ascii="Calibri" w:hAnsi="Calibri"/>
                <w:i w:val="0"/>
                <w:lang w:val="fr-FR"/>
              </w:rPr>
            </w:pPr>
          </w:p>
        </w:tc>
      </w:tr>
      <w:tr w:rsidR="00AA24F2" w:rsidRPr="001A11C8" w:rsidTr="004F6FC6">
        <w:trPr>
          <w:jc w:val="center"/>
        </w:trPr>
        <w:tc>
          <w:tcPr>
            <w:tcW w:w="4340" w:type="dxa"/>
          </w:tcPr>
          <w:p w:rsidR="00AA24F2" w:rsidRPr="001A11C8" w:rsidRDefault="00AA24F2" w:rsidP="001F1148">
            <w:pPr>
              <w:jc w:val="both"/>
              <w:rPr>
                <w:sz w:val="20"/>
                <w:szCs w:val="20"/>
              </w:rPr>
            </w:pPr>
            <w:r>
              <w:rPr>
                <w:sz w:val="20"/>
                <w:szCs w:val="20"/>
              </w:rPr>
              <w:t>Date de dénouement</w:t>
            </w:r>
          </w:p>
        </w:tc>
        <w:tc>
          <w:tcPr>
            <w:tcW w:w="4905" w:type="dxa"/>
          </w:tcPr>
          <w:p w:rsidR="00AA24F2" w:rsidRPr="007F29A2" w:rsidRDefault="00AA24F2" w:rsidP="004F6FC6">
            <w:pPr>
              <w:pStyle w:val="Normal1"/>
              <w:jc w:val="both"/>
              <w:rPr>
                <w:rFonts w:ascii="Calibri" w:hAnsi="Calibri"/>
                <w:i w:val="0"/>
                <w:lang w:val="fr-FR"/>
              </w:rPr>
            </w:pPr>
            <w:r w:rsidRPr="001F1148">
              <w:rPr>
                <w:rFonts w:ascii="Calibri" w:hAnsi="Calibri"/>
                <w:i w:val="0"/>
                <w:lang w:val="fr-FR"/>
              </w:rPr>
              <w:t>C’est la date théorique de dénouement, elle est déduite par le système à partir de la date de négociation moyennant la configuration de l’ SLA fenêtre de dénouement. Par défaut, elle est égale à J.</w:t>
            </w:r>
          </w:p>
        </w:tc>
      </w:tr>
      <w:tr w:rsidR="00AA24F2" w:rsidRPr="001A11C8" w:rsidTr="004F6FC6">
        <w:trPr>
          <w:jc w:val="center"/>
        </w:trPr>
        <w:tc>
          <w:tcPr>
            <w:tcW w:w="4340" w:type="dxa"/>
          </w:tcPr>
          <w:p w:rsidR="00AA24F2" w:rsidRPr="001A11C8" w:rsidRDefault="00AA24F2" w:rsidP="004F6FC6">
            <w:pPr>
              <w:jc w:val="both"/>
              <w:rPr>
                <w:sz w:val="20"/>
                <w:szCs w:val="20"/>
              </w:rPr>
            </w:pPr>
            <w:r w:rsidRPr="001A11C8">
              <w:rPr>
                <w:sz w:val="20"/>
                <w:szCs w:val="20"/>
              </w:rPr>
              <w:t>Modification de la place de dénouement (*).</w:t>
            </w:r>
          </w:p>
        </w:tc>
        <w:tc>
          <w:tcPr>
            <w:tcW w:w="4905" w:type="dxa"/>
          </w:tcPr>
          <w:p w:rsidR="00AA24F2" w:rsidRDefault="00AA24F2" w:rsidP="004F6FC6">
            <w:pPr>
              <w:pStyle w:val="Normal1"/>
              <w:jc w:val="both"/>
              <w:rPr>
                <w:rFonts w:ascii="Calibri" w:hAnsi="Calibri"/>
                <w:i w:val="0"/>
                <w:lang w:val="fr-FR"/>
              </w:rPr>
            </w:pPr>
            <w:r w:rsidRPr="007F29A2">
              <w:rPr>
                <w:rFonts w:ascii="Calibri" w:hAnsi="Calibri"/>
                <w:i w:val="0"/>
                <w:lang w:val="fr-FR"/>
              </w:rPr>
              <w:t>La description de la place de dénouement est déduite et affichée selon la valeur du champ Place de dénouement</w:t>
            </w:r>
            <w:r>
              <w:rPr>
                <w:rFonts w:ascii="Calibri" w:hAnsi="Calibri"/>
                <w:i w:val="0"/>
                <w:lang w:val="fr-FR"/>
              </w:rPr>
              <w:t>.</w:t>
            </w:r>
          </w:p>
          <w:p w:rsidR="00AA24F2" w:rsidRPr="00F1532E" w:rsidRDefault="00AA24F2" w:rsidP="004F6FC6">
            <w:pPr>
              <w:pStyle w:val="Normal1"/>
              <w:jc w:val="both"/>
              <w:rPr>
                <w:rFonts w:ascii="Calibri" w:hAnsi="Calibri"/>
                <w:i w:val="0"/>
                <w:iCs/>
                <w:color w:val="339966"/>
                <w:sz w:val="22"/>
                <w:szCs w:val="22"/>
                <w:lang w:val="fr-FR"/>
              </w:rPr>
            </w:pPr>
            <w:r w:rsidRPr="00DE0DB6">
              <w:rPr>
                <w:rFonts w:ascii="Calibri" w:hAnsi="Calibri"/>
                <w:i w:val="0"/>
                <w:lang w:val="fr-FR"/>
              </w:rPr>
              <w:t>Il doit être possible de modifier la place de dénouement.</w:t>
            </w:r>
          </w:p>
        </w:tc>
      </w:tr>
      <w:tr w:rsidR="00AA24F2" w:rsidRPr="001A11C8" w:rsidTr="001F1148">
        <w:trPr>
          <w:jc w:val="center"/>
        </w:trPr>
        <w:tc>
          <w:tcPr>
            <w:tcW w:w="4340" w:type="dxa"/>
          </w:tcPr>
          <w:p w:rsidR="00AA24F2" w:rsidRDefault="00AA24F2" w:rsidP="004F6FC6">
            <w:pPr>
              <w:jc w:val="both"/>
              <w:rPr>
                <w:sz w:val="20"/>
                <w:szCs w:val="20"/>
              </w:rPr>
            </w:pPr>
          </w:p>
        </w:tc>
        <w:tc>
          <w:tcPr>
            <w:tcW w:w="4905" w:type="dxa"/>
          </w:tcPr>
          <w:p w:rsidR="00AA24F2" w:rsidRDefault="00AA24F2" w:rsidP="001F1148">
            <w:pPr>
              <w:pStyle w:val="Normal1"/>
              <w:jc w:val="both"/>
              <w:rPr>
                <w:rFonts w:ascii="Calibri" w:hAnsi="Calibri"/>
                <w:i w:val="0"/>
                <w:lang w:val="fr-FR"/>
              </w:rPr>
            </w:pPr>
            <w:r>
              <w:rPr>
                <w:rFonts w:ascii="Calibri" w:hAnsi="Calibri"/>
                <w:i w:val="0"/>
                <w:lang w:val="fr-FR"/>
              </w:rPr>
              <w:t>Dépositaire et Compte-titres Nostro sont  déduits automatiquement</w:t>
            </w:r>
          </w:p>
        </w:tc>
      </w:tr>
      <w:tr w:rsidR="00AA24F2" w:rsidRPr="00711709" w:rsidTr="004F6FC6">
        <w:trPr>
          <w:jc w:val="center"/>
        </w:trPr>
        <w:tc>
          <w:tcPr>
            <w:tcW w:w="4340" w:type="dxa"/>
          </w:tcPr>
          <w:p w:rsidR="00AA24F2" w:rsidRPr="00711709" w:rsidRDefault="00AA24F2" w:rsidP="004F6FC6">
            <w:pPr>
              <w:jc w:val="both"/>
              <w:rPr>
                <w:rFonts w:cs="Times New Roman"/>
                <w:sz w:val="20"/>
                <w:szCs w:val="20"/>
              </w:rPr>
            </w:pPr>
            <w:r w:rsidRPr="001F1148">
              <w:rPr>
                <w:rFonts w:cs="Times New Roman"/>
                <w:sz w:val="20"/>
                <w:szCs w:val="20"/>
              </w:rPr>
              <w:t>Saisie de la Quantité de titres transfér</w:t>
            </w:r>
            <w:r>
              <w:rPr>
                <w:rFonts w:cs="Times New Roman"/>
                <w:sz w:val="20"/>
                <w:szCs w:val="20"/>
              </w:rPr>
              <w:t>er</w:t>
            </w:r>
          </w:p>
        </w:tc>
        <w:tc>
          <w:tcPr>
            <w:tcW w:w="4905" w:type="dxa"/>
          </w:tcPr>
          <w:p w:rsidR="00AA24F2" w:rsidRDefault="00AA24F2" w:rsidP="004F6FC6">
            <w:pPr>
              <w:pStyle w:val="Normal1"/>
              <w:jc w:val="both"/>
              <w:rPr>
                <w:rFonts w:ascii="Calibri" w:hAnsi="Calibri"/>
                <w:i w:val="0"/>
                <w:lang w:val="fr-FR"/>
              </w:rPr>
            </w:pPr>
          </w:p>
        </w:tc>
      </w:tr>
      <w:tr w:rsidR="00AA24F2" w:rsidRPr="00711709" w:rsidTr="004F6FC6">
        <w:trPr>
          <w:jc w:val="center"/>
        </w:trPr>
        <w:tc>
          <w:tcPr>
            <w:tcW w:w="4340" w:type="dxa"/>
          </w:tcPr>
          <w:p w:rsidR="00AA24F2" w:rsidRDefault="00AA24F2" w:rsidP="004F6FC6">
            <w:pPr>
              <w:jc w:val="both"/>
              <w:rPr>
                <w:rFonts w:cs="Times New Roman"/>
                <w:sz w:val="20"/>
                <w:szCs w:val="20"/>
              </w:rPr>
            </w:pPr>
            <w:r>
              <w:rPr>
                <w:rFonts w:cs="Times New Roman"/>
                <w:sz w:val="20"/>
                <w:szCs w:val="20"/>
              </w:rPr>
              <w:t>Prix</w:t>
            </w:r>
          </w:p>
        </w:tc>
        <w:tc>
          <w:tcPr>
            <w:tcW w:w="4905" w:type="dxa"/>
          </w:tcPr>
          <w:p w:rsidR="00AA24F2" w:rsidRDefault="00AA24F2" w:rsidP="004F6FC6">
            <w:pPr>
              <w:pStyle w:val="Normal1"/>
              <w:jc w:val="both"/>
              <w:rPr>
                <w:rFonts w:ascii="Calibri" w:hAnsi="Calibri"/>
                <w:i w:val="0"/>
                <w:lang w:val="fr-FR"/>
              </w:rPr>
            </w:pPr>
            <w:r w:rsidRPr="001F1148">
              <w:rPr>
                <w:rFonts w:ascii="Calibri" w:hAnsi="Calibri"/>
                <w:i w:val="0"/>
                <w:lang w:val="fr-FR"/>
              </w:rPr>
              <w:t>Le CMP à la date de l’opération déduit du compte client livreur.</w:t>
            </w:r>
          </w:p>
        </w:tc>
      </w:tr>
      <w:tr w:rsidR="00AA24F2" w:rsidRPr="00711709" w:rsidTr="004F6FC6">
        <w:trPr>
          <w:jc w:val="center"/>
        </w:trPr>
        <w:tc>
          <w:tcPr>
            <w:tcW w:w="4340" w:type="dxa"/>
          </w:tcPr>
          <w:p w:rsidR="00AA24F2" w:rsidRDefault="00AA24F2" w:rsidP="004F6FC6">
            <w:pPr>
              <w:jc w:val="both"/>
              <w:rPr>
                <w:rFonts w:cs="Times New Roman"/>
                <w:sz w:val="20"/>
                <w:szCs w:val="20"/>
              </w:rPr>
            </w:pPr>
            <w:r>
              <w:rPr>
                <w:rFonts w:cs="Times New Roman"/>
                <w:sz w:val="20"/>
                <w:szCs w:val="20"/>
              </w:rPr>
              <w:t>Montant de dénouement</w:t>
            </w:r>
          </w:p>
        </w:tc>
        <w:tc>
          <w:tcPr>
            <w:tcW w:w="4905" w:type="dxa"/>
          </w:tcPr>
          <w:p w:rsidR="00AA24F2" w:rsidRDefault="00AA24F2" w:rsidP="004F6FC6">
            <w:pPr>
              <w:pStyle w:val="Normal1"/>
              <w:jc w:val="both"/>
              <w:rPr>
                <w:rFonts w:ascii="Calibri" w:hAnsi="Calibri"/>
                <w:i w:val="0"/>
                <w:lang w:val="fr-FR"/>
              </w:rPr>
            </w:pPr>
            <w:r w:rsidRPr="001F1148">
              <w:rPr>
                <w:rFonts w:ascii="Calibri" w:hAnsi="Calibri"/>
                <w:i w:val="0"/>
                <w:lang w:val="fr-FR"/>
              </w:rPr>
              <w:t>Prix*Quantité</w:t>
            </w:r>
          </w:p>
        </w:tc>
      </w:tr>
      <w:tr w:rsidR="00AA24F2" w:rsidRPr="001A11C8" w:rsidTr="001462EE">
        <w:trPr>
          <w:jc w:val="center"/>
        </w:trPr>
        <w:tc>
          <w:tcPr>
            <w:tcW w:w="4340" w:type="dxa"/>
            <w:shd w:val="clear" w:color="auto" w:fill="F2F2F2"/>
          </w:tcPr>
          <w:p w:rsidR="00AA24F2" w:rsidRPr="001A11C8" w:rsidRDefault="00AA24F2" w:rsidP="004F6FC6">
            <w:pPr>
              <w:jc w:val="both"/>
              <w:rPr>
                <w:sz w:val="20"/>
                <w:szCs w:val="20"/>
              </w:rPr>
            </w:pPr>
            <w:r>
              <w:rPr>
                <w:sz w:val="20"/>
                <w:szCs w:val="20"/>
              </w:rPr>
              <w:t>Jambe de Livraison</w:t>
            </w:r>
          </w:p>
        </w:tc>
        <w:tc>
          <w:tcPr>
            <w:tcW w:w="4905" w:type="dxa"/>
            <w:shd w:val="clear" w:color="auto" w:fill="F2F2F2"/>
          </w:tcPr>
          <w:p w:rsidR="00AA24F2" w:rsidRDefault="00AA24F2" w:rsidP="004F6FC6">
            <w:pPr>
              <w:pStyle w:val="Normal1"/>
              <w:jc w:val="both"/>
              <w:rPr>
                <w:rFonts w:ascii="Calibri" w:hAnsi="Calibri"/>
                <w:i w:val="0"/>
                <w:lang w:val="fr-FR"/>
              </w:rPr>
            </w:pPr>
          </w:p>
        </w:tc>
      </w:tr>
      <w:tr w:rsidR="00AA24F2" w:rsidRPr="001A11C8" w:rsidTr="004F6FC6">
        <w:trPr>
          <w:jc w:val="center"/>
        </w:trPr>
        <w:tc>
          <w:tcPr>
            <w:tcW w:w="4340" w:type="dxa"/>
          </w:tcPr>
          <w:p w:rsidR="00AA24F2" w:rsidRPr="001A11C8" w:rsidRDefault="00AA24F2" w:rsidP="004F6FC6">
            <w:pPr>
              <w:jc w:val="both"/>
              <w:rPr>
                <w:sz w:val="20"/>
                <w:szCs w:val="20"/>
              </w:rPr>
            </w:pPr>
            <w:r>
              <w:rPr>
                <w:sz w:val="20"/>
                <w:szCs w:val="20"/>
              </w:rPr>
              <w:t>Référence client**</w:t>
            </w:r>
          </w:p>
        </w:tc>
        <w:tc>
          <w:tcPr>
            <w:tcW w:w="4905" w:type="dxa"/>
          </w:tcPr>
          <w:p w:rsidR="00AA24F2" w:rsidRDefault="00AA24F2" w:rsidP="004F6FC6">
            <w:pPr>
              <w:pStyle w:val="Normal1"/>
              <w:jc w:val="both"/>
              <w:rPr>
                <w:rFonts w:ascii="Calibri" w:hAnsi="Calibri"/>
                <w:i w:val="0"/>
                <w:lang w:val="fr-FR"/>
              </w:rPr>
            </w:pPr>
          </w:p>
        </w:tc>
      </w:tr>
      <w:tr w:rsidR="00AA24F2" w:rsidRPr="001A11C8" w:rsidTr="004F6FC6">
        <w:trPr>
          <w:jc w:val="center"/>
        </w:trPr>
        <w:tc>
          <w:tcPr>
            <w:tcW w:w="4340" w:type="dxa"/>
          </w:tcPr>
          <w:p w:rsidR="00AA24F2" w:rsidRPr="001A11C8" w:rsidRDefault="00AA24F2" w:rsidP="004F6FC6">
            <w:pPr>
              <w:jc w:val="both"/>
              <w:rPr>
                <w:sz w:val="20"/>
                <w:szCs w:val="20"/>
              </w:rPr>
            </w:pPr>
            <w:r w:rsidRPr="001A11C8">
              <w:rPr>
                <w:sz w:val="20"/>
                <w:szCs w:val="20"/>
              </w:rPr>
              <w:lastRenderedPageBreak/>
              <w:t>Saisie du client.</w:t>
            </w:r>
          </w:p>
        </w:tc>
        <w:tc>
          <w:tcPr>
            <w:tcW w:w="4905" w:type="dxa"/>
          </w:tcPr>
          <w:p w:rsidR="00AA24F2" w:rsidRPr="007F29A2" w:rsidRDefault="00AA24F2" w:rsidP="004F6FC6">
            <w:pPr>
              <w:pStyle w:val="Normal1"/>
              <w:jc w:val="both"/>
              <w:rPr>
                <w:rFonts w:ascii="Calibri" w:hAnsi="Calibri"/>
                <w:i w:val="0"/>
                <w:lang w:val="fr-FR"/>
              </w:rPr>
            </w:pPr>
            <w:r>
              <w:rPr>
                <w:rFonts w:ascii="Calibri" w:hAnsi="Calibri"/>
                <w:i w:val="0"/>
                <w:lang w:val="fr-FR"/>
              </w:rPr>
              <w:t>Déduction des comptes-titres et espèces client (**).</w:t>
            </w:r>
          </w:p>
        </w:tc>
      </w:tr>
      <w:tr w:rsidR="00AA24F2" w:rsidRPr="001A11C8" w:rsidTr="004F6FC6">
        <w:trPr>
          <w:jc w:val="center"/>
        </w:trPr>
        <w:tc>
          <w:tcPr>
            <w:tcW w:w="4340" w:type="dxa"/>
          </w:tcPr>
          <w:p w:rsidR="00AA24F2" w:rsidRPr="001A11C8" w:rsidRDefault="00AA24F2" w:rsidP="004F6FC6">
            <w:pPr>
              <w:jc w:val="both"/>
              <w:rPr>
                <w:sz w:val="20"/>
                <w:szCs w:val="20"/>
              </w:rPr>
            </w:pPr>
            <w:r w:rsidRPr="001A11C8">
              <w:rPr>
                <w:sz w:val="20"/>
                <w:szCs w:val="20"/>
              </w:rPr>
              <w:t>Saisie du compte-titres client.</w:t>
            </w:r>
          </w:p>
        </w:tc>
        <w:tc>
          <w:tcPr>
            <w:tcW w:w="4905" w:type="dxa"/>
          </w:tcPr>
          <w:p w:rsidR="00AA24F2" w:rsidRDefault="00AA24F2" w:rsidP="004F6FC6">
            <w:pPr>
              <w:pStyle w:val="Normal1"/>
              <w:jc w:val="both"/>
              <w:rPr>
                <w:rFonts w:ascii="Calibri" w:hAnsi="Calibri"/>
                <w:i w:val="0"/>
                <w:lang w:val="fr-FR"/>
              </w:rPr>
            </w:pPr>
            <w:r>
              <w:rPr>
                <w:rFonts w:ascii="Calibri" w:hAnsi="Calibri"/>
                <w:i w:val="0"/>
                <w:lang w:val="fr-FR"/>
              </w:rPr>
              <w:t>Déduction du compte-espèces client.</w:t>
            </w:r>
          </w:p>
        </w:tc>
      </w:tr>
      <w:tr w:rsidR="00AA24F2" w:rsidRPr="001A11C8" w:rsidTr="004F6FC6">
        <w:trPr>
          <w:jc w:val="center"/>
        </w:trPr>
        <w:tc>
          <w:tcPr>
            <w:tcW w:w="4340" w:type="dxa"/>
          </w:tcPr>
          <w:p w:rsidR="00AA24F2" w:rsidRPr="001A11C8" w:rsidRDefault="00AA24F2" w:rsidP="004F6FC6">
            <w:pPr>
              <w:jc w:val="both"/>
              <w:rPr>
                <w:sz w:val="20"/>
                <w:szCs w:val="20"/>
              </w:rPr>
            </w:pPr>
            <w:r w:rsidRPr="001A11C8">
              <w:rPr>
                <w:sz w:val="20"/>
                <w:szCs w:val="20"/>
              </w:rPr>
              <w:t>Saisie du compte-espèces client.</w:t>
            </w:r>
          </w:p>
        </w:tc>
        <w:tc>
          <w:tcPr>
            <w:tcW w:w="4905" w:type="dxa"/>
          </w:tcPr>
          <w:p w:rsidR="00AA24F2" w:rsidRDefault="00AA24F2" w:rsidP="004F6FC6">
            <w:pPr>
              <w:pStyle w:val="Normal1"/>
              <w:jc w:val="both"/>
              <w:rPr>
                <w:rFonts w:ascii="Calibri" w:hAnsi="Calibri"/>
                <w:i w:val="0"/>
                <w:lang w:val="fr-FR"/>
              </w:rPr>
            </w:pPr>
            <w:r>
              <w:rPr>
                <w:rFonts w:ascii="Calibri" w:hAnsi="Calibri"/>
                <w:i w:val="0"/>
                <w:lang w:val="fr-FR"/>
              </w:rPr>
              <w:t>Déduction du client et comptes-titres client dans le cas où ces derniers sont non renseignés.</w:t>
            </w:r>
          </w:p>
        </w:tc>
      </w:tr>
      <w:tr w:rsidR="00AA24F2" w:rsidRPr="001A11C8" w:rsidTr="001462EE">
        <w:trPr>
          <w:jc w:val="center"/>
        </w:trPr>
        <w:tc>
          <w:tcPr>
            <w:tcW w:w="4340" w:type="dxa"/>
            <w:shd w:val="clear" w:color="auto" w:fill="F2F2F2"/>
          </w:tcPr>
          <w:p w:rsidR="00AA24F2" w:rsidRPr="001A11C8" w:rsidRDefault="00AA24F2" w:rsidP="004F6FC6">
            <w:pPr>
              <w:jc w:val="both"/>
              <w:rPr>
                <w:sz w:val="20"/>
                <w:szCs w:val="20"/>
              </w:rPr>
            </w:pPr>
            <w:r>
              <w:rPr>
                <w:sz w:val="20"/>
                <w:szCs w:val="20"/>
              </w:rPr>
              <w:t>Jambe de Réception</w:t>
            </w:r>
          </w:p>
        </w:tc>
        <w:tc>
          <w:tcPr>
            <w:tcW w:w="4905" w:type="dxa"/>
            <w:shd w:val="clear" w:color="auto" w:fill="F2F2F2"/>
          </w:tcPr>
          <w:p w:rsidR="00AA24F2" w:rsidRPr="007F29A2" w:rsidRDefault="00AA24F2" w:rsidP="004F6FC6">
            <w:pPr>
              <w:pStyle w:val="Normal1"/>
              <w:jc w:val="both"/>
              <w:rPr>
                <w:rFonts w:ascii="Calibri" w:hAnsi="Calibri"/>
                <w:i w:val="0"/>
                <w:lang w:val="fr-FR"/>
              </w:rPr>
            </w:pPr>
          </w:p>
        </w:tc>
      </w:tr>
      <w:tr w:rsidR="00AA24F2" w:rsidRPr="001A11C8" w:rsidTr="004F6FC6">
        <w:trPr>
          <w:jc w:val="center"/>
        </w:trPr>
        <w:tc>
          <w:tcPr>
            <w:tcW w:w="4340" w:type="dxa"/>
          </w:tcPr>
          <w:p w:rsidR="00AA24F2" w:rsidRPr="001A11C8" w:rsidRDefault="00AA24F2" w:rsidP="004F6FC6">
            <w:pPr>
              <w:jc w:val="both"/>
              <w:rPr>
                <w:sz w:val="20"/>
                <w:szCs w:val="20"/>
              </w:rPr>
            </w:pPr>
            <w:r>
              <w:rPr>
                <w:sz w:val="20"/>
                <w:szCs w:val="20"/>
              </w:rPr>
              <w:t>Référence client**</w:t>
            </w:r>
          </w:p>
        </w:tc>
        <w:tc>
          <w:tcPr>
            <w:tcW w:w="4905" w:type="dxa"/>
          </w:tcPr>
          <w:p w:rsidR="00AA24F2" w:rsidRDefault="00AA24F2" w:rsidP="004F6FC6">
            <w:pPr>
              <w:pStyle w:val="Normal1"/>
              <w:jc w:val="both"/>
              <w:rPr>
                <w:rFonts w:ascii="Calibri" w:hAnsi="Calibri"/>
                <w:i w:val="0"/>
                <w:lang w:val="fr-FR"/>
              </w:rPr>
            </w:pPr>
          </w:p>
        </w:tc>
      </w:tr>
      <w:tr w:rsidR="00AA24F2" w:rsidRPr="001A11C8" w:rsidTr="004F6FC6">
        <w:trPr>
          <w:jc w:val="center"/>
        </w:trPr>
        <w:tc>
          <w:tcPr>
            <w:tcW w:w="4340" w:type="dxa"/>
          </w:tcPr>
          <w:p w:rsidR="00AA24F2" w:rsidRPr="001A11C8" w:rsidRDefault="00AA24F2" w:rsidP="004F6FC6">
            <w:pPr>
              <w:jc w:val="both"/>
              <w:rPr>
                <w:sz w:val="20"/>
                <w:szCs w:val="20"/>
              </w:rPr>
            </w:pPr>
            <w:r w:rsidRPr="001A11C8">
              <w:rPr>
                <w:sz w:val="20"/>
                <w:szCs w:val="20"/>
              </w:rPr>
              <w:t>Saisie du client.</w:t>
            </w:r>
          </w:p>
        </w:tc>
        <w:tc>
          <w:tcPr>
            <w:tcW w:w="4905" w:type="dxa"/>
          </w:tcPr>
          <w:p w:rsidR="00AA24F2" w:rsidRPr="007F29A2" w:rsidRDefault="00AA24F2" w:rsidP="004F6FC6">
            <w:pPr>
              <w:pStyle w:val="Normal1"/>
              <w:jc w:val="both"/>
              <w:rPr>
                <w:rFonts w:ascii="Calibri" w:hAnsi="Calibri"/>
                <w:i w:val="0"/>
                <w:lang w:val="fr-FR"/>
              </w:rPr>
            </w:pPr>
            <w:r>
              <w:rPr>
                <w:rFonts w:ascii="Calibri" w:hAnsi="Calibri"/>
                <w:i w:val="0"/>
                <w:lang w:val="fr-FR"/>
              </w:rPr>
              <w:t>Déduction des comptes-titres et espèces client (**).</w:t>
            </w:r>
          </w:p>
        </w:tc>
      </w:tr>
      <w:tr w:rsidR="00AA24F2" w:rsidRPr="001A11C8" w:rsidTr="004F6FC6">
        <w:trPr>
          <w:jc w:val="center"/>
        </w:trPr>
        <w:tc>
          <w:tcPr>
            <w:tcW w:w="4340" w:type="dxa"/>
          </w:tcPr>
          <w:p w:rsidR="00AA24F2" w:rsidRPr="001A11C8" w:rsidRDefault="00AA24F2" w:rsidP="004F6FC6">
            <w:pPr>
              <w:jc w:val="both"/>
              <w:rPr>
                <w:sz w:val="20"/>
                <w:szCs w:val="20"/>
              </w:rPr>
            </w:pPr>
            <w:r w:rsidRPr="001A11C8">
              <w:rPr>
                <w:sz w:val="20"/>
                <w:szCs w:val="20"/>
              </w:rPr>
              <w:t>Saisie du compte-titres client.</w:t>
            </w:r>
          </w:p>
        </w:tc>
        <w:tc>
          <w:tcPr>
            <w:tcW w:w="4905" w:type="dxa"/>
          </w:tcPr>
          <w:p w:rsidR="00AA24F2" w:rsidRDefault="00AA24F2" w:rsidP="004F6FC6">
            <w:pPr>
              <w:pStyle w:val="Normal1"/>
              <w:jc w:val="both"/>
              <w:rPr>
                <w:rFonts w:ascii="Calibri" w:hAnsi="Calibri"/>
                <w:i w:val="0"/>
                <w:lang w:val="fr-FR"/>
              </w:rPr>
            </w:pPr>
            <w:r>
              <w:rPr>
                <w:rFonts w:ascii="Calibri" w:hAnsi="Calibri"/>
                <w:i w:val="0"/>
                <w:lang w:val="fr-FR"/>
              </w:rPr>
              <w:t>Déduction du compte-espèces client.</w:t>
            </w:r>
          </w:p>
        </w:tc>
      </w:tr>
      <w:tr w:rsidR="00AA24F2" w:rsidRPr="001A11C8" w:rsidTr="004F6FC6">
        <w:trPr>
          <w:jc w:val="center"/>
        </w:trPr>
        <w:tc>
          <w:tcPr>
            <w:tcW w:w="4340" w:type="dxa"/>
          </w:tcPr>
          <w:p w:rsidR="00AA24F2" w:rsidRPr="001A11C8" w:rsidRDefault="00AA24F2" w:rsidP="004F6FC6">
            <w:pPr>
              <w:jc w:val="both"/>
              <w:rPr>
                <w:sz w:val="20"/>
                <w:szCs w:val="20"/>
              </w:rPr>
            </w:pPr>
            <w:r w:rsidRPr="001A11C8">
              <w:rPr>
                <w:sz w:val="20"/>
                <w:szCs w:val="20"/>
              </w:rPr>
              <w:t>Saisie du compte-espèces client.</w:t>
            </w:r>
          </w:p>
        </w:tc>
        <w:tc>
          <w:tcPr>
            <w:tcW w:w="4905" w:type="dxa"/>
          </w:tcPr>
          <w:p w:rsidR="00AA24F2" w:rsidRDefault="00AA24F2" w:rsidP="004F6FC6">
            <w:pPr>
              <w:pStyle w:val="Normal1"/>
              <w:jc w:val="both"/>
              <w:rPr>
                <w:rFonts w:ascii="Calibri" w:hAnsi="Calibri"/>
                <w:i w:val="0"/>
                <w:lang w:val="fr-FR"/>
              </w:rPr>
            </w:pPr>
            <w:r>
              <w:rPr>
                <w:rFonts w:ascii="Calibri" w:hAnsi="Calibri"/>
                <w:i w:val="0"/>
                <w:lang w:val="fr-FR"/>
              </w:rPr>
              <w:t>Déduction du client et comptes-titres client dans le cas où ces derniers sont non renseignés.</w:t>
            </w:r>
          </w:p>
        </w:tc>
      </w:tr>
    </w:tbl>
    <w:p w:rsidR="00AA24F2" w:rsidRDefault="00AA24F2" w:rsidP="001F1148">
      <w:pPr>
        <w:jc w:val="both"/>
      </w:pPr>
      <w:r>
        <w:t>*Etape Optionnelle</w:t>
      </w:r>
    </w:p>
    <w:p w:rsidR="00AA24F2" w:rsidRDefault="00AA24F2" w:rsidP="001F1148">
      <w:pPr>
        <w:jc w:val="both"/>
      </w:pPr>
      <w:r>
        <w:t>**</w:t>
      </w:r>
      <w:r w:rsidRPr="00D2574A">
        <w:rPr>
          <w:rFonts w:ascii="Arial" w:hAnsi="Arial"/>
          <w:sz w:val="20"/>
          <w:szCs w:val="20"/>
          <w:lang w:bidi="ar-SY"/>
        </w:rPr>
        <w:t xml:space="preserve">C’est la référence fournie par le client. C’est une donnée optionnelle  à la saisie. Lorsqu’elle existe cette référence </w:t>
      </w:r>
      <w:r w:rsidRPr="00D2574A">
        <w:rPr>
          <w:rFonts w:ascii="Arial" w:hAnsi="Arial"/>
          <w:sz w:val="20"/>
          <w:szCs w:val="20"/>
          <w:lang w:eastAsia="ar-SA"/>
        </w:rPr>
        <w:t xml:space="preserve">est sujette à un contrôle applicatif d’unicité </w:t>
      </w:r>
      <w:r>
        <w:rPr>
          <w:rFonts w:ascii="Arial" w:hAnsi="Arial"/>
          <w:sz w:val="20"/>
          <w:szCs w:val="20"/>
          <w:lang w:eastAsia="ar-SA"/>
        </w:rPr>
        <w:t>(elle doit être unique par jour,</w:t>
      </w:r>
      <w:r w:rsidRPr="00D2574A">
        <w:rPr>
          <w:rFonts w:ascii="Arial" w:hAnsi="Arial"/>
          <w:sz w:val="20"/>
          <w:szCs w:val="20"/>
          <w:lang w:eastAsia="ar-SA"/>
        </w:rPr>
        <w:t xml:space="preserve"> par client</w:t>
      </w:r>
      <w:r>
        <w:rPr>
          <w:rFonts w:ascii="Arial" w:hAnsi="Arial"/>
          <w:sz w:val="20"/>
          <w:szCs w:val="20"/>
          <w:lang w:eastAsia="ar-SA"/>
        </w:rPr>
        <w:t xml:space="preserve"> et par type d’opération)</w:t>
      </w:r>
      <w:r w:rsidRPr="00D2574A">
        <w:rPr>
          <w:rFonts w:ascii="Arial" w:hAnsi="Arial"/>
          <w:sz w:val="20"/>
          <w:szCs w:val="20"/>
          <w:lang w:eastAsia="ar-SA"/>
        </w:rPr>
        <w:t>.</w:t>
      </w:r>
    </w:p>
    <w:p w:rsidR="00AA24F2" w:rsidRPr="004325ED" w:rsidRDefault="00AA24F2" w:rsidP="00E515D3">
      <w:pPr>
        <w:pStyle w:val="Style3"/>
        <w:numPr>
          <w:ilvl w:val="2"/>
          <w:numId w:val="11"/>
        </w:numPr>
        <w:jc w:val="both"/>
      </w:pPr>
      <w:bookmarkStart w:id="164" w:name="_Toc413249552"/>
      <w:r w:rsidRPr="004325ED">
        <w:t>Traitements</w:t>
      </w:r>
      <w:bookmarkEnd w:id="164"/>
    </w:p>
    <w:p w:rsidR="00AA24F2" w:rsidRPr="004325ED" w:rsidRDefault="00AA24F2" w:rsidP="00E515D3">
      <w:pPr>
        <w:pStyle w:val="ListParagraph"/>
        <w:numPr>
          <w:ilvl w:val="0"/>
          <w:numId w:val="10"/>
        </w:numPr>
        <w:spacing w:before="240" w:after="240" w:line="240" w:lineRule="auto"/>
        <w:ind w:right="142"/>
        <w:jc w:val="both"/>
      </w:pPr>
      <w:r>
        <w:t xml:space="preserve">Les traitements </w:t>
      </w:r>
      <w:r w:rsidRPr="004325ED">
        <w:t>spécifiques à ce</w:t>
      </w:r>
      <w:r>
        <w:t xml:space="preserve"> cas d’utilisation fonctionnelle :</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E515D3">
        <w:trPr>
          <w:tblHeader/>
          <w:jc w:val="center"/>
        </w:trPr>
        <w:tc>
          <w:tcPr>
            <w:tcW w:w="1526" w:type="dxa"/>
            <w:shd w:val="clear" w:color="auto" w:fill="808080"/>
          </w:tcPr>
          <w:p w:rsidR="00AA24F2" w:rsidRPr="001A11C8" w:rsidRDefault="00AA24F2" w:rsidP="00E515D3">
            <w:pPr>
              <w:jc w:val="both"/>
              <w:rPr>
                <w:b/>
              </w:rPr>
            </w:pPr>
            <w:r w:rsidRPr="001A11C8">
              <w:rPr>
                <w:b/>
              </w:rPr>
              <w:t>Réf.</w:t>
            </w:r>
          </w:p>
        </w:tc>
        <w:tc>
          <w:tcPr>
            <w:tcW w:w="7719" w:type="dxa"/>
            <w:shd w:val="clear" w:color="auto" w:fill="808080"/>
          </w:tcPr>
          <w:p w:rsidR="00AA24F2" w:rsidRPr="001A11C8" w:rsidRDefault="00AA24F2" w:rsidP="00E515D3">
            <w:pPr>
              <w:jc w:val="both"/>
              <w:rPr>
                <w:b/>
              </w:rPr>
            </w:pPr>
            <w:r w:rsidRPr="001A11C8">
              <w:rPr>
                <w:b/>
              </w:rPr>
              <w:t>Description</w:t>
            </w:r>
          </w:p>
        </w:tc>
      </w:tr>
      <w:tr w:rsidR="00AA24F2" w:rsidRPr="001A11C8" w:rsidTr="00E515D3">
        <w:trPr>
          <w:jc w:val="center"/>
        </w:trPr>
        <w:tc>
          <w:tcPr>
            <w:tcW w:w="1526" w:type="dxa"/>
          </w:tcPr>
          <w:p w:rsidR="00AA24F2" w:rsidRPr="001A11C8" w:rsidRDefault="00AA24F2" w:rsidP="00441685">
            <w:pPr>
              <w:jc w:val="both"/>
            </w:pPr>
            <w:r>
              <w:t>TRT-066</w:t>
            </w:r>
            <w:r w:rsidRPr="001A11C8">
              <w:t>-1</w:t>
            </w:r>
          </w:p>
        </w:tc>
        <w:tc>
          <w:tcPr>
            <w:tcW w:w="7719" w:type="dxa"/>
          </w:tcPr>
          <w:p w:rsidR="00AA24F2" w:rsidRPr="00441685" w:rsidRDefault="00AA24F2" w:rsidP="00441685">
            <w:pPr>
              <w:pStyle w:val="ListParagraph"/>
              <w:numPr>
                <w:ilvl w:val="0"/>
                <w:numId w:val="40"/>
              </w:numPr>
              <w:spacing w:before="240" w:after="240" w:line="240" w:lineRule="auto"/>
              <w:ind w:left="863" w:right="142" w:hanging="425"/>
              <w:jc w:val="both"/>
              <w:rPr>
                <w:rFonts w:ascii="Arial" w:hAnsi="Arial"/>
                <w:b/>
                <w:i/>
                <w:sz w:val="20"/>
                <w:szCs w:val="20"/>
              </w:rPr>
            </w:pPr>
            <w:r w:rsidRPr="00441685">
              <w:rPr>
                <w:i/>
              </w:rPr>
              <w:t>Une</w:t>
            </w:r>
            <w:r w:rsidRPr="009D0E1E">
              <w:rPr>
                <w:rFonts w:ascii="Arial" w:hAnsi="Arial"/>
                <w:sz w:val="20"/>
                <w:szCs w:val="20"/>
              </w:rPr>
              <w:t xml:space="preserve"> fois</w:t>
            </w:r>
            <w:r>
              <w:rPr>
                <w:rFonts w:ascii="Arial" w:hAnsi="Arial"/>
                <w:sz w:val="20"/>
                <w:szCs w:val="20"/>
              </w:rPr>
              <w:t xml:space="preserve"> tous les champs sont assignés, l’utilisateur clique sur la disquette en haut à droite de la page pour sauvegarder l’instruction de transfert. Celle-ci est créée </w:t>
            </w:r>
            <w:r w:rsidRPr="009D0E1E">
              <w:rPr>
                <w:rFonts w:ascii="Arial" w:hAnsi="Arial"/>
                <w:sz w:val="20"/>
                <w:szCs w:val="20"/>
              </w:rPr>
              <w:t xml:space="preserve">au statut </w:t>
            </w:r>
            <w:r w:rsidRPr="000570EB">
              <w:rPr>
                <w:rFonts w:ascii="Arial" w:hAnsi="Arial"/>
                <w:b/>
                <w:i/>
                <w:sz w:val="20"/>
                <w:szCs w:val="20"/>
              </w:rPr>
              <w:t>« Instruit »,« En attente de validation »</w:t>
            </w:r>
            <w:r>
              <w:rPr>
                <w:rFonts w:ascii="Arial" w:hAnsi="Arial"/>
                <w:b/>
                <w:i/>
                <w:sz w:val="20"/>
                <w:szCs w:val="20"/>
              </w:rPr>
              <w:t>.</w:t>
            </w:r>
          </w:p>
        </w:tc>
      </w:tr>
      <w:tr w:rsidR="00AA24F2" w:rsidRPr="001A11C8" w:rsidTr="00E515D3">
        <w:trPr>
          <w:jc w:val="center"/>
        </w:trPr>
        <w:tc>
          <w:tcPr>
            <w:tcW w:w="1526" w:type="dxa"/>
          </w:tcPr>
          <w:p w:rsidR="00AA24F2" w:rsidRPr="001A11C8" w:rsidRDefault="00AA24F2" w:rsidP="00441685">
            <w:pPr>
              <w:jc w:val="both"/>
            </w:pPr>
            <w:r>
              <w:t>TRT-066</w:t>
            </w:r>
            <w:r w:rsidRPr="001A11C8">
              <w:t>-2</w:t>
            </w:r>
          </w:p>
        </w:tc>
        <w:tc>
          <w:tcPr>
            <w:tcW w:w="7719" w:type="dxa"/>
          </w:tcPr>
          <w:p w:rsidR="00AA24F2" w:rsidRDefault="00AA24F2" w:rsidP="00441685">
            <w:pPr>
              <w:pStyle w:val="ListParagraph"/>
              <w:numPr>
                <w:ilvl w:val="0"/>
                <w:numId w:val="40"/>
              </w:numPr>
              <w:spacing w:before="240" w:after="240" w:line="240" w:lineRule="auto"/>
              <w:ind w:left="863" w:right="142" w:hanging="425"/>
              <w:jc w:val="both"/>
              <w:rPr>
                <w:rFonts w:ascii="Arial" w:hAnsi="Arial"/>
                <w:sz w:val="20"/>
                <w:szCs w:val="20"/>
              </w:rPr>
            </w:pPr>
            <w:r w:rsidRPr="00441685">
              <w:rPr>
                <w:rFonts w:ascii="Arial" w:hAnsi="Arial"/>
                <w:sz w:val="20"/>
                <w:szCs w:val="20"/>
              </w:rPr>
              <w:t>La validation se fait à partir de l’écran de validation des instructions simples.</w:t>
            </w:r>
            <w:r>
              <w:rPr>
                <w:rFonts w:ascii="Arial" w:hAnsi="Arial"/>
                <w:sz w:val="20"/>
                <w:szCs w:val="20"/>
              </w:rPr>
              <w:t xml:space="preserve"> i</w:t>
            </w:r>
            <w:r w:rsidRPr="00441685">
              <w:rPr>
                <w:rFonts w:ascii="Arial" w:hAnsi="Arial"/>
                <w:sz w:val="20"/>
                <w:szCs w:val="20"/>
              </w:rPr>
              <w:t>l suffit de valider la jambe de livraison pour que celle de réception soit automatiquement validée</w:t>
            </w:r>
          </w:p>
          <w:p w:rsidR="00AA24F2" w:rsidRDefault="00AA24F2" w:rsidP="00441685">
            <w:pPr>
              <w:pStyle w:val="ListParagraph"/>
              <w:numPr>
                <w:ilvl w:val="0"/>
                <w:numId w:val="40"/>
              </w:numPr>
              <w:spacing w:before="240" w:after="240" w:line="240" w:lineRule="auto"/>
              <w:ind w:left="863" w:right="142" w:hanging="425"/>
              <w:jc w:val="both"/>
              <w:rPr>
                <w:rFonts w:ascii="Arial" w:hAnsi="Arial"/>
                <w:sz w:val="20"/>
                <w:szCs w:val="20"/>
              </w:rPr>
            </w:pPr>
            <w:r>
              <w:rPr>
                <w:rFonts w:ascii="Arial" w:hAnsi="Arial"/>
                <w:sz w:val="20"/>
                <w:szCs w:val="20"/>
              </w:rPr>
              <w:t xml:space="preserve">Une fois validés, les deux jambes passent au statut </w:t>
            </w:r>
            <w:r w:rsidRPr="00441685">
              <w:rPr>
                <w:rFonts w:ascii="Arial" w:hAnsi="Arial"/>
                <w:sz w:val="20"/>
                <w:szCs w:val="20"/>
              </w:rPr>
              <w:t>« Apparié ».</w:t>
            </w:r>
          </w:p>
          <w:p w:rsidR="00AA24F2" w:rsidRPr="00441685" w:rsidRDefault="00AA24F2" w:rsidP="00441685">
            <w:pPr>
              <w:pStyle w:val="ListParagraph"/>
              <w:spacing w:before="240" w:after="240" w:line="240" w:lineRule="auto"/>
              <w:ind w:left="863" w:right="142"/>
              <w:jc w:val="both"/>
              <w:rPr>
                <w:rFonts w:ascii="Arial" w:hAnsi="Arial"/>
                <w:sz w:val="20"/>
                <w:szCs w:val="20"/>
              </w:rPr>
            </w:pPr>
          </w:p>
        </w:tc>
      </w:tr>
    </w:tbl>
    <w:p w:rsidR="00AA24F2" w:rsidRPr="00EB1F10" w:rsidRDefault="00AA24F2" w:rsidP="00E515D3">
      <w:pPr>
        <w:spacing w:before="60"/>
        <w:jc w:val="both"/>
        <w:rPr>
          <w:i/>
          <w:sz w:val="20"/>
          <w:szCs w:val="20"/>
        </w:rPr>
      </w:pPr>
      <w:r>
        <w:rPr>
          <w:i/>
          <w:sz w:val="20"/>
          <w:szCs w:val="20"/>
        </w:rPr>
        <w:t>066</w:t>
      </w:r>
      <w:r w:rsidRPr="00EB1F10">
        <w:rPr>
          <w:i/>
          <w:sz w:val="20"/>
          <w:szCs w:val="20"/>
        </w:rPr>
        <w:t xml:space="preserve"> = </w:t>
      </w:r>
      <w:r>
        <w:rPr>
          <w:i/>
          <w:sz w:val="20"/>
          <w:szCs w:val="20"/>
        </w:rPr>
        <w:t>saisie manuelle d’un transfert interne</w:t>
      </w:r>
      <w:r w:rsidRPr="00EB1F10">
        <w:rPr>
          <w:i/>
          <w:sz w:val="20"/>
          <w:szCs w:val="20"/>
        </w:rPr>
        <w:t>.</w:t>
      </w:r>
    </w:p>
    <w:p w:rsidR="00AA24F2" w:rsidRDefault="00AA24F2" w:rsidP="00A5015F">
      <w:pPr>
        <w:spacing w:before="60"/>
        <w:jc w:val="both"/>
        <w:rPr>
          <w:i/>
          <w:sz w:val="20"/>
          <w:szCs w:val="20"/>
        </w:rPr>
      </w:pPr>
    </w:p>
    <w:p w:rsidR="00AA24F2" w:rsidRPr="004325ED" w:rsidRDefault="00AA24F2" w:rsidP="00E515D3">
      <w:pPr>
        <w:pStyle w:val="Style2"/>
        <w:numPr>
          <w:ilvl w:val="1"/>
          <w:numId w:val="11"/>
        </w:numPr>
        <w:jc w:val="both"/>
      </w:pPr>
      <w:bookmarkStart w:id="165" w:name="_Toc413249553"/>
      <w:r>
        <w:t>Cas d’utilisation &lt;Dénouement Interne</w:t>
      </w:r>
      <w:r w:rsidRPr="004325ED">
        <w:t>&gt;</w:t>
      </w:r>
      <w:bookmarkEnd w:id="165"/>
    </w:p>
    <w:p w:rsidR="00AA24F2" w:rsidRPr="004325ED" w:rsidRDefault="00AA24F2" w:rsidP="00E515D3">
      <w:pPr>
        <w:pStyle w:val="Style3"/>
        <w:numPr>
          <w:ilvl w:val="2"/>
          <w:numId w:val="11"/>
        </w:numPr>
        <w:jc w:val="both"/>
      </w:pPr>
      <w:bookmarkStart w:id="166" w:name="_Toc413249554"/>
      <w:r w:rsidRPr="004325ED">
        <w:t>Définition et objectif</w:t>
      </w:r>
      <w:bookmarkEnd w:id="166"/>
    </w:p>
    <w:p w:rsidR="00AA24F2" w:rsidRDefault="00AA24F2" w:rsidP="00E515D3">
      <w:pPr>
        <w:pStyle w:val="ListParagraph"/>
        <w:numPr>
          <w:ilvl w:val="0"/>
          <w:numId w:val="10"/>
        </w:numPr>
        <w:spacing w:before="240" w:line="240" w:lineRule="auto"/>
        <w:ind w:right="142"/>
        <w:jc w:val="both"/>
      </w:pPr>
      <w:r>
        <w:t>Ce cas d’utilisation est dédié au dénouement des transferts interne.</w:t>
      </w:r>
      <w:r w:rsidRPr="000076A4">
        <w:rPr>
          <w:rFonts w:ascii="Arial" w:hAnsi="Arial"/>
          <w:sz w:val="20"/>
          <w:szCs w:val="20"/>
        </w:rPr>
        <w:t>Le dénouement se fait à</w:t>
      </w:r>
      <w:r>
        <w:rPr>
          <w:rFonts w:ascii="Arial" w:hAnsi="Arial"/>
          <w:sz w:val="20"/>
          <w:szCs w:val="20"/>
        </w:rPr>
        <w:t xml:space="preserve"> partir de la jambe de livraison (type de transaction ITDF)</w:t>
      </w:r>
    </w:p>
    <w:p w:rsidR="00AA24F2" w:rsidRDefault="00AA24F2" w:rsidP="00E515D3">
      <w:pPr>
        <w:pStyle w:val="ListParagraph"/>
        <w:spacing w:before="240" w:line="240" w:lineRule="auto"/>
        <w:ind w:right="142"/>
        <w:jc w:val="both"/>
      </w:pPr>
    </w:p>
    <w:p w:rsidR="00AA24F2" w:rsidRPr="004325ED" w:rsidRDefault="00AA24F2" w:rsidP="00E515D3">
      <w:pPr>
        <w:pStyle w:val="Style3"/>
        <w:numPr>
          <w:ilvl w:val="2"/>
          <w:numId w:val="11"/>
        </w:numPr>
        <w:jc w:val="both"/>
      </w:pPr>
      <w:bookmarkStart w:id="167" w:name="_Toc413249555"/>
      <w:r w:rsidRPr="004325ED">
        <w:t>Pré-conditions</w:t>
      </w:r>
      <w:bookmarkEnd w:id="167"/>
    </w:p>
    <w:p w:rsidR="00AA24F2" w:rsidRPr="004325ED" w:rsidRDefault="00AA24F2" w:rsidP="00E515D3">
      <w:pPr>
        <w:pStyle w:val="ListParagraph"/>
        <w:numPr>
          <w:ilvl w:val="0"/>
          <w:numId w:val="10"/>
        </w:numPr>
        <w:spacing w:before="240" w:after="240" w:line="240" w:lineRule="auto"/>
        <w:ind w:right="142"/>
        <w:jc w:val="both"/>
      </w:pPr>
      <w:r>
        <w:t>L</w:t>
      </w:r>
      <w:r w:rsidRPr="004325ED">
        <w:t xml:space="preserve">es pré-conditions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E515D3">
        <w:trPr>
          <w:tblHeader/>
          <w:jc w:val="center"/>
        </w:trPr>
        <w:tc>
          <w:tcPr>
            <w:tcW w:w="1526" w:type="dxa"/>
            <w:shd w:val="clear" w:color="auto" w:fill="D9D9D9"/>
          </w:tcPr>
          <w:p w:rsidR="00AA24F2" w:rsidRPr="001A11C8" w:rsidRDefault="00AA24F2" w:rsidP="00E515D3">
            <w:pPr>
              <w:jc w:val="both"/>
              <w:rPr>
                <w:b/>
              </w:rPr>
            </w:pPr>
            <w:r w:rsidRPr="001A11C8">
              <w:rPr>
                <w:b/>
              </w:rPr>
              <w:t>Réf.</w:t>
            </w:r>
          </w:p>
        </w:tc>
        <w:tc>
          <w:tcPr>
            <w:tcW w:w="7719" w:type="dxa"/>
            <w:shd w:val="clear" w:color="auto" w:fill="D9D9D9"/>
          </w:tcPr>
          <w:p w:rsidR="00AA24F2" w:rsidRPr="001A11C8" w:rsidRDefault="00AA24F2" w:rsidP="00E515D3">
            <w:pPr>
              <w:jc w:val="both"/>
              <w:rPr>
                <w:b/>
              </w:rPr>
            </w:pPr>
            <w:r w:rsidRPr="001A11C8">
              <w:rPr>
                <w:b/>
              </w:rPr>
              <w:t>Description</w:t>
            </w:r>
          </w:p>
        </w:tc>
      </w:tr>
      <w:tr w:rsidR="00AA24F2" w:rsidRPr="001A11C8" w:rsidTr="00E515D3">
        <w:trPr>
          <w:jc w:val="center"/>
        </w:trPr>
        <w:tc>
          <w:tcPr>
            <w:tcW w:w="1526" w:type="dxa"/>
          </w:tcPr>
          <w:p w:rsidR="00AA24F2" w:rsidRPr="001A11C8" w:rsidRDefault="00AA24F2" w:rsidP="00E515D3">
            <w:pPr>
              <w:jc w:val="both"/>
            </w:pPr>
            <w:r>
              <w:lastRenderedPageBreak/>
              <w:t>PRE-067-0</w:t>
            </w:r>
          </w:p>
        </w:tc>
        <w:tc>
          <w:tcPr>
            <w:tcW w:w="7719" w:type="dxa"/>
          </w:tcPr>
          <w:p w:rsidR="00AA24F2" w:rsidRDefault="00AA24F2" w:rsidP="00021CE8">
            <w:pPr>
              <w:pStyle w:val="Normal1"/>
              <w:jc w:val="both"/>
              <w:rPr>
                <w:rFonts w:ascii="Calibri" w:hAnsi="Calibri"/>
                <w:i w:val="0"/>
                <w:lang w:val="fr-FR"/>
              </w:rPr>
            </w:pPr>
            <w:r>
              <w:rPr>
                <w:rFonts w:ascii="Calibri" w:hAnsi="Calibri"/>
                <w:i w:val="0"/>
                <w:lang w:val="fr-FR"/>
              </w:rPr>
              <w:t>Les deux jambes de livraison et de réception sont créées dans le statut apparié.</w:t>
            </w:r>
          </w:p>
        </w:tc>
      </w:tr>
    </w:tbl>
    <w:p w:rsidR="00AA24F2" w:rsidRPr="00EB1F10" w:rsidRDefault="00AA24F2" w:rsidP="00E515D3">
      <w:pPr>
        <w:spacing w:before="60"/>
        <w:jc w:val="both"/>
        <w:rPr>
          <w:i/>
          <w:sz w:val="20"/>
          <w:szCs w:val="20"/>
        </w:rPr>
      </w:pPr>
      <w:r>
        <w:rPr>
          <w:i/>
          <w:sz w:val="20"/>
          <w:szCs w:val="20"/>
        </w:rPr>
        <w:t>067</w:t>
      </w:r>
      <w:r w:rsidRPr="00EB1F10">
        <w:rPr>
          <w:i/>
          <w:sz w:val="20"/>
          <w:szCs w:val="20"/>
        </w:rPr>
        <w:t xml:space="preserve"> = </w:t>
      </w:r>
      <w:r>
        <w:rPr>
          <w:i/>
          <w:sz w:val="20"/>
          <w:szCs w:val="20"/>
        </w:rPr>
        <w:t>dénouement Interne</w:t>
      </w:r>
      <w:r w:rsidRPr="00EB1F10">
        <w:rPr>
          <w:i/>
          <w:sz w:val="20"/>
          <w:szCs w:val="20"/>
        </w:rPr>
        <w:t>.</w:t>
      </w:r>
    </w:p>
    <w:p w:rsidR="00AA24F2" w:rsidRPr="004325ED" w:rsidRDefault="00AA24F2" w:rsidP="00E515D3">
      <w:pPr>
        <w:pStyle w:val="Style3"/>
        <w:numPr>
          <w:ilvl w:val="2"/>
          <w:numId w:val="11"/>
        </w:numPr>
        <w:jc w:val="both"/>
      </w:pPr>
      <w:bookmarkStart w:id="168" w:name="_Toc413249556"/>
      <w:r w:rsidRPr="004325ED">
        <w:t>Post-conditions</w:t>
      </w:r>
      <w:bookmarkEnd w:id="168"/>
    </w:p>
    <w:p w:rsidR="00AA24F2" w:rsidRPr="004325ED" w:rsidRDefault="00AA24F2" w:rsidP="00E515D3">
      <w:pPr>
        <w:pStyle w:val="ListParagraph"/>
        <w:numPr>
          <w:ilvl w:val="0"/>
          <w:numId w:val="10"/>
        </w:numPr>
        <w:spacing w:before="240" w:after="240" w:line="240" w:lineRule="auto"/>
        <w:ind w:right="142"/>
        <w:jc w:val="both"/>
      </w:pPr>
      <w:r>
        <w:t>L</w:t>
      </w:r>
      <w:r w:rsidRPr="004325ED">
        <w:t>es p</w:t>
      </w:r>
      <w:r>
        <w:t>ost</w:t>
      </w:r>
      <w:r w:rsidRPr="004325ED">
        <w:t xml:space="preserve">-conditions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E515D3">
        <w:trPr>
          <w:tblHeader/>
          <w:jc w:val="center"/>
        </w:trPr>
        <w:tc>
          <w:tcPr>
            <w:tcW w:w="1526" w:type="dxa"/>
            <w:shd w:val="clear" w:color="auto" w:fill="D9D9D9"/>
          </w:tcPr>
          <w:p w:rsidR="00AA24F2" w:rsidRPr="001A11C8" w:rsidRDefault="00AA24F2" w:rsidP="00E515D3">
            <w:pPr>
              <w:jc w:val="both"/>
              <w:rPr>
                <w:b/>
              </w:rPr>
            </w:pPr>
            <w:r w:rsidRPr="001A11C8">
              <w:rPr>
                <w:b/>
              </w:rPr>
              <w:t>Réf.</w:t>
            </w:r>
          </w:p>
        </w:tc>
        <w:tc>
          <w:tcPr>
            <w:tcW w:w="7719" w:type="dxa"/>
            <w:shd w:val="clear" w:color="auto" w:fill="D9D9D9"/>
          </w:tcPr>
          <w:p w:rsidR="00AA24F2" w:rsidRPr="001A11C8" w:rsidRDefault="00AA24F2" w:rsidP="00E515D3">
            <w:pPr>
              <w:jc w:val="both"/>
              <w:rPr>
                <w:b/>
              </w:rPr>
            </w:pPr>
            <w:r w:rsidRPr="001A11C8">
              <w:rPr>
                <w:b/>
              </w:rPr>
              <w:t>Description</w:t>
            </w:r>
          </w:p>
        </w:tc>
      </w:tr>
      <w:tr w:rsidR="00AA24F2" w:rsidRPr="001A11C8" w:rsidTr="00E515D3">
        <w:trPr>
          <w:jc w:val="center"/>
        </w:trPr>
        <w:tc>
          <w:tcPr>
            <w:tcW w:w="1526" w:type="dxa"/>
          </w:tcPr>
          <w:p w:rsidR="00AA24F2" w:rsidRPr="001A11C8" w:rsidRDefault="00AA24F2" w:rsidP="00E515D3">
            <w:pPr>
              <w:jc w:val="both"/>
            </w:pPr>
            <w:r>
              <w:t>POS-067</w:t>
            </w:r>
            <w:r w:rsidRPr="001A11C8">
              <w:t>-1</w:t>
            </w:r>
          </w:p>
        </w:tc>
        <w:tc>
          <w:tcPr>
            <w:tcW w:w="7719" w:type="dxa"/>
          </w:tcPr>
          <w:p w:rsidR="00AA24F2" w:rsidRPr="004325ED" w:rsidRDefault="00AA24F2" w:rsidP="00E515D3">
            <w:pPr>
              <w:pStyle w:val="Normal1"/>
              <w:jc w:val="both"/>
              <w:rPr>
                <w:i w:val="0"/>
                <w:lang w:val="fr-FR"/>
              </w:rPr>
            </w:pPr>
          </w:p>
        </w:tc>
      </w:tr>
    </w:tbl>
    <w:p w:rsidR="00AA24F2" w:rsidRPr="00EB1F10" w:rsidRDefault="00AA24F2" w:rsidP="00E515D3">
      <w:pPr>
        <w:spacing w:before="60"/>
        <w:jc w:val="both"/>
        <w:rPr>
          <w:i/>
          <w:sz w:val="20"/>
          <w:szCs w:val="20"/>
        </w:rPr>
      </w:pPr>
      <w:r>
        <w:rPr>
          <w:i/>
          <w:sz w:val="20"/>
          <w:szCs w:val="20"/>
        </w:rPr>
        <w:t>067</w:t>
      </w:r>
      <w:r w:rsidRPr="00EB1F10">
        <w:rPr>
          <w:i/>
          <w:sz w:val="20"/>
          <w:szCs w:val="20"/>
        </w:rPr>
        <w:t xml:space="preserve"> = </w:t>
      </w:r>
      <w:r>
        <w:rPr>
          <w:i/>
          <w:sz w:val="20"/>
          <w:szCs w:val="20"/>
        </w:rPr>
        <w:t>dénouement Interne</w:t>
      </w:r>
      <w:r w:rsidRPr="00EB1F10">
        <w:rPr>
          <w:i/>
          <w:sz w:val="20"/>
          <w:szCs w:val="20"/>
        </w:rPr>
        <w:t>.</w:t>
      </w:r>
    </w:p>
    <w:p w:rsidR="00AA24F2" w:rsidRPr="0031139C" w:rsidRDefault="00AA24F2" w:rsidP="00E515D3">
      <w:pPr>
        <w:pStyle w:val="Style3"/>
        <w:numPr>
          <w:ilvl w:val="2"/>
          <w:numId w:val="11"/>
        </w:numPr>
        <w:jc w:val="both"/>
      </w:pPr>
      <w:bookmarkStart w:id="169" w:name="_Toc413249557"/>
      <w:r w:rsidRPr="004325ED">
        <w:t>Diagramme d’activité</w:t>
      </w:r>
      <w:bookmarkEnd w:id="169"/>
    </w:p>
    <w:p w:rsidR="00AA24F2" w:rsidRDefault="00AA24F2" w:rsidP="00E515D3">
      <w:pPr>
        <w:pStyle w:val="ListParagraph"/>
        <w:spacing w:before="240" w:line="240" w:lineRule="auto"/>
        <w:ind w:right="142"/>
        <w:jc w:val="both"/>
      </w:pPr>
      <w:r>
        <w:t>L’interaction entre l’utilisateur et le système est représenté comme suit :</w:t>
      </w:r>
    </w:p>
    <w:p w:rsidR="00AA24F2" w:rsidRDefault="00AA24F2" w:rsidP="00E515D3">
      <w:pPr>
        <w:spacing w:line="240" w:lineRule="auto"/>
        <w:ind w:right="142"/>
        <w:jc w:val="both"/>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4340"/>
        <w:gridCol w:w="4905"/>
      </w:tblGrid>
      <w:tr w:rsidR="00AA24F2" w:rsidRPr="001A11C8" w:rsidTr="00E515D3">
        <w:trPr>
          <w:tblHeader/>
          <w:jc w:val="center"/>
        </w:trPr>
        <w:tc>
          <w:tcPr>
            <w:tcW w:w="4340" w:type="dxa"/>
            <w:shd w:val="clear" w:color="auto" w:fill="D9D9D9"/>
          </w:tcPr>
          <w:p w:rsidR="00AA24F2" w:rsidRPr="001A11C8" w:rsidRDefault="00AA24F2" w:rsidP="00E515D3">
            <w:pPr>
              <w:jc w:val="both"/>
              <w:rPr>
                <w:b/>
              </w:rPr>
            </w:pPr>
            <w:r w:rsidRPr="001A11C8">
              <w:rPr>
                <w:b/>
              </w:rPr>
              <w:t>L’utilisateur</w:t>
            </w:r>
          </w:p>
        </w:tc>
        <w:tc>
          <w:tcPr>
            <w:tcW w:w="4905" w:type="dxa"/>
            <w:shd w:val="clear" w:color="auto" w:fill="D9D9D9"/>
          </w:tcPr>
          <w:p w:rsidR="00AA24F2" w:rsidRPr="001A11C8" w:rsidRDefault="00AA24F2" w:rsidP="00E515D3">
            <w:pPr>
              <w:jc w:val="both"/>
              <w:rPr>
                <w:b/>
              </w:rPr>
            </w:pPr>
            <w:r w:rsidRPr="001A11C8">
              <w:rPr>
                <w:b/>
              </w:rPr>
              <w:t>MegaCustody</w:t>
            </w:r>
          </w:p>
        </w:tc>
      </w:tr>
      <w:tr w:rsidR="00AA24F2" w:rsidRPr="001A11C8" w:rsidTr="00E515D3">
        <w:trPr>
          <w:jc w:val="center"/>
        </w:trPr>
        <w:tc>
          <w:tcPr>
            <w:tcW w:w="4340" w:type="dxa"/>
          </w:tcPr>
          <w:p w:rsidR="00AA24F2" w:rsidRPr="002A67FE" w:rsidRDefault="00AA24F2" w:rsidP="00E515D3">
            <w:pPr>
              <w:jc w:val="both"/>
              <w:rPr>
                <w:sz w:val="20"/>
                <w:szCs w:val="20"/>
                <w:lang w:bidi="ar-SY"/>
              </w:rPr>
            </w:pPr>
            <w:r w:rsidRPr="002A67FE">
              <w:rPr>
                <w:sz w:val="20"/>
                <w:szCs w:val="20"/>
                <w:lang w:bidi="ar-SY"/>
              </w:rPr>
              <w:t xml:space="preserve">l’utilisateur effectue une recherche sur l’instruction à </w:t>
            </w:r>
            <w:r>
              <w:rPr>
                <w:sz w:val="20"/>
                <w:szCs w:val="20"/>
                <w:lang w:bidi="ar-SY"/>
              </w:rPr>
              <w:t>dénouer</w:t>
            </w:r>
            <w:r w:rsidRPr="002A67FE">
              <w:rPr>
                <w:sz w:val="20"/>
                <w:szCs w:val="20"/>
                <w:lang w:bidi="ar-SY"/>
              </w:rPr>
              <w:t xml:space="preserve"> en utilisant un ensemble de critère de recherche : </w:t>
            </w:r>
          </w:p>
          <w:p w:rsidR="00AA24F2" w:rsidRPr="002A67FE" w:rsidRDefault="00AA24F2" w:rsidP="00E515D3">
            <w:pPr>
              <w:pStyle w:val="ListParagraph"/>
              <w:numPr>
                <w:ilvl w:val="0"/>
                <w:numId w:val="38"/>
              </w:numPr>
              <w:jc w:val="both"/>
              <w:rPr>
                <w:sz w:val="20"/>
                <w:szCs w:val="20"/>
              </w:rPr>
            </w:pPr>
            <w:r w:rsidRPr="002A67FE">
              <w:rPr>
                <w:sz w:val="20"/>
                <w:szCs w:val="20"/>
              </w:rPr>
              <w:t>Référence de l’IRL</w:t>
            </w:r>
          </w:p>
          <w:p w:rsidR="00AA24F2" w:rsidRPr="002A67FE" w:rsidRDefault="00AA24F2" w:rsidP="00E515D3">
            <w:pPr>
              <w:pStyle w:val="ListParagraph"/>
              <w:numPr>
                <w:ilvl w:val="0"/>
                <w:numId w:val="38"/>
              </w:numPr>
              <w:jc w:val="both"/>
              <w:rPr>
                <w:sz w:val="20"/>
                <w:szCs w:val="20"/>
              </w:rPr>
            </w:pPr>
            <w:r w:rsidRPr="002A67FE">
              <w:rPr>
                <w:sz w:val="20"/>
                <w:szCs w:val="20"/>
              </w:rPr>
              <w:t>Référence du client</w:t>
            </w:r>
          </w:p>
          <w:p w:rsidR="00AA24F2" w:rsidRPr="002A67FE" w:rsidRDefault="00AA24F2" w:rsidP="00E515D3">
            <w:pPr>
              <w:pStyle w:val="ListParagraph"/>
              <w:numPr>
                <w:ilvl w:val="0"/>
                <w:numId w:val="38"/>
              </w:numPr>
              <w:jc w:val="both"/>
              <w:rPr>
                <w:sz w:val="20"/>
                <w:szCs w:val="20"/>
              </w:rPr>
            </w:pPr>
            <w:r w:rsidRPr="002A67FE">
              <w:rPr>
                <w:sz w:val="20"/>
                <w:szCs w:val="20"/>
              </w:rPr>
              <w:t>Actif</w:t>
            </w:r>
          </w:p>
          <w:p w:rsidR="00AA24F2" w:rsidRPr="002A67FE" w:rsidRDefault="00AA24F2" w:rsidP="00E515D3">
            <w:pPr>
              <w:pStyle w:val="ListParagraph"/>
              <w:numPr>
                <w:ilvl w:val="0"/>
                <w:numId w:val="38"/>
              </w:numPr>
              <w:jc w:val="both"/>
              <w:rPr>
                <w:sz w:val="20"/>
                <w:szCs w:val="20"/>
              </w:rPr>
            </w:pPr>
            <w:r w:rsidRPr="002A67FE">
              <w:rPr>
                <w:sz w:val="20"/>
                <w:szCs w:val="20"/>
              </w:rPr>
              <w:t xml:space="preserve">Client / compte titre client </w:t>
            </w:r>
          </w:p>
          <w:p w:rsidR="00AA24F2" w:rsidRPr="002A67FE" w:rsidRDefault="00AA24F2" w:rsidP="00E515D3">
            <w:pPr>
              <w:pStyle w:val="ListParagraph"/>
              <w:numPr>
                <w:ilvl w:val="0"/>
                <w:numId w:val="38"/>
              </w:numPr>
              <w:jc w:val="both"/>
              <w:rPr>
                <w:sz w:val="20"/>
                <w:szCs w:val="20"/>
              </w:rPr>
            </w:pPr>
            <w:r w:rsidRPr="002A67FE">
              <w:rPr>
                <w:sz w:val="20"/>
                <w:szCs w:val="20"/>
              </w:rPr>
              <w:t>Type de transaction</w:t>
            </w:r>
          </w:p>
          <w:p w:rsidR="00AA24F2" w:rsidRPr="002A67FE" w:rsidRDefault="00AA24F2" w:rsidP="00E515D3">
            <w:pPr>
              <w:pStyle w:val="ListParagraph"/>
              <w:numPr>
                <w:ilvl w:val="0"/>
                <w:numId w:val="38"/>
              </w:numPr>
              <w:jc w:val="both"/>
              <w:rPr>
                <w:sz w:val="20"/>
                <w:szCs w:val="20"/>
              </w:rPr>
            </w:pPr>
            <w:r w:rsidRPr="002A67FE">
              <w:rPr>
                <w:sz w:val="20"/>
                <w:szCs w:val="20"/>
              </w:rPr>
              <w:t xml:space="preserve">Dépositaire </w:t>
            </w:r>
          </w:p>
          <w:p w:rsidR="00AA24F2" w:rsidRPr="002A67FE" w:rsidRDefault="00AA24F2" w:rsidP="00E515D3">
            <w:pPr>
              <w:pStyle w:val="ListParagraph"/>
              <w:numPr>
                <w:ilvl w:val="0"/>
                <w:numId w:val="38"/>
              </w:numPr>
              <w:jc w:val="both"/>
              <w:rPr>
                <w:sz w:val="20"/>
                <w:szCs w:val="20"/>
              </w:rPr>
            </w:pPr>
            <w:r w:rsidRPr="002A67FE">
              <w:rPr>
                <w:sz w:val="20"/>
                <w:szCs w:val="20"/>
              </w:rPr>
              <w:t>Date de négociation</w:t>
            </w:r>
          </w:p>
          <w:p w:rsidR="00AA24F2" w:rsidRPr="002A67FE" w:rsidRDefault="00AA24F2" w:rsidP="00E515D3">
            <w:pPr>
              <w:pStyle w:val="ListParagraph"/>
              <w:numPr>
                <w:ilvl w:val="0"/>
                <w:numId w:val="38"/>
              </w:numPr>
              <w:jc w:val="both"/>
              <w:rPr>
                <w:sz w:val="20"/>
                <w:szCs w:val="20"/>
              </w:rPr>
            </w:pPr>
            <w:r w:rsidRPr="002A67FE">
              <w:rPr>
                <w:sz w:val="20"/>
                <w:szCs w:val="20"/>
              </w:rPr>
              <w:t xml:space="preserve">Date de dénouement </w:t>
            </w:r>
          </w:p>
          <w:p w:rsidR="00AA24F2" w:rsidRPr="002A67FE" w:rsidRDefault="00AA24F2" w:rsidP="00E515D3">
            <w:pPr>
              <w:pStyle w:val="ListParagraph"/>
              <w:numPr>
                <w:ilvl w:val="0"/>
                <w:numId w:val="38"/>
              </w:numPr>
              <w:jc w:val="both"/>
              <w:rPr>
                <w:sz w:val="20"/>
                <w:szCs w:val="20"/>
              </w:rPr>
            </w:pPr>
            <w:r w:rsidRPr="002A67FE">
              <w:rPr>
                <w:sz w:val="20"/>
                <w:szCs w:val="20"/>
              </w:rPr>
              <w:t>Etc..</w:t>
            </w:r>
          </w:p>
        </w:tc>
        <w:tc>
          <w:tcPr>
            <w:tcW w:w="4905" w:type="dxa"/>
          </w:tcPr>
          <w:p w:rsidR="00AA24F2" w:rsidRDefault="00AA24F2" w:rsidP="00E515D3">
            <w:pPr>
              <w:pStyle w:val="Normal1"/>
              <w:jc w:val="both"/>
              <w:rPr>
                <w:rFonts w:ascii="Calibri" w:hAnsi="Calibri"/>
                <w:i w:val="0"/>
                <w:lang w:val="fr-FR"/>
              </w:rPr>
            </w:pPr>
            <w:r w:rsidRPr="002A67FE">
              <w:rPr>
                <w:rFonts w:ascii="Calibri" w:hAnsi="Calibri"/>
                <w:i w:val="0"/>
                <w:lang w:val="fr-FR"/>
              </w:rPr>
              <w:t xml:space="preserve">Le système affiche en résultat </w:t>
            </w:r>
          </w:p>
          <w:p w:rsidR="00AA24F2" w:rsidRDefault="00AA24F2" w:rsidP="00E515D3">
            <w:pPr>
              <w:pStyle w:val="Normal1"/>
              <w:numPr>
                <w:ilvl w:val="0"/>
                <w:numId w:val="38"/>
              </w:numPr>
              <w:jc w:val="both"/>
              <w:rPr>
                <w:rFonts w:ascii="Calibri" w:hAnsi="Calibri"/>
                <w:i w:val="0"/>
                <w:lang w:val="fr-FR"/>
              </w:rPr>
            </w:pPr>
            <w:r w:rsidRPr="002A67FE">
              <w:rPr>
                <w:rFonts w:ascii="Calibri" w:hAnsi="Calibri"/>
                <w:i w:val="0"/>
                <w:lang w:val="fr-FR"/>
              </w:rPr>
              <w:t>un</w:t>
            </w:r>
            <w:r>
              <w:rPr>
                <w:rFonts w:ascii="Calibri" w:hAnsi="Calibri"/>
                <w:i w:val="0"/>
                <w:lang w:val="fr-FR"/>
              </w:rPr>
              <w:t>e</w:t>
            </w:r>
            <w:r w:rsidRPr="002A67FE">
              <w:rPr>
                <w:rFonts w:ascii="Calibri" w:hAnsi="Calibri"/>
                <w:i w:val="0"/>
                <w:lang w:val="fr-FR"/>
              </w:rPr>
              <w:t xml:space="preserve"> ou plusieurs instructions selon les critères de recherches saisis.</w:t>
            </w:r>
          </w:p>
          <w:p w:rsidR="00AA24F2" w:rsidRPr="002A67FE" w:rsidRDefault="00AA24F2" w:rsidP="00021CE8">
            <w:pPr>
              <w:pStyle w:val="Normal1"/>
              <w:ind w:left="720"/>
              <w:jc w:val="both"/>
              <w:rPr>
                <w:rFonts w:ascii="Calibri" w:hAnsi="Calibri"/>
                <w:i w:val="0"/>
                <w:lang w:val="fr-FR"/>
              </w:rPr>
            </w:pPr>
          </w:p>
        </w:tc>
      </w:tr>
      <w:tr w:rsidR="00AA24F2" w:rsidRPr="001A11C8" w:rsidTr="00E515D3">
        <w:trPr>
          <w:jc w:val="center"/>
        </w:trPr>
        <w:tc>
          <w:tcPr>
            <w:tcW w:w="4340" w:type="dxa"/>
          </w:tcPr>
          <w:p w:rsidR="00AA24F2" w:rsidRPr="002A67FE" w:rsidRDefault="00AA24F2" w:rsidP="00021CE8">
            <w:pPr>
              <w:jc w:val="both"/>
              <w:rPr>
                <w:sz w:val="20"/>
                <w:szCs w:val="20"/>
              </w:rPr>
            </w:pPr>
            <w:r>
              <w:rPr>
                <w:sz w:val="20"/>
                <w:szCs w:val="20"/>
                <w:lang w:bidi="ar-SY"/>
              </w:rPr>
              <w:t xml:space="preserve">L’utilisateur </w:t>
            </w:r>
            <w:r w:rsidRPr="002A67FE">
              <w:rPr>
                <w:sz w:val="20"/>
                <w:szCs w:val="20"/>
                <w:lang w:bidi="ar-SY"/>
              </w:rPr>
              <w:t>sélec</w:t>
            </w:r>
            <w:r>
              <w:rPr>
                <w:sz w:val="20"/>
                <w:szCs w:val="20"/>
                <w:lang w:bidi="ar-SY"/>
              </w:rPr>
              <w:t>tionne l’instruction  puis une</w:t>
            </w:r>
            <w:r w:rsidRPr="002A67FE">
              <w:rPr>
                <w:sz w:val="20"/>
                <w:szCs w:val="20"/>
                <w:lang w:bidi="ar-SY"/>
              </w:rPr>
              <w:t xml:space="preserve">clique </w:t>
            </w:r>
            <w:r>
              <w:rPr>
                <w:sz w:val="20"/>
                <w:szCs w:val="20"/>
                <w:lang w:bidi="ar-SY"/>
              </w:rPr>
              <w:t>droite puis la commande « dénouer »</w:t>
            </w:r>
          </w:p>
        </w:tc>
        <w:tc>
          <w:tcPr>
            <w:tcW w:w="4905" w:type="dxa"/>
          </w:tcPr>
          <w:p w:rsidR="00AA24F2" w:rsidRPr="002A67FE" w:rsidRDefault="00AA24F2" w:rsidP="00E515D3">
            <w:pPr>
              <w:pStyle w:val="Normal1"/>
              <w:jc w:val="both"/>
              <w:rPr>
                <w:rFonts w:ascii="Calibri" w:hAnsi="Calibri"/>
                <w:i w:val="0"/>
                <w:lang w:val="fr-FR"/>
              </w:rPr>
            </w:pPr>
            <w:r>
              <w:rPr>
                <w:rFonts w:ascii="Calibri" w:hAnsi="Calibri"/>
                <w:i w:val="0"/>
                <w:lang w:val="fr-FR"/>
              </w:rPr>
              <w:t>Un message de succès ou échec est affiché par le système pour reporter l’état du dénouement.</w:t>
            </w:r>
          </w:p>
        </w:tc>
      </w:tr>
    </w:tbl>
    <w:p w:rsidR="00AA24F2" w:rsidRDefault="00AA24F2" w:rsidP="00E515D3">
      <w:pPr>
        <w:jc w:val="both"/>
      </w:pPr>
    </w:p>
    <w:p w:rsidR="00AA24F2" w:rsidRPr="004325ED" w:rsidRDefault="00AA24F2" w:rsidP="00E515D3">
      <w:pPr>
        <w:pStyle w:val="Style3"/>
        <w:numPr>
          <w:ilvl w:val="2"/>
          <w:numId w:val="11"/>
        </w:numPr>
        <w:jc w:val="both"/>
      </w:pPr>
      <w:bookmarkStart w:id="170" w:name="_Toc413249558"/>
      <w:r w:rsidRPr="004325ED">
        <w:t>Traitements</w:t>
      </w:r>
      <w:bookmarkEnd w:id="170"/>
    </w:p>
    <w:p w:rsidR="00AA24F2" w:rsidRPr="004325ED" w:rsidRDefault="00AA24F2" w:rsidP="00E515D3">
      <w:pPr>
        <w:pStyle w:val="ListParagraph"/>
        <w:numPr>
          <w:ilvl w:val="0"/>
          <w:numId w:val="10"/>
        </w:numPr>
        <w:spacing w:before="240" w:after="240" w:line="240" w:lineRule="auto"/>
        <w:ind w:right="142"/>
        <w:jc w:val="both"/>
      </w:pPr>
      <w:r>
        <w:t xml:space="preserve">Les traitements </w:t>
      </w:r>
      <w:r w:rsidRPr="004325ED">
        <w:t>spécifiques à ce</w:t>
      </w:r>
      <w:r>
        <w:t xml:space="preserve"> cas d’utilisation fonctionnelle :</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E515D3">
        <w:trPr>
          <w:tblHeader/>
          <w:jc w:val="center"/>
        </w:trPr>
        <w:tc>
          <w:tcPr>
            <w:tcW w:w="1526" w:type="dxa"/>
            <w:shd w:val="clear" w:color="auto" w:fill="808080"/>
          </w:tcPr>
          <w:p w:rsidR="00AA24F2" w:rsidRPr="001A11C8" w:rsidRDefault="00AA24F2" w:rsidP="00E515D3">
            <w:pPr>
              <w:jc w:val="both"/>
              <w:rPr>
                <w:b/>
              </w:rPr>
            </w:pPr>
            <w:r w:rsidRPr="001A11C8">
              <w:rPr>
                <w:b/>
              </w:rPr>
              <w:t>Réf.</w:t>
            </w:r>
          </w:p>
        </w:tc>
        <w:tc>
          <w:tcPr>
            <w:tcW w:w="7719" w:type="dxa"/>
            <w:shd w:val="clear" w:color="auto" w:fill="808080"/>
          </w:tcPr>
          <w:p w:rsidR="00AA24F2" w:rsidRPr="001A11C8" w:rsidRDefault="00AA24F2" w:rsidP="00E515D3">
            <w:pPr>
              <w:jc w:val="both"/>
              <w:rPr>
                <w:b/>
              </w:rPr>
            </w:pPr>
            <w:r w:rsidRPr="001A11C8">
              <w:rPr>
                <w:b/>
              </w:rPr>
              <w:t>Description</w:t>
            </w:r>
          </w:p>
        </w:tc>
      </w:tr>
      <w:tr w:rsidR="00AA24F2" w:rsidRPr="001A11C8" w:rsidTr="00021CE8">
        <w:trPr>
          <w:trHeight w:val="843"/>
          <w:jc w:val="center"/>
        </w:trPr>
        <w:tc>
          <w:tcPr>
            <w:tcW w:w="1526" w:type="dxa"/>
          </w:tcPr>
          <w:p w:rsidR="00AA24F2" w:rsidRPr="001A11C8" w:rsidRDefault="00AA24F2" w:rsidP="00E515D3">
            <w:pPr>
              <w:jc w:val="both"/>
            </w:pPr>
            <w:r>
              <w:t>TRT-067</w:t>
            </w:r>
            <w:r w:rsidRPr="001A11C8">
              <w:t>-1</w:t>
            </w:r>
          </w:p>
        </w:tc>
        <w:tc>
          <w:tcPr>
            <w:tcW w:w="7719" w:type="dxa"/>
          </w:tcPr>
          <w:p w:rsidR="00AA24F2" w:rsidRPr="004325ED" w:rsidRDefault="00AA24F2" w:rsidP="00021CE8">
            <w:pPr>
              <w:pStyle w:val="ListParagraph"/>
              <w:numPr>
                <w:ilvl w:val="0"/>
                <w:numId w:val="40"/>
              </w:numPr>
              <w:spacing w:before="240" w:after="240" w:line="240" w:lineRule="auto"/>
              <w:ind w:left="863" w:right="142" w:hanging="425"/>
              <w:jc w:val="both"/>
              <w:rPr>
                <w:i/>
              </w:rPr>
            </w:pPr>
            <w:r>
              <w:rPr>
                <w:rFonts w:ascii="Arial" w:hAnsi="Arial"/>
                <w:sz w:val="20"/>
                <w:szCs w:val="20"/>
                <w:lang w:bidi="ar-SY"/>
              </w:rPr>
              <w:t xml:space="preserve">Les deux instructions Client de livraison et de réception seront mises à jour dans un statut </w:t>
            </w:r>
            <w:r w:rsidRPr="00D75190">
              <w:rPr>
                <w:rFonts w:ascii="Arial" w:hAnsi="Arial"/>
                <w:b/>
                <w:sz w:val="20"/>
                <w:szCs w:val="20"/>
                <w:lang w:bidi="ar-SY"/>
              </w:rPr>
              <w:t>DENOUE</w:t>
            </w:r>
          </w:p>
        </w:tc>
      </w:tr>
      <w:tr w:rsidR="00AA24F2" w:rsidRPr="001A11C8" w:rsidTr="00E515D3">
        <w:trPr>
          <w:jc w:val="center"/>
        </w:trPr>
        <w:tc>
          <w:tcPr>
            <w:tcW w:w="1526" w:type="dxa"/>
          </w:tcPr>
          <w:p w:rsidR="00AA24F2" w:rsidRPr="001A11C8" w:rsidRDefault="00AA24F2" w:rsidP="00E515D3">
            <w:pPr>
              <w:jc w:val="both"/>
            </w:pPr>
            <w:r>
              <w:t>TRT-067</w:t>
            </w:r>
            <w:r w:rsidRPr="001A11C8">
              <w:t>-2</w:t>
            </w:r>
          </w:p>
        </w:tc>
        <w:tc>
          <w:tcPr>
            <w:tcW w:w="7719" w:type="dxa"/>
          </w:tcPr>
          <w:p w:rsidR="00AA24F2" w:rsidRPr="001A11C8" w:rsidRDefault="00AA24F2" w:rsidP="00E515D3">
            <w:pPr>
              <w:pStyle w:val="ListParagraph"/>
              <w:numPr>
                <w:ilvl w:val="0"/>
                <w:numId w:val="40"/>
              </w:numPr>
              <w:spacing w:before="240" w:after="240" w:line="240" w:lineRule="auto"/>
              <w:ind w:left="863" w:right="142" w:hanging="425"/>
              <w:jc w:val="both"/>
            </w:pPr>
            <w:r>
              <w:rPr>
                <w:rFonts w:ascii="Arial" w:hAnsi="Arial"/>
                <w:sz w:val="20"/>
                <w:szCs w:val="20"/>
                <w:lang w:bidi="ar-SY"/>
              </w:rPr>
              <w:t xml:space="preserve">Les mouvements titre  en cours (suspens)  déjà générés à la création des instructions seront mises à jour dans un statut </w:t>
            </w:r>
            <w:r w:rsidRPr="00D75190">
              <w:rPr>
                <w:rFonts w:ascii="Arial" w:hAnsi="Arial"/>
                <w:b/>
                <w:sz w:val="20"/>
                <w:szCs w:val="20"/>
                <w:lang w:bidi="ar-SY"/>
              </w:rPr>
              <w:t>DENOUE</w:t>
            </w:r>
          </w:p>
        </w:tc>
      </w:tr>
      <w:tr w:rsidR="00AA24F2" w:rsidRPr="001A11C8" w:rsidTr="00E515D3">
        <w:trPr>
          <w:jc w:val="center"/>
        </w:trPr>
        <w:tc>
          <w:tcPr>
            <w:tcW w:w="1526" w:type="dxa"/>
          </w:tcPr>
          <w:p w:rsidR="00AA24F2" w:rsidRDefault="00AA24F2" w:rsidP="00E515D3">
            <w:pPr>
              <w:jc w:val="both"/>
            </w:pPr>
            <w:r>
              <w:t>TRT-067</w:t>
            </w:r>
            <w:r w:rsidRPr="001A11C8">
              <w:t>-</w:t>
            </w:r>
            <w:r>
              <w:t>3</w:t>
            </w:r>
          </w:p>
        </w:tc>
        <w:tc>
          <w:tcPr>
            <w:tcW w:w="7719" w:type="dxa"/>
          </w:tcPr>
          <w:p w:rsidR="00AA24F2" w:rsidRPr="009F7D03" w:rsidRDefault="00AA24F2" w:rsidP="00E515D3">
            <w:pPr>
              <w:pStyle w:val="ListParagraph"/>
              <w:numPr>
                <w:ilvl w:val="0"/>
                <w:numId w:val="40"/>
              </w:numPr>
              <w:spacing w:before="240" w:after="240" w:line="240" w:lineRule="auto"/>
              <w:ind w:left="863" w:right="142" w:hanging="425"/>
              <w:jc w:val="both"/>
              <w:rPr>
                <w:rFonts w:ascii="Arial" w:hAnsi="Arial"/>
                <w:sz w:val="20"/>
                <w:szCs w:val="20"/>
                <w:lang w:bidi="ar-SY"/>
              </w:rPr>
            </w:pPr>
            <w:r>
              <w:rPr>
                <w:rFonts w:ascii="Arial" w:hAnsi="Arial"/>
                <w:sz w:val="20"/>
                <w:szCs w:val="20"/>
                <w:lang w:bidi="ar-SY"/>
              </w:rPr>
              <w:t>La position titre est impactée automatiquement suite au dénouement.</w:t>
            </w:r>
          </w:p>
        </w:tc>
      </w:tr>
      <w:tr w:rsidR="00AA24F2" w:rsidRPr="001A11C8" w:rsidTr="00E515D3">
        <w:trPr>
          <w:jc w:val="center"/>
        </w:trPr>
        <w:tc>
          <w:tcPr>
            <w:tcW w:w="1526" w:type="dxa"/>
          </w:tcPr>
          <w:p w:rsidR="00AA24F2" w:rsidRDefault="00AA24F2" w:rsidP="00E515D3">
            <w:pPr>
              <w:jc w:val="both"/>
            </w:pPr>
            <w:r>
              <w:lastRenderedPageBreak/>
              <w:t>TRT-067</w:t>
            </w:r>
            <w:r w:rsidRPr="001A11C8">
              <w:t>-</w:t>
            </w:r>
            <w:r>
              <w:t>4</w:t>
            </w:r>
          </w:p>
        </w:tc>
        <w:tc>
          <w:tcPr>
            <w:tcW w:w="7719" w:type="dxa"/>
          </w:tcPr>
          <w:p w:rsidR="00AA24F2" w:rsidRDefault="00AA24F2" w:rsidP="00E515D3">
            <w:pPr>
              <w:pStyle w:val="ListParagraph"/>
              <w:numPr>
                <w:ilvl w:val="0"/>
                <w:numId w:val="40"/>
              </w:numPr>
              <w:spacing w:before="240" w:after="240" w:line="240" w:lineRule="auto"/>
              <w:ind w:left="863" w:right="142" w:hanging="425"/>
              <w:jc w:val="both"/>
              <w:rPr>
                <w:rFonts w:ascii="Arial" w:hAnsi="Arial"/>
                <w:sz w:val="20"/>
                <w:szCs w:val="20"/>
                <w:lang w:bidi="ar-SY"/>
              </w:rPr>
            </w:pPr>
            <w:r>
              <w:rPr>
                <w:rFonts w:ascii="Arial" w:hAnsi="Arial"/>
                <w:sz w:val="20"/>
                <w:szCs w:val="20"/>
                <w:lang w:bidi="ar-SY"/>
              </w:rPr>
              <w:t>Une fois le dénouement effectué avec succès, le système génère selon une configuration une notification au client sous forme d’un rapport.</w:t>
            </w:r>
          </w:p>
        </w:tc>
      </w:tr>
      <w:tr w:rsidR="00AA24F2" w:rsidRPr="001A11C8" w:rsidTr="00E515D3">
        <w:trPr>
          <w:jc w:val="center"/>
        </w:trPr>
        <w:tc>
          <w:tcPr>
            <w:tcW w:w="1526" w:type="dxa"/>
          </w:tcPr>
          <w:p w:rsidR="00AA24F2" w:rsidRDefault="00AA24F2" w:rsidP="00021CE8">
            <w:pPr>
              <w:jc w:val="both"/>
            </w:pPr>
            <w:r>
              <w:t>TRT-067</w:t>
            </w:r>
            <w:r w:rsidRPr="001A11C8">
              <w:t>-</w:t>
            </w:r>
            <w:r>
              <w:t>5</w:t>
            </w:r>
          </w:p>
        </w:tc>
        <w:tc>
          <w:tcPr>
            <w:tcW w:w="7719" w:type="dxa"/>
          </w:tcPr>
          <w:p w:rsidR="00AA24F2" w:rsidRDefault="00AA24F2" w:rsidP="00E515D3">
            <w:pPr>
              <w:pStyle w:val="ListParagraph"/>
              <w:numPr>
                <w:ilvl w:val="0"/>
                <w:numId w:val="40"/>
              </w:numPr>
              <w:spacing w:before="240" w:after="240" w:line="240" w:lineRule="auto"/>
              <w:ind w:left="863" w:right="142" w:hanging="425"/>
              <w:jc w:val="both"/>
              <w:rPr>
                <w:rFonts w:ascii="Arial" w:hAnsi="Arial"/>
                <w:sz w:val="20"/>
                <w:szCs w:val="20"/>
                <w:lang w:bidi="ar-SY"/>
              </w:rPr>
            </w:pPr>
            <w:r w:rsidRPr="003C3038">
              <w:rPr>
                <w:rFonts w:ascii="Arial" w:hAnsi="Arial"/>
                <w:sz w:val="20"/>
                <w:szCs w:val="20"/>
                <w:lang w:bidi="ar-SY"/>
              </w:rPr>
              <w:t xml:space="preserve">Une comptabilité </w:t>
            </w:r>
            <w:r>
              <w:rPr>
                <w:rFonts w:ascii="Arial" w:hAnsi="Arial"/>
                <w:sz w:val="20"/>
                <w:szCs w:val="20"/>
                <w:lang w:bidi="ar-SY"/>
              </w:rPr>
              <w:t>espèce est générée selon les schémas comptables renseignés au niveau du mapping.</w:t>
            </w:r>
          </w:p>
        </w:tc>
      </w:tr>
    </w:tbl>
    <w:p w:rsidR="00AA24F2" w:rsidRPr="00EB1F10" w:rsidRDefault="00AA24F2" w:rsidP="00E515D3">
      <w:pPr>
        <w:spacing w:before="60"/>
        <w:jc w:val="both"/>
        <w:rPr>
          <w:i/>
          <w:sz w:val="20"/>
          <w:szCs w:val="20"/>
        </w:rPr>
      </w:pPr>
      <w:r w:rsidRPr="00EB1F10">
        <w:rPr>
          <w:i/>
          <w:sz w:val="20"/>
          <w:szCs w:val="20"/>
        </w:rPr>
        <w:t>06</w:t>
      </w:r>
      <w:r>
        <w:rPr>
          <w:i/>
          <w:sz w:val="20"/>
          <w:szCs w:val="20"/>
        </w:rPr>
        <w:t>7</w:t>
      </w:r>
      <w:r w:rsidRPr="00EB1F10">
        <w:rPr>
          <w:i/>
          <w:sz w:val="20"/>
          <w:szCs w:val="20"/>
        </w:rPr>
        <w:t xml:space="preserve"> = </w:t>
      </w:r>
      <w:r>
        <w:rPr>
          <w:i/>
          <w:sz w:val="20"/>
          <w:szCs w:val="20"/>
        </w:rPr>
        <w:t>Dénouement Interne</w:t>
      </w:r>
      <w:r w:rsidRPr="00EB1F10">
        <w:rPr>
          <w:i/>
          <w:sz w:val="20"/>
          <w:szCs w:val="20"/>
        </w:rPr>
        <w:t>.</w:t>
      </w:r>
    </w:p>
    <w:p w:rsidR="00AA24F2" w:rsidRDefault="00AA24F2" w:rsidP="00A5015F">
      <w:pPr>
        <w:spacing w:before="60"/>
        <w:jc w:val="both"/>
        <w:rPr>
          <w:i/>
          <w:sz w:val="20"/>
          <w:szCs w:val="20"/>
        </w:rPr>
      </w:pPr>
    </w:p>
    <w:p w:rsidR="00AA24F2" w:rsidRPr="004325ED" w:rsidRDefault="00AA24F2" w:rsidP="00385396">
      <w:pPr>
        <w:pStyle w:val="Style2"/>
        <w:numPr>
          <w:ilvl w:val="1"/>
          <w:numId w:val="11"/>
        </w:numPr>
        <w:jc w:val="both"/>
      </w:pPr>
      <w:bookmarkStart w:id="171" w:name="_Toc413249559"/>
      <w:r>
        <w:t>Cas d’utilisation &lt;Transfert Externe</w:t>
      </w:r>
      <w:r w:rsidRPr="004325ED">
        <w:t>&gt;</w:t>
      </w:r>
      <w:bookmarkEnd w:id="171"/>
    </w:p>
    <w:p w:rsidR="00AA24F2" w:rsidRPr="004325ED" w:rsidRDefault="00AA24F2" w:rsidP="00385396">
      <w:pPr>
        <w:pStyle w:val="Style3"/>
        <w:numPr>
          <w:ilvl w:val="2"/>
          <w:numId w:val="11"/>
        </w:numPr>
        <w:jc w:val="both"/>
      </w:pPr>
      <w:bookmarkStart w:id="172" w:name="_Toc413249560"/>
      <w:r w:rsidRPr="004325ED">
        <w:t>Définition et objectif</w:t>
      </w:r>
      <w:bookmarkEnd w:id="172"/>
    </w:p>
    <w:p w:rsidR="00AA24F2" w:rsidRDefault="00AA24F2" w:rsidP="00E23D79">
      <w:pPr>
        <w:pStyle w:val="ListParagraph"/>
        <w:numPr>
          <w:ilvl w:val="0"/>
          <w:numId w:val="10"/>
        </w:numPr>
        <w:spacing w:before="240" w:line="240" w:lineRule="auto"/>
        <w:ind w:right="142"/>
        <w:jc w:val="both"/>
      </w:pPr>
      <w:r>
        <w:t xml:space="preserve">Ce cas d’utilisation est dédié à la création d’une IRL de transfert externe pour le marché étranger. Le même écran de saisie d’une IRL simple est utilisé pour créer une IRL de transfert externe sauf que l’utilisateur doit renseigner comme type de transaction : </w:t>
      </w:r>
    </w:p>
    <w:p w:rsidR="00AA24F2" w:rsidRDefault="00AA24F2" w:rsidP="00E23D79">
      <w:pPr>
        <w:pStyle w:val="ListParagraph"/>
        <w:numPr>
          <w:ilvl w:val="0"/>
          <w:numId w:val="38"/>
        </w:numPr>
        <w:spacing w:before="240" w:line="240" w:lineRule="auto"/>
        <w:ind w:right="142"/>
        <w:jc w:val="both"/>
      </w:pPr>
      <w:r>
        <w:t>ETRF : Transfert externe Réception sans paiement</w:t>
      </w:r>
    </w:p>
    <w:p w:rsidR="00AA24F2" w:rsidRDefault="00AA24F2" w:rsidP="00E23D79">
      <w:pPr>
        <w:pStyle w:val="ListParagraph"/>
        <w:numPr>
          <w:ilvl w:val="0"/>
          <w:numId w:val="38"/>
        </w:numPr>
        <w:spacing w:before="240" w:line="240" w:lineRule="auto"/>
        <w:ind w:right="142"/>
        <w:jc w:val="both"/>
      </w:pPr>
      <w:r>
        <w:t>ETRP : Transfert externe Réception contre paiement</w:t>
      </w:r>
    </w:p>
    <w:p w:rsidR="00AA24F2" w:rsidRDefault="00AA24F2" w:rsidP="00E23D79">
      <w:pPr>
        <w:pStyle w:val="ListParagraph"/>
        <w:numPr>
          <w:ilvl w:val="0"/>
          <w:numId w:val="38"/>
        </w:numPr>
        <w:spacing w:before="240" w:line="240" w:lineRule="auto"/>
        <w:ind w:right="142"/>
        <w:jc w:val="both"/>
      </w:pPr>
      <w:r>
        <w:t>ETDF : Transfert externe Livraison sans paiement</w:t>
      </w:r>
    </w:p>
    <w:p w:rsidR="00AA24F2" w:rsidRDefault="00AA24F2" w:rsidP="00E23D79">
      <w:pPr>
        <w:pStyle w:val="ListParagraph"/>
        <w:numPr>
          <w:ilvl w:val="0"/>
          <w:numId w:val="38"/>
        </w:numPr>
        <w:spacing w:before="240" w:line="240" w:lineRule="auto"/>
        <w:ind w:right="142"/>
        <w:jc w:val="both"/>
      </w:pPr>
      <w:r>
        <w:t>ETDP : Transfert externe Livraison sans paiement</w:t>
      </w:r>
    </w:p>
    <w:p w:rsidR="00AA24F2" w:rsidRDefault="00AA24F2" w:rsidP="00100309">
      <w:pPr>
        <w:pStyle w:val="ListParagraph"/>
        <w:spacing w:before="240" w:line="240" w:lineRule="auto"/>
        <w:ind w:right="142"/>
        <w:jc w:val="both"/>
      </w:pPr>
    </w:p>
    <w:p w:rsidR="00AA24F2" w:rsidRDefault="00AA24F2" w:rsidP="00100309">
      <w:pPr>
        <w:pStyle w:val="ListParagraph"/>
        <w:spacing w:before="240" w:line="240" w:lineRule="auto"/>
        <w:ind w:right="142"/>
        <w:jc w:val="both"/>
      </w:pPr>
      <w:r>
        <w:t>L’utilisateur doit créer les deux jambes de Livraison et de réception séparément. (C.à.d. deux IRL)</w:t>
      </w:r>
    </w:p>
    <w:p w:rsidR="00AA24F2" w:rsidRDefault="00AA24F2" w:rsidP="00100309">
      <w:pPr>
        <w:pStyle w:val="ListParagraph"/>
        <w:spacing w:before="240" w:line="240" w:lineRule="auto"/>
        <w:ind w:right="142"/>
        <w:jc w:val="both"/>
      </w:pPr>
      <w:r w:rsidRPr="00100309">
        <w:t xml:space="preserve">Ce cas d’utilisation </w:t>
      </w:r>
      <w:r>
        <w:t xml:space="preserve">(saisie d’IRL simple) </w:t>
      </w:r>
      <w:r w:rsidRPr="00100309">
        <w:t>est décrit dans la section 6.1.</w:t>
      </w:r>
    </w:p>
    <w:p w:rsidR="00AA24F2" w:rsidRDefault="00AA24F2" w:rsidP="00100309">
      <w:pPr>
        <w:pStyle w:val="ListParagraph"/>
        <w:spacing w:before="240" w:line="240" w:lineRule="auto"/>
        <w:ind w:right="142"/>
        <w:jc w:val="both"/>
      </w:pPr>
      <w:r>
        <w:t>Le dénouement des transferts externes se fait de la même manière que les instructions de réception et de livraison via le cas utilisation « dénouement manuel »</w:t>
      </w:r>
    </w:p>
    <w:p w:rsidR="00AA24F2" w:rsidRDefault="00AA24F2" w:rsidP="00100309">
      <w:pPr>
        <w:pStyle w:val="ListParagraph"/>
        <w:spacing w:before="240" w:line="240" w:lineRule="auto"/>
        <w:ind w:right="142"/>
        <w:jc w:val="both"/>
      </w:pPr>
    </w:p>
    <w:p w:rsidR="00AA24F2" w:rsidRDefault="00AA24F2" w:rsidP="00100309">
      <w:pPr>
        <w:pStyle w:val="ListParagraph"/>
        <w:spacing w:before="240" w:line="240" w:lineRule="auto"/>
        <w:ind w:right="142"/>
        <w:jc w:val="both"/>
      </w:pPr>
    </w:p>
    <w:p w:rsidR="00AA24F2" w:rsidRPr="004325ED" w:rsidRDefault="00AA24F2" w:rsidP="00F35C6A">
      <w:pPr>
        <w:pStyle w:val="Style2"/>
        <w:numPr>
          <w:ilvl w:val="1"/>
          <w:numId w:val="11"/>
        </w:numPr>
        <w:jc w:val="both"/>
      </w:pPr>
      <w:bookmarkStart w:id="173" w:name="_Toc413249561"/>
      <w:r>
        <w:t>Cas d’utilisation &lt;Création manuelle d’une instruction de mise en pension / prise en pension</w:t>
      </w:r>
      <w:r w:rsidRPr="004325ED">
        <w:t>&gt;</w:t>
      </w:r>
      <w:bookmarkEnd w:id="173"/>
    </w:p>
    <w:p w:rsidR="00AA24F2" w:rsidRPr="004325ED" w:rsidRDefault="00AA24F2" w:rsidP="00F35C6A">
      <w:pPr>
        <w:pStyle w:val="Style3"/>
        <w:numPr>
          <w:ilvl w:val="2"/>
          <w:numId w:val="11"/>
        </w:numPr>
        <w:jc w:val="both"/>
      </w:pPr>
      <w:bookmarkStart w:id="174" w:name="_Toc413249562"/>
      <w:r w:rsidRPr="004325ED">
        <w:t>Définition et objectif</w:t>
      </w:r>
      <w:bookmarkEnd w:id="174"/>
    </w:p>
    <w:p w:rsidR="00AA24F2" w:rsidRPr="00ED0ED6" w:rsidRDefault="00AA24F2" w:rsidP="00F35C6A">
      <w:pPr>
        <w:pStyle w:val="ListParagraph"/>
        <w:numPr>
          <w:ilvl w:val="0"/>
          <w:numId w:val="10"/>
        </w:numPr>
        <w:spacing w:before="240" w:line="240" w:lineRule="auto"/>
        <w:ind w:right="142"/>
        <w:jc w:val="both"/>
      </w:pPr>
      <w:r>
        <w:t xml:space="preserve">Ce cas d’utilisation est dédié à la création d’une IRL de mise en pension / prise en pension pour le marché étranger. </w:t>
      </w:r>
      <w:r w:rsidRPr="00F35C6A">
        <w:t>La saisie d’une mise ou prise en pension  se fait de la même manière que toute autre instruction de gré à gré sauf que le Repo se base sur la prise en charge d’une seule instruction détaillant à la fois la jambe « aller » et celle de « retour ». L’utilisateur doit donc, en plus des champs d’une opération gré à gré</w:t>
      </w:r>
      <w:r>
        <w:t xml:space="preserve"> (décrit dans la section 6.1)</w:t>
      </w:r>
      <w:r w:rsidRPr="00F35C6A">
        <w:t>, saisir des données additionnelles remplissant le « Détails de contrat ».</w:t>
      </w:r>
    </w:p>
    <w:p w:rsidR="00AA24F2" w:rsidRDefault="00AA24F2" w:rsidP="00F35C6A">
      <w:pPr>
        <w:pStyle w:val="ListParagraph"/>
        <w:spacing w:before="240" w:line="240" w:lineRule="auto"/>
        <w:ind w:right="142"/>
        <w:jc w:val="both"/>
      </w:pPr>
    </w:p>
    <w:p w:rsidR="00AA24F2" w:rsidRPr="004325ED" w:rsidRDefault="00AA24F2" w:rsidP="00F35C6A">
      <w:pPr>
        <w:pStyle w:val="Style3"/>
        <w:numPr>
          <w:ilvl w:val="2"/>
          <w:numId w:val="11"/>
        </w:numPr>
        <w:jc w:val="both"/>
      </w:pPr>
      <w:bookmarkStart w:id="175" w:name="_Toc413249563"/>
      <w:r w:rsidRPr="004325ED">
        <w:t>Pré-conditions</w:t>
      </w:r>
      <w:bookmarkEnd w:id="175"/>
    </w:p>
    <w:p w:rsidR="00AA24F2" w:rsidRPr="004325ED" w:rsidRDefault="00AA24F2" w:rsidP="00F35C6A">
      <w:pPr>
        <w:pStyle w:val="ListParagraph"/>
        <w:numPr>
          <w:ilvl w:val="0"/>
          <w:numId w:val="10"/>
        </w:numPr>
        <w:spacing w:before="240" w:after="240" w:line="240" w:lineRule="auto"/>
        <w:ind w:right="142"/>
        <w:jc w:val="both"/>
      </w:pPr>
      <w:r>
        <w:t>L</w:t>
      </w:r>
      <w:r w:rsidRPr="004325ED">
        <w:t xml:space="preserve">es pré-conditions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77127B">
        <w:trPr>
          <w:tblHeader/>
          <w:jc w:val="center"/>
        </w:trPr>
        <w:tc>
          <w:tcPr>
            <w:tcW w:w="1526" w:type="dxa"/>
            <w:shd w:val="clear" w:color="auto" w:fill="D9D9D9"/>
          </w:tcPr>
          <w:p w:rsidR="00AA24F2" w:rsidRPr="001A11C8" w:rsidRDefault="00AA24F2" w:rsidP="0077127B">
            <w:pPr>
              <w:jc w:val="both"/>
              <w:rPr>
                <w:b/>
              </w:rPr>
            </w:pPr>
            <w:r w:rsidRPr="001A11C8">
              <w:rPr>
                <w:b/>
              </w:rPr>
              <w:t>Réf.</w:t>
            </w:r>
          </w:p>
        </w:tc>
        <w:tc>
          <w:tcPr>
            <w:tcW w:w="7719" w:type="dxa"/>
            <w:shd w:val="clear" w:color="auto" w:fill="D9D9D9"/>
          </w:tcPr>
          <w:p w:rsidR="00AA24F2" w:rsidRPr="001A11C8" w:rsidRDefault="00AA24F2" w:rsidP="0077127B">
            <w:pPr>
              <w:jc w:val="both"/>
              <w:rPr>
                <w:b/>
              </w:rPr>
            </w:pPr>
            <w:r w:rsidRPr="001A11C8">
              <w:rPr>
                <w:b/>
              </w:rPr>
              <w:t>Description</w:t>
            </w:r>
          </w:p>
        </w:tc>
      </w:tr>
      <w:tr w:rsidR="00AA24F2" w:rsidRPr="001A11C8" w:rsidTr="0077127B">
        <w:trPr>
          <w:jc w:val="center"/>
        </w:trPr>
        <w:tc>
          <w:tcPr>
            <w:tcW w:w="1526" w:type="dxa"/>
          </w:tcPr>
          <w:p w:rsidR="00AA24F2" w:rsidRPr="001A11C8" w:rsidRDefault="00AA24F2" w:rsidP="0077127B">
            <w:pPr>
              <w:jc w:val="both"/>
            </w:pPr>
            <w:r>
              <w:t>PRE-069</w:t>
            </w:r>
            <w:r w:rsidRPr="001A11C8">
              <w:t>-1</w:t>
            </w:r>
          </w:p>
        </w:tc>
        <w:tc>
          <w:tcPr>
            <w:tcW w:w="7719" w:type="dxa"/>
          </w:tcPr>
          <w:p w:rsidR="00AA24F2" w:rsidRDefault="00AA24F2" w:rsidP="0077127B">
            <w:pPr>
              <w:pStyle w:val="Normal1"/>
              <w:jc w:val="both"/>
              <w:rPr>
                <w:rFonts w:ascii="Calibri" w:hAnsi="Calibri"/>
                <w:i w:val="0"/>
                <w:lang w:val="fr-FR"/>
              </w:rPr>
            </w:pPr>
            <w:r w:rsidRPr="00CC26AD">
              <w:rPr>
                <w:rFonts w:ascii="Calibri" w:hAnsi="Calibri"/>
                <w:i w:val="0"/>
                <w:lang w:val="fr-FR"/>
              </w:rPr>
              <w:t xml:space="preserve">Définir dans le référentiel les </w:t>
            </w:r>
            <w:r>
              <w:rPr>
                <w:rFonts w:ascii="Calibri" w:hAnsi="Calibri"/>
                <w:i w:val="0"/>
                <w:lang w:val="fr-FR"/>
              </w:rPr>
              <w:t>titres objets à une IRL</w:t>
            </w:r>
            <w:r w:rsidRPr="00CC26AD">
              <w:rPr>
                <w:rFonts w:ascii="Calibri" w:hAnsi="Calibri"/>
                <w:i w:val="0"/>
                <w:lang w:val="fr-FR"/>
              </w:rPr>
              <w:t>.</w:t>
            </w:r>
          </w:p>
        </w:tc>
      </w:tr>
      <w:tr w:rsidR="00AA24F2" w:rsidRPr="001A11C8" w:rsidTr="0077127B">
        <w:trPr>
          <w:jc w:val="center"/>
        </w:trPr>
        <w:tc>
          <w:tcPr>
            <w:tcW w:w="1526" w:type="dxa"/>
          </w:tcPr>
          <w:p w:rsidR="00AA24F2" w:rsidRPr="001A11C8" w:rsidRDefault="00AA24F2" w:rsidP="0077127B">
            <w:pPr>
              <w:jc w:val="both"/>
            </w:pPr>
            <w:r>
              <w:lastRenderedPageBreak/>
              <w:t>PRE-069</w:t>
            </w:r>
            <w:r w:rsidRPr="001A11C8">
              <w:t>-2</w:t>
            </w:r>
          </w:p>
        </w:tc>
        <w:tc>
          <w:tcPr>
            <w:tcW w:w="7719" w:type="dxa"/>
          </w:tcPr>
          <w:p w:rsidR="00AA24F2" w:rsidRDefault="00AA24F2" w:rsidP="0077127B">
            <w:pPr>
              <w:pStyle w:val="Normal1"/>
              <w:jc w:val="both"/>
              <w:rPr>
                <w:rFonts w:ascii="Calibri" w:hAnsi="Calibri"/>
                <w:i w:val="0"/>
                <w:lang w:val="fr-FR"/>
              </w:rPr>
            </w:pPr>
            <w:r w:rsidRPr="00CC26AD">
              <w:rPr>
                <w:rFonts w:ascii="Calibri" w:hAnsi="Calibri"/>
                <w:i w:val="0"/>
                <w:lang w:val="fr-FR"/>
              </w:rPr>
              <w:t>Définir dans le référentiel les places de dénouement sujet à un</w:t>
            </w:r>
            <w:r>
              <w:rPr>
                <w:rFonts w:ascii="Calibri" w:hAnsi="Calibri"/>
                <w:i w:val="0"/>
                <w:lang w:val="fr-FR"/>
              </w:rPr>
              <w:t>e IRL</w:t>
            </w:r>
            <w:r w:rsidRPr="00CC26AD">
              <w:rPr>
                <w:rFonts w:ascii="Calibri" w:hAnsi="Calibri"/>
                <w:i w:val="0"/>
                <w:lang w:val="fr-FR"/>
              </w:rPr>
              <w:t>.</w:t>
            </w:r>
          </w:p>
        </w:tc>
      </w:tr>
      <w:tr w:rsidR="00AA24F2" w:rsidRPr="001A11C8" w:rsidTr="0077127B">
        <w:trPr>
          <w:jc w:val="center"/>
        </w:trPr>
        <w:tc>
          <w:tcPr>
            <w:tcW w:w="1526" w:type="dxa"/>
          </w:tcPr>
          <w:p w:rsidR="00AA24F2" w:rsidRPr="001A11C8" w:rsidRDefault="00AA24F2" w:rsidP="0077127B">
            <w:pPr>
              <w:jc w:val="both"/>
            </w:pPr>
            <w:r>
              <w:t>PRE-069</w:t>
            </w:r>
            <w:r w:rsidRPr="001A11C8">
              <w:t>-3</w:t>
            </w:r>
          </w:p>
        </w:tc>
        <w:tc>
          <w:tcPr>
            <w:tcW w:w="7719" w:type="dxa"/>
          </w:tcPr>
          <w:p w:rsidR="00AA24F2" w:rsidRPr="00E60789" w:rsidRDefault="00AA24F2" w:rsidP="0077127B">
            <w:pPr>
              <w:pStyle w:val="Normal1"/>
              <w:jc w:val="both"/>
              <w:rPr>
                <w:rFonts w:ascii="Calibri" w:hAnsi="Calibri"/>
                <w:i w:val="0"/>
                <w:lang w:val="fr-FR"/>
              </w:rPr>
            </w:pPr>
            <w:r w:rsidRPr="00CC26AD">
              <w:rPr>
                <w:rFonts w:ascii="Calibri" w:hAnsi="Calibri"/>
                <w:i w:val="0"/>
                <w:lang w:val="fr-FR"/>
              </w:rPr>
              <w:t>Définir dans le référentiel les clients sujets à un</w:t>
            </w:r>
            <w:r>
              <w:rPr>
                <w:rFonts w:ascii="Calibri" w:hAnsi="Calibri"/>
                <w:i w:val="0"/>
                <w:lang w:val="fr-FR"/>
              </w:rPr>
              <w:t>e IRL</w:t>
            </w:r>
            <w:r w:rsidRPr="00CC26AD">
              <w:rPr>
                <w:rFonts w:ascii="Calibri" w:hAnsi="Calibri"/>
                <w:i w:val="0"/>
                <w:lang w:val="fr-FR"/>
              </w:rPr>
              <w:t>.</w:t>
            </w:r>
          </w:p>
        </w:tc>
      </w:tr>
      <w:tr w:rsidR="00AA24F2" w:rsidRPr="001A11C8" w:rsidTr="0077127B">
        <w:trPr>
          <w:jc w:val="center"/>
        </w:trPr>
        <w:tc>
          <w:tcPr>
            <w:tcW w:w="1526" w:type="dxa"/>
          </w:tcPr>
          <w:p w:rsidR="00AA24F2" w:rsidRPr="001A11C8" w:rsidRDefault="00AA24F2" w:rsidP="0077127B">
            <w:pPr>
              <w:jc w:val="both"/>
            </w:pPr>
            <w:r>
              <w:t>PRE-069</w:t>
            </w:r>
            <w:r w:rsidRPr="001A11C8">
              <w:t>-4</w:t>
            </w:r>
          </w:p>
        </w:tc>
        <w:tc>
          <w:tcPr>
            <w:tcW w:w="7719" w:type="dxa"/>
          </w:tcPr>
          <w:p w:rsidR="00AA24F2" w:rsidRPr="00E60789" w:rsidRDefault="00AA24F2" w:rsidP="0077127B">
            <w:pPr>
              <w:pStyle w:val="Normal1"/>
              <w:jc w:val="both"/>
              <w:rPr>
                <w:rFonts w:ascii="Calibri" w:hAnsi="Calibri"/>
                <w:i w:val="0"/>
                <w:lang w:val="fr-FR"/>
              </w:rPr>
            </w:pPr>
            <w:r w:rsidRPr="00CC26AD">
              <w:rPr>
                <w:rFonts w:ascii="Calibri" w:hAnsi="Calibri"/>
                <w:i w:val="0"/>
                <w:lang w:val="fr-FR"/>
              </w:rPr>
              <w:t>Définir dans le référentiel les comptes-titres client sujet</w:t>
            </w:r>
            <w:r>
              <w:rPr>
                <w:rFonts w:ascii="Calibri" w:hAnsi="Calibri"/>
                <w:i w:val="0"/>
                <w:lang w:val="fr-FR"/>
              </w:rPr>
              <w:t>s</w:t>
            </w:r>
            <w:r w:rsidRPr="00CC26AD">
              <w:rPr>
                <w:rFonts w:ascii="Calibri" w:hAnsi="Calibri"/>
                <w:i w:val="0"/>
                <w:lang w:val="fr-FR"/>
              </w:rPr>
              <w:t xml:space="preserve"> à un</w:t>
            </w:r>
            <w:r>
              <w:rPr>
                <w:rFonts w:ascii="Calibri" w:hAnsi="Calibri"/>
                <w:i w:val="0"/>
                <w:lang w:val="fr-FR"/>
              </w:rPr>
              <w:t>e IRL</w:t>
            </w:r>
            <w:r w:rsidRPr="00CC26AD">
              <w:rPr>
                <w:rFonts w:ascii="Calibri" w:hAnsi="Calibri"/>
                <w:i w:val="0"/>
                <w:lang w:val="fr-FR"/>
              </w:rPr>
              <w:t>.</w:t>
            </w:r>
          </w:p>
        </w:tc>
      </w:tr>
      <w:tr w:rsidR="00AA24F2" w:rsidRPr="001A11C8" w:rsidTr="0077127B">
        <w:trPr>
          <w:jc w:val="center"/>
        </w:trPr>
        <w:tc>
          <w:tcPr>
            <w:tcW w:w="1526" w:type="dxa"/>
          </w:tcPr>
          <w:p w:rsidR="00AA24F2" w:rsidRPr="001A11C8" w:rsidRDefault="00AA24F2" w:rsidP="000B4532">
            <w:pPr>
              <w:jc w:val="both"/>
            </w:pPr>
            <w:r w:rsidRPr="001A11C8">
              <w:t>PRE-06</w:t>
            </w:r>
            <w:r>
              <w:t>9</w:t>
            </w:r>
            <w:r w:rsidRPr="001A11C8">
              <w:t>-5</w:t>
            </w:r>
          </w:p>
        </w:tc>
        <w:tc>
          <w:tcPr>
            <w:tcW w:w="7719" w:type="dxa"/>
          </w:tcPr>
          <w:p w:rsidR="00AA24F2" w:rsidRPr="00E60789" w:rsidRDefault="00AA24F2" w:rsidP="0077127B">
            <w:pPr>
              <w:pStyle w:val="Normal1"/>
              <w:jc w:val="both"/>
              <w:rPr>
                <w:rFonts w:ascii="Calibri" w:hAnsi="Calibri"/>
                <w:i w:val="0"/>
                <w:lang w:val="fr-FR"/>
              </w:rPr>
            </w:pPr>
            <w:r w:rsidRPr="00CC26AD">
              <w:rPr>
                <w:rFonts w:ascii="Calibri" w:hAnsi="Calibri"/>
                <w:i w:val="0"/>
                <w:lang w:val="fr-FR"/>
              </w:rPr>
              <w:t>Définir dans le référentiel les comptes-espèces client sujet</w:t>
            </w:r>
            <w:r>
              <w:rPr>
                <w:rFonts w:ascii="Calibri" w:hAnsi="Calibri"/>
                <w:i w:val="0"/>
                <w:lang w:val="fr-FR"/>
              </w:rPr>
              <w:t>s</w:t>
            </w:r>
            <w:r w:rsidRPr="00CC26AD">
              <w:rPr>
                <w:rFonts w:ascii="Calibri" w:hAnsi="Calibri"/>
                <w:i w:val="0"/>
                <w:lang w:val="fr-FR"/>
              </w:rPr>
              <w:t xml:space="preserve"> à un</w:t>
            </w:r>
            <w:r>
              <w:rPr>
                <w:rFonts w:ascii="Calibri" w:hAnsi="Calibri"/>
                <w:i w:val="0"/>
                <w:lang w:val="fr-FR"/>
              </w:rPr>
              <w:t>e IRL.</w:t>
            </w:r>
          </w:p>
        </w:tc>
      </w:tr>
      <w:tr w:rsidR="00AA24F2" w:rsidRPr="001A11C8" w:rsidTr="0077127B">
        <w:trPr>
          <w:jc w:val="center"/>
        </w:trPr>
        <w:tc>
          <w:tcPr>
            <w:tcW w:w="1526" w:type="dxa"/>
          </w:tcPr>
          <w:p w:rsidR="00AA24F2" w:rsidRPr="001A11C8" w:rsidRDefault="00AA24F2" w:rsidP="000B4532">
            <w:pPr>
              <w:jc w:val="both"/>
            </w:pPr>
            <w:r w:rsidRPr="001A11C8">
              <w:t>PRE-06</w:t>
            </w:r>
            <w:r>
              <w:t>9</w:t>
            </w:r>
            <w:r w:rsidRPr="001A11C8">
              <w:t>-6</w:t>
            </w:r>
          </w:p>
        </w:tc>
        <w:tc>
          <w:tcPr>
            <w:tcW w:w="7719" w:type="dxa"/>
          </w:tcPr>
          <w:p w:rsidR="00AA24F2" w:rsidRDefault="00AA24F2" w:rsidP="0077127B">
            <w:pPr>
              <w:pStyle w:val="Normal1"/>
              <w:jc w:val="both"/>
              <w:rPr>
                <w:rFonts w:ascii="Calibri" w:hAnsi="Calibri"/>
                <w:i w:val="0"/>
                <w:lang w:val="fr-FR"/>
              </w:rPr>
            </w:pPr>
            <w:r>
              <w:rPr>
                <w:rFonts w:ascii="Calibri" w:hAnsi="Calibri"/>
                <w:i w:val="0"/>
                <w:lang w:val="fr-FR"/>
              </w:rPr>
              <w:t>Définir dans le référentiel les contreparties sujettes à une IRL.</w:t>
            </w:r>
          </w:p>
        </w:tc>
      </w:tr>
      <w:tr w:rsidR="00AA24F2" w:rsidRPr="001A11C8" w:rsidTr="0077127B">
        <w:trPr>
          <w:jc w:val="center"/>
        </w:trPr>
        <w:tc>
          <w:tcPr>
            <w:tcW w:w="1526" w:type="dxa"/>
          </w:tcPr>
          <w:p w:rsidR="00AA24F2" w:rsidRPr="001A11C8" w:rsidRDefault="00AA24F2" w:rsidP="0077127B">
            <w:pPr>
              <w:jc w:val="both"/>
            </w:pPr>
            <w:r>
              <w:t>PRE-069</w:t>
            </w:r>
            <w:r w:rsidRPr="001A11C8">
              <w:t>-8</w:t>
            </w:r>
          </w:p>
        </w:tc>
        <w:tc>
          <w:tcPr>
            <w:tcW w:w="7719" w:type="dxa"/>
          </w:tcPr>
          <w:p w:rsidR="00AA24F2" w:rsidRPr="00E60789" w:rsidRDefault="00AA24F2" w:rsidP="0077127B">
            <w:pPr>
              <w:pStyle w:val="Normal1"/>
              <w:jc w:val="both"/>
              <w:rPr>
                <w:rFonts w:ascii="Calibri" w:hAnsi="Calibri"/>
                <w:i w:val="0"/>
                <w:lang w:val="fr-FR"/>
              </w:rPr>
            </w:pPr>
            <w:r>
              <w:rPr>
                <w:rFonts w:ascii="Calibri" w:hAnsi="Calibri"/>
                <w:i w:val="0"/>
                <w:lang w:val="fr-FR"/>
              </w:rPr>
              <w:t>Définir dans le référentiel les dépositaires sujets à une IRL.</w:t>
            </w:r>
          </w:p>
        </w:tc>
      </w:tr>
      <w:tr w:rsidR="00AA24F2" w:rsidRPr="001A11C8" w:rsidTr="0077127B">
        <w:trPr>
          <w:jc w:val="center"/>
        </w:trPr>
        <w:tc>
          <w:tcPr>
            <w:tcW w:w="1526" w:type="dxa"/>
          </w:tcPr>
          <w:p w:rsidR="00AA24F2" w:rsidRPr="001A11C8" w:rsidRDefault="00AA24F2" w:rsidP="000B4532">
            <w:pPr>
              <w:jc w:val="both"/>
            </w:pPr>
            <w:r w:rsidRPr="001A11C8">
              <w:t>PRE-06</w:t>
            </w:r>
            <w:r>
              <w:t>9</w:t>
            </w:r>
            <w:r w:rsidRPr="001A11C8">
              <w:t>-9</w:t>
            </w:r>
          </w:p>
        </w:tc>
        <w:tc>
          <w:tcPr>
            <w:tcW w:w="7719" w:type="dxa"/>
          </w:tcPr>
          <w:p w:rsidR="00AA24F2" w:rsidRDefault="00AA24F2" w:rsidP="0077127B">
            <w:pPr>
              <w:pStyle w:val="Normal1"/>
              <w:jc w:val="both"/>
              <w:rPr>
                <w:rFonts w:ascii="Calibri" w:hAnsi="Calibri"/>
                <w:i w:val="0"/>
                <w:lang w:val="fr-FR"/>
              </w:rPr>
            </w:pPr>
            <w:r>
              <w:rPr>
                <w:rFonts w:ascii="Calibri" w:hAnsi="Calibri"/>
                <w:i w:val="0"/>
                <w:lang w:val="fr-FR"/>
              </w:rPr>
              <w:t>Définir dans le référentiel les comptes nostro-titres sujets à une IRL.</w:t>
            </w:r>
          </w:p>
        </w:tc>
      </w:tr>
      <w:tr w:rsidR="00AA24F2" w:rsidRPr="001A11C8" w:rsidTr="0077127B">
        <w:trPr>
          <w:jc w:val="center"/>
        </w:trPr>
        <w:tc>
          <w:tcPr>
            <w:tcW w:w="1526" w:type="dxa"/>
          </w:tcPr>
          <w:p w:rsidR="00AA24F2" w:rsidRPr="001A11C8" w:rsidRDefault="00AA24F2" w:rsidP="000B4532">
            <w:pPr>
              <w:jc w:val="both"/>
            </w:pPr>
            <w:r w:rsidRPr="001A11C8">
              <w:t>PRE-06</w:t>
            </w:r>
            <w:r>
              <w:t>9</w:t>
            </w:r>
            <w:r w:rsidRPr="001A11C8">
              <w:t>-10</w:t>
            </w:r>
          </w:p>
        </w:tc>
        <w:tc>
          <w:tcPr>
            <w:tcW w:w="7719" w:type="dxa"/>
          </w:tcPr>
          <w:p w:rsidR="00AA24F2" w:rsidRDefault="00AA24F2" w:rsidP="0077127B">
            <w:pPr>
              <w:pStyle w:val="Normal1"/>
              <w:jc w:val="both"/>
              <w:rPr>
                <w:rFonts w:ascii="Calibri" w:hAnsi="Calibri"/>
                <w:i w:val="0"/>
                <w:lang w:val="fr-FR"/>
              </w:rPr>
            </w:pPr>
            <w:r>
              <w:rPr>
                <w:rFonts w:ascii="Calibri" w:hAnsi="Calibri"/>
                <w:i w:val="0"/>
                <w:lang w:val="fr-FR"/>
              </w:rPr>
              <w:t>Définir dans le référentiel les comptes nostro-espèces sujets à une IRL.</w:t>
            </w:r>
          </w:p>
        </w:tc>
      </w:tr>
    </w:tbl>
    <w:p w:rsidR="00AA24F2" w:rsidRDefault="00AA24F2" w:rsidP="00F35C6A">
      <w:pPr>
        <w:spacing w:before="60"/>
        <w:jc w:val="both"/>
        <w:rPr>
          <w:i/>
          <w:sz w:val="20"/>
          <w:szCs w:val="20"/>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05"/>
        <w:gridCol w:w="7740"/>
      </w:tblGrid>
      <w:tr w:rsidR="00AA24F2" w:rsidRPr="001A11C8" w:rsidTr="0077127B">
        <w:trPr>
          <w:tblHeader/>
          <w:jc w:val="center"/>
        </w:trPr>
        <w:tc>
          <w:tcPr>
            <w:tcW w:w="1505" w:type="dxa"/>
            <w:shd w:val="clear" w:color="auto" w:fill="D9D9D9"/>
          </w:tcPr>
          <w:p w:rsidR="00AA24F2" w:rsidRPr="001A11C8" w:rsidRDefault="00AA24F2" w:rsidP="0077127B">
            <w:pPr>
              <w:jc w:val="both"/>
              <w:rPr>
                <w:b/>
              </w:rPr>
            </w:pPr>
            <w:r w:rsidRPr="001A11C8">
              <w:rPr>
                <w:b/>
              </w:rPr>
              <w:t>Réf.</w:t>
            </w:r>
          </w:p>
        </w:tc>
        <w:tc>
          <w:tcPr>
            <w:tcW w:w="7740" w:type="dxa"/>
            <w:shd w:val="clear" w:color="auto" w:fill="D9D9D9"/>
          </w:tcPr>
          <w:p w:rsidR="00AA24F2" w:rsidRPr="001A11C8" w:rsidRDefault="00AA24F2" w:rsidP="0077127B">
            <w:pPr>
              <w:jc w:val="both"/>
              <w:rPr>
                <w:b/>
              </w:rPr>
            </w:pPr>
            <w:r w:rsidRPr="001A11C8">
              <w:rPr>
                <w:b/>
              </w:rPr>
              <w:t>Description</w:t>
            </w:r>
          </w:p>
        </w:tc>
      </w:tr>
      <w:tr w:rsidR="00AA24F2" w:rsidRPr="001A11C8" w:rsidTr="0077127B">
        <w:trPr>
          <w:jc w:val="center"/>
        </w:trPr>
        <w:tc>
          <w:tcPr>
            <w:tcW w:w="1505" w:type="dxa"/>
          </w:tcPr>
          <w:p w:rsidR="00AA24F2" w:rsidRPr="001A11C8" w:rsidRDefault="00AA24F2" w:rsidP="000B4532">
            <w:pPr>
              <w:jc w:val="both"/>
            </w:pPr>
            <w:r w:rsidRPr="001A11C8">
              <w:t>PRE-06</w:t>
            </w:r>
            <w:r>
              <w:t>9</w:t>
            </w:r>
            <w:r w:rsidRPr="001A11C8">
              <w:t>-11</w:t>
            </w:r>
          </w:p>
        </w:tc>
        <w:tc>
          <w:tcPr>
            <w:tcW w:w="7740" w:type="dxa"/>
          </w:tcPr>
          <w:p w:rsidR="00AA24F2" w:rsidRPr="00E60789" w:rsidRDefault="00AA24F2" w:rsidP="0077127B">
            <w:pPr>
              <w:pStyle w:val="Normal1"/>
              <w:jc w:val="both"/>
              <w:rPr>
                <w:rFonts w:ascii="Calibri" w:hAnsi="Calibri"/>
                <w:i w:val="0"/>
                <w:lang w:val="fr-FR"/>
              </w:rPr>
            </w:pPr>
            <w:r>
              <w:rPr>
                <w:rFonts w:ascii="Calibri" w:hAnsi="Calibri"/>
                <w:i w:val="0"/>
                <w:lang w:val="fr-FR"/>
              </w:rPr>
              <w:t>Définir l’éligibilité compte-titres client et compte-espèces client via une SLA (voir 4.1.2).</w:t>
            </w:r>
          </w:p>
        </w:tc>
      </w:tr>
      <w:tr w:rsidR="00AA24F2" w:rsidRPr="001A11C8" w:rsidTr="0077127B">
        <w:trPr>
          <w:jc w:val="center"/>
        </w:trPr>
        <w:tc>
          <w:tcPr>
            <w:tcW w:w="1505" w:type="dxa"/>
          </w:tcPr>
          <w:p w:rsidR="00AA24F2" w:rsidRPr="001A11C8" w:rsidRDefault="00AA24F2" w:rsidP="000B4532">
            <w:pPr>
              <w:jc w:val="both"/>
            </w:pPr>
            <w:r w:rsidRPr="001A11C8">
              <w:t>PRE-06</w:t>
            </w:r>
            <w:r>
              <w:t>9</w:t>
            </w:r>
            <w:r w:rsidRPr="001A11C8">
              <w:t>-12</w:t>
            </w:r>
          </w:p>
        </w:tc>
        <w:tc>
          <w:tcPr>
            <w:tcW w:w="7740" w:type="dxa"/>
          </w:tcPr>
          <w:p w:rsidR="00AA24F2" w:rsidRPr="00E60789" w:rsidRDefault="00AA24F2" w:rsidP="0077127B">
            <w:pPr>
              <w:pStyle w:val="Normal1"/>
              <w:jc w:val="both"/>
              <w:rPr>
                <w:rFonts w:ascii="Calibri" w:hAnsi="Calibri"/>
                <w:i w:val="0"/>
                <w:lang w:val="fr-FR"/>
              </w:rPr>
            </w:pPr>
            <w:r>
              <w:rPr>
                <w:rFonts w:ascii="Calibri" w:hAnsi="Calibri"/>
                <w:i w:val="0"/>
                <w:lang w:val="fr-FR"/>
              </w:rPr>
              <w:t>Définir les règles de déduction de la chaine de dénouement via une SLA (voir 4.1.6).</w:t>
            </w:r>
          </w:p>
        </w:tc>
      </w:tr>
      <w:tr w:rsidR="00AA24F2" w:rsidRPr="001A11C8" w:rsidTr="0077127B">
        <w:trPr>
          <w:jc w:val="center"/>
        </w:trPr>
        <w:tc>
          <w:tcPr>
            <w:tcW w:w="1505" w:type="dxa"/>
          </w:tcPr>
          <w:p w:rsidR="00AA24F2" w:rsidRPr="001A11C8" w:rsidRDefault="00AA24F2" w:rsidP="0077127B">
            <w:pPr>
              <w:jc w:val="both"/>
            </w:pPr>
            <w:r>
              <w:t>PRE-069</w:t>
            </w:r>
            <w:r w:rsidRPr="001A11C8">
              <w:t>-13</w:t>
            </w:r>
          </w:p>
        </w:tc>
        <w:tc>
          <w:tcPr>
            <w:tcW w:w="7740" w:type="dxa"/>
          </w:tcPr>
          <w:p w:rsidR="00AA24F2" w:rsidRDefault="00AA24F2" w:rsidP="0077127B">
            <w:pPr>
              <w:pStyle w:val="Normal1"/>
              <w:jc w:val="both"/>
              <w:rPr>
                <w:rFonts w:ascii="Calibri" w:hAnsi="Calibri"/>
                <w:i w:val="0"/>
                <w:lang w:val="fr-FR"/>
              </w:rPr>
            </w:pPr>
            <w:r>
              <w:rPr>
                <w:rFonts w:ascii="Calibri" w:hAnsi="Calibri"/>
                <w:i w:val="0"/>
                <w:lang w:val="fr-FR"/>
              </w:rPr>
              <w:t>Définir l’éligibilité dépositaire via une SLA (voir 4.1.3).</w:t>
            </w:r>
          </w:p>
        </w:tc>
      </w:tr>
      <w:tr w:rsidR="00AA24F2" w:rsidRPr="001A11C8" w:rsidTr="0077127B">
        <w:trPr>
          <w:jc w:val="center"/>
        </w:trPr>
        <w:tc>
          <w:tcPr>
            <w:tcW w:w="1505" w:type="dxa"/>
          </w:tcPr>
          <w:p w:rsidR="00AA24F2" w:rsidRPr="001A11C8" w:rsidRDefault="00AA24F2" w:rsidP="0077127B">
            <w:pPr>
              <w:jc w:val="both"/>
            </w:pPr>
            <w:r>
              <w:t>PRE-069</w:t>
            </w:r>
            <w:r w:rsidRPr="001A11C8">
              <w:t>-14</w:t>
            </w:r>
          </w:p>
        </w:tc>
        <w:tc>
          <w:tcPr>
            <w:tcW w:w="7740" w:type="dxa"/>
          </w:tcPr>
          <w:p w:rsidR="00AA24F2" w:rsidRDefault="00AA24F2" w:rsidP="0077127B">
            <w:pPr>
              <w:pStyle w:val="Normal1"/>
              <w:jc w:val="both"/>
              <w:rPr>
                <w:rFonts w:ascii="Calibri" w:hAnsi="Calibri"/>
                <w:i w:val="0"/>
                <w:lang w:val="fr-FR"/>
              </w:rPr>
            </w:pPr>
            <w:r>
              <w:rPr>
                <w:rFonts w:ascii="Calibri" w:hAnsi="Calibri"/>
                <w:i w:val="0"/>
                <w:lang w:val="fr-FR"/>
              </w:rPr>
              <w:t>Définir l’éligibilité compte nostro-titres via une SLA (voir 4.1.4).</w:t>
            </w:r>
          </w:p>
        </w:tc>
      </w:tr>
      <w:tr w:rsidR="00AA24F2" w:rsidRPr="001A11C8" w:rsidTr="0077127B">
        <w:trPr>
          <w:jc w:val="center"/>
        </w:trPr>
        <w:tc>
          <w:tcPr>
            <w:tcW w:w="1505" w:type="dxa"/>
          </w:tcPr>
          <w:p w:rsidR="00AA24F2" w:rsidRPr="001A11C8" w:rsidRDefault="00AA24F2" w:rsidP="0077127B">
            <w:pPr>
              <w:jc w:val="both"/>
            </w:pPr>
            <w:r>
              <w:t>PRE-069</w:t>
            </w:r>
            <w:r w:rsidRPr="001A11C8">
              <w:t>-15</w:t>
            </w:r>
          </w:p>
        </w:tc>
        <w:tc>
          <w:tcPr>
            <w:tcW w:w="7740" w:type="dxa"/>
          </w:tcPr>
          <w:p w:rsidR="00AA24F2" w:rsidRDefault="00AA24F2" w:rsidP="0077127B">
            <w:pPr>
              <w:pStyle w:val="Normal1"/>
              <w:jc w:val="both"/>
              <w:rPr>
                <w:rFonts w:ascii="Calibri" w:hAnsi="Calibri"/>
                <w:i w:val="0"/>
                <w:lang w:val="fr-FR"/>
              </w:rPr>
            </w:pPr>
            <w:r>
              <w:rPr>
                <w:rFonts w:ascii="Calibri" w:hAnsi="Calibri"/>
                <w:i w:val="0"/>
                <w:lang w:val="fr-FR"/>
              </w:rPr>
              <w:t>Définir l’éligibilité compte nostro-espèces via une SLA (voir 4.1.5).</w:t>
            </w:r>
          </w:p>
        </w:tc>
      </w:tr>
    </w:tbl>
    <w:p w:rsidR="00AA24F2" w:rsidRDefault="00AA24F2" w:rsidP="00F35C6A">
      <w:pPr>
        <w:spacing w:before="60"/>
        <w:jc w:val="both"/>
        <w:rPr>
          <w:i/>
          <w:sz w:val="20"/>
          <w:szCs w:val="20"/>
        </w:rPr>
      </w:pPr>
      <w:r>
        <w:rPr>
          <w:i/>
          <w:sz w:val="20"/>
          <w:szCs w:val="20"/>
        </w:rPr>
        <w:t>069</w:t>
      </w:r>
      <w:r w:rsidRPr="004325ED">
        <w:rPr>
          <w:i/>
          <w:sz w:val="20"/>
          <w:szCs w:val="20"/>
        </w:rPr>
        <w:t xml:space="preserve"> = </w:t>
      </w:r>
      <w:r>
        <w:rPr>
          <w:i/>
          <w:sz w:val="20"/>
          <w:szCs w:val="20"/>
        </w:rPr>
        <w:t>Saisie manuelle d’une IRL de mise en pension – prise en pension.</w:t>
      </w:r>
    </w:p>
    <w:p w:rsidR="00AA24F2" w:rsidRPr="004325ED" w:rsidRDefault="00AA24F2" w:rsidP="00F35C6A">
      <w:pPr>
        <w:spacing w:before="60"/>
        <w:jc w:val="both"/>
        <w:rPr>
          <w:i/>
          <w:sz w:val="20"/>
          <w:szCs w:val="20"/>
        </w:rPr>
      </w:pPr>
    </w:p>
    <w:p w:rsidR="00AA24F2" w:rsidRPr="004325ED" w:rsidRDefault="00AA24F2" w:rsidP="00F35C6A">
      <w:pPr>
        <w:pStyle w:val="Style3"/>
        <w:numPr>
          <w:ilvl w:val="2"/>
          <w:numId w:val="11"/>
        </w:numPr>
        <w:jc w:val="both"/>
      </w:pPr>
      <w:bookmarkStart w:id="176" w:name="_Toc413249564"/>
      <w:r w:rsidRPr="004325ED">
        <w:t>Post-conditions</w:t>
      </w:r>
      <w:bookmarkEnd w:id="176"/>
    </w:p>
    <w:p w:rsidR="00AA24F2" w:rsidRPr="004325ED" w:rsidRDefault="00AA24F2" w:rsidP="00F35C6A">
      <w:pPr>
        <w:pStyle w:val="ListParagraph"/>
        <w:numPr>
          <w:ilvl w:val="0"/>
          <w:numId w:val="10"/>
        </w:numPr>
        <w:spacing w:before="240" w:after="240" w:line="240" w:lineRule="auto"/>
        <w:ind w:right="142"/>
        <w:jc w:val="both"/>
      </w:pPr>
      <w:r>
        <w:t>L</w:t>
      </w:r>
      <w:r w:rsidRPr="004325ED">
        <w:t>es p</w:t>
      </w:r>
      <w:r>
        <w:t>ost</w:t>
      </w:r>
      <w:r w:rsidRPr="004325ED">
        <w:t xml:space="preserve">-conditions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77127B">
        <w:trPr>
          <w:tblHeader/>
          <w:jc w:val="center"/>
        </w:trPr>
        <w:tc>
          <w:tcPr>
            <w:tcW w:w="1526" w:type="dxa"/>
            <w:shd w:val="clear" w:color="auto" w:fill="D9D9D9"/>
          </w:tcPr>
          <w:p w:rsidR="00AA24F2" w:rsidRPr="001A11C8" w:rsidRDefault="00AA24F2" w:rsidP="0077127B">
            <w:pPr>
              <w:jc w:val="both"/>
              <w:rPr>
                <w:b/>
              </w:rPr>
            </w:pPr>
            <w:r w:rsidRPr="001A11C8">
              <w:rPr>
                <w:b/>
              </w:rPr>
              <w:t>Réf.</w:t>
            </w:r>
          </w:p>
        </w:tc>
        <w:tc>
          <w:tcPr>
            <w:tcW w:w="7719" w:type="dxa"/>
            <w:shd w:val="clear" w:color="auto" w:fill="D9D9D9"/>
          </w:tcPr>
          <w:p w:rsidR="00AA24F2" w:rsidRPr="001A11C8" w:rsidRDefault="00AA24F2" w:rsidP="0077127B">
            <w:pPr>
              <w:jc w:val="both"/>
              <w:rPr>
                <w:b/>
              </w:rPr>
            </w:pPr>
            <w:r w:rsidRPr="001A11C8">
              <w:rPr>
                <w:b/>
              </w:rPr>
              <w:t>Description</w:t>
            </w:r>
          </w:p>
        </w:tc>
      </w:tr>
      <w:tr w:rsidR="00AA24F2" w:rsidRPr="001A11C8" w:rsidTr="0077127B">
        <w:trPr>
          <w:jc w:val="center"/>
        </w:trPr>
        <w:tc>
          <w:tcPr>
            <w:tcW w:w="1526" w:type="dxa"/>
          </w:tcPr>
          <w:p w:rsidR="00AA24F2" w:rsidRPr="001A11C8" w:rsidRDefault="00AA24F2" w:rsidP="0077127B">
            <w:pPr>
              <w:jc w:val="both"/>
            </w:pPr>
            <w:r>
              <w:t>POS-069</w:t>
            </w:r>
            <w:r w:rsidRPr="001A11C8">
              <w:t>-1</w:t>
            </w:r>
          </w:p>
        </w:tc>
        <w:tc>
          <w:tcPr>
            <w:tcW w:w="7719" w:type="dxa"/>
          </w:tcPr>
          <w:p w:rsidR="00AA24F2" w:rsidRPr="004325ED" w:rsidRDefault="00AA24F2" w:rsidP="0077127B">
            <w:pPr>
              <w:pStyle w:val="Normal1"/>
              <w:jc w:val="both"/>
              <w:rPr>
                <w:i w:val="0"/>
                <w:lang w:val="fr-FR"/>
              </w:rPr>
            </w:pPr>
            <w:r w:rsidRPr="00CC26AD">
              <w:rPr>
                <w:rFonts w:ascii="Calibri" w:hAnsi="Calibri"/>
                <w:i w:val="0"/>
                <w:lang w:val="fr-FR"/>
              </w:rPr>
              <w:t>L’exécution des règles de gestion de l’</w:t>
            </w:r>
            <w:r>
              <w:rPr>
                <w:rFonts w:ascii="Calibri" w:hAnsi="Calibri"/>
                <w:i w:val="0"/>
                <w:lang w:val="fr-FR"/>
              </w:rPr>
              <w:t>IRL relatives aux instructions de mise en pension et prise en pension</w:t>
            </w:r>
            <w:r w:rsidRPr="00CC26AD">
              <w:rPr>
                <w:rFonts w:ascii="Calibri" w:hAnsi="Calibri"/>
                <w:i w:val="0"/>
                <w:lang w:val="fr-FR"/>
              </w:rPr>
              <w:t xml:space="preserve"> (voir 4.2.1).</w:t>
            </w:r>
          </w:p>
        </w:tc>
      </w:tr>
    </w:tbl>
    <w:p w:rsidR="00AA24F2" w:rsidRPr="0031139C" w:rsidRDefault="00AA24F2" w:rsidP="00F35C6A">
      <w:pPr>
        <w:pStyle w:val="Style3"/>
        <w:numPr>
          <w:ilvl w:val="2"/>
          <w:numId w:val="11"/>
        </w:numPr>
        <w:jc w:val="both"/>
      </w:pPr>
      <w:bookmarkStart w:id="177" w:name="_Toc413249565"/>
      <w:r w:rsidRPr="004325ED">
        <w:t>Diagramme d’activité</w:t>
      </w:r>
      <w:bookmarkEnd w:id="177"/>
    </w:p>
    <w:p w:rsidR="00AA24F2" w:rsidRDefault="00AA24F2" w:rsidP="00F35C6A">
      <w:pPr>
        <w:pStyle w:val="ListParagraph"/>
        <w:spacing w:before="240" w:line="240" w:lineRule="auto"/>
        <w:ind w:right="142"/>
        <w:jc w:val="both"/>
      </w:pPr>
      <w:r>
        <w:t>L’interaction entre l’utilisateur et le système est représenté comme suit :</w:t>
      </w:r>
    </w:p>
    <w:p w:rsidR="00AA24F2" w:rsidRDefault="00AA24F2" w:rsidP="00F35C6A">
      <w:pPr>
        <w:spacing w:line="240" w:lineRule="auto"/>
        <w:ind w:right="142"/>
        <w:jc w:val="both"/>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4340"/>
        <w:gridCol w:w="4905"/>
      </w:tblGrid>
      <w:tr w:rsidR="00AA24F2" w:rsidRPr="001A11C8" w:rsidTr="0077127B">
        <w:trPr>
          <w:tblHeader/>
          <w:jc w:val="center"/>
        </w:trPr>
        <w:tc>
          <w:tcPr>
            <w:tcW w:w="4340" w:type="dxa"/>
            <w:shd w:val="clear" w:color="auto" w:fill="D9D9D9"/>
          </w:tcPr>
          <w:p w:rsidR="00AA24F2" w:rsidRPr="001A11C8" w:rsidRDefault="00AA24F2" w:rsidP="0077127B">
            <w:pPr>
              <w:jc w:val="both"/>
              <w:rPr>
                <w:b/>
              </w:rPr>
            </w:pPr>
            <w:r w:rsidRPr="001A11C8">
              <w:rPr>
                <w:b/>
              </w:rPr>
              <w:t>L’utilisateur</w:t>
            </w:r>
          </w:p>
        </w:tc>
        <w:tc>
          <w:tcPr>
            <w:tcW w:w="4905" w:type="dxa"/>
            <w:shd w:val="clear" w:color="auto" w:fill="D9D9D9"/>
          </w:tcPr>
          <w:p w:rsidR="00AA24F2" w:rsidRPr="001A11C8" w:rsidRDefault="00AA24F2" w:rsidP="0077127B">
            <w:pPr>
              <w:jc w:val="both"/>
              <w:rPr>
                <w:b/>
              </w:rPr>
            </w:pPr>
            <w:r w:rsidRPr="001A11C8">
              <w:rPr>
                <w:b/>
              </w:rPr>
              <w:t>MegaCustody</w:t>
            </w:r>
          </w:p>
        </w:tc>
      </w:tr>
      <w:tr w:rsidR="00AA24F2" w:rsidRPr="001A11C8" w:rsidTr="0077127B">
        <w:trPr>
          <w:jc w:val="center"/>
        </w:trPr>
        <w:tc>
          <w:tcPr>
            <w:tcW w:w="4340" w:type="dxa"/>
          </w:tcPr>
          <w:p w:rsidR="00AA24F2" w:rsidRPr="001A11C8" w:rsidRDefault="00AA24F2" w:rsidP="0077127B">
            <w:pPr>
              <w:jc w:val="both"/>
              <w:rPr>
                <w:sz w:val="20"/>
                <w:szCs w:val="20"/>
              </w:rPr>
            </w:pPr>
            <w:r>
              <w:rPr>
                <w:sz w:val="20"/>
                <w:szCs w:val="20"/>
              </w:rPr>
              <w:t>En plus des champs décrits dans la section 6.1. saisie d’une IRL simple, l’utilisateur doit remplir les détails du contrat.</w:t>
            </w:r>
          </w:p>
        </w:tc>
        <w:tc>
          <w:tcPr>
            <w:tcW w:w="4905" w:type="dxa"/>
          </w:tcPr>
          <w:p w:rsidR="00AA24F2" w:rsidRPr="007F29A2" w:rsidRDefault="00AA24F2" w:rsidP="0077127B">
            <w:pPr>
              <w:pStyle w:val="Normal1"/>
              <w:jc w:val="both"/>
              <w:rPr>
                <w:rFonts w:ascii="Calibri" w:hAnsi="Calibri"/>
                <w:i w:val="0"/>
                <w:lang w:val="fr-FR"/>
              </w:rPr>
            </w:pPr>
            <w:r>
              <w:rPr>
                <w:rFonts w:ascii="Calibri" w:hAnsi="Calibri"/>
                <w:i w:val="0"/>
                <w:lang w:val="fr-FR"/>
              </w:rPr>
              <w:t>Lorsque l’utilisateur sélectionne type de transaction mise en pension ou prise en pension l’anglet détails du contrat s’active</w:t>
            </w:r>
          </w:p>
        </w:tc>
      </w:tr>
      <w:tr w:rsidR="00AA24F2" w:rsidRPr="00711709" w:rsidTr="005E3DA4">
        <w:trPr>
          <w:jc w:val="center"/>
        </w:trPr>
        <w:tc>
          <w:tcPr>
            <w:tcW w:w="4340" w:type="dxa"/>
            <w:shd w:val="clear" w:color="auto" w:fill="D9D9D9"/>
          </w:tcPr>
          <w:p w:rsidR="00AA24F2" w:rsidRPr="00711709" w:rsidRDefault="00AA24F2" w:rsidP="0077127B">
            <w:pPr>
              <w:jc w:val="both"/>
              <w:rPr>
                <w:rFonts w:cs="Times New Roman"/>
                <w:sz w:val="20"/>
                <w:szCs w:val="20"/>
              </w:rPr>
            </w:pPr>
            <w:r>
              <w:rPr>
                <w:rFonts w:cs="Times New Roman"/>
                <w:sz w:val="20"/>
                <w:szCs w:val="20"/>
              </w:rPr>
              <w:t>Détails du contrant</w:t>
            </w:r>
          </w:p>
        </w:tc>
        <w:tc>
          <w:tcPr>
            <w:tcW w:w="4905" w:type="dxa"/>
            <w:shd w:val="clear" w:color="auto" w:fill="D9D9D9"/>
          </w:tcPr>
          <w:p w:rsidR="00AA24F2" w:rsidRPr="00711709" w:rsidRDefault="00AA24F2" w:rsidP="0077127B">
            <w:pPr>
              <w:pStyle w:val="Normal1"/>
              <w:jc w:val="both"/>
              <w:rPr>
                <w:rFonts w:ascii="Calibri" w:hAnsi="Calibri"/>
                <w:i w:val="0"/>
                <w:lang w:val="fr-FR"/>
              </w:rPr>
            </w:pPr>
          </w:p>
        </w:tc>
      </w:tr>
      <w:tr w:rsidR="00AA24F2" w:rsidRPr="00711709" w:rsidTr="005E3DA4">
        <w:trPr>
          <w:jc w:val="center"/>
        </w:trPr>
        <w:tc>
          <w:tcPr>
            <w:tcW w:w="4340" w:type="dxa"/>
          </w:tcPr>
          <w:p w:rsidR="00AA24F2" w:rsidRPr="005E3DA4" w:rsidRDefault="00AA24F2" w:rsidP="005E3DA4">
            <w:pPr>
              <w:jc w:val="both"/>
              <w:rPr>
                <w:rFonts w:cs="Times New Roman"/>
                <w:sz w:val="20"/>
                <w:szCs w:val="20"/>
              </w:rPr>
            </w:pPr>
            <w:r w:rsidRPr="005E3DA4">
              <w:rPr>
                <w:rFonts w:cs="Times New Roman"/>
                <w:sz w:val="20"/>
                <w:szCs w:val="20"/>
              </w:rPr>
              <w:t>Saisie de  la date d’échéance : la date à laquelle le contrat de prise/mise en pension prendra fin. :</w:t>
            </w:r>
          </w:p>
        </w:tc>
        <w:tc>
          <w:tcPr>
            <w:tcW w:w="4905" w:type="dxa"/>
          </w:tcPr>
          <w:p w:rsidR="00AA24F2" w:rsidRPr="005E3DA4" w:rsidRDefault="00AA24F2" w:rsidP="005E3DA4">
            <w:pPr>
              <w:jc w:val="both"/>
              <w:rPr>
                <w:rFonts w:cs="Times New Roman"/>
                <w:sz w:val="20"/>
                <w:szCs w:val="20"/>
              </w:rPr>
            </w:pPr>
            <w:r w:rsidRPr="005E3DA4">
              <w:rPr>
                <w:rFonts w:cs="Times New Roman"/>
                <w:sz w:val="20"/>
                <w:szCs w:val="20"/>
              </w:rPr>
              <w:t>Cette date est connue dés la saisie de la jambe «aller».</w:t>
            </w:r>
          </w:p>
        </w:tc>
      </w:tr>
      <w:tr w:rsidR="00AA24F2" w:rsidRPr="00711709" w:rsidTr="005E3DA4">
        <w:trPr>
          <w:jc w:val="center"/>
        </w:trPr>
        <w:tc>
          <w:tcPr>
            <w:tcW w:w="4340" w:type="dxa"/>
          </w:tcPr>
          <w:p w:rsidR="00AA24F2" w:rsidRPr="005E3DA4" w:rsidRDefault="00AA24F2" w:rsidP="005E3DA4">
            <w:pPr>
              <w:jc w:val="both"/>
              <w:rPr>
                <w:rFonts w:cs="Times New Roman"/>
                <w:sz w:val="20"/>
                <w:szCs w:val="20"/>
              </w:rPr>
            </w:pPr>
            <w:r>
              <w:rPr>
                <w:rFonts w:cs="Times New Roman"/>
                <w:sz w:val="20"/>
                <w:szCs w:val="20"/>
              </w:rPr>
              <w:t xml:space="preserve">Saisie du </w:t>
            </w:r>
            <w:r w:rsidRPr="005E3DA4">
              <w:rPr>
                <w:rFonts w:cs="Times New Roman"/>
                <w:sz w:val="20"/>
                <w:szCs w:val="20"/>
              </w:rPr>
              <w:t>Taux Fixé</w:t>
            </w:r>
            <w:r>
              <w:rPr>
                <w:rFonts w:cs="Times New Roman"/>
                <w:sz w:val="20"/>
                <w:szCs w:val="20"/>
              </w:rPr>
              <w:t xml:space="preserve"> (</w:t>
            </w:r>
            <w:r w:rsidRPr="005E3DA4">
              <w:rPr>
                <w:rFonts w:cs="Times New Roman"/>
                <w:sz w:val="20"/>
                <w:szCs w:val="20"/>
              </w:rPr>
              <w:t>taux d’intérêt applicable</w:t>
            </w:r>
            <w:r>
              <w:rPr>
                <w:rFonts w:cs="Times New Roman"/>
                <w:sz w:val="20"/>
                <w:szCs w:val="20"/>
              </w:rPr>
              <w:t>)</w:t>
            </w:r>
          </w:p>
        </w:tc>
        <w:tc>
          <w:tcPr>
            <w:tcW w:w="4905" w:type="dxa"/>
          </w:tcPr>
          <w:p w:rsidR="00AA24F2" w:rsidRPr="005E3DA4" w:rsidRDefault="00AA24F2" w:rsidP="005E3DA4">
            <w:pPr>
              <w:jc w:val="both"/>
              <w:rPr>
                <w:rFonts w:cs="Times New Roman"/>
                <w:sz w:val="20"/>
                <w:szCs w:val="20"/>
              </w:rPr>
            </w:pPr>
          </w:p>
        </w:tc>
      </w:tr>
      <w:tr w:rsidR="00AA24F2" w:rsidRPr="00711709" w:rsidTr="005E3DA4">
        <w:trPr>
          <w:jc w:val="center"/>
        </w:trPr>
        <w:tc>
          <w:tcPr>
            <w:tcW w:w="4340" w:type="dxa"/>
          </w:tcPr>
          <w:p w:rsidR="00AA24F2" w:rsidRPr="005E3DA4" w:rsidRDefault="00AA24F2" w:rsidP="00B32251">
            <w:pPr>
              <w:jc w:val="both"/>
              <w:rPr>
                <w:rFonts w:cs="Times New Roman"/>
                <w:sz w:val="20"/>
                <w:szCs w:val="20"/>
              </w:rPr>
            </w:pPr>
            <w:r w:rsidRPr="005E3DA4">
              <w:rPr>
                <w:rFonts w:cs="Times New Roman"/>
                <w:sz w:val="20"/>
                <w:szCs w:val="20"/>
              </w:rPr>
              <w:t xml:space="preserve">Montant de retour </w:t>
            </w:r>
            <w:r>
              <w:rPr>
                <w:rFonts w:cs="Times New Roman"/>
                <w:sz w:val="20"/>
                <w:szCs w:val="20"/>
              </w:rPr>
              <w:t>HT</w:t>
            </w:r>
          </w:p>
        </w:tc>
        <w:tc>
          <w:tcPr>
            <w:tcW w:w="4905" w:type="dxa"/>
          </w:tcPr>
          <w:p w:rsidR="00AA24F2" w:rsidRPr="005E3DA4" w:rsidRDefault="00AA24F2" w:rsidP="00B32251">
            <w:pPr>
              <w:jc w:val="both"/>
              <w:rPr>
                <w:rFonts w:cs="Times New Roman"/>
                <w:sz w:val="20"/>
                <w:szCs w:val="20"/>
              </w:rPr>
            </w:pPr>
            <w:r w:rsidRPr="00B32251">
              <w:rPr>
                <w:rFonts w:cs="Times New Roman"/>
                <w:sz w:val="20"/>
                <w:szCs w:val="20"/>
              </w:rPr>
              <w:t>= montant aller (montant de dénouement) + intérêt (HT) – impôt.</w:t>
            </w:r>
          </w:p>
        </w:tc>
      </w:tr>
      <w:tr w:rsidR="00AA24F2" w:rsidRPr="00711709" w:rsidTr="005E3DA4">
        <w:trPr>
          <w:jc w:val="center"/>
        </w:trPr>
        <w:tc>
          <w:tcPr>
            <w:tcW w:w="4340" w:type="dxa"/>
          </w:tcPr>
          <w:p w:rsidR="00AA24F2" w:rsidRPr="005E3DA4" w:rsidRDefault="00AA24F2" w:rsidP="00B32251">
            <w:pPr>
              <w:jc w:val="both"/>
              <w:rPr>
                <w:rFonts w:cs="Times New Roman"/>
                <w:sz w:val="20"/>
                <w:szCs w:val="20"/>
              </w:rPr>
            </w:pPr>
            <w:r w:rsidRPr="00B32251">
              <w:rPr>
                <w:rFonts w:cs="Times New Roman"/>
                <w:sz w:val="20"/>
                <w:szCs w:val="20"/>
              </w:rPr>
              <w:t xml:space="preserve">Net client </w:t>
            </w:r>
          </w:p>
        </w:tc>
        <w:tc>
          <w:tcPr>
            <w:tcW w:w="4905" w:type="dxa"/>
          </w:tcPr>
          <w:p w:rsidR="00AA24F2" w:rsidRPr="005E3DA4" w:rsidRDefault="00AA24F2" w:rsidP="005E3DA4">
            <w:pPr>
              <w:jc w:val="both"/>
              <w:rPr>
                <w:rFonts w:cs="Times New Roman"/>
                <w:sz w:val="20"/>
                <w:szCs w:val="20"/>
              </w:rPr>
            </w:pPr>
            <w:r w:rsidRPr="00B32251">
              <w:rPr>
                <w:rFonts w:cs="Times New Roman"/>
                <w:sz w:val="20"/>
                <w:szCs w:val="20"/>
              </w:rPr>
              <w:t>= montant de l’aller (montant de dénouement) + intérêt (HT) + TVA</w:t>
            </w:r>
          </w:p>
        </w:tc>
      </w:tr>
      <w:tr w:rsidR="00AA24F2" w:rsidRPr="00711709" w:rsidTr="005E3DA4">
        <w:trPr>
          <w:jc w:val="center"/>
        </w:trPr>
        <w:tc>
          <w:tcPr>
            <w:tcW w:w="4340" w:type="dxa"/>
          </w:tcPr>
          <w:p w:rsidR="00AA24F2" w:rsidRPr="005E3DA4" w:rsidRDefault="00AA24F2" w:rsidP="005E3DA4">
            <w:pPr>
              <w:jc w:val="both"/>
              <w:rPr>
                <w:rFonts w:cs="Times New Roman"/>
                <w:sz w:val="20"/>
                <w:szCs w:val="20"/>
              </w:rPr>
            </w:pPr>
            <w:r w:rsidRPr="005E3DA4">
              <w:rPr>
                <w:rFonts w:cs="Times New Roman"/>
                <w:sz w:val="20"/>
                <w:szCs w:val="20"/>
              </w:rPr>
              <w:t>Intérêts HT</w:t>
            </w:r>
          </w:p>
        </w:tc>
        <w:tc>
          <w:tcPr>
            <w:tcW w:w="4905" w:type="dxa"/>
          </w:tcPr>
          <w:p w:rsidR="00AA24F2" w:rsidRPr="005E3DA4" w:rsidRDefault="00AA24F2" w:rsidP="005E3DA4">
            <w:pPr>
              <w:jc w:val="both"/>
              <w:rPr>
                <w:rFonts w:cs="Times New Roman"/>
                <w:sz w:val="20"/>
                <w:szCs w:val="20"/>
              </w:rPr>
            </w:pPr>
            <w:r w:rsidRPr="005E3DA4">
              <w:rPr>
                <w:rFonts w:cs="Times New Roman"/>
                <w:sz w:val="20"/>
                <w:szCs w:val="20"/>
              </w:rPr>
              <w:t>Calculé par le système, peuvent être modifiés par l’utilisateur.</w:t>
            </w:r>
            <w:r>
              <w:rPr>
                <w:rFonts w:cs="Times New Roman"/>
                <w:sz w:val="20"/>
                <w:szCs w:val="20"/>
              </w:rPr>
              <w:t xml:space="preserve"> (montant de dénouement * taux fixé *days base)</w:t>
            </w:r>
          </w:p>
        </w:tc>
      </w:tr>
      <w:tr w:rsidR="00AA24F2" w:rsidRPr="00711709" w:rsidTr="005E3DA4">
        <w:trPr>
          <w:jc w:val="center"/>
        </w:trPr>
        <w:tc>
          <w:tcPr>
            <w:tcW w:w="4340" w:type="dxa"/>
          </w:tcPr>
          <w:p w:rsidR="00AA24F2" w:rsidRPr="005E3DA4" w:rsidRDefault="00AA24F2" w:rsidP="005E3DA4">
            <w:pPr>
              <w:jc w:val="both"/>
              <w:rPr>
                <w:rFonts w:cs="Times New Roman"/>
                <w:sz w:val="20"/>
                <w:szCs w:val="20"/>
              </w:rPr>
            </w:pPr>
            <w:r w:rsidRPr="005E3DA4">
              <w:rPr>
                <w:rFonts w:cs="Times New Roman"/>
                <w:sz w:val="20"/>
                <w:szCs w:val="20"/>
              </w:rPr>
              <w:lastRenderedPageBreak/>
              <w:t>TVA sur Intérêts</w:t>
            </w:r>
          </w:p>
        </w:tc>
        <w:tc>
          <w:tcPr>
            <w:tcW w:w="4905" w:type="dxa"/>
          </w:tcPr>
          <w:p w:rsidR="00AA24F2" w:rsidRPr="005E3DA4" w:rsidRDefault="00AA24F2" w:rsidP="005E3DA4">
            <w:pPr>
              <w:jc w:val="both"/>
              <w:rPr>
                <w:rFonts w:cs="Times New Roman"/>
                <w:sz w:val="20"/>
                <w:szCs w:val="20"/>
              </w:rPr>
            </w:pPr>
            <w:r w:rsidRPr="005E3DA4">
              <w:rPr>
                <w:rFonts w:cs="Times New Roman"/>
                <w:sz w:val="20"/>
                <w:szCs w:val="20"/>
              </w:rPr>
              <w:t>Calculée sur la base des intérêts.</w:t>
            </w:r>
          </w:p>
        </w:tc>
      </w:tr>
      <w:tr w:rsidR="00AA24F2" w:rsidRPr="00711709" w:rsidTr="005E3DA4">
        <w:trPr>
          <w:jc w:val="center"/>
        </w:trPr>
        <w:tc>
          <w:tcPr>
            <w:tcW w:w="4340" w:type="dxa"/>
          </w:tcPr>
          <w:p w:rsidR="00AA24F2" w:rsidRPr="005E3DA4" w:rsidRDefault="00AA24F2" w:rsidP="005E3DA4">
            <w:pPr>
              <w:jc w:val="both"/>
              <w:rPr>
                <w:rFonts w:cs="Times New Roman"/>
                <w:sz w:val="20"/>
                <w:szCs w:val="20"/>
              </w:rPr>
            </w:pPr>
            <w:r w:rsidRPr="005E3DA4">
              <w:rPr>
                <w:rFonts w:cs="Times New Roman"/>
                <w:sz w:val="20"/>
                <w:szCs w:val="20"/>
              </w:rPr>
              <w:t>Intérêts TTC</w:t>
            </w:r>
          </w:p>
        </w:tc>
        <w:tc>
          <w:tcPr>
            <w:tcW w:w="4905" w:type="dxa"/>
          </w:tcPr>
          <w:p w:rsidR="00AA24F2" w:rsidRPr="005E3DA4" w:rsidRDefault="00AA24F2" w:rsidP="005E3DA4">
            <w:pPr>
              <w:jc w:val="both"/>
              <w:rPr>
                <w:rFonts w:cs="Times New Roman"/>
                <w:sz w:val="20"/>
                <w:szCs w:val="20"/>
              </w:rPr>
            </w:pPr>
            <w:r w:rsidRPr="005E3DA4">
              <w:rPr>
                <w:rFonts w:cs="Times New Roman"/>
                <w:sz w:val="20"/>
                <w:szCs w:val="20"/>
              </w:rPr>
              <w:t>Calculées sur la base des intérêts.</w:t>
            </w:r>
          </w:p>
        </w:tc>
      </w:tr>
      <w:tr w:rsidR="00AA24F2" w:rsidRPr="00711709" w:rsidTr="005E3DA4">
        <w:trPr>
          <w:jc w:val="center"/>
        </w:trPr>
        <w:tc>
          <w:tcPr>
            <w:tcW w:w="4340" w:type="dxa"/>
          </w:tcPr>
          <w:p w:rsidR="00AA24F2" w:rsidRPr="005E3DA4" w:rsidRDefault="00AA24F2" w:rsidP="005E3DA4">
            <w:pPr>
              <w:jc w:val="both"/>
              <w:rPr>
                <w:rFonts w:cs="Times New Roman"/>
                <w:sz w:val="20"/>
                <w:szCs w:val="20"/>
              </w:rPr>
            </w:pPr>
            <w:r w:rsidRPr="005E3DA4">
              <w:rPr>
                <w:rFonts w:cs="Times New Roman"/>
                <w:sz w:val="20"/>
                <w:szCs w:val="20"/>
              </w:rPr>
              <w:t>Devise Montant Maturité</w:t>
            </w:r>
          </w:p>
        </w:tc>
        <w:tc>
          <w:tcPr>
            <w:tcW w:w="4905" w:type="dxa"/>
          </w:tcPr>
          <w:p w:rsidR="00AA24F2" w:rsidRPr="005E3DA4" w:rsidRDefault="00AA24F2" w:rsidP="005E3DA4">
            <w:pPr>
              <w:jc w:val="both"/>
              <w:rPr>
                <w:rFonts w:cs="Times New Roman"/>
                <w:sz w:val="20"/>
                <w:szCs w:val="20"/>
              </w:rPr>
            </w:pPr>
            <w:r>
              <w:rPr>
                <w:rFonts w:cs="Times New Roman"/>
                <w:sz w:val="20"/>
                <w:szCs w:val="20"/>
              </w:rPr>
              <w:t>Déduit de la devise de dénouement</w:t>
            </w:r>
          </w:p>
        </w:tc>
      </w:tr>
      <w:tr w:rsidR="00AA24F2" w:rsidRPr="00711709" w:rsidTr="005E3DA4">
        <w:trPr>
          <w:jc w:val="center"/>
        </w:trPr>
        <w:tc>
          <w:tcPr>
            <w:tcW w:w="4340" w:type="dxa"/>
          </w:tcPr>
          <w:p w:rsidR="00AA24F2" w:rsidRPr="005E3DA4" w:rsidRDefault="00AA24F2" w:rsidP="005E3DA4">
            <w:pPr>
              <w:jc w:val="both"/>
              <w:rPr>
                <w:rFonts w:cs="Times New Roman"/>
                <w:sz w:val="20"/>
                <w:szCs w:val="20"/>
              </w:rPr>
            </w:pPr>
            <w:r w:rsidRPr="005E3DA4">
              <w:rPr>
                <w:rFonts w:cs="Times New Roman"/>
                <w:sz w:val="20"/>
                <w:szCs w:val="20"/>
              </w:rPr>
              <w:t>Taux de couverture</w:t>
            </w:r>
          </w:p>
        </w:tc>
        <w:tc>
          <w:tcPr>
            <w:tcW w:w="4905" w:type="dxa"/>
          </w:tcPr>
          <w:p w:rsidR="00AA24F2" w:rsidRPr="005E3DA4" w:rsidRDefault="00AA24F2" w:rsidP="005E3DA4">
            <w:pPr>
              <w:jc w:val="both"/>
              <w:rPr>
                <w:rFonts w:cs="Times New Roman"/>
                <w:sz w:val="20"/>
                <w:szCs w:val="20"/>
              </w:rPr>
            </w:pPr>
            <w:r w:rsidRPr="005E3DA4">
              <w:rPr>
                <w:rFonts w:cs="Times New Roman"/>
                <w:sz w:val="20"/>
                <w:szCs w:val="20"/>
              </w:rPr>
              <w:t>Champ libre à la saisie de type %</w:t>
            </w:r>
          </w:p>
        </w:tc>
      </w:tr>
      <w:tr w:rsidR="00AA24F2" w:rsidRPr="00711709" w:rsidTr="005E3DA4">
        <w:trPr>
          <w:jc w:val="center"/>
        </w:trPr>
        <w:tc>
          <w:tcPr>
            <w:tcW w:w="4340" w:type="dxa"/>
          </w:tcPr>
          <w:p w:rsidR="00AA24F2" w:rsidRPr="005E3DA4" w:rsidRDefault="00AA24F2" w:rsidP="005E3DA4">
            <w:pPr>
              <w:jc w:val="both"/>
              <w:rPr>
                <w:rFonts w:cs="Times New Roman"/>
                <w:sz w:val="20"/>
                <w:szCs w:val="20"/>
              </w:rPr>
            </w:pPr>
            <w:r w:rsidRPr="005E3DA4">
              <w:rPr>
                <w:rFonts w:cs="Times New Roman"/>
                <w:sz w:val="20"/>
                <w:szCs w:val="20"/>
              </w:rPr>
              <w:t>Référence de contrat</w:t>
            </w:r>
          </w:p>
        </w:tc>
        <w:tc>
          <w:tcPr>
            <w:tcW w:w="4905" w:type="dxa"/>
          </w:tcPr>
          <w:p w:rsidR="00AA24F2" w:rsidRPr="005E3DA4" w:rsidRDefault="00AA24F2" w:rsidP="005E3DA4">
            <w:pPr>
              <w:jc w:val="both"/>
              <w:rPr>
                <w:rFonts w:cs="Times New Roman"/>
                <w:sz w:val="20"/>
                <w:szCs w:val="20"/>
              </w:rPr>
            </w:pPr>
            <w:r w:rsidRPr="005E3DA4">
              <w:rPr>
                <w:rFonts w:cs="Times New Roman"/>
                <w:sz w:val="20"/>
                <w:szCs w:val="20"/>
              </w:rPr>
              <w:t>Champs libre à la saisie.</w:t>
            </w:r>
          </w:p>
        </w:tc>
      </w:tr>
      <w:tr w:rsidR="00AA24F2" w:rsidRPr="00711709" w:rsidTr="005E3DA4">
        <w:trPr>
          <w:jc w:val="center"/>
        </w:trPr>
        <w:tc>
          <w:tcPr>
            <w:tcW w:w="4340" w:type="dxa"/>
          </w:tcPr>
          <w:p w:rsidR="00AA24F2" w:rsidRPr="005E3DA4" w:rsidRDefault="00AA24F2" w:rsidP="005E3DA4">
            <w:pPr>
              <w:jc w:val="both"/>
              <w:rPr>
                <w:rFonts w:cs="Times New Roman"/>
                <w:sz w:val="20"/>
                <w:szCs w:val="20"/>
              </w:rPr>
            </w:pPr>
            <w:r w:rsidRPr="005E3DA4">
              <w:rPr>
                <w:rFonts w:cs="Times New Roman"/>
                <w:sz w:val="20"/>
                <w:szCs w:val="20"/>
              </w:rPr>
              <w:t>Borne Exclue</w:t>
            </w:r>
          </w:p>
        </w:tc>
        <w:tc>
          <w:tcPr>
            <w:tcW w:w="4905" w:type="dxa"/>
          </w:tcPr>
          <w:p w:rsidR="00AA24F2" w:rsidRPr="005E3DA4" w:rsidRDefault="00AA24F2" w:rsidP="005E3DA4">
            <w:pPr>
              <w:jc w:val="both"/>
              <w:rPr>
                <w:rFonts w:cs="Times New Roman"/>
                <w:sz w:val="20"/>
                <w:szCs w:val="20"/>
              </w:rPr>
            </w:pPr>
            <w:r w:rsidRPr="005E3DA4">
              <w:rPr>
                <w:rFonts w:cs="Times New Roman"/>
                <w:sz w:val="20"/>
                <w:szCs w:val="20"/>
              </w:rPr>
              <w:t>Fixé à vrai par défaut.</w:t>
            </w:r>
          </w:p>
        </w:tc>
      </w:tr>
    </w:tbl>
    <w:p w:rsidR="00AA24F2" w:rsidRDefault="00AA24F2" w:rsidP="00F35C6A">
      <w:pPr>
        <w:jc w:val="both"/>
      </w:pPr>
      <w:r>
        <w:t>(*) : Optionnelle</w:t>
      </w:r>
    </w:p>
    <w:p w:rsidR="00AA24F2" w:rsidRDefault="00AA24F2" w:rsidP="00F35C6A">
      <w:pPr>
        <w:jc w:val="both"/>
      </w:pPr>
      <w:r>
        <w:t>(**) :Affichage automatique dans le cas d’un seul compte (titres ou espèces).</w:t>
      </w:r>
    </w:p>
    <w:p w:rsidR="00AA24F2" w:rsidRDefault="00AA24F2" w:rsidP="00F35C6A">
      <w:pPr>
        <w:jc w:val="both"/>
      </w:pPr>
    </w:p>
    <w:p w:rsidR="00AA24F2" w:rsidRPr="004325ED" w:rsidRDefault="00AA24F2" w:rsidP="00F35C6A">
      <w:pPr>
        <w:pStyle w:val="Style3"/>
        <w:numPr>
          <w:ilvl w:val="2"/>
          <w:numId w:val="11"/>
        </w:numPr>
        <w:jc w:val="both"/>
      </w:pPr>
      <w:bookmarkStart w:id="178" w:name="_Toc413249566"/>
      <w:r w:rsidRPr="004325ED">
        <w:t>Traitements</w:t>
      </w:r>
      <w:bookmarkEnd w:id="178"/>
    </w:p>
    <w:p w:rsidR="00AA24F2" w:rsidRPr="004325ED" w:rsidRDefault="00AA24F2" w:rsidP="00F35C6A">
      <w:pPr>
        <w:pStyle w:val="ListParagraph"/>
        <w:numPr>
          <w:ilvl w:val="0"/>
          <w:numId w:val="10"/>
        </w:numPr>
        <w:spacing w:before="240" w:after="240" w:line="240" w:lineRule="auto"/>
        <w:ind w:right="142"/>
        <w:jc w:val="both"/>
      </w:pPr>
      <w:r>
        <w:t xml:space="preserve">Les traitements </w:t>
      </w:r>
      <w:r w:rsidRPr="004325ED">
        <w:t>spécifiques à ce</w:t>
      </w:r>
      <w:r>
        <w:t xml:space="preserve"> cas d’utilisation fonctionnelle :</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77127B">
        <w:trPr>
          <w:tblHeader/>
          <w:jc w:val="center"/>
        </w:trPr>
        <w:tc>
          <w:tcPr>
            <w:tcW w:w="1526" w:type="dxa"/>
            <w:shd w:val="clear" w:color="auto" w:fill="808080"/>
          </w:tcPr>
          <w:p w:rsidR="00AA24F2" w:rsidRPr="001A11C8" w:rsidRDefault="00AA24F2" w:rsidP="0077127B">
            <w:pPr>
              <w:jc w:val="both"/>
              <w:rPr>
                <w:b/>
              </w:rPr>
            </w:pPr>
            <w:r w:rsidRPr="001A11C8">
              <w:rPr>
                <w:b/>
              </w:rPr>
              <w:t>Réf.</w:t>
            </w:r>
          </w:p>
        </w:tc>
        <w:tc>
          <w:tcPr>
            <w:tcW w:w="7719" w:type="dxa"/>
            <w:shd w:val="clear" w:color="auto" w:fill="808080"/>
          </w:tcPr>
          <w:p w:rsidR="00AA24F2" w:rsidRPr="001A11C8" w:rsidRDefault="00AA24F2" w:rsidP="0077127B">
            <w:pPr>
              <w:jc w:val="both"/>
              <w:rPr>
                <w:b/>
              </w:rPr>
            </w:pPr>
            <w:r w:rsidRPr="001A11C8">
              <w:rPr>
                <w:b/>
              </w:rPr>
              <w:t>Description</w:t>
            </w:r>
          </w:p>
        </w:tc>
      </w:tr>
      <w:tr w:rsidR="00AA24F2" w:rsidRPr="001A11C8" w:rsidTr="0077127B">
        <w:trPr>
          <w:jc w:val="center"/>
        </w:trPr>
        <w:tc>
          <w:tcPr>
            <w:tcW w:w="1526" w:type="dxa"/>
          </w:tcPr>
          <w:p w:rsidR="00AA24F2" w:rsidRPr="001A11C8" w:rsidRDefault="00AA24F2" w:rsidP="0077127B">
            <w:pPr>
              <w:jc w:val="both"/>
            </w:pPr>
            <w:r>
              <w:t>TRT-069</w:t>
            </w:r>
            <w:r w:rsidRPr="001A11C8">
              <w:t>-1</w:t>
            </w:r>
          </w:p>
        </w:tc>
        <w:tc>
          <w:tcPr>
            <w:tcW w:w="7719" w:type="dxa"/>
          </w:tcPr>
          <w:p w:rsidR="00AA24F2" w:rsidRPr="001A11C8" w:rsidRDefault="00AA24F2" w:rsidP="00032AFB">
            <w:pPr>
              <w:pStyle w:val="ListParagraph"/>
              <w:numPr>
                <w:ilvl w:val="0"/>
                <w:numId w:val="10"/>
              </w:numPr>
              <w:spacing w:before="240" w:after="240" w:line="240" w:lineRule="auto"/>
              <w:ind w:right="142"/>
              <w:jc w:val="both"/>
            </w:pPr>
            <w:r w:rsidRPr="001A11C8">
              <w:t xml:space="preserve">Une fois le titre est renseigné, sa description, le code marché, la place de dénouement par défaut ainsi que la description de la place de dénouement sont tous déduits automatiquement. </w:t>
            </w:r>
          </w:p>
          <w:p w:rsidR="00AA24F2" w:rsidRPr="001A11C8" w:rsidRDefault="00AA24F2" w:rsidP="00032AFB">
            <w:pPr>
              <w:pStyle w:val="ListParagraph"/>
              <w:spacing w:before="240" w:after="240" w:line="240" w:lineRule="auto"/>
              <w:ind w:right="142"/>
              <w:jc w:val="both"/>
            </w:pPr>
            <w:r w:rsidRPr="001A11C8">
              <w:t>Les données suivantes sont grisées (mode lecture) :</w:t>
            </w:r>
          </w:p>
          <w:p w:rsidR="00AA24F2" w:rsidRPr="001A11C8" w:rsidRDefault="00AA24F2" w:rsidP="0077127B">
            <w:pPr>
              <w:pStyle w:val="ListParagraph"/>
              <w:numPr>
                <w:ilvl w:val="0"/>
                <w:numId w:val="27"/>
              </w:numPr>
              <w:spacing w:before="240" w:after="240" w:line="240" w:lineRule="auto"/>
              <w:ind w:right="142"/>
              <w:jc w:val="both"/>
            </w:pPr>
            <w:r w:rsidRPr="001A11C8">
              <w:t>La description du titre</w:t>
            </w:r>
          </w:p>
          <w:p w:rsidR="00AA24F2" w:rsidRPr="001A11C8" w:rsidRDefault="00AA24F2" w:rsidP="0077127B">
            <w:pPr>
              <w:pStyle w:val="ListParagraph"/>
              <w:numPr>
                <w:ilvl w:val="0"/>
                <w:numId w:val="27"/>
              </w:numPr>
              <w:spacing w:before="240" w:after="240" w:line="240" w:lineRule="auto"/>
              <w:ind w:right="142"/>
              <w:jc w:val="both"/>
            </w:pPr>
            <w:r w:rsidRPr="001A11C8">
              <w:t>Le code marché du titre</w:t>
            </w:r>
          </w:p>
          <w:p w:rsidR="00AA24F2" w:rsidRPr="001A11C8" w:rsidRDefault="00AA24F2" w:rsidP="0077127B">
            <w:pPr>
              <w:pStyle w:val="ListParagraph"/>
              <w:numPr>
                <w:ilvl w:val="0"/>
                <w:numId w:val="27"/>
              </w:numPr>
              <w:spacing w:before="240" w:after="240" w:line="240" w:lineRule="auto"/>
              <w:ind w:right="142"/>
              <w:jc w:val="both"/>
            </w:pPr>
            <w:r w:rsidRPr="001A11C8">
              <w:t>Le type de quantité</w:t>
            </w:r>
          </w:p>
          <w:p w:rsidR="00AA24F2" w:rsidRPr="001A11C8" w:rsidRDefault="00AA24F2" w:rsidP="0077127B">
            <w:pPr>
              <w:pStyle w:val="ListParagraph"/>
              <w:numPr>
                <w:ilvl w:val="0"/>
                <w:numId w:val="27"/>
              </w:numPr>
              <w:spacing w:before="240" w:after="240" w:line="240" w:lineRule="auto"/>
              <w:ind w:right="142"/>
              <w:jc w:val="both"/>
            </w:pPr>
            <w:r w:rsidRPr="001A11C8">
              <w:t>La description de la place de dénouement</w:t>
            </w:r>
          </w:p>
          <w:p w:rsidR="00AA24F2" w:rsidRPr="001A11C8" w:rsidRDefault="00AA24F2" w:rsidP="0077127B">
            <w:pPr>
              <w:spacing w:before="240" w:after="240" w:line="240" w:lineRule="auto"/>
              <w:ind w:right="142" w:firstLine="708"/>
              <w:jc w:val="both"/>
            </w:pPr>
            <w:r w:rsidRPr="001A11C8">
              <w:t>Les données suivantes sont renseignées automatiquement mais l’utilisateur peut changer la valeur déduite :</w:t>
            </w:r>
          </w:p>
          <w:p w:rsidR="00AA24F2" w:rsidRPr="001A11C8" w:rsidRDefault="00AA24F2" w:rsidP="0077127B">
            <w:pPr>
              <w:pStyle w:val="ListParagraph"/>
              <w:numPr>
                <w:ilvl w:val="0"/>
                <w:numId w:val="27"/>
              </w:numPr>
              <w:spacing w:before="240" w:after="240" w:line="240" w:lineRule="auto"/>
              <w:ind w:right="142"/>
              <w:jc w:val="both"/>
            </w:pPr>
            <w:r w:rsidRPr="001A11C8">
              <w:t>La place de dénouement</w:t>
            </w:r>
          </w:p>
          <w:p w:rsidR="00AA24F2" w:rsidRPr="001A11C8" w:rsidRDefault="00AA24F2" w:rsidP="0077127B">
            <w:pPr>
              <w:pStyle w:val="ListParagraph"/>
              <w:numPr>
                <w:ilvl w:val="0"/>
                <w:numId w:val="27"/>
              </w:numPr>
              <w:spacing w:before="240" w:after="240" w:line="240" w:lineRule="auto"/>
              <w:ind w:right="142"/>
              <w:jc w:val="both"/>
            </w:pPr>
            <w:r w:rsidRPr="001A11C8">
              <w:t>Le type de quantité</w:t>
            </w:r>
          </w:p>
          <w:p w:rsidR="00AA24F2" w:rsidRPr="004325ED" w:rsidRDefault="00AA24F2" w:rsidP="0077127B">
            <w:pPr>
              <w:pStyle w:val="Normal1"/>
              <w:jc w:val="both"/>
              <w:rPr>
                <w:i w:val="0"/>
                <w:lang w:val="fr-FR"/>
              </w:rPr>
            </w:pPr>
          </w:p>
        </w:tc>
      </w:tr>
      <w:tr w:rsidR="00AA24F2" w:rsidRPr="001A11C8" w:rsidTr="0077127B">
        <w:trPr>
          <w:jc w:val="center"/>
        </w:trPr>
        <w:tc>
          <w:tcPr>
            <w:tcW w:w="1526" w:type="dxa"/>
          </w:tcPr>
          <w:p w:rsidR="00AA24F2" w:rsidRPr="001A11C8" w:rsidRDefault="00AA24F2" w:rsidP="0077127B">
            <w:pPr>
              <w:jc w:val="both"/>
            </w:pPr>
            <w:r>
              <w:t>TRT-069</w:t>
            </w:r>
            <w:r w:rsidRPr="001A11C8">
              <w:t>-2</w:t>
            </w:r>
          </w:p>
        </w:tc>
        <w:tc>
          <w:tcPr>
            <w:tcW w:w="7719" w:type="dxa"/>
          </w:tcPr>
          <w:p w:rsidR="00AA24F2" w:rsidRPr="001A11C8" w:rsidRDefault="00AA24F2" w:rsidP="0077127B">
            <w:pPr>
              <w:pStyle w:val="ListParagraph"/>
              <w:numPr>
                <w:ilvl w:val="0"/>
                <w:numId w:val="10"/>
              </w:numPr>
              <w:spacing w:before="240" w:after="240" w:line="240" w:lineRule="auto"/>
              <w:ind w:right="142"/>
              <w:jc w:val="both"/>
            </w:pPr>
            <w:r w:rsidRPr="001A11C8">
              <w:t>Dans le cas o</w:t>
            </w:r>
            <w:r w:rsidRPr="001A11C8">
              <w:rPr>
                <w:i/>
              </w:rPr>
              <w:t>ù</w:t>
            </w:r>
            <w:r w:rsidRPr="001A11C8">
              <w:t xml:space="preserve"> le client est saisi en premier :</w:t>
            </w:r>
          </w:p>
          <w:p w:rsidR="00AA24F2" w:rsidRPr="001A11C8" w:rsidRDefault="00AA24F2" w:rsidP="00675EDF">
            <w:pPr>
              <w:pStyle w:val="ListParagraph"/>
              <w:numPr>
                <w:ilvl w:val="0"/>
                <w:numId w:val="38"/>
              </w:numPr>
              <w:spacing w:before="240" w:after="240" w:line="240" w:lineRule="auto"/>
              <w:ind w:right="142"/>
              <w:jc w:val="both"/>
            </w:pPr>
            <w:r w:rsidRPr="001A11C8">
              <w:t>Le ou les comptes-titres et espèces du client renseigné sont déduits.</w:t>
            </w:r>
          </w:p>
          <w:p w:rsidR="00AA24F2" w:rsidRPr="001A11C8" w:rsidRDefault="00AA24F2" w:rsidP="00675EDF">
            <w:pPr>
              <w:pStyle w:val="ListParagraph"/>
              <w:numPr>
                <w:ilvl w:val="0"/>
                <w:numId w:val="38"/>
              </w:numPr>
              <w:spacing w:before="240" w:after="240" w:line="240" w:lineRule="auto"/>
              <w:ind w:right="142"/>
              <w:jc w:val="both"/>
            </w:pPr>
            <w:r w:rsidRPr="001A11C8">
              <w:t>Une fois le compte-titres est renseigné (cas de plusieurs compte-titres, l’utilisateur doit pouvoir choisir un), le compte-espèces est déduit selon une SLA (voir 4.1.1).</w:t>
            </w:r>
          </w:p>
          <w:p w:rsidR="00AA24F2" w:rsidRPr="001A11C8" w:rsidRDefault="00AA24F2" w:rsidP="0077127B">
            <w:pPr>
              <w:pStyle w:val="ListParagraph"/>
              <w:numPr>
                <w:ilvl w:val="0"/>
                <w:numId w:val="10"/>
              </w:numPr>
              <w:spacing w:before="240" w:after="240" w:line="240" w:lineRule="auto"/>
              <w:ind w:right="142"/>
              <w:jc w:val="both"/>
            </w:pPr>
            <w:r w:rsidRPr="001A11C8">
              <w:t>Dans le cas o</w:t>
            </w:r>
            <w:r w:rsidRPr="001A11C8">
              <w:rPr>
                <w:i/>
              </w:rPr>
              <w:t>ù</w:t>
            </w:r>
            <w:r w:rsidRPr="001A11C8">
              <w:t xml:space="preserve"> le compte-titres est saisie en premier :</w:t>
            </w:r>
          </w:p>
          <w:p w:rsidR="00AA24F2" w:rsidRPr="001A11C8" w:rsidRDefault="00AA24F2" w:rsidP="00675EDF">
            <w:pPr>
              <w:pStyle w:val="ListParagraph"/>
              <w:numPr>
                <w:ilvl w:val="0"/>
                <w:numId w:val="38"/>
              </w:numPr>
              <w:spacing w:before="240" w:after="240" w:line="240" w:lineRule="auto"/>
              <w:ind w:right="142"/>
              <w:jc w:val="both"/>
            </w:pPr>
            <w:r w:rsidRPr="001A11C8">
              <w:t>Le client est déduit.</w:t>
            </w:r>
          </w:p>
          <w:p w:rsidR="00AA24F2" w:rsidRPr="001A11C8" w:rsidRDefault="00AA24F2" w:rsidP="00675EDF">
            <w:pPr>
              <w:pStyle w:val="ListParagraph"/>
              <w:numPr>
                <w:ilvl w:val="0"/>
                <w:numId w:val="38"/>
              </w:numPr>
              <w:spacing w:before="240" w:after="240" w:line="240" w:lineRule="auto"/>
              <w:ind w:right="142"/>
              <w:jc w:val="both"/>
            </w:pPr>
            <w:r w:rsidRPr="001A11C8">
              <w:lastRenderedPageBreak/>
              <w:t>Le compte-espèces est déduit selon une SLA (voir 4.1.2).</w:t>
            </w:r>
          </w:p>
        </w:tc>
      </w:tr>
      <w:tr w:rsidR="00AA24F2" w:rsidRPr="001A11C8" w:rsidTr="0077127B">
        <w:trPr>
          <w:jc w:val="center"/>
        </w:trPr>
        <w:tc>
          <w:tcPr>
            <w:tcW w:w="1526" w:type="dxa"/>
          </w:tcPr>
          <w:p w:rsidR="00AA24F2" w:rsidRPr="001A11C8" w:rsidRDefault="00AA24F2" w:rsidP="008E57CF">
            <w:pPr>
              <w:jc w:val="both"/>
            </w:pPr>
            <w:r>
              <w:lastRenderedPageBreak/>
              <w:t>TRT-069</w:t>
            </w:r>
            <w:r w:rsidRPr="001A11C8">
              <w:t>-</w:t>
            </w:r>
            <w:r>
              <w:t>3</w:t>
            </w:r>
          </w:p>
        </w:tc>
        <w:tc>
          <w:tcPr>
            <w:tcW w:w="7719" w:type="dxa"/>
          </w:tcPr>
          <w:p w:rsidR="00AA24F2" w:rsidRPr="001A11C8" w:rsidRDefault="00AA24F2" w:rsidP="0077127B">
            <w:pPr>
              <w:pStyle w:val="ListParagraph"/>
              <w:numPr>
                <w:ilvl w:val="0"/>
                <w:numId w:val="10"/>
              </w:numPr>
              <w:spacing w:before="240" w:after="240" w:line="240" w:lineRule="auto"/>
              <w:ind w:right="142"/>
              <w:jc w:val="both"/>
            </w:pPr>
            <w:r w:rsidRPr="008E57CF">
              <w:t>Lorsque l’utilisateur sélectionne type de transaction mise en pension ou prise en pension l’anglet détails du contrat s’active</w:t>
            </w:r>
          </w:p>
        </w:tc>
      </w:tr>
      <w:tr w:rsidR="00AA24F2" w:rsidRPr="001A11C8" w:rsidTr="0077127B">
        <w:trPr>
          <w:jc w:val="center"/>
        </w:trPr>
        <w:tc>
          <w:tcPr>
            <w:tcW w:w="1526" w:type="dxa"/>
          </w:tcPr>
          <w:p w:rsidR="00AA24F2" w:rsidRPr="001A11C8" w:rsidRDefault="00AA24F2" w:rsidP="0077127B">
            <w:pPr>
              <w:jc w:val="both"/>
            </w:pPr>
            <w:r>
              <w:t>TRT-069</w:t>
            </w:r>
            <w:r w:rsidRPr="001A11C8">
              <w:t>-</w:t>
            </w:r>
            <w:r>
              <w:t>4</w:t>
            </w:r>
          </w:p>
        </w:tc>
        <w:tc>
          <w:tcPr>
            <w:tcW w:w="7719" w:type="dxa"/>
          </w:tcPr>
          <w:p w:rsidR="00AA24F2" w:rsidRPr="008E57CF" w:rsidRDefault="00AA24F2" w:rsidP="008E57CF">
            <w:pPr>
              <w:pStyle w:val="ListParagraph"/>
              <w:numPr>
                <w:ilvl w:val="0"/>
                <w:numId w:val="10"/>
              </w:numPr>
              <w:spacing w:before="240" w:after="240" w:line="240" w:lineRule="auto"/>
              <w:ind w:right="142"/>
              <w:jc w:val="both"/>
            </w:pPr>
            <w:r w:rsidRPr="008E57CF">
              <w:t>Lorsque l’utilisateur sauvegarde l’IRL, la</w:t>
            </w:r>
            <w:r w:rsidRPr="00ED0ED6">
              <w:t xml:space="preserve"> jambe «aller»</w:t>
            </w:r>
            <w:r>
              <w:t xml:space="preserve"> est créée. </w:t>
            </w:r>
            <w:r w:rsidRPr="008E57CF">
              <w:t>Le système génère automatiquement la Jambe «retour» correspondante.</w:t>
            </w:r>
          </w:p>
        </w:tc>
      </w:tr>
    </w:tbl>
    <w:p w:rsidR="00AA24F2" w:rsidRDefault="00AA24F2" w:rsidP="00F35C6A">
      <w:pPr>
        <w:tabs>
          <w:tab w:val="left" w:pos="3544"/>
        </w:tabs>
        <w:spacing w:before="60"/>
        <w:jc w:val="both"/>
        <w:rPr>
          <w:i/>
          <w:sz w:val="20"/>
          <w:szCs w:val="20"/>
        </w:rPr>
      </w:pPr>
      <w:r>
        <w:rPr>
          <w:i/>
          <w:sz w:val="20"/>
          <w:szCs w:val="20"/>
        </w:rPr>
        <w:t>069</w:t>
      </w:r>
      <w:r w:rsidRPr="004325ED">
        <w:rPr>
          <w:i/>
          <w:sz w:val="20"/>
          <w:szCs w:val="20"/>
        </w:rPr>
        <w:t xml:space="preserve"> = </w:t>
      </w:r>
      <w:r>
        <w:rPr>
          <w:i/>
          <w:sz w:val="20"/>
          <w:szCs w:val="20"/>
        </w:rPr>
        <w:t>Saisie manuelle d’une IRL mise en pension prise en pension.</w:t>
      </w:r>
    </w:p>
    <w:p w:rsidR="00AA24F2" w:rsidRPr="004325ED" w:rsidRDefault="00AA24F2" w:rsidP="005F3482">
      <w:pPr>
        <w:pStyle w:val="Style2"/>
        <w:numPr>
          <w:ilvl w:val="1"/>
          <w:numId w:val="11"/>
        </w:numPr>
        <w:jc w:val="both"/>
      </w:pPr>
      <w:bookmarkStart w:id="179" w:name="_Toc413249567"/>
      <w:r>
        <w:t>Cas d’utilisation &lt;Création d’une IRL globale</w:t>
      </w:r>
      <w:r w:rsidRPr="004325ED">
        <w:t>&gt;</w:t>
      </w:r>
      <w:bookmarkEnd w:id="179"/>
    </w:p>
    <w:p w:rsidR="00AA24F2" w:rsidRPr="004325ED" w:rsidRDefault="00AA24F2" w:rsidP="005F3482">
      <w:pPr>
        <w:pStyle w:val="Style3"/>
        <w:numPr>
          <w:ilvl w:val="2"/>
          <w:numId w:val="11"/>
        </w:numPr>
        <w:jc w:val="both"/>
      </w:pPr>
      <w:bookmarkStart w:id="180" w:name="_Toc413249568"/>
      <w:r w:rsidRPr="004325ED">
        <w:t>Définition et objectif</w:t>
      </w:r>
      <w:bookmarkEnd w:id="180"/>
    </w:p>
    <w:p w:rsidR="00AA24F2" w:rsidRDefault="00AA24F2" w:rsidP="005F3482">
      <w:pPr>
        <w:pStyle w:val="ListParagraph"/>
        <w:numPr>
          <w:ilvl w:val="0"/>
          <w:numId w:val="10"/>
        </w:numPr>
        <w:spacing w:before="240" w:line="240" w:lineRule="auto"/>
        <w:ind w:right="142"/>
        <w:jc w:val="both"/>
      </w:pPr>
      <w:r>
        <w:t>Ce cas d’utilisation est dédié à la création d’une IRL globale. Il est similaire</w:t>
      </w:r>
      <w:r w:rsidR="001B3486">
        <w:t xml:space="preserve"> </w:t>
      </w:r>
      <w:r w:rsidRPr="005F3482">
        <w:t xml:space="preserve">au cas d’utilisation de saisie  des instructions simples </w:t>
      </w:r>
      <w:r>
        <w:t xml:space="preserve">(décrit dans la section 6.1) </w:t>
      </w:r>
      <w:r w:rsidRPr="005F3482">
        <w:t>sauf qu’il offre en plus la possibilité de créer les instructions filles</w:t>
      </w:r>
      <w:r>
        <w:t>.</w:t>
      </w:r>
    </w:p>
    <w:p w:rsidR="00AA24F2" w:rsidRPr="003A09AE" w:rsidRDefault="00AA24F2" w:rsidP="003A09AE">
      <w:pPr>
        <w:pStyle w:val="ListParagraph"/>
        <w:numPr>
          <w:ilvl w:val="0"/>
          <w:numId w:val="10"/>
        </w:numPr>
        <w:spacing w:before="240" w:line="240" w:lineRule="auto"/>
        <w:ind w:right="142"/>
        <w:jc w:val="both"/>
      </w:pPr>
      <w:r w:rsidRPr="003A09AE">
        <w:t>Tous les champs obligatoires, optionnels, et déductibles lors de la saisie d’une instruction simple le sont aussi lors de la création d’une instruction globale</w:t>
      </w:r>
    </w:p>
    <w:p w:rsidR="00AA24F2" w:rsidRDefault="00AA24F2" w:rsidP="008556ED">
      <w:pPr>
        <w:pStyle w:val="ListParagraph"/>
        <w:spacing w:before="240" w:line="240" w:lineRule="auto"/>
        <w:ind w:right="142"/>
        <w:jc w:val="both"/>
      </w:pPr>
    </w:p>
    <w:p w:rsidR="00AA24F2" w:rsidRPr="004325ED" w:rsidRDefault="00AA24F2" w:rsidP="005F3482">
      <w:pPr>
        <w:pStyle w:val="Style3"/>
        <w:numPr>
          <w:ilvl w:val="2"/>
          <w:numId w:val="11"/>
        </w:numPr>
        <w:jc w:val="both"/>
      </w:pPr>
      <w:bookmarkStart w:id="181" w:name="_Toc413249569"/>
      <w:r w:rsidRPr="004325ED">
        <w:t>Pré-conditions</w:t>
      </w:r>
      <w:bookmarkEnd w:id="181"/>
    </w:p>
    <w:p w:rsidR="00AA24F2" w:rsidRPr="004325ED" w:rsidRDefault="00AA24F2" w:rsidP="005F3482">
      <w:pPr>
        <w:pStyle w:val="ListParagraph"/>
        <w:numPr>
          <w:ilvl w:val="0"/>
          <w:numId w:val="10"/>
        </w:numPr>
        <w:spacing w:before="240" w:after="240" w:line="240" w:lineRule="auto"/>
        <w:ind w:right="142"/>
        <w:jc w:val="both"/>
      </w:pPr>
      <w:r>
        <w:t>L</w:t>
      </w:r>
      <w:r w:rsidRPr="004325ED">
        <w:t xml:space="preserve">es pré-conditions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77127B">
        <w:trPr>
          <w:tblHeader/>
          <w:jc w:val="center"/>
        </w:trPr>
        <w:tc>
          <w:tcPr>
            <w:tcW w:w="1526" w:type="dxa"/>
            <w:shd w:val="clear" w:color="auto" w:fill="D9D9D9"/>
          </w:tcPr>
          <w:p w:rsidR="00AA24F2" w:rsidRPr="001A11C8" w:rsidRDefault="00AA24F2" w:rsidP="0077127B">
            <w:pPr>
              <w:jc w:val="both"/>
              <w:rPr>
                <w:b/>
              </w:rPr>
            </w:pPr>
            <w:r w:rsidRPr="001A11C8">
              <w:rPr>
                <w:b/>
              </w:rPr>
              <w:t>Réf.</w:t>
            </w:r>
          </w:p>
        </w:tc>
        <w:tc>
          <w:tcPr>
            <w:tcW w:w="7719" w:type="dxa"/>
            <w:shd w:val="clear" w:color="auto" w:fill="D9D9D9"/>
          </w:tcPr>
          <w:p w:rsidR="00AA24F2" w:rsidRPr="001A11C8" w:rsidRDefault="00AA24F2" w:rsidP="0077127B">
            <w:pPr>
              <w:jc w:val="both"/>
              <w:rPr>
                <w:b/>
              </w:rPr>
            </w:pPr>
            <w:r w:rsidRPr="001A11C8">
              <w:rPr>
                <w:b/>
              </w:rPr>
              <w:t>Description</w:t>
            </w:r>
          </w:p>
        </w:tc>
      </w:tr>
      <w:tr w:rsidR="00AA24F2" w:rsidRPr="001A11C8" w:rsidTr="0077127B">
        <w:trPr>
          <w:jc w:val="center"/>
        </w:trPr>
        <w:tc>
          <w:tcPr>
            <w:tcW w:w="1526" w:type="dxa"/>
          </w:tcPr>
          <w:p w:rsidR="00AA24F2" w:rsidRPr="001A11C8" w:rsidRDefault="00AA24F2" w:rsidP="0077127B">
            <w:pPr>
              <w:jc w:val="both"/>
            </w:pPr>
            <w:r>
              <w:t>PRE-069</w:t>
            </w:r>
            <w:r w:rsidRPr="001A11C8">
              <w:t>-1</w:t>
            </w:r>
          </w:p>
        </w:tc>
        <w:tc>
          <w:tcPr>
            <w:tcW w:w="7719" w:type="dxa"/>
          </w:tcPr>
          <w:p w:rsidR="00AA24F2" w:rsidRDefault="00AA24F2" w:rsidP="0077127B">
            <w:pPr>
              <w:pStyle w:val="Normal1"/>
              <w:jc w:val="both"/>
              <w:rPr>
                <w:rFonts w:ascii="Calibri" w:hAnsi="Calibri"/>
                <w:i w:val="0"/>
                <w:lang w:val="fr-FR"/>
              </w:rPr>
            </w:pPr>
            <w:r w:rsidRPr="00CC26AD">
              <w:rPr>
                <w:rFonts w:ascii="Calibri" w:hAnsi="Calibri"/>
                <w:i w:val="0"/>
                <w:lang w:val="fr-FR"/>
              </w:rPr>
              <w:t xml:space="preserve">Définir dans le référentiel les </w:t>
            </w:r>
            <w:r>
              <w:rPr>
                <w:rFonts w:ascii="Calibri" w:hAnsi="Calibri"/>
                <w:i w:val="0"/>
                <w:lang w:val="fr-FR"/>
              </w:rPr>
              <w:t>titres objets à une IRL</w:t>
            </w:r>
            <w:r w:rsidRPr="00CC26AD">
              <w:rPr>
                <w:rFonts w:ascii="Calibri" w:hAnsi="Calibri"/>
                <w:i w:val="0"/>
                <w:lang w:val="fr-FR"/>
              </w:rPr>
              <w:t>.</w:t>
            </w:r>
          </w:p>
        </w:tc>
      </w:tr>
      <w:tr w:rsidR="00AA24F2" w:rsidRPr="001A11C8" w:rsidTr="0077127B">
        <w:trPr>
          <w:jc w:val="center"/>
        </w:trPr>
        <w:tc>
          <w:tcPr>
            <w:tcW w:w="1526" w:type="dxa"/>
          </w:tcPr>
          <w:p w:rsidR="00AA24F2" w:rsidRPr="001A11C8" w:rsidRDefault="00AA24F2" w:rsidP="0077127B">
            <w:pPr>
              <w:jc w:val="both"/>
            </w:pPr>
            <w:r>
              <w:t>PRE-069</w:t>
            </w:r>
            <w:r w:rsidRPr="001A11C8">
              <w:t>-2</w:t>
            </w:r>
          </w:p>
        </w:tc>
        <w:tc>
          <w:tcPr>
            <w:tcW w:w="7719" w:type="dxa"/>
          </w:tcPr>
          <w:p w:rsidR="00AA24F2" w:rsidRDefault="00AA24F2" w:rsidP="0077127B">
            <w:pPr>
              <w:pStyle w:val="Normal1"/>
              <w:jc w:val="both"/>
              <w:rPr>
                <w:rFonts w:ascii="Calibri" w:hAnsi="Calibri"/>
                <w:i w:val="0"/>
                <w:lang w:val="fr-FR"/>
              </w:rPr>
            </w:pPr>
            <w:r w:rsidRPr="00CC26AD">
              <w:rPr>
                <w:rFonts w:ascii="Calibri" w:hAnsi="Calibri"/>
                <w:i w:val="0"/>
                <w:lang w:val="fr-FR"/>
              </w:rPr>
              <w:t>Définir dans le référentiel les places de dénouement sujet à un</w:t>
            </w:r>
            <w:r>
              <w:rPr>
                <w:rFonts w:ascii="Calibri" w:hAnsi="Calibri"/>
                <w:i w:val="0"/>
                <w:lang w:val="fr-FR"/>
              </w:rPr>
              <w:t>e IRL</w:t>
            </w:r>
            <w:r w:rsidRPr="00CC26AD">
              <w:rPr>
                <w:rFonts w:ascii="Calibri" w:hAnsi="Calibri"/>
                <w:i w:val="0"/>
                <w:lang w:val="fr-FR"/>
              </w:rPr>
              <w:t>.</w:t>
            </w:r>
          </w:p>
        </w:tc>
      </w:tr>
      <w:tr w:rsidR="00AA24F2" w:rsidRPr="001A11C8" w:rsidTr="0077127B">
        <w:trPr>
          <w:jc w:val="center"/>
        </w:trPr>
        <w:tc>
          <w:tcPr>
            <w:tcW w:w="1526" w:type="dxa"/>
          </w:tcPr>
          <w:p w:rsidR="00AA24F2" w:rsidRPr="001A11C8" w:rsidRDefault="00AA24F2" w:rsidP="0077127B">
            <w:pPr>
              <w:jc w:val="both"/>
            </w:pPr>
            <w:r>
              <w:t>PRE-069</w:t>
            </w:r>
            <w:r w:rsidRPr="001A11C8">
              <w:t>-3</w:t>
            </w:r>
          </w:p>
        </w:tc>
        <w:tc>
          <w:tcPr>
            <w:tcW w:w="7719" w:type="dxa"/>
          </w:tcPr>
          <w:p w:rsidR="00AA24F2" w:rsidRPr="00E60789" w:rsidRDefault="00AA24F2" w:rsidP="0077127B">
            <w:pPr>
              <w:pStyle w:val="Normal1"/>
              <w:jc w:val="both"/>
              <w:rPr>
                <w:rFonts w:ascii="Calibri" w:hAnsi="Calibri"/>
                <w:i w:val="0"/>
                <w:lang w:val="fr-FR"/>
              </w:rPr>
            </w:pPr>
            <w:r w:rsidRPr="00CC26AD">
              <w:rPr>
                <w:rFonts w:ascii="Calibri" w:hAnsi="Calibri"/>
                <w:i w:val="0"/>
                <w:lang w:val="fr-FR"/>
              </w:rPr>
              <w:t>Définir dans le référentiel les clients sujets à un</w:t>
            </w:r>
            <w:r>
              <w:rPr>
                <w:rFonts w:ascii="Calibri" w:hAnsi="Calibri"/>
                <w:i w:val="0"/>
                <w:lang w:val="fr-FR"/>
              </w:rPr>
              <w:t>e IRL</w:t>
            </w:r>
            <w:r w:rsidRPr="00CC26AD">
              <w:rPr>
                <w:rFonts w:ascii="Calibri" w:hAnsi="Calibri"/>
                <w:i w:val="0"/>
                <w:lang w:val="fr-FR"/>
              </w:rPr>
              <w:t>.</w:t>
            </w:r>
          </w:p>
        </w:tc>
      </w:tr>
      <w:tr w:rsidR="00AA24F2" w:rsidRPr="001A11C8" w:rsidTr="0077127B">
        <w:trPr>
          <w:jc w:val="center"/>
        </w:trPr>
        <w:tc>
          <w:tcPr>
            <w:tcW w:w="1526" w:type="dxa"/>
          </w:tcPr>
          <w:p w:rsidR="00AA24F2" w:rsidRPr="001A11C8" w:rsidRDefault="00AA24F2" w:rsidP="0077127B">
            <w:pPr>
              <w:jc w:val="both"/>
            </w:pPr>
            <w:r>
              <w:t>PRE-069</w:t>
            </w:r>
            <w:r w:rsidRPr="001A11C8">
              <w:t>-4</w:t>
            </w:r>
          </w:p>
        </w:tc>
        <w:tc>
          <w:tcPr>
            <w:tcW w:w="7719" w:type="dxa"/>
          </w:tcPr>
          <w:p w:rsidR="00AA24F2" w:rsidRPr="00E60789" w:rsidRDefault="00AA24F2" w:rsidP="0077127B">
            <w:pPr>
              <w:pStyle w:val="Normal1"/>
              <w:jc w:val="both"/>
              <w:rPr>
                <w:rFonts w:ascii="Calibri" w:hAnsi="Calibri"/>
                <w:i w:val="0"/>
                <w:lang w:val="fr-FR"/>
              </w:rPr>
            </w:pPr>
            <w:r w:rsidRPr="00CC26AD">
              <w:rPr>
                <w:rFonts w:ascii="Calibri" w:hAnsi="Calibri"/>
                <w:i w:val="0"/>
                <w:lang w:val="fr-FR"/>
              </w:rPr>
              <w:t>Définir dans le référentiel les comptes-titres client sujet</w:t>
            </w:r>
            <w:r>
              <w:rPr>
                <w:rFonts w:ascii="Calibri" w:hAnsi="Calibri"/>
                <w:i w:val="0"/>
                <w:lang w:val="fr-FR"/>
              </w:rPr>
              <w:t>s</w:t>
            </w:r>
            <w:r w:rsidRPr="00CC26AD">
              <w:rPr>
                <w:rFonts w:ascii="Calibri" w:hAnsi="Calibri"/>
                <w:i w:val="0"/>
                <w:lang w:val="fr-FR"/>
              </w:rPr>
              <w:t xml:space="preserve"> à un</w:t>
            </w:r>
            <w:r>
              <w:rPr>
                <w:rFonts w:ascii="Calibri" w:hAnsi="Calibri"/>
                <w:i w:val="0"/>
                <w:lang w:val="fr-FR"/>
              </w:rPr>
              <w:t>e IRL</w:t>
            </w:r>
            <w:r w:rsidRPr="00CC26AD">
              <w:rPr>
                <w:rFonts w:ascii="Calibri" w:hAnsi="Calibri"/>
                <w:i w:val="0"/>
                <w:lang w:val="fr-FR"/>
              </w:rPr>
              <w:t>.</w:t>
            </w:r>
          </w:p>
        </w:tc>
      </w:tr>
      <w:tr w:rsidR="00AA24F2" w:rsidRPr="001A11C8" w:rsidTr="0077127B">
        <w:trPr>
          <w:jc w:val="center"/>
        </w:trPr>
        <w:tc>
          <w:tcPr>
            <w:tcW w:w="1526" w:type="dxa"/>
          </w:tcPr>
          <w:p w:rsidR="00AA24F2" w:rsidRPr="001A11C8" w:rsidRDefault="00AA24F2" w:rsidP="0077127B">
            <w:pPr>
              <w:jc w:val="both"/>
            </w:pPr>
            <w:r w:rsidRPr="001A11C8">
              <w:t>PRE-06</w:t>
            </w:r>
            <w:r>
              <w:t>9</w:t>
            </w:r>
            <w:r w:rsidRPr="001A11C8">
              <w:t>-5</w:t>
            </w:r>
          </w:p>
        </w:tc>
        <w:tc>
          <w:tcPr>
            <w:tcW w:w="7719" w:type="dxa"/>
          </w:tcPr>
          <w:p w:rsidR="00AA24F2" w:rsidRPr="00E60789" w:rsidRDefault="00AA24F2" w:rsidP="0077127B">
            <w:pPr>
              <w:pStyle w:val="Normal1"/>
              <w:jc w:val="both"/>
              <w:rPr>
                <w:rFonts w:ascii="Calibri" w:hAnsi="Calibri"/>
                <w:i w:val="0"/>
                <w:lang w:val="fr-FR"/>
              </w:rPr>
            </w:pPr>
            <w:r w:rsidRPr="00CC26AD">
              <w:rPr>
                <w:rFonts w:ascii="Calibri" w:hAnsi="Calibri"/>
                <w:i w:val="0"/>
                <w:lang w:val="fr-FR"/>
              </w:rPr>
              <w:t>Définir dans le référentiel les comptes-espèces client sujet</w:t>
            </w:r>
            <w:r>
              <w:rPr>
                <w:rFonts w:ascii="Calibri" w:hAnsi="Calibri"/>
                <w:i w:val="0"/>
                <w:lang w:val="fr-FR"/>
              </w:rPr>
              <w:t>s</w:t>
            </w:r>
            <w:r w:rsidRPr="00CC26AD">
              <w:rPr>
                <w:rFonts w:ascii="Calibri" w:hAnsi="Calibri"/>
                <w:i w:val="0"/>
                <w:lang w:val="fr-FR"/>
              </w:rPr>
              <w:t xml:space="preserve"> à un</w:t>
            </w:r>
            <w:r>
              <w:rPr>
                <w:rFonts w:ascii="Calibri" w:hAnsi="Calibri"/>
                <w:i w:val="0"/>
                <w:lang w:val="fr-FR"/>
              </w:rPr>
              <w:t>e IRL.</w:t>
            </w:r>
          </w:p>
        </w:tc>
      </w:tr>
      <w:tr w:rsidR="00AA24F2" w:rsidRPr="001A11C8" w:rsidTr="0077127B">
        <w:trPr>
          <w:jc w:val="center"/>
        </w:trPr>
        <w:tc>
          <w:tcPr>
            <w:tcW w:w="1526" w:type="dxa"/>
          </w:tcPr>
          <w:p w:rsidR="00AA24F2" w:rsidRPr="001A11C8" w:rsidRDefault="00AA24F2" w:rsidP="0077127B">
            <w:pPr>
              <w:jc w:val="both"/>
            </w:pPr>
            <w:r w:rsidRPr="001A11C8">
              <w:t>PRE-06</w:t>
            </w:r>
            <w:r>
              <w:t>9</w:t>
            </w:r>
            <w:r w:rsidRPr="001A11C8">
              <w:t>-6</w:t>
            </w:r>
          </w:p>
        </w:tc>
        <w:tc>
          <w:tcPr>
            <w:tcW w:w="7719" w:type="dxa"/>
          </w:tcPr>
          <w:p w:rsidR="00AA24F2" w:rsidRDefault="00AA24F2" w:rsidP="0077127B">
            <w:pPr>
              <w:pStyle w:val="Normal1"/>
              <w:jc w:val="both"/>
              <w:rPr>
                <w:rFonts w:ascii="Calibri" w:hAnsi="Calibri"/>
                <w:i w:val="0"/>
                <w:lang w:val="fr-FR"/>
              </w:rPr>
            </w:pPr>
            <w:r>
              <w:rPr>
                <w:rFonts w:ascii="Calibri" w:hAnsi="Calibri"/>
                <w:i w:val="0"/>
                <w:lang w:val="fr-FR"/>
              </w:rPr>
              <w:t>Définir dans le référentiel les contreparties sujettes à une IRL.</w:t>
            </w:r>
          </w:p>
        </w:tc>
      </w:tr>
      <w:tr w:rsidR="00AA24F2" w:rsidRPr="001A11C8" w:rsidTr="0077127B">
        <w:trPr>
          <w:jc w:val="center"/>
        </w:trPr>
        <w:tc>
          <w:tcPr>
            <w:tcW w:w="1526" w:type="dxa"/>
          </w:tcPr>
          <w:p w:rsidR="00AA24F2" w:rsidRPr="001A11C8" w:rsidRDefault="00AA24F2" w:rsidP="0077127B">
            <w:pPr>
              <w:jc w:val="both"/>
            </w:pPr>
            <w:r>
              <w:t>PRE-069</w:t>
            </w:r>
            <w:r w:rsidRPr="001A11C8">
              <w:t>-8</w:t>
            </w:r>
          </w:p>
        </w:tc>
        <w:tc>
          <w:tcPr>
            <w:tcW w:w="7719" w:type="dxa"/>
          </w:tcPr>
          <w:p w:rsidR="00AA24F2" w:rsidRPr="00E60789" w:rsidRDefault="00AA24F2" w:rsidP="0077127B">
            <w:pPr>
              <w:pStyle w:val="Normal1"/>
              <w:jc w:val="both"/>
              <w:rPr>
                <w:rFonts w:ascii="Calibri" w:hAnsi="Calibri"/>
                <w:i w:val="0"/>
                <w:lang w:val="fr-FR"/>
              </w:rPr>
            </w:pPr>
            <w:r>
              <w:rPr>
                <w:rFonts w:ascii="Calibri" w:hAnsi="Calibri"/>
                <w:i w:val="0"/>
                <w:lang w:val="fr-FR"/>
              </w:rPr>
              <w:t>Définir dans le référentiel les dépositaires sujets à une IRL.</w:t>
            </w:r>
          </w:p>
        </w:tc>
      </w:tr>
      <w:tr w:rsidR="00AA24F2" w:rsidRPr="001A11C8" w:rsidTr="0077127B">
        <w:trPr>
          <w:jc w:val="center"/>
        </w:trPr>
        <w:tc>
          <w:tcPr>
            <w:tcW w:w="1526" w:type="dxa"/>
          </w:tcPr>
          <w:p w:rsidR="00AA24F2" w:rsidRPr="001A11C8" w:rsidRDefault="00AA24F2" w:rsidP="0077127B">
            <w:pPr>
              <w:jc w:val="both"/>
            </w:pPr>
            <w:r w:rsidRPr="001A11C8">
              <w:t>PRE-06</w:t>
            </w:r>
            <w:r>
              <w:t>9</w:t>
            </w:r>
            <w:r w:rsidRPr="001A11C8">
              <w:t>-9</w:t>
            </w:r>
          </w:p>
        </w:tc>
        <w:tc>
          <w:tcPr>
            <w:tcW w:w="7719" w:type="dxa"/>
          </w:tcPr>
          <w:p w:rsidR="00AA24F2" w:rsidRDefault="00AA24F2" w:rsidP="0077127B">
            <w:pPr>
              <w:pStyle w:val="Normal1"/>
              <w:jc w:val="both"/>
              <w:rPr>
                <w:rFonts w:ascii="Calibri" w:hAnsi="Calibri"/>
                <w:i w:val="0"/>
                <w:lang w:val="fr-FR"/>
              </w:rPr>
            </w:pPr>
            <w:r>
              <w:rPr>
                <w:rFonts w:ascii="Calibri" w:hAnsi="Calibri"/>
                <w:i w:val="0"/>
                <w:lang w:val="fr-FR"/>
              </w:rPr>
              <w:t>Définir dans le référentiel les comptes nostro-titres sujets à une IRL.</w:t>
            </w:r>
          </w:p>
        </w:tc>
      </w:tr>
      <w:tr w:rsidR="00AA24F2" w:rsidRPr="001A11C8" w:rsidTr="0077127B">
        <w:trPr>
          <w:jc w:val="center"/>
        </w:trPr>
        <w:tc>
          <w:tcPr>
            <w:tcW w:w="1526" w:type="dxa"/>
          </w:tcPr>
          <w:p w:rsidR="00AA24F2" w:rsidRPr="001A11C8" w:rsidRDefault="00AA24F2" w:rsidP="0077127B">
            <w:pPr>
              <w:jc w:val="both"/>
            </w:pPr>
            <w:r w:rsidRPr="001A11C8">
              <w:t>PRE-06</w:t>
            </w:r>
            <w:r>
              <w:t>9</w:t>
            </w:r>
            <w:r w:rsidRPr="001A11C8">
              <w:t>-10</w:t>
            </w:r>
          </w:p>
        </w:tc>
        <w:tc>
          <w:tcPr>
            <w:tcW w:w="7719" w:type="dxa"/>
          </w:tcPr>
          <w:p w:rsidR="00AA24F2" w:rsidRDefault="00AA24F2" w:rsidP="0077127B">
            <w:pPr>
              <w:pStyle w:val="Normal1"/>
              <w:jc w:val="both"/>
              <w:rPr>
                <w:rFonts w:ascii="Calibri" w:hAnsi="Calibri"/>
                <w:i w:val="0"/>
                <w:lang w:val="fr-FR"/>
              </w:rPr>
            </w:pPr>
            <w:r>
              <w:rPr>
                <w:rFonts w:ascii="Calibri" w:hAnsi="Calibri"/>
                <w:i w:val="0"/>
                <w:lang w:val="fr-FR"/>
              </w:rPr>
              <w:t>Définir dans le référentiel les comptes nostro-espèces sujets à une IRL.</w:t>
            </w:r>
          </w:p>
        </w:tc>
      </w:tr>
    </w:tbl>
    <w:p w:rsidR="00AA24F2" w:rsidRDefault="00AA24F2" w:rsidP="005F3482">
      <w:pPr>
        <w:spacing w:before="60"/>
        <w:jc w:val="both"/>
        <w:rPr>
          <w:i/>
          <w:sz w:val="20"/>
          <w:szCs w:val="20"/>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05"/>
        <w:gridCol w:w="7740"/>
      </w:tblGrid>
      <w:tr w:rsidR="00AA24F2" w:rsidRPr="001A11C8" w:rsidTr="0077127B">
        <w:trPr>
          <w:tblHeader/>
          <w:jc w:val="center"/>
        </w:trPr>
        <w:tc>
          <w:tcPr>
            <w:tcW w:w="1505" w:type="dxa"/>
            <w:shd w:val="clear" w:color="auto" w:fill="D9D9D9"/>
          </w:tcPr>
          <w:p w:rsidR="00AA24F2" w:rsidRPr="001A11C8" w:rsidRDefault="00AA24F2" w:rsidP="0077127B">
            <w:pPr>
              <w:jc w:val="both"/>
              <w:rPr>
                <w:b/>
              </w:rPr>
            </w:pPr>
            <w:r w:rsidRPr="001A11C8">
              <w:rPr>
                <w:b/>
              </w:rPr>
              <w:t>Réf.</w:t>
            </w:r>
          </w:p>
        </w:tc>
        <w:tc>
          <w:tcPr>
            <w:tcW w:w="7740" w:type="dxa"/>
            <w:shd w:val="clear" w:color="auto" w:fill="D9D9D9"/>
          </w:tcPr>
          <w:p w:rsidR="00AA24F2" w:rsidRPr="001A11C8" w:rsidRDefault="00AA24F2" w:rsidP="0077127B">
            <w:pPr>
              <w:jc w:val="both"/>
              <w:rPr>
                <w:b/>
              </w:rPr>
            </w:pPr>
            <w:r w:rsidRPr="001A11C8">
              <w:rPr>
                <w:b/>
              </w:rPr>
              <w:t>Description</w:t>
            </w:r>
          </w:p>
        </w:tc>
      </w:tr>
      <w:tr w:rsidR="00AA24F2" w:rsidRPr="001A11C8" w:rsidTr="0077127B">
        <w:trPr>
          <w:jc w:val="center"/>
        </w:trPr>
        <w:tc>
          <w:tcPr>
            <w:tcW w:w="1505" w:type="dxa"/>
          </w:tcPr>
          <w:p w:rsidR="00AA24F2" w:rsidRPr="001A11C8" w:rsidRDefault="00AA24F2" w:rsidP="0077127B">
            <w:pPr>
              <w:jc w:val="both"/>
            </w:pPr>
            <w:r w:rsidRPr="001A11C8">
              <w:t>PRE-06</w:t>
            </w:r>
            <w:r>
              <w:t>9</w:t>
            </w:r>
            <w:r w:rsidRPr="001A11C8">
              <w:t>-11</w:t>
            </w:r>
          </w:p>
        </w:tc>
        <w:tc>
          <w:tcPr>
            <w:tcW w:w="7740" w:type="dxa"/>
          </w:tcPr>
          <w:p w:rsidR="00AA24F2" w:rsidRPr="00E60789" w:rsidRDefault="00AA24F2" w:rsidP="0077127B">
            <w:pPr>
              <w:pStyle w:val="Normal1"/>
              <w:jc w:val="both"/>
              <w:rPr>
                <w:rFonts w:ascii="Calibri" w:hAnsi="Calibri"/>
                <w:i w:val="0"/>
                <w:lang w:val="fr-FR"/>
              </w:rPr>
            </w:pPr>
            <w:r>
              <w:rPr>
                <w:rFonts w:ascii="Calibri" w:hAnsi="Calibri"/>
                <w:i w:val="0"/>
                <w:lang w:val="fr-FR"/>
              </w:rPr>
              <w:t>Définir l’éligibilité compte-titres client et compte-espèces client via une SLA (voir 4.1.2).</w:t>
            </w:r>
          </w:p>
        </w:tc>
      </w:tr>
      <w:tr w:rsidR="00AA24F2" w:rsidRPr="001A11C8" w:rsidTr="0077127B">
        <w:trPr>
          <w:jc w:val="center"/>
        </w:trPr>
        <w:tc>
          <w:tcPr>
            <w:tcW w:w="1505" w:type="dxa"/>
          </w:tcPr>
          <w:p w:rsidR="00AA24F2" w:rsidRPr="001A11C8" w:rsidRDefault="00AA24F2" w:rsidP="0077127B">
            <w:pPr>
              <w:jc w:val="both"/>
            </w:pPr>
            <w:r w:rsidRPr="001A11C8">
              <w:t>PRE-06</w:t>
            </w:r>
            <w:r>
              <w:t>9</w:t>
            </w:r>
            <w:r w:rsidRPr="001A11C8">
              <w:t>-12</w:t>
            </w:r>
          </w:p>
        </w:tc>
        <w:tc>
          <w:tcPr>
            <w:tcW w:w="7740" w:type="dxa"/>
          </w:tcPr>
          <w:p w:rsidR="00AA24F2" w:rsidRPr="00E60789" w:rsidRDefault="00AA24F2" w:rsidP="0077127B">
            <w:pPr>
              <w:pStyle w:val="Normal1"/>
              <w:jc w:val="both"/>
              <w:rPr>
                <w:rFonts w:ascii="Calibri" w:hAnsi="Calibri"/>
                <w:i w:val="0"/>
                <w:lang w:val="fr-FR"/>
              </w:rPr>
            </w:pPr>
            <w:r>
              <w:rPr>
                <w:rFonts w:ascii="Calibri" w:hAnsi="Calibri"/>
                <w:i w:val="0"/>
                <w:lang w:val="fr-FR"/>
              </w:rPr>
              <w:t>Définir les règles de déduction de la chaine de dénouement via une SLA (voir 4.1.6).</w:t>
            </w:r>
          </w:p>
        </w:tc>
      </w:tr>
      <w:tr w:rsidR="00AA24F2" w:rsidRPr="001A11C8" w:rsidTr="0077127B">
        <w:trPr>
          <w:jc w:val="center"/>
        </w:trPr>
        <w:tc>
          <w:tcPr>
            <w:tcW w:w="1505" w:type="dxa"/>
          </w:tcPr>
          <w:p w:rsidR="00AA24F2" w:rsidRPr="001A11C8" w:rsidRDefault="00AA24F2" w:rsidP="0077127B">
            <w:pPr>
              <w:jc w:val="both"/>
            </w:pPr>
            <w:r>
              <w:t>PRE-069</w:t>
            </w:r>
            <w:r w:rsidRPr="001A11C8">
              <w:t>-13</w:t>
            </w:r>
          </w:p>
        </w:tc>
        <w:tc>
          <w:tcPr>
            <w:tcW w:w="7740" w:type="dxa"/>
          </w:tcPr>
          <w:p w:rsidR="00AA24F2" w:rsidRDefault="00AA24F2" w:rsidP="0077127B">
            <w:pPr>
              <w:pStyle w:val="Normal1"/>
              <w:jc w:val="both"/>
              <w:rPr>
                <w:rFonts w:ascii="Calibri" w:hAnsi="Calibri"/>
                <w:i w:val="0"/>
                <w:lang w:val="fr-FR"/>
              </w:rPr>
            </w:pPr>
            <w:r>
              <w:rPr>
                <w:rFonts w:ascii="Calibri" w:hAnsi="Calibri"/>
                <w:i w:val="0"/>
                <w:lang w:val="fr-FR"/>
              </w:rPr>
              <w:t>Définir l’éligibilité dépositaire via une SLA (voir 4.1.3).</w:t>
            </w:r>
          </w:p>
        </w:tc>
      </w:tr>
      <w:tr w:rsidR="00AA24F2" w:rsidRPr="001A11C8" w:rsidTr="0077127B">
        <w:trPr>
          <w:jc w:val="center"/>
        </w:trPr>
        <w:tc>
          <w:tcPr>
            <w:tcW w:w="1505" w:type="dxa"/>
          </w:tcPr>
          <w:p w:rsidR="00AA24F2" w:rsidRPr="001A11C8" w:rsidRDefault="00AA24F2" w:rsidP="0077127B">
            <w:pPr>
              <w:jc w:val="both"/>
            </w:pPr>
            <w:r>
              <w:t>PRE-069</w:t>
            </w:r>
            <w:r w:rsidRPr="001A11C8">
              <w:t>-14</w:t>
            </w:r>
          </w:p>
        </w:tc>
        <w:tc>
          <w:tcPr>
            <w:tcW w:w="7740" w:type="dxa"/>
          </w:tcPr>
          <w:p w:rsidR="00AA24F2" w:rsidRDefault="00AA24F2" w:rsidP="0077127B">
            <w:pPr>
              <w:pStyle w:val="Normal1"/>
              <w:jc w:val="both"/>
              <w:rPr>
                <w:rFonts w:ascii="Calibri" w:hAnsi="Calibri"/>
                <w:i w:val="0"/>
                <w:lang w:val="fr-FR"/>
              </w:rPr>
            </w:pPr>
            <w:r>
              <w:rPr>
                <w:rFonts w:ascii="Calibri" w:hAnsi="Calibri"/>
                <w:i w:val="0"/>
                <w:lang w:val="fr-FR"/>
              </w:rPr>
              <w:t>Définir l’éligibilité compte nostro-titres via une SLA (voir 4.1.4).</w:t>
            </w:r>
          </w:p>
        </w:tc>
      </w:tr>
      <w:tr w:rsidR="00AA24F2" w:rsidRPr="001A11C8" w:rsidTr="0077127B">
        <w:trPr>
          <w:jc w:val="center"/>
        </w:trPr>
        <w:tc>
          <w:tcPr>
            <w:tcW w:w="1505" w:type="dxa"/>
          </w:tcPr>
          <w:p w:rsidR="00AA24F2" w:rsidRPr="001A11C8" w:rsidRDefault="00AA24F2" w:rsidP="0077127B">
            <w:pPr>
              <w:jc w:val="both"/>
            </w:pPr>
            <w:r>
              <w:t>PRE-069</w:t>
            </w:r>
            <w:r w:rsidRPr="001A11C8">
              <w:t>-15</w:t>
            </w:r>
          </w:p>
        </w:tc>
        <w:tc>
          <w:tcPr>
            <w:tcW w:w="7740" w:type="dxa"/>
          </w:tcPr>
          <w:p w:rsidR="00AA24F2" w:rsidRDefault="00AA24F2" w:rsidP="0077127B">
            <w:pPr>
              <w:pStyle w:val="Normal1"/>
              <w:jc w:val="both"/>
              <w:rPr>
                <w:rFonts w:ascii="Calibri" w:hAnsi="Calibri"/>
                <w:i w:val="0"/>
                <w:lang w:val="fr-FR"/>
              </w:rPr>
            </w:pPr>
            <w:r>
              <w:rPr>
                <w:rFonts w:ascii="Calibri" w:hAnsi="Calibri"/>
                <w:i w:val="0"/>
                <w:lang w:val="fr-FR"/>
              </w:rPr>
              <w:t>Définir l’éligibilité compte nostro-espèces via une SLA (voir 4.1.5).</w:t>
            </w:r>
          </w:p>
        </w:tc>
      </w:tr>
    </w:tbl>
    <w:p w:rsidR="00AA24F2" w:rsidRDefault="00AA24F2" w:rsidP="005F3482">
      <w:pPr>
        <w:spacing w:before="60"/>
        <w:jc w:val="both"/>
        <w:rPr>
          <w:i/>
          <w:sz w:val="20"/>
          <w:szCs w:val="20"/>
        </w:rPr>
      </w:pPr>
      <w:r>
        <w:rPr>
          <w:i/>
          <w:sz w:val="20"/>
          <w:szCs w:val="20"/>
        </w:rPr>
        <w:t>0610</w:t>
      </w:r>
      <w:r w:rsidRPr="004325ED">
        <w:rPr>
          <w:i/>
          <w:sz w:val="20"/>
          <w:szCs w:val="20"/>
        </w:rPr>
        <w:t xml:space="preserve"> = </w:t>
      </w:r>
      <w:r>
        <w:rPr>
          <w:i/>
          <w:sz w:val="20"/>
          <w:szCs w:val="20"/>
        </w:rPr>
        <w:t>Saisie manuelle d’une IRL globale</w:t>
      </w:r>
    </w:p>
    <w:p w:rsidR="00AA24F2" w:rsidRPr="004325ED" w:rsidRDefault="00AA24F2" w:rsidP="005F3482">
      <w:pPr>
        <w:spacing w:before="60"/>
        <w:jc w:val="both"/>
        <w:rPr>
          <w:i/>
          <w:sz w:val="20"/>
          <w:szCs w:val="20"/>
        </w:rPr>
      </w:pPr>
    </w:p>
    <w:p w:rsidR="00AA24F2" w:rsidRPr="004325ED" w:rsidRDefault="00AA24F2" w:rsidP="005F3482">
      <w:pPr>
        <w:pStyle w:val="Style3"/>
        <w:numPr>
          <w:ilvl w:val="2"/>
          <w:numId w:val="11"/>
        </w:numPr>
        <w:jc w:val="both"/>
      </w:pPr>
      <w:bookmarkStart w:id="182" w:name="_Toc413249570"/>
      <w:r w:rsidRPr="004325ED">
        <w:lastRenderedPageBreak/>
        <w:t>Post-conditions</w:t>
      </w:r>
      <w:bookmarkEnd w:id="182"/>
    </w:p>
    <w:p w:rsidR="00AA24F2" w:rsidRPr="004325ED" w:rsidRDefault="00AA24F2" w:rsidP="005F3482">
      <w:pPr>
        <w:pStyle w:val="ListParagraph"/>
        <w:numPr>
          <w:ilvl w:val="0"/>
          <w:numId w:val="10"/>
        </w:numPr>
        <w:spacing w:before="240" w:after="240" w:line="240" w:lineRule="auto"/>
        <w:ind w:right="142"/>
        <w:jc w:val="both"/>
      </w:pPr>
      <w:r>
        <w:t>L</w:t>
      </w:r>
      <w:r w:rsidRPr="004325ED">
        <w:t>es p</w:t>
      </w:r>
      <w:r>
        <w:t>ost</w:t>
      </w:r>
      <w:r w:rsidRPr="004325ED">
        <w:t xml:space="preserve">-conditions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77127B">
        <w:trPr>
          <w:tblHeader/>
          <w:jc w:val="center"/>
        </w:trPr>
        <w:tc>
          <w:tcPr>
            <w:tcW w:w="1526" w:type="dxa"/>
            <w:shd w:val="clear" w:color="auto" w:fill="D9D9D9"/>
          </w:tcPr>
          <w:p w:rsidR="00AA24F2" w:rsidRPr="001A11C8" w:rsidRDefault="00AA24F2" w:rsidP="0077127B">
            <w:pPr>
              <w:jc w:val="both"/>
              <w:rPr>
                <w:b/>
              </w:rPr>
            </w:pPr>
            <w:r w:rsidRPr="001A11C8">
              <w:rPr>
                <w:b/>
              </w:rPr>
              <w:t>Réf.</w:t>
            </w:r>
          </w:p>
        </w:tc>
        <w:tc>
          <w:tcPr>
            <w:tcW w:w="7719" w:type="dxa"/>
            <w:shd w:val="clear" w:color="auto" w:fill="D9D9D9"/>
          </w:tcPr>
          <w:p w:rsidR="00AA24F2" w:rsidRPr="001A11C8" w:rsidRDefault="00AA24F2" w:rsidP="0077127B">
            <w:pPr>
              <w:jc w:val="both"/>
              <w:rPr>
                <w:b/>
              </w:rPr>
            </w:pPr>
            <w:r w:rsidRPr="001A11C8">
              <w:rPr>
                <w:b/>
              </w:rPr>
              <w:t>Description</w:t>
            </w:r>
          </w:p>
        </w:tc>
      </w:tr>
      <w:tr w:rsidR="00AA24F2" w:rsidRPr="001A11C8" w:rsidTr="0077127B">
        <w:trPr>
          <w:jc w:val="center"/>
        </w:trPr>
        <w:tc>
          <w:tcPr>
            <w:tcW w:w="1526" w:type="dxa"/>
          </w:tcPr>
          <w:p w:rsidR="00AA24F2" w:rsidRPr="001A11C8" w:rsidRDefault="00AA24F2" w:rsidP="0077127B">
            <w:pPr>
              <w:jc w:val="both"/>
            </w:pPr>
            <w:r>
              <w:t>POS-069</w:t>
            </w:r>
            <w:r w:rsidRPr="001A11C8">
              <w:t>-1</w:t>
            </w:r>
          </w:p>
        </w:tc>
        <w:tc>
          <w:tcPr>
            <w:tcW w:w="7719" w:type="dxa"/>
          </w:tcPr>
          <w:p w:rsidR="00AA24F2" w:rsidRPr="004325ED" w:rsidRDefault="00AA24F2" w:rsidP="008556ED">
            <w:pPr>
              <w:pStyle w:val="Normal1"/>
              <w:jc w:val="both"/>
              <w:rPr>
                <w:i w:val="0"/>
                <w:lang w:val="fr-FR"/>
              </w:rPr>
            </w:pPr>
            <w:r w:rsidRPr="00CC26AD">
              <w:rPr>
                <w:rFonts w:ascii="Calibri" w:hAnsi="Calibri"/>
                <w:i w:val="0"/>
                <w:lang w:val="fr-FR"/>
              </w:rPr>
              <w:t>L’exécution des règles de gestion de l’</w:t>
            </w:r>
            <w:r>
              <w:rPr>
                <w:rFonts w:ascii="Calibri" w:hAnsi="Calibri"/>
                <w:i w:val="0"/>
                <w:lang w:val="fr-FR"/>
              </w:rPr>
              <w:t xml:space="preserve">IRL </w:t>
            </w:r>
            <w:r w:rsidRPr="00CC26AD">
              <w:rPr>
                <w:rFonts w:ascii="Calibri" w:hAnsi="Calibri"/>
                <w:i w:val="0"/>
                <w:lang w:val="fr-FR"/>
              </w:rPr>
              <w:t>(voir 4.2.1).</w:t>
            </w:r>
          </w:p>
        </w:tc>
      </w:tr>
    </w:tbl>
    <w:p w:rsidR="00AA24F2" w:rsidRPr="0031139C" w:rsidRDefault="00AA24F2" w:rsidP="005F3482">
      <w:pPr>
        <w:pStyle w:val="Style3"/>
        <w:numPr>
          <w:ilvl w:val="2"/>
          <w:numId w:val="11"/>
        </w:numPr>
        <w:jc w:val="both"/>
      </w:pPr>
      <w:bookmarkStart w:id="183" w:name="_Toc413249571"/>
      <w:r w:rsidRPr="004325ED">
        <w:t>Diagramme d’activité</w:t>
      </w:r>
      <w:bookmarkEnd w:id="183"/>
    </w:p>
    <w:p w:rsidR="00AA24F2" w:rsidRDefault="00AA24F2" w:rsidP="005F3482">
      <w:pPr>
        <w:pStyle w:val="ListParagraph"/>
        <w:spacing w:before="240" w:line="240" w:lineRule="auto"/>
        <w:ind w:right="142"/>
        <w:jc w:val="both"/>
      </w:pPr>
      <w:r>
        <w:t>L’interaction entre l’utilisateur et le système est représenté comme suit :</w:t>
      </w:r>
    </w:p>
    <w:p w:rsidR="00AA24F2" w:rsidRDefault="00AA24F2" w:rsidP="005F3482">
      <w:pPr>
        <w:spacing w:line="240" w:lineRule="auto"/>
        <w:ind w:right="142"/>
        <w:jc w:val="both"/>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4340"/>
        <w:gridCol w:w="4905"/>
      </w:tblGrid>
      <w:tr w:rsidR="00AA24F2" w:rsidRPr="001A11C8" w:rsidTr="0077127B">
        <w:trPr>
          <w:tblHeader/>
          <w:jc w:val="center"/>
        </w:trPr>
        <w:tc>
          <w:tcPr>
            <w:tcW w:w="4340" w:type="dxa"/>
            <w:shd w:val="clear" w:color="auto" w:fill="D9D9D9"/>
          </w:tcPr>
          <w:p w:rsidR="00AA24F2" w:rsidRPr="001A11C8" w:rsidRDefault="00AA24F2" w:rsidP="0077127B">
            <w:pPr>
              <w:jc w:val="both"/>
              <w:rPr>
                <w:b/>
              </w:rPr>
            </w:pPr>
            <w:r w:rsidRPr="001A11C8">
              <w:rPr>
                <w:b/>
              </w:rPr>
              <w:t>L’utilisateur</w:t>
            </w:r>
          </w:p>
        </w:tc>
        <w:tc>
          <w:tcPr>
            <w:tcW w:w="4905" w:type="dxa"/>
            <w:shd w:val="clear" w:color="auto" w:fill="D9D9D9"/>
          </w:tcPr>
          <w:p w:rsidR="00AA24F2" w:rsidRPr="001A11C8" w:rsidRDefault="00AA24F2" w:rsidP="0077127B">
            <w:pPr>
              <w:jc w:val="both"/>
              <w:rPr>
                <w:b/>
              </w:rPr>
            </w:pPr>
            <w:r w:rsidRPr="001A11C8">
              <w:rPr>
                <w:b/>
              </w:rPr>
              <w:t>MegaCustody</w:t>
            </w:r>
          </w:p>
        </w:tc>
      </w:tr>
      <w:tr w:rsidR="00AA24F2" w:rsidRPr="001A11C8" w:rsidTr="0077127B">
        <w:trPr>
          <w:jc w:val="center"/>
        </w:trPr>
        <w:tc>
          <w:tcPr>
            <w:tcW w:w="4340" w:type="dxa"/>
          </w:tcPr>
          <w:p w:rsidR="00AA24F2" w:rsidRPr="008556ED" w:rsidRDefault="00AA24F2" w:rsidP="008556ED">
            <w:pPr>
              <w:jc w:val="both"/>
              <w:rPr>
                <w:rFonts w:ascii="Arial" w:hAnsi="Arial"/>
                <w:sz w:val="20"/>
                <w:szCs w:val="20"/>
              </w:rPr>
            </w:pPr>
            <w:r w:rsidRPr="008556ED">
              <w:rPr>
                <w:rFonts w:cs="Times New Roman"/>
                <w:sz w:val="20"/>
                <w:szCs w:val="20"/>
              </w:rPr>
              <w:t>Après avoir rempli tous les champs obligatoires au niveau de cet écran, l’utilisateur peut passer à la création des instructions filles.</w:t>
            </w:r>
          </w:p>
        </w:tc>
        <w:tc>
          <w:tcPr>
            <w:tcW w:w="4905" w:type="dxa"/>
          </w:tcPr>
          <w:p w:rsidR="00AA24F2" w:rsidRPr="007F29A2" w:rsidRDefault="00AA24F2" w:rsidP="0077127B">
            <w:pPr>
              <w:pStyle w:val="Normal1"/>
              <w:jc w:val="both"/>
              <w:rPr>
                <w:rFonts w:ascii="Calibri" w:hAnsi="Calibri"/>
                <w:i w:val="0"/>
                <w:lang w:val="fr-FR"/>
              </w:rPr>
            </w:pPr>
          </w:p>
        </w:tc>
      </w:tr>
      <w:tr w:rsidR="00AA24F2" w:rsidRPr="00711709" w:rsidTr="0077127B">
        <w:trPr>
          <w:jc w:val="center"/>
        </w:trPr>
        <w:tc>
          <w:tcPr>
            <w:tcW w:w="4340" w:type="dxa"/>
            <w:shd w:val="clear" w:color="auto" w:fill="D9D9D9"/>
          </w:tcPr>
          <w:p w:rsidR="00AA24F2" w:rsidRPr="00711709" w:rsidRDefault="00AA24F2" w:rsidP="0077127B">
            <w:pPr>
              <w:jc w:val="both"/>
              <w:rPr>
                <w:rFonts w:cs="Times New Roman"/>
                <w:sz w:val="20"/>
                <w:szCs w:val="20"/>
              </w:rPr>
            </w:pPr>
            <w:r>
              <w:rPr>
                <w:rFonts w:cs="Times New Roman"/>
                <w:sz w:val="20"/>
                <w:szCs w:val="20"/>
              </w:rPr>
              <w:t>Instruction filles</w:t>
            </w:r>
          </w:p>
        </w:tc>
        <w:tc>
          <w:tcPr>
            <w:tcW w:w="4905" w:type="dxa"/>
            <w:shd w:val="clear" w:color="auto" w:fill="D9D9D9"/>
          </w:tcPr>
          <w:p w:rsidR="00AA24F2" w:rsidRPr="00711709" w:rsidRDefault="00AA24F2" w:rsidP="0077127B">
            <w:pPr>
              <w:pStyle w:val="Normal1"/>
              <w:jc w:val="both"/>
              <w:rPr>
                <w:rFonts w:ascii="Calibri" w:hAnsi="Calibri"/>
                <w:i w:val="0"/>
                <w:lang w:val="fr-FR"/>
              </w:rPr>
            </w:pPr>
          </w:p>
        </w:tc>
      </w:tr>
      <w:tr w:rsidR="00AA24F2" w:rsidRPr="00711709" w:rsidTr="0077127B">
        <w:trPr>
          <w:jc w:val="center"/>
        </w:trPr>
        <w:tc>
          <w:tcPr>
            <w:tcW w:w="4340" w:type="dxa"/>
          </w:tcPr>
          <w:p w:rsidR="00AA24F2" w:rsidRPr="002331CD" w:rsidRDefault="00AA24F2" w:rsidP="002331CD">
            <w:pPr>
              <w:spacing w:line="360" w:lineRule="auto"/>
              <w:jc w:val="both"/>
              <w:rPr>
                <w:rFonts w:cs="Times New Roman"/>
                <w:sz w:val="20"/>
                <w:szCs w:val="20"/>
              </w:rPr>
            </w:pPr>
            <w:r w:rsidRPr="002331CD">
              <w:rPr>
                <w:rFonts w:cs="Times New Roman"/>
                <w:sz w:val="20"/>
                <w:szCs w:val="20"/>
              </w:rPr>
              <w:t xml:space="preserve">l’utilisateur clique sur la table « Instructions Filles » </w:t>
            </w:r>
          </w:p>
          <w:p w:rsidR="00AA24F2" w:rsidRPr="005E3DA4" w:rsidRDefault="00AA24F2" w:rsidP="0077127B">
            <w:pPr>
              <w:jc w:val="both"/>
              <w:rPr>
                <w:rFonts w:cs="Times New Roman"/>
                <w:sz w:val="20"/>
                <w:szCs w:val="20"/>
              </w:rPr>
            </w:pPr>
          </w:p>
        </w:tc>
        <w:tc>
          <w:tcPr>
            <w:tcW w:w="4905" w:type="dxa"/>
          </w:tcPr>
          <w:p w:rsidR="00AA24F2" w:rsidRPr="002331CD" w:rsidRDefault="00AA24F2" w:rsidP="002331CD">
            <w:pPr>
              <w:jc w:val="both"/>
              <w:rPr>
                <w:rFonts w:cs="Times New Roman"/>
                <w:sz w:val="20"/>
                <w:szCs w:val="20"/>
              </w:rPr>
            </w:pPr>
            <w:r w:rsidRPr="002331CD">
              <w:rPr>
                <w:rFonts w:cs="Times New Roman"/>
                <w:sz w:val="20"/>
                <w:szCs w:val="20"/>
              </w:rPr>
              <w:t>Un nouvel écran de saisie sera affiché pour introduire les données spécifiques à chaque instruction fille, c'est-à-dire que les données communes sont déjà saisies au niveau de l’écran principal (instruction mère), elles sont automatiquement reprises par le système au niveau des instructions filles. Ces données sont :</w:t>
            </w:r>
          </w:p>
          <w:p w:rsidR="00AA24F2" w:rsidRPr="005E3DA4" w:rsidRDefault="00AA24F2" w:rsidP="0077127B">
            <w:pPr>
              <w:jc w:val="both"/>
              <w:rPr>
                <w:rFonts w:cs="Times New Roman"/>
                <w:sz w:val="20"/>
                <w:szCs w:val="20"/>
              </w:rPr>
            </w:pPr>
            <w:r w:rsidRPr="002331CD">
              <w:rPr>
                <w:rFonts w:cs="Times New Roman"/>
                <w:sz w:val="20"/>
                <w:szCs w:val="20"/>
              </w:rPr>
              <w:t>Les dates, les comptes nostro, la place de dénouement…etc.</w:t>
            </w:r>
          </w:p>
        </w:tc>
      </w:tr>
      <w:tr w:rsidR="00AA24F2" w:rsidRPr="00711709" w:rsidTr="0077127B">
        <w:trPr>
          <w:jc w:val="center"/>
        </w:trPr>
        <w:tc>
          <w:tcPr>
            <w:tcW w:w="4340" w:type="dxa"/>
          </w:tcPr>
          <w:p w:rsidR="00AA24F2" w:rsidRPr="005E3DA4" w:rsidRDefault="00AA24F2" w:rsidP="0077127B">
            <w:pPr>
              <w:jc w:val="both"/>
              <w:rPr>
                <w:rFonts w:cs="Times New Roman"/>
                <w:sz w:val="20"/>
                <w:szCs w:val="20"/>
              </w:rPr>
            </w:pPr>
            <w:r>
              <w:rPr>
                <w:rFonts w:cs="Times New Roman"/>
                <w:sz w:val="20"/>
                <w:szCs w:val="20"/>
              </w:rPr>
              <w:t xml:space="preserve">Saisie de la quantité </w:t>
            </w:r>
          </w:p>
        </w:tc>
        <w:tc>
          <w:tcPr>
            <w:tcW w:w="4905" w:type="dxa"/>
          </w:tcPr>
          <w:p w:rsidR="00AA24F2" w:rsidRPr="005E3DA4" w:rsidRDefault="00AA24F2" w:rsidP="0077127B">
            <w:pPr>
              <w:jc w:val="both"/>
              <w:rPr>
                <w:rFonts w:cs="Times New Roman"/>
                <w:sz w:val="20"/>
                <w:szCs w:val="20"/>
              </w:rPr>
            </w:pPr>
          </w:p>
        </w:tc>
      </w:tr>
      <w:tr w:rsidR="00AA24F2" w:rsidRPr="00711709" w:rsidTr="0077127B">
        <w:trPr>
          <w:jc w:val="center"/>
        </w:trPr>
        <w:tc>
          <w:tcPr>
            <w:tcW w:w="4340" w:type="dxa"/>
          </w:tcPr>
          <w:p w:rsidR="00AA24F2" w:rsidRPr="005E3DA4" w:rsidRDefault="00AA24F2" w:rsidP="0077127B">
            <w:pPr>
              <w:jc w:val="both"/>
              <w:rPr>
                <w:rFonts w:cs="Times New Roman"/>
                <w:sz w:val="20"/>
                <w:szCs w:val="20"/>
              </w:rPr>
            </w:pPr>
            <w:r>
              <w:rPr>
                <w:rFonts w:cs="Times New Roman"/>
                <w:sz w:val="20"/>
                <w:szCs w:val="20"/>
              </w:rPr>
              <w:t xml:space="preserve">Saisie du client </w:t>
            </w:r>
          </w:p>
        </w:tc>
        <w:tc>
          <w:tcPr>
            <w:tcW w:w="4905" w:type="dxa"/>
          </w:tcPr>
          <w:p w:rsidR="00AA24F2" w:rsidRPr="005E3DA4" w:rsidRDefault="00AA24F2" w:rsidP="0077127B">
            <w:pPr>
              <w:jc w:val="both"/>
              <w:rPr>
                <w:rFonts w:cs="Times New Roman"/>
                <w:sz w:val="20"/>
                <w:szCs w:val="20"/>
              </w:rPr>
            </w:pPr>
            <w:r>
              <w:rPr>
                <w:rFonts w:cs="Times New Roman"/>
                <w:sz w:val="20"/>
                <w:szCs w:val="20"/>
              </w:rPr>
              <w:t>Description du client, compte titre et compte espèces sont déduits</w:t>
            </w:r>
          </w:p>
        </w:tc>
      </w:tr>
      <w:tr w:rsidR="00AA24F2" w:rsidRPr="00711709" w:rsidTr="0077127B">
        <w:trPr>
          <w:jc w:val="center"/>
        </w:trPr>
        <w:tc>
          <w:tcPr>
            <w:tcW w:w="4340" w:type="dxa"/>
          </w:tcPr>
          <w:p w:rsidR="00AA24F2" w:rsidRPr="005E3DA4" w:rsidRDefault="00AA24F2" w:rsidP="0077127B">
            <w:pPr>
              <w:jc w:val="both"/>
              <w:rPr>
                <w:rFonts w:cs="Times New Roman"/>
                <w:sz w:val="20"/>
                <w:szCs w:val="20"/>
              </w:rPr>
            </w:pPr>
            <w:r>
              <w:rPr>
                <w:rFonts w:cs="Times New Roman"/>
                <w:sz w:val="20"/>
                <w:szCs w:val="20"/>
              </w:rPr>
              <w:t>Total des instructions liées</w:t>
            </w:r>
          </w:p>
        </w:tc>
        <w:tc>
          <w:tcPr>
            <w:tcW w:w="4905" w:type="dxa"/>
          </w:tcPr>
          <w:p w:rsidR="00AA24F2" w:rsidRPr="005E3DA4" w:rsidRDefault="00AA24F2" w:rsidP="0077127B">
            <w:pPr>
              <w:jc w:val="both"/>
              <w:rPr>
                <w:rFonts w:cs="Times New Roman"/>
                <w:sz w:val="20"/>
                <w:szCs w:val="20"/>
              </w:rPr>
            </w:pPr>
            <w:r w:rsidRPr="0040346D">
              <w:rPr>
                <w:rFonts w:cs="Times New Roman"/>
                <w:sz w:val="20"/>
                <w:szCs w:val="20"/>
              </w:rPr>
              <w:t>Chaque fois que l’utilisateur crée une nouvelle instruction fille, le compteur</w:t>
            </w:r>
          </w:p>
        </w:tc>
      </w:tr>
    </w:tbl>
    <w:p w:rsidR="00AA24F2" w:rsidRDefault="00AA24F2" w:rsidP="005F3482">
      <w:pPr>
        <w:jc w:val="both"/>
      </w:pPr>
    </w:p>
    <w:p w:rsidR="00AA24F2" w:rsidRPr="004325ED" w:rsidRDefault="00AA24F2" w:rsidP="005F3482">
      <w:pPr>
        <w:pStyle w:val="Style3"/>
        <w:numPr>
          <w:ilvl w:val="2"/>
          <w:numId w:val="11"/>
        </w:numPr>
        <w:jc w:val="both"/>
      </w:pPr>
      <w:bookmarkStart w:id="184" w:name="_Toc413249572"/>
      <w:r w:rsidRPr="004325ED">
        <w:t>Traitements</w:t>
      </w:r>
      <w:bookmarkEnd w:id="184"/>
    </w:p>
    <w:p w:rsidR="00AA24F2" w:rsidRPr="004325ED" w:rsidRDefault="00AA24F2" w:rsidP="005F3482">
      <w:pPr>
        <w:pStyle w:val="ListParagraph"/>
        <w:numPr>
          <w:ilvl w:val="0"/>
          <w:numId w:val="10"/>
        </w:numPr>
        <w:spacing w:before="240" w:after="240" w:line="240" w:lineRule="auto"/>
        <w:ind w:right="142"/>
        <w:jc w:val="both"/>
      </w:pPr>
      <w:r>
        <w:t xml:space="preserve">Les traitements </w:t>
      </w:r>
      <w:r w:rsidRPr="004325ED">
        <w:t>spécifiques à ce</w:t>
      </w:r>
      <w:r>
        <w:t xml:space="preserve"> cas d’utilisation fonctionnelle :</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77127B">
        <w:trPr>
          <w:tblHeader/>
          <w:jc w:val="center"/>
        </w:trPr>
        <w:tc>
          <w:tcPr>
            <w:tcW w:w="1526" w:type="dxa"/>
            <w:shd w:val="clear" w:color="auto" w:fill="808080"/>
          </w:tcPr>
          <w:p w:rsidR="00AA24F2" w:rsidRPr="001A11C8" w:rsidRDefault="00AA24F2" w:rsidP="0077127B">
            <w:pPr>
              <w:jc w:val="both"/>
              <w:rPr>
                <w:b/>
              </w:rPr>
            </w:pPr>
            <w:r w:rsidRPr="001A11C8">
              <w:rPr>
                <w:b/>
              </w:rPr>
              <w:t>Réf.</w:t>
            </w:r>
          </w:p>
        </w:tc>
        <w:tc>
          <w:tcPr>
            <w:tcW w:w="7719" w:type="dxa"/>
            <w:shd w:val="clear" w:color="auto" w:fill="808080"/>
          </w:tcPr>
          <w:p w:rsidR="00AA24F2" w:rsidRPr="001A11C8" w:rsidRDefault="00AA24F2" w:rsidP="0077127B">
            <w:pPr>
              <w:jc w:val="both"/>
              <w:rPr>
                <w:b/>
              </w:rPr>
            </w:pPr>
            <w:r w:rsidRPr="001A11C8">
              <w:rPr>
                <w:b/>
              </w:rPr>
              <w:t>Description</w:t>
            </w:r>
          </w:p>
        </w:tc>
      </w:tr>
      <w:tr w:rsidR="00AA24F2" w:rsidRPr="001A11C8" w:rsidTr="0077127B">
        <w:trPr>
          <w:jc w:val="center"/>
        </w:trPr>
        <w:tc>
          <w:tcPr>
            <w:tcW w:w="1526" w:type="dxa"/>
          </w:tcPr>
          <w:p w:rsidR="00AA24F2" w:rsidRPr="001A11C8" w:rsidRDefault="00AA24F2" w:rsidP="0077127B">
            <w:pPr>
              <w:jc w:val="both"/>
            </w:pPr>
            <w:r>
              <w:t>TRT-0610</w:t>
            </w:r>
            <w:r w:rsidRPr="001A11C8">
              <w:t>-1</w:t>
            </w:r>
          </w:p>
        </w:tc>
        <w:tc>
          <w:tcPr>
            <w:tcW w:w="7719" w:type="dxa"/>
          </w:tcPr>
          <w:p w:rsidR="00AA24F2" w:rsidRPr="001A11C8" w:rsidRDefault="00AA24F2" w:rsidP="00EE1C72">
            <w:pPr>
              <w:pStyle w:val="ListParagraph"/>
              <w:numPr>
                <w:ilvl w:val="0"/>
                <w:numId w:val="10"/>
              </w:numPr>
              <w:spacing w:before="240" w:after="240" w:line="240" w:lineRule="auto"/>
              <w:ind w:right="142"/>
              <w:jc w:val="both"/>
            </w:pPr>
            <w:r w:rsidRPr="001A11C8">
              <w:t xml:space="preserve">Une fois le titre est renseigné, sa description, le code marché, la place de dénouement par défaut ainsi que la description de la place de dénouement sont tous déduits automatiquement. </w:t>
            </w:r>
          </w:p>
          <w:p w:rsidR="00AA24F2" w:rsidRPr="001A11C8" w:rsidRDefault="00AA24F2" w:rsidP="00EE1C72">
            <w:pPr>
              <w:pStyle w:val="ListParagraph"/>
              <w:spacing w:before="240" w:after="240" w:line="240" w:lineRule="auto"/>
              <w:ind w:right="142"/>
              <w:jc w:val="both"/>
            </w:pPr>
            <w:r w:rsidRPr="001A11C8">
              <w:t>Les données suivantes sont grisées (mode lecture) :</w:t>
            </w:r>
          </w:p>
          <w:p w:rsidR="00AA24F2" w:rsidRPr="001A11C8" w:rsidRDefault="00AA24F2" w:rsidP="0077127B">
            <w:pPr>
              <w:pStyle w:val="ListParagraph"/>
              <w:numPr>
                <w:ilvl w:val="0"/>
                <w:numId w:val="27"/>
              </w:numPr>
              <w:spacing w:before="240" w:after="240" w:line="240" w:lineRule="auto"/>
              <w:ind w:right="142"/>
              <w:jc w:val="both"/>
            </w:pPr>
            <w:r w:rsidRPr="001A11C8">
              <w:t>La description du titre</w:t>
            </w:r>
          </w:p>
          <w:p w:rsidR="00AA24F2" w:rsidRPr="001A11C8" w:rsidRDefault="00AA24F2" w:rsidP="0077127B">
            <w:pPr>
              <w:pStyle w:val="ListParagraph"/>
              <w:numPr>
                <w:ilvl w:val="0"/>
                <w:numId w:val="27"/>
              </w:numPr>
              <w:spacing w:before="240" w:after="240" w:line="240" w:lineRule="auto"/>
              <w:ind w:right="142"/>
              <w:jc w:val="both"/>
            </w:pPr>
            <w:r w:rsidRPr="001A11C8">
              <w:t>Le code marché du titre</w:t>
            </w:r>
          </w:p>
          <w:p w:rsidR="00AA24F2" w:rsidRPr="001A11C8" w:rsidRDefault="00AA24F2" w:rsidP="0077127B">
            <w:pPr>
              <w:pStyle w:val="ListParagraph"/>
              <w:numPr>
                <w:ilvl w:val="0"/>
                <w:numId w:val="27"/>
              </w:numPr>
              <w:spacing w:before="240" w:after="240" w:line="240" w:lineRule="auto"/>
              <w:ind w:right="142"/>
              <w:jc w:val="both"/>
            </w:pPr>
            <w:r w:rsidRPr="001A11C8">
              <w:t>Le type de quantité</w:t>
            </w:r>
          </w:p>
          <w:p w:rsidR="00AA24F2" w:rsidRPr="001A11C8" w:rsidRDefault="00AA24F2" w:rsidP="0077127B">
            <w:pPr>
              <w:pStyle w:val="ListParagraph"/>
              <w:numPr>
                <w:ilvl w:val="0"/>
                <w:numId w:val="27"/>
              </w:numPr>
              <w:spacing w:before="240" w:after="240" w:line="240" w:lineRule="auto"/>
              <w:ind w:right="142"/>
              <w:jc w:val="both"/>
            </w:pPr>
            <w:r w:rsidRPr="001A11C8">
              <w:lastRenderedPageBreak/>
              <w:t>La description de la place de dénouement</w:t>
            </w:r>
          </w:p>
          <w:p w:rsidR="00AA24F2" w:rsidRPr="001A11C8" w:rsidRDefault="00AA24F2" w:rsidP="0077127B">
            <w:pPr>
              <w:spacing w:before="240" w:after="240" w:line="240" w:lineRule="auto"/>
              <w:ind w:right="142" w:firstLine="708"/>
              <w:jc w:val="both"/>
            </w:pPr>
            <w:r w:rsidRPr="001A11C8">
              <w:t>Les données suivantes sont renseignées automatiquement mais l’utilisateur peut changer la valeur déduite :</w:t>
            </w:r>
          </w:p>
          <w:p w:rsidR="00AA24F2" w:rsidRPr="001A11C8" w:rsidRDefault="00AA24F2" w:rsidP="0077127B">
            <w:pPr>
              <w:pStyle w:val="ListParagraph"/>
              <w:numPr>
                <w:ilvl w:val="0"/>
                <w:numId w:val="27"/>
              </w:numPr>
              <w:spacing w:before="240" w:after="240" w:line="240" w:lineRule="auto"/>
              <w:ind w:right="142"/>
              <w:jc w:val="both"/>
            </w:pPr>
            <w:r w:rsidRPr="001A11C8">
              <w:t>La place de dénouement</w:t>
            </w:r>
          </w:p>
          <w:p w:rsidR="00AA24F2" w:rsidRPr="00EE1C72" w:rsidRDefault="00AA24F2" w:rsidP="0077127B">
            <w:pPr>
              <w:pStyle w:val="ListParagraph"/>
              <w:numPr>
                <w:ilvl w:val="0"/>
                <w:numId w:val="27"/>
              </w:numPr>
              <w:spacing w:before="240" w:after="240" w:line="240" w:lineRule="auto"/>
              <w:ind w:right="142"/>
              <w:jc w:val="both"/>
            </w:pPr>
            <w:r w:rsidRPr="001A11C8">
              <w:t>Le type de quantité</w:t>
            </w:r>
          </w:p>
        </w:tc>
      </w:tr>
      <w:tr w:rsidR="00AA24F2" w:rsidRPr="001A11C8" w:rsidTr="0077127B">
        <w:trPr>
          <w:jc w:val="center"/>
        </w:trPr>
        <w:tc>
          <w:tcPr>
            <w:tcW w:w="1526" w:type="dxa"/>
          </w:tcPr>
          <w:p w:rsidR="00AA24F2" w:rsidRPr="001A11C8" w:rsidRDefault="00AA24F2" w:rsidP="0077127B">
            <w:pPr>
              <w:jc w:val="both"/>
            </w:pPr>
            <w:r>
              <w:lastRenderedPageBreak/>
              <w:t>TRT-0610</w:t>
            </w:r>
            <w:r w:rsidRPr="001A11C8">
              <w:t>-2</w:t>
            </w:r>
          </w:p>
        </w:tc>
        <w:tc>
          <w:tcPr>
            <w:tcW w:w="7719" w:type="dxa"/>
          </w:tcPr>
          <w:p w:rsidR="00AA24F2" w:rsidRPr="001A11C8" w:rsidRDefault="00AA24F2" w:rsidP="0077127B">
            <w:pPr>
              <w:pStyle w:val="ListParagraph"/>
              <w:numPr>
                <w:ilvl w:val="0"/>
                <w:numId w:val="10"/>
              </w:numPr>
              <w:spacing w:before="240" w:after="240" w:line="240" w:lineRule="auto"/>
              <w:ind w:right="142"/>
              <w:jc w:val="both"/>
            </w:pPr>
            <w:r w:rsidRPr="001A11C8">
              <w:t>Dans le cas o</w:t>
            </w:r>
            <w:r w:rsidRPr="001A11C8">
              <w:rPr>
                <w:i/>
              </w:rPr>
              <w:t>ù</w:t>
            </w:r>
            <w:r w:rsidRPr="001A11C8">
              <w:t xml:space="preserve"> le client est saisi en premier :</w:t>
            </w:r>
          </w:p>
          <w:p w:rsidR="00AA24F2" w:rsidRPr="001A11C8" w:rsidRDefault="00AA24F2" w:rsidP="00EE1C72">
            <w:pPr>
              <w:pStyle w:val="ListParagraph"/>
              <w:numPr>
                <w:ilvl w:val="0"/>
                <w:numId w:val="38"/>
              </w:numPr>
              <w:spacing w:before="240" w:after="240" w:line="240" w:lineRule="auto"/>
              <w:ind w:right="142"/>
              <w:jc w:val="both"/>
            </w:pPr>
            <w:r w:rsidRPr="001A11C8">
              <w:t>Le ou les comptes-titres et espèces du client renseigné sont déduits.</w:t>
            </w:r>
          </w:p>
          <w:p w:rsidR="00AA24F2" w:rsidRPr="001A11C8" w:rsidRDefault="00AA24F2" w:rsidP="00EE1C72">
            <w:pPr>
              <w:pStyle w:val="ListParagraph"/>
              <w:numPr>
                <w:ilvl w:val="0"/>
                <w:numId w:val="38"/>
              </w:numPr>
              <w:spacing w:before="240" w:after="240" w:line="240" w:lineRule="auto"/>
              <w:ind w:right="142"/>
              <w:jc w:val="both"/>
            </w:pPr>
            <w:r w:rsidRPr="001A11C8">
              <w:t>Une fois le compte-titres est renseigné (cas de plusieurs compte-titres, l’utilisateur doit pouvoir choisir un), le compte-espèces est déduit selon une SLA (voir 4.1.1).</w:t>
            </w:r>
          </w:p>
          <w:p w:rsidR="00AA24F2" w:rsidRPr="001A11C8" w:rsidRDefault="00AA24F2" w:rsidP="0077127B">
            <w:pPr>
              <w:pStyle w:val="ListParagraph"/>
              <w:numPr>
                <w:ilvl w:val="0"/>
                <w:numId w:val="10"/>
              </w:numPr>
              <w:spacing w:before="240" w:after="240" w:line="240" w:lineRule="auto"/>
              <w:ind w:right="142"/>
              <w:jc w:val="both"/>
            </w:pPr>
            <w:r w:rsidRPr="001A11C8">
              <w:t>Dans le cas o</w:t>
            </w:r>
            <w:r w:rsidRPr="001A11C8">
              <w:rPr>
                <w:i/>
              </w:rPr>
              <w:t>ù</w:t>
            </w:r>
            <w:r w:rsidRPr="001A11C8">
              <w:t xml:space="preserve"> le compte-titres est saisie en premier :</w:t>
            </w:r>
          </w:p>
          <w:p w:rsidR="00AA24F2" w:rsidRPr="001A11C8" w:rsidRDefault="00AA24F2" w:rsidP="00EE1C72">
            <w:pPr>
              <w:pStyle w:val="ListParagraph"/>
              <w:numPr>
                <w:ilvl w:val="0"/>
                <w:numId w:val="38"/>
              </w:numPr>
              <w:spacing w:before="240" w:after="240" w:line="240" w:lineRule="auto"/>
              <w:ind w:right="142"/>
              <w:jc w:val="both"/>
            </w:pPr>
            <w:r w:rsidRPr="001A11C8">
              <w:t>Le client est déduit.</w:t>
            </w:r>
          </w:p>
          <w:p w:rsidR="00AA24F2" w:rsidRPr="001A11C8" w:rsidRDefault="00AA24F2" w:rsidP="00EE1C72">
            <w:pPr>
              <w:pStyle w:val="ListParagraph"/>
              <w:numPr>
                <w:ilvl w:val="0"/>
                <w:numId w:val="38"/>
              </w:numPr>
              <w:spacing w:before="240" w:after="240" w:line="240" w:lineRule="auto"/>
              <w:ind w:right="142"/>
              <w:jc w:val="both"/>
            </w:pPr>
            <w:r w:rsidRPr="001A11C8">
              <w:t>Le compte-espèces est déduit selon une SLA (voir 4.1.2).</w:t>
            </w:r>
          </w:p>
        </w:tc>
      </w:tr>
      <w:tr w:rsidR="00AA24F2" w:rsidRPr="001A11C8" w:rsidTr="0077127B">
        <w:trPr>
          <w:jc w:val="center"/>
        </w:trPr>
        <w:tc>
          <w:tcPr>
            <w:tcW w:w="1526" w:type="dxa"/>
          </w:tcPr>
          <w:p w:rsidR="00AA24F2" w:rsidRPr="001A11C8" w:rsidRDefault="00AA24F2" w:rsidP="0077127B">
            <w:pPr>
              <w:jc w:val="both"/>
            </w:pPr>
            <w:r>
              <w:t>TRT-0610</w:t>
            </w:r>
            <w:r w:rsidRPr="001A11C8">
              <w:t>-</w:t>
            </w:r>
            <w:r>
              <w:t>3</w:t>
            </w:r>
          </w:p>
        </w:tc>
        <w:tc>
          <w:tcPr>
            <w:tcW w:w="7719" w:type="dxa"/>
          </w:tcPr>
          <w:p w:rsidR="00AA24F2" w:rsidRPr="001A11C8" w:rsidRDefault="00AA24F2" w:rsidP="0040346D">
            <w:pPr>
              <w:pStyle w:val="ListParagraph"/>
              <w:numPr>
                <w:ilvl w:val="0"/>
                <w:numId w:val="10"/>
              </w:numPr>
              <w:spacing w:before="240" w:after="240" w:line="240" w:lineRule="auto"/>
              <w:ind w:right="142"/>
              <w:jc w:val="both"/>
            </w:pPr>
            <w:r w:rsidRPr="008E57CF">
              <w:t xml:space="preserve">Lorsque l’utilisateur sauvegarde l’IRL, </w:t>
            </w:r>
            <w:r w:rsidRPr="0040346D">
              <w:t>Les instructions filles sont soumises aux mêmes contrôles exercés lors de la création d’une IRL simple. Si au moins une des instructions filles ne répond pas à ces contrôles, elle est créée dans un état « Incomplet ».Dans ce cas l’instruction globale sera aussi bloquée dans le statut « Incomplet » jusqu’ ‘à la réparation de l’instruction erronée</w:t>
            </w:r>
            <w:r w:rsidRPr="008E57CF">
              <w:t>.</w:t>
            </w:r>
          </w:p>
        </w:tc>
      </w:tr>
      <w:tr w:rsidR="00AA24F2" w:rsidRPr="001A11C8" w:rsidTr="0077127B">
        <w:trPr>
          <w:jc w:val="center"/>
        </w:trPr>
        <w:tc>
          <w:tcPr>
            <w:tcW w:w="1526" w:type="dxa"/>
          </w:tcPr>
          <w:p w:rsidR="00AA24F2" w:rsidRPr="001A11C8" w:rsidRDefault="00AA24F2" w:rsidP="0077127B">
            <w:pPr>
              <w:jc w:val="both"/>
            </w:pPr>
            <w:r>
              <w:t>TRT-0610</w:t>
            </w:r>
            <w:r w:rsidRPr="001A11C8">
              <w:t>-</w:t>
            </w:r>
            <w:r>
              <w:t>4</w:t>
            </w:r>
          </w:p>
        </w:tc>
        <w:tc>
          <w:tcPr>
            <w:tcW w:w="7719" w:type="dxa"/>
          </w:tcPr>
          <w:p w:rsidR="00AA24F2" w:rsidRPr="008E57CF" w:rsidRDefault="00AA24F2" w:rsidP="00B75E72">
            <w:pPr>
              <w:pStyle w:val="ListParagraph"/>
              <w:numPr>
                <w:ilvl w:val="0"/>
                <w:numId w:val="10"/>
              </w:numPr>
              <w:spacing w:before="240" w:after="240" w:line="240" w:lineRule="auto"/>
              <w:ind w:right="142"/>
              <w:jc w:val="both"/>
            </w:pPr>
            <w:r w:rsidRPr="00031904">
              <w:t>L’instruction fille est aussi soumise à un contrôle de position titres ou espèces selon son sens. Si ce contrôle n’aboutit pas, elle est sauvegardée sous le statut « Défaut de provision Titres » ou « Défaut de provision Espèces » (si le client est sujet à réservation espèces). L’instruction globale prendra aussi ce statut jusqu’à recyclage de l’instruction fille.</w:t>
            </w:r>
          </w:p>
        </w:tc>
      </w:tr>
      <w:tr w:rsidR="00AA24F2" w:rsidRPr="001A11C8" w:rsidTr="0077127B">
        <w:trPr>
          <w:jc w:val="center"/>
        </w:trPr>
        <w:tc>
          <w:tcPr>
            <w:tcW w:w="1526" w:type="dxa"/>
          </w:tcPr>
          <w:p w:rsidR="00AA24F2" w:rsidRDefault="00AA24F2" w:rsidP="0077127B">
            <w:pPr>
              <w:jc w:val="both"/>
            </w:pPr>
            <w:r>
              <w:t>TRT-0610</w:t>
            </w:r>
            <w:r w:rsidRPr="001A11C8">
              <w:t>-</w:t>
            </w:r>
            <w:r>
              <w:t>5</w:t>
            </w:r>
          </w:p>
        </w:tc>
        <w:tc>
          <w:tcPr>
            <w:tcW w:w="7719" w:type="dxa"/>
          </w:tcPr>
          <w:p w:rsidR="00AA24F2" w:rsidRPr="00031904" w:rsidRDefault="00AA24F2" w:rsidP="00B75E72">
            <w:pPr>
              <w:pStyle w:val="ListParagraph"/>
              <w:numPr>
                <w:ilvl w:val="0"/>
                <w:numId w:val="10"/>
              </w:numPr>
              <w:spacing w:before="240" w:after="240" w:line="240" w:lineRule="auto"/>
              <w:ind w:right="142"/>
              <w:jc w:val="both"/>
            </w:pPr>
            <w:r w:rsidRPr="00B75E72">
              <w:t>Une fois sauvegardé avec succès, l’instruction mère et les instructions filles passent au statut « Instruit »</w:t>
            </w:r>
          </w:p>
        </w:tc>
      </w:tr>
    </w:tbl>
    <w:p w:rsidR="00AA24F2" w:rsidRPr="00FA2A8D" w:rsidRDefault="00AA24F2" w:rsidP="00FA2A8D">
      <w:pPr>
        <w:spacing w:before="60"/>
        <w:jc w:val="both"/>
        <w:rPr>
          <w:i/>
          <w:sz w:val="20"/>
          <w:szCs w:val="20"/>
        </w:rPr>
      </w:pPr>
      <w:r>
        <w:rPr>
          <w:i/>
          <w:sz w:val="20"/>
          <w:szCs w:val="20"/>
        </w:rPr>
        <w:t>0610</w:t>
      </w:r>
      <w:r w:rsidRPr="004325ED">
        <w:rPr>
          <w:i/>
          <w:sz w:val="20"/>
          <w:szCs w:val="20"/>
        </w:rPr>
        <w:t xml:space="preserve"> = </w:t>
      </w:r>
      <w:r>
        <w:rPr>
          <w:i/>
          <w:sz w:val="20"/>
          <w:szCs w:val="20"/>
        </w:rPr>
        <w:t>Saisie manuelle d’une IRL globale</w:t>
      </w:r>
    </w:p>
    <w:p w:rsidR="00AA24F2" w:rsidRPr="004325ED" w:rsidRDefault="00AA24F2" w:rsidP="00A5015F">
      <w:pPr>
        <w:pStyle w:val="Style2"/>
        <w:numPr>
          <w:ilvl w:val="1"/>
          <w:numId w:val="11"/>
        </w:numPr>
        <w:jc w:val="both"/>
      </w:pPr>
      <w:bookmarkStart w:id="185" w:name="_Toc413249573"/>
      <w:r>
        <w:t>Cas d’utilisation &lt;Annulation manuelle d’une instruction Client</w:t>
      </w:r>
      <w:r w:rsidRPr="004325ED">
        <w:t>&gt;</w:t>
      </w:r>
      <w:bookmarkEnd w:id="185"/>
    </w:p>
    <w:p w:rsidR="00AA24F2" w:rsidRPr="004325ED" w:rsidRDefault="00AA24F2" w:rsidP="00A5015F">
      <w:pPr>
        <w:pStyle w:val="Style3"/>
        <w:numPr>
          <w:ilvl w:val="2"/>
          <w:numId w:val="11"/>
        </w:numPr>
        <w:jc w:val="both"/>
      </w:pPr>
      <w:bookmarkStart w:id="186" w:name="_Toc413249574"/>
      <w:r w:rsidRPr="004325ED">
        <w:t>Définition et objectif</w:t>
      </w:r>
      <w:bookmarkEnd w:id="186"/>
    </w:p>
    <w:p w:rsidR="00AA24F2" w:rsidRDefault="00AA24F2" w:rsidP="00A5015F">
      <w:pPr>
        <w:pStyle w:val="ListParagraph"/>
        <w:numPr>
          <w:ilvl w:val="0"/>
          <w:numId w:val="10"/>
        </w:numPr>
        <w:spacing w:before="240" w:line="240" w:lineRule="auto"/>
        <w:ind w:right="142"/>
        <w:jc w:val="both"/>
      </w:pPr>
      <w:r>
        <w:t xml:space="preserve">Ce cas d’utilisation est dédié à l’annulation d’une IRL client. </w:t>
      </w:r>
    </w:p>
    <w:p w:rsidR="00AA24F2" w:rsidRPr="004325ED" w:rsidRDefault="00AA24F2" w:rsidP="00A5015F">
      <w:pPr>
        <w:pStyle w:val="Style3"/>
        <w:numPr>
          <w:ilvl w:val="2"/>
          <w:numId w:val="11"/>
        </w:numPr>
        <w:jc w:val="both"/>
      </w:pPr>
      <w:bookmarkStart w:id="187" w:name="_Toc413249575"/>
      <w:r w:rsidRPr="004325ED">
        <w:lastRenderedPageBreak/>
        <w:t>Pré-conditions</w:t>
      </w:r>
      <w:bookmarkEnd w:id="187"/>
    </w:p>
    <w:p w:rsidR="00AA24F2" w:rsidRPr="004325ED" w:rsidRDefault="00AA24F2" w:rsidP="00A5015F">
      <w:pPr>
        <w:pStyle w:val="ListParagraph"/>
        <w:numPr>
          <w:ilvl w:val="0"/>
          <w:numId w:val="10"/>
        </w:numPr>
        <w:spacing w:before="240" w:after="240" w:line="240" w:lineRule="auto"/>
        <w:ind w:right="142"/>
        <w:jc w:val="both"/>
      </w:pPr>
      <w:r>
        <w:t>L</w:t>
      </w:r>
      <w:r w:rsidRPr="004325ED">
        <w:t xml:space="preserve">es pré-conditions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EF1093">
        <w:trPr>
          <w:tblHeader/>
          <w:jc w:val="center"/>
        </w:trPr>
        <w:tc>
          <w:tcPr>
            <w:tcW w:w="1526" w:type="dxa"/>
            <w:shd w:val="clear" w:color="auto" w:fill="D9D9D9"/>
          </w:tcPr>
          <w:p w:rsidR="00AA24F2" w:rsidRPr="001A11C8" w:rsidRDefault="00AA24F2" w:rsidP="00EF1093">
            <w:pPr>
              <w:jc w:val="both"/>
              <w:rPr>
                <w:b/>
              </w:rPr>
            </w:pPr>
            <w:r w:rsidRPr="001A11C8">
              <w:rPr>
                <w:b/>
              </w:rPr>
              <w:t>Réf.</w:t>
            </w:r>
          </w:p>
        </w:tc>
        <w:tc>
          <w:tcPr>
            <w:tcW w:w="7719" w:type="dxa"/>
            <w:shd w:val="clear" w:color="auto" w:fill="D9D9D9"/>
          </w:tcPr>
          <w:p w:rsidR="00AA24F2" w:rsidRPr="001A11C8" w:rsidRDefault="00AA24F2" w:rsidP="00EF1093">
            <w:pPr>
              <w:jc w:val="both"/>
              <w:rPr>
                <w:b/>
              </w:rPr>
            </w:pPr>
            <w:r w:rsidRPr="001A11C8">
              <w:rPr>
                <w:b/>
              </w:rPr>
              <w:t>Description</w:t>
            </w:r>
          </w:p>
        </w:tc>
      </w:tr>
      <w:tr w:rsidR="00AA24F2" w:rsidRPr="001A11C8" w:rsidTr="00EF1093">
        <w:trPr>
          <w:jc w:val="center"/>
        </w:trPr>
        <w:tc>
          <w:tcPr>
            <w:tcW w:w="1526" w:type="dxa"/>
          </w:tcPr>
          <w:p w:rsidR="00AA24F2" w:rsidRPr="001A11C8" w:rsidRDefault="00AA24F2" w:rsidP="00EF1093">
            <w:pPr>
              <w:jc w:val="both"/>
            </w:pPr>
            <w:r>
              <w:t>PRE-0611-0</w:t>
            </w:r>
          </w:p>
        </w:tc>
        <w:tc>
          <w:tcPr>
            <w:tcW w:w="7719" w:type="dxa"/>
          </w:tcPr>
          <w:p w:rsidR="00AA24F2" w:rsidRDefault="00AA24F2" w:rsidP="00EF1093">
            <w:pPr>
              <w:pStyle w:val="Normal1"/>
              <w:jc w:val="both"/>
              <w:rPr>
                <w:rFonts w:ascii="Calibri" w:hAnsi="Calibri"/>
                <w:i w:val="0"/>
                <w:lang w:val="fr-FR"/>
              </w:rPr>
            </w:pPr>
            <w:r>
              <w:rPr>
                <w:rFonts w:ascii="Calibri" w:hAnsi="Calibri"/>
                <w:i w:val="0"/>
                <w:lang w:val="fr-FR"/>
              </w:rPr>
              <w:t xml:space="preserve">IRL créée </w:t>
            </w:r>
          </w:p>
        </w:tc>
      </w:tr>
    </w:tbl>
    <w:p w:rsidR="00AA24F2" w:rsidRPr="00EB1F10" w:rsidRDefault="00AA24F2" w:rsidP="00EB1F10">
      <w:pPr>
        <w:spacing w:before="60"/>
        <w:jc w:val="both"/>
        <w:rPr>
          <w:i/>
          <w:sz w:val="20"/>
          <w:szCs w:val="20"/>
        </w:rPr>
      </w:pPr>
      <w:r w:rsidRPr="00EB1F10">
        <w:rPr>
          <w:i/>
          <w:sz w:val="20"/>
          <w:szCs w:val="20"/>
        </w:rPr>
        <w:t>06</w:t>
      </w:r>
      <w:r>
        <w:rPr>
          <w:i/>
          <w:sz w:val="20"/>
          <w:szCs w:val="20"/>
        </w:rPr>
        <w:t>11 : Annulation manuelle</w:t>
      </w:r>
      <w:r w:rsidRPr="00EB1F10">
        <w:rPr>
          <w:i/>
          <w:sz w:val="20"/>
          <w:szCs w:val="20"/>
        </w:rPr>
        <w:t xml:space="preserve"> d’une IRL client.</w:t>
      </w:r>
    </w:p>
    <w:p w:rsidR="00AA24F2" w:rsidRPr="004325ED" w:rsidRDefault="00AA24F2" w:rsidP="00A5015F">
      <w:pPr>
        <w:pStyle w:val="Style3"/>
        <w:numPr>
          <w:ilvl w:val="2"/>
          <w:numId w:val="11"/>
        </w:numPr>
        <w:jc w:val="both"/>
      </w:pPr>
      <w:bookmarkStart w:id="188" w:name="_Toc413249576"/>
      <w:r w:rsidRPr="004325ED">
        <w:t>Post-conditions</w:t>
      </w:r>
      <w:bookmarkEnd w:id="188"/>
    </w:p>
    <w:p w:rsidR="00AA24F2" w:rsidRPr="004325ED" w:rsidRDefault="00AA24F2" w:rsidP="00A5015F">
      <w:pPr>
        <w:pStyle w:val="ListParagraph"/>
        <w:numPr>
          <w:ilvl w:val="0"/>
          <w:numId w:val="10"/>
        </w:numPr>
        <w:spacing w:before="240" w:after="240" w:line="240" w:lineRule="auto"/>
        <w:ind w:right="142"/>
        <w:jc w:val="both"/>
      </w:pPr>
      <w:r>
        <w:t>L</w:t>
      </w:r>
      <w:r w:rsidRPr="004325ED">
        <w:t>es p</w:t>
      </w:r>
      <w:r>
        <w:t>ost</w:t>
      </w:r>
      <w:r w:rsidRPr="004325ED">
        <w:t xml:space="preserve">-conditions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EF1093">
        <w:trPr>
          <w:tblHeader/>
          <w:jc w:val="center"/>
        </w:trPr>
        <w:tc>
          <w:tcPr>
            <w:tcW w:w="1526" w:type="dxa"/>
            <w:shd w:val="clear" w:color="auto" w:fill="D9D9D9"/>
          </w:tcPr>
          <w:p w:rsidR="00AA24F2" w:rsidRPr="001A11C8" w:rsidRDefault="00AA24F2" w:rsidP="00EF1093">
            <w:pPr>
              <w:jc w:val="both"/>
              <w:rPr>
                <w:b/>
              </w:rPr>
            </w:pPr>
            <w:r w:rsidRPr="001A11C8">
              <w:rPr>
                <w:b/>
              </w:rPr>
              <w:t>Réf.</w:t>
            </w:r>
          </w:p>
        </w:tc>
        <w:tc>
          <w:tcPr>
            <w:tcW w:w="7719" w:type="dxa"/>
            <w:shd w:val="clear" w:color="auto" w:fill="D9D9D9"/>
          </w:tcPr>
          <w:p w:rsidR="00AA24F2" w:rsidRPr="001A11C8" w:rsidRDefault="00AA24F2" w:rsidP="00EF1093">
            <w:pPr>
              <w:jc w:val="both"/>
              <w:rPr>
                <w:b/>
              </w:rPr>
            </w:pPr>
            <w:r w:rsidRPr="001A11C8">
              <w:rPr>
                <w:b/>
              </w:rPr>
              <w:t>Description</w:t>
            </w:r>
          </w:p>
        </w:tc>
      </w:tr>
      <w:tr w:rsidR="00AA24F2" w:rsidRPr="001A11C8" w:rsidTr="00EF1093">
        <w:trPr>
          <w:jc w:val="center"/>
        </w:trPr>
        <w:tc>
          <w:tcPr>
            <w:tcW w:w="1526" w:type="dxa"/>
          </w:tcPr>
          <w:p w:rsidR="00AA24F2" w:rsidRPr="001A11C8" w:rsidRDefault="00AA24F2" w:rsidP="00EB1F10">
            <w:pPr>
              <w:jc w:val="both"/>
            </w:pPr>
            <w:r>
              <w:t>POS-0611</w:t>
            </w:r>
            <w:r w:rsidRPr="001A11C8">
              <w:t>-1</w:t>
            </w:r>
          </w:p>
        </w:tc>
        <w:tc>
          <w:tcPr>
            <w:tcW w:w="7719" w:type="dxa"/>
          </w:tcPr>
          <w:p w:rsidR="00AA24F2" w:rsidRPr="004325ED" w:rsidRDefault="00AA24F2" w:rsidP="00EF1093">
            <w:pPr>
              <w:pStyle w:val="Normal1"/>
              <w:jc w:val="both"/>
              <w:rPr>
                <w:i w:val="0"/>
                <w:lang w:val="fr-FR"/>
              </w:rPr>
            </w:pPr>
          </w:p>
        </w:tc>
      </w:tr>
    </w:tbl>
    <w:p w:rsidR="00AA24F2" w:rsidRPr="00EB1F10" w:rsidRDefault="00AA24F2" w:rsidP="00FA2A8D">
      <w:pPr>
        <w:spacing w:before="60"/>
        <w:jc w:val="both"/>
        <w:rPr>
          <w:i/>
          <w:sz w:val="20"/>
          <w:szCs w:val="20"/>
        </w:rPr>
      </w:pPr>
      <w:r w:rsidRPr="00EB1F10">
        <w:rPr>
          <w:i/>
          <w:sz w:val="20"/>
          <w:szCs w:val="20"/>
        </w:rPr>
        <w:t>06</w:t>
      </w:r>
      <w:r>
        <w:rPr>
          <w:i/>
          <w:sz w:val="20"/>
          <w:szCs w:val="20"/>
        </w:rPr>
        <w:t>11 : Annulation manuelle</w:t>
      </w:r>
      <w:r w:rsidRPr="00EB1F10">
        <w:rPr>
          <w:i/>
          <w:sz w:val="20"/>
          <w:szCs w:val="20"/>
        </w:rPr>
        <w:t xml:space="preserve"> d’une IRL client.</w:t>
      </w:r>
    </w:p>
    <w:p w:rsidR="00AA24F2" w:rsidRPr="002D7B20" w:rsidRDefault="00AA24F2" w:rsidP="00A5015F">
      <w:pPr>
        <w:spacing w:before="60"/>
        <w:jc w:val="both"/>
        <w:rPr>
          <w:i/>
          <w:sz w:val="20"/>
          <w:szCs w:val="20"/>
        </w:rPr>
      </w:pPr>
    </w:p>
    <w:p w:rsidR="00AA24F2" w:rsidRPr="0031139C" w:rsidRDefault="00AA24F2" w:rsidP="00A5015F">
      <w:pPr>
        <w:pStyle w:val="Style3"/>
        <w:numPr>
          <w:ilvl w:val="2"/>
          <w:numId w:val="11"/>
        </w:numPr>
        <w:jc w:val="both"/>
      </w:pPr>
      <w:bookmarkStart w:id="189" w:name="_Toc413249577"/>
      <w:r w:rsidRPr="004325ED">
        <w:t>Diagramme d’activité</w:t>
      </w:r>
      <w:bookmarkEnd w:id="189"/>
    </w:p>
    <w:p w:rsidR="00AA24F2" w:rsidRDefault="00AA24F2" w:rsidP="00A5015F">
      <w:pPr>
        <w:pStyle w:val="ListParagraph"/>
        <w:spacing w:before="240" w:line="240" w:lineRule="auto"/>
        <w:ind w:right="142"/>
        <w:jc w:val="both"/>
      </w:pPr>
      <w:r>
        <w:t>L’interaction entre l’utilisateur et le système est représenté comme suit :</w:t>
      </w:r>
    </w:p>
    <w:p w:rsidR="00AA24F2" w:rsidRDefault="00AA24F2" w:rsidP="00A5015F">
      <w:pPr>
        <w:spacing w:line="240" w:lineRule="auto"/>
        <w:ind w:right="142"/>
        <w:jc w:val="both"/>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4340"/>
        <w:gridCol w:w="4905"/>
      </w:tblGrid>
      <w:tr w:rsidR="00AA24F2" w:rsidRPr="001A11C8" w:rsidTr="00EF1093">
        <w:trPr>
          <w:tblHeader/>
          <w:jc w:val="center"/>
        </w:trPr>
        <w:tc>
          <w:tcPr>
            <w:tcW w:w="4340" w:type="dxa"/>
            <w:shd w:val="clear" w:color="auto" w:fill="D9D9D9"/>
          </w:tcPr>
          <w:p w:rsidR="00AA24F2" w:rsidRPr="001A11C8" w:rsidRDefault="00AA24F2" w:rsidP="00EF1093">
            <w:pPr>
              <w:jc w:val="both"/>
              <w:rPr>
                <w:b/>
              </w:rPr>
            </w:pPr>
            <w:r w:rsidRPr="001A11C8">
              <w:rPr>
                <w:b/>
              </w:rPr>
              <w:t>L’utilisateur</w:t>
            </w:r>
          </w:p>
        </w:tc>
        <w:tc>
          <w:tcPr>
            <w:tcW w:w="4905" w:type="dxa"/>
            <w:shd w:val="clear" w:color="auto" w:fill="D9D9D9"/>
          </w:tcPr>
          <w:p w:rsidR="00AA24F2" w:rsidRPr="001A11C8" w:rsidRDefault="00AA24F2" w:rsidP="00EF1093">
            <w:pPr>
              <w:jc w:val="both"/>
              <w:rPr>
                <w:b/>
              </w:rPr>
            </w:pPr>
            <w:r w:rsidRPr="001A11C8">
              <w:rPr>
                <w:b/>
              </w:rPr>
              <w:t>MegaCustody</w:t>
            </w:r>
          </w:p>
        </w:tc>
      </w:tr>
      <w:tr w:rsidR="00AA24F2" w:rsidRPr="001A11C8" w:rsidTr="00EF1093">
        <w:trPr>
          <w:jc w:val="center"/>
        </w:trPr>
        <w:tc>
          <w:tcPr>
            <w:tcW w:w="4340" w:type="dxa"/>
          </w:tcPr>
          <w:p w:rsidR="00AA24F2" w:rsidRPr="001A11C8" w:rsidRDefault="00AA24F2" w:rsidP="0077127B">
            <w:pPr>
              <w:jc w:val="both"/>
              <w:rPr>
                <w:sz w:val="20"/>
                <w:szCs w:val="20"/>
              </w:rPr>
            </w:pPr>
            <w:r w:rsidRPr="00CF4190">
              <w:rPr>
                <w:sz w:val="20"/>
                <w:szCs w:val="20"/>
              </w:rPr>
              <w:t>L’utilisateur peut  cliquer sur « chercher » sans affiner sa recherche</w:t>
            </w:r>
          </w:p>
        </w:tc>
        <w:tc>
          <w:tcPr>
            <w:tcW w:w="4905" w:type="dxa"/>
          </w:tcPr>
          <w:p w:rsidR="00AA24F2" w:rsidRPr="007F29A2" w:rsidRDefault="00AA24F2" w:rsidP="0077127B">
            <w:pPr>
              <w:pStyle w:val="Normal1"/>
              <w:jc w:val="both"/>
              <w:rPr>
                <w:rFonts w:ascii="Calibri" w:hAnsi="Calibri"/>
                <w:i w:val="0"/>
                <w:lang w:val="fr-FR"/>
              </w:rPr>
            </w:pPr>
            <w:r>
              <w:rPr>
                <w:rFonts w:ascii="Calibri" w:hAnsi="Calibri"/>
                <w:i w:val="0"/>
                <w:lang w:val="fr-FR"/>
              </w:rPr>
              <w:t>Le système affiche en résultat toutes les IRL créées dans l’ordre de la date de création</w:t>
            </w:r>
          </w:p>
        </w:tc>
      </w:tr>
      <w:tr w:rsidR="00AA24F2" w:rsidRPr="001A11C8" w:rsidTr="00EF1093">
        <w:trPr>
          <w:jc w:val="center"/>
        </w:trPr>
        <w:tc>
          <w:tcPr>
            <w:tcW w:w="4340" w:type="dxa"/>
          </w:tcPr>
          <w:p w:rsidR="00AA24F2" w:rsidRPr="001A11C8" w:rsidRDefault="00AA24F2" w:rsidP="0077127B">
            <w:pPr>
              <w:jc w:val="both"/>
              <w:rPr>
                <w:sz w:val="20"/>
                <w:szCs w:val="20"/>
              </w:rPr>
            </w:pPr>
            <w:r>
              <w:rPr>
                <w:sz w:val="20"/>
                <w:szCs w:val="20"/>
              </w:rPr>
              <w:t>L’utilisateur a la possibilité de remplir un ou plusieurs  critères  de recherche.</w:t>
            </w:r>
          </w:p>
        </w:tc>
        <w:tc>
          <w:tcPr>
            <w:tcW w:w="4905" w:type="dxa"/>
          </w:tcPr>
          <w:p w:rsidR="00AA24F2" w:rsidRPr="007F29A2" w:rsidRDefault="00AA24F2" w:rsidP="0077127B">
            <w:pPr>
              <w:pStyle w:val="Normal1"/>
              <w:jc w:val="both"/>
              <w:rPr>
                <w:rFonts w:ascii="Calibri" w:hAnsi="Calibri"/>
                <w:i w:val="0"/>
                <w:lang w:val="fr-FR"/>
              </w:rPr>
            </w:pPr>
            <w:r>
              <w:rPr>
                <w:rFonts w:ascii="Calibri" w:hAnsi="Calibri"/>
                <w:i w:val="0"/>
                <w:lang w:val="fr-FR"/>
              </w:rPr>
              <w:t>Le système affiche les résultats en tenant compte des critères de recherche saisis dans l’ordre de la date de création.</w:t>
            </w:r>
          </w:p>
        </w:tc>
      </w:tr>
      <w:tr w:rsidR="00AA24F2" w:rsidRPr="001A11C8" w:rsidTr="00EF1093">
        <w:trPr>
          <w:jc w:val="center"/>
        </w:trPr>
        <w:tc>
          <w:tcPr>
            <w:tcW w:w="4340" w:type="dxa"/>
          </w:tcPr>
          <w:p w:rsidR="00AA24F2" w:rsidRDefault="00AA24F2" w:rsidP="00781F91">
            <w:pPr>
              <w:jc w:val="both"/>
              <w:rPr>
                <w:sz w:val="20"/>
                <w:szCs w:val="20"/>
              </w:rPr>
            </w:pPr>
            <w:r>
              <w:rPr>
                <w:sz w:val="20"/>
                <w:szCs w:val="20"/>
              </w:rPr>
              <w:t>L’utilisateur sélectionne l’IRL qu’il souhaite  annuler et clique sur annuler</w:t>
            </w:r>
          </w:p>
        </w:tc>
        <w:tc>
          <w:tcPr>
            <w:tcW w:w="4905" w:type="dxa"/>
          </w:tcPr>
          <w:p w:rsidR="00AA24F2" w:rsidRDefault="00AA24F2" w:rsidP="00597B51">
            <w:pPr>
              <w:pStyle w:val="Normal1"/>
              <w:jc w:val="both"/>
              <w:rPr>
                <w:rFonts w:ascii="Calibri" w:hAnsi="Calibri"/>
                <w:i w:val="0"/>
                <w:lang w:val="fr-FR"/>
              </w:rPr>
            </w:pPr>
            <w:r>
              <w:rPr>
                <w:rFonts w:ascii="Calibri" w:hAnsi="Calibri"/>
                <w:i w:val="0"/>
                <w:lang w:val="fr-FR"/>
              </w:rPr>
              <w:t>Un message de succès ou d’échec est affiché par le système.</w:t>
            </w:r>
          </w:p>
        </w:tc>
      </w:tr>
    </w:tbl>
    <w:p w:rsidR="00AA24F2" w:rsidRDefault="00AA24F2" w:rsidP="00A5015F">
      <w:pPr>
        <w:jc w:val="both"/>
      </w:pPr>
    </w:p>
    <w:p w:rsidR="00AA24F2" w:rsidRPr="004325ED" w:rsidRDefault="00AA24F2" w:rsidP="00A5015F">
      <w:pPr>
        <w:pStyle w:val="Style3"/>
        <w:numPr>
          <w:ilvl w:val="2"/>
          <w:numId w:val="11"/>
        </w:numPr>
        <w:jc w:val="both"/>
      </w:pPr>
      <w:bookmarkStart w:id="190" w:name="_Toc413249578"/>
      <w:r w:rsidRPr="004325ED">
        <w:t>Traitements</w:t>
      </w:r>
      <w:bookmarkEnd w:id="190"/>
    </w:p>
    <w:p w:rsidR="00AA24F2" w:rsidRPr="004325ED" w:rsidRDefault="00AA24F2" w:rsidP="00A5015F">
      <w:pPr>
        <w:pStyle w:val="ListParagraph"/>
        <w:numPr>
          <w:ilvl w:val="0"/>
          <w:numId w:val="10"/>
        </w:numPr>
        <w:spacing w:before="240" w:after="240" w:line="240" w:lineRule="auto"/>
        <w:ind w:right="142"/>
        <w:jc w:val="both"/>
      </w:pPr>
      <w:r>
        <w:t xml:space="preserve">Les traitements </w:t>
      </w:r>
      <w:r w:rsidRPr="004325ED">
        <w:t>spécifiques à ce</w:t>
      </w:r>
      <w:r>
        <w:t xml:space="preserve"> cas d’utilisation fonctionnelle :</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AA24F2" w:rsidRPr="001A11C8" w:rsidTr="00EF1093">
        <w:trPr>
          <w:tblHeader/>
          <w:jc w:val="center"/>
        </w:trPr>
        <w:tc>
          <w:tcPr>
            <w:tcW w:w="1526" w:type="dxa"/>
            <w:shd w:val="clear" w:color="auto" w:fill="808080"/>
          </w:tcPr>
          <w:p w:rsidR="00AA24F2" w:rsidRPr="001A11C8" w:rsidRDefault="00AA24F2" w:rsidP="00EF1093">
            <w:pPr>
              <w:jc w:val="both"/>
              <w:rPr>
                <w:b/>
              </w:rPr>
            </w:pPr>
            <w:r w:rsidRPr="001A11C8">
              <w:rPr>
                <w:b/>
              </w:rPr>
              <w:t>Réf.</w:t>
            </w:r>
          </w:p>
        </w:tc>
        <w:tc>
          <w:tcPr>
            <w:tcW w:w="7719" w:type="dxa"/>
            <w:shd w:val="clear" w:color="auto" w:fill="808080"/>
          </w:tcPr>
          <w:p w:rsidR="00AA24F2" w:rsidRPr="001A11C8" w:rsidRDefault="00AA24F2" w:rsidP="00EF1093">
            <w:pPr>
              <w:jc w:val="both"/>
              <w:rPr>
                <w:b/>
              </w:rPr>
            </w:pPr>
            <w:r w:rsidRPr="001A11C8">
              <w:rPr>
                <w:b/>
              </w:rPr>
              <w:t>Description</w:t>
            </w:r>
          </w:p>
        </w:tc>
      </w:tr>
      <w:tr w:rsidR="00AA24F2" w:rsidRPr="001A11C8" w:rsidTr="00EF1093">
        <w:trPr>
          <w:jc w:val="center"/>
        </w:trPr>
        <w:tc>
          <w:tcPr>
            <w:tcW w:w="1526" w:type="dxa"/>
          </w:tcPr>
          <w:p w:rsidR="00AA24F2" w:rsidRPr="001A11C8" w:rsidRDefault="00AA24F2" w:rsidP="00EF1093">
            <w:pPr>
              <w:jc w:val="both"/>
            </w:pPr>
            <w:r w:rsidRPr="001A11C8">
              <w:t>TRT-061</w:t>
            </w:r>
            <w:r>
              <w:t>1</w:t>
            </w:r>
            <w:r w:rsidRPr="001A11C8">
              <w:t>-1</w:t>
            </w:r>
          </w:p>
        </w:tc>
        <w:tc>
          <w:tcPr>
            <w:tcW w:w="7719" w:type="dxa"/>
          </w:tcPr>
          <w:p w:rsidR="00AA24F2" w:rsidRPr="001A11C8" w:rsidRDefault="00AA24F2" w:rsidP="00EF1093">
            <w:pPr>
              <w:pStyle w:val="ListParagraph"/>
              <w:numPr>
                <w:ilvl w:val="0"/>
                <w:numId w:val="10"/>
              </w:numPr>
              <w:spacing w:before="240" w:after="240" w:line="240" w:lineRule="auto"/>
              <w:ind w:right="142"/>
              <w:jc w:val="both"/>
            </w:pPr>
            <w:r>
              <w:t>Annulation d’une instruction avant réservation espèce :</w:t>
            </w:r>
          </w:p>
          <w:p w:rsidR="00AA24F2" w:rsidRPr="004325ED" w:rsidRDefault="00AA24F2" w:rsidP="00EF1093">
            <w:pPr>
              <w:pStyle w:val="ListParagraph"/>
              <w:spacing w:before="240" w:after="240" w:line="240" w:lineRule="auto"/>
              <w:ind w:left="863" w:right="142"/>
              <w:jc w:val="both"/>
              <w:rPr>
                <w:i/>
              </w:rPr>
            </w:pPr>
            <w:r>
              <w:rPr>
                <w:i/>
              </w:rPr>
              <w:t>L’instruction est annulée directement sans aucun impact.</w:t>
            </w:r>
          </w:p>
        </w:tc>
      </w:tr>
      <w:tr w:rsidR="00AA24F2" w:rsidRPr="001A11C8" w:rsidTr="00EF1093">
        <w:trPr>
          <w:jc w:val="center"/>
        </w:trPr>
        <w:tc>
          <w:tcPr>
            <w:tcW w:w="1526" w:type="dxa"/>
          </w:tcPr>
          <w:p w:rsidR="00AA24F2" w:rsidRPr="001A11C8" w:rsidRDefault="00AA24F2" w:rsidP="00EF1093">
            <w:pPr>
              <w:jc w:val="both"/>
            </w:pPr>
            <w:r>
              <w:t>TRT-0611</w:t>
            </w:r>
            <w:r w:rsidRPr="001A11C8">
              <w:t>-2</w:t>
            </w:r>
          </w:p>
        </w:tc>
        <w:tc>
          <w:tcPr>
            <w:tcW w:w="7719" w:type="dxa"/>
          </w:tcPr>
          <w:p w:rsidR="00AA24F2" w:rsidRDefault="00AA24F2" w:rsidP="00597B51">
            <w:pPr>
              <w:pStyle w:val="ListParagraph"/>
              <w:numPr>
                <w:ilvl w:val="0"/>
                <w:numId w:val="10"/>
              </w:numPr>
              <w:spacing w:before="240" w:after="240" w:line="240" w:lineRule="auto"/>
              <w:ind w:right="142"/>
              <w:jc w:val="both"/>
            </w:pPr>
            <w:r>
              <w:t>Annulation d’une instruction après réservation espèce :</w:t>
            </w:r>
          </w:p>
          <w:p w:rsidR="00AA24F2" w:rsidRDefault="00AA24F2" w:rsidP="00EF1093">
            <w:pPr>
              <w:pStyle w:val="ListParagraph"/>
              <w:spacing w:before="240" w:line="240" w:lineRule="auto"/>
              <w:ind w:right="142"/>
              <w:jc w:val="both"/>
            </w:pPr>
            <w:r>
              <w:t>Une demande de levée de réservation doit être envoyée</w:t>
            </w:r>
          </w:p>
          <w:p w:rsidR="00AA24F2" w:rsidRPr="001A11C8" w:rsidRDefault="00AA24F2" w:rsidP="00EF1093">
            <w:pPr>
              <w:pStyle w:val="ListParagraph"/>
              <w:spacing w:before="240" w:line="240" w:lineRule="auto"/>
              <w:ind w:right="142"/>
              <w:jc w:val="both"/>
            </w:pPr>
            <w:r>
              <w:t>Une fois la levée de réservation acceptée, les suspens titres et l’instruction  sont annulés</w:t>
            </w:r>
          </w:p>
        </w:tc>
      </w:tr>
      <w:tr w:rsidR="00AA24F2" w:rsidRPr="001A11C8" w:rsidTr="00EF1093">
        <w:trPr>
          <w:jc w:val="center"/>
        </w:trPr>
        <w:tc>
          <w:tcPr>
            <w:tcW w:w="1526" w:type="dxa"/>
          </w:tcPr>
          <w:p w:rsidR="00AA24F2" w:rsidRPr="001A11C8" w:rsidRDefault="00AA24F2" w:rsidP="0077127B">
            <w:pPr>
              <w:jc w:val="both"/>
            </w:pPr>
            <w:r>
              <w:lastRenderedPageBreak/>
              <w:t>TRT-0611-3</w:t>
            </w:r>
          </w:p>
        </w:tc>
        <w:tc>
          <w:tcPr>
            <w:tcW w:w="7719" w:type="dxa"/>
          </w:tcPr>
          <w:p w:rsidR="00AA24F2" w:rsidRDefault="00AA24F2" w:rsidP="0077127B">
            <w:pPr>
              <w:pStyle w:val="ListParagraph"/>
              <w:numPr>
                <w:ilvl w:val="0"/>
                <w:numId w:val="10"/>
              </w:numPr>
              <w:spacing w:before="240" w:after="240" w:line="240" w:lineRule="auto"/>
              <w:ind w:right="142"/>
              <w:jc w:val="both"/>
            </w:pPr>
            <w:r>
              <w:t>Annulation d’une instruction après envoi au dépositaire :</w:t>
            </w:r>
          </w:p>
          <w:p w:rsidR="00AA24F2" w:rsidRDefault="00AA24F2" w:rsidP="00640125">
            <w:pPr>
              <w:pStyle w:val="ListParagraph"/>
              <w:spacing w:before="240" w:after="240" w:line="240" w:lineRule="auto"/>
              <w:ind w:right="142"/>
              <w:jc w:val="both"/>
            </w:pPr>
            <w:r>
              <w:t>Une demande annulation est envoyée au dépositaire</w:t>
            </w:r>
          </w:p>
          <w:p w:rsidR="00AA24F2" w:rsidRDefault="00AA24F2" w:rsidP="00640125">
            <w:pPr>
              <w:pStyle w:val="ListParagraph"/>
              <w:spacing w:before="240" w:after="240" w:line="240" w:lineRule="auto"/>
              <w:ind w:right="142"/>
              <w:jc w:val="both"/>
            </w:pPr>
            <w:r>
              <w:t>Une fois la demande d’annulation est accepté par le dépositaire, on passe la l’annulation de la réservation espèce.</w:t>
            </w:r>
          </w:p>
          <w:p w:rsidR="00AA24F2" w:rsidRDefault="00AA24F2" w:rsidP="0077127B">
            <w:pPr>
              <w:pStyle w:val="ListParagraph"/>
              <w:spacing w:before="240" w:line="240" w:lineRule="auto"/>
              <w:ind w:right="142"/>
              <w:jc w:val="both"/>
            </w:pPr>
            <w:r>
              <w:t>Une demande de levée de réservation doit être envoyée</w:t>
            </w:r>
          </w:p>
          <w:p w:rsidR="00AA24F2" w:rsidRPr="001A11C8" w:rsidRDefault="00AA24F2" w:rsidP="0077127B">
            <w:pPr>
              <w:pStyle w:val="ListParagraph"/>
              <w:spacing w:before="240" w:line="240" w:lineRule="auto"/>
              <w:ind w:right="142"/>
              <w:jc w:val="both"/>
            </w:pPr>
            <w:r>
              <w:t>Une fois la levée de réservation acceptée, les suspens titres et l’instruction  sont annulés</w:t>
            </w:r>
          </w:p>
        </w:tc>
      </w:tr>
      <w:tr w:rsidR="00AA24F2" w:rsidRPr="001A11C8" w:rsidTr="00EF1093">
        <w:trPr>
          <w:jc w:val="center"/>
        </w:trPr>
        <w:tc>
          <w:tcPr>
            <w:tcW w:w="1526" w:type="dxa"/>
          </w:tcPr>
          <w:p w:rsidR="00AA24F2" w:rsidRPr="001A11C8" w:rsidRDefault="00AA24F2" w:rsidP="0077127B">
            <w:pPr>
              <w:jc w:val="both"/>
            </w:pPr>
            <w:r>
              <w:t>TRT-0611-4</w:t>
            </w:r>
          </w:p>
        </w:tc>
        <w:tc>
          <w:tcPr>
            <w:tcW w:w="7719" w:type="dxa"/>
          </w:tcPr>
          <w:p w:rsidR="00AA24F2" w:rsidRPr="001A11C8" w:rsidRDefault="00AA24F2" w:rsidP="00CD271A">
            <w:pPr>
              <w:pStyle w:val="ListParagraph"/>
              <w:numPr>
                <w:ilvl w:val="0"/>
                <w:numId w:val="10"/>
              </w:numPr>
              <w:spacing w:before="240" w:after="240" w:line="240" w:lineRule="auto"/>
              <w:ind w:right="142"/>
              <w:jc w:val="both"/>
            </w:pPr>
            <w:r>
              <w:t>Si l’annulation est demandée par le client une notification d’annulation sera envoyée au client selon la configuration du type de reporting : Rapport d’annulation ou MT548 (CAST) IPRC//CAND</w:t>
            </w:r>
          </w:p>
        </w:tc>
      </w:tr>
    </w:tbl>
    <w:p w:rsidR="00AA24F2" w:rsidRDefault="00AA24F2" w:rsidP="00A5015F">
      <w:pPr>
        <w:spacing w:before="60"/>
        <w:jc w:val="both"/>
        <w:rPr>
          <w:i/>
          <w:sz w:val="20"/>
          <w:szCs w:val="20"/>
        </w:rPr>
      </w:pPr>
      <w:r>
        <w:rPr>
          <w:i/>
          <w:sz w:val="20"/>
          <w:szCs w:val="20"/>
        </w:rPr>
        <w:t>0611</w:t>
      </w:r>
      <w:r w:rsidRPr="002D7B20">
        <w:rPr>
          <w:i/>
          <w:sz w:val="20"/>
          <w:szCs w:val="20"/>
        </w:rPr>
        <w:t xml:space="preserve"> = </w:t>
      </w:r>
      <w:r>
        <w:rPr>
          <w:i/>
          <w:sz w:val="20"/>
          <w:szCs w:val="20"/>
        </w:rPr>
        <w:t>annulation</w:t>
      </w:r>
      <w:r w:rsidRPr="002D7B20">
        <w:rPr>
          <w:i/>
          <w:sz w:val="20"/>
          <w:szCs w:val="20"/>
        </w:rPr>
        <w:t xml:space="preserve"> manuelle d’une IRL client.</w:t>
      </w:r>
    </w:p>
    <w:p w:rsidR="00AA24F2" w:rsidRDefault="00AA24F2" w:rsidP="00A5015F">
      <w:pPr>
        <w:spacing w:before="60"/>
        <w:jc w:val="both"/>
        <w:rPr>
          <w:i/>
          <w:sz w:val="20"/>
          <w:szCs w:val="20"/>
        </w:rPr>
      </w:pPr>
    </w:p>
    <w:p w:rsidR="001B3486" w:rsidRPr="004325ED" w:rsidRDefault="001B3486" w:rsidP="001B3486">
      <w:pPr>
        <w:pStyle w:val="Style2"/>
        <w:numPr>
          <w:ilvl w:val="1"/>
          <w:numId w:val="11"/>
        </w:numPr>
        <w:jc w:val="both"/>
      </w:pPr>
      <w:bookmarkStart w:id="191" w:name="_Toc413249579"/>
      <w:r>
        <w:t>Cas d’utilisation &lt;mise à jour de la « Link ref » d’une instruction Marché</w:t>
      </w:r>
      <w:r w:rsidRPr="004325ED">
        <w:t>&gt;</w:t>
      </w:r>
      <w:bookmarkEnd w:id="191"/>
    </w:p>
    <w:p w:rsidR="001B3486" w:rsidRPr="004325ED" w:rsidRDefault="001B3486" w:rsidP="001B3486">
      <w:pPr>
        <w:pStyle w:val="Style3"/>
        <w:numPr>
          <w:ilvl w:val="2"/>
          <w:numId w:val="11"/>
        </w:numPr>
        <w:jc w:val="both"/>
      </w:pPr>
      <w:bookmarkStart w:id="192" w:name="_Toc413249580"/>
      <w:r w:rsidRPr="004325ED">
        <w:t>Définition et objectif</w:t>
      </w:r>
      <w:bookmarkEnd w:id="192"/>
    </w:p>
    <w:p w:rsidR="001B3486" w:rsidRDefault="001B3486" w:rsidP="001B3486">
      <w:pPr>
        <w:pStyle w:val="ListParagraph"/>
        <w:numPr>
          <w:ilvl w:val="0"/>
          <w:numId w:val="10"/>
        </w:numPr>
        <w:spacing w:before="240" w:line="240" w:lineRule="auto"/>
        <w:ind w:right="142"/>
        <w:jc w:val="both"/>
      </w:pPr>
      <w:r>
        <w:t>Ce cas d’utilisation est dédié à la mise à jour de la link ref d’une instruction marché.</w:t>
      </w:r>
    </w:p>
    <w:p w:rsidR="001B3486" w:rsidRPr="004325ED" w:rsidRDefault="001B3486" w:rsidP="001B3486">
      <w:pPr>
        <w:pStyle w:val="Style3"/>
        <w:numPr>
          <w:ilvl w:val="2"/>
          <w:numId w:val="11"/>
        </w:numPr>
        <w:jc w:val="both"/>
      </w:pPr>
      <w:bookmarkStart w:id="193" w:name="_Toc413249581"/>
      <w:r w:rsidRPr="004325ED">
        <w:t>Pré-conditions</w:t>
      </w:r>
      <w:bookmarkEnd w:id="193"/>
    </w:p>
    <w:p w:rsidR="001B3486" w:rsidRPr="004325ED" w:rsidRDefault="001B3486" w:rsidP="001B3486">
      <w:pPr>
        <w:pStyle w:val="ListParagraph"/>
        <w:numPr>
          <w:ilvl w:val="0"/>
          <w:numId w:val="10"/>
        </w:numPr>
        <w:spacing w:before="240" w:after="240" w:line="240" w:lineRule="auto"/>
        <w:ind w:right="142"/>
        <w:jc w:val="both"/>
      </w:pPr>
      <w:r>
        <w:t>L</w:t>
      </w:r>
      <w:r w:rsidRPr="004325ED">
        <w:t xml:space="preserve">es pré-conditions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1B3486" w:rsidRPr="001A11C8" w:rsidTr="00B115DC">
        <w:trPr>
          <w:tblHeader/>
          <w:jc w:val="center"/>
        </w:trPr>
        <w:tc>
          <w:tcPr>
            <w:tcW w:w="1526" w:type="dxa"/>
            <w:shd w:val="clear" w:color="auto" w:fill="D9D9D9"/>
          </w:tcPr>
          <w:p w:rsidR="001B3486" w:rsidRPr="001A11C8" w:rsidRDefault="001B3486" w:rsidP="00B115DC">
            <w:pPr>
              <w:jc w:val="both"/>
              <w:rPr>
                <w:b/>
              </w:rPr>
            </w:pPr>
            <w:r w:rsidRPr="001A11C8">
              <w:rPr>
                <w:b/>
              </w:rPr>
              <w:t>Réf.</w:t>
            </w:r>
          </w:p>
        </w:tc>
        <w:tc>
          <w:tcPr>
            <w:tcW w:w="7719" w:type="dxa"/>
            <w:shd w:val="clear" w:color="auto" w:fill="D9D9D9"/>
          </w:tcPr>
          <w:p w:rsidR="001B3486" w:rsidRPr="001A11C8" w:rsidRDefault="001B3486" w:rsidP="00B115DC">
            <w:pPr>
              <w:jc w:val="both"/>
              <w:rPr>
                <w:b/>
              </w:rPr>
            </w:pPr>
            <w:r w:rsidRPr="001A11C8">
              <w:rPr>
                <w:b/>
              </w:rPr>
              <w:t>Description</w:t>
            </w:r>
          </w:p>
        </w:tc>
      </w:tr>
      <w:tr w:rsidR="001B3486" w:rsidRPr="001A11C8" w:rsidTr="00B115DC">
        <w:trPr>
          <w:jc w:val="center"/>
        </w:trPr>
        <w:tc>
          <w:tcPr>
            <w:tcW w:w="1526" w:type="dxa"/>
          </w:tcPr>
          <w:p w:rsidR="001B3486" w:rsidRPr="001A11C8" w:rsidRDefault="001B3486" w:rsidP="00B115DC">
            <w:pPr>
              <w:jc w:val="both"/>
            </w:pPr>
            <w:r w:rsidRPr="001A11C8">
              <w:t>PRE-061</w:t>
            </w:r>
            <w:r w:rsidR="004178B2">
              <w:t>2</w:t>
            </w:r>
            <w:r w:rsidRPr="001A11C8">
              <w:t>-1</w:t>
            </w:r>
          </w:p>
        </w:tc>
        <w:tc>
          <w:tcPr>
            <w:tcW w:w="7719" w:type="dxa"/>
          </w:tcPr>
          <w:p w:rsidR="001B3486" w:rsidRDefault="001B3486" w:rsidP="00B115DC">
            <w:pPr>
              <w:pStyle w:val="Normal1"/>
              <w:jc w:val="both"/>
              <w:rPr>
                <w:rFonts w:ascii="Calibri" w:hAnsi="Calibri"/>
                <w:i w:val="0"/>
                <w:lang w:val="fr-FR"/>
              </w:rPr>
            </w:pPr>
            <w:r>
              <w:rPr>
                <w:rFonts w:ascii="Calibri" w:hAnsi="Calibri"/>
                <w:i w:val="0"/>
                <w:lang w:val="fr-FR"/>
              </w:rPr>
              <w:t xml:space="preserve">Instruction Marché est déjà créée </w:t>
            </w:r>
          </w:p>
        </w:tc>
      </w:tr>
      <w:tr w:rsidR="001B3486" w:rsidRPr="001A11C8" w:rsidTr="00B115DC">
        <w:trPr>
          <w:jc w:val="center"/>
        </w:trPr>
        <w:tc>
          <w:tcPr>
            <w:tcW w:w="1526" w:type="dxa"/>
          </w:tcPr>
          <w:p w:rsidR="001B3486" w:rsidRPr="001A11C8" w:rsidRDefault="001B3486" w:rsidP="00B115DC">
            <w:pPr>
              <w:jc w:val="both"/>
            </w:pPr>
            <w:r w:rsidRPr="001A11C8">
              <w:t>PRE-061</w:t>
            </w:r>
            <w:r w:rsidR="004178B2">
              <w:t>2</w:t>
            </w:r>
            <w:r w:rsidRPr="001A11C8">
              <w:t>-2</w:t>
            </w:r>
          </w:p>
        </w:tc>
        <w:tc>
          <w:tcPr>
            <w:tcW w:w="7719" w:type="dxa"/>
          </w:tcPr>
          <w:p w:rsidR="001B3486" w:rsidRDefault="0049121C" w:rsidP="0049121C">
            <w:pPr>
              <w:pStyle w:val="Normal1"/>
              <w:jc w:val="both"/>
              <w:rPr>
                <w:rFonts w:ascii="Calibri" w:hAnsi="Calibri"/>
                <w:i w:val="0"/>
                <w:lang w:val="fr-FR"/>
              </w:rPr>
            </w:pPr>
            <w:r>
              <w:rPr>
                <w:rFonts w:ascii="Calibri" w:hAnsi="Calibri"/>
                <w:i w:val="0"/>
                <w:lang w:val="fr-FR"/>
              </w:rPr>
              <w:t>Statut de l’instruction : Instruit</w:t>
            </w:r>
          </w:p>
        </w:tc>
      </w:tr>
    </w:tbl>
    <w:p w:rsidR="001B3486" w:rsidRDefault="001B3486" w:rsidP="001B3486">
      <w:pPr>
        <w:spacing w:before="60"/>
        <w:jc w:val="both"/>
        <w:rPr>
          <w:i/>
          <w:sz w:val="20"/>
          <w:szCs w:val="20"/>
        </w:rPr>
      </w:pPr>
      <w:r>
        <w:rPr>
          <w:i/>
          <w:sz w:val="20"/>
          <w:szCs w:val="20"/>
        </w:rPr>
        <w:t>06</w:t>
      </w:r>
      <w:r w:rsidR="0049121C">
        <w:rPr>
          <w:i/>
          <w:sz w:val="20"/>
          <w:szCs w:val="20"/>
        </w:rPr>
        <w:t>12</w:t>
      </w:r>
      <w:r w:rsidRPr="004325ED">
        <w:rPr>
          <w:i/>
          <w:sz w:val="20"/>
          <w:szCs w:val="20"/>
        </w:rPr>
        <w:t xml:space="preserve"> = </w:t>
      </w:r>
      <w:r w:rsidR="0049121C">
        <w:rPr>
          <w:i/>
          <w:sz w:val="20"/>
          <w:szCs w:val="20"/>
        </w:rPr>
        <w:t>M</w:t>
      </w:r>
      <w:r w:rsidR="0049121C" w:rsidRPr="0049121C">
        <w:rPr>
          <w:i/>
          <w:sz w:val="20"/>
          <w:szCs w:val="20"/>
        </w:rPr>
        <w:t>ise à jour de la link ref d’une instruction marché</w:t>
      </w:r>
      <w:r w:rsidR="0049121C">
        <w:rPr>
          <w:i/>
          <w:sz w:val="20"/>
          <w:szCs w:val="20"/>
        </w:rPr>
        <w:t>.</w:t>
      </w:r>
    </w:p>
    <w:p w:rsidR="001B3486" w:rsidRPr="004325ED" w:rsidRDefault="001B3486" w:rsidP="001B3486">
      <w:pPr>
        <w:pStyle w:val="Style3"/>
        <w:numPr>
          <w:ilvl w:val="2"/>
          <w:numId w:val="11"/>
        </w:numPr>
        <w:jc w:val="both"/>
      </w:pPr>
      <w:bookmarkStart w:id="194" w:name="_Toc413249582"/>
      <w:r w:rsidRPr="004325ED">
        <w:t>Post-conditions</w:t>
      </w:r>
      <w:bookmarkEnd w:id="194"/>
    </w:p>
    <w:p w:rsidR="001B3486" w:rsidRPr="004325ED" w:rsidRDefault="001B3486" w:rsidP="001B3486">
      <w:pPr>
        <w:pStyle w:val="ListParagraph"/>
        <w:numPr>
          <w:ilvl w:val="0"/>
          <w:numId w:val="10"/>
        </w:numPr>
        <w:spacing w:before="240" w:after="240" w:line="240" w:lineRule="auto"/>
        <w:ind w:right="142"/>
        <w:jc w:val="both"/>
      </w:pPr>
      <w:r>
        <w:t>L</w:t>
      </w:r>
      <w:r w:rsidRPr="004325ED">
        <w:t>es p</w:t>
      </w:r>
      <w:r>
        <w:t>ost</w:t>
      </w:r>
      <w:r w:rsidRPr="004325ED">
        <w:t xml:space="preserve">-conditions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1B3486" w:rsidRPr="001A11C8" w:rsidTr="00B115DC">
        <w:trPr>
          <w:tblHeader/>
          <w:jc w:val="center"/>
        </w:trPr>
        <w:tc>
          <w:tcPr>
            <w:tcW w:w="1526" w:type="dxa"/>
            <w:shd w:val="clear" w:color="auto" w:fill="D9D9D9"/>
          </w:tcPr>
          <w:p w:rsidR="001B3486" w:rsidRPr="001A11C8" w:rsidRDefault="001B3486" w:rsidP="00B115DC">
            <w:pPr>
              <w:jc w:val="both"/>
              <w:rPr>
                <w:b/>
              </w:rPr>
            </w:pPr>
            <w:r w:rsidRPr="001A11C8">
              <w:rPr>
                <w:b/>
              </w:rPr>
              <w:t>Réf.</w:t>
            </w:r>
          </w:p>
        </w:tc>
        <w:tc>
          <w:tcPr>
            <w:tcW w:w="7719" w:type="dxa"/>
            <w:shd w:val="clear" w:color="auto" w:fill="D9D9D9"/>
          </w:tcPr>
          <w:p w:rsidR="001B3486" w:rsidRPr="001A11C8" w:rsidRDefault="001B3486" w:rsidP="00B115DC">
            <w:pPr>
              <w:jc w:val="both"/>
              <w:rPr>
                <w:b/>
              </w:rPr>
            </w:pPr>
            <w:r w:rsidRPr="001A11C8">
              <w:rPr>
                <w:b/>
              </w:rPr>
              <w:t>Description</w:t>
            </w:r>
          </w:p>
        </w:tc>
      </w:tr>
      <w:tr w:rsidR="001B3486" w:rsidRPr="001A11C8" w:rsidTr="00B115DC">
        <w:trPr>
          <w:jc w:val="center"/>
        </w:trPr>
        <w:tc>
          <w:tcPr>
            <w:tcW w:w="1526" w:type="dxa"/>
          </w:tcPr>
          <w:p w:rsidR="001B3486" w:rsidRPr="001A11C8" w:rsidRDefault="001B3486" w:rsidP="00B115DC">
            <w:pPr>
              <w:jc w:val="both"/>
            </w:pPr>
            <w:r w:rsidRPr="001A11C8">
              <w:t>POS-061</w:t>
            </w:r>
            <w:r w:rsidR="00E3269B">
              <w:t>2</w:t>
            </w:r>
            <w:r w:rsidRPr="001A11C8">
              <w:t>-1</w:t>
            </w:r>
          </w:p>
        </w:tc>
        <w:tc>
          <w:tcPr>
            <w:tcW w:w="7719" w:type="dxa"/>
          </w:tcPr>
          <w:p w:rsidR="001B3486" w:rsidRPr="004325ED" w:rsidRDefault="001B3486" w:rsidP="00B115DC">
            <w:pPr>
              <w:pStyle w:val="Normal1"/>
              <w:jc w:val="both"/>
              <w:rPr>
                <w:i w:val="0"/>
                <w:lang w:val="fr-FR"/>
              </w:rPr>
            </w:pPr>
          </w:p>
        </w:tc>
      </w:tr>
    </w:tbl>
    <w:p w:rsidR="001B3486" w:rsidRPr="0031139C" w:rsidRDefault="001B3486" w:rsidP="001B3486">
      <w:pPr>
        <w:pStyle w:val="Style3"/>
        <w:numPr>
          <w:ilvl w:val="2"/>
          <w:numId w:val="11"/>
        </w:numPr>
        <w:jc w:val="both"/>
      </w:pPr>
      <w:bookmarkStart w:id="195" w:name="_Toc413249583"/>
      <w:r w:rsidRPr="004325ED">
        <w:t>Diagramme d’activité</w:t>
      </w:r>
      <w:bookmarkEnd w:id="195"/>
    </w:p>
    <w:p w:rsidR="001B3486" w:rsidRDefault="001B3486" w:rsidP="001B3486">
      <w:pPr>
        <w:pStyle w:val="ListParagraph"/>
        <w:spacing w:before="240" w:line="240" w:lineRule="auto"/>
        <w:ind w:right="142"/>
        <w:jc w:val="both"/>
      </w:pPr>
      <w:r>
        <w:t>L’interaction entre l’utilisateur et le système est représenté comme suit :</w:t>
      </w:r>
    </w:p>
    <w:p w:rsidR="001B3486" w:rsidRDefault="001B3486" w:rsidP="001B3486">
      <w:pPr>
        <w:spacing w:line="240" w:lineRule="auto"/>
        <w:ind w:right="142"/>
        <w:jc w:val="both"/>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4340"/>
        <w:gridCol w:w="4905"/>
      </w:tblGrid>
      <w:tr w:rsidR="001B3486" w:rsidRPr="001A11C8" w:rsidTr="00B115DC">
        <w:trPr>
          <w:tblHeader/>
          <w:jc w:val="center"/>
        </w:trPr>
        <w:tc>
          <w:tcPr>
            <w:tcW w:w="4340" w:type="dxa"/>
            <w:shd w:val="clear" w:color="auto" w:fill="D9D9D9"/>
          </w:tcPr>
          <w:p w:rsidR="001B3486" w:rsidRPr="001A11C8" w:rsidRDefault="001B3486" w:rsidP="00B115DC">
            <w:pPr>
              <w:jc w:val="both"/>
              <w:rPr>
                <w:b/>
              </w:rPr>
            </w:pPr>
            <w:r w:rsidRPr="001A11C8">
              <w:rPr>
                <w:b/>
              </w:rPr>
              <w:t>L’utilisateur</w:t>
            </w:r>
          </w:p>
        </w:tc>
        <w:tc>
          <w:tcPr>
            <w:tcW w:w="4905" w:type="dxa"/>
            <w:shd w:val="clear" w:color="auto" w:fill="D9D9D9"/>
          </w:tcPr>
          <w:p w:rsidR="001B3486" w:rsidRPr="001A11C8" w:rsidRDefault="001B3486" w:rsidP="00B115DC">
            <w:pPr>
              <w:jc w:val="both"/>
              <w:rPr>
                <w:b/>
              </w:rPr>
            </w:pPr>
            <w:r w:rsidRPr="001A11C8">
              <w:rPr>
                <w:b/>
              </w:rPr>
              <w:t>MegaCustody</w:t>
            </w:r>
          </w:p>
        </w:tc>
      </w:tr>
      <w:tr w:rsidR="001B3486" w:rsidRPr="001A11C8" w:rsidTr="00B115DC">
        <w:trPr>
          <w:jc w:val="center"/>
        </w:trPr>
        <w:tc>
          <w:tcPr>
            <w:tcW w:w="4340" w:type="dxa"/>
          </w:tcPr>
          <w:p w:rsidR="001B3486" w:rsidRPr="001A11C8" w:rsidRDefault="00E3269B" w:rsidP="004B48AD">
            <w:pPr>
              <w:jc w:val="both"/>
              <w:rPr>
                <w:sz w:val="20"/>
                <w:szCs w:val="20"/>
              </w:rPr>
            </w:pPr>
            <w:r>
              <w:rPr>
                <w:sz w:val="20"/>
                <w:szCs w:val="20"/>
              </w:rPr>
              <w:t xml:space="preserve">L’utilisateur édite  l’instruction marché et rempli </w:t>
            </w:r>
            <w:r w:rsidR="004B48AD">
              <w:rPr>
                <w:sz w:val="20"/>
                <w:szCs w:val="20"/>
              </w:rPr>
              <w:t>le champ</w:t>
            </w:r>
            <w:r>
              <w:rPr>
                <w:sz w:val="20"/>
                <w:szCs w:val="20"/>
              </w:rPr>
              <w:t xml:space="preserve"> « Link Ref »  </w:t>
            </w:r>
            <w:r w:rsidRPr="004B48AD">
              <w:rPr>
                <w:sz w:val="20"/>
                <w:szCs w:val="20"/>
              </w:rPr>
              <w:t xml:space="preserve">qu'il a </w:t>
            </w:r>
            <w:r w:rsidR="004B48AD" w:rsidRPr="004B48AD">
              <w:rPr>
                <w:sz w:val="20"/>
                <w:szCs w:val="20"/>
              </w:rPr>
              <w:t xml:space="preserve">reçu </w:t>
            </w:r>
            <w:r w:rsidRPr="004B48AD">
              <w:rPr>
                <w:sz w:val="20"/>
                <w:szCs w:val="20"/>
              </w:rPr>
              <w:t>dans le MT544</w:t>
            </w:r>
            <w:r w:rsidR="004B48AD">
              <w:rPr>
                <w:sz w:val="20"/>
                <w:szCs w:val="20"/>
              </w:rPr>
              <w:t xml:space="preserve"> </w:t>
            </w:r>
            <w:r w:rsidR="004B48AD">
              <w:rPr>
                <w:sz w:val="20"/>
                <w:szCs w:val="20"/>
              </w:rPr>
              <w:lastRenderedPageBreak/>
              <w:t>puis sauvegarde.</w:t>
            </w:r>
          </w:p>
        </w:tc>
        <w:tc>
          <w:tcPr>
            <w:tcW w:w="4905" w:type="dxa"/>
          </w:tcPr>
          <w:p w:rsidR="001B3486" w:rsidRPr="007F29A2" w:rsidRDefault="004B48AD" w:rsidP="00B115DC">
            <w:pPr>
              <w:pStyle w:val="Normal1"/>
              <w:jc w:val="both"/>
              <w:rPr>
                <w:rFonts w:ascii="Calibri" w:hAnsi="Calibri"/>
                <w:i w:val="0"/>
                <w:lang w:val="fr-FR"/>
              </w:rPr>
            </w:pPr>
            <w:r>
              <w:rPr>
                <w:rFonts w:ascii="Calibri" w:hAnsi="Calibri"/>
                <w:i w:val="0"/>
                <w:lang w:val="fr-FR"/>
              </w:rPr>
              <w:lastRenderedPageBreak/>
              <w:t>L’instruction marché est mise à jour.</w:t>
            </w:r>
          </w:p>
        </w:tc>
      </w:tr>
    </w:tbl>
    <w:p w:rsidR="001B3486" w:rsidRPr="004325ED" w:rsidRDefault="001B3486" w:rsidP="001B3486">
      <w:pPr>
        <w:pStyle w:val="Style3"/>
        <w:numPr>
          <w:ilvl w:val="2"/>
          <w:numId w:val="11"/>
        </w:numPr>
        <w:jc w:val="both"/>
      </w:pPr>
      <w:bookmarkStart w:id="196" w:name="_Toc413249584"/>
      <w:r w:rsidRPr="004325ED">
        <w:lastRenderedPageBreak/>
        <w:t>Traitements</w:t>
      </w:r>
      <w:bookmarkEnd w:id="196"/>
    </w:p>
    <w:p w:rsidR="001B3486" w:rsidRPr="004325ED" w:rsidRDefault="001B3486" w:rsidP="001B3486">
      <w:pPr>
        <w:pStyle w:val="ListParagraph"/>
        <w:numPr>
          <w:ilvl w:val="0"/>
          <w:numId w:val="10"/>
        </w:numPr>
        <w:spacing w:before="240" w:after="240" w:line="240" w:lineRule="auto"/>
        <w:ind w:right="142"/>
        <w:jc w:val="both"/>
      </w:pPr>
      <w:r>
        <w:t xml:space="preserve">Les traitements </w:t>
      </w:r>
      <w:r w:rsidRPr="004325ED">
        <w:t>spécifiques à ce</w:t>
      </w:r>
      <w:r>
        <w:t xml:space="preserve"> cas d’utilisation fonctionnelle :</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1B3486" w:rsidRPr="001A11C8" w:rsidTr="00B115DC">
        <w:trPr>
          <w:tblHeader/>
          <w:jc w:val="center"/>
        </w:trPr>
        <w:tc>
          <w:tcPr>
            <w:tcW w:w="1526" w:type="dxa"/>
            <w:shd w:val="clear" w:color="auto" w:fill="808080"/>
          </w:tcPr>
          <w:p w:rsidR="001B3486" w:rsidRPr="001A11C8" w:rsidRDefault="001B3486" w:rsidP="00B115DC">
            <w:pPr>
              <w:jc w:val="both"/>
              <w:rPr>
                <w:b/>
              </w:rPr>
            </w:pPr>
            <w:r w:rsidRPr="001A11C8">
              <w:rPr>
                <w:b/>
              </w:rPr>
              <w:t>Réf.</w:t>
            </w:r>
          </w:p>
        </w:tc>
        <w:tc>
          <w:tcPr>
            <w:tcW w:w="7719" w:type="dxa"/>
            <w:shd w:val="clear" w:color="auto" w:fill="808080"/>
          </w:tcPr>
          <w:p w:rsidR="001B3486" w:rsidRPr="001A11C8" w:rsidRDefault="001B3486" w:rsidP="00B115DC">
            <w:pPr>
              <w:jc w:val="both"/>
              <w:rPr>
                <w:b/>
              </w:rPr>
            </w:pPr>
            <w:r w:rsidRPr="001A11C8">
              <w:rPr>
                <w:b/>
              </w:rPr>
              <w:t>Description</w:t>
            </w:r>
          </w:p>
        </w:tc>
      </w:tr>
      <w:tr w:rsidR="001B3486" w:rsidRPr="001A11C8" w:rsidTr="00B115DC">
        <w:trPr>
          <w:jc w:val="center"/>
        </w:trPr>
        <w:tc>
          <w:tcPr>
            <w:tcW w:w="1526" w:type="dxa"/>
          </w:tcPr>
          <w:p w:rsidR="001B3486" w:rsidRPr="001A11C8" w:rsidRDefault="001B3486" w:rsidP="006B2770">
            <w:pPr>
              <w:spacing w:line="240" w:lineRule="auto"/>
              <w:jc w:val="both"/>
            </w:pPr>
            <w:r w:rsidRPr="001A11C8">
              <w:t>TRT-061</w:t>
            </w:r>
            <w:r w:rsidR="00032AFB">
              <w:t>2</w:t>
            </w:r>
            <w:r w:rsidRPr="001A11C8">
              <w:t>-1</w:t>
            </w:r>
          </w:p>
        </w:tc>
        <w:tc>
          <w:tcPr>
            <w:tcW w:w="7719" w:type="dxa"/>
          </w:tcPr>
          <w:p w:rsidR="001B3486" w:rsidRPr="006B2770" w:rsidRDefault="00032AFB" w:rsidP="00032AFB">
            <w:pPr>
              <w:pStyle w:val="ListParagraph"/>
              <w:spacing w:before="240" w:after="240" w:line="240" w:lineRule="auto"/>
              <w:ind w:left="438" w:right="142"/>
              <w:jc w:val="both"/>
            </w:pPr>
            <w:r>
              <w:t>Ce cas d’utilisation est utilisé lorsqu’une c</w:t>
            </w:r>
            <w:r w:rsidRPr="00032AFB">
              <w:t>onfirmation de Dénouement est reçu</w:t>
            </w:r>
            <w:r>
              <w:t>e</w:t>
            </w:r>
            <w:r w:rsidRPr="00032AFB">
              <w:t xml:space="preserve"> sans que l’IRL </w:t>
            </w:r>
            <w:r>
              <w:t>soit</w:t>
            </w:r>
            <w:r w:rsidRPr="00032AFB">
              <w:t xml:space="preserve"> envoyée par megara au dépositaire.</w:t>
            </w:r>
          </w:p>
        </w:tc>
      </w:tr>
    </w:tbl>
    <w:p w:rsidR="00032AFB" w:rsidRDefault="00032AFB" w:rsidP="00032AFB">
      <w:pPr>
        <w:spacing w:before="60"/>
        <w:jc w:val="both"/>
        <w:rPr>
          <w:i/>
          <w:sz w:val="20"/>
          <w:szCs w:val="20"/>
        </w:rPr>
      </w:pPr>
      <w:r>
        <w:rPr>
          <w:i/>
          <w:sz w:val="20"/>
          <w:szCs w:val="20"/>
        </w:rPr>
        <w:t>0612</w:t>
      </w:r>
      <w:r w:rsidRPr="004325ED">
        <w:rPr>
          <w:i/>
          <w:sz w:val="20"/>
          <w:szCs w:val="20"/>
        </w:rPr>
        <w:t xml:space="preserve"> = </w:t>
      </w:r>
      <w:r>
        <w:rPr>
          <w:i/>
          <w:sz w:val="20"/>
          <w:szCs w:val="20"/>
        </w:rPr>
        <w:t>M</w:t>
      </w:r>
      <w:r w:rsidRPr="0049121C">
        <w:rPr>
          <w:i/>
          <w:sz w:val="20"/>
          <w:szCs w:val="20"/>
        </w:rPr>
        <w:t>ise à jour de la link ref d’une instruction marché</w:t>
      </w:r>
      <w:r>
        <w:rPr>
          <w:i/>
          <w:sz w:val="20"/>
          <w:szCs w:val="20"/>
        </w:rPr>
        <w:t>.</w:t>
      </w:r>
    </w:p>
    <w:p w:rsidR="001B3486" w:rsidRDefault="001B3486" w:rsidP="001B3486">
      <w:pPr>
        <w:tabs>
          <w:tab w:val="left" w:pos="3544"/>
        </w:tabs>
        <w:spacing w:before="60"/>
        <w:jc w:val="both"/>
        <w:rPr>
          <w:i/>
          <w:sz w:val="20"/>
          <w:szCs w:val="20"/>
        </w:rPr>
      </w:pPr>
    </w:p>
    <w:p w:rsidR="005E464D" w:rsidRPr="004325ED" w:rsidRDefault="005E464D" w:rsidP="005E464D">
      <w:pPr>
        <w:pStyle w:val="Style2"/>
        <w:numPr>
          <w:ilvl w:val="1"/>
          <w:numId w:val="11"/>
        </w:numPr>
        <w:jc w:val="both"/>
      </w:pPr>
      <w:bookmarkStart w:id="197" w:name="_Toc413249585"/>
      <w:r>
        <w:t>Cas d’utilisation &lt;</w:t>
      </w:r>
      <w:r w:rsidR="00023886">
        <w:t>mise à jour du taux de change</w:t>
      </w:r>
      <w:r>
        <w:t xml:space="preserve"> </w:t>
      </w:r>
      <w:r w:rsidRPr="004325ED">
        <w:t>&gt;</w:t>
      </w:r>
      <w:bookmarkEnd w:id="197"/>
    </w:p>
    <w:p w:rsidR="005E464D" w:rsidRPr="004325ED" w:rsidRDefault="005E464D" w:rsidP="005E464D">
      <w:pPr>
        <w:pStyle w:val="Style3"/>
        <w:numPr>
          <w:ilvl w:val="2"/>
          <w:numId w:val="11"/>
        </w:numPr>
        <w:jc w:val="both"/>
      </w:pPr>
      <w:bookmarkStart w:id="198" w:name="_Toc413249586"/>
      <w:r w:rsidRPr="004325ED">
        <w:t>Définition et objectif</w:t>
      </w:r>
      <w:bookmarkEnd w:id="198"/>
    </w:p>
    <w:p w:rsidR="00023886" w:rsidRDefault="005E464D" w:rsidP="00023886">
      <w:pPr>
        <w:pStyle w:val="ListParagraph"/>
        <w:numPr>
          <w:ilvl w:val="0"/>
          <w:numId w:val="10"/>
        </w:numPr>
        <w:spacing w:before="240" w:line="240" w:lineRule="auto"/>
        <w:ind w:right="142"/>
        <w:jc w:val="both"/>
      </w:pPr>
      <w:r>
        <w:t xml:space="preserve">Ce cas d’utilisation est dédié à la mise à jour </w:t>
      </w:r>
      <w:r w:rsidR="00023886">
        <w:t>du taux de change Devise/MAD.</w:t>
      </w:r>
    </w:p>
    <w:p w:rsidR="005E464D" w:rsidRDefault="00023886" w:rsidP="00023886">
      <w:pPr>
        <w:pStyle w:val="ListParagraph"/>
        <w:numPr>
          <w:ilvl w:val="0"/>
          <w:numId w:val="10"/>
        </w:numPr>
        <w:spacing w:before="240" w:line="240" w:lineRule="auto"/>
        <w:ind w:right="142"/>
        <w:jc w:val="both"/>
      </w:pPr>
      <w:r>
        <w:t>Ce Cas est utilisé lorsque l’instruction est bloquée pour « génération de FX » quand la devise du compte espèce du client est différente de la devise du dénouement de l’opération</w:t>
      </w:r>
      <w:r w:rsidR="005E464D">
        <w:t>.</w:t>
      </w:r>
    </w:p>
    <w:p w:rsidR="00023886" w:rsidRDefault="00023886" w:rsidP="00023886">
      <w:pPr>
        <w:pStyle w:val="ListParagraph"/>
        <w:numPr>
          <w:ilvl w:val="0"/>
          <w:numId w:val="10"/>
        </w:numPr>
        <w:spacing w:before="240" w:line="240" w:lineRule="auto"/>
        <w:ind w:right="142"/>
        <w:jc w:val="both"/>
      </w:pPr>
      <w:r>
        <w:t xml:space="preserve">Le processus est le suivant : </w:t>
      </w:r>
    </w:p>
    <w:p w:rsidR="00023886" w:rsidRDefault="00023886" w:rsidP="00023886">
      <w:pPr>
        <w:pStyle w:val="ListParagraph"/>
        <w:numPr>
          <w:ilvl w:val="0"/>
          <w:numId w:val="47"/>
        </w:numPr>
        <w:spacing w:before="240" w:line="240" w:lineRule="auto"/>
        <w:ind w:right="142"/>
        <w:jc w:val="both"/>
      </w:pPr>
      <w:r>
        <w:t xml:space="preserve">L’Instruction est bloquée </w:t>
      </w:r>
    </w:p>
    <w:p w:rsidR="00023886" w:rsidRDefault="00023886" w:rsidP="00023886">
      <w:pPr>
        <w:pStyle w:val="ListParagraph"/>
        <w:numPr>
          <w:ilvl w:val="0"/>
          <w:numId w:val="47"/>
        </w:numPr>
        <w:spacing w:before="240" w:line="240" w:lineRule="auto"/>
        <w:ind w:right="142"/>
        <w:jc w:val="both"/>
      </w:pPr>
      <w:r>
        <w:t>Une demande d’opération de FX est envoyée au tableau de bord</w:t>
      </w:r>
    </w:p>
    <w:p w:rsidR="00023886" w:rsidRDefault="00023886" w:rsidP="00023886">
      <w:pPr>
        <w:pStyle w:val="ListParagraph"/>
        <w:numPr>
          <w:ilvl w:val="0"/>
          <w:numId w:val="47"/>
        </w:numPr>
        <w:spacing w:before="240" w:line="240" w:lineRule="auto"/>
        <w:ind w:right="142"/>
        <w:jc w:val="both"/>
      </w:pPr>
      <w:r>
        <w:t>L’opération</w:t>
      </w:r>
      <w:r w:rsidR="004E7DA8">
        <w:t xml:space="preserve"> de change est faite hors M</w:t>
      </w:r>
      <w:r>
        <w:t>egara</w:t>
      </w:r>
    </w:p>
    <w:p w:rsidR="004E7DA8" w:rsidRDefault="00023886" w:rsidP="004E7DA8">
      <w:pPr>
        <w:pStyle w:val="ListParagraph"/>
        <w:numPr>
          <w:ilvl w:val="0"/>
          <w:numId w:val="47"/>
        </w:numPr>
        <w:spacing w:before="240" w:line="240" w:lineRule="auto"/>
        <w:ind w:right="142"/>
        <w:jc w:val="both"/>
      </w:pPr>
      <w:r>
        <w:t xml:space="preserve">L’utilisateur </w:t>
      </w:r>
      <w:r w:rsidR="004E7DA8">
        <w:t>ajoute manuellement le taux de change à appliquer via le cas d’utilisateur décrit ci-dessous.</w:t>
      </w:r>
    </w:p>
    <w:p w:rsidR="00023886" w:rsidRDefault="00023886" w:rsidP="00023886">
      <w:pPr>
        <w:pStyle w:val="ListParagraph"/>
        <w:spacing w:before="240" w:line="240" w:lineRule="auto"/>
        <w:ind w:right="142"/>
        <w:jc w:val="both"/>
      </w:pPr>
    </w:p>
    <w:p w:rsidR="005E464D" w:rsidRPr="004325ED" w:rsidRDefault="005E464D" w:rsidP="005E464D">
      <w:pPr>
        <w:pStyle w:val="Style3"/>
        <w:numPr>
          <w:ilvl w:val="2"/>
          <w:numId w:val="11"/>
        </w:numPr>
        <w:jc w:val="both"/>
      </w:pPr>
      <w:bookmarkStart w:id="199" w:name="_Toc413249587"/>
      <w:r w:rsidRPr="004325ED">
        <w:t>Pré-conditions</w:t>
      </w:r>
      <w:bookmarkEnd w:id="199"/>
    </w:p>
    <w:p w:rsidR="005E464D" w:rsidRPr="004325ED" w:rsidRDefault="005E464D" w:rsidP="005E464D">
      <w:pPr>
        <w:pStyle w:val="ListParagraph"/>
        <w:numPr>
          <w:ilvl w:val="0"/>
          <w:numId w:val="10"/>
        </w:numPr>
        <w:spacing w:before="240" w:after="240" w:line="240" w:lineRule="auto"/>
        <w:ind w:right="142"/>
        <w:jc w:val="both"/>
      </w:pPr>
      <w:r>
        <w:t>L</w:t>
      </w:r>
      <w:r w:rsidRPr="004325ED">
        <w:t xml:space="preserve">es pré-conditions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5E464D" w:rsidRPr="001A11C8" w:rsidTr="00B115DC">
        <w:trPr>
          <w:tblHeader/>
          <w:jc w:val="center"/>
        </w:trPr>
        <w:tc>
          <w:tcPr>
            <w:tcW w:w="1526" w:type="dxa"/>
            <w:shd w:val="clear" w:color="auto" w:fill="D9D9D9"/>
          </w:tcPr>
          <w:p w:rsidR="005E464D" w:rsidRPr="001A11C8" w:rsidRDefault="005E464D" w:rsidP="00B115DC">
            <w:pPr>
              <w:jc w:val="both"/>
              <w:rPr>
                <w:b/>
              </w:rPr>
            </w:pPr>
            <w:r w:rsidRPr="001A11C8">
              <w:rPr>
                <w:b/>
              </w:rPr>
              <w:t>Réf.</w:t>
            </w:r>
          </w:p>
        </w:tc>
        <w:tc>
          <w:tcPr>
            <w:tcW w:w="7719" w:type="dxa"/>
            <w:shd w:val="clear" w:color="auto" w:fill="D9D9D9"/>
          </w:tcPr>
          <w:p w:rsidR="005E464D" w:rsidRPr="001A11C8" w:rsidRDefault="005E464D" w:rsidP="00B115DC">
            <w:pPr>
              <w:jc w:val="both"/>
              <w:rPr>
                <w:b/>
              </w:rPr>
            </w:pPr>
            <w:r w:rsidRPr="001A11C8">
              <w:rPr>
                <w:b/>
              </w:rPr>
              <w:t>Description</w:t>
            </w:r>
          </w:p>
        </w:tc>
      </w:tr>
      <w:tr w:rsidR="005E464D" w:rsidRPr="001A11C8" w:rsidTr="00B115DC">
        <w:trPr>
          <w:jc w:val="center"/>
        </w:trPr>
        <w:tc>
          <w:tcPr>
            <w:tcW w:w="1526" w:type="dxa"/>
          </w:tcPr>
          <w:p w:rsidR="005E464D" w:rsidRPr="001A11C8" w:rsidRDefault="005E464D" w:rsidP="004E7DA8">
            <w:pPr>
              <w:jc w:val="both"/>
            </w:pPr>
            <w:r w:rsidRPr="001A11C8">
              <w:t>PRE-061</w:t>
            </w:r>
            <w:r w:rsidR="004E7DA8">
              <w:t>3</w:t>
            </w:r>
            <w:r w:rsidRPr="001A11C8">
              <w:t>-1</w:t>
            </w:r>
          </w:p>
        </w:tc>
        <w:tc>
          <w:tcPr>
            <w:tcW w:w="7719" w:type="dxa"/>
          </w:tcPr>
          <w:p w:rsidR="005E464D" w:rsidRDefault="005E464D" w:rsidP="004E7DA8">
            <w:pPr>
              <w:pStyle w:val="Normal1"/>
              <w:jc w:val="both"/>
              <w:rPr>
                <w:rFonts w:ascii="Calibri" w:hAnsi="Calibri"/>
                <w:i w:val="0"/>
                <w:lang w:val="fr-FR"/>
              </w:rPr>
            </w:pPr>
            <w:r>
              <w:rPr>
                <w:rFonts w:ascii="Calibri" w:hAnsi="Calibri"/>
                <w:i w:val="0"/>
                <w:lang w:val="fr-FR"/>
              </w:rPr>
              <w:t xml:space="preserve">Instruction </w:t>
            </w:r>
            <w:r w:rsidR="004E7DA8">
              <w:rPr>
                <w:rFonts w:ascii="Calibri" w:hAnsi="Calibri"/>
                <w:i w:val="0"/>
                <w:lang w:val="fr-FR"/>
              </w:rPr>
              <w:t>client est bloquée en attente d’opération de FX</w:t>
            </w:r>
            <w:r>
              <w:rPr>
                <w:rFonts w:ascii="Calibri" w:hAnsi="Calibri"/>
                <w:i w:val="0"/>
                <w:lang w:val="fr-FR"/>
              </w:rPr>
              <w:t xml:space="preserve"> </w:t>
            </w:r>
          </w:p>
        </w:tc>
      </w:tr>
      <w:tr w:rsidR="005E464D" w:rsidRPr="001A11C8" w:rsidTr="00B115DC">
        <w:trPr>
          <w:jc w:val="center"/>
        </w:trPr>
        <w:tc>
          <w:tcPr>
            <w:tcW w:w="1526" w:type="dxa"/>
          </w:tcPr>
          <w:p w:rsidR="005E464D" w:rsidRPr="001A11C8" w:rsidRDefault="005E464D" w:rsidP="004E7DA8">
            <w:pPr>
              <w:jc w:val="both"/>
            </w:pPr>
            <w:r w:rsidRPr="001A11C8">
              <w:t>PRE-061</w:t>
            </w:r>
            <w:r w:rsidR="004E7DA8">
              <w:t>3</w:t>
            </w:r>
            <w:r w:rsidRPr="001A11C8">
              <w:t>-2</w:t>
            </w:r>
          </w:p>
        </w:tc>
        <w:tc>
          <w:tcPr>
            <w:tcW w:w="7719" w:type="dxa"/>
          </w:tcPr>
          <w:p w:rsidR="005E464D" w:rsidRDefault="004E7DA8" w:rsidP="00B115DC">
            <w:pPr>
              <w:pStyle w:val="Normal1"/>
              <w:jc w:val="both"/>
              <w:rPr>
                <w:rFonts w:ascii="Calibri" w:hAnsi="Calibri"/>
                <w:i w:val="0"/>
                <w:lang w:val="fr-FR"/>
              </w:rPr>
            </w:pPr>
            <w:r>
              <w:rPr>
                <w:rFonts w:ascii="Calibri" w:hAnsi="Calibri"/>
                <w:i w:val="0"/>
                <w:lang w:val="fr-FR"/>
              </w:rPr>
              <w:t>Une demande d’opération de FX est générée</w:t>
            </w:r>
          </w:p>
        </w:tc>
      </w:tr>
    </w:tbl>
    <w:p w:rsidR="005E464D" w:rsidRDefault="005E464D" w:rsidP="005E464D">
      <w:pPr>
        <w:spacing w:before="60"/>
        <w:jc w:val="both"/>
        <w:rPr>
          <w:i/>
          <w:sz w:val="20"/>
          <w:szCs w:val="20"/>
        </w:rPr>
      </w:pPr>
      <w:r>
        <w:rPr>
          <w:i/>
          <w:sz w:val="20"/>
          <w:szCs w:val="20"/>
        </w:rPr>
        <w:t>061</w:t>
      </w:r>
      <w:r w:rsidR="004E7DA8">
        <w:rPr>
          <w:i/>
          <w:sz w:val="20"/>
          <w:szCs w:val="20"/>
        </w:rPr>
        <w:t>3</w:t>
      </w:r>
      <w:r w:rsidRPr="004325ED">
        <w:rPr>
          <w:i/>
          <w:sz w:val="20"/>
          <w:szCs w:val="20"/>
        </w:rPr>
        <w:t xml:space="preserve"> = </w:t>
      </w:r>
      <w:r>
        <w:rPr>
          <w:i/>
          <w:sz w:val="20"/>
          <w:szCs w:val="20"/>
        </w:rPr>
        <w:t>M</w:t>
      </w:r>
      <w:r w:rsidRPr="0049121C">
        <w:rPr>
          <w:i/>
          <w:sz w:val="20"/>
          <w:szCs w:val="20"/>
        </w:rPr>
        <w:t xml:space="preserve">ise à jour </w:t>
      </w:r>
      <w:r w:rsidR="004E7DA8">
        <w:rPr>
          <w:i/>
          <w:sz w:val="20"/>
          <w:szCs w:val="20"/>
        </w:rPr>
        <w:t>du taux de change</w:t>
      </w:r>
    </w:p>
    <w:p w:rsidR="005E464D" w:rsidRPr="004325ED" w:rsidRDefault="005E464D" w:rsidP="005E464D">
      <w:pPr>
        <w:pStyle w:val="Style3"/>
        <w:numPr>
          <w:ilvl w:val="2"/>
          <w:numId w:val="11"/>
        </w:numPr>
        <w:jc w:val="both"/>
      </w:pPr>
      <w:bookmarkStart w:id="200" w:name="_Toc413249588"/>
      <w:r w:rsidRPr="004325ED">
        <w:t>Post-conditions</w:t>
      </w:r>
      <w:bookmarkEnd w:id="200"/>
    </w:p>
    <w:p w:rsidR="005E464D" w:rsidRPr="004325ED" w:rsidRDefault="005E464D" w:rsidP="005E464D">
      <w:pPr>
        <w:pStyle w:val="ListParagraph"/>
        <w:numPr>
          <w:ilvl w:val="0"/>
          <w:numId w:val="10"/>
        </w:numPr>
        <w:spacing w:before="240" w:after="240" w:line="240" w:lineRule="auto"/>
        <w:ind w:right="142"/>
        <w:jc w:val="both"/>
      </w:pPr>
      <w:r>
        <w:t>L</w:t>
      </w:r>
      <w:r w:rsidRPr="004325ED">
        <w:t>es p</w:t>
      </w:r>
      <w:r>
        <w:t>ost</w:t>
      </w:r>
      <w:r w:rsidRPr="004325ED">
        <w:t xml:space="preserve">-conditions spécifiques à ce </w:t>
      </w:r>
      <w:r>
        <w:t>cas d’utilisation fonctionnelle</w:t>
      </w:r>
      <w:r w:rsidRPr="004325ED">
        <w: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5E464D" w:rsidRPr="001A11C8" w:rsidTr="00B115DC">
        <w:trPr>
          <w:tblHeader/>
          <w:jc w:val="center"/>
        </w:trPr>
        <w:tc>
          <w:tcPr>
            <w:tcW w:w="1526" w:type="dxa"/>
            <w:shd w:val="clear" w:color="auto" w:fill="D9D9D9"/>
          </w:tcPr>
          <w:p w:rsidR="005E464D" w:rsidRPr="001A11C8" w:rsidRDefault="005E464D" w:rsidP="00B115DC">
            <w:pPr>
              <w:jc w:val="both"/>
              <w:rPr>
                <w:b/>
              </w:rPr>
            </w:pPr>
            <w:r w:rsidRPr="001A11C8">
              <w:rPr>
                <w:b/>
              </w:rPr>
              <w:t>Réf.</w:t>
            </w:r>
          </w:p>
        </w:tc>
        <w:tc>
          <w:tcPr>
            <w:tcW w:w="7719" w:type="dxa"/>
            <w:shd w:val="clear" w:color="auto" w:fill="D9D9D9"/>
          </w:tcPr>
          <w:p w:rsidR="005E464D" w:rsidRPr="001A11C8" w:rsidRDefault="005E464D" w:rsidP="00B115DC">
            <w:pPr>
              <w:jc w:val="both"/>
              <w:rPr>
                <w:b/>
              </w:rPr>
            </w:pPr>
            <w:r w:rsidRPr="001A11C8">
              <w:rPr>
                <w:b/>
              </w:rPr>
              <w:t>Description</w:t>
            </w:r>
          </w:p>
        </w:tc>
      </w:tr>
      <w:tr w:rsidR="005E464D" w:rsidRPr="001A11C8" w:rsidTr="00B115DC">
        <w:trPr>
          <w:jc w:val="center"/>
        </w:trPr>
        <w:tc>
          <w:tcPr>
            <w:tcW w:w="1526" w:type="dxa"/>
          </w:tcPr>
          <w:p w:rsidR="005E464D" w:rsidRPr="001A11C8" w:rsidRDefault="005E464D" w:rsidP="004E7DA8">
            <w:pPr>
              <w:jc w:val="both"/>
            </w:pPr>
            <w:r w:rsidRPr="001A11C8">
              <w:t>POS-061</w:t>
            </w:r>
            <w:r w:rsidR="004E7DA8">
              <w:t>3</w:t>
            </w:r>
            <w:r w:rsidRPr="001A11C8">
              <w:t>-1</w:t>
            </w:r>
          </w:p>
        </w:tc>
        <w:tc>
          <w:tcPr>
            <w:tcW w:w="7719" w:type="dxa"/>
          </w:tcPr>
          <w:p w:rsidR="005E464D" w:rsidRPr="004325ED" w:rsidRDefault="005E464D" w:rsidP="00B115DC">
            <w:pPr>
              <w:pStyle w:val="Normal1"/>
              <w:jc w:val="both"/>
              <w:rPr>
                <w:i w:val="0"/>
                <w:lang w:val="fr-FR"/>
              </w:rPr>
            </w:pPr>
          </w:p>
        </w:tc>
      </w:tr>
    </w:tbl>
    <w:p w:rsidR="005E464D" w:rsidRPr="0031139C" w:rsidRDefault="005E464D" w:rsidP="005E464D">
      <w:pPr>
        <w:pStyle w:val="Style3"/>
        <w:numPr>
          <w:ilvl w:val="2"/>
          <w:numId w:val="11"/>
        </w:numPr>
        <w:jc w:val="both"/>
      </w:pPr>
      <w:bookmarkStart w:id="201" w:name="_Toc413249589"/>
      <w:r w:rsidRPr="004325ED">
        <w:t>Diagramme d’activité</w:t>
      </w:r>
      <w:bookmarkEnd w:id="201"/>
    </w:p>
    <w:p w:rsidR="005E464D" w:rsidRDefault="005E464D" w:rsidP="005E464D">
      <w:pPr>
        <w:pStyle w:val="ListParagraph"/>
        <w:spacing w:before="240" w:line="240" w:lineRule="auto"/>
        <w:ind w:right="142"/>
        <w:jc w:val="both"/>
      </w:pPr>
      <w:r>
        <w:t>L’interaction entre l’utilisateur et le système est représenté comme suit :</w:t>
      </w:r>
    </w:p>
    <w:p w:rsidR="005E464D" w:rsidRDefault="005E464D" w:rsidP="005E464D">
      <w:pPr>
        <w:spacing w:line="240" w:lineRule="auto"/>
        <w:ind w:right="142"/>
        <w:jc w:val="both"/>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4340"/>
        <w:gridCol w:w="4905"/>
      </w:tblGrid>
      <w:tr w:rsidR="005E464D" w:rsidRPr="001A11C8" w:rsidTr="00B115DC">
        <w:trPr>
          <w:tblHeader/>
          <w:jc w:val="center"/>
        </w:trPr>
        <w:tc>
          <w:tcPr>
            <w:tcW w:w="4340" w:type="dxa"/>
            <w:shd w:val="clear" w:color="auto" w:fill="D9D9D9"/>
          </w:tcPr>
          <w:p w:rsidR="005E464D" w:rsidRPr="001A11C8" w:rsidRDefault="005E464D" w:rsidP="00B115DC">
            <w:pPr>
              <w:jc w:val="both"/>
              <w:rPr>
                <w:b/>
              </w:rPr>
            </w:pPr>
            <w:r w:rsidRPr="001A11C8">
              <w:rPr>
                <w:b/>
              </w:rPr>
              <w:t>L’utilisateur</w:t>
            </w:r>
          </w:p>
        </w:tc>
        <w:tc>
          <w:tcPr>
            <w:tcW w:w="4905" w:type="dxa"/>
            <w:shd w:val="clear" w:color="auto" w:fill="D9D9D9"/>
          </w:tcPr>
          <w:p w:rsidR="005E464D" w:rsidRPr="001A11C8" w:rsidRDefault="005E464D" w:rsidP="00B115DC">
            <w:pPr>
              <w:jc w:val="both"/>
              <w:rPr>
                <w:b/>
              </w:rPr>
            </w:pPr>
            <w:r w:rsidRPr="001A11C8">
              <w:rPr>
                <w:b/>
              </w:rPr>
              <w:t>MegaCustody</w:t>
            </w:r>
          </w:p>
        </w:tc>
      </w:tr>
      <w:tr w:rsidR="005E464D" w:rsidRPr="001A11C8" w:rsidTr="00B115DC">
        <w:trPr>
          <w:jc w:val="center"/>
        </w:trPr>
        <w:tc>
          <w:tcPr>
            <w:tcW w:w="4340" w:type="dxa"/>
          </w:tcPr>
          <w:p w:rsidR="005E464D" w:rsidRPr="001A11C8" w:rsidRDefault="004E7DA8" w:rsidP="00B115DC">
            <w:pPr>
              <w:jc w:val="both"/>
              <w:rPr>
                <w:sz w:val="20"/>
                <w:szCs w:val="20"/>
              </w:rPr>
            </w:pPr>
            <w:r>
              <w:rPr>
                <w:sz w:val="20"/>
                <w:szCs w:val="20"/>
              </w:rPr>
              <w:t>Référence du contrat FX</w:t>
            </w:r>
          </w:p>
        </w:tc>
        <w:tc>
          <w:tcPr>
            <w:tcW w:w="4905" w:type="dxa"/>
          </w:tcPr>
          <w:p w:rsidR="005E464D" w:rsidRPr="007F29A2" w:rsidRDefault="004E7DA8" w:rsidP="00B115DC">
            <w:pPr>
              <w:pStyle w:val="Normal1"/>
              <w:jc w:val="both"/>
              <w:rPr>
                <w:rFonts w:ascii="Calibri" w:hAnsi="Calibri"/>
                <w:i w:val="0"/>
                <w:lang w:val="fr-FR"/>
              </w:rPr>
            </w:pPr>
            <w:r>
              <w:rPr>
                <w:rFonts w:ascii="Calibri" w:hAnsi="Calibri"/>
                <w:i w:val="0"/>
                <w:lang w:val="fr-FR"/>
              </w:rPr>
              <w:t>Elle est automatiquement générée par le système dés que l’instruction est bloquée et la demande d’opération de FX est générée.</w:t>
            </w:r>
          </w:p>
        </w:tc>
      </w:tr>
      <w:tr w:rsidR="004E7DA8" w:rsidRPr="001A11C8" w:rsidTr="00B115DC">
        <w:trPr>
          <w:jc w:val="center"/>
        </w:trPr>
        <w:tc>
          <w:tcPr>
            <w:tcW w:w="4340" w:type="dxa"/>
          </w:tcPr>
          <w:p w:rsidR="004E7DA8" w:rsidRDefault="004E7DA8" w:rsidP="00B115DC">
            <w:pPr>
              <w:jc w:val="both"/>
              <w:rPr>
                <w:sz w:val="20"/>
                <w:szCs w:val="20"/>
              </w:rPr>
            </w:pPr>
            <w:r>
              <w:rPr>
                <w:sz w:val="20"/>
                <w:szCs w:val="20"/>
              </w:rPr>
              <w:t>App reference</w:t>
            </w:r>
          </w:p>
        </w:tc>
        <w:tc>
          <w:tcPr>
            <w:tcW w:w="4905" w:type="dxa"/>
          </w:tcPr>
          <w:p w:rsidR="004E7DA8" w:rsidRDefault="004E7DA8" w:rsidP="00B115DC">
            <w:pPr>
              <w:pStyle w:val="Normal1"/>
              <w:jc w:val="both"/>
              <w:rPr>
                <w:rFonts w:ascii="Calibri" w:hAnsi="Calibri"/>
                <w:i w:val="0"/>
                <w:lang w:val="fr-FR"/>
              </w:rPr>
            </w:pPr>
            <w:r>
              <w:rPr>
                <w:rFonts w:ascii="Calibri" w:hAnsi="Calibri"/>
                <w:i w:val="0"/>
                <w:lang w:val="fr-FR"/>
              </w:rPr>
              <w:t>C’est la même référence que référence du contrat FX</w:t>
            </w:r>
          </w:p>
        </w:tc>
      </w:tr>
      <w:tr w:rsidR="004E7DA8" w:rsidRPr="001A11C8" w:rsidTr="00B115DC">
        <w:trPr>
          <w:jc w:val="center"/>
        </w:trPr>
        <w:tc>
          <w:tcPr>
            <w:tcW w:w="4340" w:type="dxa"/>
          </w:tcPr>
          <w:p w:rsidR="004E7DA8" w:rsidRDefault="004E7DA8" w:rsidP="00B115DC">
            <w:pPr>
              <w:jc w:val="both"/>
              <w:rPr>
                <w:sz w:val="20"/>
                <w:szCs w:val="20"/>
              </w:rPr>
            </w:pPr>
            <w:r>
              <w:rPr>
                <w:sz w:val="20"/>
                <w:szCs w:val="20"/>
              </w:rPr>
              <w:t>Flag « envoyé »</w:t>
            </w:r>
          </w:p>
        </w:tc>
        <w:tc>
          <w:tcPr>
            <w:tcW w:w="4905" w:type="dxa"/>
          </w:tcPr>
          <w:p w:rsidR="004E7DA8" w:rsidRDefault="004E7DA8" w:rsidP="00B115DC">
            <w:pPr>
              <w:pStyle w:val="Normal1"/>
              <w:jc w:val="both"/>
              <w:rPr>
                <w:rFonts w:ascii="Calibri" w:hAnsi="Calibri"/>
                <w:i w:val="0"/>
                <w:lang w:val="fr-FR"/>
              </w:rPr>
            </w:pPr>
            <w:r>
              <w:rPr>
                <w:rFonts w:ascii="Calibri" w:hAnsi="Calibri"/>
                <w:i w:val="0"/>
                <w:lang w:val="fr-FR"/>
              </w:rPr>
              <w:t>Indique si la demande d’opération de FX a été envoyé ou pas.</w:t>
            </w:r>
          </w:p>
        </w:tc>
      </w:tr>
      <w:tr w:rsidR="004E7DA8" w:rsidRPr="001A11C8" w:rsidTr="00B115DC">
        <w:trPr>
          <w:jc w:val="center"/>
        </w:trPr>
        <w:tc>
          <w:tcPr>
            <w:tcW w:w="4340" w:type="dxa"/>
          </w:tcPr>
          <w:p w:rsidR="004E7DA8" w:rsidRDefault="004E7DA8" w:rsidP="00B115DC">
            <w:pPr>
              <w:jc w:val="both"/>
              <w:rPr>
                <w:sz w:val="20"/>
                <w:szCs w:val="20"/>
              </w:rPr>
            </w:pPr>
            <w:r>
              <w:rPr>
                <w:sz w:val="20"/>
                <w:szCs w:val="20"/>
              </w:rPr>
              <w:t>Statut</w:t>
            </w:r>
          </w:p>
        </w:tc>
        <w:tc>
          <w:tcPr>
            <w:tcW w:w="4905" w:type="dxa"/>
          </w:tcPr>
          <w:p w:rsidR="004E7DA8" w:rsidRDefault="00216031" w:rsidP="00B115DC">
            <w:pPr>
              <w:pStyle w:val="Normal1"/>
              <w:jc w:val="both"/>
              <w:rPr>
                <w:rFonts w:ascii="Calibri" w:hAnsi="Calibri"/>
                <w:i w:val="0"/>
                <w:lang w:val="fr-FR"/>
              </w:rPr>
            </w:pPr>
            <w:r>
              <w:rPr>
                <w:rFonts w:ascii="Calibri" w:hAnsi="Calibri"/>
                <w:i w:val="0"/>
                <w:lang w:val="fr-FR"/>
              </w:rPr>
              <w:t>Automatiquement rempli par le système, il i</w:t>
            </w:r>
            <w:r w:rsidR="004E7DA8">
              <w:rPr>
                <w:rFonts w:ascii="Calibri" w:hAnsi="Calibri"/>
                <w:i w:val="0"/>
                <w:lang w:val="fr-FR"/>
              </w:rPr>
              <w:t>ndique le statut de la demande d’opération de FX</w:t>
            </w:r>
          </w:p>
          <w:p w:rsidR="004E7DA8" w:rsidRDefault="004E7DA8" w:rsidP="004E7DA8">
            <w:pPr>
              <w:pStyle w:val="Normal1"/>
              <w:numPr>
                <w:ilvl w:val="0"/>
                <w:numId w:val="38"/>
              </w:numPr>
              <w:jc w:val="both"/>
              <w:rPr>
                <w:rFonts w:ascii="Calibri" w:hAnsi="Calibri"/>
                <w:i w:val="0"/>
                <w:lang w:val="fr-FR"/>
              </w:rPr>
            </w:pPr>
            <w:r>
              <w:rPr>
                <w:rFonts w:ascii="Calibri" w:hAnsi="Calibri"/>
                <w:i w:val="0"/>
                <w:lang w:val="fr-FR"/>
              </w:rPr>
              <w:t>Créé : signifie que la demande a été créée et généré dans le tableau de bord</w:t>
            </w:r>
          </w:p>
          <w:p w:rsidR="004E7DA8" w:rsidRDefault="004E7DA8" w:rsidP="004E7DA8">
            <w:pPr>
              <w:pStyle w:val="Normal1"/>
              <w:numPr>
                <w:ilvl w:val="0"/>
                <w:numId w:val="38"/>
              </w:numPr>
              <w:jc w:val="both"/>
              <w:rPr>
                <w:rFonts w:ascii="Calibri" w:hAnsi="Calibri"/>
                <w:i w:val="0"/>
                <w:lang w:val="fr-FR"/>
              </w:rPr>
            </w:pPr>
            <w:r>
              <w:rPr>
                <w:rFonts w:ascii="Calibri" w:hAnsi="Calibri"/>
                <w:i w:val="0"/>
                <w:lang w:val="fr-FR"/>
              </w:rPr>
              <w:t>Envoyé : signifie que la demande a été envoyé au système responsable de la l’opération de change exp banque</w:t>
            </w:r>
          </w:p>
          <w:p w:rsidR="004E7DA8" w:rsidRDefault="004E7DA8" w:rsidP="004E7DA8">
            <w:pPr>
              <w:pStyle w:val="Normal1"/>
              <w:numPr>
                <w:ilvl w:val="0"/>
                <w:numId w:val="38"/>
              </w:numPr>
              <w:jc w:val="both"/>
              <w:rPr>
                <w:rFonts w:ascii="Calibri" w:hAnsi="Calibri"/>
                <w:i w:val="0"/>
                <w:lang w:val="fr-FR"/>
              </w:rPr>
            </w:pPr>
            <w:r>
              <w:rPr>
                <w:rFonts w:ascii="Calibri" w:hAnsi="Calibri"/>
                <w:i w:val="0"/>
                <w:lang w:val="fr-FR"/>
              </w:rPr>
              <w:t>Impacté : signifie que le taux de change a été reçu et a impacté les montants de l’instruction</w:t>
            </w:r>
          </w:p>
          <w:p w:rsidR="004E7DA8" w:rsidRDefault="004E7DA8" w:rsidP="004E7DA8">
            <w:pPr>
              <w:pStyle w:val="Normal1"/>
              <w:numPr>
                <w:ilvl w:val="0"/>
                <w:numId w:val="38"/>
              </w:numPr>
              <w:jc w:val="both"/>
              <w:rPr>
                <w:rFonts w:ascii="Calibri" w:hAnsi="Calibri"/>
                <w:i w:val="0"/>
                <w:lang w:val="fr-FR"/>
              </w:rPr>
            </w:pPr>
            <w:r>
              <w:rPr>
                <w:rFonts w:ascii="Calibri" w:hAnsi="Calibri"/>
                <w:i w:val="0"/>
                <w:lang w:val="fr-FR"/>
              </w:rPr>
              <w:t>Annulé : signifie que la demande de FX est annulée.</w:t>
            </w:r>
          </w:p>
        </w:tc>
      </w:tr>
      <w:tr w:rsidR="004E7DA8" w:rsidRPr="001A11C8" w:rsidTr="00B115DC">
        <w:trPr>
          <w:jc w:val="center"/>
        </w:trPr>
        <w:tc>
          <w:tcPr>
            <w:tcW w:w="4340" w:type="dxa"/>
          </w:tcPr>
          <w:p w:rsidR="004E7DA8" w:rsidRDefault="00216031" w:rsidP="00B115DC">
            <w:pPr>
              <w:jc w:val="both"/>
              <w:rPr>
                <w:sz w:val="20"/>
                <w:szCs w:val="20"/>
              </w:rPr>
            </w:pPr>
            <w:r>
              <w:rPr>
                <w:sz w:val="20"/>
                <w:szCs w:val="20"/>
              </w:rPr>
              <w:t>Type de l’opération : achat / vente</w:t>
            </w:r>
          </w:p>
        </w:tc>
        <w:tc>
          <w:tcPr>
            <w:tcW w:w="4905" w:type="dxa"/>
          </w:tcPr>
          <w:p w:rsidR="004E7DA8" w:rsidRDefault="00216031" w:rsidP="00216031">
            <w:pPr>
              <w:pStyle w:val="Normal1"/>
              <w:jc w:val="both"/>
              <w:rPr>
                <w:rFonts w:ascii="Calibri" w:hAnsi="Calibri"/>
                <w:i w:val="0"/>
                <w:lang w:val="fr-FR"/>
              </w:rPr>
            </w:pPr>
            <w:r>
              <w:rPr>
                <w:rFonts w:ascii="Calibri" w:hAnsi="Calibri"/>
                <w:i w:val="0"/>
                <w:lang w:val="fr-FR"/>
              </w:rPr>
              <w:t>Automatiquement rempli par le système en se basant sur l’instruction client. Exemple achat MAD/EUR</w:t>
            </w:r>
          </w:p>
        </w:tc>
      </w:tr>
      <w:tr w:rsidR="00216031" w:rsidRPr="001A11C8" w:rsidTr="00B115DC">
        <w:trPr>
          <w:jc w:val="center"/>
        </w:trPr>
        <w:tc>
          <w:tcPr>
            <w:tcW w:w="4340" w:type="dxa"/>
          </w:tcPr>
          <w:p w:rsidR="00216031" w:rsidRDefault="00216031" w:rsidP="00B115DC">
            <w:pPr>
              <w:jc w:val="both"/>
              <w:rPr>
                <w:sz w:val="20"/>
                <w:szCs w:val="20"/>
              </w:rPr>
            </w:pPr>
            <w:r>
              <w:rPr>
                <w:sz w:val="20"/>
                <w:szCs w:val="20"/>
              </w:rPr>
              <w:t>Date d’initiation</w:t>
            </w:r>
          </w:p>
        </w:tc>
        <w:tc>
          <w:tcPr>
            <w:tcW w:w="4905" w:type="dxa"/>
          </w:tcPr>
          <w:p w:rsidR="00216031" w:rsidRDefault="00216031" w:rsidP="00216031">
            <w:pPr>
              <w:pStyle w:val="Normal1"/>
              <w:jc w:val="both"/>
              <w:rPr>
                <w:rFonts w:ascii="Calibri" w:hAnsi="Calibri"/>
                <w:i w:val="0"/>
                <w:lang w:val="fr-FR"/>
              </w:rPr>
            </w:pPr>
            <w:r>
              <w:rPr>
                <w:rFonts w:ascii="Calibri" w:hAnsi="Calibri"/>
                <w:i w:val="0"/>
                <w:lang w:val="fr-FR"/>
              </w:rPr>
              <w:t xml:space="preserve">Automatiquement rempli par le système : Date de génération de la demande de FX : date de détection </w:t>
            </w:r>
          </w:p>
        </w:tc>
      </w:tr>
      <w:tr w:rsidR="00216031" w:rsidRPr="001A11C8" w:rsidTr="00B115DC">
        <w:trPr>
          <w:jc w:val="center"/>
        </w:trPr>
        <w:tc>
          <w:tcPr>
            <w:tcW w:w="4340" w:type="dxa"/>
          </w:tcPr>
          <w:p w:rsidR="00216031" w:rsidRDefault="00216031" w:rsidP="00B115DC">
            <w:pPr>
              <w:jc w:val="both"/>
              <w:rPr>
                <w:sz w:val="20"/>
                <w:szCs w:val="20"/>
              </w:rPr>
            </w:pPr>
            <w:r>
              <w:rPr>
                <w:sz w:val="20"/>
                <w:szCs w:val="20"/>
              </w:rPr>
              <w:t>Montant total</w:t>
            </w:r>
          </w:p>
        </w:tc>
        <w:tc>
          <w:tcPr>
            <w:tcW w:w="4905" w:type="dxa"/>
          </w:tcPr>
          <w:p w:rsidR="00216031" w:rsidRDefault="00216031" w:rsidP="00216031">
            <w:pPr>
              <w:pStyle w:val="Normal1"/>
              <w:jc w:val="both"/>
              <w:rPr>
                <w:rFonts w:ascii="Calibri" w:hAnsi="Calibri"/>
                <w:i w:val="0"/>
                <w:lang w:val="fr-FR"/>
              </w:rPr>
            </w:pPr>
            <w:r>
              <w:rPr>
                <w:rFonts w:ascii="Calibri" w:hAnsi="Calibri"/>
                <w:i w:val="0"/>
                <w:lang w:val="fr-FR"/>
              </w:rPr>
              <w:t>Automatiquement rempli par le système : Montant total du dénouement à échanger</w:t>
            </w:r>
          </w:p>
        </w:tc>
      </w:tr>
      <w:tr w:rsidR="00216031" w:rsidRPr="001A11C8" w:rsidTr="00B115DC">
        <w:trPr>
          <w:jc w:val="center"/>
        </w:trPr>
        <w:tc>
          <w:tcPr>
            <w:tcW w:w="4340" w:type="dxa"/>
          </w:tcPr>
          <w:p w:rsidR="00216031" w:rsidRDefault="00216031" w:rsidP="00B115DC">
            <w:pPr>
              <w:jc w:val="both"/>
              <w:rPr>
                <w:sz w:val="20"/>
                <w:szCs w:val="20"/>
              </w:rPr>
            </w:pPr>
            <w:r>
              <w:rPr>
                <w:sz w:val="20"/>
                <w:szCs w:val="20"/>
              </w:rPr>
              <w:t>Devise de l’opération</w:t>
            </w:r>
          </w:p>
        </w:tc>
        <w:tc>
          <w:tcPr>
            <w:tcW w:w="4905" w:type="dxa"/>
          </w:tcPr>
          <w:p w:rsidR="00216031" w:rsidRDefault="00216031" w:rsidP="00216031">
            <w:pPr>
              <w:pStyle w:val="Normal1"/>
              <w:jc w:val="both"/>
              <w:rPr>
                <w:rFonts w:ascii="Calibri" w:hAnsi="Calibri"/>
                <w:i w:val="0"/>
                <w:lang w:val="fr-FR"/>
              </w:rPr>
            </w:pPr>
            <w:r>
              <w:rPr>
                <w:rFonts w:ascii="Calibri" w:hAnsi="Calibri"/>
                <w:i w:val="0"/>
                <w:lang w:val="fr-FR"/>
              </w:rPr>
              <w:t>Automatiquement rempli par le système : Devise du Montant total du dénouement à échanger</w:t>
            </w:r>
          </w:p>
        </w:tc>
      </w:tr>
      <w:tr w:rsidR="00216031" w:rsidRPr="001A11C8" w:rsidTr="00B115DC">
        <w:trPr>
          <w:jc w:val="center"/>
        </w:trPr>
        <w:tc>
          <w:tcPr>
            <w:tcW w:w="4340" w:type="dxa"/>
          </w:tcPr>
          <w:p w:rsidR="00216031" w:rsidRDefault="00216031" w:rsidP="00B115DC">
            <w:pPr>
              <w:jc w:val="both"/>
              <w:rPr>
                <w:sz w:val="20"/>
                <w:szCs w:val="20"/>
              </w:rPr>
            </w:pPr>
            <w:r>
              <w:rPr>
                <w:sz w:val="20"/>
                <w:szCs w:val="20"/>
              </w:rPr>
              <w:t xml:space="preserve">Devise demandé </w:t>
            </w:r>
          </w:p>
        </w:tc>
        <w:tc>
          <w:tcPr>
            <w:tcW w:w="4905" w:type="dxa"/>
          </w:tcPr>
          <w:p w:rsidR="00216031" w:rsidRDefault="00216031" w:rsidP="00216031">
            <w:pPr>
              <w:pStyle w:val="Normal1"/>
              <w:jc w:val="both"/>
              <w:rPr>
                <w:rFonts w:ascii="Calibri" w:hAnsi="Calibri"/>
                <w:i w:val="0"/>
                <w:lang w:val="fr-FR"/>
              </w:rPr>
            </w:pPr>
            <w:r>
              <w:rPr>
                <w:rFonts w:ascii="Calibri" w:hAnsi="Calibri"/>
                <w:i w:val="0"/>
                <w:lang w:val="fr-FR"/>
              </w:rPr>
              <w:t>Automatiquement rempli par le système : Devise du compte espèce client saisie dans l’instruction client</w:t>
            </w:r>
          </w:p>
        </w:tc>
      </w:tr>
      <w:tr w:rsidR="00216031" w:rsidRPr="001A11C8" w:rsidTr="00B115DC">
        <w:trPr>
          <w:jc w:val="center"/>
        </w:trPr>
        <w:tc>
          <w:tcPr>
            <w:tcW w:w="4340" w:type="dxa"/>
          </w:tcPr>
          <w:p w:rsidR="00216031" w:rsidRDefault="00216031" w:rsidP="00B115DC">
            <w:pPr>
              <w:jc w:val="both"/>
              <w:rPr>
                <w:sz w:val="20"/>
                <w:szCs w:val="20"/>
              </w:rPr>
            </w:pPr>
            <w:r>
              <w:rPr>
                <w:sz w:val="20"/>
                <w:szCs w:val="20"/>
              </w:rPr>
              <w:t xml:space="preserve">Date de dénouement </w:t>
            </w:r>
          </w:p>
        </w:tc>
        <w:tc>
          <w:tcPr>
            <w:tcW w:w="4905" w:type="dxa"/>
          </w:tcPr>
          <w:p w:rsidR="00216031" w:rsidRDefault="00216031" w:rsidP="00216031">
            <w:pPr>
              <w:pStyle w:val="Normal1"/>
              <w:jc w:val="both"/>
              <w:rPr>
                <w:rFonts w:ascii="Calibri" w:hAnsi="Calibri"/>
                <w:i w:val="0"/>
                <w:lang w:val="fr-FR"/>
              </w:rPr>
            </w:pPr>
            <w:r>
              <w:rPr>
                <w:rFonts w:ascii="Calibri" w:hAnsi="Calibri"/>
                <w:i w:val="0"/>
                <w:lang w:val="fr-FR"/>
              </w:rPr>
              <w:t>Automatiquement rempli par le système : date de dénouement au niveau de l’instruction</w:t>
            </w:r>
          </w:p>
        </w:tc>
      </w:tr>
      <w:tr w:rsidR="00216031" w:rsidRPr="001A11C8" w:rsidTr="00B115DC">
        <w:trPr>
          <w:jc w:val="center"/>
        </w:trPr>
        <w:tc>
          <w:tcPr>
            <w:tcW w:w="4340" w:type="dxa"/>
          </w:tcPr>
          <w:p w:rsidR="00216031" w:rsidRDefault="00216031" w:rsidP="00B115DC">
            <w:pPr>
              <w:jc w:val="both"/>
              <w:rPr>
                <w:sz w:val="20"/>
                <w:szCs w:val="20"/>
              </w:rPr>
            </w:pPr>
            <w:r>
              <w:rPr>
                <w:sz w:val="20"/>
                <w:szCs w:val="20"/>
              </w:rPr>
              <w:t>Saisie du Taux de change </w:t>
            </w:r>
          </w:p>
        </w:tc>
        <w:tc>
          <w:tcPr>
            <w:tcW w:w="4905" w:type="dxa"/>
          </w:tcPr>
          <w:p w:rsidR="00216031" w:rsidRDefault="00216031" w:rsidP="00216031">
            <w:pPr>
              <w:pStyle w:val="Normal1"/>
              <w:jc w:val="both"/>
              <w:rPr>
                <w:rFonts w:ascii="Calibri" w:hAnsi="Calibri"/>
                <w:i w:val="0"/>
                <w:lang w:val="fr-FR"/>
              </w:rPr>
            </w:pPr>
          </w:p>
        </w:tc>
      </w:tr>
    </w:tbl>
    <w:p w:rsidR="005E464D" w:rsidRPr="004325ED" w:rsidRDefault="005E464D" w:rsidP="005E464D">
      <w:pPr>
        <w:pStyle w:val="Style3"/>
        <w:numPr>
          <w:ilvl w:val="2"/>
          <w:numId w:val="11"/>
        </w:numPr>
        <w:jc w:val="both"/>
      </w:pPr>
      <w:bookmarkStart w:id="202" w:name="_Toc413249590"/>
      <w:r w:rsidRPr="004325ED">
        <w:t>Traitements</w:t>
      </w:r>
      <w:bookmarkEnd w:id="202"/>
    </w:p>
    <w:p w:rsidR="005E464D" w:rsidRPr="004325ED" w:rsidRDefault="005E464D" w:rsidP="005E464D">
      <w:pPr>
        <w:pStyle w:val="ListParagraph"/>
        <w:numPr>
          <w:ilvl w:val="0"/>
          <w:numId w:val="10"/>
        </w:numPr>
        <w:spacing w:before="240" w:after="240" w:line="240" w:lineRule="auto"/>
        <w:ind w:right="142"/>
        <w:jc w:val="both"/>
      </w:pPr>
      <w:r>
        <w:t xml:space="preserve">Les traitements </w:t>
      </w:r>
      <w:r w:rsidRPr="004325ED">
        <w:t>spécifiques à ce</w:t>
      </w:r>
      <w:r>
        <w:t xml:space="preserve"> cas d’utilisation fonctionnelle :</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526"/>
        <w:gridCol w:w="7719"/>
      </w:tblGrid>
      <w:tr w:rsidR="005E464D" w:rsidRPr="001A11C8" w:rsidTr="00B115DC">
        <w:trPr>
          <w:tblHeader/>
          <w:jc w:val="center"/>
        </w:trPr>
        <w:tc>
          <w:tcPr>
            <w:tcW w:w="1526" w:type="dxa"/>
            <w:shd w:val="clear" w:color="auto" w:fill="808080"/>
          </w:tcPr>
          <w:p w:rsidR="005E464D" w:rsidRPr="001A11C8" w:rsidRDefault="005E464D" w:rsidP="00B115DC">
            <w:pPr>
              <w:jc w:val="both"/>
              <w:rPr>
                <w:b/>
              </w:rPr>
            </w:pPr>
            <w:r w:rsidRPr="001A11C8">
              <w:rPr>
                <w:b/>
              </w:rPr>
              <w:t>Réf.</w:t>
            </w:r>
          </w:p>
        </w:tc>
        <w:tc>
          <w:tcPr>
            <w:tcW w:w="7719" w:type="dxa"/>
            <w:shd w:val="clear" w:color="auto" w:fill="808080"/>
          </w:tcPr>
          <w:p w:rsidR="005E464D" w:rsidRPr="001A11C8" w:rsidRDefault="005E464D" w:rsidP="00B115DC">
            <w:pPr>
              <w:jc w:val="both"/>
              <w:rPr>
                <w:b/>
              </w:rPr>
            </w:pPr>
            <w:r w:rsidRPr="001A11C8">
              <w:rPr>
                <w:b/>
              </w:rPr>
              <w:t>Description</w:t>
            </w:r>
          </w:p>
        </w:tc>
      </w:tr>
      <w:tr w:rsidR="005E464D" w:rsidRPr="001A11C8" w:rsidTr="00B115DC">
        <w:trPr>
          <w:jc w:val="center"/>
        </w:trPr>
        <w:tc>
          <w:tcPr>
            <w:tcW w:w="1526" w:type="dxa"/>
          </w:tcPr>
          <w:p w:rsidR="005E464D" w:rsidRPr="001A11C8" w:rsidRDefault="005E464D" w:rsidP="00B115DC">
            <w:pPr>
              <w:spacing w:line="240" w:lineRule="auto"/>
              <w:jc w:val="both"/>
            </w:pPr>
            <w:r w:rsidRPr="001A11C8">
              <w:t>TRT-061</w:t>
            </w:r>
            <w:r w:rsidR="00E45522">
              <w:t>3</w:t>
            </w:r>
            <w:r w:rsidRPr="001A11C8">
              <w:t>-1</w:t>
            </w:r>
          </w:p>
        </w:tc>
        <w:tc>
          <w:tcPr>
            <w:tcW w:w="7719" w:type="dxa"/>
          </w:tcPr>
          <w:p w:rsidR="005E464D" w:rsidRDefault="00216031" w:rsidP="00B115DC">
            <w:pPr>
              <w:pStyle w:val="ListParagraph"/>
              <w:spacing w:before="240" w:after="240" w:line="240" w:lineRule="auto"/>
              <w:ind w:left="438" w:right="142"/>
              <w:jc w:val="both"/>
            </w:pPr>
            <w:r>
              <w:t xml:space="preserve">Tous les champs sont automatiquement </w:t>
            </w:r>
            <w:r w:rsidR="00E45522">
              <w:t>remplis</w:t>
            </w:r>
            <w:r>
              <w:t xml:space="preserve"> par le systéme en se basant sur l’instruction bloquée pour demande de FX.</w:t>
            </w:r>
          </w:p>
          <w:p w:rsidR="00216031" w:rsidRDefault="00216031" w:rsidP="00B115DC">
            <w:pPr>
              <w:pStyle w:val="ListParagraph"/>
              <w:spacing w:before="240" w:after="240" w:line="240" w:lineRule="auto"/>
              <w:ind w:left="438" w:right="142"/>
              <w:jc w:val="both"/>
            </w:pPr>
            <w:r>
              <w:t>L’utilise saisit seulement le taux de change et clique sur « impacter »</w:t>
            </w:r>
          </w:p>
          <w:p w:rsidR="00216031" w:rsidRDefault="00216031" w:rsidP="00216031">
            <w:pPr>
              <w:pStyle w:val="ListParagraph"/>
              <w:numPr>
                <w:ilvl w:val="0"/>
                <w:numId w:val="38"/>
              </w:numPr>
              <w:spacing w:before="240" w:after="240" w:line="240" w:lineRule="auto"/>
              <w:ind w:right="142"/>
              <w:jc w:val="both"/>
            </w:pPr>
            <w:r>
              <w:t>Les montants au niveau de l’instruction client sont calculés  en devise du compte espèce client MAD.</w:t>
            </w:r>
          </w:p>
          <w:p w:rsidR="00216031" w:rsidRDefault="00216031" w:rsidP="00216031">
            <w:pPr>
              <w:pStyle w:val="ListParagraph"/>
              <w:numPr>
                <w:ilvl w:val="0"/>
                <w:numId w:val="38"/>
              </w:numPr>
              <w:spacing w:before="240" w:after="240" w:line="240" w:lineRule="auto"/>
              <w:ind w:right="142"/>
              <w:jc w:val="both"/>
            </w:pPr>
            <w:r>
              <w:t>L’instruction est débloquée et passe à dénouée.</w:t>
            </w:r>
          </w:p>
          <w:p w:rsidR="00216031" w:rsidRPr="006B2770" w:rsidRDefault="00216031" w:rsidP="00216031">
            <w:pPr>
              <w:pStyle w:val="ListParagraph"/>
              <w:numPr>
                <w:ilvl w:val="0"/>
                <w:numId w:val="38"/>
              </w:numPr>
              <w:spacing w:before="240" w:after="240" w:line="240" w:lineRule="auto"/>
              <w:ind w:right="142"/>
              <w:jc w:val="both"/>
            </w:pPr>
            <w:r>
              <w:t>Le statut de la demande de FX passe à « impacté »</w:t>
            </w:r>
          </w:p>
        </w:tc>
      </w:tr>
    </w:tbl>
    <w:p w:rsidR="005E464D" w:rsidRDefault="005E464D" w:rsidP="005E464D">
      <w:pPr>
        <w:spacing w:before="60"/>
        <w:jc w:val="both"/>
        <w:rPr>
          <w:i/>
          <w:sz w:val="20"/>
          <w:szCs w:val="20"/>
        </w:rPr>
      </w:pPr>
      <w:r>
        <w:rPr>
          <w:i/>
          <w:sz w:val="20"/>
          <w:szCs w:val="20"/>
        </w:rPr>
        <w:t>0612</w:t>
      </w:r>
      <w:r w:rsidRPr="004325ED">
        <w:rPr>
          <w:i/>
          <w:sz w:val="20"/>
          <w:szCs w:val="20"/>
        </w:rPr>
        <w:t xml:space="preserve"> = </w:t>
      </w:r>
      <w:r>
        <w:rPr>
          <w:i/>
          <w:sz w:val="20"/>
          <w:szCs w:val="20"/>
        </w:rPr>
        <w:t>M</w:t>
      </w:r>
      <w:r w:rsidRPr="0049121C">
        <w:rPr>
          <w:i/>
          <w:sz w:val="20"/>
          <w:szCs w:val="20"/>
        </w:rPr>
        <w:t xml:space="preserve">ise à jour </w:t>
      </w:r>
      <w:r w:rsidR="00E45522">
        <w:rPr>
          <w:i/>
          <w:sz w:val="20"/>
          <w:szCs w:val="20"/>
        </w:rPr>
        <w:t>du taux de change</w:t>
      </w:r>
      <w:r>
        <w:rPr>
          <w:i/>
          <w:sz w:val="20"/>
          <w:szCs w:val="20"/>
        </w:rPr>
        <w:t>.</w:t>
      </w:r>
    </w:p>
    <w:p w:rsidR="005E464D" w:rsidRDefault="005E464D" w:rsidP="001B3486">
      <w:pPr>
        <w:tabs>
          <w:tab w:val="left" w:pos="3544"/>
        </w:tabs>
        <w:spacing w:before="60"/>
        <w:jc w:val="both"/>
        <w:rPr>
          <w:i/>
          <w:sz w:val="20"/>
          <w:szCs w:val="20"/>
        </w:rPr>
      </w:pPr>
    </w:p>
    <w:p w:rsidR="005E464D" w:rsidRDefault="005E464D" w:rsidP="001B3486">
      <w:pPr>
        <w:tabs>
          <w:tab w:val="left" w:pos="3544"/>
        </w:tabs>
        <w:spacing w:before="60"/>
        <w:jc w:val="both"/>
        <w:rPr>
          <w:i/>
          <w:sz w:val="20"/>
          <w:szCs w:val="20"/>
        </w:rPr>
      </w:pPr>
    </w:p>
    <w:p w:rsidR="00AA24F2" w:rsidRDefault="00675EDF" w:rsidP="00D83497">
      <w:pPr>
        <w:rPr>
          <w:b/>
        </w:rPr>
      </w:pPr>
      <w:r>
        <w:rPr>
          <w:b/>
        </w:rPr>
        <w:t>Note : les cas</w:t>
      </w:r>
      <w:r w:rsidR="00AA24F2" w:rsidRPr="00D83497">
        <w:rPr>
          <w:b/>
        </w:rPr>
        <w:t xml:space="preserve"> d’utilisation décrit</w:t>
      </w:r>
      <w:r>
        <w:rPr>
          <w:b/>
        </w:rPr>
        <w:t>s</w:t>
      </w:r>
      <w:r w:rsidR="00AA24F2" w:rsidRPr="00D83497">
        <w:rPr>
          <w:b/>
        </w:rPr>
        <w:t xml:space="preserve"> ci-dessus couvrent les cas d’utilisation à utiliser pour les processus suivant : </w:t>
      </w:r>
    </w:p>
    <w:p w:rsidR="00AA24F2" w:rsidRPr="00D83497" w:rsidRDefault="00AA24F2" w:rsidP="00D83497">
      <w:pPr>
        <w:rPr>
          <w:b/>
        </w:rPr>
      </w:pPr>
    </w:p>
    <w:p w:rsidR="00AA24F2" w:rsidRPr="00D83497" w:rsidRDefault="00AA24F2" w:rsidP="00D83497">
      <w:pPr>
        <w:pStyle w:val="ListParagraph"/>
        <w:numPr>
          <w:ilvl w:val="0"/>
          <w:numId w:val="38"/>
        </w:numPr>
        <w:rPr>
          <w:b/>
        </w:rPr>
      </w:pPr>
      <w:r w:rsidRPr="00D83497">
        <w:rPr>
          <w:b/>
        </w:rPr>
        <w:t xml:space="preserve">Fund Settle : </w:t>
      </w:r>
    </w:p>
    <w:p w:rsidR="00AA24F2" w:rsidRPr="00D83497" w:rsidRDefault="00AA24F2" w:rsidP="00D83497">
      <w:pPr>
        <w:rPr>
          <w:bCs/>
        </w:rPr>
      </w:pPr>
      <w:r w:rsidRPr="00D83497">
        <w:rPr>
          <w:bCs/>
        </w:rPr>
        <w:t>Transfert OPCVM via FundSettle</w:t>
      </w:r>
    </w:p>
    <w:p w:rsidR="00AA24F2" w:rsidRPr="00D83497" w:rsidRDefault="00AA24F2" w:rsidP="00D83497">
      <w:pPr>
        <w:rPr>
          <w:bCs/>
        </w:rPr>
      </w:pPr>
      <w:r w:rsidRPr="00D83497">
        <w:rPr>
          <w:bCs/>
        </w:rPr>
        <w:t>Dénouement des opérations via FundSettle</w:t>
      </w:r>
    </w:p>
    <w:p w:rsidR="00AA24F2" w:rsidRPr="00D83497" w:rsidRDefault="00AA24F2" w:rsidP="00D83497">
      <w:pPr>
        <w:pStyle w:val="ListParagraph"/>
        <w:numPr>
          <w:ilvl w:val="0"/>
          <w:numId w:val="38"/>
        </w:numPr>
        <w:rPr>
          <w:b/>
          <w:bCs/>
        </w:rPr>
      </w:pPr>
      <w:r w:rsidRPr="00D83497">
        <w:rPr>
          <w:b/>
          <w:bCs/>
        </w:rPr>
        <w:t>Cross Border</w:t>
      </w:r>
    </w:p>
    <w:p w:rsidR="00AA24F2" w:rsidRPr="00D83497" w:rsidRDefault="00AA24F2" w:rsidP="00D83497">
      <w:pPr>
        <w:rPr>
          <w:bCs/>
        </w:rPr>
      </w:pPr>
      <w:r w:rsidRPr="00D83497">
        <w:rPr>
          <w:bCs/>
        </w:rPr>
        <w:t>Transfert MAROCTELECOM</w:t>
      </w:r>
    </w:p>
    <w:p w:rsidR="00AA24F2" w:rsidRPr="00D83497" w:rsidRDefault="00AA24F2" w:rsidP="00D83497">
      <w:pPr>
        <w:rPr>
          <w:bCs/>
        </w:rPr>
      </w:pPr>
      <w:r w:rsidRPr="00D83497">
        <w:rPr>
          <w:bCs/>
        </w:rPr>
        <w:t>Rapatriement MAROC TELECOM</w:t>
      </w:r>
    </w:p>
    <w:p w:rsidR="00AA24F2" w:rsidRPr="00B277F7" w:rsidRDefault="00AA24F2" w:rsidP="00CB670D">
      <w:pPr>
        <w:jc w:val="both"/>
        <w:rPr>
          <w:b/>
          <w:bCs/>
          <w:color w:val="339966"/>
          <w:u w:val="single"/>
        </w:rPr>
      </w:pPr>
    </w:p>
    <w:p w:rsidR="00AA24F2" w:rsidRPr="00032AFB" w:rsidRDefault="001B3486" w:rsidP="00B277F7">
      <w:pPr>
        <w:autoSpaceDE w:val="0"/>
        <w:autoSpaceDN w:val="0"/>
        <w:adjustRightInd w:val="0"/>
        <w:spacing w:line="240" w:lineRule="atLeast"/>
        <w:jc w:val="both"/>
        <w:rPr>
          <w:rFonts w:cs="Helv"/>
          <w:b/>
          <w:bCs/>
          <w:color w:val="000000" w:themeColor="text1"/>
          <w:u w:val="single"/>
          <w:lang w:eastAsia="fr-FR"/>
        </w:rPr>
      </w:pPr>
      <w:r w:rsidRPr="00032AFB">
        <w:rPr>
          <w:rFonts w:cs="Helv"/>
          <w:b/>
          <w:bCs/>
          <w:color w:val="000000" w:themeColor="text1"/>
          <w:u w:val="single"/>
          <w:lang w:eastAsia="fr-FR"/>
        </w:rPr>
        <w:t>Les processus suivant</w:t>
      </w:r>
      <w:r w:rsidR="00675EDF">
        <w:rPr>
          <w:rFonts w:cs="Helv"/>
          <w:b/>
          <w:bCs/>
          <w:color w:val="000000" w:themeColor="text1"/>
          <w:u w:val="single"/>
          <w:lang w:eastAsia="fr-FR"/>
        </w:rPr>
        <w:t>s</w:t>
      </w:r>
      <w:r w:rsidRPr="00032AFB">
        <w:rPr>
          <w:rFonts w:cs="Helv"/>
          <w:b/>
          <w:bCs/>
          <w:color w:val="000000" w:themeColor="text1"/>
          <w:u w:val="single"/>
          <w:lang w:eastAsia="fr-FR"/>
        </w:rPr>
        <w:t xml:space="preserve"> sont couverts par les Cas d’utilisation </w:t>
      </w:r>
      <w:r w:rsidR="00032AFB" w:rsidRPr="00032AFB">
        <w:rPr>
          <w:rFonts w:cs="Helv"/>
          <w:b/>
          <w:bCs/>
          <w:color w:val="000000" w:themeColor="text1"/>
          <w:u w:val="single"/>
          <w:lang w:eastAsia="fr-FR"/>
        </w:rPr>
        <w:t>décrit ci-dessous</w:t>
      </w:r>
      <w:r w:rsidRPr="00032AFB">
        <w:rPr>
          <w:rFonts w:cs="Helv"/>
          <w:b/>
          <w:bCs/>
          <w:color w:val="000000" w:themeColor="text1"/>
          <w:u w:val="single"/>
          <w:lang w:eastAsia="fr-FR"/>
        </w:rPr>
        <w:t xml:space="preserve">. En </w:t>
      </w:r>
      <w:r w:rsidR="00032AFB" w:rsidRPr="00032AFB">
        <w:rPr>
          <w:rFonts w:cs="Helv"/>
          <w:b/>
          <w:bCs/>
          <w:color w:val="000000" w:themeColor="text1"/>
          <w:u w:val="single"/>
          <w:lang w:eastAsia="fr-FR"/>
        </w:rPr>
        <w:t xml:space="preserve">fait chaque étape </w:t>
      </w:r>
      <w:r w:rsidRPr="00032AFB">
        <w:rPr>
          <w:rFonts w:cs="Helv"/>
          <w:b/>
          <w:bCs/>
          <w:color w:val="000000" w:themeColor="text1"/>
          <w:u w:val="single"/>
          <w:lang w:eastAsia="fr-FR"/>
        </w:rPr>
        <w:t xml:space="preserve">correspond à un Use case déjà décrit : </w:t>
      </w:r>
    </w:p>
    <w:p w:rsidR="001B3486" w:rsidRDefault="001B3486" w:rsidP="00B277F7">
      <w:pPr>
        <w:autoSpaceDE w:val="0"/>
        <w:autoSpaceDN w:val="0"/>
        <w:adjustRightInd w:val="0"/>
        <w:spacing w:line="240" w:lineRule="atLeast"/>
        <w:jc w:val="both"/>
        <w:rPr>
          <w:rFonts w:cs="Calibri"/>
          <w:b/>
          <w:bCs/>
          <w:color w:val="0000FF"/>
          <w:lang w:eastAsia="fr-FR"/>
        </w:rPr>
      </w:pPr>
    </w:p>
    <w:p w:rsidR="00AA24F2" w:rsidRPr="00B277F7" w:rsidRDefault="00AA24F2" w:rsidP="00B277F7">
      <w:pPr>
        <w:autoSpaceDE w:val="0"/>
        <w:autoSpaceDN w:val="0"/>
        <w:adjustRightInd w:val="0"/>
        <w:spacing w:line="240" w:lineRule="atLeast"/>
        <w:jc w:val="both"/>
        <w:rPr>
          <w:rFonts w:cs="Calibri"/>
          <w:color w:val="0000FF"/>
          <w:lang w:eastAsia="fr-FR"/>
        </w:rPr>
      </w:pPr>
      <w:r>
        <w:rPr>
          <w:rFonts w:cs="Calibri"/>
          <w:b/>
          <w:bCs/>
          <w:color w:val="0000FF"/>
          <w:lang w:eastAsia="fr-FR"/>
        </w:rPr>
        <w:t xml:space="preserve">1. </w:t>
      </w:r>
      <w:r w:rsidRPr="00032AFB">
        <w:rPr>
          <w:rFonts w:cs="Calibri"/>
          <w:b/>
          <w:bCs/>
          <w:strike/>
          <w:color w:val="0000FF"/>
          <w:lang w:eastAsia="fr-FR"/>
        </w:rPr>
        <w:t>Use case</w:t>
      </w:r>
      <w:r w:rsidR="00032AFB">
        <w:rPr>
          <w:rFonts w:cs="Calibri"/>
          <w:b/>
          <w:bCs/>
          <w:color w:val="0000FF"/>
          <w:lang w:eastAsia="fr-FR"/>
        </w:rPr>
        <w:t xml:space="preserve"> </w:t>
      </w:r>
      <w:r w:rsidR="00032AFB" w:rsidRPr="00032AFB">
        <w:rPr>
          <w:rFonts w:cs="Calibri"/>
          <w:b/>
          <w:bCs/>
          <w:color w:val="000000" w:themeColor="text1"/>
          <w:lang w:eastAsia="fr-FR"/>
        </w:rPr>
        <w:t>Processus</w:t>
      </w:r>
      <w:r w:rsidRPr="00B277F7">
        <w:rPr>
          <w:rFonts w:cs="Calibri"/>
          <w:b/>
          <w:bCs/>
          <w:color w:val="0000FF"/>
          <w:lang w:eastAsia="fr-FR"/>
        </w:rPr>
        <w:t xml:space="preserve">: </w:t>
      </w:r>
      <w:r w:rsidRPr="00B277F7">
        <w:rPr>
          <w:rFonts w:cs="Calibri"/>
          <w:color w:val="0000FF"/>
          <w:lang w:eastAsia="fr-FR"/>
        </w:rPr>
        <w:t>Confirmation de Dénouement reçu sans IRL envoyée par megara (scenario relatif au Cross Border lorsqu'on reçoit le MT544 sans avoir généré au marché un MT540)</w:t>
      </w:r>
    </w:p>
    <w:p w:rsidR="00AA24F2" w:rsidRPr="00B277F7" w:rsidRDefault="00AA24F2" w:rsidP="00B277F7">
      <w:pPr>
        <w:numPr>
          <w:ilvl w:val="1"/>
          <w:numId w:val="41"/>
        </w:numPr>
        <w:tabs>
          <w:tab w:val="clear" w:pos="1440"/>
          <w:tab w:val="num" w:pos="660"/>
        </w:tabs>
        <w:autoSpaceDE w:val="0"/>
        <w:autoSpaceDN w:val="0"/>
        <w:adjustRightInd w:val="0"/>
        <w:spacing w:line="240" w:lineRule="atLeast"/>
        <w:ind w:left="660"/>
        <w:jc w:val="both"/>
        <w:rPr>
          <w:rFonts w:cs="Calibri"/>
          <w:color w:val="0000FF"/>
          <w:lang w:eastAsia="fr-FR"/>
        </w:rPr>
      </w:pPr>
      <w:r w:rsidRPr="00B277F7">
        <w:rPr>
          <w:rFonts w:cs="Calibri"/>
          <w:color w:val="0000FF"/>
          <w:lang w:eastAsia="fr-FR"/>
        </w:rPr>
        <w:t>Réception de MT54Y sans retrouver une IRL qui lui correspond moyennant la link ref marché</w:t>
      </w:r>
    </w:p>
    <w:p w:rsidR="00AA24F2" w:rsidRPr="00B277F7" w:rsidRDefault="00AA24F2" w:rsidP="00B277F7">
      <w:pPr>
        <w:numPr>
          <w:ilvl w:val="1"/>
          <w:numId w:val="41"/>
        </w:numPr>
        <w:tabs>
          <w:tab w:val="clear" w:pos="1440"/>
          <w:tab w:val="num" w:pos="660"/>
        </w:tabs>
        <w:autoSpaceDE w:val="0"/>
        <w:autoSpaceDN w:val="0"/>
        <w:adjustRightInd w:val="0"/>
        <w:spacing w:line="240" w:lineRule="atLeast"/>
        <w:ind w:left="660"/>
        <w:jc w:val="both"/>
        <w:rPr>
          <w:rFonts w:cs="Calibri"/>
          <w:color w:val="0000FF"/>
          <w:lang w:eastAsia="fr-FR"/>
        </w:rPr>
      </w:pPr>
      <w:r w:rsidRPr="00B277F7">
        <w:rPr>
          <w:rFonts w:cs="Calibri"/>
          <w:color w:val="0000FF"/>
          <w:lang w:eastAsia="fr-FR"/>
        </w:rPr>
        <w:t>MT544 s'affiche sur le TB</w:t>
      </w:r>
      <w:r w:rsidR="001B3486">
        <w:rPr>
          <w:rFonts w:cs="Calibri"/>
          <w:color w:val="0000FF"/>
          <w:lang w:eastAsia="fr-FR"/>
        </w:rPr>
        <w:t> </w:t>
      </w:r>
      <w:r w:rsidR="00032AFB">
        <w:rPr>
          <w:rFonts w:cs="Calibri"/>
          <w:color w:val="0000FF"/>
          <w:lang w:eastAsia="fr-FR"/>
        </w:rPr>
        <w:t xml:space="preserve"> </w:t>
      </w:r>
      <w:r w:rsidR="00032AFB" w:rsidRPr="00032AFB">
        <w:rPr>
          <w:rFonts w:cs="Calibri"/>
          <w:color w:val="000000" w:themeColor="text1"/>
          <w:lang w:eastAsia="fr-FR"/>
        </w:rPr>
        <w:t>=&gt; consultation du tableau de Bord</w:t>
      </w:r>
    </w:p>
    <w:p w:rsidR="00AA24F2" w:rsidRPr="00032AFB" w:rsidRDefault="00AA24F2" w:rsidP="00B277F7">
      <w:pPr>
        <w:numPr>
          <w:ilvl w:val="1"/>
          <w:numId w:val="41"/>
        </w:numPr>
        <w:tabs>
          <w:tab w:val="clear" w:pos="1440"/>
          <w:tab w:val="num" w:pos="660"/>
        </w:tabs>
        <w:autoSpaceDE w:val="0"/>
        <w:autoSpaceDN w:val="0"/>
        <w:adjustRightInd w:val="0"/>
        <w:spacing w:line="240" w:lineRule="atLeast"/>
        <w:ind w:left="660"/>
        <w:jc w:val="both"/>
        <w:rPr>
          <w:rFonts w:cs="Calibri"/>
          <w:color w:val="000000" w:themeColor="text1"/>
          <w:lang w:eastAsia="fr-FR"/>
        </w:rPr>
      </w:pPr>
      <w:r w:rsidRPr="00B277F7">
        <w:rPr>
          <w:rFonts w:cs="Calibri"/>
          <w:color w:val="0000FF"/>
          <w:lang w:eastAsia="fr-FR"/>
        </w:rPr>
        <w:t xml:space="preserve">L'utilisateur intervient sur l'IRL générée depuis le MT540 (sans communication vers le marché) et rajouté manuellement la link ref qu'il reçoit dans le MT544 sur la jambe marché de </w:t>
      </w:r>
      <w:r w:rsidRPr="00032AFB">
        <w:rPr>
          <w:rFonts w:cs="Calibri"/>
          <w:color w:val="000000" w:themeColor="text1"/>
          <w:lang w:eastAsia="fr-FR"/>
        </w:rPr>
        <w:t>l'IRL</w:t>
      </w:r>
      <w:r w:rsidR="001B3486" w:rsidRPr="00032AFB">
        <w:rPr>
          <w:rFonts w:cs="Calibri"/>
          <w:color w:val="000000" w:themeColor="text1"/>
          <w:lang w:eastAsia="fr-FR"/>
        </w:rPr>
        <w:t xml:space="preserve"> =&gt; ceci correspond au use case</w:t>
      </w:r>
      <w:r w:rsidR="00A91AC2">
        <w:rPr>
          <w:rFonts w:cs="Calibri"/>
          <w:color w:val="000000" w:themeColor="text1"/>
          <w:lang w:eastAsia="fr-FR"/>
        </w:rPr>
        <w:t xml:space="preserve"> ajouté</w:t>
      </w:r>
      <w:r w:rsidR="00032AFB" w:rsidRPr="00032AFB">
        <w:rPr>
          <w:rFonts w:cs="Calibri"/>
          <w:color w:val="000000" w:themeColor="text1"/>
          <w:lang w:eastAsia="fr-FR"/>
        </w:rPr>
        <w:t xml:space="preserve"> dans la section 6.12 « mise à jour de la « link ref » d’une instruction marché »</w:t>
      </w:r>
    </w:p>
    <w:p w:rsidR="00AA24F2" w:rsidRPr="00B277F7" w:rsidRDefault="00AA24F2" w:rsidP="00B277F7">
      <w:pPr>
        <w:numPr>
          <w:ilvl w:val="1"/>
          <w:numId w:val="41"/>
        </w:numPr>
        <w:tabs>
          <w:tab w:val="clear" w:pos="1440"/>
          <w:tab w:val="num" w:pos="660"/>
        </w:tabs>
        <w:autoSpaceDE w:val="0"/>
        <w:autoSpaceDN w:val="0"/>
        <w:adjustRightInd w:val="0"/>
        <w:spacing w:line="240" w:lineRule="atLeast"/>
        <w:ind w:left="660"/>
        <w:jc w:val="both"/>
        <w:rPr>
          <w:rFonts w:cs="Calibri"/>
          <w:color w:val="0000FF"/>
          <w:lang w:eastAsia="fr-FR"/>
        </w:rPr>
      </w:pPr>
      <w:r w:rsidRPr="00B277F7">
        <w:rPr>
          <w:rFonts w:cs="Calibri"/>
          <w:color w:val="0000FF"/>
          <w:lang w:eastAsia="fr-FR"/>
        </w:rPr>
        <w:t>L'utilisateur procède à l'appariement manuel</w:t>
      </w:r>
      <w:r w:rsidR="00032AFB">
        <w:rPr>
          <w:rFonts w:cs="Calibri"/>
          <w:color w:val="0000FF"/>
          <w:lang w:eastAsia="fr-FR"/>
        </w:rPr>
        <w:t xml:space="preserve"> =&gt; </w:t>
      </w:r>
      <w:r w:rsidR="00032AFB" w:rsidRPr="00032AFB">
        <w:rPr>
          <w:rFonts w:cs="Calibri"/>
          <w:color w:val="000000" w:themeColor="text1"/>
          <w:lang w:eastAsia="fr-FR"/>
        </w:rPr>
        <w:t>ceci correspond au use case décrit dans la section 6.</w:t>
      </w:r>
      <w:r w:rsidR="00EE1C72">
        <w:rPr>
          <w:rFonts w:cs="Calibri"/>
          <w:color w:val="000000" w:themeColor="text1"/>
          <w:lang w:eastAsia="fr-FR"/>
        </w:rPr>
        <w:t>4 « appariement manuel »</w:t>
      </w:r>
    </w:p>
    <w:p w:rsidR="00EE1C72" w:rsidRPr="00B277F7" w:rsidRDefault="00AA24F2" w:rsidP="00EE1C72">
      <w:pPr>
        <w:numPr>
          <w:ilvl w:val="1"/>
          <w:numId w:val="41"/>
        </w:numPr>
        <w:tabs>
          <w:tab w:val="clear" w:pos="1440"/>
          <w:tab w:val="num" w:pos="660"/>
        </w:tabs>
        <w:autoSpaceDE w:val="0"/>
        <w:autoSpaceDN w:val="0"/>
        <w:adjustRightInd w:val="0"/>
        <w:spacing w:line="240" w:lineRule="atLeast"/>
        <w:ind w:left="660"/>
        <w:jc w:val="both"/>
        <w:rPr>
          <w:rFonts w:cs="Calibri"/>
          <w:color w:val="0000FF"/>
          <w:lang w:eastAsia="fr-FR"/>
        </w:rPr>
      </w:pPr>
      <w:r w:rsidRPr="00B277F7">
        <w:rPr>
          <w:rFonts w:cs="Calibri"/>
          <w:color w:val="0000FF"/>
          <w:lang w:eastAsia="fr-FR"/>
        </w:rPr>
        <w:t xml:space="preserve">L'utilisateur procède moyennant la relance </w:t>
      </w:r>
      <w:r w:rsidR="00EE1C72" w:rsidRPr="00B277F7">
        <w:rPr>
          <w:rFonts w:cs="Calibri"/>
          <w:color w:val="0000FF"/>
          <w:lang w:eastAsia="fr-FR"/>
        </w:rPr>
        <w:t>d’une moulinette à activer le dénouement utilisant</w:t>
      </w:r>
      <w:r w:rsidRPr="00B277F7">
        <w:rPr>
          <w:rFonts w:cs="Calibri"/>
          <w:color w:val="0000FF"/>
          <w:lang w:eastAsia="fr-FR"/>
        </w:rPr>
        <w:t xml:space="preserve"> le MT544 reçu</w:t>
      </w:r>
      <w:r w:rsidR="00EE1C72">
        <w:rPr>
          <w:rFonts w:cs="Calibri"/>
          <w:color w:val="0000FF"/>
          <w:lang w:eastAsia="fr-FR"/>
        </w:rPr>
        <w:t xml:space="preserve"> </w:t>
      </w:r>
      <w:r w:rsidR="00EE1C72" w:rsidRPr="00032AFB">
        <w:rPr>
          <w:rFonts w:cs="Calibri"/>
          <w:color w:val="000000" w:themeColor="text1"/>
          <w:lang w:eastAsia="fr-FR"/>
        </w:rPr>
        <w:t>ceci correspond au use case décrit dans la section 6.</w:t>
      </w:r>
      <w:r w:rsidR="00EE1C72">
        <w:rPr>
          <w:rFonts w:cs="Calibri"/>
          <w:color w:val="000000" w:themeColor="text1"/>
          <w:lang w:eastAsia="fr-FR"/>
        </w:rPr>
        <w:t>5 « dénouement manuel »</w:t>
      </w:r>
    </w:p>
    <w:p w:rsidR="00AA24F2" w:rsidRPr="00B277F7" w:rsidRDefault="00AA24F2" w:rsidP="00EE1C72">
      <w:pPr>
        <w:autoSpaceDE w:val="0"/>
        <w:autoSpaceDN w:val="0"/>
        <w:adjustRightInd w:val="0"/>
        <w:spacing w:line="240" w:lineRule="atLeast"/>
        <w:ind w:left="660"/>
        <w:jc w:val="both"/>
        <w:rPr>
          <w:rFonts w:cs="Calibri"/>
          <w:color w:val="0000FF"/>
          <w:lang w:eastAsia="fr-FR"/>
        </w:rPr>
      </w:pPr>
    </w:p>
    <w:p w:rsidR="00AA24F2" w:rsidRPr="00B277F7" w:rsidRDefault="00AA24F2" w:rsidP="00B277F7">
      <w:pPr>
        <w:autoSpaceDE w:val="0"/>
        <w:autoSpaceDN w:val="0"/>
        <w:adjustRightInd w:val="0"/>
        <w:spacing w:line="240" w:lineRule="atLeast"/>
        <w:jc w:val="both"/>
        <w:rPr>
          <w:rFonts w:cs="Calibri"/>
          <w:color w:val="0000FF"/>
          <w:lang w:eastAsia="fr-FR"/>
        </w:rPr>
      </w:pPr>
    </w:p>
    <w:p w:rsidR="00AA24F2" w:rsidRPr="00B277F7" w:rsidRDefault="00AA24F2" w:rsidP="00B277F7">
      <w:pPr>
        <w:autoSpaceDE w:val="0"/>
        <w:autoSpaceDN w:val="0"/>
        <w:adjustRightInd w:val="0"/>
        <w:spacing w:line="240" w:lineRule="atLeast"/>
        <w:jc w:val="both"/>
        <w:rPr>
          <w:rFonts w:cs="Calibri"/>
          <w:color w:val="0000FF"/>
          <w:lang w:eastAsia="fr-FR"/>
        </w:rPr>
      </w:pPr>
      <w:r>
        <w:rPr>
          <w:rFonts w:cs="Calibri"/>
          <w:b/>
          <w:bCs/>
          <w:color w:val="0000FF"/>
          <w:lang w:eastAsia="fr-FR"/>
        </w:rPr>
        <w:t xml:space="preserve">2. </w:t>
      </w:r>
      <w:r w:rsidRPr="00EE1C72">
        <w:rPr>
          <w:rFonts w:cs="Calibri"/>
          <w:b/>
          <w:bCs/>
          <w:strike/>
          <w:color w:val="0000FF"/>
          <w:lang w:eastAsia="fr-FR"/>
        </w:rPr>
        <w:t>Use case</w:t>
      </w:r>
      <w:r w:rsidR="00EE1C72">
        <w:rPr>
          <w:rFonts w:cs="Calibri"/>
          <w:b/>
          <w:bCs/>
          <w:color w:val="0000FF"/>
          <w:lang w:eastAsia="fr-FR"/>
        </w:rPr>
        <w:t xml:space="preserve"> </w:t>
      </w:r>
      <w:r w:rsidR="00EE1C72" w:rsidRPr="00EE1C72">
        <w:rPr>
          <w:rFonts w:cs="Calibri"/>
          <w:b/>
          <w:bCs/>
          <w:color w:val="000000" w:themeColor="text1"/>
          <w:lang w:eastAsia="fr-FR"/>
        </w:rPr>
        <w:t>Processus</w:t>
      </w:r>
      <w:r w:rsidRPr="00B277F7">
        <w:rPr>
          <w:rFonts w:cs="Calibri"/>
          <w:b/>
          <w:bCs/>
          <w:color w:val="0000FF"/>
          <w:lang w:eastAsia="fr-FR"/>
        </w:rPr>
        <w:t>:</w:t>
      </w:r>
      <w:r w:rsidRPr="00B277F7">
        <w:rPr>
          <w:rFonts w:cs="Calibri"/>
          <w:color w:val="0000FF"/>
          <w:lang w:eastAsia="fr-FR"/>
        </w:rPr>
        <w:t xml:space="preserve"> IRL déversée depuis le carnet d’ordre (Problématique des frais Broker et Frais de courtage AWB). L'écart des montants constaté au niveau du carnet (se référ</w:t>
      </w:r>
      <w:r>
        <w:rPr>
          <w:rFonts w:cs="Calibri"/>
          <w:color w:val="0000FF"/>
          <w:lang w:eastAsia="fr-FR"/>
        </w:rPr>
        <w:t>er</w:t>
      </w:r>
      <w:r w:rsidRPr="00B277F7">
        <w:rPr>
          <w:rFonts w:cs="Calibri"/>
          <w:color w:val="0000FF"/>
          <w:lang w:eastAsia="fr-FR"/>
        </w:rPr>
        <w:t xml:space="preserve"> au SFD MegaTrade Marché étranger) du au fait de la commission du broker étranger et la commission de courtage AWB doit être fidèlement reflété au niveau des IRL marché et client respectivement, en tenant en plus de l'impact des commissions de R/L sur le net client </w:t>
      </w:r>
    </w:p>
    <w:p w:rsidR="00AA24F2" w:rsidRPr="00B277F7" w:rsidRDefault="00AA24F2" w:rsidP="00B277F7">
      <w:pPr>
        <w:numPr>
          <w:ilvl w:val="1"/>
          <w:numId w:val="43"/>
        </w:numPr>
        <w:tabs>
          <w:tab w:val="clear" w:pos="1440"/>
          <w:tab w:val="num" w:pos="660"/>
        </w:tabs>
        <w:autoSpaceDE w:val="0"/>
        <w:autoSpaceDN w:val="0"/>
        <w:adjustRightInd w:val="0"/>
        <w:spacing w:line="240" w:lineRule="atLeast"/>
        <w:ind w:left="660" w:hanging="330"/>
        <w:jc w:val="both"/>
        <w:rPr>
          <w:rFonts w:cs="Calibri"/>
          <w:color w:val="0000FF"/>
          <w:lang w:eastAsia="fr-FR"/>
        </w:rPr>
      </w:pPr>
      <w:r w:rsidRPr="00B277F7">
        <w:rPr>
          <w:rFonts w:cs="Calibri"/>
          <w:color w:val="0000FF"/>
          <w:lang w:eastAsia="fr-FR"/>
        </w:rPr>
        <w:t>Net marché: Montant brut +/- Commission Société de bourse étrangère</w:t>
      </w:r>
    </w:p>
    <w:p w:rsidR="00AA24F2" w:rsidRPr="00B277F7" w:rsidRDefault="00AA24F2" w:rsidP="00B277F7">
      <w:pPr>
        <w:numPr>
          <w:ilvl w:val="1"/>
          <w:numId w:val="43"/>
        </w:numPr>
        <w:tabs>
          <w:tab w:val="clear" w:pos="1440"/>
          <w:tab w:val="num" w:pos="660"/>
        </w:tabs>
        <w:autoSpaceDE w:val="0"/>
        <w:autoSpaceDN w:val="0"/>
        <w:adjustRightInd w:val="0"/>
        <w:spacing w:line="240" w:lineRule="atLeast"/>
        <w:ind w:left="660" w:hanging="330"/>
        <w:jc w:val="both"/>
        <w:rPr>
          <w:rFonts w:cs="Calibri"/>
          <w:color w:val="0000FF"/>
          <w:lang w:eastAsia="fr-FR"/>
        </w:rPr>
      </w:pPr>
      <w:r w:rsidRPr="00B277F7">
        <w:rPr>
          <w:rFonts w:cs="Calibri"/>
          <w:color w:val="0000FF"/>
          <w:lang w:eastAsia="fr-FR"/>
        </w:rPr>
        <w:t>Montant de dénouement: Montant brut +/- Commission de courtage</w:t>
      </w:r>
    </w:p>
    <w:p w:rsidR="00AA24F2" w:rsidRPr="00EE1C72" w:rsidRDefault="00AA24F2" w:rsidP="00B277F7">
      <w:pPr>
        <w:numPr>
          <w:ilvl w:val="1"/>
          <w:numId w:val="43"/>
        </w:numPr>
        <w:tabs>
          <w:tab w:val="clear" w:pos="1440"/>
          <w:tab w:val="num" w:pos="660"/>
        </w:tabs>
        <w:ind w:left="660" w:hanging="330"/>
        <w:jc w:val="both"/>
        <w:rPr>
          <w:b/>
          <w:bCs/>
          <w:color w:val="0000FF"/>
        </w:rPr>
      </w:pPr>
      <w:r w:rsidRPr="00B277F7">
        <w:rPr>
          <w:rFonts w:cs="Calibri"/>
          <w:color w:val="0000FF"/>
          <w:lang w:eastAsia="fr-FR"/>
        </w:rPr>
        <w:t>Net client : Montant de dénouement +/- Commission de règlement/livraison</w:t>
      </w:r>
    </w:p>
    <w:p w:rsidR="00EE1C72" w:rsidRDefault="00EE1C72" w:rsidP="00EE1C72">
      <w:pPr>
        <w:ind w:left="660"/>
        <w:jc w:val="both"/>
        <w:rPr>
          <w:b/>
          <w:bCs/>
          <w:color w:val="0000FF"/>
        </w:rPr>
      </w:pPr>
    </w:p>
    <w:p w:rsidR="00EA15F7" w:rsidRPr="00EA15F7" w:rsidRDefault="00EA15F7" w:rsidP="00EA15F7">
      <w:pPr>
        <w:ind w:left="660"/>
        <w:jc w:val="both"/>
        <w:rPr>
          <w:b/>
          <w:bCs/>
          <w:color w:val="000000" w:themeColor="text1"/>
        </w:rPr>
      </w:pPr>
      <w:r w:rsidRPr="00EA15F7">
        <w:rPr>
          <w:b/>
          <w:bCs/>
          <w:color w:val="000000" w:themeColor="text1"/>
        </w:rPr>
        <w:t xml:space="preserve">Il n’y a pas de cas d’utilisation spécifique à ce Processus : </w:t>
      </w:r>
    </w:p>
    <w:tbl>
      <w:tblPr>
        <w:tblW w:w="0" w:type="auto"/>
        <w:tblInd w:w="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865"/>
        <w:gridCol w:w="3101"/>
        <w:gridCol w:w="18"/>
        <w:gridCol w:w="3084"/>
      </w:tblGrid>
      <w:tr w:rsidR="00DC2081" w:rsidRPr="00DC2081" w:rsidTr="00DC2081">
        <w:tc>
          <w:tcPr>
            <w:tcW w:w="2865" w:type="dxa"/>
            <w:shd w:val="clear" w:color="auto" w:fill="BFBFBF" w:themeFill="background1" w:themeFillShade="BF"/>
          </w:tcPr>
          <w:p w:rsidR="00DC5D12" w:rsidRPr="00DC2081" w:rsidRDefault="00DC5D12" w:rsidP="00DC2081">
            <w:pPr>
              <w:jc w:val="center"/>
              <w:rPr>
                <w:b/>
                <w:bCs/>
                <w:color w:val="000000" w:themeColor="text1"/>
                <w:sz w:val="20"/>
                <w:szCs w:val="20"/>
              </w:rPr>
            </w:pPr>
            <w:r w:rsidRPr="00DC2081">
              <w:rPr>
                <w:b/>
                <w:bCs/>
                <w:color w:val="000000" w:themeColor="text1"/>
                <w:sz w:val="20"/>
                <w:szCs w:val="20"/>
              </w:rPr>
              <w:t>Instruction client</w:t>
            </w:r>
          </w:p>
        </w:tc>
        <w:tc>
          <w:tcPr>
            <w:tcW w:w="3119" w:type="dxa"/>
            <w:gridSpan w:val="2"/>
            <w:shd w:val="clear" w:color="auto" w:fill="BFBFBF" w:themeFill="background1" w:themeFillShade="BF"/>
          </w:tcPr>
          <w:p w:rsidR="00DC5D12" w:rsidRPr="00DC2081" w:rsidRDefault="00DC5D12" w:rsidP="00DC2081">
            <w:pPr>
              <w:jc w:val="center"/>
              <w:rPr>
                <w:b/>
                <w:bCs/>
                <w:color w:val="000000" w:themeColor="text1"/>
                <w:sz w:val="20"/>
                <w:szCs w:val="20"/>
              </w:rPr>
            </w:pPr>
            <w:r w:rsidRPr="00DC2081">
              <w:rPr>
                <w:b/>
                <w:bCs/>
                <w:color w:val="000000" w:themeColor="text1"/>
                <w:sz w:val="20"/>
                <w:szCs w:val="20"/>
              </w:rPr>
              <w:t>Instruction marché</w:t>
            </w:r>
          </w:p>
        </w:tc>
        <w:tc>
          <w:tcPr>
            <w:tcW w:w="3084" w:type="dxa"/>
            <w:shd w:val="clear" w:color="auto" w:fill="BFBFBF" w:themeFill="background1" w:themeFillShade="BF"/>
          </w:tcPr>
          <w:p w:rsidR="00DC5D12" w:rsidRPr="00DC2081" w:rsidRDefault="00DC5D12" w:rsidP="00DC2081">
            <w:pPr>
              <w:jc w:val="center"/>
              <w:rPr>
                <w:b/>
                <w:bCs/>
                <w:color w:val="000000" w:themeColor="text1"/>
                <w:sz w:val="20"/>
                <w:szCs w:val="20"/>
              </w:rPr>
            </w:pPr>
            <w:r w:rsidRPr="00DC2081">
              <w:rPr>
                <w:b/>
                <w:bCs/>
                <w:color w:val="000000" w:themeColor="text1"/>
                <w:sz w:val="20"/>
                <w:szCs w:val="20"/>
              </w:rPr>
              <w:t xml:space="preserve">Dénouement reçu </w:t>
            </w:r>
          </w:p>
        </w:tc>
      </w:tr>
      <w:tr w:rsidR="00DC2081" w:rsidRPr="00DC2081" w:rsidTr="00DC2081">
        <w:tc>
          <w:tcPr>
            <w:tcW w:w="2865" w:type="dxa"/>
          </w:tcPr>
          <w:p w:rsidR="00DC5D12" w:rsidRPr="00DC2081" w:rsidRDefault="00DC5D12" w:rsidP="00DC2081">
            <w:pPr>
              <w:numPr>
                <w:ilvl w:val="0"/>
                <w:numId w:val="45"/>
              </w:numPr>
              <w:ind w:left="206" w:hanging="142"/>
              <w:jc w:val="both"/>
              <w:rPr>
                <w:bCs/>
                <w:color w:val="000000" w:themeColor="text1"/>
                <w:sz w:val="20"/>
                <w:szCs w:val="20"/>
              </w:rPr>
            </w:pPr>
            <w:r w:rsidRPr="00DC2081">
              <w:rPr>
                <w:bCs/>
                <w:color w:val="000000" w:themeColor="text1"/>
                <w:sz w:val="20"/>
                <w:szCs w:val="20"/>
              </w:rPr>
              <w:t xml:space="preserve">L’instruction client créée dans MegaCustody va refléter fidèlement les montants saisis dans MegaTrade, à savoir : </w:t>
            </w:r>
          </w:p>
          <w:p w:rsidR="00DC5D12" w:rsidRPr="00DC2081" w:rsidRDefault="00DC5D12" w:rsidP="00DC2081">
            <w:pPr>
              <w:numPr>
                <w:ilvl w:val="0"/>
                <w:numId w:val="46"/>
              </w:numPr>
              <w:ind w:left="206" w:hanging="141"/>
              <w:jc w:val="both"/>
              <w:rPr>
                <w:bCs/>
                <w:color w:val="000000" w:themeColor="text1"/>
                <w:sz w:val="20"/>
                <w:szCs w:val="20"/>
              </w:rPr>
            </w:pPr>
            <w:r w:rsidRPr="00DC2081">
              <w:rPr>
                <w:bCs/>
                <w:color w:val="000000" w:themeColor="text1"/>
                <w:sz w:val="20"/>
                <w:szCs w:val="20"/>
              </w:rPr>
              <w:t>Le brut</w:t>
            </w:r>
          </w:p>
          <w:p w:rsidR="00DC5D12" w:rsidRPr="00DC2081" w:rsidRDefault="00DC5D12" w:rsidP="00DC2081">
            <w:pPr>
              <w:numPr>
                <w:ilvl w:val="0"/>
                <w:numId w:val="46"/>
              </w:numPr>
              <w:ind w:left="206" w:hanging="141"/>
              <w:jc w:val="both"/>
              <w:rPr>
                <w:bCs/>
                <w:color w:val="000000" w:themeColor="text1"/>
                <w:sz w:val="20"/>
                <w:szCs w:val="20"/>
              </w:rPr>
            </w:pPr>
            <w:r w:rsidRPr="00DC2081">
              <w:rPr>
                <w:bCs/>
                <w:color w:val="000000" w:themeColor="text1"/>
                <w:sz w:val="20"/>
                <w:szCs w:val="20"/>
              </w:rPr>
              <w:t>Commission de courtage</w:t>
            </w:r>
          </w:p>
          <w:p w:rsidR="00DC5D12" w:rsidRPr="00DC2081" w:rsidRDefault="00DC5D12" w:rsidP="00DC2081">
            <w:pPr>
              <w:numPr>
                <w:ilvl w:val="0"/>
                <w:numId w:val="46"/>
              </w:numPr>
              <w:ind w:left="206" w:hanging="141"/>
              <w:jc w:val="both"/>
              <w:rPr>
                <w:bCs/>
                <w:color w:val="000000" w:themeColor="text1"/>
                <w:sz w:val="20"/>
                <w:szCs w:val="20"/>
              </w:rPr>
            </w:pPr>
            <w:r w:rsidRPr="00DC2081">
              <w:rPr>
                <w:bCs/>
                <w:color w:val="000000" w:themeColor="text1"/>
                <w:sz w:val="20"/>
                <w:szCs w:val="20"/>
              </w:rPr>
              <w:t>Commission SDB étrangère</w:t>
            </w:r>
          </w:p>
          <w:p w:rsidR="00DC5D12" w:rsidRPr="00DC2081" w:rsidRDefault="00DC5D12" w:rsidP="00DC2081">
            <w:pPr>
              <w:numPr>
                <w:ilvl w:val="0"/>
                <w:numId w:val="46"/>
              </w:numPr>
              <w:ind w:left="206" w:hanging="141"/>
              <w:jc w:val="both"/>
              <w:rPr>
                <w:bCs/>
                <w:color w:val="000000" w:themeColor="text1"/>
                <w:sz w:val="20"/>
                <w:szCs w:val="20"/>
              </w:rPr>
            </w:pPr>
            <w:r w:rsidRPr="00DC2081">
              <w:rPr>
                <w:bCs/>
                <w:color w:val="000000" w:themeColor="text1"/>
                <w:sz w:val="20"/>
                <w:szCs w:val="20"/>
              </w:rPr>
              <w:t xml:space="preserve">Montant de dénouement = </w:t>
            </w:r>
            <w:r w:rsidRPr="00DC2081">
              <w:rPr>
                <w:bCs/>
                <w:color w:val="000000" w:themeColor="text1"/>
                <w:sz w:val="20"/>
                <w:szCs w:val="20"/>
              </w:rPr>
              <w:lastRenderedPageBreak/>
              <w:t>brut</w:t>
            </w:r>
            <w:r w:rsidR="00910B12" w:rsidRPr="00DC2081">
              <w:rPr>
                <w:bCs/>
                <w:color w:val="000000" w:themeColor="text1"/>
                <w:sz w:val="20"/>
                <w:szCs w:val="20"/>
              </w:rPr>
              <w:t xml:space="preserve"> </w:t>
            </w:r>
            <w:r w:rsidRPr="00DC2081">
              <w:rPr>
                <w:bCs/>
                <w:color w:val="000000" w:themeColor="text1"/>
                <w:sz w:val="20"/>
                <w:szCs w:val="20"/>
              </w:rPr>
              <w:t xml:space="preserve">+/- Com </w:t>
            </w:r>
            <w:r w:rsidR="00910B12" w:rsidRPr="00DC2081">
              <w:rPr>
                <w:bCs/>
                <w:color w:val="000000" w:themeColor="text1"/>
                <w:sz w:val="20"/>
                <w:szCs w:val="20"/>
              </w:rPr>
              <w:t>courtage</w:t>
            </w:r>
          </w:p>
          <w:p w:rsidR="00DC5D12" w:rsidRPr="00DC2081" w:rsidRDefault="00DC5D12" w:rsidP="00DC2081">
            <w:pPr>
              <w:numPr>
                <w:ilvl w:val="0"/>
                <w:numId w:val="46"/>
              </w:numPr>
              <w:ind w:left="206" w:hanging="141"/>
              <w:jc w:val="both"/>
              <w:rPr>
                <w:bCs/>
                <w:color w:val="000000" w:themeColor="text1"/>
                <w:sz w:val="20"/>
                <w:szCs w:val="20"/>
              </w:rPr>
            </w:pPr>
            <w:r w:rsidRPr="00DC2081">
              <w:rPr>
                <w:bCs/>
                <w:color w:val="000000" w:themeColor="text1"/>
                <w:sz w:val="20"/>
                <w:szCs w:val="20"/>
              </w:rPr>
              <w:t>Commission R/L</w:t>
            </w:r>
          </w:p>
          <w:p w:rsidR="00DC5D12" w:rsidRPr="00DC2081" w:rsidRDefault="00DC5D12" w:rsidP="00DC2081">
            <w:pPr>
              <w:numPr>
                <w:ilvl w:val="0"/>
                <w:numId w:val="46"/>
              </w:numPr>
              <w:ind w:left="206" w:hanging="141"/>
              <w:jc w:val="both"/>
              <w:rPr>
                <w:bCs/>
                <w:color w:val="000000" w:themeColor="text1"/>
                <w:sz w:val="20"/>
                <w:szCs w:val="20"/>
              </w:rPr>
            </w:pPr>
            <w:r w:rsidRPr="00DC2081">
              <w:rPr>
                <w:bCs/>
                <w:color w:val="000000" w:themeColor="text1"/>
                <w:sz w:val="20"/>
                <w:szCs w:val="20"/>
              </w:rPr>
              <w:t>Net client= Montant de dénouement +/-commission R/L</w:t>
            </w:r>
          </w:p>
        </w:tc>
        <w:tc>
          <w:tcPr>
            <w:tcW w:w="3119" w:type="dxa"/>
            <w:gridSpan w:val="2"/>
          </w:tcPr>
          <w:p w:rsidR="00DC5D12" w:rsidRPr="00DC2081" w:rsidRDefault="00DC5D12" w:rsidP="00DC2081">
            <w:pPr>
              <w:numPr>
                <w:ilvl w:val="0"/>
                <w:numId w:val="45"/>
              </w:numPr>
              <w:jc w:val="both"/>
              <w:rPr>
                <w:bCs/>
                <w:color w:val="000000" w:themeColor="text1"/>
                <w:sz w:val="20"/>
                <w:szCs w:val="20"/>
              </w:rPr>
            </w:pPr>
            <w:r w:rsidRPr="00DC2081">
              <w:rPr>
                <w:bCs/>
                <w:color w:val="000000" w:themeColor="text1"/>
                <w:sz w:val="20"/>
                <w:szCs w:val="20"/>
              </w:rPr>
              <w:lastRenderedPageBreak/>
              <w:t xml:space="preserve">L’instruction Marché créée dans MegaCustody va refléter fidèlement les montants saisis dans MegaTrade, à savoir : </w:t>
            </w:r>
          </w:p>
          <w:p w:rsidR="00DC5D12" w:rsidRPr="00DC2081" w:rsidRDefault="00DC5D12" w:rsidP="00DC2081">
            <w:pPr>
              <w:numPr>
                <w:ilvl w:val="0"/>
                <w:numId w:val="38"/>
              </w:numPr>
              <w:ind w:left="176" w:hanging="176"/>
              <w:jc w:val="both"/>
              <w:rPr>
                <w:bCs/>
                <w:color w:val="000000" w:themeColor="text1"/>
                <w:sz w:val="20"/>
                <w:szCs w:val="20"/>
              </w:rPr>
            </w:pPr>
            <w:r w:rsidRPr="00DC2081">
              <w:rPr>
                <w:bCs/>
                <w:color w:val="000000" w:themeColor="text1"/>
                <w:sz w:val="20"/>
                <w:szCs w:val="20"/>
              </w:rPr>
              <w:t>Le brut</w:t>
            </w:r>
          </w:p>
          <w:p w:rsidR="00DC5D12" w:rsidRPr="00DC2081" w:rsidRDefault="00DC5D12" w:rsidP="00DC2081">
            <w:pPr>
              <w:numPr>
                <w:ilvl w:val="0"/>
                <w:numId w:val="38"/>
              </w:numPr>
              <w:ind w:left="176" w:hanging="176"/>
              <w:jc w:val="both"/>
              <w:rPr>
                <w:bCs/>
                <w:color w:val="000000" w:themeColor="text1"/>
                <w:sz w:val="20"/>
                <w:szCs w:val="20"/>
              </w:rPr>
            </w:pPr>
            <w:r w:rsidRPr="00DC2081">
              <w:rPr>
                <w:bCs/>
                <w:color w:val="000000" w:themeColor="text1"/>
                <w:sz w:val="20"/>
                <w:szCs w:val="20"/>
              </w:rPr>
              <w:t>Commission SDB étrangère</w:t>
            </w:r>
          </w:p>
          <w:p w:rsidR="00DC5D12" w:rsidRPr="00DC2081" w:rsidRDefault="00DC5D12" w:rsidP="00DC2081">
            <w:pPr>
              <w:numPr>
                <w:ilvl w:val="0"/>
                <w:numId w:val="38"/>
              </w:numPr>
              <w:ind w:left="176" w:hanging="176"/>
              <w:jc w:val="both"/>
              <w:rPr>
                <w:bCs/>
                <w:color w:val="000000" w:themeColor="text1"/>
                <w:sz w:val="20"/>
                <w:szCs w:val="20"/>
              </w:rPr>
            </w:pPr>
            <w:r w:rsidRPr="00DC2081">
              <w:rPr>
                <w:b/>
                <w:bCs/>
                <w:color w:val="000000" w:themeColor="text1"/>
                <w:sz w:val="20"/>
                <w:szCs w:val="20"/>
              </w:rPr>
              <w:t>Net Marché = Brut +/– commission SDB étrangère</w:t>
            </w:r>
            <w:r w:rsidRPr="00DC2081">
              <w:rPr>
                <w:bCs/>
                <w:color w:val="000000" w:themeColor="text1"/>
                <w:sz w:val="20"/>
                <w:szCs w:val="20"/>
              </w:rPr>
              <w:t>.</w:t>
            </w:r>
          </w:p>
          <w:p w:rsidR="00DC5D12" w:rsidRPr="00DC2081" w:rsidRDefault="00DC5D12" w:rsidP="00DC2081">
            <w:pPr>
              <w:jc w:val="both"/>
              <w:rPr>
                <w:bCs/>
                <w:color w:val="0000FF"/>
                <w:sz w:val="20"/>
                <w:szCs w:val="20"/>
              </w:rPr>
            </w:pPr>
          </w:p>
        </w:tc>
        <w:tc>
          <w:tcPr>
            <w:tcW w:w="3084" w:type="dxa"/>
          </w:tcPr>
          <w:p w:rsidR="00DC5D12" w:rsidRPr="00DC2081" w:rsidRDefault="00DC5D12" w:rsidP="00DC2081">
            <w:pPr>
              <w:numPr>
                <w:ilvl w:val="0"/>
                <w:numId w:val="45"/>
              </w:numPr>
              <w:jc w:val="both"/>
              <w:rPr>
                <w:bCs/>
                <w:color w:val="000000" w:themeColor="text1"/>
                <w:sz w:val="20"/>
                <w:szCs w:val="20"/>
              </w:rPr>
            </w:pPr>
            <w:r w:rsidRPr="00DC2081">
              <w:rPr>
                <w:bCs/>
                <w:color w:val="000000" w:themeColor="text1"/>
                <w:sz w:val="20"/>
                <w:szCs w:val="20"/>
              </w:rPr>
              <w:lastRenderedPageBreak/>
              <w:t xml:space="preserve">Le dénouement de l’instruction marché se base sur le montant </w:t>
            </w:r>
            <w:r w:rsidRPr="00DC2081">
              <w:rPr>
                <w:bCs/>
                <w:color w:val="000000" w:themeColor="text1"/>
                <w:sz w:val="20"/>
                <w:szCs w:val="20"/>
                <w:highlight w:val="yellow"/>
              </w:rPr>
              <w:t>Net marché.</w:t>
            </w:r>
          </w:p>
          <w:p w:rsidR="00DC5D12" w:rsidRPr="00DC2081" w:rsidRDefault="00DC5D12" w:rsidP="00DC2081">
            <w:pPr>
              <w:ind w:left="580"/>
              <w:jc w:val="both"/>
              <w:rPr>
                <w:bCs/>
                <w:color w:val="000000" w:themeColor="text1"/>
                <w:sz w:val="20"/>
                <w:szCs w:val="20"/>
              </w:rPr>
            </w:pPr>
          </w:p>
          <w:p w:rsidR="00DC5D12" w:rsidRPr="00DC2081" w:rsidRDefault="00DC5D12" w:rsidP="00DC2081">
            <w:pPr>
              <w:ind w:left="580"/>
              <w:jc w:val="both"/>
              <w:rPr>
                <w:bCs/>
                <w:color w:val="000000" w:themeColor="text1"/>
                <w:sz w:val="20"/>
                <w:szCs w:val="20"/>
              </w:rPr>
            </w:pPr>
          </w:p>
          <w:p w:rsidR="00910B12" w:rsidRPr="00DC2081" w:rsidRDefault="00910B12" w:rsidP="00DC2081">
            <w:pPr>
              <w:ind w:left="580"/>
              <w:jc w:val="both"/>
              <w:rPr>
                <w:bCs/>
                <w:color w:val="000000" w:themeColor="text1"/>
                <w:sz w:val="20"/>
                <w:szCs w:val="20"/>
              </w:rPr>
            </w:pPr>
          </w:p>
          <w:p w:rsidR="00910B12" w:rsidRPr="00DC2081" w:rsidRDefault="00910B12" w:rsidP="00DC2081">
            <w:pPr>
              <w:ind w:left="580"/>
              <w:jc w:val="both"/>
              <w:rPr>
                <w:bCs/>
                <w:color w:val="000000" w:themeColor="text1"/>
                <w:sz w:val="20"/>
                <w:szCs w:val="20"/>
              </w:rPr>
            </w:pPr>
          </w:p>
          <w:p w:rsidR="00DC5D12" w:rsidRPr="00DC2081" w:rsidRDefault="00DC5D12" w:rsidP="00DC2081">
            <w:pPr>
              <w:numPr>
                <w:ilvl w:val="0"/>
                <w:numId w:val="38"/>
              </w:numPr>
              <w:ind w:left="175" w:hanging="142"/>
              <w:jc w:val="both"/>
              <w:rPr>
                <w:b/>
                <w:bCs/>
                <w:color w:val="000000" w:themeColor="text1"/>
                <w:sz w:val="20"/>
                <w:szCs w:val="20"/>
              </w:rPr>
            </w:pPr>
            <w:r w:rsidRPr="00DC2081">
              <w:rPr>
                <w:b/>
                <w:bCs/>
                <w:color w:val="000000" w:themeColor="text1"/>
                <w:sz w:val="20"/>
                <w:szCs w:val="20"/>
              </w:rPr>
              <w:t>Net marché = Brut +/– commission SDB étrangère.</w:t>
            </w:r>
          </w:p>
        </w:tc>
      </w:tr>
      <w:tr w:rsidR="00DC5D12" w:rsidRPr="00DC2081" w:rsidTr="00DC2081">
        <w:tc>
          <w:tcPr>
            <w:tcW w:w="2865" w:type="dxa"/>
          </w:tcPr>
          <w:p w:rsidR="00DC5D12" w:rsidRPr="00DC2081" w:rsidRDefault="00DC5D12" w:rsidP="00DC2081">
            <w:pPr>
              <w:jc w:val="both"/>
              <w:rPr>
                <w:b/>
                <w:bCs/>
                <w:color w:val="0000FF"/>
                <w:sz w:val="20"/>
                <w:szCs w:val="20"/>
              </w:rPr>
            </w:pPr>
          </w:p>
        </w:tc>
        <w:tc>
          <w:tcPr>
            <w:tcW w:w="6203" w:type="dxa"/>
            <w:gridSpan w:val="3"/>
          </w:tcPr>
          <w:p w:rsidR="00DC5D12" w:rsidRPr="00DC2081" w:rsidRDefault="00DC5D12" w:rsidP="00DC2081">
            <w:pPr>
              <w:jc w:val="both"/>
              <w:rPr>
                <w:b/>
                <w:bCs/>
                <w:color w:val="000000" w:themeColor="text1"/>
                <w:sz w:val="20"/>
                <w:szCs w:val="20"/>
              </w:rPr>
            </w:pPr>
            <w:r w:rsidRPr="00DC2081">
              <w:rPr>
                <w:b/>
                <w:bCs/>
                <w:color w:val="000000" w:themeColor="text1"/>
                <w:sz w:val="20"/>
                <w:szCs w:val="20"/>
              </w:rPr>
              <w:t xml:space="preserve">L’appariement Instruction marché Vs dénouement se base sur le </w:t>
            </w:r>
            <w:r w:rsidRPr="00DC2081">
              <w:rPr>
                <w:b/>
                <w:bCs/>
                <w:color w:val="000000" w:themeColor="text1"/>
                <w:sz w:val="20"/>
                <w:szCs w:val="20"/>
                <w:highlight w:val="yellow"/>
              </w:rPr>
              <w:t>Net marché</w:t>
            </w:r>
            <w:r w:rsidRPr="00DC2081">
              <w:rPr>
                <w:b/>
                <w:bCs/>
                <w:color w:val="000000" w:themeColor="text1"/>
                <w:sz w:val="20"/>
                <w:szCs w:val="20"/>
              </w:rPr>
              <w:t xml:space="preserve"> =&gt; on n’aura pas de problème de réconciliation puisque les net marché correspondent.</w:t>
            </w:r>
          </w:p>
        </w:tc>
      </w:tr>
      <w:tr w:rsidR="00DC5D12" w:rsidRPr="00DC2081" w:rsidTr="00DC2081">
        <w:tc>
          <w:tcPr>
            <w:tcW w:w="5966" w:type="dxa"/>
            <w:gridSpan w:val="2"/>
          </w:tcPr>
          <w:p w:rsidR="00DC5D12" w:rsidRPr="00DC2081" w:rsidRDefault="00DC5D12" w:rsidP="00DC2081">
            <w:pPr>
              <w:jc w:val="both"/>
              <w:rPr>
                <w:b/>
                <w:bCs/>
                <w:color w:val="000000" w:themeColor="text1"/>
                <w:sz w:val="20"/>
                <w:szCs w:val="20"/>
              </w:rPr>
            </w:pPr>
            <w:r w:rsidRPr="00DC2081">
              <w:rPr>
                <w:b/>
                <w:bCs/>
                <w:color w:val="000000" w:themeColor="text1"/>
                <w:sz w:val="20"/>
                <w:szCs w:val="20"/>
              </w:rPr>
              <w:t>Une fois l’instruction marché passe à appariée, l’instruction client relative passe aussi à appariée</w:t>
            </w:r>
            <w:r w:rsidR="00910B12" w:rsidRPr="00DC2081">
              <w:rPr>
                <w:b/>
                <w:bCs/>
                <w:color w:val="000000" w:themeColor="text1"/>
                <w:sz w:val="20"/>
                <w:szCs w:val="20"/>
              </w:rPr>
              <w:t>. Il n’y a pas de réconciliation entre le net marché et le montant de dénouement.</w:t>
            </w:r>
          </w:p>
        </w:tc>
        <w:tc>
          <w:tcPr>
            <w:tcW w:w="3102" w:type="dxa"/>
            <w:gridSpan w:val="2"/>
          </w:tcPr>
          <w:p w:rsidR="00DC5D12" w:rsidRPr="00DC2081" w:rsidRDefault="00DC5D12" w:rsidP="00DC2081">
            <w:pPr>
              <w:jc w:val="both"/>
              <w:rPr>
                <w:b/>
                <w:bCs/>
                <w:color w:val="000000" w:themeColor="text1"/>
                <w:sz w:val="20"/>
                <w:szCs w:val="20"/>
              </w:rPr>
            </w:pPr>
          </w:p>
        </w:tc>
      </w:tr>
    </w:tbl>
    <w:p w:rsidR="00EE1C72" w:rsidRDefault="00EE1C72" w:rsidP="00DC5D12">
      <w:pPr>
        <w:jc w:val="both"/>
        <w:rPr>
          <w:b/>
          <w:bCs/>
          <w:color w:val="000000" w:themeColor="text1"/>
        </w:rPr>
      </w:pPr>
    </w:p>
    <w:p w:rsidR="00A91AC2" w:rsidRDefault="00A91AC2" w:rsidP="00DC5D12">
      <w:pPr>
        <w:jc w:val="both"/>
        <w:rPr>
          <w:b/>
          <w:bCs/>
          <w:color w:val="000000" w:themeColor="text1"/>
        </w:rPr>
      </w:pPr>
    </w:p>
    <w:p w:rsidR="00A91AC2" w:rsidRDefault="00A91AC2" w:rsidP="00DC5D12">
      <w:pPr>
        <w:jc w:val="both"/>
        <w:rPr>
          <w:b/>
          <w:bCs/>
          <w:color w:val="000000" w:themeColor="text1"/>
        </w:rPr>
      </w:pPr>
    </w:p>
    <w:p w:rsidR="00A91AC2" w:rsidRDefault="00A91AC2" w:rsidP="00DC5D12">
      <w:pPr>
        <w:jc w:val="both"/>
        <w:rPr>
          <w:b/>
          <w:bCs/>
          <w:color w:val="000000" w:themeColor="text1"/>
        </w:rPr>
      </w:pPr>
    </w:p>
    <w:p w:rsidR="00A91AC2" w:rsidRDefault="00A91AC2" w:rsidP="00DC5D12">
      <w:pPr>
        <w:jc w:val="both"/>
        <w:rPr>
          <w:b/>
          <w:bCs/>
          <w:color w:val="000000" w:themeColor="text1"/>
        </w:rPr>
      </w:pPr>
    </w:p>
    <w:p w:rsidR="00A91AC2" w:rsidRDefault="00A91AC2" w:rsidP="00DC5D12">
      <w:pPr>
        <w:jc w:val="both"/>
        <w:rPr>
          <w:b/>
          <w:bCs/>
          <w:color w:val="000000" w:themeColor="text1"/>
        </w:rPr>
      </w:pPr>
    </w:p>
    <w:p w:rsidR="00A91AC2" w:rsidRDefault="00A91AC2" w:rsidP="00DC5D12">
      <w:pPr>
        <w:jc w:val="both"/>
        <w:rPr>
          <w:b/>
          <w:bCs/>
          <w:color w:val="000000" w:themeColor="text1"/>
        </w:rPr>
      </w:pPr>
    </w:p>
    <w:p w:rsidR="00A91AC2" w:rsidRPr="00EE1C72" w:rsidRDefault="00A91AC2" w:rsidP="00DC5D12">
      <w:pPr>
        <w:jc w:val="both"/>
        <w:rPr>
          <w:b/>
          <w:bCs/>
          <w:color w:val="000000" w:themeColor="text1"/>
        </w:rPr>
      </w:pPr>
    </w:p>
    <w:p w:rsidR="00AA24F2" w:rsidRDefault="00AA24F2">
      <w:pPr>
        <w:ind w:left="220"/>
        <w:jc w:val="both"/>
        <w:rPr>
          <w:b/>
          <w:bCs/>
          <w:color w:val="339966"/>
        </w:rPr>
      </w:pPr>
    </w:p>
    <w:p w:rsidR="00AA24F2" w:rsidRPr="00537D43" w:rsidRDefault="00AA24F2" w:rsidP="00D20058">
      <w:pPr>
        <w:pStyle w:val="Style1"/>
        <w:numPr>
          <w:ilvl w:val="0"/>
          <w:numId w:val="11"/>
        </w:numPr>
        <w:jc w:val="both"/>
      </w:pPr>
      <w:bookmarkStart w:id="203" w:name="_Toc54515390"/>
      <w:bookmarkStart w:id="204" w:name="_Toc318352136"/>
      <w:bookmarkStart w:id="205" w:name="_Toc319568802"/>
      <w:bookmarkStart w:id="206" w:name="_Toc404293261"/>
      <w:bookmarkStart w:id="207" w:name="_Toc413249591"/>
      <w:r w:rsidRPr="004325ED">
        <w:t>Description des écrans</w:t>
      </w:r>
      <w:bookmarkEnd w:id="203"/>
      <w:bookmarkEnd w:id="204"/>
      <w:bookmarkEnd w:id="205"/>
      <w:bookmarkEnd w:id="206"/>
      <w:bookmarkEnd w:id="207"/>
    </w:p>
    <w:p w:rsidR="00AA24F2" w:rsidRPr="004325ED" w:rsidRDefault="00AA24F2" w:rsidP="00D20058">
      <w:pPr>
        <w:pStyle w:val="Style2"/>
        <w:numPr>
          <w:ilvl w:val="1"/>
          <w:numId w:val="11"/>
        </w:numPr>
        <w:jc w:val="both"/>
      </w:pPr>
      <w:bookmarkStart w:id="208" w:name="_Toc54515392"/>
      <w:bookmarkStart w:id="209" w:name="_Toc319568804"/>
      <w:bookmarkStart w:id="210" w:name="_Toc404293263"/>
      <w:bookmarkStart w:id="211" w:name="_Toc413249592"/>
      <w:r w:rsidRPr="004325ED">
        <w:t>Description de l’écran &lt;</w:t>
      </w:r>
      <w:r>
        <w:t>Création manuelle de l’instruction Client</w:t>
      </w:r>
      <w:r w:rsidRPr="004325ED">
        <w:t>&gt;</w:t>
      </w:r>
      <w:bookmarkEnd w:id="208"/>
      <w:bookmarkEnd w:id="209"/>
      <w:bookmarkEnd w:id="210"/>
      <w:bookmarkEnd w:id="211"/>
    </w:p>
    <w:p w:rsidR="00AA24F2" w:rsidRPr="004325ED" w:rsidRDefault="00AA24F2" w:rsidP="00D20058">
      <w:pPr>
        <w:pStyle w:val="Style3"/>
        <w:numPr>
          <w:ilvl w:val="2"/>
          <w:numId w:val="11"/>
        </w:numPr>
        <w:jc w:val="both"/>
      </w:pPr>
      <w:bookmarkStart w:id="212" w:name="_Toc54515393"/>
      <w:bookmarkStart w:id="213" w:name="_Toc319568805"/>
      <w:bookmarkStart w:id="214" w:name="_Toc404293264"/>
      <w:bookmarkStart w:id="215" w:name="_Toc413249593"/>
      <w:r w:rsidRPr="004325ED">
        <w:t>Maquette de l’écran &lt;Nom de l’écran&gt;</w:t>
      </w:r>
      <w:bookmarkEnd w:id="212"/>
      <w:bookmarkEnd w:id="213"/>
      <w:bookmarkEnd w:id="214"/>
      <w:bookmarkEnd w:id="215"/>
    </w:p>
    <w:p w:rsidR="00AA24F2" w:rsidRPr="004325ED" w:rsidRDefault="00AA24F2" w:rsidP="00D20058">
      <w:pPr>
        <w:pStyle w:val="ListParagraph"/>
        <w:numPr>
          <w:ilvl w:val="0"/>
          <w:numId w:val="10"/>
        </w:numPr>
        <w:spacing w:line="240" w:lineRule="auto"/>
        <w:ind w:right="142"/>
        <w:jc w:val="both"/>
      </w:pPr>
      <w:r>
        <w:t>L’écran de création d’une IRL:</w:t>
      </w:r>
    </w:p>
    <w:p w:rsidR="00AA24F2" w:rsidRPr="004325ED" w:rsidRDefault="00AA24F2" w:rsidP="00327A3B">
      <w:pPr>
        <w:jc w:val="both"/>
      </w:pPr>
    </w:p>
    <w:p w:rsidR="00AA24F2" w:rsidRPr="001E5DB5" w:rsidRDefault="00C14147" w:rsidP="00327A3B">
      <w:pPr>
        <w:jc w:val="both"/>
      </w:pPr>
      <w:r>
        <w:rPr>
          <w:noProof/>
          <w:lang w:eastAsia="fr-FR"/>
        </w:rPr>
        <w:pict>
          <v:shape id="Picture 5" o:spid="_x0000_i1034" type="#_x0000_t75" alt="IRL-SFD-CUSTODY.png" style="width:453.75pt;height:206.25pt;visibility:visible">
            <v:imagedata r:id="rId27" o:title=""/>
          </v:shape>
        </w:pict>
      </w:r>
    </w:p>
    <w:p w:rsidR="00AA24F2" w:rsidRDefault="00AA24F2" w:rsidP="00327A3B">
      <w:pPr>
        <w:pStyle w:val="ABLOCKPARA"/>
        <w:ind w:left="0"/>
        <w:jc w:val="both"/>
      </w:pPr>
    </w:p>
    <w:p w:rsidR="00AA24F2" w:rsidRPr="004325ED" w:rsidRDefault="00AA24F2" w:rsidP="00327A3B">
      <w:pPr>
        <w:pStyle w:val="ABLOCKPARA"/>
        <w:ind w:left="0"/>
        <w:jc w:val="both"/>
      </w:pPr>
      <w:r w:rsidRPr="007D4835">
        <w:rPr>
          <w:b/>
          <w:color w:val="FF0000"/>
        </w:rPr>
        <w:t>N.B. :</w:t>
      </w:r>
      <w:r>
        <w:t xml:space="preserve"> L’écran est imprimé à titre d’information, les données mentionnées sont pour illustration, l’écran peut changer lors du cycle de développement.</w:t>
      </w:r>
    </w:p>
    <w:p w:rsidR="00AA24F2" w:rsidRPr="004325ED" w:rsidRDefault="00AA24F2" w:rsidP="00D20058">
      <w:pPr>
        <w:pStyle w:val="Style3"/>
        <w:numPr>
          <w:ilvl w:val="2"/>
          <w:numId w:val="11"/>
        </w:numPr>
        <w:jc w:val="both"/>
      </w:pPr>
      <w:bookmarkStart w:id="216" w:name="_Toc54515394"/>
      <w:bookmarkStart w:id="217" w:name="_Toc319568806"/>
      <w:bookmarkStart w:id="218" w:name="_Toc404293265"/>
      <w:bookmarkStart w:id="219" w:name="_Toc413249594"/>
      <w:r w:rsidRPr="004325ED">
        <w:lastRenderedPageBreak/>
        <w:t>Typologie des données manipulées</w:t>
      </w:r>
      <w:bookmarkEnd w:id="216"/>
      <w:bookmarkEnd w:id="217"/>
      <w:bookmarkEnd w:id="218"/>
      <w:bookmarkEnd w:id="219"/>
    </w:p>
    <w:p w:rsidR="00AA24F2" w:rsidRPr="004325ED" w:rsidRDefault="00AA24F2" w:rsidP="00D20058">
      <w:pPr>
        <w:pStyle w:val="ListParagraph"/>
        <w:numPr>
          <w:ilvl w:val="0"/>
          <w:numId w:val="10"/>
        </w:numPr>
        <w:spacing w:before="240" w:after="240" w:line="240" w:lineRule="auto"/>
        <w:ind w:right="142"/>
        <w:jc w:val="both"/>
      </w:pPr>
      <w:r w:rsidRPr="004325ED">
        <w:t>Identifier, lister et spécifier  les champs présents dans l’écran.</w:t>
      </w:r>
    </w:p>
    <w:tbl>
      <w:tblPr>
        <w:tblW w:w="9608"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BF"/>
      </w:tblPr>
      <w:tblGrid>
        <w:gridCol w:w="1702"/>
        <w:gridCol w:w="1417"/>
        <w:gridCol w:w="1701"/>
        <w:gridCol w:w="1701"/>
        <w:gridCol w:w="851"/>
        <w:gridCol w:w="2236"/>
      </w:tblGrid>
      <w:tr w:rsidR="00AA24F2" w:rsidRPr="001A11C8" w:rsidTr="001A7E0D">
        <w:trPr>
          <w:trHeight w:val="623"/>
        </w:trPr>
        <w:tc>
          <w:tcPr>
            <w:tcW w:w="1702" w:type="dxa"/>
            <w:shd w:val="solid" w:color="808080" w:fill="808080"/>
          </w:tcPr>
          <w:p w:rsidR="00AA24F2" w:rsidRPr="001A11C8" w:rsidRDefault="00AA24F2" w:rsidP="00327A3B">
            <w:pPr>
              <w:jc w:val="both"/>
              <w:rPr>
                <w:b/>
                <w:bCs/>
              </w:rPr>
            </w:pPr>
            <w:r w:rsidRPr="001A11C8">
              <w:rPr>
                <w:b/>
                <w:bCs/>
              </w:rPr>
              <w:t>Champ</w:t>
            </w:r>
          </w:p>
        </w:tc>
        <w:tc>
          <w:tcPr>
            <w:tcW w:w="1417" w:type="dxa"/>
            <w:shd w:val="solid" w:color="808080" w:fill="808080"/>
          </w:tcPr>
          <w:p w:rsidR="00AA24F2" w:rsidRPr="001A11C8" w:rsidRDefault="00AA24F2" w:rsidP="00327A3B">
            <w:pPr>
              <w:jc w:val="both"/>
              <w:rPr>
                <w:b/>
                <w:bCs/>
              </w:rPr>
            </w:pPr>
            <w:r w:rsidRPr="001A11C8">
              <w:rPr>
                <w:b/>
                <w:bCs/>
              </w:rPr>
              <w:t>Etiquette</w:t>
            </w:r>
          </w:p>
        </w:tc>
        <w:tc>
          <w:tcPr>
            <w:tcW w:w="1701" w:type="dxa"/>
            <w:shd w:val="solid" w:color="808080" w:fill="808080"/>
          </w:tcPr>
          <w:p w:rsidR="00AA24F2" w:rsidRPr="001A11C8" w:rsidRDefault="00AA24F2" w:rsidP="00327A3B">
            <w:pPr>
              <w:jc w:val="both"/>
              <w:rPr>
                <w:b/>
                <w:bCs/>
              </w:rPr>
            </w:pPr>
            <w:r w:rsidRPr="001A11C8">
              <w:rPr>
                <w:b/>
                <w:bCs/>
              </w:rPr>
              <w:t>Type de champ</w:t>
            </w:r>
          </w:p>
        </w:tc>
        <w:tc>
          <w:tcPr>
            <w:tcW w:w="1701" w:type="dxa"/>
            <w:shd w:val="solid" w:color="808080" w:fill="808080"/>
          </w:tcPr>
          <w:p w:rsidR="00AA24F2" w:rsidRPr="001A11C8" w:rsidRDefault="00AA24F2" w:rsidP="00327A3B">
            <w:pPr>
              <w:jc w:val="both"/>
              <w:rPr>
                <w:b/>
                <w:bCs/>
              </w:rPr>
            </w:pPr>
            <w:r w:rsidRPr="001A11C8">
              <w:rPr>
                <w:b/>
                <w:bCs/>
              </w:rPr>
              <w:t>Type de donnée manipulée</w:t>
            </w:r>
          </w:p>
        </w:tc>
        <w:tc>
          <w:tcPr>
            <w:tcW w:w="851" w:type="dxa"/>
            <w:shd w:val="solid" w:color="808080" w:fill="808080"/>
          </w:tcPr>
          <w:p w:rsidR="00AA24F2" w:rsidRPr="001A11C8" w:rsidRDefault="00AA24F2" w:rsidP="00327A3B">
            <w:pPr>
              <w:jc w:val="both"/>
              <w:rPr>
                <w:b/>
                <w:bCs/>
              </w:rPr>
            </w:pPr>
            <w:r w:rsidRPr="001A11C8">
              <w:rPr>
                <w:b/>
                <w:bCs/>
              </w:rPr>
              <w:t>Taille</w:t>
            </w:r>
          </w:p>
        </w:tc>
        <w:tc>
          <w:tcPr>
            <w:tcW w:w="2236" w:type="dxa"/>
            <w:shd w:val="solid" w:color="808080" w:fill="808080"/>
          </w:tcPr>
          <w:p w:rsidR="00AA24F2" w:rsidRPr="001A11C8" w:rsidRDefault="00AA24F2" w:rsidP="00327A3B">
            <w:pPr>
              <w:jc w:val="both"/>
              <w:rPr>
                <w:b/>
                <w:bCs/>
              </w:rPr>
            </w:pPr>
            <w:r w:rsidRPr="001A11C8">
              <w:rPr>
                <w:b/>
                <w:bCs/>
              </w:rPr>
              <w:t>Description &amp; valeurs possibles</w:t>
            </w:r>
          </w:p>
        </w:tc>
      </w:tr>
      <w:tr w:rsidR="00AA24F2" w:rsidRPr="001A11C8" w:rsidTr="001A7E0D">
        <w:tc>
          <w:tcPr>
            <w:tcW w:w="1702" w:type="dxa"/>
          </w:tcPr>
          <w:p w:rsidR="00AA24F2" w:rsidRPr="001A11C8" w:rsidRDefault="00AA24F2" w:rsidP="00327A3B">
            <w:pPr>
              <w:jc w:val="both"/>
            </w:pPr>
            <w:r w:rsidRPr="001A11C8">
              <w:t>OTC</w:t>
            </w:r>
          </w:p>
        </w:tc>
        <w:tc>
          <w:tcPr>
            <w:tcW w:w="1417" w:type="dxa"/>
          </w:tcPr>
          <w:p w:rsidR="00AA24F2" w:rsidRPr="001A11C8" w:rsidRDefault="00AA24F2" w:rsidP="00327A3B">
            <w:pPr>
              <w:jc w:val="both"/>
            </w:pPr>
            <w:r w:rsidRPr="001A11C8">
              <w:t>Gré à Gré</w:t>
            </w:r>
          </w:p>
        </w:tc>
        <w:tc>
          <w:tcPr>
            <w:tcW w:w="1701" w:type="dxa"/>
          </w:tcPr>
          <w:p w:rsidR="00AA24F2" w:rsidRPr="001A11C8" w:rsidRDefault="00AA24F2" w:rsidP="00327A3B">
            <w:pPr>
              <w:jc w:val="both"/>
            </w:pPr>
            <w:r w:rsidRPr="001A11C8">
              <w:t>Booléen</w:t>
            </w:r>
          </w:p>
        </w:tc>
        <w:tc>
          <w:tcPr>
            <w:tcW w:w="1701" w:type="dxa"/>
          </w:tcPr>
          <w:p w:rsidR="00AA24F2" w:rsidRPr="001A11C8" w:rsidRDefault="00AA24F2" w:rsidP="00327A3B">
            <w:pPr>
              <w:jc w:val="both"/>
            </w:pPr>
            <w:r w:rsidRPr="001A11C8">
              <w:t>Obligatoire</w:t>
            </w:r>
          </w:p>
        </w:tc>
        <w:tc>
          <w:tcPr>
            <w:tcW w:w="851" w:type="dxa"/>
          </w:tcPr>
          <w:p w:rsidR="00AA24F2" w:rsidRPr="001A11C8" w:rsidRDefault="00AA24F2" w:rsidP="00327A3B">
            <w:pPr>
              <w:jc w:val="both"/>
            </w:pPr>
          </w:p>
        </w:tc>
        <w:tc>
          <w:tcPr>
            <w:tcW w:w="2236" w:type="dxa"/>
          </w:tcPr>
          <w:p w:rsidR="00AA24F2" w:rsidRPr="001A11C8" w:rsidRDefault="00AA24F2" w:rsidP="00327A3B">
            <w:pPr>
              <w:jc w:val="both"/>
            </w:pPr>
            <w:r w:rsidRPr="001A11C8">
              <w:t>Vrai -Faux</w:t>
            </w:r>
          </w:p>
        </w:tc>
      </w:tr>
      <w:tr w:rsidR="00AA24F2" w:rsidRPr="001A11C8" w:rsidTr="001A7E0D">
        <w:tc>
          <w:tcPr>
            <w:tcW w:w="1702" w:type="dxa"/>
          </w:tcPr>
          <w:p w:rsidR="00AA24F2" w:rsidRPr="001A11C8" w:rsidRDefault="00AA24F2" w:rsidP="00327A3B">
            <w:pPr>
              <w:jc w:val="both"/>
            </w:pPr>
            <w:r w:rsidRPr="001A11C8">
              <w:t>Référence Client</w:t>
            </w:r>
          </w:p>
        </w:tc>
        <w:tc>
          <w:tcPr>
            <w:tcW w:w="1417" w:type="dxa"/>
          </w:tcPr>
          <w:p w:rsidR="00AA24F2" w:rsidRPr="001A11C8" w:rsidRDefault="00AA24F2" w:rsidP="00327A3B">
            <w:pPr>
              <w:jc w:val="both"/>
            </w:pPr>
            <w:r w:rsidRPr="001A11C8">
              <w:t>20C</w:t>
            </w:r>
          </w:p>
        </w:tc>
        <w:tc>
          <w:tcPr>
            <w:tcW w:w="1701" w:type="dxa"/>
          </w:tcPr>
          <w:p w:rsidR="00AA24F2" w:rsidRPr="001A11C8" w:rsidRDefault="00AA24F2" w:rsidP="00327A3B">
            <w:pPr>
              <w:jc w:val="both"/>
            </w:pPr>
            <w:r w:rsidRPr="001A11C8">
              <w:t>Alphanumérique</w:t>
            </w:r>
          </w:p>
        </w:tc>
        <w:tc>
          <w:tcPr>
            <w:tcW w:w="1701" w:type="dxa"/>
          </w:tcPr>
          <w:p w:rsidR="00AA24F2" w:rsidRPr="001A11C8" w:rsidRDefault="00AA24F2" w:rsidP="00327A3B">
            <w:pPr>
              <w:jc w:val="both"/>
            </w:pPr>
            <w:r w:rsidRPr="001A11C8">
              <w:t>Obligatoire</w:t>
            </w:r>
          </w:p>
        </w:tc>
        <w:tc>
          <w:tcPr>
            <w:tcW w:w="851" w:type="dxa"/>
          </w:tcPr>
          <w:p w:rsidR="00AA24F2" w:rsidRPr="001A11C8" w:rsidRDefault="00AA24F2" w:rsidP="00327A3B">
            <w:pPr>
              <w:jc w:val="both"/>
            </w:pPr>
            <w:r w:rsidRPr="001A11C8">
              <w:t>16</w:t>
            </w:r>
          </w:p>
        </w:tc>
        <w:tc>
          <w:tcPr>
            <w:tcW w:w="2236" w:type="dxa"/>
          </w:tcPr>
          <w:p w:rsidR="00AA24F2" w:rsidRPr="001A11C8" w:rsidRDefault="00AA24F2" w:rsidP="00327A3B">
            <w:pPr>
              <w:jc w:val="both"/>
            </w:pPr>
          </w:p>
        </w:tc>
      </w:tr>
      <w:tr w:rsidR="00AA24F2" w:rsidRPr="001A11C8" w:rsidTr="001A7E0D">
        <w:tc>
          <w:tcPr>
            <w:tcW w:w="1702" w:type="dxa"/>
          </w:tcPr>
          <w:p w:rsidR="00AA24F2" w:rsidRPr="001A11C8" w:rsidRDefault="00AA24F2" w:rsidP="00327A3B">
            <w:pPr>
              <w:jc w:val="both"/>
            </w:pPr>
            <w:r w:rsidRPr="001A11C8">
              <w:t>Type de transaction</w:t>
            </w:r>
          </w:p>
        </w:tc>
        <w:tc>
          <w:tcPr>
            <w:tcW w:w="1417" w:type="dxa"/>
          </w:tcPr>
          <w:p w:rsidR="00AA24F2" w:rsidRPr="001A11C8" w:rsidRDefault="00AA24F2" w:rsidP="00327A3B">
            <w:pPr>
              <w:jc w:val="both"/>
            </w:pPr>
            <w:r w:rsidRPr="001A11C8">
              <w:t>Type Opération</w:t>
            </w:r>
          </w:p>
        </w:tc>
        <w:tc>
          <w:tcPr>
            <w:tcW w:w="1701" w:type="dxa"/>
          </w:tcPr>
          <w:p w:rsidR="00AA24F2" w:rsidRPr="001A11C8" w:rsidRDefault="00AA24F2" w:rsidP="00327A3B">
            <w:pPr>
              <w:jc w:val="both"/>
            </w:pPr>
            <w:r w:rsidRPr="001A11C8">
              <w:t>Enumération</w:t>
            </w:r>
          </w:p>
        </w:tc>
        <w:tc>
          <w:tcPr>
            <w:tcW w:w="1701" w:type="dxa"/>
          </w:tcPr>
          <w:p w:rsidR="00AA24F2" w:rsidRPr="001A11C8" w:rsidRDefault="00AA24F2" w:rsidP="00327A3B">
            <w:pPr>
              <w:jc w:val="both"/>
            </w:pPr>
            <w:r w:rsidRPr="001A11C8">
              <w:t>Obligatoire</w:t>
            </w:r>
          </w:p>
        </w:tc>
        <w:tc>
          <w:tcPr>
            <w:tcW w:w="851" w:type="dxa"/>
          </w:tcPr>
          <w:p w:rsidR="00AA24F2" w:rsidRPr="001A11C8" w:rsidRDefault="00AA24F2" w:rsidP="00327A3B">
            <w:pPr>
              <w:jc w:val="both"/>
            </w:pPr>
          </w:p>
        </w:tc>
        <w:tc>
          <w:tcPr>
            <w:tcW w:w="2236" w:type="dxa"/>
          </w:tcPr>
          <w:p w:rsidR="00AA24F2" w:rsidRPr="001A11C8" w:rsidRDefault="00AA24F2" w:rsidP="00D20058">
            <w:pPr>
              <w:pStyle w:val="ListParagraph"/>
              <w:numPr>
                <w:ilvl w:val="0"/>
                <w:numId w:val="17"/>
              </w:numPr>
              <w:jc w:val="both"/>
            </w:pPr>
            <w:r w:rsidRPr="001A11C8">
              <w:t>RF </w:t>
            </w:r>
          </w:p>
          <w:p w:rsidR="00AA24F2" w:rsidRPr="001A11C8" w:rsidRDefault="00AA24F2" w:rsidP="00D20058">
            <w:pPr>
              <w:pStyle w:val="ListParagraph"/>
              <w:numPr>
                <w:ilvl w:val="0"/>
                <w:numId w:val="17"/>
              </w:numPr>
              <w:jc w:val="both"/>
            </w:pPr>
            <w:r w:rsidRPr="001A11C8">
              <w:t>RVP</w:t>
            </w:r>
          </w:p>
          <w:p w:rsidR="00AA24F2" w:rsidRPr="001A11C8" w:rsidRDefault="00AA24F2" w:rsidP="00D20058">
            <w:pPr>
              <w:pStyle w:val="ListParagraph"/>
              <w:numPr>
                <w:ilvl w:val="0"/>
                <w:numId w:val="17"/>
              </w:numPr>
              <w:jc w:val="both"/>
            </w:pPr>
            <w:r w:rsidRPr="001A11C8">
              <w:t>DF </w:t>
            </w:r>
          </w:p>
          <w:p w:rsidR="00AA24F2" w:rsidRPr="001A11C8" w:rsidRDefault="00AA24F2" w:rsidP="00D20058">
            <w:pPr>
              <w:pStyle w:val="ListParagraph"/>
              <w:numPr>
                <w:ilvl w:val="0"/>
                <w:numId w:val="17"/>
              </w:numPr>
              <w:jc w:val="both"/>
            </w:pPr>
            <w:r w:rsidRPr="001A11C8">
              <w:t>DVP</w:t>
            </w:r>
          </w:p>
        </w:tc>
      </w:tr>
      <w:tr w:rsidR="00AA24F2" w:rsidRPr="001A11C8" w:rsidTr="001A7E0D">
        <w:tc>
          <w:tcPr>
            <w:tcW w:w="1702" w:type="dxa"/>
          </w:tcPr>
          <w:p w:rsidR="00AA24F2" w:rsidRPr="001A11C8" w:rsidRDefault="00AA24F2" w:rsidP="00327A3B">
            <w:pPr>
              <w:jc w:val="both"/>
            </w:pPr>
            <w:r w:rsidRPr="001A11C8">
              <w:t>Actif</w:t>
            </w:r>
          </w:p>
        </w:tc>
        <w:tc>
          <w:tcPr>
            <w:tcW w:w="1417" w:type="dxa"/>
          </w:tcPr>
          <w:p w:rsidR="00AA24F2" w:rsidRPr="001A11C8" w:rsidRDefault="00AA24F2" w:rsidP="00327A3B">
            <w:pPr>
              <w:jc w:val="both"/>
            </w:pPr>
            <w:r w:rsidRPr="001A11C8">
              <w:t>Titre</w:t>
            </w:r>
          </w:p>
        </w:tc>
        <w:tc>
          <w:tcPr>
            <w:tcW w:w="1701" w:type="dxa"/>
          </w:tcPr>
          <w:p w:rsidR="00AA24F2" w:rsidRPr="001A11C8" w:rsidRDefault="00AA24F2" w:rsidP="00327A3B">
            <w:pPr>
              <w:jc w:val="both"/>
            </w:pPr>
            <w:r w:rsidRPr="001A11C8">
              <w:t>Action – Obligation – Droit – OPCVM</w:t>
            </w:r>
          </w:p>
        </w:tc>
        <w:tc>
          <w:tcPr>
            <w:tcW w:w="1701" w:type="dxa"/>
          </w:tcPr>
          <w:p w:rsidR="00AA24F2" w:rsidRPr="001A11C8" w:rsidRDefault="00AA24F2" w:rsidP="00327A3B">
            <w:pPr>
              <w:jc w:val="both"/>
            </w:pPr>
            <w:r w:rsidRPr="001A11C8">
              <w:t>Obligatoire</w:t>
            </w:r>
          </w:p>
        </w:tc>
        <w:tc>
          <w:tcPr>
            <w:tcW w:w="851" w:type="dxa"/>
          </w:tcPr>
          <w:p w:rsidR="00AA24F2" w:rsidRPr="001A11C8" w:rsidRDefault="00AA24F2" w:rsidP="00327A3B">
            <w:pPr>
              <w:jc w:val="both"/>
            </w:pPr>
          </w:p>
        </w:tc>
        <w:tc>
          <w:tcPr>
            <w:tcW w:w="2236" w:type="dxa"/>
          </w:tcPr>
          <w:p w:rsidR="00AA24F2" w:rsidRPr="001A11C8" w:rsidRDefault="00AA24F2" w:rsidP="00327A3B">
            <w:pPr>
              <w:jc w:val="both"/>
            </w:pPr>
          </w:p>
        </w:tc>
      </w:tr>
      <w:tr w:rsidR="00AA24F2" w:rsidRPr="001A11C8" w:rsidTr="001A7E0D">
        <w:tc>
          <w:tcPr>
            <w:tcW w:w="1702" w:type="dxa"/>
          </w:tcPr>
          <w:p w:rsidR="00AA24F2" w:rsidRPr="001A11C8" w:rsidRDefault="00AA24F2" w:rsidP="00327A3B">
            <w:pPr>
              <w:jc w:val="both"/>
            </w:pPr>
            <w:r w:rsidRPr="001A11C8">
              <w:t>Devise de dénouement</w:t>
            </w:r>
          </w:p>
        </w:tc>
        <w:tc>
          <w:tcPr>
            <w:tcW w:w="1417" w:type="dxa"/>
          </w:tcPr>
          <w:p w:rsidR="00AA24F2" w:rsidRPr="001A11C8" w:rsidRDefault="00AA24F2" w:rsidP="00327A3B">
            <w:pPr>
              <w:jc w:val="both"/>
            </w:pPr>
            <w:r w:rsidRPr="001A11C8">
              <w:t>Devise</w:t>
            </w:r>
          </w:p>
        </w:tc>
        <w:tc>
          <w:tcPr>
            <w:tcW w:w="1701" w:type="dxa"/>
          </w:tcPr>
          <w:p w:rsidR="00AA24F2" w:rsidRPr="001A11C8" w:rsidRDefault="00AA24F2" w:rsidP="00327A3B">
            <w:pPr>
              <w:jc w:val="both"/>
            </w:pPr>
            <w:r w:rsidRPr="001A11C8">
              <w:t>Devise</w:t>
            </w:r>
          </w:p>
        </w:tc>
        <w:tc>
          <w:tcPr>
            <w:tcW w:w="1701" w:type="dxa"/>
          </w:tcPr>
          <w:p w:rsidR="00AA24F2" w:rsidRPr="001A11C8" w:rsidRDefault="00AA24F2" w:rsidP="00327A3B">
            <w:pPr>
              <w:jc w:val="both"/>
            </w:pPr>
            <w:r w:rsidRPr="001A11C8">
              <w:t>Obligatoire</w:t>
            </w:r>
          </w:p>
        </w:tc>
        <w:tc>
          <w:tcPr>
            <w:tcW w:w="851" w:type="dxa"/>
          </w:tcPr>
          <w:p w:rsidR="00AA24F2" w:rsidRPr="001A11C8" w:rsidRDefault="00AA24F2" w:rsidP="00327A3B">
            <w:pPr>
              <w:jc w:val="both"/>
            </w:pPr>
          </w:p>
        </w:tc>
        <w:tc>
          <w:tcPr>
            <w:tcW w:w="2236" w:type="dxa"/>
          </w:tcPr>
          <w:p w:rsidR="00AA24F2" w:rsidRPr="001A11C8" w:rsidRDefault="00AA24F2" w:rsidP="00327A3B">
            <w:pPr>
              <w:jc w:val="both"/>
            </w:pPr>
            <w:r w:rsidRPr="001A11C8">
              <w:t>Les devises définies dans le référentiel.</w:t>
            </w:r>
          </w:p>
        </w:tc>
      </w:tr>
      <w:tr w:rsidR="00AA24F2" w:rsidRPr="001A11C8" w:rsidTr="001A7E0D">
        <w:tc>
          <w:tcPr>
            <w:tcW w:w="1702" w:type="dxa"/>
          </w:tcPr>
          <w:p w:rsidR="00AA24F2" w:rsidRPr="001A11C8" w:rsidRDefault="00AA24F2" w:rsidP="00327A3B">
            <w:pPr>
              <w:jc w:val="both"/>
            </w:pPr>
            <w:r w:rsidRPr="001A11C8">
              <w:t>Quantité</w:t>
            </w:r>
          </w:p>
        </w:tc>
        <w:tc>
          <w:tcPr>
            <w:tcW w:w="1417" w:type="dxa"/>
          </w:tcPr>
          <w:p w:rsidR="00AA24F2" w:rsidRPr="001A11C8" w:rsidRDefault="00AA24F2" w:rsidP="00327A3B">
            <w:pPr>
              <w:jc w:val="both"/>
            </w:pPr>
            <w:r w:rsidRPr="001A11C8">
              <w:t>Quantité</w:t>
            </w:r>
          </w:p>
        </w:tc>
        <w:tc>
          <w:tcPr>
            <w:tcW w:w="1701" w:type="dxa"/>
          </w:tcPr>
          <w:p w:rsidR="00AA24F2" w:rsidRPr="001A11C8" w:rsidRDefault="00AA24F2" w:rsidP="00327A3B">
            <w:pPr>
              <w:jc w:val="both"/>
            </w:pPr>
            <w:r w:rsidRPr="001A11C8">
              <w:t>Valeur</w:t>
            </w:r>
          </w:p>
        </w:tc>
        <w:tc>
          <w:tcPr>
            <w:tcW w:w="1701" w:type="dxa"/>
          </w:tcPr>
          <w:p w:rsidR="00AA24F2" w:rsidRPr="001A11C8" w:rsidRDefault="00AA24F2" w:rsidP="00327A3B">
            <w:pPr>
              <w:jc w:val="both"/>
            </w:pPr>
            <w:r w:rsidRPr="001A11C8">
              <w:t>Obligatoire</w:t>
            </w:r>
          </w:p>
        </w:tc>
        <w:tc>
          <w:tcPr>
            <w:tcW w:w="851" w:type="dxa"/>
          </w:tcPr>
          <w:p w:rsidR="00AA24F2" w:rsidRPr="001A11C8" w:rsidRDefault="00AA24F2" w:rsidP="00327A3B">
            <w:pPr>
              <w:jc w:val="both"/>
            </w:pPr>
          </w:p>
        </w:tc>
        <w:tc>
          <w:tcPr>
            <w:tcW w:w="2236" w:type="dxa"/>
          </w:tcPr>
          <w:p w:rsidR="00AA24F2" w:rsidRPr="001A11C8" w:rsidRDefault="00AA24F2" w:rsidP="00327A3B">
            <w:pPr>
              <w:jc w:val="both"/>
            </w:pPr>
          </w:p>
        </w:tc>
      </w:tr>
      <w:tr w:rsidR="00AA24F2" w:rsidRPr="001A11C8" w:rsidTr="001A7E0D">
        <w:tc>
          <w:tcPr>
            <w:tcW w:w="1702" w:type="dxa"/>
          </w:tcPr>
          <w:p w:rsidR="00AA24F2" w:rsidRPr="001A11C8" w:rsidRDefault="00AA24F2" w:rsidP="00327A3B">
            <w:pPr>
              <w:jc w:val="both"/>
            </w:pPr>
            <w:r w:rsidRPr="001A11C8">
              <w:t>Type de Quantité</w:t>
            </w:r>
          </w:p>
        </w:tc>
        <w:tc>
          <w:tcPr>
            <w:tcW w:w="1417" w:type="dxa"/>
          </w:tcPr>
          <w:p w:rsidR="00AA24F2" w:rsidRPr="001A11C8" w:rsidRDefault="00AA24F2" w:rsidP="00327A3B">
            <w:pPr>
              <w:jc w:val="both"/>
            </w:pPr>
            <w:r w:rsidRPr="001A11C8">
              <w:t>Type de quantité</w:t>
            </w:r>
          </w:p>
        </w:tc>
        <w:tc>
          <w:tcPr>
            <w:tcW w:w="1701" w:type="dxa"/>
          </w:tcPr>
          <w:p w:rsidR="00AA24F2" w:rsidRPr="001A11C8" w:rsidRDefault="00AA24F2" w:rsidP="00327A3B">
            <w:pPr>
              <w:jc w:val="both"/>
            </w:pPr>
            <w:r w:rsidRPr="001A11C8">
              <w:t>Enumération</w:t>
            </w:r>
          </w:p>
        </w:tc>
        <w:tc>
          <w:tcPr>
            <w:tcW w:w="1701" w:type="dxa"/>
          </w:tcPr>
          <w:p w:rsidR="00AA24F2" w:rsidRPr="001A11C8" w:rsidRDefault="00AA24F2" w:rsidP="00327A3B">
            <w:pPr>
              <w:jc w:val="both"/>
            </w:pPr>
            <w:r w:rsidRPr="001A11C8">
              <w:t>Obligatoire</w:t>
            </w:r>
          </w:p>
        </w:tc>
        <w:tc>
          <w:tcPr>
            <w:tcW w:w="851" w:type="dxa"/>
          </w:tcPr>
          <w:p w:rsidR="00AA24F2" w:rsidRPr="001A11C8" w:rsidRDefault="00AA24F2" w:rsidP="00327A3B">
            <w:pPr>
              <w:jc w:val="both"/>
            </w:pPr>
          </w:p>
        </w:tc>
        <w:tc>
          <w:tcPr>
            <w:tcW w:w="2236" w:type="dxa"/>
          </w:tcPr>
          <w:p w:rsidR="00AA24F2" w:rsidRPr="001A11C8" w:rsidRDefault="00AA24F2" w:rsidP="00327A3B">
            <w:pPr>
              <w:jc w:val="both"/>
            </w:pPr>
            <w:r w:rsidRPr="001A11C8">
              <w:t>UNIT – FMAT</w:t>
            </w:r>
          </w:p>
        </w:tc>
      </w:tr>
      <w:tr w:rsidR="00AA24F2" w:rsidRPr="001A11C8" w:rsidTr="001A7E0D">
        <w:tc>
          <w:tcPr>
            <w:tcW w:w="1702" w:type="dxa"/>
          </w:tcPr>
          <w:p w:rsidR="00AA24F2" w:rsidRPr="001A11C8" w:rsidRDefault="00AA24F2" w:rsidP="00327A3B">
            <w:pPr>
              <w:jc w:val="both"/>
            </w:pPr>
            <w:r w:rsidRPr="001A11C8">
              <w:t>Client</w:t>
            </w:r>
          </w:p>
        </w:tc>
        <w:tc>
          <w:tcPr>
            <w:tcW w:w="1417" w:type="dxa"/>
          </w:tcPr>
          <w:p w:rsidR="00AA24F2" w:rsidRPr="001A11C8" w:rsidRDefault="00AA24F2" w:rsidP="00327A3B">
            <w:pPr>
              <w:jc w:val="both"/>
            </w:pPr>
            <w:r w:rsidRPr="001A11C8">
              <w:t>Client</w:t>
            </w:r>
          </w:p>
        </w:tc>
        <w:tc>
          <w:tcPr>
            <w:tcW w:w="1701" w:type="dxa"/>
          </w:tcPr>
          <w:p w:rsidR="00AA24F2" w:rsidRPr="001A11C8" w:rsidRDefault="00AA24F2" w:rsidP="00327A3B">
            <w:pPr>
              <w:jc w:val="both"/>
            </w:pPr>
            <w:r w:rsidRPr="001A11C8">
              <w:t>Client</w:t>
            </w:r>
          </w:p>
        </w:tc>
        <w:tc>
          <w:tcPr>
            <w:tcW w:w="1701" w:type="dxa"/>
          </w:tcPr>
          <w:p w:rsidR="00AA24F2" w:rsidRPr="001A11C8" w:rsidRDefault="00AA24F2" w:rsidP="00327A3B">
            <w:pPr>
              <w:jc w:val="both"/>
            </w:pPr>
            <w:r w:rsidRPr="001A11C8">
              <w:t>Obligatoire</w:t>
            </w:r>
          </w:p>
        </w:tc>
        <w:tc>
          <w:tcPr>
            <w:tcW w:w="851" w:type="dxa"/>
          </w:tcPr>
          <w:p w:rsidR="00AA24F2" w:rsidRPr="001A11C8" w:rsidRDefault="00AA24F2" w:rsidP="00327A3B">
            <w:pPr>
              <w:jc w:val="both"/>
            </w:pPr>
          </w:p>
        </w:tc>
        <w:tc>
          <w:tcPr>
            <w:tcW w:w="2236" w:type="dxa"/>
          </w:tcPr>
          <w:p w:rsidR="00AA24F2" w:rsidRPr="001A11C8" w:rsidRDefault="00AA24F2" w:rsidP="00327A3B">
            <w:pPr>
              <w:jc w:val="both"/>
            </w:pPr>
            <w:r w:rsidRPr="001A11C8">
              <w:t>Les clients définis dans le référentiel.</w:t>
            </w:r>
          </w:p>
        </w:tc>
      </w:tr>
      <w:tr w:rsidR="00AA24F2" w:rsidRPr="001A11C8" w:rsidTr="001A7E0D">
        <w:tc>
          <w:tcPr>
            <w:tcW w:w="1702" w:type="dxa"/>
          </w:tcPr>
          <w:p w:rsidR="00AA24F2" w:rsidRPr="001A11C8" w:rsidRDefault="00AA24F2" w:rsidP="00327A3B">
            <w:pPr>
              <w:jc w:val="both"/>
            </w:pPr>
            <w:r w:rsidRPr="001A11C8">
              <w:t>Compte-titres Client</w:t>
            </w:r>
          </w:p>
        </w:tc>
        <w:tc>
          <w:tcPr>
            <w:tcW w:w="1417" w:type="dxa"/>
          </w:tcPr>
          <w:p w:rsidR="00AA24F2" w:rsidRPr="001A11C8" w:rsidRDefault="00AA24F2" w:rsidP="00327A3B">
            <w:pPr>
              <w:jc w:val="both"/>
            </w:pPr>
            <w:r w:rsidRPr="001A11C8">
              <w:t>Compte-titres client</w:t>
            </w:r>
          </w:p>
        </w:tc>
        <w:tc>
          <w:tcPr>
            <w:tcW w:w="1701" w:type="dxa"/>
          </w:tcPr>
          <w:p w:rsidR="00AA24F2" w:rsidRPr="001A11C8" w:rsidRDefault="00AA24F2" w:rsidP="00327A3B">
            <w:pPr>
              <w:jc w:val="both"/>
            </w:pPr>
            <w:r w:rsidRPr="001A11C8">
              <w:t>Compte-titres client</w:t>
            </w:r>
          </w:p>
        </w:tc>
        <w:tc>
          <w:tcPr>
            <w:tcW w:w="1701" w:type="dxa"/>
          </w:tcPr>
          <w:p w:rsidR="00AA24F2" w:rsidRPr="001A11C8" w:rsidRDefault="00AA24F2" w:rsidP="00327A3B">
            <w:pPr>
              <w:jc w:val="both"/>
            </w:pPr>
            <w:r w:rsidRPr="001A11C8">
              <w:t>Obligatoire</w:t>
            </w:r>
          </w:p>
        </w:tc>
        <w:tc>
          <w:tcPr>
            <w:tcW w:w="851" w:type="dxa"/>
          </w:tcPr>
          <w:p w:rsidR="00AA24F2" w:rsidRPr="001A11C8" w:rsidRDefault="00AA24F2" w:rsidP="00327A3B">
            <w:pPr>
              <w:jc w:val="both"/>
            </w:pPr>
          </w:p>
        </w:tc>
        <w:tc>
          <w:tcPr>
            <w:tcW w:w="2236" w:type="dxa"/>
          </w:tcPr>
          <w:p w:rsidR="00AA24F2" w:rsidRPr="001A11C8" w:rsidRDefault="00AA24F2" w:rsidP="00327A3B">
            <w:pPr>
              <w:jc w:val="both"/>
            </w:pPr>
            <w:r w:rsidRPr="001A11C8">
              <w:t>Les devises définies dans le référentiel.</w:t>
            </w:r>
          </w:p>
        </w:tc>
      </w:tr>
      <w:tr w:rsidR="00AA24F2" w:rsidRPr="001A11C8" w:rsidTr="001A7E0D">
        <w:tc>
          <w:tcPr>
            <w:tcW w:w="1702" w:type="dxa"/>
          </w:tcPr>
          <w:p w:rsidR="00AA24F2" w:rsidRPr="001A11C8" w:rsidRDefault="00AA24F2" w:rsidP="00327A3B">
            <w:pPr>
              <w:jc w:val="both"/>
            </w:pPr>
            <w:r w:rsidRPr="001A11C8">
              <w:t>Compte-espèces client</w:t>
            </w:r>
          </w:p>
        </w:tc>
        <w:tc>
          <w:tcPr>
            <w:tcW w:w="1417" w:type="dxa"/>
          </w:tcPr>
          <w:p w:rsidR="00AA24F2" w:rsidRPr="001A11C8" w:rsidRDefault="00AA24F2" w:rsidP="00327A3B">
            <w:pPr>
              <w:jc w:val="both"/>
            </w:pPr>
            <w:r w:rsidRPr="001A11C8">
              <w:t>Compte-espèces client</w:t>
            </w:r>
          </w:p>
        </w:tc>
        <w:tc>
          <w:tcPr>
            <w:tcW w:w="1701" w:type="dxa"/>
          </w:tcPr>
          <w:p w:rsidR="00AA24F2" w:rsidRPr="001A11C8" w:rsidRDefault="00AA24F2" w:rsidP="00327A3B">
            <w:pPr>
              <w:jc w:val="both"/>
            </w:pPr>
            <w:r w:rsidRPr="001A11C8">
              <w:t>Compte-espèces client</w:t>
            </w:r>
          </w:p>
        </w:tc>
        <w:tc>
          <w:tcPr>
            <w:tcW w:w="1701" w:type="dxa"/>
          </w:tcPr>
          <w:p w:rsidR="00AA24F2" w:rsidRPr="001A11C8" w:rsidRDefault="00AA24F2" w:rsidP="00327A3B">
            <w:pPr>
              <w:jc w:val="both"/>
            </w:pPr>
            <w:r w:rsidRPr="001A11C8">
              <w:t>Obligatoire</w:t>
            </w:r>
          </w:p>
        </w:tc>
        <w:tc>
          <w:tcPr>
            <w:tcW w:w="851" w:type="dxa"/>
          </w:tcPr>
          <w:p w:rsidR="00AA24F2" w:rsidRPr="001A11C8" w:rsidRDefault="00AA24F2" w:rsidP="00327A3B">
            <w:pPr>
              <w:jc w:val="both"/>
            </w:pPr>
          </w:p>
        </w:tc>
        <w:tc>
          <w:tcPr>
            <w:tcW w:w="2236" w:type="dxa"/>
          </w:tcPr>
          <w:p w:rsidR="00AA24F2" w:rsidRPr="001A11C8" w:rsidRDefault="00AA24F2" w:rsidP="00327A3B">
            <w:pPr>
              <w:jc w:val="both"/>
            </w:pPr>
            <w:r w:rsidRPr="001A11C8">
              <w:t>Les devises définies dans le référentiel.</w:t>
            </w:r>
          </w:p>
        </w:tc>
      </w:tr>
      <w:tr w:rsidR="00AA24F2" w:rsidRPr="001A11C8" w:rsidTr="001A7E0D">
        <w:tc>
          <w:tcPr>
            <w:tcW w:w="1702" w:type="dxa"/>
          </w:tcPr>
          <w:p w:rsidR="00AA24F2" w:rsidRPr="001A11C8" w:rsidRDefault="00AA24F2" w:rsidP="00327A3B">
            <w:pPr>
              <w:jc w:val="both"/>
            </w:pPr>
            <w:r w:rsidRPr="001A11C8">
              <w:t>Place de dénouement</w:t>
            </w:r>
          </w:p>
        </w:tc>
        <w:tc>
          <w:tcPr>
            <w:tcW w:w="1417" w:type="dxa"/>
          </w:tcPr>
          <w:p w:rsidR="00AA24F2" w:rsidRPr="001A11C8" w:rsidRDefault="00AA24F2" w:rsidP="00327A3B">
            <w:pPr>
              <w:jc w:val="both"/>
            </w:pPr>
            <w:r w:rsidRPr="001A11C8">
              <w:t>Place de dénouement</w:t>
            </w:r>
          </w:p>
        </w:tc>
        <w:tc>
          <w:tcPr>
            <w:tcW w:w="1701" w:type="dxa"/>
          </w:tcPr>
          <w:p w:rsidR="00AA24F2" w:rsidRPr="001A11C8" w:rsidRDefault="00AA24F2" w:rsidP="00327A3B">
            <w:pPr>
              <w:jc w:val="both"/>
            </w:pPr>
            <w:r w:rsidRPr="001A11C8">
              <w:t>Place de dénouement</w:t>
            </w:r>
          </w:p>
        </w:tc>
        <w:tc>
          <w:tcPr>
            <w:tcW w:w="1701" w:type="dxa"/>
          </w:tcPr>
          <w:p w:rsidR="00AA24F2" w:rsidRPr="001A11C8" w:rsidRDefault="00AA24F2" w:rsidP="00327A3B">
            <w:pPr>
              <w:jc w:val="both"/>
            </w:pPr>
            <w:r w:rsidRPr="001A11C8">
              <w:t>Obligatoire</w:t>
            </w:r>
          </w:p>
        </w:tc>
        <w:tc>
          <w:tcPr>
            <w:tcW w:w="851" w:type="dxa"/>
          </w:tcPr>
          <w:p w:rsidR="00AA24F2" w:rsidRPr="001A11C8" w:rsidRDefault="00AA24F2" w:rsidP="00327A3B">
            <w:pPr>
              <w:jc w:val="both"/>
            </w:pPr>
          </w:p>
        </w:tc>
        <w:tc>
          <w:tcPr>
            <w:tcW w:w="2236" w:type="dxa"/>
          </w:tcPr>
          <w:p w:rsidR="00AA24F2" w:rsidRPr="001A11C8" w:rsidRDefault="00AA24F2" w:rsidP="00327A3B">
            <w:pPr>
              <w:jc w:val="both"/>
            </w:pPr>
            <w:r w:rsidRPr="001A11C8">
              <w:t>Les places de dénouement définies dans le référentiel.</w:t>
            </w:r>
          </w:p>
        </w:tc>
      </w:tr>
      <w:tr w:rsidR="00AA24F2" w:rsidRPr="001A11C8" w:rsidTr="001A7E0D">
        <w:tc>
          <w:tcPr>
            <w:tcW w:w="1702" w:type="dxa"/>
          </w:tcPr>
          <w:p w:rsidR="00AA24F2" w:rsidRPr="001A11C8" w:rsidRDefault="00AA24F2" w:rsidP="00327A3B">
            <w:pPr>
              <w:jc w:val="both"/>
            </w:pPr>
            <w:r w:rsidRPr="001A11C8">
              <w:t>Dépositaire</w:t>
            </w:r>
          </w:p>
        </w:tc>
        <w:tc>
          <w:tcPr>
            <w:tcW w:w="1417" w:type="dxa"/>
          </w:tcPr>
          <w:p w:rsidR="00AA24F2" w:rsidRPr="001A11C8" w:rsidRDefault="00AA24F2" w:rsidP="00327A3B">
            <w:pPr>
              <w:jc w:val="both"/>
            </w:pPr>
            <w:r w:rsidRPr="001A11C8">
              <w:t>Dépositaire</w:t>
            </w:r>
          </w:p>
        </w:tc>
        <w:tc>
          <w:tcPr>
            <w:tcW w:w="1701" w:type="dxa"/>
          </w:tcPr>
          <w:p w:rsidR="00AA24F2" w:rsidRPr="001A11C8" w:rsidRDefault="00AA24F2" w:rsidP="00327A3B">
            <w:pPr>
              <w:jc w:val="both"/>
            </w:pPr>
            <w:r w:rsidRPr="001A11C8">
              <w:t>Dépositaire</w:t>
            </w:r>
          </w:p>
        </w:tc>
        <w:tc>
          <w:tcPr>
            <w:tcW w:w="1701" w:type="dxa"/>
          </w:tcPr>
          <w:p w:rsidR="00AA24F2" w:rsidRPr="001A11C8" w:rsidRDefault="00AA24F2" w:rsidP="00327A3B">
            <w:pPr>
              <w:jc w:val="both"/>
            </w:pPr>
            <w:r w:rsidRPr="001A11C8">
              <w:t>Obligatoire</w:t>
            </w:r>
          </w:p>
        </w:tc>
        <w:tc>
          <w:tcPr>
            <w:tcW w:w="851" w:type="dxa"/>
          </w:tcPr>
          <w:p w:rsidR="00AA24F2" w:rsidRPr="001A11C8" w:rsidRDefault="00AA24F2" w:rsidP="00327A3B">
            <w:pPr>
              <w:jc w:val="both"/>
            </w:pPr>
          </w:p>
        </w:tc>
        <w:tc>
          <w:tcPr>
            <w:tcW w:w="2236" w:type="dxa"/>
          </w:tcPr>
          <w:p w:rsidR="00AA24F2" w:rsidRPr="001A11C8" w:rsidRDefault="00AA24F2" w:rsidP="00327A3B">
            <w:pPr>
              <w:jc w:val="both"/>
            </w:pPr>
            <w:r w:rsidRPr="001A11C8">
              <w:t>Les dépositaires définies dans le référentiel.</w:t>
            </w:r>
          </w:p>
        </w:tc>
      </w:tr>
      <w:tr w:rsidR="00AA24F2" w:rsidRPr="001A11C8" w:rsidTr="001A7E0D">
        <w:tc>
          <w:tcPr>
            <w:tcW w:w="1702" w:type="dxa"/>
          </w:tcPr>
          <w:p w:rsidR="00AA24F2" w:rsidRPr="001A11C8" w:rsidRDefault="00AA24F2" w:rsidP="00327A3B">
            <w:pPr>
              <w:jc w:val="both"/>
            </w:pPr>
            <w:r w:rsidRPr="001A11C8">
              <w:t>Compte Nostro-titres</w:t>
            </w:r>
          </w:p>
        </w:tc>
        <w:tc>
          <w:tcPr>
            <w:tcW w:w="1417" w:type="dxa"/>
          </w:tcPr>
          <w:p w:rsidR="00AA24F2" w:rsidRPr="001A11C8" w:rsidRDefault="00AA24F2" w:rsidP="00327A3B">
            <w:pPr>
              <w:jc w:val="both"/>
            </w:pPr>
            <w:r w:rsidRPr="001A11C8">
              <w:t>Compte Nostro-titres</w:t>
            </w:r>
          </w:p>
        </w:tc>
        <w:tc>
          <w:tcPr>
            <w:tcW w:w="1701" w:type="dxa"/>
          </w:tcPr>
          <w:p w:rsidR="00AA24F2" w:rsidRPr="001A11C8" w:rsidRDefault="00AA24F2" w:rsidP="00327A3B">
            <w:pPr>
              <w:jc w:val="both"/>
            </w:pPr>
            <w:r w:rsidRPr="001A11C8">
              <w:t>Compte Nostro-titres</w:t>
            </w:r>
          </w:p>
        </w:tc>
        <w:tc>
          <w:tcPr>
            <w:tcW w:w="1701" w:type="dxa"/>
          </w:tcPr>
          <w:p w:rsidR="00AA24F2" w:rsidRPr="001A11C8" w:rsidRDefault="00AA24F2" w:rsidP="00327A3B">
            <w:pPr>
              <w:jc w:val="both"/>
            </w:pPr>
            <w:r w:rsidRPr="001A11C8">
              <w:t>Obligatoire</w:t>
            </w:r>
          </w:p>
        </w:tc>
        <w:tc>
          <w:tcPr>
            <w:tcW w:w="851" w:type="dxa"/>
          </w:tcPr>
          <w:p w:rsidR="00AA24F2" w:rsidRPr="001A11C8" w:rsidRDefault="00AA24F2" w:rsidP="00327A3B">
            <w:pPr>
              <w:jc w:val="both"/>
            </w:pPr>
          </w:p>
        </w:tc>
        <w:tc>
          <w:tcPr>
            <w:tcW w:w="2236" w:type="dxa"/>
          </w:tcPr>
          <w:p w:rsidR="00AA24F2" w:rsidRPr="001A11C8" w:rsidRDefault="00AA24F2" w:rsidP="00327A3B">
            <w:pPr>
              <w:jc w:val="both"/>
            </w:pPr>
            <w:r w:rsidRPr="001A11C8">
              <w:t>Les nostro-titres définies dans le référentiel.</w:t>
            </w:r>
          </w:p>
        </w:tc>
      </w:tr>
      <w:tr w:rsidR="00AA24F2" w:rsidRPr="001A11C8" w:rsidTr="001A7E0D">
        <w:tc>
          <w:tcPr>
            <w:tcW w:w="1702" w:type="dxa"/>
          </w:tcPr>
          <w:p w:rsidR="00AA24F2" w:rsidRPr="001A11C8" w:rsidRDefault="00AA24F2" w:rsidP="00327A3B">
            <w:pPr>
              <w:jc w:val="both"/>
            </w:pPr>
            <w:r w:rsidRPr="001A11C8">
              <w:t>Compte Nostro-espèces</w:t>
            </w:r>
          </w:p>
        </w:tc>
        <w:tc>
          <w:tcPr>
            <w:tcW w:w="1417" w:type="dxa"/>
          </w:tcPr>
          <w:p w:rsidR="00AA24F2" w:rsidRPr="001A11C8" w:rsidRDefault="00AA24F2" w:rsidP="00327A3B">
            <w:pPr>
              <w:jc w:val="both"/>
            </w:pPr>
            <w:r w:rsidRPr="001A11C8">
              <w:t>Compte Nostro-espèces</w:t>
            </w:r>
          </w:p>
        </w:tc>
        <w:tc>
          <w:tcPr>
            <w:tcW w:w="1701" w:type="dxa"/>
          </w:tcPr>
          <w:p w:rsidR="00AA24F2" w:rsidRPr="001A11C8" w:rsidRDefault="00AA24F2" w:rsidP="00327A3B">
            <w:pPr>
              <w:jc w:val="both"/>
            </w:pPr>
            <w:r w:rsidRPr="001A11C8">
              <w:t>Compte Nostro-espèces</w:t>
            </w:r>
          </w:p>
        </w:tc>
        <w:tc>
          <w:tcPr>
            <w:tcW w:w="1701" w:type="dxa"/>
          </w:tcPr>
          <w:p w:rsidR="00AA24F2" w:rsidRPr="001A11C8" w:rsidRDefault="00AA24F2" w:rsidP="00327A3B">
            <w:pPr>
              <w:jc w:val="both"/>
            </w:pPr>
            <w:r w:rsidRPr="001A11C8">
              <w:t>Obligatoire</w:t>
            </w:r>
          </w:p>
        </w:tc>
        <w:tc>
          <w:tcPr>
            <w:tcW w:w="851" w:type="dxa"/>
          </w:tcPr>
          <w:p w:rsidR="00AA24F2" w:rsidRPr="001A11C8" w:rsidRDefault="00AA24F2" w:rsidP="00327A3B">
            <w:pPr>
              <w:jc w:val="both"/>
            </w:pPr>
          </w:p>
        </w:tc>
        <w:tc>
          <w:tcPr>
            <w:tcW w:w="2236" w:type="dxa"/>
          </w:tcPr>
          <w:p w:rsidR="00AA24F2" w:rsidRPr="001A11C8" w:rsidRDefault="00AA24F2" w:rsidP="00327A3B">
            <w:pPr>
              <w:jc w:val="both"/>
            </w:pPr>
            <w:r w:rsidRPr="001A11C8">
              <w:t>Les nostro-espèces définies dans le référentiel.</w:t>
            </w:r>
          </w:p>
        </w:tc>
      </w:tr>
      <w:tr w:rsidR="00AA24F2" w:rsidRPr="001A11C8" w:rsidTr="001A7E0D">
        <w:tc>
          <w:tcPr>
            <w:tcW w:w="1702" w:type="dxa"/>
          </w:tcPr>
          <w:p w:rsidR="00AA24F2" w:rsidRPr="001A11C8" w:rsidRDefault="00AA24F2" w:rsidP="00327A3B">
            <w:pPr>
              <w:jc w:val="both"/>
            </w:pPr>
            <w:r w:rsidRPr="001A11C8">
              <w:t>Contrepartie</w:t>
            </w:r>
          </w:p>
        </w:tc>
        <w:tc>
          <w:tcPr>
            <w:tcW w:w="1417" w:type="dxa"/>
          </w:tcPr>
          <w:p w:rsidR="00AA24F2" w:rsidRPr="001A11C8" w:rsidRDefault="00AA24F2" w:rsidP="00327A3B">
            <w:pPr>
              <w:jc w:val="both"/>
            </w:pPr>
            <w:r w:rsidRPr="001A11C8">
              <w:t>Contrepartie</w:t>
            </w:r>
          </w:p>
        </w:tc>
        <w:tc>
          <w:tcPr>
            <w:tcW w:w="1701" w:type="dxa"/>
          </w:tcPr>
          <w:p w:rsidR="00AA24F2" w:rsidRPr="001A11C8" w:rsidRDefault="00AA24F2" w:rsidP="00327A3B">
            <w:pPr>
              <w:jc w:val="both"/>
            </w:pPr>
            <w:r w:rsidRPr="001A11C8">
              <w:t>Contrepartie</w:t>
            </w:r>
          </w:p>
        </w:tc>
        <w:tc>
          <w:tcPr>
            <w:tcW w:w="1701" w:type="dxa"/>
          </w:tcPr>
          <w:p w:rsidR="00AA24F2" w:rsidRPr="001A11C8" w:rsidRDefault="00AA24F2" w:rsidP="00327A3B">
            <w:pPr>
              <w:jc w:val="both"/>
            </w:pPr>
            <w:r w:rsidRPr="001A11C8">
              <w:t>Obligatoire</w:t>
            </w:r>
          </w:p>
        </w:tc>
        <w:tc>
          <w:tcPr>
            <w:tcW w:w="851" w:type="dxa"/>
          </w:tcPr>
          <w:p w:rsidR="00AA24F2" w:rsidRPr="001A11C8" w:rsidRDefault="00AA24F2" w:rsidP="00327A3B">
            <w:pPr>
              <w:jc w:val="both"/>
            </w:pPr>
          </w:p>
        </w:tc>
        <w:tc>
          <w:tcPr>
            <w:tcW w:w="2236" w:type="dxa"/>
          </w:tcPr>
          <w:p w:rsidR="00AA24F2" w:rsidRPr="001A11C8" w:rsidRDefault="00AA24F2" w:rsidP="00327A3B">
            <w:pPr>
              <w:jc w:val="both"/>
            </w:pPr>
            <w:r w:rsidRPr="001A11C8">
              <w:t>Les contreparties définies dans le référentiel.</w:t>
            </w:r>
          </w:p>
        </w:tc>
      </w:tr>
      <w:tr w:rsidR="00AA24F2" w:rsidRPr="001A11C8" w:rsidTr="001A7E0D">
        <w:tc>
          <w:tcPr>
            <w:tcW w:w="1702" w:type="dxa"/>
          </w:tcPr>
          <w:p w:rsidR="00AA24F2" w:rsidRPr="001A11C8" w:rsidRDefault="00AA24F2" w:rsidP="00327A3B">
            <w:pPr>
              <w:jc w:val="both"/>
            </w:pPr>
            <w:r w:rsidRPr="001A11C8">
              <w:t>Date de négociation</w:t>
            </w:r>
          </w:p>
        </w:tc>
        <w:tc>
          <w:tcPr>
            <w:tcW w:w="1417" w:type="dxa"/>
          </w:tcPr>
          <w:p w:rsidR="00AA24F2" w:rsidRPr="001A11C8" w:rsidRDefault="00AA24F2" w:rsidP="00327A3B">
            <w:pPr>
              <w:jc w:val="both"/>
            </w:pPr>
            <w:r w:rsidRPr="001A11C8">
              <w:t>Date de négociation</w:t>
            </w:r>
          </w:p>
        </w:tc>
        <w:tc>
          <w:tcPr>
            <w:tcW w:w="1701" w:type="dxa"/>
          </w:tcPr>
          <w:p w:rsidR="00AA24F2" w:rsidRPr="001A11C8" w:rsidRDefault="00AA24F2" w:rsidP="00327A3B">
            <w:pPr>
              <w:jc w:val="both"/>
            </w:pPr>
            <w:r w:rsidRPr="001A11C8">
              <w:t>Date</w:t>
            </w:r>
          </w:p>
        </w:tc>
        <w:tc>
          <w:tcPr>
            <w:tcW w:w="1701" w:type="dxa"/>
          </w:tcPr>
          <w:p w:rsidR="00AA24F2" w:rsidRPr="001A11C8" w:rsidRDefault="00AA24F2" w:rsidP="00327A3B">
            <w:pPr>
              <w:jc w:val="both"/>
            </w:pPr>
            <w:r w:rsidRPr="001A11C8">
              <w:t>Obligatoire</w:t>
            </w:r>
          </w:p>
        </w:tc>
        <w:tc>
          <w:tcPr>
            <w:tcW w:w="851" w:type="dxa"/>
          </w:tcPr>
          <w:p w:rsidR="00AA24F2" w:rsidRPr="001A11C8" w:rsidRDefault="00AA24F2" w:rsidP="00327A3B">
            <w:pPr>
              <w:jc w:val="both"/>
            </w:pPr>
          </w:p>
        </w:tc>
        <w:tc>
          <w:tcPr>
            <w:tcW w:w="2236" w:type="dxa"/>
          </w:tcPr>
          <w:p w:rsidR="00AA24F2" w:rsidRPr="001A11C8" w:rsidRDefault="00AA24F2" w:rsidP="00327A3B">
            <w:pPr>
              <w:jc w:val="both"/>
            </w:pPr>
          </w:p>
        </w:tc>
      </w:tr>
      <w:tr w:rsidR="00AA24F2" w:rsidRPr="001A11C8" w:rsidTr="001A7E0D">
        <w:tc>
          <w:tcPr>
            <w:tcW w:w="1702" w:type="dxa"/>
          </w:tcPr>
          <w:p w:rsidR="00AA24F2" w:rsidRPr="001A11C8" w:rsidRDefault="00AA24F2" w:rsidP="00327A3B">
            <w:pPr>
              <w:jc w:val="both"/>
            </w:pPr>
            <w:r w:rsidRPr="001A11C8">
              <w:t>Date Valeur</w:t>
            </w:r>
          </w:p>
        </w:tc>
        <w:tc>
          <w:tcPr>
            <w:tcW w:w="1417" w:type="dxa"/>
          </w:tcPr>
          <w:p w:rsidR="00AA24F2" w:rsidRPr="001A11C8" w:rsidRDefault="00AA24F2" w:rsidP="00327A3B">
            <w:pPr>
              <w:jc w:val="both"/>
            </w:pPr>
            <w:r w:rsidRPr="001A11C8">
              <w:t>Date Valeur</w:t>
            </w:r>
          </w:p>
        </w:tc>
        <w:tc>
          <w:tcPr>
            <w:tcW w:w="1701" w:type="dxa"/>
          </w:tcPr>
          <w:p w:rsidR="00AA24F2" w:rsidRPr="001A11C8" w:rsidRDefault="00AA24F2" w:rsidP="00327A3B">
            <w:pPr>
              <w:jc w:val="both"/>
            </w:pPr>
            <w:r w:rsidRPr="001A11C8">
              <w:t>Date</w:t>
            </w:r>
          </w:p>
        </w:tc>
        <w:tc>
          <w:tcPr>
            <w:tcW w:w="1701" w:type="dxa"/>
          </w:tcPr>
          <w:p w:rsidR="00AA24F2" w:rsidRPr="001A11C8" w:rsidRDefault="00AA24F2" w:rsidP="00327A3B">
            <w:pPr>
              <w:jc w:val="both"/>
            </w:pPr>
            <w:r w:rsidRPr="001A11C8">
              <w:t>Optionnelle</w:t>
            </w:r>
          </w:p>
        </w:tc>
        <w:tc>
          <w:tcPr>
            <w:tcW w:w="851" w:type="dxa"/>
          </w:tcPr>
          <w:p w:rsidR="00AA24F2" w:rsidRPr="001A11C8" w:rsidRDefault="00AA24F2" w:rsidP="00327A3B">
            <w:pPr>
              <w:jc w:val="both"/>
            </w:pPr>
          </w:p>
        </w:tc>
        <w:tc>
          <w:tcPr>
            <w:tcW w:w="2236" w:type="dxa"/>
          </w:tcPr>
          <w:p w:rsidR="00AA24F2" w:rsidRPr="001A11C8" w:rsidRDefault="00AA24F2" w:rsidP="00327A3B">
            <w:pPr>
              <w:jc w:val="both"/>
            </w:pPr>
            <w:r w:rsidRPr="006B68FC">
              <w:rPr>
                <w:b/>
                <w:bCs/>
                <w:color w:val="339966"/>
                <w:u w:val="single"/>
              </w:rPr>
              <w:t xml:space="preserve">Réponse AWB </w:t>
            </w:r>
            <w:r w:rsidRPr="006B68FC">
              <w:rPr>
                <w:b/>
                <w:bCs/>
                <w:color w:val="339966"/>
                <w:u w:val="single"/>
              </w:rPr>
              <w:lastRenderedPageBreak/>
              <w:t>le </w:t>
            </w:r>
            <w:r>
              <w:rPr>
                <w:b/>
                <w:bCs/>
                <w:color w:val="339966"/>
                <w:u w:val="single"/>
              </w:rPr>
              <w:t>15/12/2014</w:t>
            </w:r>
            <w:r w:rsidRPr="006B68FC">
              <w:rPr>
                <w:b/>
                <w:bCs/>
                <w:color w:val="339966"/>
              </w:rPr>
              <w:t>:</w:t>
            </w:r>
            <w:r>
              <w:rPr>
                <w:b/>
                <w:bCs/>
                <w:color w:val="339966"/>
              </w:rPr>
              <w:t xml:space="preserve"> par défaut égale à la date de dénouement</w:t>
            </w:r>
          </w:p>
        </w:tc>
      </w:tr>
      <w:tr w:rsidR="00AA24F2" w:rsidRPr="001A11C8" w:rsidTr="001A7E0D">
        <w:tc>
          <w:tcPr>
            <w:tcW w:w="1702" w:type="dxa"/>
          </w:tcPr>
          <w:p w:rsidR="00AA24F2" w:rsidRPr="001A11C8" w:rsidRDefault="00AA24F2" w:rsidP="00327A3B">
            <w:pPr>
              <w:jc w:val="both"/>
            </w:pPr>
            <w:r w:rsidRPr="001A11C8">
              <w:lastRenderedPageBreak/>
              <w:t>Date de dénouement</w:t>
            </w:r>
          </w:p>
        </w:tc>
        <w:tc>
          <w:tcPr>
            <w:tcW w:w="1417" w:type="dxa"/>
          </w:tcPr>
          <w:p w:rsidR="00AA24F2" w:rsidRPr="001A11C8" w:rsidRDefault="00AA24F2" w:rsidP="00327A3B">
            <w:pPr>
              <w:jc w:val="both"/>
            </w:pPr>
            <w:r w:rsidRPr="001A11C8">
              <w:t>Date de dénouement</w:t>
            </w:r>
          </w:p>
        </w:tc>
        <w:tc>
          <w:tcPr>
            <w:tcW w:w="1701" w:type="dxa"/>
          </w:tcPr>
          <w:p w:rsidR="00AA24F2" w:rsidRPr="001A11C8" w:rsidRDefault="00AA24F2" w:rsidP="00327A3B">
            <w:pPr>
              <w:jc w:val="both"/>
            </w:pPr>
            <w:r w:rsidRPr="001A11C8">
              <w:t>Date</w:t>
            </w:r>
          </w:p>
        </w:tc>
        <w:tc>
          <w:tcPr>
            <w:tcW w:w="1701" w:type="dxa"/>
          </w:tcPr>
          <w:p w:rsidR="00AA24F2" w:rsidRPr="001A11C8" w:rsidRDefault="00AA24F2" w:rsidP="00327A3B">
            <w:pPr>
              <w:jc w:val="both"/>
            </w:pPr>
            <w:r w:rsidRPr="001A11C8">
              <w:t>Obligatoire</w:t>
            </w:r>
          </w:p>
        </w:tc>
        <w:tc>
          <w:tcPr>
            <w:tcW w:w="851" w:type="dxa"/>
          </w:tcPr>
          <w:p w:rsidR="00AA24F2" w:rsidRPr="001A11C8" w:rsidRDefault="00AA24F2" w:rsidP="00327A3B">
            <w:pPr>
              <w:jc w:val="both"/>
            </w:pPr>
          </w:p>
        </w:tc>
        <w:tc>
          <w:tcPr>
            <w:tcW w:w="2236" w:type="dxa"/>
          </w:tcPr>
          <w:p w:rsidR="00AA24F2" w:rsidRPr="001A11C8" w:rsidRDefault="00AA24F2" w:rsidP="00327A3B">
            <w:pPr>
              <w:jc w:val="both"/>
            </w:pPr>
          </w:p>
        </w:tc>
      </w:tr>
      <w:tr w:rsidR="00AA24F2" w:rsidRPr="001A11C8" w:rsidTr="001A7E0D">
        <w:tc>
          <w:tcPr>
            <w:tcW w:w="1702" w:type="dxa"/>
          </w:tcPr>
          <w:p w:rsidR="00AA24F2" w:rsidRPr="001A11C8" w:rsidRDefault="00AA24F2" w:rsidP="00327A3B">
            <w:pPr>
              <w:jc w:val="both"/>
            </w:pPr>
            <w:r w:rsidRPr="001A11C8">
              <w:t>Prix</w:t>
            </w:r>
          </w:p>
        </w:tc>
        <w:tc>
          <w:tcPr>
            <w:tcW w:w="1417" w:type="dxa"/>
          </w:tcPr>
          <w:p w:rsidR="00AA24F2" w:rsidRPr="001A11C8" w:rsidRDefault="00AA24F2" w:rsidP="00327A3B">
            <w:pPr>
              <w:jc w:val="both"/>
            </w:pPr>
            <w:r w:rsidRPr="001A11C8">
              <w:t>Prix</w:t>
            </w:r>
          </w:p>
        </w:tc>
        <w:tc>
          <w:tcPr>
            <w:tcW w:w="1701" w:type="dxa"/>
          </w:tcPr>
          <w:p w:rsidR="00AA24F2" w:rsidRPr="001A11C8" w:rsidRDefault="00AA24F2" w:rsidP="00327A3B">
            <w:pPr>
              <w:jc w:val="both"/>
            </w:pPr>
            <w:r w:rsidRPr="001A11C8">
              <w:t>Montant</w:t>
            </w:r>
          </w:p>
        </w:tc>
        <w:tc>
          <w:tcPr>
            <w:tcW w:w="1701" w:type="dxa"/>
          </w:tcPr>
          <w:p w:rsidR="00AA24F2" w:rsidRPr="001A11C8" w:rsidRDefault="00AA24F2" w:rsidP="00327A3B">
            <w:pPr>
              <w:jc w:val="both"/>
            </w:pPr>
            <w:r w:rsidRPr="001A11C8">
              <w:t>Optionnelle</w:t>
            </w:r>
          </w:p>
        </w:tc>
        <w:tc>
          <w:tcPr>
            <w:tcW w:w="851" w:type="dxa"/>
          </w:tcPr>
          <w:p w:rsidR="00AA24F2" w:rsidRPr="001A11C8" w:rsidRDefault="00AA24F2" w:rsidP="00327A3B">
            <w:pPr>
              <w:jc w:val="both"/>
            </w:pPr>
          </w:p>
        </w:tc>
        <w:tc>
          <w:tcPr>
            <w:tcW w:w="2236" w:type="dxa"/>
          </w:tcPr>
          <w:p w:rsidR="00AA24F2" w:rsidRPr="001A11C8" w:rsidRDefault="00AA24F2" w:rsidP="00327A3B">
            <w:pPr>
              <w:jc w:val="both"/>
            </w:pPr>
          </w:p>
        </w:tc>
      </w:tr>
      <w:tr w:rsidR="00AA24F2" w:rsidRPr="001A11C8" w:rsidTr="001A7E0D">
        <w:tc>
          <w:tcPr>
            <w:tcW w:w="1702" w:type="dxa"/>
          </w:tcPr>
          <w:p w:rsidR="00AA24F2" w:rsidRPr="001A11C8" w:rsidRDefault="00AA24F2" w:rsidP="00327A3B">
            <w:pPr>
              <w:jc w:val="both"/>
            </w:pPr>
            <w:r w:rsidRPr="001A11C8">
              <w:t>Commission de règlement livraison</w:t>
            </w:r>
          </w:p>
        </w:tc>
        <w:tc>
          <w:tcPr>
            <w:tcW w:w="1417" w:type="dxa"/>
          </w:tcPr>
          <w:p w:rsidR="00AA24F2" w:rsidRPr="001A11C8" w:rsidRDefault="00AA24F2" w:rsidP="00327A3B">
            <w:pPr>
              <w:jc w:val="both"/>
            </w:pPr>
            <w:r w:rsidRPr="001A11C8">
              <w:t>Commission de règlement livraison</w:t>
            </w:r>
          </w:p>
        </w:tc>
        <w:tc>
          <w:tcPr>
            <w:tcW w:w="1701" w:type="dxa"/>
          </w:tcPr>
          <w:p w:rsidR="00AA24F2" w:rsidRPr="001A11C8" w:rsidRDefault="00AA24F2" w:rsidP="00327A3B">
            <w:pPr>
              <w:jc w:val="both"/>
            </w:pPr>
            <w:r w:rsidRPr="001A11C8">
              <w:t>Montant</w:t>
            </w:r>
          </w:p>
        </w:tc>
        <w:tc>
          <w:tcPr>
            <w:tcW w:w="1701" w:type="dxa"/>
          </w:tcPr>
          <w:p w:rsidR="00AA24F2" w:rsidRPr="001A11C8" w:rsidRDefault="00AA24F2" w:rsidP="00327A3B">
            <w:pPr>
              <w:jc w:val="both"/>
            </w:pPr>
            <w:r w:rsidRPr="001A11C8">
              <w:t>Obligatoire</w:t>
            </w:r>
          </w:p>
        </w:tc>
        <w:tc>
          <w:tcPr>
            <w:tcW w:w="851" w:type="dxa"/>
          </w:tcPr>
          <w:p w:rsidR="00AA24F2" w:rsidRPr="001A11C8" w:rsidRDefault="00AA24F2" w:rsidP="00327A3B">
            <w:pPr>
              <w:jc w:val="both"/>
            </w:pPr>
          </w:p>
        </w:tc>
        <w:tc>
          <w:tcPr>
            <w:tcW w:w="2236" w:type="dxa"/>
          </w:tcPr>
          <w:p w:rsidR="00AA24F2" w:rsidRPr="001A11C8" w:rsidRDefault="00AA24F2" w:rsidP="00327A3B">
            <w:pPr>
              <w:jc w:val="both"/>
            </w:pPr>
          </w:p>
        </w:tc>
      </w:tr>
      <w:tr w:rsidR="00AA24F2" w:rsidRPr="001A11C8" w:rsidTr="001A7E0D">
        <w:tc>
          <w:tcPr>
            <w:tcW w:w="1702" w:type="dxa"/>
          </w:tcPr>
          <w:p w:rsidR="00AA24F2" w:rsidRPr="001A11C8" w:rsidRDefault="00AA24F2" w:rsidP="00327A3B">
            <w:pPr>
              <w:jc w:val="both"/>
            </w:pPr>
            <w:r w:rsidRPr="001A11C8">
              <w:t>Montant de dénouement</w:t>
            </w:r>
          </w:p>
        </w:tc>
        <w:tc>
          <w:tcPr>
            <w:tcW w:w="1417" w:type="dxa"/>
          </w:tcPr>
          <w:p w:rsidR="00AA24F2" w:rsidRPr="001A11C8" w:rsidRDefault="00AA24F2" w:rsidP="00327A3B">
            <w:pPr>
              <w:jc w:val="both"/>
            </w:pPr>
            <w:r w:rsidRPr="001A11C8">
              <w:t>Montant de dénouement</w:t>
            </w:r>
          </w:p>
        </w:tc>
        <w:tc>
          <w:tcPr>
            <w:tcW w:w="1701" w:type="dxa"/>
          </w:tcPr>
          <w:p w:rsidR="00AA24F2" w:rsidRPr="001A11C8" w:rsidRDefault="00AA24F2" w:rsidP="00327A3B">
            <w:pPr>
              <w:jc w:val="both"/>
            </w:pPr>
            <w:r w:rsidRPr="001A11C8">
              <w:t>Montant</w:t>
            </w:r>
          </w:p>
        </w:tc>
        <w:tc>
          <w:tcPr>
            <w:tcW w:w="1701" w:type="dxa"/>
          </w:tcPr>
          <w:p w:rsidR="00AA24F2" w:rsidRPr="001A11C8" w:rsidRDefault="00AA24F2" w:rsidP="00327A3B">
            <w:pPr>
              <w:jc w:val="both"/>
            </w:pPr>
            <w:r w:rsidRPr="001A11C8">
              <w:t>Obligatoire</w:t>
            </w:r>
          </w:p>
        </w:tc>
        <w:tc>
          <w:tcPr>
            <w:tcW w:w="851" w:type="dxa"/>
          </w:tcPr>
          <w:p w:rsidR="00AA24F2" w:rsidRPr="001A11C8" w:rsidRDefault="00AA24F2" w:rsidP="00327A3B">
            <w:pPr>
              <w:jc w:val="both"/>
            </w:pPr>
          </w:p>
        </w:tc>
        <w:tc>
          <w:tcPr>
            <w:tcW w:w="2236" w:type="dxa"/>
          </w:tcPr>
          <w:p w:rsidR="00AA24F2" w:rsidRPr="001A11C8" w:rsidRDefault="00AA24F2" w:rsidP="00327A3B">
            <w:pPr>
              <w:jc w:val="both"/>
            </w:pPr>
          </w:p>
        </w:tc>
      </w:tr>
      <w:tr w:rsidR="00AA24F2" w:rsidRPr="001A11C8" w:rsidTr="001A7E0D">
        <w:tc>
          <w:tcPr>
            <w:tcW w:w="1702" w:type="dxa"/>
          </w:tcPr>
          <w:p w:rsidR="00AA24F2" w:rsidRPr="001A11C8" w:rsidRDefault="00AA24F2" w:rsidP="00327A3B">
            <w:pPr>
              <w:jc w:val="both"/>
            </w:pPr>
            <w:r w:rsidRPr="001A11C8">
              <w:t>Ne pas envoyer de notification</w:t>
            </w:r>
          </w:p>
        </w:tc>
        <w:tc>
          <w:tcPr>
            <w:tcW w:w="1417" w:type="dxa"/>
          </w:tcPr>
          <w:p w:rsidR="00AA24F2" w:rsidRPr="001A11C8" w:rsidRDefault="00AA24F2" w:rsidP="00327A3B">
            <w:pPr>
              <w:jc w:val="both"/>
            </w:pPr>
            <w:r w:rsidRPr="001A11C8">
              <w:t>Ne pas envoyer de notification</w:t>
            </w:r>
          </w:p>
        </w:tc>
        <w:tc>
          <w:tcPr>
            <w:tcW w:w="1701" w:type="dxa"/>
          </w:tcPr>
          <w:p w:rsidR="00AA24F2" w:rsidRPr="001A11C8" w:rsidRDefault="00AA24F2" w:rsidP="00327A3B">
            <w:pPr>
              <w:jc w:val="both"/>
            </w:pPr>
            <w:r w:rsidRPr="001A11C8">
              <w:t>Booléen</w:t>
            </w:r>
          </w:p>
        </w:tc>
        <w:tc>
          <w:tcPr>
            <w:tcW w:w="1701" w:type="dxa"/>
          </w:tcPr>
          <w:p w:rsidR="00AA24F2" w:rsidRPr="001A11C8" w:rsidRDefault="00AA24F2" w:rsidP="00327A3B">
            <w:pPr>
              <w:jc w:val="both"/>
            </w:pPr>
            <w:r w:rsidRPr="001A11C8">
              <w:t>Obligatoire</w:t>
            </w:r>
          </w:p>
        </w:tc>
        <w:tc>
          <w:tcPr>
            <w:tcW w:w="851" w:type="dxa"/>
          </w:tcPr>
          <w:p w:rsidR="00AA24F2" w:rsidRPr="001A11C8" w:rsidRDefault="00AA24F2" w:rsidP="00327A3B">
            <w:pPr>
              <w:jc w:val="both"/>
            </w:pPr>
          </w:p>
        </w:tc>
        <w:tc>
          <w:tcPr>
            <w:tcW w:w="2236" w:type="dxa"/>
          </w:tcPr>
          <w:p w:rsidR="00AA24F2" w:rsidRPr="001A11C8" w:rsidRDefault="00AA24F2" w:rsidP="00327A3B">
            <w:pPr>
              <w:jc w:val="both"/>
            </w:pPr>
          </w:p>
        </w:tc>
      </w:tr>
      <w:tr w:rsidR="00AA24F2" w:rsidRPr="001A11C8" w:rsidTr="001A7E0D">
        <w:tc>
          <w:tcPr>
            <w:tcW w:w="1702" w:type="dxa"/>
          </w:tcPr>
          <w:p w:rsidR="00AA24F2" w:rsidRPr="001A11C8" w:rsidRDefault="00AA24F2" w:rsidP="00327A3B">
            <w:pPr>
              <w:jc w:val="both"/>
            </w:pPr>
            <w:r w:rsidRPr="001A11C8">
              <w:t>Réservation espèces requise</w:t>
            </w:r>
          </w:p>
        </w:tc>
        <w:tc>
          <w:tcPr>
            <w:tcW w:w="1417" w:type="dxa"/>
          </w:tcPr>
          <w:p w:rsidR="00AA24F2" w:rsidRPr="001A11C8" w:rsidRDefault="00AA24F2" w:rsidP="00327A3B">
            <w:pPr>
              <w:jc w:val="both"/>
            </w:pPr>
            <w:r w:rsidRPr="001A11C8">
              <w:t>Réservation espèces requise</w:t>
            </w:r>
          </w:p>
        </w:tc>
        <w:tc>
          <w:tcPr>
            <w:tcW w:w="1701" w:type="dxa"/>
          </w:tcPr>
          <w:p w:rsidR="00AA24F2" w:rsidRPr="001A11C8" w:rsidRDefault="00AA24F2" w:rsidP="00327A3B">
            <w:pPr>
              <w:jc w:val="both"/>
            </w:pPr>
            <w:r w:rsidRPr="001A11C8">
              <w:t>Booléen</w:t>
            </w:r>
          </w:p>
        </w:tc>
        <w:tc>
          <w:tcPr>
            <w:tcW w:w="1701" w:type="dxa"/>
          </w:tcPr>
          <w:p w:rsidR="00AA24F2" w:rsidRPr="001A11C8" w:rsidRDefault="00AA24F2" w:rsidP="00327A3B">
            <w:pPr>
              <w:jc w:val="both"/>
            </w:pPr>
            <w:r w:rsidRPr="001A11C8">
              <w:t>Obligatoire</w:t>
            </w:r>
          </w:p>
        </w:tc>
        <w:tc>
          <w:tcPr>
            <w:tcW w:w="851" w:type="dxa"/>
          </w:tcPr>
          <w:p w:rsidR="00AA24F2" w:rsidRPr="001A11C8" w:rsidRDefault="00AA24F2" w:rsidP="00327A3B">
            <w:pPr>
              <w:jc w:val="both"/>
            </w:pPr>
          </w:p>
        </w:tc>
        <w:tc>
          <w:tcPr>
            <w:tcW w:w="2236" w:type="dxa"/>
          </w:tcPr>
          <w:p w:rsidR="00AA24F2" w:rsidRPr="001A11C8" w:rsidRDefault="00AA24F2" w:rsidP="00327A3B">
            <w:pPr>
              <w:jc w:val="both"/>
            </w:pPr>
          </w:p>
        </w:tc>
      </w:tr>
      <w:tr w:rsidR="00AA24F2" w:rsidRPr="001A11C8" w:rsidTr="001A7E0D">
        <w:tc>
          <w:tcPr>
            <w:tcW w:w="1702" w:type="dxa"/>
          </w:tcPr>
          <w:p w:rsidR="00AA24F2" w:rsidRPr="001A11C8" w:rsidRDefault="00AA24F2" w:rsidP="00327A3B">
            <w:pPr>
              <w:jc w:val="both"/>
            </w:pPr>
            <w:r w:rsidRPr="001A11C8">
              <w:t>Chaine de dénouement</w:t>
            </w:r>
          </w:p>
        </w:tc>
        <w:tc>
          <w:tcPr>
            <w:tcW w:w="1417" w:type="dxa"/>
          </w:tcPr>
          <w:p w:rsidR="00AA24F2" w:rsidRPr="001A11C8" w:rsidRDefault="00AA24F2" w:rsidP="00327A3B">
            <w:pPr>
              <w:jc w:val="both"/>
            </w:pPr>
            <w:r w:rsidRPr="001A11C8">
              <w:t>Chaine de dénouement</w:t>
            </w:r>
          </w:p>
        </w:tc>
        <w:tc>
          <w:tcPr>
            <w:tcW w:w="1701" w:type="dxa"/>
          </w:tcPr>
          <w:p w:rsidR="00AA24F2" w:rsidRPr="001A11C8" w:rsidRDefault="00AA24F2" w:rsidP="00327A3B">
            <w:pPr>
              <w:jc w:val="both"/>
            </w:pPr>
            <w:r w:rsidRPr="001A11C8">
              <w:t>Chaine de dénouement</w:t>
            </w:r>
          </w:p>
        </w:tc>
        <w:tc>
          <w:tcPr>
            <w:tcW w:w="1701" w:type="dxa"/>
          </w:tcPr>
          <w:p w:rsidR="00AA24F2" w:rsidRPr="001A11C8" w:rsidRDefault="00AA24F2" w:rsidP="00327A3B">
            <w:pPr>
              <w:jc w:val="both"/>
            </w:pPr>
            <w:r w:rsidRPr="001A11C8">
              <w:t>Obligatoire</w:t>
            </w:r>
          </w:p>
        </w:tc>
        <w:tc>
          <w:tcPr>
            <w:tcW w:w="851" w:type="dxa"/>
          </w:tcPr>
          <w:p w:rsidR="00AA24F2" w:rsidRPr="001A11C8" w:rsidRDefault="00AA24F2" w:rsidP="00327A3B">
            <w:pPr>
              <w:jc w:val="both"/>
            </w:pPr>
          </w:p>
        </w:tc>
        <w:tc>
          <w:tcPr>
            <w:tcW w:w="2236" w:type="dxa"/>
          </w:tcPr>
          <w:p w:rsidR="00AA24F2" w:rsidRPr="001A11C8" w:rsidRDefault="00AA24F2" w:rsidP="00327A3B">
            <w:pPr>
              <w:jc w:val="both"/>
            </w:pPr>
          </w:p>
        </w:tc>
      </w:tr>
      <w:tr w:rsidR="00AA24F2" w:rsidRPr="001A11C8" w:rsidTr="001A7E0D">
        <w:tc>
          <w:tcPr>
            <w:tcW w:w="1702" w:type="dxa"/>
          </w:tcPr>
          <w:p w:rsidR="00AA24F2" w:rsidRPr="001A11C8" w:rsidRDefault="00AA24F2" w:rsidP="00327A3B">
            <w:pPr>
              <w:jc w:val="both"/>
            </w:pPr>
            <w:r w:rsidRPr="001A11C8">
              <w:t>Commentaire</w:t>
            </w:r>
          </w:p>
        </w:tc>
        <w:tc>
          <w:tcPr>
            <w:tcW w:w="1417" w:type="dxa"/>
          </w:tcPr>
          <w:p w:rsidR="00AA24F2" w:rsidRPr="001A11C8" w:rsidRDefault="00AA24F2" w:rsidP="00327A3B">
            <w:pPr>
              <w:jc w:val="both"/>
            </w:pPr>
            <w:r w:rsidRPr="001A11C8">
              <w:t>Commentaire</w:t>
            </w:r>
          </w:p>
        </w:tc>
        <w:tc>
          <w:tcPr>
            <w:tcW w:w="1701" w:type="dxa"/>
          </w:tcPr>
          <w:p w:rsidR="00AA24F2" w:rsidRPr="001A11C8" w:rsidRDefault="00AA24F2" w:rsidP="00327A3B">
            <w:pPr>
              <w:jc w:val="both"/>
            </w:pPr>
            <w:r w:rsidRPr="001A11C8">
              <w:t>Alphanumérique</w:t>
            </w:r>
          </w:p>
        </w:tc>
        <w:tc>
          <w:tcPr>
            <w:tcW w:w="1701" w:type="dxa"/>
          </w:tcPr>
          <w:p w:rsidR="00AA24F2" w:rsidRPr="001A11C8" w:rsidRDefault="00AA24F2" w:rsidP="00327A3B">
            <w:pPr>
              <w:jc w:val="both"/>
            </w:pPr>
            <w:r w:rsidRPr="001A11C8">
              <w:t>Optionnelle</w:t>
            </w:r>
          </w:p>
        </w:tc>
        <w:tc>
          <w:tcPr>
            <w:tcW w:w="851" w:type="dxa"/>
          </w:tcPr>
          <w:p w:rsidR="00AA24F2" w:rsidRPr="001A11C8" w:rsidRDefault="00AA24F2" w:rsidP="00327A3B">
            <w:pPr>
              <w:jc w:val="both"/>
            </w:pPr>
            <w:r w:rsidRPr="001A11C8">
              <w:t>255</w:t>
            </w:r>
          </w:p>
        </w:tc>
        <w:tc>
          <w:tcPr>
            <w:tcW w:w="2236" w:type="dxa"/>
          </w:tcPr>
          <w:p w:rsidR="00AA24F2" w:rsidRPr="001A11C8" w:rsidRDefault="00AA24F2" w:rsidP="00327A3B">
            <w:pPr>
              <w:jc w:val="both"/>
            </w:pPr>
          </w:p>
        </w:tc>
      </w:tr>
    </w:tbl>
    <w:p w:rsidR="00AA24F2" w:rsidRDefault="00AA24F2" w:rsidP="00F1532E">
      <w:bookmarkStart w:id="220" w:name="_Toc319568807"/>
      <w:bookmarkStart w:id="221" w:name="_Toc404293266"/>
    </w:p>
    <w:p w:rsidR="00AA24F2" w:rsidRPr="004325ED" w:rsidRDefault="00AA24F2" w:rsidP="00D20058">
      <w:pPr>
        <w:pStyle w:val="Style3"/>
        <w:numPr>
          <w:ilvl w:val="2"/>
          <w:numId w:val="11"/>
        </w:numPr>
        <w:jc w:val="both"/>
      </w:pPr>
      <w:bookmarkStart w:id="222" w:name="_Toc413249595"/>
      <w:r w:rsidRPr="004325ED">
        <w:t>Comportement de l’écran</w:t>
      </w:r>
      <w:bookmarkEnd w:id="220"/>
      <w:bookmarkEnd w:id="221"/>
      <w:bookmarkEnd w:id="222"/>
    </w:p>
    <w:p w:rsidR="00AA24F2" w:rsidRDefault="00AA24F2" w:rsidP="00D20058">
      <w:pPr>
        <w:pStyle w:val="ListParagraph"/>
        <w:numPr>
          <w:ilvl w:val="0"/>
          <w:numId w:val="10"/>
        </w:numPr>
        <w:spacing w:before="240" w:line="240" w:lineRule="auto"/>
        <w:ind w:right="142"/>
        <w:jc w:val="both"/>
      </w:pPr>
      <w:r>
        <w:t>Voir paragraphes : 6.1.4 – 6.1.5 – 6.1.6.</w:t>
      </w:r>
    </w:p>
    <w:p w:rsidR="00AA24F2" w:rsidRDefault="00AA24F2" w:rsidP="0098573D">
      <w:pPr>
        <w:pStyle w:val="ListParagraph"/>
        <w:spacing w:before="240" w:line="240" w:lineRule="auto"/>
        <w:ind w:right="142"/>
        <w:jc w:val="both"/>
      </w:pPr>
    </w:p>
    <w:p w:rsidR="00AA24F2" w:rsidRPr="002C4D43" w:rsidRDefault="00AA24F2" w:rsidP="00D20058">
      <w:pPr>
        <w:pStyle w:val="Style1"/>
        <w:numPr>
          <w:ilvl w:val="0"/>
          <w:numId w:val="11"/>
        </w:numPr>
        <w:jc w:val="both"/>
      </w:pPr>
      <w:bookmarkStart w:id="223" w:name="_Toc413249596"/>
      <w:r w:rsidRPr="002C4D43">
        <w:t>Parametrage</w:t>
      </w:r>
      <w:bookmarkEnd w:id="223"/>
    </w:p>
    <w:p w:rsidR="00AA24F2" w:rsidRPr="004C2844" w:rsidRDefault="00AA24F2" w:rsidP="00D20058">
      <w:pPr>
        <w:pStyle w:val="Style2"/>
        <w:numPr>
          <w:ilvl w:val="1"/>
          <w:numId w:val="11"/>
        </w:numPr>
        <w:jc w:val="both"/>
      </w:pPr>
      <w:bookmarkStart w:id="224" w:name="_Toc413249597"/>
      <w:r>
        <w:t>Tableau de Bord</w:t>
      </w:r>
      <w:bookmarkEnd w:id="224"/>
    </w:p>
    <w:p w:rsidR="00AA24F2" w:rsidRDefault="00AA24F2" w:rsidP="00327A3B">
      <w:pPr>
        <w:jc w:val="both"/>
      </w:pPr>
    </w:p>
    <w:p w:rsidR="00AA24F2" w:rsidRDefault="00AA24F2" w:rsidP="00327A3B">
      <w:pPr>
        <w:jc w:val="both"/>
      </w:pPr>
      <w:r>
        <w:t>Se référer à la pièce jointe en annexe.</w:t>
      </w:r>
    </w:p>
    <w:p w:rsidR="00AA24F2" w:rsidRPr="000624A4" w:rsidRDefault="00AA24F2" w:rsidP="00D20058">
      <w:pPr>
        <w:pStyle w:val="Style2"/>
        <w:numPr>
          <w:ilvl w:val="1"/>
          <w:numId w:val="11"/>
        </w:numPr>
        <w:jc w:val="both"/>
      </w:pPr>
      <w:bookmarkStart w:id="225" w:name="_Toc358735502"/>
      <w:bookmarkStart w:id="226" w:name="_Toc413249598"/>
      <w:r w:rsidRPr="000624A4">
        <w:t>Profils</w:t>
      </w:r>
      <w:bookmarkEnd w:id="225"/>
      <w:bookmarkEnd w:id="226"/>
    </w:p>
    <w:p w:rsidR="00AA24F2" w:rsidRPr="00450A1F" w:rsidRDefault="00AA24F2" w:rsidP="00327A3B">
      <w:pPr>
        <w:spacing w:before="120"/>
        <w:jc w:val="both"/>
      </w:pPr>
      <w:r w:rsidRPr="00450A1F">
        <w:t>Liste des profils des utilisateurs à configurer dans l’application:</w:t>
      </w:r>
    </w:p>
    <w:p w:rsidR="00AA24F2" w:rsidRPr="00450A1F" w:rsidRDefault="00AA24F2" w:rsidP="00D20058">
      <w:pPr>
        <w:pStyle w:val="ListParagraph"/>
        <w:numPr>
          <w:ilvl w:val="0"/>
          <w:numId w:val="12"/>
        </w:numPr>
        <w:spacing w:before="120" w:line="240" w:lineRule="auto"/>
        <w:jc w:val="both"/>
      </w:pPr>
      <w:bookmarkStart w:id="227" w:name="_Toc358735504"/>
      <w:r w:rsidRPr="00450A1F">
        <w:t>Langue</w:t>
      </w:r>
      <w:r>
        <w:t> : Français.</w:t>
      </w:r>
    </w:p>
    <w:p w:rsidR="00AA24F2" w:rsidRPr="00450A1F" w:rsidRDefault="00AA24F2" w:rsidP="00D20058">
      <w:pPr>
        <w:pStyle w:val="ListParagraph"/>
        <w:numPr>
          <w:ilvl w:val="0"/>
          <w:numId w:val="12"/>
        </w:numPr>
        <w:spacing w:before="60" w:line="240" w:lineRule="auto"/>
        <w:jc w:val="both"/>
      </w:pPr>
      <w:r w:rsidRPr="00450A1F">
        <w:t>Format de la date</w:t>
      </w:r>
      <w:r>
        <w:t xml:space="preserve"> : </w:t>
      </w:r>
      <w:r w:rsidRPr="00322118">
        <w:t>jj/mm/aaaa</w:t>
      </w:r>
    </w:p>
    <w:p w:rsidR="00AA24F2" w:rsidRPr="00450A1F" w:rsidRDefault="00AA24F2" w:rsidP="00D20058">
      <w:pPr>
        <w:pStyle w:val="ListParagraph"/>
        <w:numPr>
          <w:ilvl w:val="0"/>
          <w:numId w:val="12"/>
        </w:numPr>
        <w:spacing w:before="60" w:line="240" w:lineRule="auto"/>
        <w:jc w:val="both"/>
      </w:pPr>
      <w:r>
        <w:t>Format des montants et chiffres : En règle avec les devises utilisés.</w:t>
      </w:r>
    </w:p>
    <w:p w:rsidR="00AA24F2" w:rsidRPr="000624A4" w:rsidRDefault="00AA24F2" w:rsidP="00D20058">
      <w:pPr>
        <w:pStyle w:val="Style2"/>
        <w:numPr>
          <w:ilvl w:val="1"/>
          <w:numId w:val="11"/>
        </w:numPr>
        <w:jc w:val="both"/>
      </w:pPr>
      <w:bookmarkStart w:id="228" w:name="_Toc413249599"/>
      <w:r w:rsidRPr="000624A4">
        <w:t>Taxes et fiscalité:</w:t>
      </w:r>
      <w:bookmarkEnd w:id="227"/>
      <w:bookmarkEnd w:id="228"/>
    </w:p>
    <w:p w:rsidR="00AA24F2" w:rsidRDefault="00AA24F2" w:rsidP="00327A3B">
      <w:pPr>
        <w:jc w:val="both"/>
      </w:pPr>
    </w:p>
    <w:p w:rsidR="00AA24F2" w:rsidRDefault="00AA24F2" w:rsidP="00327A3B">
      <w:pPr>
        <w:jc w:val="both"/>
      </w:pPr>
      <w:r>
        <w:t>Le sujet des taxes et fiscalité pour le marché étranger est à traiter dans un SFD à part.</w:t>
      </w:r>
    </w:p>
    <w:p w:rsidR="00AA24F2" w:rsidRPr="00550DF1" w:rsidRDefault="00AA24F2" w:rsidP="00D20058">
      <w:pPr>
        <w:pStyle w:val="Style2"/>
        <w:numPr>
          <w:ilvl w:val="1"/>
          <w:numId w:val="11"/>
        </w:numPr>
        <w:jc w:val="both"/>
      </w:pPr>
      <w:bookmarkStart w:id="229" w:name="_Toc358735505"/>
      <w:bookmarkStart w:id="230" w:name="_Toc413249600"/>
      <w:r w:rsidRPr="00550DF1">
        <w:lastRenderedPageBreak/>
        <w:t>Frais:</w:t>
      </w:r>
      <w:bookmarkEnd w:id="229"/>
      <w:bookmarkEnd w:id="230"/>
    </w:p>
    <w:p w:rsidR="00AA24F2" w:rsidRDefault="00AA24F2" w:rsidP="00327A3B">
      <w:pPr>
        <w:jc w:val="both"/>
      </w:pPr>
    </w:p>
    <w:p w:rsidR="00AA24F2" w:rsidRDefault="00AA24F2" w:rsidP="00327A3B">
      <w:pPr>
        <w:jc w:val="both"/>
      </w:pPr>
      <w:r w:rsidRPr="00450A1F">
        <w:t xml:space="preserve">La matrice des conditions, des règles et des </w:t>
      </w:r>
      <w:r>
        <w:t>formules r</w:t>
      </w:r>
      <w:r w:rsidRPr="00450A1F">
        <w:t>elatives aux calculs des frais</w:t>
      </w:r>
      <w:r>
        <w:t xml:space="preserve"> est un point en suspens. </w:t>
      </w:r>
    </w:p>
    <w:p w:rsidR="00AA24F2" w:rsidRPr="000624A4" w:rsidRDefault="00AA24F2" w:rsidP="00D20058">
      <w:pPr>
        <w:pStyle w:val="Style2"/>
        <w:numPr>
          <w:ilvl w:val="1"/>
          <w:numId w:val="11"/>
        </w:numPr>
        <w:jc w:val="both"/>
      </w:pPr>
      <w:bookmarkStart w:id="231" w:name="_Toc413249601"/>
      <w:r>
        <w:t>Facturation</w:t>
      </w:r>
      <w:r w:rsidRPr="000624A4">
        <w:t>:</w:t>
      </w:r>
      <w:bookmarkEnd w:id="231"/>
    </w:p>
    <w:p w:rsidR="00AA24F2" w:rsidRDefault="00AA24F2" w:rsidP="00327A3B">
      <w:pPr>
        <w:jc w:val="both"/>
      </w:pPr>
    </w:p>
    <w:p w:rsidR="00AA24F2" w:rsidRDefault="00AA24F2" w:rsidP="00327A3B">
      <w:pPr>
        <w:jc w:val="both"/>
      </w:pPr>
      <w:r>
        <w:t>Le sujet de la facturation des clients pour le marché étranger est à traiter dans un SFD à part.</w:t>
      </w:r>
    </w:p>
    <w:p w:rsidR="00AA24F2" w:rsidRPr="00550DF1" w:rsidRDefault="00AA24F2" w:rsidP="00D20058">
      <w:pPr>
        <w:pStyle w:val="Style2"/>
        <w:numPr>
          <w:ilvl w:val="1"/>
          <w:numId w:val="11"/>
        </w:numPr>
        <w:jc w:val="both"/>
      </w:pPr>
      <w:bookmarkStart w:id="232" w:name="_Toc358735506"/>
      <w:bookmarkStart w:id="233" w:name="_Toc413249602"/>
      <w:r w:rsidRPr="00550DF1">
        <w:t>Comptabilité :</w:t>
      </w:r>
      <w:bookmarkEnd w:id="232"/>
      <w:bookmarkEnd w:id="233"/>
    </w:p>
    <w:p w:rsidR="00AA24F2" w:rsidRDefault="00AA24F2" w:rsidP="00327A3B">
      <w:pPr>
        <w:jc w:val="both"/>
      </w:pPr>
    </w:p>
    <w:p w:rsidR="00AA24F2" w:rsidRDefault="00AA24F2" w:rsidP="00327A3B">
      <w:pPr>
        <w:jc w:val="both"/>
      </w:pPr>
      <w:r>
        <w:t xml:space="preserve">Le sujet de la compatibilité </w:t>
      </w:r>
      <w:r w:rsidRPr="00711709">
        <w:t>titre</w:t>
      </w:r>
      <w:r>
        <w:t xml:space="preserve"> pour le marché étranger est à ne pas considérer par Megara.</w:t>
      </w:r>
    </w:p>
    <w:p w:rsidR="00AA24F2" w:rsidRPr="00754B4B" w:rsidRDefault="00AA24F2" w:rsidP="00327A3B">
      <w:pPr>
        <w:pStyle w:val="Style1"/>
        <w:jc w:val="both"/>
        <w:rPr>
          <w:rFonts w:cs="Arial"/>
          <w:bCs w:val="0"/>
          <w:i/>
          <w:caps w:val="0"/>
          <w:color w:val="auto"/>
          <w:sz w:val="20"/>
          <w:szCs w:val="20"/>
        </w:rPr>
      </w:pPr>
      <w:bookmarkStart w:id="234" w:name="_Toc413249603"/>
      <w:r w:rsidRPr="00754B4B">
        <w:rPr>
          <w:rFonts w:cs="Arial"/>
          <w:bCs w:val="0"/>
          <w:i/>
          <w:caps w:val="0"/>
          <w:color w:val="auto"/>
          <w:sz w:val="20"/>
          <w:szCs w:val="20"/>
        </w:rPr>
        <w:t>[Début Section Vermeg]</w:t>
      </w:r>
      <w:bookmarkEnd w:id="234"/>
    </w:p>
    <w:p w:rsidR="00AA24F2" w:rsidRPr="00331977" w:rsidRDefault="00AA24F2" w:rsidP="00D20058">
      <w:pPr>
        <w:pStyle w:val="Style1"/>
        <w:numPr>
          <w:ilvl w:val="0"/>
          <w:numId w:val="11"/>
        </w:numPr>
        <w:jc w:val="both"/>
      </w:pPr>
      <w:bookmarkStart w:id="235" w:name="_Toc413249604"/>
      <w:r w:rsidRPr="00331977">
        <w:t>Batches</w:t>
      </w:r>
      <w:bookmarkEnd w:id="235"/>
    </w:p>
    <w:p w:rsidR="00AA24F2" w:rsidRPr="000C41FC" w:rsidRDefault="00AA24F2" w:rsidP="00327A3B">
      <w:pPr>
        <w:spacing w:before="240"/>
        <w:jc w:val="both"/>
      </w:pPr>
      <w:r w:rsidRPr="000C41FC">
        <w:t>[Décrire les besoins relatifs à l’automatisation: indiquer les processus qui doivent être gérés par batch. Pour chaque job, collecter et décrire les informations importantes : périodicité, tâches à exécuter, horaire d’exécution, horaires critiques etc. Ex: Clôture de la journée, etc.]</w:t>
      </w:r>
    </w:p>
    <w:p w:rsidR="00AA24F2" w:rsidRPr="000C41FC" w:rsidRDefault="00AA24F2" w:rsidP="00327A3B">
      <w:pPr>
        <w:spacing w:before="240"/>
        <w:jc w:val="both"/>
      </w:pPr>
      <w:r w:rsidRPr="000C41FC">
        <w:t>L’intelligence métier requise dans le processus doit être décrite dans la section Services/ Activités ou dans la section Processus Métier.</w:t>
      </w:r>
    </w:p>
    <w:p w:rsidR="00AA24F2" w:rsidRDefault="00AA24F2" w:rsidP="00D20058">
      <w:pPr>
        <w:pStyle w:val="Style2"/>
        <w:numPr>
          <w:ilvl w:val="1"/>
          <w:numId w:val="11"/>
        </w:numPr>
        <w:jc w:val="both"/>
      </w:pPr>
      <w:bookmarkStart w:id="236" w:name="_Toc413249605"/>
      <w:r>
        <w:t>Batch 1</w:t>
      </w:r>
      <w:bookmarkEnd w:id="236"/>
    </w:p>
    <w:p w:rsidR="00AA24F2" w:rsidRDefault="00AA24F2" w:rsidP="00327A3B">
      <w:pPr>
        <w:jc w:val="both"/>
      </w:pPr>
    </w:p>
    <w:p w:rsidR="00AA24F2" w:rsidRPr="00C2747A" w:rsidRDefault="00AA24F2" w:rsidP="00327A3B">
      <w:pPr>
        <w:jc w:val="both"/>
      </w:pPr>
    </w:p>
    <w:p w:rsidR="00AA24F2" w:rsidRPr="00754B4B" w:rsidRDefault="00AA24F2" w:rsidP="00327A3B">
      <w:pPr>
        <w:jc w:val="both"/>
        <w:rPr>
          <w:b/>
          <w:i/>
          <w:sz w:val="20"/>
          <w:szCs w:val="20"/>
        </w:rPr>
      </w:pPr>
      <w:r w:rsidRPr="00754B4B">
        <w:rPr>
          <w:b/>
          <w:i/>
          <w:sz w:val="20"/>
          <w:szCs w:val="20"/>
        </w:rPr>
        <w:t>[Fin Section Vermeg]</w:t>
      </w:r>
    </w:p>
    <w:p w:rsidR="00AA24F2" w:rsidRDefault="00AA24F2" w:rsidP="00D20058">
      <w:pPr>
        <w:pStyle w:val="Style1"/>
        <w:numPr>
          <w:ilvl w:val="0"/>
          <w:numId w:val="11"/>
        </w:numPr>
        <w:jc w:val="both"/>
      </w:pPr>
      <w:bookmarkStart w:id="237" w:name="_Toc132075972"/>
      <w:bookmarkStart w:id="238" w:name="_Toc318352149"/>
      <w:bookmarkStart w:id="239" w:name="_Toc319568825"/>
      <w:bookmarkStart w:id="240" w:name="_Toc413249606"/>
      <w:r>
        <w:t>Contraintes</w:t>
      </w:r>
      <w:bookmarkEnd w:id="237"/>
      <w:bookmarkEnd w:id="238"/>
      <w:bookmarkEnd w:id="239"/>
      <w:bookmarkEnd w:id="240"/>
    </w:p>
    <w:p w:rsidR="00AA24F2" w:rsidRDefault="00AA24F2" w:rsidP="00327A3B">
      <w:pPr>
        <w:spacing w:before="240" w:line="240" w:lineRule="auto"/>
        <w:ind w:right="142"/>
        <w:jc w:val="both"/>
      </w:pPr>
      <w:r>
        <w:t>Identifier les contraintes dans les domaines suivants :</w:t>
      </w:r>
    </w:p>
    <w:p w:rsidR="00AA24F2" w:rsidRDefault="00AA24F2" w:rsidP="00D20058">
      <w:pPr>
        <w:numPr>
          <w:ilvl w:val="1"/>
          <w:numId w:val="9"/>
        </w:numPr>
        <w:spacing w:line="240" w:lineRule="auto"/>
        <w:ind w:right="142"/>
        <w:jc w:val="both"/>
      </w:pPr>
      <w:r>
        <w:t>Fonctionnel</w:t>
      </w:r>
    </w:p>
    <w:p w:rsidR="00AA24F2" w:rsidRDefault="00AA24F2" w:rsidP="00D20058">
      <w:pPr>
        <w:numPr>
          <w:ilvl w:val="1"/>
          <w:numId w:val="9"/>
        </w:numPr>
        <w:spacing w:line="240" w:lineRule="auto"/>
        <w:ind w:right="142"/>
        <w:jc w:val="both"/>
      </w:pPr>
      <w:r>
        <w:t>Technique</w:t>
      </w:r>
    </w:p>
    <w:p w:rsidR="00AA24F2" w:rsidRDefault="00AA24F2" w:rsidP="00D20058">
      <w:pPr>
        <w:numPr>
          <w:ilvl w:val="1"/>
          <w:numId w:val="9"/>
        </w:numPr>
        <w:spacing w:line="240" w:lineRule="auto"/>
        <w:ind w:right="142"/>
        <w:jc w:val="both"/>
      </w:pPr>
      <w:r>
        <w:t>Règlementaire</w:t>
      </w:r>
    </w:p>
    <w:p w:rsidR="00AA24F2" w:rsidRDefault="00AA24F2" w:rsidP="00D20058">
      <w:pPr>
        <w:numPr>
          <w:ilvl w:val="1"/>
          <w:numId w:val="9"/>
        </w:numPr>
        <w:spacing w:line="240" w:lineRule="auto"/>
        <w:ind w:right="142"/>
        <w:jc w:val="both"/>
      </w:pPr>
      <w:r>
        <w:t>Organisationnel</w:t>
      </w:r>
    </w:p>
    <w:p w:rsidR="00AA24F2" w:rsidRDefault="00AA24F2" w:rsidP="00D20058">
      <w:pPr>
        <w:numPr>
          <w:ilvl w:val="1"/>
          <w:numId w:val="9"/>
        </w:numPr>
        <w:spacing w:line="240" w:lineRule="auto"/>
        <w:ind w:right="142"/>
        <w:jc w:val="both"/>
      </w:pPr>
      <w:r>
        <w:t>Performance</w:t>
      </w:r>
    </w:p>
    <w:p w:rsidR="00AA24F2" w:rsidRDefault="00AA24F2" w:rsidP="00D20058">
      <w:pPr>
        <w:numPr>
          <w:ilvl w:val="1"/>
          <w:numId w:val="9"/>
        </w:numPr>
        <w:spacing w:line="240" w:lineRule="auto"/>
        <w:ind w:right="142"/>
        <w:jc w:val="both"/>
      </w:pPr>
      <w:r>
        <w:t>Logistique</w:t>
      </w:r>
    </w:p>
    <w:p w:rsidR="00AA24F2" w:rsidRDefault="00AA24F2" w:rsidP="00D20058">
      <w:pPr>
        <w:numPr>
          <w:ilvl w:val="1"/>
          <w:numId w:val="9"/>
        </w:numPr>
        <w:spacing w:line="240" w:lineRule="auto"/>
        <w:ind w:right="142"/>
        <w:jc w:val="both"/>
      </w:pPr>
      <w:r>
        <w:t>Sécurité</w:t>
      </w:r>
    </w:p>
    <w:p w:rsidR="00AA24F2" w:rsidRDefault="00AA24F2" w:rsidP="00327A3B">
      <w:pPr>
        <w:jc w:val="both"/>
      </w:pPr>
    </w:p>
    <w:p w:rsidR="00AA24F2" w:rsidRDefault="00AA24F2" w:rsidP="00D20058">
      <w:pPr>
        <w:pStyle w:val="Style1"/>
        <w:numPr>
          <w:ilvl w:val="0"/>
          <w:numId w:val="11"/>
        </w:numPr>
        <w:jc w:val="both"/>
      </w:pPr>
      <w:bookmarkStart w:id="241" w:name="_Toc413249607"/>
      <w:r>
        <w:lastRenderedPageBreak/>
        <w:t>Annexes</w:t>
      </w:r>
      <w:bookmarkEnd w:id="241"/>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4606"/>
        <w:gridCol w:w="4606"/>
      </w:tblGrid>
      <w:tr w:rsidR="00AA24F2" w:rsidTr="006B0260">
        <w:tc>
          <w:tcPr>
            <w:tcW w:w="4606" w:type="dxa"/>
          </w:tcPr>
          <w:p w:rsidR="00AA24F2" w:rsidRPr="006B0260" w:rsidRDefault="00AA24F2" w:rsidP="006B0260">
            <w:pPr>
              <w:jc w:val="both"/>
              <w:rPr>
                <w:sz w:val="20"/>
                <w:szCs w:val="20"/>
              </w:rPr>
            </w:pPr>
          </w:p>
        </w:tc>
        <w:tc>
          <w:tcPr>
            <w:tcW w:w="4606" w:type="dxa"/>
          </w:tcPr>
          <w:p w:rsidR="00AA24F2" w:rsidRPr="006B0260" w:rsidRDefault="00AA24F2" w:rsidP="006B0260">
            <w:pPr>
              <w:jc w:val="both"/>
              <w:rPr>
                <w:sz w:val="20"/>
                <w:szCs w:val="20"/>
              </w:rPr>
            </w:pPr>
            <w:r w:rsidRPr="001349D9">
              <w:object w:dxaOrig="1551" w:dyaOrig="1004">
                <v:shape id="_x0000_i1035" type="#_x0000_t75" style="width:72.75pt;height:50.25pt" o:ole="">
                  <v:imagedata r:id="rId28" o:title=""/>
                </v:shape>
                <o:OLEObject Type="Embed" ProgID="Word.Document.8" ShapeID="_x0000_i1035" DrawAspect="Icon" ObjectID="_1490018427" r:id="rId29">
                  <o:FieldCodes>\s</o:FieldCodes>
                </o:OLEObject>
              </w:object>
            </w:r>
          </w:p>
        </w:tc>
      </w:tr>
      <w:tr w:rsidR="00AA24F2" w:rsidTr="006B0260">
        <w:tc>
          <w:tcPr>
            <w:tcW w:w="4606" w:type="dxa"/>
          </w:tcPr>
          <w:p w:rsidR="00AA24F2" w:rsidRPr="006B0260" w:rsidRDefault="00AA24F2" w:rsidP="006B0260">
            <w:pPr>
              <w:jc w:val="both"/>
              <w:rPr>
                <w:sz w:val="20"/>
                <w:szCs w:val="20"/>
              </w:rPr>
            </w:pPr>
          </w:p>
        </w:tc>
        <w:tc>
          <w:tcPr>
            <w:tcW w:w="4606" w:type="dxa"/>
          </w:tcPr>
          <w:p w:rsidR="00AA24F2" w:rsidRPr="006B0260" w:rsidRDefault="00AA24F2" w:rsidP="006B0260">
            <w:pPr>
              <w:jc w:val="both"/>
              <w:rPr>
                <w:sz w:val="20"/>
                <w:szCs w:val="20"/>
              </w:rPr>
            </w:pPr>
            <w:r w:rsidRPr="001349D9">
              <w:object w:dxaOrig="1551" w:dyaOrig="1004">
                <v:shape id="_x0000_i1036" type="#_x0000_t75" style="width:72.75pt;height:50.25pt" o:ole="">
                  <v:imagedata r:id="rId30" o:title=""/>
                </v:shape>
                <o:OLEObject Type="Embed" ProgID="Word.Document.8" ShapeID="_x0000_i1036" DrawAspect="Icon" ObjectID="_1490018428" r:id="rId31">
                  <o:FieldCodes>\s</o:FieldCodes>
                </o:OLEObject>
              </w:object>
            </w:r>
          </w:p>
        </w:tc>
      </w:tr>
      <w:tr w:rsidR="00AA24F2" w:rsidTr="006B0260">
        <w:tc>
          <w:tcPr>
            <w:tcW w:w="4606" w:type="dxa"/>
          </w:tcPr>
          <w:p w:rsidR="00AA24F2" w:rsidRPr="006B0260" w:rsidRDefault="00AA24F2" w:rsidP="006B0260">
            <w:pPr>
              <w:jc w:val="both"/>
              <w:rPr>
                <w:sz w:val="20"/>
                <w:szCs w:val="20"/>
              </w:rPr>
            </w:pPr>
          </w:p>
        </w:tc>
        <w:tc>
          <w:tcPr>
            <w:tcW w:w="4606" w:type="dxa"/>
          </w:tcPr>
          <w:p w:rsidR="00AA24F2" w:rsidRPr="006B0260" w:rsidRDefault="00AA24F2" w:rsidP="006B0260">
            <w:pPr>
              <w:jc w:val="both"/>
              <w:rPr>
                <w:sz w:val="20"/>
                <w:szCs w:val="20"/>
              </w:rPr>
            </w:pPr>
            <w:r w:rsidRPr="001349D9">
              <w:object w:dxaOrig="1551" w:dyaOrig="1004">
                <v:shape id="_x0000_i1037" type="#_x0000_t75" style="width:72.75pt;height:50.25pt" o:ole="">
                  <v:imagedata r:id="rId32" o:title=""/>
                </v:shape>
                <o:OLEObject Type="Embed" ProgID="Word.Document.8" ShapeID="_x0000_i1037" DrawAspect="Icon" ObjectID="_1490018429" r:id="rId33">
                  <o:FieldCodes>\s</o:FieldCodes>
                </o:OLEObject>
              </w:object>
            </w:r>
          </w:p>
        </w:tc>
      </w:tr>
      <w:tr w:rsidR="00AA24F2" w:rsidTr="006B0260">
        <w:tc>
          <w:tcPr>
            <w:tcW w:w="4606" w:type="dxa"/>
          </w:tcPr>
          <w:p w:rsidR="00AA24F2" w:rsidRPr="006B0260" w:rsidRDefault="00AA24F2" w:rsidP="006B0260">
            <w:pPr>
              <w:jc w:val="both"/>
              <w:rPr>
                <w:sz w:val="20"/>
                <w:szCs w:val="20"/>
              </w:rPr>
            </w:pPr>
          </w:p>
        </w:tc>
        <w:tc>
          <w:tcPr>
            <w:tcW w:w="4606" w:type="dxa"/>
          </w:tcPr>
          <w:p w:rsidR="00AA24F2" w:rsidRPr="006B0260" w:rsidRDefault="00AA24F2" w:rsidP="006B0260">
            <w:pPr>
              <w:jc w:val="both"/>
              <w:rPr>
                <w:sz w:val="20"/>
                <w:szCs w:val="20"/>
              </w:rPr>
            </w:pPr>
            <w:r w:rsidRPr="001349D9">
              <w:object w:dxaOrig="1551" w:dyaOrig="1004">
                <v:shape id="_x0000_i1038" type="#_x0000_t75" style="width:72.75pt;height:50.25pt" o:ole="">
                  <v:imagedata r:id="rId34" o:title=""/>
                </v:shape>
                <o:OLEObject Type="Embed" ProgID="Word.Document.8" ShapeID="_x0000_i1038" DrawAspect="Icon" ObjectID="_1490018430" r:id="rId35">
                  <o:FieldCodes>\s</o:FieldCodes>
                </o:OLEObject>
              </w:object>
            </w:r>
          </w:p>
        </w:tc>
      </w:tr>
      <w:tr w:rsidR="00AA24F2" w:rsidTr="006B0260">
        <w:tc>
          <w:tcPr>
            <w:tcW w:w="4606" w:type="dxa"/>
          </w:tcPr>
          <w:p w:rsidR="00AA24F2" w:rsidRPr="006B0260" w:rsidRDefault="00AA24F2" w:rsidP="006B0260">
            <w:pPr>
              <w:jc w:val="both"/>
              <w:rPr>
                <w:sz w:val="20"/>
                <w:szCs w:val="20"/>
              </w:rPr>
            </w:pPr>
          </w:p>
        </w:tc>
        <w:tc>
          <w:tcPr>
            <w:tcW w:w="4606" w:type="dxa"/>
          </w:tcPr>
          <w:p w:rsidR="00AA24F2" w:rsidRPr="006B0260" w:rsidRDefault="00AA24F2" w:rsidP="006B0260">
            <w:pPr>
              <w:jc w:val="both"/>
              <w:rPr>
                <w:sz w:val="20"/>
                <w:szCs w:val="20"/>
              </w:rPr>
            </w:pPr>
            <w:r w:rsidRPr="001349D9">
              <w:object w:dxaOrig="1551" w:dyaOrig="1004">
                <v:shape id="_x0000_i1039" type="#_x0000_t75" style="width:72.75pt;height:50.25pt" o:ole="">
                  <v:imagedata r:id="rId36" o:title=""/>
                </v:shape>
                <o:OLEObject Type="Embed" ProgID="Word.Document.8" ShapeID="_x0000_i1039" DrawAspect="Icon" ObjectID="_1490018431" r:id="rId37">
                  <o:FieldCodes>\s</o:FieldCodes>
                </o:OLEObject>
              </w:object>
            </w:r>
          </w:p>
        </w:tc>
      </w:tr>
      <w:tr w:rsidR="00AA24F2" w:rsidTr="006B0260">
        <w:tc>
          <w:tcPr>
            <w:tcW w:w="4606" w:type="dxa"/>
          </w:tcPr>
          <w:p w:rsidR="00AA24F2" w:rsidRPr="006B0260" w:rsidRDefault="00AA24F2" w:rsidP="006B0260">
            <w:pPr>
              <w:jc w:val="both"/>
              <w:rPr>
                <w:sz w:val="20"/>
                <w:szCs w:val="20"/>
              </w:rPr>
            </w:pPr>
          </w:p>
        </w:tc>
        <w:tc>
          <w:tcPr>
            <w:tcW w:w="4606" w:type="dxa"/>
          </w:tcPr>
          <w:p w:rsidR="00AA24F2" w:rsidRPr="006B0260" w:rsidRDefault="00AA24F2" w:rsidP="006B0260">
            <w:pPr>
              <w:jc w:val="both"/>
              <w:rPr>
                <w:sz w:val="20"/>
                <w:szCs w:val="20"/>
              </w:rPr>
            </w:pPr>
            <w:r w:rsidRPr="001349D9">
              <w:object w:dxaOrig="1551" w:dyaOrig="1004">
                <v:shape id="_x0000_i1040" type="#_x0000_t75" style="width:72.75pt;height:50.25pt" o:ole="">
                  <v:imagedata r:id="rId38" o:title=""/>
                </v:shape>
                <o:OLEObject Type="Embed" ProgID="Word.Document.8" ShapeID="_x0000_i1040" DrawAspect="Icon" ObjectID="_1490018432" r:id="rId39">
                  <o:FieldCodes>\s</o:FieldCodes>
                </o:OLEObject>
              </w:object>
            </w:r>
          </w:p>
        </w:tc>
      </w:tr>
      <w:tr w:rsidR="00AA24F2" w:rsidTr="006B0260">
        <w:tc>
          <w:tcPr>
            <w:tcW w:w="4606" w:type="dxa"/>
          </w:tcPr>
          <w:p w:rsidR="00AA24F2" w:rsidRPr="006B0260" w:rsidRDefault="00AA24F2" w:rsidP="006B0260">
            <w:pPr>
              <w:jc w:val="both"/>
              <w:rPr>
                <w:sz w:val="20"/>
                <w:szCs w:val="20"/>
              </w:rPr>
            </w:pPr>
          </w:p>
        </w:tc>
        <w:tc>
          <w:tcPr>
            <w:tcW w:w="4606" w:type="dxa"/>
          </w:tcPr>
          <w:p w:rsidR="00AA24F2" w:rsidRPr="006B0260" w:rsidRDefault="00AA24F2" w:rsidP="006B0260">
            <w:pPr>
              <w:jc w:val="both"/>
              <w:rPr>
                <w:sz w:val="20"/>
                <w:szCs w:val="20"/>
              </w:rPr>
            </w:pPr>
            <w:r w:rsidRPr="001349D9">
              <w:object w:dxaOrig="1551" w:dyaOrig="1004">
                <v:shape id="_x0000_i1041" type="#_x0000_t75" style="width:72.75pt;height:50.25pt" o:ole="">
                  <v:imagedata r:id="rId40" o:title=""/>
                </v:shape>
                <o:OLEObject Type="Embed" ProgID="Word.Document.8" ShapeID="_x0000_i1041" DrawAspect="Icon" ObjectID="_1490018433" r:id="rId41">
                  <o:FieldCodes>\s</o:FieldCodes>
                </o:OLEObject>
              </w:object>
            </w:r>
          </w:p>
        </w:tc>
      </w:tr>
      <w:tr w:rsidR="00AA24F2" w:rsidTr="006B0260">
        <w:tc>
          <w:tcPr>
            <w:tcW w:w="4606" w:type="dxa"/>
          </w:tcPr>
          <w:p w:rsidR="00AA24F2" w:rsidRPr="006B0260" w:rsidRDefault="00AA24F2" w:rsidP="006B0260">
            <w:pPr>
              <w:jc w:val="both"/>
              <w:rPr>
                <w:sz w:val="20"/>
                <w:szCs w:val="20"/>
              </w:rPr>
            </w:pPr>
          </w:p>
        </w:tc>
        <w:tc>
          <w:tcPr>
            <w:tcW w:w="4606" w:type="dxa"/>
          </w:tcPr>
          <w:p w:rsidR="00AA24F2" w:rsidRPr="006B0260" w:rsidRDefault="00AA24F2" w:rsidP="006B0260">
            <w:pPr>
              <w:jc w:val="both"/>
              <w:rPr>
                <w:sz w:val="20"/>
                <w:szCs w:val="20"/>
              </w:rPr>
            </w:pPr>
            <w:r w:rsidRPr="001349D9">
              <w:object w:dxaOrig="1551" w:dyaOrig="1004">
                <v:shape id="_x0000_i1042" type="#_x0000_t75" style="width:72.75pt;height:50.25pt" o:ole="">
                  <v:imagedata r:id="rId42" o:title=""/>
                </v:shape>
                <o:OLEObject Type="Embed" ProgID="Word.Document.8" ShapeID="_x0000_i1042" DrawAspect="Icon" ObjectID="_1490018434" r:id="rId43">
                  <o:FieldCodes>\s</o:FieldCodes>
                </o:OLEObject>
              </w:object>
            </w:r>
          </w:p>
        </w:tc>
      </w:tr>
      <w:tr w:rsidR="00AA24F2" w:rsidTr="006B0260">
        <w:tc>
          <w:tcPr>
            <w:tcW w:w="4606" w:type="dxa"/>
          </w:tcPr>
          <w:p w:rsidR="00AA24F2" w:rsidRPr="006B0260" w:rsidRDefault="00AA24F2" w:rsidP="006B0260">
            <w:pPr>
              <w:jc w:val="both"/>
              <w:rPr>
                <w:sz w:val="20"/>
                <w:szCs w:val="20"/>
              </w:rPr>
            </w:pPr>
          </w:p>
        </w:tc>
        <w:tc>
          <w:tcPr>
            <w:tcW w:w="4606" w:type="dxa"/>
          </w:tcPr>
          <w:p w:rsidR="00AA24F2" w:rsidRPr="006B0260" w:rsidRDefault="00AA24F2" w:rsidP="006B0260">
            <w:pPr>
              <w:jc w:val="both"/>
              <w:rPr>
                <w:sz w:val="20"/>
                <w:szCs w:val="20"/>
              </w:rPr>
            </w:pPr>
            <w:r w:rsidRPr="001349D9">
              <w:object w:dxaOrig="1551" w:dyaOrig="1004">
                <v:shape id="_x0000_i1043" type="#_x0000_t75" style="width:72.75pt;height:50.25pt" o:ole="">
                  <v:imagedata r:id="rId44" o:title=""/>
                </v:shape>
                <o:OLEObject Type="Embed" ProgID="Word.Document.8" ShapeID="_x0000_i1043" DrawAspect="Icon" ObjectID="_1490018435" r:id="rId45">
                  <o:FieldCodes>\s</o:FieldCodes>
                </o:OLEObject>
              </w:object>
            </w:r>
          </w:p>
        </w:tc>
      </w:tr>
      <w:tr w:rsidR="00AA24F2" w:rsidTr="006B0260">
        <w:tc>
          <w:tcPr>
            <w:tcW w:w="4606" w:type="dxa"/>
          </w:tcPr>
          <w:p w:rsidR="00AA24F2" w:rsidRPr="006B0260" w:rsidRDefault="00AA24F2" w:rsidP="006B0260">
            <w:pPr>
              <w:jc w:val="both"/>
              <w:rPr>
                <w:sz w:val="20"/>
                <w:szCs w:val="20"/>
              </w:rPr>
            </w:pPr>
          </w:p>
        </w:tc>
        <w:tc>
          <w:tcPr>
            <w:tcW w:w="4606" w:type="dxa"/>
          </w:tcPr>
          <w:p w:rsidR="00AA24F2" w:rsidRPr="006B0260" w:rsidRDefault="00AA24F2" w:rsidP="006B0260">
            <w:pPr>
              <w:jc w:val="both"/>
              <w:rPr>
                <w:sz w:val="20"/>
                <w:szCs w:val="20"/>
              </w:rPr>
            </w:pPr>
            <w:r w:rsidRPr="001349D9">
              <w:object w:dxaOrig="1551" w:dyaOrig="1004">
                <v:shape id="_x0000_i1044" type="#_x0000_t75" style="width:72.75pt;height:50.25pt" o:ole="">
                  <v:imagedata r:id="rId46" o:title=""/>
                </v:shape>
                <o:OLEObject Type="Embed" ProgID="Word.Document.8" ShapeID="_x0000_i1044" DrawAspect="Icon" ObjectID="_1490018436" r:id="rId47">
                  <o:FieldCodes>\s</o:FieldCodes>
                </o:OLEObject>
              </w:object>
            </w:r>
          </w:p>
        </w:tc>
      </w:tr>
      <w:tr w:rsidR="00AA24F2" w:rsidTr="006B0260">
        <w:tc>
          <w:tcPr>
            <w:tcW w:w="4606" w:type="dxa"/>
          </w:tcPr>
          <w:p w:rsidR="00AA24F2" w:rsidRPr="006B0260" w:rsidRDefault="00AA24F2" w:rsidP="006B0260">
            <w:pPr>
              <w:jc w:val="both"/>
              <w:rPr>
                <w:sz w:val="20"/>
                <w:szCs w:val="20"/>
              </w:rPr>
            </w:pPr>
          </w:p>
        </w:tc>
        <w:tc>
          <w:tcPr>
            <w:tcW w:w="4606" w:type="dxa"/>
          </w:tcPr>
          <w:p w:rsidR="00AA24F2" w:rsidRPr="006B0260" w:rsidRDefault="00AA24F2" w:rsidP="006B0260">
            <w:pPr>
              <w:jc w:val="both"/>
              <w:rPr>
                <w:sz w:val="20"/>
                <w:szCs w:val="20"/>
              </w:rPr>
            </w:pPr>
            <w:r w:rsidRPr="001349D9">
              <w:object w:dxaOrig="1551" w:dyaOrig="1004">
                <v:shape id="_x0000_i1045" type="#_x0000_t75" style="width:72.75pt;height:50.25pt" o:ole="">
                  <v:imagedata r:id="rId48" o:title=""/>
                </v:shape>
                <o:OLEObject Type="Embed" ProgID="Word.Document.8" ShapeID="_x0000_i1045" DrawAspect="Icon" ObjectID="_1490018437" r:id="rId49">
                  <o:FieldCodes>\s</o:FieldCodes>
                </o:OLEObject>
              </w:object>
            </w:r>
          </w:p>
        </w:tc>
      </w:tr>
      <w:tr w:rsidR="00AA24F2" w:rsidTr="006B0260">
        <w:tc>
          <w:tcPr>
            <w:tcW w:w="4606" w:type="dxa"/>
          </w:tcPr>
          <w:p w:rsidR="00AA24F2" w:rsidRPr="006B0260" w:rsidRDefault="00AA24F2" w:rsidP="006B0260">
            <w:pPr>
              <w:jc w:val="both"/>
              <w:rPr>
                <w:sz w:val="20"/>
                <w:szCs w:val="20"/>
              </w:rPr>
            </w:pPr>
          </w:p>
        </w:tc>
        <w:tc>
          <w:tcPr>
            <w:tcW w:w="4606" w:type="dxa"/>
          </w:tcPr>
          <w:p w:rsidR="00AA24F2" w:rsidRPr="006B0260" w:rsidRDefault="00AA24F2" w:rsidP="006B0260">
            <w:pPr>
              <w:jc w:val="both"/>
              <w:rPr>
                <w:sz w:val="20"/>
                <w:szCs w:val="20"/>
              </w:rPr>
            </w:pPr>
            <w:r w:rsidRPr="001349D9">
              <w:object w:dxaOrig="1551" w:dyaOrig="1004">
                <v:shape id="_x0000_i1046" type="#_x0000_t75" style="width:72.75pt;height:50.25pt" o:ole="">
                  <v:imagedata r:id="rId50" o:title=""/>
                </v:shape>
                <o:OLEObject Type="Embed" ProgID="Word.Document.8" ShapeID="_x0000_i1046" DrawAspect="Icon" ObjectID="_1490018438" r:id="rId51">
                  <o:FieldCodes>\s</o:FieldCodes>
                </o:OLEObject>
              </w:object>
            </w:r>
          </w:p>
        </w:tc>
      </w:tr>
      <w:tr w:rsidR="00AA24F2" w:rsidTr="006B0260">
        <w:tc>
          <w:tcPr>
            <w:tcW w:w="4606" w:type="dxa"/>
          </w:tcPr>
          <w:p w:rsidR="00AA24F2" w:rsidRPr="006B0260" w:rsidRDefault="00AA24F2" w:rsidP="006B0260">
            <w:pPr>
              <w:jc w:val="both"/>
              <w:rPr>
                <w:sz w:val="20"/>
                <w:szCs w:val="20"/>
              </w:rPr>
            </w:pPr>
          </w:p>
        </w:tc>
        <w:tc>
          <w:tcPr>
            <w:tcW w:w="4606" w:type="dxa"/>
          </w:tcPr>
          <w:p w:rsidR="00AA24F2" w:rsidRPr="006B0260" w:rsidRDefault="00AA24F2" w:rsidP="006B0260">
            <w:pPr>
              <w:jc w:val="both"/>
              <w:rPr>
                <w:sz w:val="20"/>
                <w:szCs w:val="20"/>
              </w:rPr>
            </w:pPr>
            <w:r w:rsidRPr="001349D9">
              <w:object w:dxaOrig="1551" w:dyaOrig="1004">
                <v:shape id="_x0000_i1047" type="#_x0000_t75" style="width:72.75pt;height:50.25pt" o:ole="">
                  <v:imagedata r:id="rId52" o:title=""/>
                </v:shape>
                <o:OLEObject Type="Embed" ProgID="Word.Document.8" ShapeID="_x0000_i1047" DrawAspect="Icon" ObjectID="_1490018439" r:id="rId53">
                  <o:FieldCodes>\s</o:FieldCodes>
                </o:OLEObject>
              </w:object>
            </w:r>
          </w:p>
        </w:tc>
      </w:tr>
      <w:tr w:rsidR="00AA24F2" w:rsidTr="006B0260">
        <w:tc>
          <w:tcPr>
            <w:tcW w:w="4606" w:type="dxa"/>
          </w:tcPr>
          <w:p w:rsidR="00AA24F2" w:rsidRPr="006B0260" w:rsidRDefault="00AA24F2" w:rsidP="006B0260">
            <w:pPr>
              <w:jc w:val="both"/>
              <w:rPr>
                <w:sz w:val="20"/>
                <w:szCs w:val="20"/>
              </w:rPr>
            </w:pPr>
          </w:p>
        </w:tc>
        <w:tc>
          <w:tcPr>
            <w:tcW w:w="4606" w:type="dxa"/>
          </w:tcPr>
          <w:p w:rsidR="00AA24F2" w:rsidRPr="006B0260" w:rsidRDefault="00AA24F2" w:rsidP="006B0260">
            <w:pPr>
              <w:jc w:val="both"/>
              <w:rPr>
                <w:sz w:val="20"/>
                <w:szCs w:val="20"/>
              </w:rPr>
            </w:pPr>
            <w:r w:rsidRPr="001349D9">
              <w:object w:dxaOrig="1551" w:dyaOrig="1004">
                <v:shape id="_x0000_i1048" type="#_x0000_t75" style="width:72.75pt;height:50.25pt" o:ole="">
                  <v:imagedata r:id="rId54" o:title=""/>
                </v:shape>
                <o:OLEObject Type="Embed" ProgID="Word.Document.8" ShapeID="_x0000_i1048" DrawAspect="Icon" ObjectID="_1490018440" r:id="rId55">
                  <o:FieldCodes>\s</o:FieldCodes>
                </o:OLEObject>
              </w:object>
            </w:r>
          </w:p>
        </w:tc>
      </w:tr>
      <w:tr w:rsidR="00AA24F2" w:rsidTr="006B0260">
        <w:tc>
          <w:tcPr>
            <w:tcW w:w="4606" w:type="dxa"/>
          </w:tcPr>
          <w:p w:rsidR="00AA24F2" w:rsidRPr="006B0260" w:rsidRDefault="00AA24F2" w:rsidP="006B0260">
            <w:pPr>
              <w:jc w:val="both"/>
              <w:rPr>
                <w:sz w:val="20"/>
                <w:szCs w:val="20"/>
              </w:rPr>
            </w:pPr>
          </w:p>
        </w:tc>
        <w:tc>
          <w:tcPr>
            <w:tcW w:w="4606" w:type="dxa"/>
          </w:tcPr>
          <w:p w:rsidR="00AA24F2" w:rsidRPr="006B0260" w:rsidRDefault="00AA24F2" w:rsidP="006B0260">
            <w:pPr>
              <w:jc w:val="both"/>
              <w:rPr>
                <w:sz w:val="20"/>
                <w:szCs w:val="20"/>
              </w:rPr>
            </w:pPr>
            <w:r w:rsidRPr="001349D9">
              <w:object w:dxaOrig="1551" w:dyaOrig="1004">
                <v:shape id="_x0000_i1049" type="#_x0000_t75" style="width:72.75pt;height:50.25pt" o:ole="">
                  <v:imagedata r:id="rId56" o:title=""/>
                </v:shape>
                <o:OLEObject Type="Embed" ProgID="Word.Document.8" ShapeID="_x0000_i1049" DrawAspect="Icon" ObjectID="_1490018441" r:id="rId57">
                  <o:FieldCodes>\s</o:FieldCodes>
                </o:OLEObject>
              </w:object>
            </w:r>
          </w:p>
        </w:tc>
      </w:tr>
      <w:tr w:rsidR="00AA24F2" w:rsidTr="006B0260">
        <w:tc>
          <w:tcPr>
            <w:tcW w:w="4606" w:type="dxa"/>
          </w:tcPr>
          <w:p w:rsidR="00AA24F2" w:rsidRPr="006B0260" w:rsidRDefault="00AA24F2" w:rsidP="006B0260">
            <w:pPr>
              <w:jc w:val="both"/>
              <w:rPr>
                <w:sz w:val="20"/>
                <w:szCs w:val="20"/>
              </w:rPr>
            </w:pPr>
          </w:p>
        </w:tc>
        <w:tc>
          <w:tcPr>
            <w:tcW w:w="4606" w:type="dxa"/>
          </w:tcPr>
          <w:p w:rsidR="00AA24F2" w:rsidRPr="006B0260" w:rsidRDefault="00AA24F2" w:rsidP="006B0260">
            <w:pPr>
              <w:jc w:val="both"/>
              <w:rPr>
                <w:sz w:val="20"/>
                <w:szCs w:val="20"/>
              </w:rPr>
            </w:pPr>
            <w:r w:rsidRPr="001349D9">
              <w:object w:dxaOrig="1551" w:dyaOrig="1004">
                <v:shape id="_x0000_i1050" type="#_x0000_t75" style="width:72.75pt;height:50.25pt" o:ole="">
                  <v:imagedata r:id="rId58" o:title=""/>
                </v:shape>
                <o:OLEObject Type="Embed" ProgID="Word.Document.8" ShapeID="_x0000_i1050" DrawAspect="Icon" ObjectID="_1490018442" r:id="rId59">
                  <o:FieldCodes>\s</o:FieldCodes>
                </o:OLEObject>
              </w:object>
            </w:r>
          </w:p>
        </w:tc>
      </w:tr>
      <w:tr w:rsidR="00AA24F2" w:rsidTr="006B0260">
        <w:tc>
          <w:tcPr>
            <w:tcW w:w="4606" w:type="dxa"/>
          </w:tcPr>
          <w:p w:rsidR="00AA24F2" w:rsidRPr="006B0260" w:rsidRDefault="00AA24F2" w:rsidP="006B0260">
            <w:pPr>
              <w:jc w:val="both"/>
              <w:rPr>
                <w:sz w:val="20"/>
                <w:szCs w:val="20"/>
              </w:rPr>
            </w:pPr>
          </w:p>
        </w:tc>
        <w:tc>
          <w:tcPr>
            <w:tcW w:w="4606" w:type="dxa"/>
          </w:tcPr>
          <w:p w:rsidR="00AA24F2" w:rsidRPr="006B0260" w:rsidRDefault="00AA24F2" w:rsidP="006B0260">
            <w:pPr>
              <w:jc w:val="both"/>
              <w:rPr>
                <w:sz w:val="20"/>
                <w:szCs w:val="20"/>
              </w:rPr>
            </w:pPr>
            <w:r w:rsidRPr="001349D9">
              <w:object w:dxaOrig="1551" w:dyaOrig="1004">
                <v:shape id="_x0000_i1051" type="#_x0000_t75" style="width:72.75pt;height:50.25pt" o:ole="">
                  <v:imagedata r:id="rId60" o:title=""/>
                </v:shape>
                <o:OLEObject Type="Embed" ProgID="Excel.Sheet.8" ShapeID="_x0000_i1051" DrawAspect="Icon" ObjectID="_1490018443" r:id="rId61"/>
              </w:object>
            </w:r>
          </w:p>
        </w:tc>
      </w:tr>
      <w:tr w:rsidR="00AA24F2" w:rsidTr="006B0260">
        <w:tc>
          <w:tcPr>
            <w:tcW w:w="4606" w:type="dxa"/>
          </w:tcPr>
          <w:p w:rsidR="00AA24F2" w:rsidRPr="006B0260" w:rsidRDefault="00AA24F2" w:rsidP="006B0260">
            <w:pPr>
              <w:jc w:val="both"/>
              <w:rPr>
                <w:sz w:val="20"/>
                <w:szCs w:val="20"/>
              </w:rPr>
            </w:pPr>
          </w:p>
        </w:tc>
        <w:tc>
          <w:tcPr>
            <w:tcW w:w="4606" w:type="dxa"/>
          </w:tcPr>
          <w:p w:rsidR="00AA24F2" w:rsidRPr="006B0260" w:rsidRDefault="00AA24F2" w:rsidP="006B0260">
            <w:pPr>
              <w:jc w:val="both"/>
              <w:rPr>
                <w:sz w:val="20"/>
                <w:szCs w:val="20"/>
              </w:rPr>
            </w:pPr>
            <w:r w:rsidRPr="001349D9">
              <w:object w:dxaOrig="1551" w:dyaOrig="1004">
                <v:shape id="_x0000_i1052" type="#_x0000_t75" style="width:72.75pt;height:50.25pt" o:ole="">
                  <v:imagedata r:id="rId62" o:title=""/>
                </v:shape>
                <o:OLEObject Type="Embed" ProgID="Excel.Sheet.8" ShapeID="_x0000_i1052" DrawAspect="Icon" ObjectID="_1490018444" r:id="rId63"/>
              </w:object>
            </w:r>
          </w:p>
        </w:tc>
      </w:tr>
      <w:tr w:rsidR="00AA24F2" w:rsidTr="006B0260">
        <w:tc>
          <w:tcPr>
            <w:tcW w:w="4606" w:type="dxa"/>
          </w:tcPr>
          <w:p w:rsidR="00AA24F2" w:rsidRPr="006B0260" w:rsidRDefault="00AA24F2" w:rsidP="00711709">
            <w:pPr>
              <w:jc w:val="both"/>
              <w:rPr>
                <w:sz w:val="20"/>
                <w:szCs w:val="20"/>
              </w:rPr>
            </w:pPr>
            <w:r w:rsidRPr="00711709">
              <w:rPr>
                <w:sz w:val="20"/>
                <w:szCs w:val="20"/>
              </w:rPr>
              <w:t>SLA fenêtre de dénouement</w:t>
            </w:r>
          </w:p>
        </w:tc>
        <w:tc>
          <w:tcPr>
            <w:tcW w:w="4606" w:type="dxa"/>
          </w:tcPr>
          <w:p w:rsidR="00AA24F2" w:rsidRPr="006B0260" w:rsidRDefault="00AA24F2" w:rsidP="006B0260">
            <w:pPr>
              <w:jc w:val="both"/>
              <w:rPr>
                <w:sz w:val="20"/>
                <w:szCs w:val="20"/>
              </w:rPr>
            </w:pPr>
            <w:r>
              <w:rPr>
                <w:sz w:val="20"/>
                <w:szCs w:val="20"/>
              </w:rPr>
              <w:t>A rattacher</w:t>
            </w:r>
          </w:p>
        </w:tc>
      </w:tr>
      <w:tr w:rsidR="00AA24F2" w:rsidTr="006B0260">
        <w:tc>
          <w:tcPr>
            <w:tcW w:w="4606" w:type="dxa"/>
          </w:tcPr>
          <w:p w:rsidR="00AA24F2" w:rsidRPr="006B0260" w:rsidRDefault="00AA24F2" w:rsidP="00711709">
            <w:pPr>
              <w:jc w:val="both"/>
              <w:rPr>
                <w:sz w:val="20"/>
                <w:szCs w:val="20"/>
              </w:rPr>
            </w:pPr>
            <w:r w:rsidRPr="00711709">
              <w:rPr>
                <w:sz w:val="20"/>
                <w:szCs w:val="20"/>
              </w:rPr>
              <w:t>SLA expression de quantité chez le dépositaire</w:t>
            </w:r>
          </w:p>
        </w:tc>
        <w:tc>
          <w:tcPr>
            <w:tcW w:w="4606" w:type="dxa"/>
          </w:tcPr>
          <w:p w:rsidR="00AA24F2" w:rsidRDefault="00AA24F2">
            <w:r w:rsidRPr="00130931">
              <w:rPr>
                <w:sz w:val="20"/>
                <w:szCs w:val="20"/>
              </w:rPr>
              <w:t>A rattacher</w:t>
            </w:r>
          </w:p>
        </w:tc>
      </w:tr>
      <w:tr w:rsidR="00AA24F2" w:rsidTr="006B0260">
        <w:tc>
          <w:tcPr>
            <w:tcW w:w="4606" w:type="dxa"/>
          </w:tcPr>
          <w:p w:rsidR="00AA24F2" w:rsidRPr="00711709" w:rsidRDefault="00AA24F2" w:rsidP="00711709">
            <w:pPr>
              <w:jc w:val="both"/>
              <w:rPr>
                <w:sz w:val="20"/>
                <w:szCs w:val="20"/>
                <w:lang w:val="es-ES_tradnl"/>
              </w:rPr>
            </w:pPr>
            <w:r w:rsidRPr="00711709">
              <w:rPr>
                <w:sz w:val="20"/>
                <w:szCs w:val="20"/>
                <w:lang w:val="es-ES_tradnl"/>
              </w:rPr>
              <w:t xml:space="preserve">SLA Nostro </w:t>
            </w:r>
            <w:r>
              <w:rPr>
                <w:sz w:val="20"/>
                <w:szCs w:val="20"/>
                <w:lang w:val="es-ES_tradnl"/>
              </w:rPr>
              <w:t xml:space="preserve">Titres </w:t>
            </w:r>
            <w:r w:rsidRPr="00711709">
              <w:rPr>
                <w:sz w:val="20"/>
                <w:szCs w:val="20"/>
              </w:rPr>
              <w:t>éligibles</w:t>
            </w:r>
          </w:p>
        </w:tc>
        <w:tc>
          <w:tcPr>
            <w:tcW w:w="4606" w:type="dxa"/>
          </w:tcPr>
          <w:p w:rsidR="00AA24F2" w:rsidRDefault="00AA24F2">
            <w:r w:rsidRPr="00130931">
              <w:rPr>
                <w:sz w:val="20"/>
                <w:szCs w:val="20"/>
              </w:rPr>
              <w:t>A rattacher</w:t>
            </w:r>
          </w:p>
        </w:tc>
      </w:tr>
      <w:tr w:rsidR="00AA24F2" w:rsidTr="006B0260">
        <w:tc>
          <w:tcPr>
            <w:tcW w:w="4606" w:type="dxa"/>
          </w:tcPr>
          <w:p w:rsidR="00AA24F2" w:rsidRPr="00711709" w:rsidRDefault="00AA24F2" w:rsidP="00711709">
            <w:pPr>
              <w:jc w:val="both"/>
              <w:rPr>
                <w:sz w:val="20"/>
                <w:szCs w:val="20"/>
              </w:rPr>
            </w:pPr>
            <w:r w:rsidRPr="00711709">
              <w:rPr>
                <w:sz w:val="20"/>
                <w:szCs w:val="20"/>
              </w:rPr>
              <w:t>SLA Nostro espèces éligible</w:t>
            </w:r>
          </w:p>
        </w:tc>
        <w:tc>
          <w:tcPr>
            <w:tcW w:w="4606" w:type="dxa"/>
          </w:tcPr>
          <w:p w:rsidR="00AA24F2" w:rsidRDefault="00AA24F2">
            <w:r w:rsidRPr="00130931">
              <w:rPr>
                <w:sz w:val="20"/>
                <w:szCs w:val="20"/>
              </w:rPr>
              <w:t>A rattacher</w:t>
            </w:r>
          </w:p>
        </w:tc>
      </w:tr>
      <w:tr w:rsidR="00AA24F2" w:rsidTr="006B0260">
        <w:tc>
          <w:tcPr>
            <w:tcW w:w="4606" w:type="dxa"/>
          </w:tcPr>
          <w:p w:rsidR="00AA24F2" w:rsidRPr="00711709" w:rsidRDefault="00AA24F2" w:rsidP="00711709">
            <w:pPr>
              <w:jc w:val="both"/>
              <w:rPr>
                <w:sz w:val="20"/>
                <w:szCs w:val="20"/>
              </w:rPr>
            </w:pPr>
            <w:r w:rsidRPr="00711709">
              <w:rPr>
                <w:sz w:val="20"/>
                <w:szCs w:val="20"/>
              </w:rPr>
              <w:t>SLA Counterpart Settlement Chain</w:t>
            </w:r>
          </w:p>
        </w:tc>
        <w:tc>
          <w:tcPr>
            <w:tcW w:w="4606" w:type="dxa"/>
          </w:tcPr>
          <w:p w:rsidR="00AA24F2" w:rsidRDefault="00AA24F2">
            <w:r w:rsidRPr="00130931">
              <w:rPr>
                <w:sz w:val="20"/>
                <w:szCs w:val="20"/>
              </w:rPr>
              <w:t>A rattacher</w:t>
            </w:r>
          </w:p>
        </w:tc>
      </w:tr>
      <w:tr w:rsidR="00AA24F2" w:rsidTr="006B0260">
        <w:tc>
          <w:tcPr>
            <w:tcW w:w="4606" w:type="dxa"/>
          </w:tcPr>
          <w:p w:rsidR="00AA24F2" w:rsidRPr="00711709" w:rsidRDefault="00AA24F2" w:rsidP="00711709">
            <w:pPr>
              <w:jc w:val="both"/>
              <w:rPr>
                <w:sz w:val="20"/>
                <w:szCs w:val="20"/>
              </w:rPr>
            </w:pPr>
            <w:r w:rsidRPr="00711709">
              <w:rPr>
                <w:sz w:val="20"/>
                <w:szCs w:val="20"/>
              </w:rPr>
              <w:t>SLA dépositaire éligibles</w:t>
            </w:r>
          </w:p>
        </w:tc>
        <w:tc>
          <w:tcPr>
            <w:tcW w:w="4606" w:type="dxa"/>
          </w:tcPr>
          <w:p w:rsidR="00AA24F2" w:rsidRDefault="00AA24F2">
            <w:r w:rsidRPr="00130931">
              <w:rPr>
                <w:sz w:val="20"/>
                <w:szCs w:val="20"/>
              </w:rPr>
              <w:t>A rattacher</w:t>
            </w:r>
          </w:p>
        </w:tc>
      </w:tr>
      <w:tr w:rsidR="00AA24F2" w:rsidTr="006B0260">
        <w:tc>
          <w:tcPr>
            <w:tcW w:w="4606" w:type="dxa"/>
          </w:tcPr>
          <w:p w:rsidR="00AA24F2" w:rsidRPr="00711709" w:rsidRDefault="00AA24F2" w:rsidP="00711709">
            <w:pPr>
              <w:jc w:val="both"/>
              <w:rPr>
                <w:sz w:val="20"/>
                <w:szCs w:val="20"/>
              </w:rPr>
            </w:pPr>
            <w:r w:rsidRPr="00711709">
              <w:rPr>
                <w:sz w:val="20"/>
                <w:szCs w:val="20"/>
              </w:rPr>
              <w:t>SLA compte espèces client éligibles</w:t>
            </w:r>
          </w:p>
        </w:tc>
        <w:tc>
          <w:tcPr>
            <w:tcW w:w="4606" w:type="dxa"/>
          </w:tcPr>
          <w:p w:rsidR="00AA24F2" w:rsidRDefault="00AA24F2">
            <w:r w:rsidRPr="00130931">
              <w:rPr>
                <w:sz w:val="20"/>
                <w:szCs w:val="20"/>
              </w:rPr>
              <w:t>A rattacher</w:t>
            </w:r>
          </w:p>
        </w:tc>
      </w:tr>
    </w:tbl>
    <w:p w:rsidR="00AA24F2" w:rsidRPr="002C4D43" w:rsidRDefault="00AA24F2" w:rsidP="00327A3B">
      <w:pPr>
        <w:jc w:val="both"/>
      </w:pPr>
    </w:p>
    <w:sectPr w:rsidR="00AA24F2" w:rsidRPr="002C4D43" w:rsidSect="00460E07">
      <w:pgSz w:w="11906" w:h="16838"/>
      <w:pgMar w:top="1417" w:right="1417" w:bottom="1417" w:left="1417" w:header="284" w:footer="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94E7F" w:rsidRDefault="00894E7F" w:rsidP="00460E07">
      <w:pPr>
        <w:spacing w:line="240" w:lineRule="auto"/>
      </w:pPr>
      <w:r>
        <w:separator/>
      </w:r>
    </w:p>
  </w:endnote>
  <w:endnote w:type="continuationSeparator" w:id="0">
    <w:p w:rsidR="00894E7F" w:rsidRDefault="00894E7F" w:rsidP="00460E07">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Book Antiqua">
    <w:panose1 w:val="02040602050305030304"/>
    <w:charset w:val="00"/>
    <w:family w:val="roman"/>
    <w:pitch w:val="variable"/>
    <w:sig w:usb0="00000287" w:usb1="00000000" w:usb2="00000000" w:usb3="00000000" w:csb0="0000009F" w:csb1="00000000"/>
  </w:font>
  <w:font w:name="Vrinda">
    <w:panose1 w:val="00000400000000000000"/>
    <w:charset w:val="01"/>
    <w:family w:val="roman"/>
    <w:notTrueType/>
    <w:pitch w:val="variable"/>
    <w:sig w:usb0="00000000" w:usb1="00000000" w:usb2="00000000" w:usb3="00000000" w:csb0="00000000" w:csb1="00000000"/>
  </w:font>
  <w:font w:name="Arial Unicode MS">
    <w:panose1 w:val="020B0604020202020204"/>
    <w:charset w:val="00"/>
    <w:family w:val="roman"/>
    <w:notTrueType/>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Ind w:w="-17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A0"/>
    </w:tblPr>
    <w:tblGrid>
      <w:gridCol w:w="1534"/>
      <w:gridCol w:w="1395"/>
      <w:gridCol w:w="977"/>
      <w:gridCol w:w="1867"/>
      <w:gridCol w:w="1696"/>
      <w:gridCol w:w="901"/>
      <w:gridCol w:w="918"/>
    </w:tblGrid>
    <w:tr w:rsidR="006D26DE" w:rsidRPr="001A11C8" w:rsidTr="001A11C8">
      <w:tc>
        <w:tcPr>
          <w:tcW w:w="826" w:type="pct"/>
          <w:tcBorders>
            <w:top w:val="single" w:sz="2" w:space="0" w:color="D9D9D9"/>
            <w:left w:val="single" w:sz="2" w:space="0" w:color="D9D9D9"/>
            <w:bottom w:val="single" w:sz="2" w:space="0" w:color="D9D9D9"/>
            <w:right w:val="single" w:sz="2" w:space="0" w:color="D9D9D9"/>
          </w:tcBorders>
          <w:shd w:val="clear" w:color="auto" w:fill="F2F2F2"/>
          <w:vAlign w:val="center"/>
        </w:tcPr>
        <w:p w:rsidR="006D26DE" w:rsidRPr="001A11C8" w:rsidRDefault="006D26DE" w:rsidP="001A11C8">
          <w:pPr>
            <w:pStyle w:val="Header"/>
            <w:jc w:val="center"/>
            <w:rPr>
              <w:b/>
              <w:bCs/>
              <w:sz w:val="18"/>
              <w:szCs w:val="18"/>
            </w:rPr>
          </w:pPr>
          <w:r w:rsidRPr="001A11C8">
            <w:rPr>
              <w:b/>
              <w:bCs/>
              <w:sz w:val="18"/>
              <w:szCs w:val="18"/>
            </w:rPr>
            <w:t>Version</w:t>
          </w:r>
        </w:p>
      </w:tc>
      <w:tc>
        <w:tcPr>
          <w:tcW w:w="751" w:type="pct"/>
          <w:tcBorders>
            <w:top w:val="single" w:sz="2" w:space="0" w:color="D9D9D9"/>
            <w:left w:val="single" w:sz="2" w:space="0" w:color="D9D9D9"/>
            <w:bottom w:val="single" w:sz="2" w:space="0" w:color="D9D9D9"/>
            <w:right w:val="single" w:sz="2" w:space="0" w:color="D9D9D9"/>
          </w:tcBorders>
          <w:vAlign w:val="center"/>
        </w:tcPr>
        <w:p w:rsidR="006D26DE" w:rsidRPr="001A11C8" w:rsidRDefault="006D26DE" w:rsidP="001A11C8">
          <w:pPr>
            <w:pStyle w:val="Header"/>
            <w:jc w:val="center"/>
            <w:rPr>
              <w:b/>
              <w:bCs/>
              <w:sz w:val="18"/>
              <w:szCs w:val="18"/>
            </w:rPr>
          </w:pPr>
          <w:r w:rsidRPr="001A11C8">
            <w:rPr>
              <w:b/>
              <w:bCs/>
              <w:sz w:val="18"/>
              <w:szCs w:val="18"/>
              <w:lang w:val="en-GB"/>
            </w:rPr>
            <w:t>V1.2</w:t>
          </w:r>
        </w:p>
      </w:tc>
      <w:tc>
        <w:tcPr>
          <w:tcW w:w="526" w:type="pct"/>
          <w:tcBorders>
            <w:top w:val="single" w:sz="2" w:space="0" w:color="D9D9D9"/>
            <w:left w:val="single" w:sz="2" w:space="0" w:color="D9D9D9"/>
            <w:bottom w:val="single" w:sz="2" w:space="0" w:color="D9D9D9"/>
            <w:right w:val="single" w:sz="2" w:space="0" w:color="D9D9D9"/>
          </w:tcBorders>
          <w:shd w:val="pct25" w:color="BFBFBF" w:fill="FFFFFF"/>
        </w:tcPr>
        <w:p w:rsidR="006D26DE" w:rsidRPr="001A11C8" w:rsidRDefault="006D26DE" w:rsidP="001A11C8">
          <w:pPr>
            <w:pStyle w:val="Header"/>
            <w:jc w:val="center"/>
            <w:rPr>
              <w:b/>
              <w:bCs/>
              <w:sz w:val="18"/>
              <w:szCs w:val="18"/>
            </w:rPr>
          </w:pPr>
          <w:r w:rsidRPr="001A11C8">
            <w:rPr>
              <w:b/>
              <w:bCs/>
              <w:sz w:val="18"/>
              <w:szCs w:val="18"/>
            </w:rPr>
            <w:t>Date</w:t>
          </w:r>
        </w:p>
      </w:tc>
      <w:tc>
        <w:tcPr>
          <w:tcW w:w="1005" w:type="pct"/>
          <w:tcBorders>
            <w:top w:val="single" w:sz="2" w:space="0" w:color="D9D9D9"/>
            <w:left w:val="single" w:sz="2" w:space="0" w:color="D9D9D9"/>
            <w:bottom w:val="single" w:sz="2" w:space="0" w:color="D9D9D9"/>
            <w:right w:val="single" w:sz="2" w:space="0" w:color="D9D9D9"/>
          </w:tcBorders>
          <w:vAlign w:val="center"/>
        </w:tcPr>
        <w:p w:rsidR="006D26DE" w:rsidRPr="001A11C8" w:rsidRDefault="006D26DE" w:rsidP="001A11C8">
          <w:pPr>
            <w:pStyle w:val="NoSpacing"/>
            <w:jc w:val="center"/>
            <w:rPr>
              <w:b/>
              <w:bCs/>
              <w:i/>
              <w:iCs/>
              <w:sz w:val="18"/>
              <w:szCs w:val="18"/>
            </w:rPr>
          </w:pPr>
          <w:smartTag w:uri="urn:schemas-microsoft-com:office:smarttags" w:element="date">
            <w:smartTagPr>
              <w:attr w:name="ls" w:val="trans"/>
              <w:attr w:name="Month" w:val="12"/>
              <w:attr w:name="Day" w:val="04"/>
              <w:attr w:name="Year" w:val="2014"/>
            </w:smartTagPr>
            <w:r w:rsidRPr="001A11C8">
              <w:rPr>
                <w:b/>
                <w:bCs/>
                <w:sz w:val="18"/>
                <w:szCs w:val="18"/>
                <w:lang w:val="en-GB"/>
              </w:rPr>
              <w:t>04/12/2014</w:t>
            </w:r>
          </w:smartTag>
        </w:p>
      </w:tc>
      <w:tc>
        <w:tcPr>
          <w:tcW w:w="1242" w:type="pct"/>
          <w:gridSpan w:val="2"/>
          <w:tcBorders>
            <w:top w:val="nil"/>
            <w:left w:val="single" w:sz="2" w:space="0" w:color="D9D9D9"/>
            <w:bottom w:val="nil"/>
            <w:right w:val="single" w:sz="2" w:space="0" w:color="D9D9D9"/>
          </w:tcBorders>
        </w:tcPr>
        <w:p w:rsidR="006D26DE" w:rsidRPr="001A11C8" w:rsidRDefault="006D26DE" w:rsidP="001A11C8">
          <w:pPr>
            <w:pStyle w:val="Header"/>
            <w:jc w:val="center"/>
            <w:rPr>
              <w:b/>
              <w:bCs/>
              <w:sz w:val="18"/>
              <w:szCs w:val="18"/>
            </w:rPr>
          </w:pPr>
        </w:p>
      </w:tc>
      <w:tc>
        <w:tcPr>
          <w:tcW w:w="650" w:type="pct"/>
          <w:vMerge w:val="restart"/>
          <w:tcBorders>
            <w:top w:val="single" w:sz="2" w:space="0" w:color="D9D9D9"/>
            <w:left w:val="single" w:sz="2" w:space="0" w:color="D9D9D9"/>
            <w:bottom w:val="single" w:sz="2" w:space="0" w:color="D9D9D9"/>
            <w:right w:val="single" w:sz="2" w:space="0" w:color="D9D9D9"/>
          </w:tcBorders>
          <w:shd w:val="clear" w:color="auto" w:fill="FFC000"/>
          <w:vAlign w:val="center"/>
        </w:tcPr>
        <w:p w:rsidR="006D26DE" w:rsidRPr="001A11C8" w:rsidRDefault="006D26DE" w:rsidP="001A11C8">
          <w:pPr>
            <w:pStyle w:val="Header"/>
            <w:jc w:val="center"/>
            <w:rPr>
              <w:b/>
              <w:bCs/>
              <w:sz w:val="18"/>
              <w:szCs w:val="18"/>
            </w:rPr>
          </w:pPr>
          <w:r w:rsidRPr="001A11C8">
            <w:rPr>
              <w:b/>
              <w:bCs/>
              <w:sz w:val="18"/>
              <w:szCs w:val="18"/>
            </w:rPr>
            <w:t xml:space="preserve">Page </w:t>
          </w:r>
          <w:r w:rsidR="00AC5F85" w:rsidRPr="001A11C8">
            <w:rPr>
              <w:b/>
              <w:bCs/>
              <w:sz w:val="18"/>
              <w:szCs w:val="18"/>
            </w:rPr>
            <w:fldChar w:fldCharType="begin"/>
          </w:r>
          <w:r w:rsidRPr="001A11C8">
            <w:rPr>
              <w:b/>
              <w:bCs/>
              <w:sz w:val="18"/>
              <w:szCs w:val="18"/>
            </w:rPr>
            <w:instrText xml:space="preserve"> PAGE   \* MERGEFORMAT </w:instrText>
          </w:r>
          <w:r w:rsidR="00AC5F85" w:rsidRPr="001A11C8">
            <w:rPr>
              <w:b/>
              <w:bCs/>
              <w:sz w:val="18"/>
              <w:szCs w:val="18"/>
            </w:rPr>
            <w:fldChar w:fldCharType="separate"/>
          </w:r>
          <w:r w:rsidR="006E2BF0">
            <w:rPr>
              <w:b/>
              <w:bCs/>
              <w:noProof/>
              <w:sz w:val="18"/>
              <w:szCs w:val="18"/>
            </w:rPr>
            <w:t>35</w:t>
          </w:r>
          <w:r w:rsidR="00AC5F85" w:rsidRPr="001A11C8">
            <w:rPr>
              <w:b/>
              <w:bCs/>
              <w:sz w:val="18"/>
              <w:szCs w:val="18"/>
            </w:rPr>
            <w:fldChar w:fldCharType="end"/>
          </w:r>
          <w:r w:rsidRPr="001A11C8">
            <w:rPr>
              <w:b/>
              <w:bCs/>
              <w:sz w:val="18"/>
              <w:szCs w:val="18"/>
            </w:rPr>
            <w:t>/</w:t>
          </w:r>
          <w:fldSimple w:instr=" NUMPAGES   \* MERGEFORMAT ">
            <w:r w:rsidR="006E2BF0" w:rsidRPr="006E2BF0">
              <w:rPr>
                <w:b/>
                <w:bCs/>
                <w:noProof/>
                <w:sz w:val="18"/>
                <w:szCs w:val="18"/>
              </w:rPr>
              <w:t>64</w:t>
            </w:r>
          </w:fldSimple>
        </w:p>
      </w:tc>
    </w:tr>
    <w:tr w:rsidR="006D26DE" w:rsidRPr="001A11C8" w:rsidTr="001A11C8">
      <w:trPr>
        <w:trHeight w:val="69"/>
      </w:trPr>
      <w:tc>
        <w:tcPr>
          <w:tcW w:w="1139" w:type="pct"/>
          <w:gridSpan w:val="4"/>
          <w:tcBorders>
            <w:top w:val="single" w:sz="2" w:space="0" w:color="D9D9D9"/>
            <w:left w:val="single" w:sz="2" w:space="0" w:color="D9D9D9"/>
            <w:bottom w:val="single" w:sz="2" w:space="0" w:color="D9D9D9"/>
            <w:right w:val="single" w:sz="2" w:space="0" w:color="D9D9D9"/>
          </w:tcBorders>
          <w:shd w:val="pct70" w:color="BFBFBF" w:fill="auto"/>
          <w:vAlign w:val="center"/>
        </w:tcPr>
        <w:p w:rsidR="006D26DE" w:rsidRPr="001A11C8" w:rsidRDefault="006D26DE" w:rsidP="001A11C8">
          <w:pPr>
            <w:pStyle w:val="Header"/>
            <w:jc w:val="center"/>
            <w:rPr>
              <w:b/>
              <w:bCs/>
              <w:sz w:val="18"/>
              <w:szCs w:val="18"/>
            </w:rPr>
          </w:pPr>
          <w:r w:rsidRPr="001A11C8">
            <w:rPr>
              <w:b/>
              <w:bCs/>
              <w:sz w:val="18"/>
              <w:szCs w:val="18"/>
            </w:rPr>
            <w:t xml:space="preserve">Index_Version Modèle </w:t>
          </w:r>
        </w:p>
      </w:tc>
      <w:tc>
        <w:tcPr>
          <w:tcW w:w="913" w:type="pct"/>
          <w:tcBorders>
            <w:top w:val="single" w:sz="2" w:space="0" w:color="D9D9D9"/>
            <w:left w:val="single" w:sz="2" w:space="0" w:color="D9D9D9"/>
            <w:bottom w:val="single" w:sz="2" w:space="0" w:color="D9D9D9"/>
            <w:right w:val="single" w:sz="2" w:space="0" w:color="D9D9D9"/>
          </w:tcBorders>
          <w:shd w:val="pct70" w:color="BFBFBF" w:fill="auto"/>
          <w:vAlign w:val="center"/>
        </w:tcPr>
        <w:p w:rsidR="006D26DE" w:rsidRPr="001A11C8" w:rsidRDefault="006D26DE" w:rsidP="001A11C8">
          <w:pPr>
            <w:pStyle w:val="Header"/>
            <w:jc w:val="center"/>
            <w:rPr>
              <w:b/>
              <w:bCs/>
              <w:sz w:val="18"/>
              <w:szCs w:val="18"/>
            </w:rPr>
          </w:pPr>
          <w:r w:rsidRPr="001A11C8">
            <w:rPr>
              <w:b/>
              <w:bCs/>
              <w:sz w:val="18"/>
              <w:szCs w:val="18"/>
            </w:rPr>
            <w:t>MOD_014_V2.0</w:t>
          </w:r>
        </w:p>
      </w:tc>
      <w:tc>
        <w:tcPr>
          <w:tcW w:w="485" w:type="pct"/>
          <w:tcBorders>
            <w:top w:val="nil"/>
            <w:left w:val="single" w:sz="2" w:space="0" w:color="D9D9D9"/>
            <w:bottom w:val="nil"/>
            <w:right w:val="single" w:sz="2" w:space="0" w:color="D9D9D9"/>
          </w:tcBorders>
          <w:vAlign w:val="center"/>
        </w:tcPr>
        <w:p w:rsidR="006D26DE" w:rsidRPr="001A11C8" w:rsidRDefault="006D26DE" w:rsidP="001A11C8">
          <w:pPr>
            <w:pStyle w:val="Header"/>
            <w:jc w:val="center"/>
            <w:rPr>
              <w:b/>
              <w:bCs/>
              <w:sz w:val="18"/>
              <w:szCs w:val="18"/>
            </w:rPr>
          </w:pPr>
        </w:p>
      </w:tc>
      <w:tc>
        <w:tcPr>
          <w:tcW w:w="650" w:type="pct"/>
          <w:vMerge/>
          <w:tcBorders>
            <w:top w:val="single" w:sz="2" w:space="0" w:color="D9D9D9"/>
            <w:left w:val="single" w:sz="2" w:space="0" w:color="D9D9D9"/>
            <w:bottom w:val="single" w:sz="2" w:space="0" w:color="D9D9D9"/>
            <w:right w:val="single" w:sz="2" w:space="0" w:color="D9D9D9"/>
          </w:tcBorders>
          <w:shd w:val="clear" w:color="auto" w:fill="FFC000"/>
          <w:vAlign w:val="center"/>
        </w:tcPr>
        <w:p w:rsidR="006D26DE" w:rsidRPr="001A11C8" w:rsidRDefault="006D26DE" w:rsidP="001A11C8">
          <w:pPr>
            <w:pStyle w:val="Header"/>
            <w:jc w:val="center"/>
            <w:rPr>
              <w:b/>
              <w:bCs/>
              <w:sz w:val="18"/>
              <w:szCs w:val="18"/>
            </w:rPr>
          </w:pPr>
        </w:p>
      </w:tc>
    </w:tr>
  </w:tbl>
  <w:p w:rsidR="006D26DE" w:rsidRDefault="006D26DE">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26DE" w:rsidRDefault="00AC5F85" w:rsidP="001B0976">
    <w:pPr>
      <w:pStyle w:val="Footer"/>
    </w:pPr>
    <w:r>
      <w:rPr>
        <w:noProof/>
        <w:lang w:eastAsia="fr-FR"/>
      </w:rPr>
      <w:pict>
        <v:rect id="Rectangle 11" o:spid="_x0000_s2059" style="position:absolute;margin-left:-108.05pt;margin-top:6.2pt;width:595.3pt;height:17.65pt;z-index:1;visibility:visible;v-text-anchor:middle" filled="f" fillcolor="#ffc000" stroked="f" strokecolor="#ffc000" strokeweight="1.25pt">
          <v:fill opacity="4626f"/>
          <v:stroke dashstyle="1 1" endcap="round"/>
          <v:textbox inset="5mm,0,5mm,0">
            <w:txbxContent>
              <w:p w:rsidR="006D26DE" w:rsidRPr="009A0A0F" w:rsidRDefault="006D26DE" w:rsidP="009A0A0F">
                <w:pPr>
                  <w:jc w:val="right"/>
                  <w:rPr>
                    <w:b/>
                    <w:bCs/>
                    <w:i/>
                    <w:iCs/>
                    <w:sz w:val="16"/>
                    <w:szCs w:val="12"/>
                  </w:rPr>
                </w:pPr>
                <w:r>
                  <w:rPr>
                    <w:b/>
                    <w:bCs/>
                    <w:i/>
                    <w:iCs/>
                    <w:sz w:val="16"/>
                    <w:szCs w:val="12"/>
                  </w:rPr>
                  <w:t>Ce</w:t>
                </w:r>
                <w:r w:rsidRPr="009A0A0F">
                  <w:rPr>
                    <w:b/>
                    <w:bCs/>
                    <w:i/>
                    <w:iCs/>
                    <w:sz w:val="16"/>
                    <w:szCs w:val="12"/>
                  </w:rPr>
                  <w:t xml:space="preserve"> document est la propriété d’Attijariwafa bank. Son usage est strictement interne.</w:t>
                </w:r>
              </w:p>
            </w:txbxContent>
          </v:textbox>
        </v:rect>
      </w:pict>
    </w:r>
    <w:r>
      <w:rPr>
        <w:noProof/>
        <w:lang w:eastAsia="fr-F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2060" type="#_x0000_t75" style="position:absolute;margin-left:489.25pt;margin-top:-3pt;width:33.8pt;height:31.05pt;z-index:2;visibility:visible">
          <v:imagedata r:id="rId1" o:titl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94E7F" w:rsidRDefault="00894E7F" w:rsidP="00460E07">
      <w:pPr>
        <w:spacing w:line="240" w:lineRule="auto"/>
      </w:pPr>
      <w:r>
        <w:separator/>
      </w:r>
    </w:p>
  </w:footnote>
  <w:footnote w:type="continuationSeparator" w:id="0">
    <w:p w:rsidR="00894E7F" w:rsidRDefault="00894E7F" w:rsidP="00460E07">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4063" w:type="pct"/>
      <w:tblInd w:w="1526"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0A0"/>
    </w:tblPr>
    <w:tblGrid>
      <w:gridCol w:w="3684"/>
      <w:gridCol w:w="3863"/>
    </w:tblGrid>
    <w:tr w:rsidR="006D26DE" w:rsidRPr="001A11C8" w:rsidTr="001A11C8">
      <w:trPr>
        <w:trHeight w:val="283"/>
      </w:trPr>
      <w:tc>
        <w:tcPr>
          <w:tcW w:w="2441" w:type="pct"/>
          <w:shd w:val="clear" w:color="auto" w:fill="F2F2F2"/>
          <w:vAlign w:val="center"/>
        </w:tcPr>
        <w:p w:rsidR="006D26DE" w:rsidRPr="001A11C8" w:rsidRDefault="00AC5F85" w:rsidP="00735728">
          <w:pPr>
            <w:pStyle w:val="Header"/>
            <w:rPr>
              <w:b/>
              <w:sz w:val="18"/>
              <w:szCs w:val="18"/>
            </w:rPr>
          </w:pPr>
          <w:r w:rsidRPr="00AC5F85">
            <w:rPr>
              <w:noProof/>
              <w:lang w:eastAsia="fr-F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2055" type="#_x0000_t75" style="position:absolute;margin-left:189.6pt;margin-top:-10pt;width:261.35pt;height:32.6pt;z-index:-1;visibility:visible">
                <v:imagedata r:id="rId1" o:title=""/>
              </v:shape>
            </w:pict>
          </w:r>
          <w:r w:rsidR="006D26DE" w:rsidRPr="001A11C8">
            <w:rPr>
              <w:b/>
              <w:sz w:val="18"/>
              <w:szCs w:val="18"/>
            </w:rPr>
            <w:t>SPECIFICATIONS FONCTIONNELLES DETAILLEES REGLEMENT\LIVRAISON (MEGACUSTODY)</w:t>
          </w:r>
        </w:p>
      </w:tc>
      <w:tc>
        <w:tcPr>
          <w:tcW w:w="2559" w:type="pct"/>
          <w:shd w:val="clear" w:color="auto" w:fill="BFBFBF"/>
          <w:vAlign w:val="center"/>
        </w:tcPr>
        <w:p w:rsidR="006D26DE" w:rsidRPr="001A11C8" w:rsidRDefault="006D26DE" w:rsidP="001A11C8">
          <w:pPr>
            <w:spacing w:line="240" w:lineRule="auto"/>
            <w:jc w:val="center"/>
            <w:rPr>
              <w:b/>
              <w:bCs/>
              <w:sz w:val="18"/>
              <w:szCs w:val="18"/>
            </w:rPr>
          </w:pPr>
          <w:r w:rsidRPr="001A11C8">
            <w:rPr>
              <w:b/>
              <w:sz w:val="18"/>
              <w:szCs w:val="18"/>
              <w:lang w:val="en-GB"/>
            </w:rPr>
            <w:t>P14020 – REFONTE CHAINE TITRES</w:t>
          </w:r>
        </w:p>
      </w:tc>
    </w:tr>
  </w:tbl>
  <w:p w:rsidR="006D26DE" w:rsidRDefault="006D26DE">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26DE" w:rsidRDefault="00AC5F85" w:rsidP="00394764">
    <w:pPr>
      <w:pStyle w:val="Header"/>
    </w:pPr>
    <w:r>
      <w:rPr>
        <w:noProof/>
        <w:lang w:eastAsia="fr-F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2056" type="#_x0000_t75" alt="Logo AWB.bmp" style="position:absolute;margin-left:404.6pt;margin-top:4.1pt;width:84.25pt;height:82.85pt;z-index:-2;visibility:visible">
          <v:imagedata r:id="rId1" o:title="" chromakey="white"/>
        </v:shape>
      </w:pict>
    </w:r>
    <w:r>
      <w:rPr>
        <w:noProof/>
        <w:lang w:eastAsia="fr-FR"/>
      </w:rPr>
      <w:pict>
        <v:shape id="Image 27" o:spid="_x0000_s2057" type="#_x0000_t75" style="position:absolute;margin-left:-70.6pt;margin-top:1.25pt;width:294.9pt;height:837.95pt;z-index:-3;visibility:visible">
          <v:imagedata r:id="rId2" o:title="" chromakey="white"/>
        </v:shape>
      </w:pict>
    </w:r>
  </w:p>
  <w:p w:rsidR="006D26DE" w:rsidRDefault="006D26DE" w:rsidP="00871619">
    <w:pPr>
      <w:jc w:val="center"/>
    </w:pPr>
  </w:p>
  <w:p w:rsidR="006D26DE" w:rsidRDefault="00AC5F85" w:rsidP="00C348B6">
    <w:r>
      <w:rPr>
        <w:noProof/>
        <w:lang w:eastAsia="fr-FR"/>
      </w:rPr>
      <w:pict>
        <v:shape id="Image 0" o:spid="_x0000_i1053" type="#_x0000_t75" alt="téléchargement.jpg" style="width:132.75pt;height:30.75pt;visibility:visible">
          <v:imagedata r:id="rId3" o:title=""/>
        </v:shape>
      </w:pict>
    </w:r>
    <w:r>
      <w:rPr>
        <w:noProof/>
        <w:lang w:eastAsia="fr-FR"/>
      </w:rPr>
      <w:pict>
        <v:shape id="Image 1" o:spid="_x0000_s2058" type="#_x0000_t75" alt="barre2.bmp" style="position:absolute;margin-left:490.5pt;margin-top:-14.8pt;width:34.05pt;height:841.6pt;z-index:-4;visibility:visible;mso-position-horizontal-relative:text;mso-position-vertical-relative:text">
          <v:imagedata r:id="rId4" o:title="" chromakey="whit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1.25pt;height:11.25pt" o:bullet="t">
        <v:imagedata r:id="rId1" o:title=""/>
      </v:shape>
    </w:pict>
  </w:numPicBullet>
  <w:abstractNum w:abstractNumId="0">
    <w:nsid w:val="FFFFFF88"/>
    <w:multiLevelType w:val="singleLevel"/>
    <w:tmpl w:val="F45E5DFA"/>
    <w:lvl w:ilvl="0">
      <w:start w:val="1"/>
      <w:numFmt w:val="decimal"/>
      <w:lvlText w:val="%1."/>
      <w:lvlJc w:val="left"/>
      <w:pPr>
        <w:tabs>
          <w:tab w:val="num" w:pos="360"/>
        </w:tabs>
        <w:ind w:left="360" w:hanging="360"/>
      </w:pPr>
      <w:rPr>
        <w:rFonts w:cs="Times New Roman"/>
      </w:rPr>
    </w:lvl>
  </w:abstractNum>
  <w:abstractNum w:abstractNumId="1">
    <w:nsid w:val="FFFFFF89"/>
    <w:multiLevelType w:val="singleLevel"/>
    <w:tmpl w:val="CFBE5630"/>
    <w:lvl w:ilvl="0">
      <w:start w:val="1"/>
      <w:numFmt w:val="bullet"/>
      <w:lvlText w:val=""/>
      <w:lvlJc w:val="left"/>
      <w:pPr>
        <w:tabs>
          <w:tab w:val="num" w:pos="360"/>
        </w:tabs>
        <w:ind w:left="360" w:hanging="360"/>
      </w:pPr>
      <w:rPr>
        <w:rFonts w:ascii="Symbol" w:hAnsi="Symbol" w:hint="default"/>
      </w:rPr>
    </w:lvl>
  </w:abstractNum>
  <w:abstractNum w:abstractNumId="2">
    <w:nsid w:val="02883C9E"/>
    <w:multiLevelType w:val="hybridMultilevel"/>
    <w:tmpl w:val="DC7E793E"/>
    <w:lvl w:ilvl="0" w:tplc="A518F3BE">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3">
    <w:nsid w:val="029C4F79"/>
    <w:multiLevelType w:val="hybridMultilevel"/>
    <w:tmpl w:val="362EFEE0"/>
    <w:lvl w:ilvl="0" w:tplc="688C2900">
      <w:start w:val="1"/>
      <w:numFmt w:val="bullet"/>
      <w:lvlText w:val="­"/>
      <w:lvlJc w:val="left"/>
      <w:pPr>
        <w:ind w:left="1440" w:hanging="360"/>
      </w:pPr>
      <w:rPr>
        <w:rFonts w:ascii="Courier New" w:hAnsi="Courier New" w:hint="default"/>
      </w:rPr>
    </w:lvl>
    <w:lvl w:ilvl="1" w:tplc="040C0019" w:tentative="1">
      <w:start w:val="1"/>
      <w:numFmt w:val="lowerLetter"/>
      <w:lvlText w:val="%2."/>
      <w:lvlJc w:val="left"/>
      <w:pPr>
        <w:ind w:left="2160" w:hanging="360"/>
      </w:pPr>
      <w:rPr>
        <w:rFonts w:cs="Times New Roman"/>
      </w:rPr>
    </w:lvl>
    <w:lvl w:ilvl="2" w:tplc="040C001B" w:tentative="1">
      <w:start w:val="1"/>
      <w:numFmt w:val="lowerRoman"/>
      <w:lvlText w:val="%3."/>
      <w:lvlJc w:val="right"/>
      <w:pPr>
        <w:ind w:left="2880" w:hanging="180"/>
      </w:pPr>
      <w:rPr>
        <w:rFonts w:cs="Times New Roman"/>
      </w:rPr>
    </w:lvl>
    <w:lvl w:ilvl="3" w:tplc="040C000F" w:tentative="1">
      <w:start w:val="1"/>
      <w:numFmt w:val="decimal"/>
      <w:lvlText w:val="%4."/>
      <w:lvlJc w:val="left"/>
      <w:pPr>
        <w:ind w:left="3600" w:hanging="360"/>
      </w:pPr>
      <w:rPr>
        <w:rFonts w:cs="Times New Roman"/>
      </w:rPr>
    </w:lvl>
    <w:lvl w:ilvl="4" w:tplc="040C0019" w:tentative="1">
      <w:start w:val="1"/>
      <w:numFmt w:val="lowerLetter"/>
      <w:lvlText w:val="%5."/>
      <w:lvlJc w:val="left"/>
      <w:pPr>
        <w:ind w:left="4320" w:hanging="360"/>
      </w:pPr>
      <w:rPr>
        <w:rFonts w:cs="Times New Roman"/>
      </w:rPr>
    </w:lvl>
    <w:lvl w:ilvl="5" w:tplc="040C001B" w:tentative="1">
      <w:start w:val="1"/>
      <w:numFmt w:val="lowerRoman"/>
      <w:lvlText w:val="%6."/>
      <w:lvlJc w:val="right"/>
      <w:pPr>
        <w:ind w:left="5040" w:hanging="180"/>
      </w:pPr>
      <w:rPr>
        <w:rFonts w:cs="Times New Roman"/>
      </w:rPr>
    </w:lvl>
    <w:lvl w:ilvl="6" w:tplc="040C000F" w:tentative="1">
      <w:start w:val="1"/>
      <w:numFmt w:val="decimal"/>
      <w:lvlText w:val="%7."/>
      <w:lvlJc w:val="left"/>
      <w:pPr>
        <w:ind w:left="5760" w:hanging="360"/>
      </w:pPr>
      <w:rPr>
        <w:rFonts w:cs="Times New Roman"/>
      </w:rPr>
    </w:lvl>
    <w:lvl w:ilvl="7" w:tplc="040C0019" w:tentative="1">
      <w:start w:val="1"/>
      <w:numFmt w:val="lowerLetter"/>
      <w:lvlText w:val="%8."/>
      <w:lvlJc w:val="left"/>
      <w:pPr>
        <w:ind w:left="6480" w:hanging="360"/>
      </w:pPr>
      <w:rPr>
        <w:rFonts w:cs="Times New Roman"/>
      </w:rPr>
    </w:lvl>
    <w:lvl w:ilvl="8" w:tplc="040C001B" w:tentative="1">
      <w:start w:val="1"/>
      <w:numFmt w:val="lowerRoman"/>
      <w:lvlText w:val="%9."/>
      <w:lvlJc w:val="right"/>
      <w:pPr>
        <w:ind w:left="7200" w:hanging="180"/>
      </w:pPr>
      <w:rPr>
        <w:rFonts w:cs="Times New Roman"/>
      </w:rPr>
    </w:lvl>
  </w:abstractNum>
  <w:abstractNum w:abstractNumId="4">
    <w:nsid w:val="02A101F6"/>
    <w:multiLevelType w:val="hybridMultilevel"/>
    <w:tmpl w:val="EE8047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03B567E6"/>
    <w:multiLevelType w:val="multilevel"/>
    <w:tmpl w:val="040C0025"/>
    <w:lvl w:ilvl="0">
      <w:start w:val="1"/>
      <w:numFmt w:val="decimal"/>
      <w:lvlText w:val="%1"/>
      <w:lvlJc w:val="left"/>
      <w:pPr>
        <w:ind w:left="432" w:hanging="432"/>
      </w:pPr>
      <w:rPr>
        <w:rFonts w:cs="Times New Roman"/>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6">
    <w:nsid w:val="09AA6EC8"/>
    <w:multiLevelType w:val="hybridMultilevel"/>
    <w:tmpl w:val="5868EF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14F23A16"/>
    <w:multiLevelType w:val="hybridMultilevel"/>
    <w:tmpl w:val="D0ACD4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16AC72D8"/>
    <w:multiLevelType w:val="hybridMultilevel"/>
    <w:tmpl w:val="0248C1C4"/>
    <w:lvl w:ilvl="0" w:tplc="404E66D0">
      <w:start w:val="22"/>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19D35753"/>
    <w:multiLevelType w:val="hybridMultilevel"/>
    <w:tmpl w:val="038C4E6C"/>
    <w:lvl w:ilvl="0" w:tplc="A774874C">
      <w:start w:val="1"/>
      <w:numFmt w:val="decimal"/>
      <w:lvlText w:val="%1-"/>
      <w:lvlJc w:val="left"/>
      <w:pPr>
        <w:ind w:left="1770" w:hanging="360"/>
      </w:pPr>
      <w:rPr>
        <w:rFonts w:cs="Times New Roman" w:hint="default"/>
      </w:rPr>
    </w:lvl>
    <w:lvl w:ilvl="1" w:tplc="040C0019" w:tentative="1">
      <w:start w:val="1"/>
      <w:numFmt w:val="lowerLetter"/>
      <w:lvlText w:val="%2."/>
      <w:lvlJc w:val="left"/>
      <w:pPr>
        <w:ind w:left="2490" w:hanging="360"/>
      </w:pPr>
      <w:rPr>
        <w:rFonts w:cs="Times New Roman"/>
      </w:rPr>
    </w:lvl>
    <w:lvl w:ilvl="2" w:tplc="040C001B" w:tentative="1">
      <w:start w:val="1"/>
      <w:numFmt w:val="lowerRoman"/>
      <w:lvlText w:val="%3."/>
      <w:lvlJc w:val="right"/>
      <w:pPr>
        <w:ind w:left="3210" w:hanging="180"/>
      </w:pPr>
      <w:rPr>
        <w:rFonts w:cs="Times New Roman"/>
      </w:rPr>
    </w:lvl>
    <w:lvl w:ilvl="3" w:tplc="040C000F" w:tentative="1">
      <w:start w:val="1"/>
      <w:numFmt w:val="decimal"/>
      <w:lvlText w:val="%4."/>
      <w:lvlJc w:val="left"/>
      <w:pPr>
        <w:ind w:left="3930" w:hanging="360"/>
      </w:pPr>
      <w:rPr>
        <w:rFonts w:cs="Times New Roman"/>
      </w:rPr>
    </w:lvl>
    <w:lvl w:ilvl="4" w:tplc="040C0019" w:tentative="1">
      <w:start w:val="1"/>
      <w:numFmt w:val="lowerLetter"/>
      <w:lvlText w:val="%5."/>
      <w:lvlJc w:val="left"/>
      <w:pPr>
        <w:ind w:left="4650" w:hanging="360"/>
      </w:pPr>
      <w:rPr>
        <w:rFonts w:cs="Times New Roman"/>
      </w:rPr>
    </w:lvl>
    <w:lvl w:ilvl="5" w:tplc="040C001B" w:tentative="1">
      <w:start w:val="1"/>
      <w:numFmt w:val="lowerRoman"/>
      <w:lvlText w:val="%6."/>
      <w:lvlJc w:val="right"/>
      <w:pPr>
        <w:ind w:left="5370" w:hanging="180"/>
      </w:pPr>
      <w:rPr>
        <w:rFonts w:cs="Times New Roman"/>
      </w:rPr>
    </w:lvl>
    <w:lvl w:ilvl="6" w:tplc="040C000F" w:tentative="1">
      <w:start w:val="1"/>
      <w:numFmt w:val="decimal"/>
      <w:lvlText w:val="%7."/>
      <w:lvlJc w:val="left"/>
      <w:pPr>
        <w:ind w:left="6090" w:hanging="360"/>
      </w:pPr>
      <w:rPr>
        <w:rFonts w:cs="Times New Roman"/>
      </w:rPr>
    </w:lvl>
    <w:lvl w:ilvl="7" w:tplc="040C0019" w:tentative="1">
      <w:start w:val="1"/>
      <w:numFmt w:val="lowerLetter"/>
      <w:lvlText w:val="%8."/>
      <w:lvlJc w:val="left"/>
      <w:pPr>
        <w:ind w:left="6810" w:hanging="360"/>
      </w:pPr>
      <w:rPr>
        <w:rFonts w:cs="Times New Roman"/>
      </w:rPr>
    </w:lvl>
    <w:lvl w:ilvl="8" w:tplc="040C001B" w:tentative="1">
      <w:start w:val="1"/>
      <w:numFmt w:val="lowerRoman"/>
      <w:lvlText w:val="%9."/>
      <w:lvlJc w:val="right"/>
      <w:pPr>
        <w:ind w:left="7530" w:hanging="180"/>
      </w:pPr>
      <w:rPr>
        <w:rFonts w:cs="Times New Roman"/>
      </w:rPr>
    </w:lvl>
  </w:abstractNum>
  <w:abstractNum w:abstractNumId="10">
    <w:nsid w:val="1CBA4569"/>
    <w:multiLevelType w:val="hybridMultilevel"/>
    <w:tmpl w:val="6336A7CC"/>
    <w:lvl w:ilvl="0" w:tplc="41DCE3DA">
      <w:start w:val="2"/>
      <w:numFmt w:val="bullet"/>
      <w:lvlText w:val=""/>
      <w:lvlJc w:val="left"/>
      <w:pPr>
        <w:ind w:left="580" w:hanging="360"/>
      </w:pPr>
      <w:rPr>
        <w:rFonts w:ascii="Wingdings" w:eastAsia="Calibri" w:hAnsi="Wingdings" w:cs="Arial" w:hint="default"/>
      </w:rPr>
    </w:lvl>
    <w:lvl w:ilvl="1" w:tplc="040C0003" w:tentative="1">
      <w:start w:val="1"/>
      <w:numFmt w:val="bullet"/>
      <w:lvlText w:val="o"/>
      <w:lvlJc w:val="left"/>
      <w:pPr>
        <w:ind w:left="1300" w:hanging="360"/>
      </w:pPr>
      <w:rPr>
        <w:rFonts w:ascii="Courier New" w:hAnsi="Courier New" w:cs="Courier New" w:hint="default"/>
      </w:rPr>
    </w:lvl>
    <w:lvl w:ilvl="2" w:tplc="040C0005" w:tentative="1">
      <w:start w:val="1"/>
      <w:numFmt w:val="bullet"/>
      <w:lvlText w:val=""/>
      <w:lvlJc w:val="left"/>
      <w:pPr>
        <w:ind w:left="2020" w:hanging="360"/>
      </w:pPr>
      <w:rPr>
        <w:rFonts w:ascii="Wingdings" w:hAnsi="Wingdings" w:hint="default"/>
      </w:rPr>
    </w:lvl>
    <w:lvl w:ilvl="3" w:tplc="040C0001" w:tentative="1">
      <w:start w:val="1"/>
      <w:numFmt w:val="bullet"/>
      <w:lvlText w:val=""/>
      <w:lvlJc w:val="left"/>
      <w:pPr>
        <w:ind w:left="2740" w:hanging="360"/>
      </w:pPr>
      <w:rPr>
        <w:rFonts w:ascii="Symbol" w:hAnsi="Symbol" w:hint="default"/>
      </w:rPr>
    </w:lvl>
    <w:lvl w:ilvl="4" w:tplc="040C0003" w:tentative="1">
      <w:start w:val="1"/>
      <w:numFmt w:val="bullet"/>
      <w:lvlText w:val="o"/>
      <w:lvlJc w:val="left"/>
      <w:pPr>
        <w:ind w:left="3460" w:hanging="360"/>
      </w:pPr>
      <w:rPr>
        <w:rFonts w:ascii="Courier New" w:hAnsi="Courier New" w:cs="Courier New" w:hint="default"/>
      </w:rPr>
    </w:lvl>
    <w:lvl w:ilvl="5" w:tplc="040C0005" w:tentative="1">
      <w:start w:val="1"/>
      <w:numFmt w:val="bullet"/>
      <w:lvlText w:val=""/>
      <w:lvlJc w:val="left"/>
      <w:pPr>
        <w:ind w:left="4180" w:hanging="360"/>
      </w:pPr>
      <w:rPr>
        <w:rFonts w:ascii="Wingdings" w:hAnsi="Wingdings" w:hint="default"/>
      </w:rPr>
    </w:lvl>
    <w:lvl w:ilvl="6" w:tplc="040C0001" w:tentative="1">
      <w:start w:val="1"/>
      <w:numFmt w:val="bullet"/>
      <w:lvlText w:val=""/>
      <w:lvlJc w:val="left"/>
      <w:pPr>
        <w:ind w:left="4900" w:hanging="360"/>
      </w:pPr>
      <w:rPr>
        <w:rFonts w:ascii="Symbol" w:hAnsi="Symbol" w:hint="default"/>
      </w:rPr>
    </w:lvl>
    <w:lvl w:ilvl="7" w:tplc="040C0003" w:tentative="1">
      <w:start w:val="1"/>
      <w:numFmt w:val="bullet"/>
      <w:lvlText w:val="o"/>
      <w:lvlJc w:val="left"/>
      <w:pPr>
        <w:ind w:left="5620" w:hanging="360"/>
      </w:pPr>
      <w:rPr>
        <w:rFonts w:ascii="Courier New" w:hAnsi="Courier New" w:cs="Courier New" w:hint="default"/>
      </w:rPr>
    </w:lvl>
    <w:lvl w:ilvl="8" w:tplc="040C0005" w:tentative="1">
      <w:start w:val="1"/>
      <w:numFmt w:val="bullet"/>
      <w:lvlText w:val=""/>
      <w:lvlJc w:val="left"/>
      <w:pPr>
        <w:ind w:left="6340" w:hanging="360"/>
      </w:pPr>
      <w:rPr>
        <w:rFonts w:ascii="Wingdings" w:hAnsi="Wingdings" w:hint="default"/>
      </w:rPr>
    </w:lvl>
  </w:abstractNum>
  <w:abstractNum w:abstractNumId="11">
    <w:nsid w:val="1DAA4627"/>
    <w:multiLevelType w:val="hybridMultilevel"/>
    <w:tmpl w:val="27D0A00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203128AB"/>
    <w:multiLevelType w:val="hybridMultilevel"/>
    <w:tmpl w:val="DD6AD2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281E51FA"/>
    <w:multiLevelType w:val="hybridMultilevel"/>
    <w:tmpl w:val="43DC9BE4"/>
    <w:lvl w:ilvl="0" w:tplc="688C2900">
      <w:start w:val="1"/>
      <w:numFmt w:val="bullet"/>
      <w:lvlText w:val="­"/>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2E9264BA"/>
    <w:multiLevelType w:val="hybridMultilevel"/>
    <w:tmpl w:val="095080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32E10D1A"/>
    <w:multiLevelType w:val="hybridMultilevel"/>
    <w:tmpl w:val="ADF2B5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360E6F76"/>
    <w:multiLevelType w:val="hybridMultilevel"/>
    <w:tmpl w:val="C5E42E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38431B3F"/>
    <w:multiLevelType w:val="hybridMultilevel"/>
    <w:tmpl w:val="3FDC6680"/>
    <w:lvl w:ilvl="0" w:tplc="A518F3BE">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18">
    <w:nsid w:val="38677EF4"/>
    <w:multiLevelType w:val="hybridMultilevel"/>
    <w:tmpl w:val="55EEEDEA"/>
    <w:lvl w:ilvl="0" w:tplc="040C0005">
      <w:start w:val="1"/>
      <w:numFmt w:val="bullet"/>
      <w:lvlText w:val=""/>
      <w:lvlJc w:val="left"/>
      <w:pPr>
        <w:tabs>
          <w:tab w:val="num" w:pos="720"/>
        </w:tabs>
        <w:ind w:left="720" w:hanging="360"/>
      </w:pPr>
      <w:rPr>
        <w:rFonts w:ascii="Wingdings" w:hAnsi="Wingdings"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nsid w:val="409E2932"/>
    <w:multiLevelType w:val="hybridMultilevel"/>
    <w:tmpl w:val="A6D81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42DD601E"/>
    <w:multiLevelType w:val="multilevel"/>
    <w:tmpl w:val="143A783A"/>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1">
    <w:nsid w:val="4DE06063"/>
    <w:multiLevelType w:val="hybridMultilevel"/>
    <w:tmpl w:val="076056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4E1A03BB"/>
    <w:multiLevelType w:val="hybridMultilevel"/>
    <w:tmpl w:val="1C22A3EC"/>
    <w:lvl w:ilvl="0" w:tplc="D4DA2AB0">
      <w:start w:val="612"/>
      <w:numFmt w:val="bullet"/>
      <w:lvlText w:val=""/>
      <w:lvlJc w:val="left"/>
      <w:pPr>
        <w:ind w:left="1080" w:hanging="360"/>
      </w:pPr>
      <w:rPr>
        <w:rFonts w:ascii="Wingdings" w:eastAsia="Calibri" w:hAnsi="Wingdings" w:cs="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3">
    <w:nsid w:val="4FC50A99"/>
    <w:multiLevelType w:val="hybridMultilevel"/>
    <w:tmpl w:val="7854C97E"/>
    <w:lvl w:ilvl="0" w:tplc="040C0007">
      <w:start w:val="1"/>
      <w:numFmt w:val="bullet"/>
      <w:lvlText w:val=""/>
      <w:lvlPicBulletId w:val="0"/>
      <w:lvlJc w:val="left"/>
      <w:pPr>
        <w:tabs>
          <w:tab w:val="num" w:pos="1287"/>
        </w:tabs>
        <w:ind w:left="1287" w:hanging="360"/>
      </w:pPr>
      <w:rPr>
        <w:rFonts w:ascii="Symbol" w:hAnsi="Symbol" w:hint="default"/>
      </w:rPr>
    </w:lvl>
    <w:lvl w:ilvl="1" w:tplc="688C2900">
      <w:start w:val="1"/>
      <w:numFmt w:val="bullet"/>
      <w:lvlText w:val="­"/>
      <w:lvlJc w:val="left"/>
      <w:pPr>
        <w:tabs>
          <w:tab w:val="num" w:pos="2007"/>
        </w:tabs>
        <w:ind w:left="2007" w:hanging="360"/>
      </w:pPr>
      <w:rPr>
        <w:rFonts w:ascii="Courier New" w:hAnsi="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24">
    <w:nsid w:val="5A703768"/>
    <w:multiLevelType w:val="hybridMultilevel"/>
    <w:tmpl w:val="A6A0D85C"/>
    <w:lvl w:ilvl="0" w:tplc="404E66D0">
      <w:start w:val="61"/>
      <w:numFmt w:val="bullet"/>
      <w:lvlText w:val="-"/>
      <w:lvlJc w:val="left"/>
      <w:pPr>
        <w:ind w:left="720" w:hanging="360"/>
      </w:pPr>
      <w:rPr>
        <w:rFonts w:ascii="Calibri" w:eastAsia="Times New Roman" w:hAnsi="Calibr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5A930D07"/>
    <w:multiLevelType w:val="hybridMultilevel"/>
    <w:tmpl w:val="E35E504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6">
    <w:nsid w:val="5AAF41D6"/>
    <w:multiLevelType w:val="hybridMultilevel"/>
    <w:tmpl w:val="DC7E793E"/>
    <w:lvl w:ilvl="0" w:tplc="A518F3BE">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27">
    <w:nsid w:val="5B6873FE"/>
    <w:multiLevelType w:val="hybridMultilevel"/>
    <w:tmpl w:val="37A070B6"/>
    <w:lvl w:ilvl="0" w:tplc="688C2900">
      <w:start w:val="1"/>
      <w:numFmt w:val="bullet"/>
      <w:lvlText w:val="­"/>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5DED202F"/>
    <w:multiLevelType w:val="hybridMultilevel"/>
    <w:tmpl w:val="DC7E793E"/>
    <w:lvl w:ilvl="0" w:tplc="A518F3BE">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29">
    <w:nsid w:val="5EAA5C01"/>
    <w:multiLevelType w:val="hybridMultilevel"/>
    <w:tmpl w:val="9E2A4E2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5F8D7B48"/>
    <w:multiLevelType w:val="hybridMultilevel"/>
    <w:tmpl w:val="DC7E793E"/>
    <w:lvl w:ilvl="0" w:tplc="A518F3BE">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31">
    <w:nsid w:val="6110692C"/>
    <w:multiLevelType w:val="hybridMultilevel"/>
    <w:tmpl w:val="89A64AA2"/>
    <w:lvl w:ilvl="0" w:tplc="53BE2E60">
      <w:start w:val="1"/>
      <w:numFmt w:val="decimal"/>
      <w:lvlText w:val="%1-"/>
      <w:lvlJc w:val="left"/>
      <w:pPr>
        <w:ind w:left="1770" w:hanging="360"/>
      </w:pPr>
      <w:rPr>
        <w:rFonts w:cs="Times New Roman" w:hint="default"/>
      </w:rPr>
    </w:lvl>
    <w:lvl w:ilvl="1" w:tplc="040C0019" w:tentative="1">
      <w:start w:val="1"/>
      <w:numFmt w:val="lowerLetter"/>
      <w:lvlText w:val="%2."/>
      <w:lvlJc w:val="left"/>
      <w:pPr>
        <w:ind w:left="2490" w:hanging="360"/>
      </w:pPr>
      <w:rPr>
        <w:rFonts w:cs="Times New Roman"/>
      </w:rPr>
    </w:lvl>
    <w:lvl w:ilvl="2" w:tplc="040C001B" w:tentative="1">
      <w:start w:val="1"/>
      <w:numFmt w:val="lowerRoman"/>
      <w:lvlText w:val="%3."/>
      <w:lvlJc w:val="right"/>
      <w:pPr>
        <w:ind w:left="3210" w:hanging="180"/>
      </w:pPr>
      <w:rPr>
        <w:rFonts w:cs="Times New Roman"/>
      </w:rPr>
    </w:lvl>
    <w:lvl w:ilvl="3" w:tplc="040C000F" w:tentative="1">
      <w:start w:val="1"/>
      <w:numFmt w:val="decimal"/>
      <w:lvlText w:val="%4."/>
      <w:lvlJc w:val="left"/>
      <w:pPr>
        <w:ind w:left="3930" w:hanging="360"/>
      </w:pPr>
      <w:rPr>
        <w:rFonts w:cs="Times New Roman"/>
      </w:rPr>
    </w:lvl>
    <w:lvl w:ilvl="4" w:tplc="040C0019" w:tentative="1">
      <w:start w:val="1"/>
      <w:numFmt w:val="lowerLetter"/>
      <w:lvlText w:val="%5."/>
      <w:lvlJc w:val="left"/>
      <w:pPr>
        <w:ind w:left="4650" w:hanging="360"/>
      </w:pPr>
      <w:rPr>
        <w:rFonts w:cs="Times New Roman"/>
      </w:rPr>
    </w:lvl>
    <w:lvl w:ilvl="5" w:tplc="040C001B" w:tentative="1">
      <w:start w:val="1"/>
      <w:numFmt w:val="lowerRoman"/>
      <w:lvlText w:val="%6."/>
      <w:lvlJc w:val="right"/>
      <w:pPr>
        <w:ind w:left="5370" w:hanging="180"/>
      </w:pPr>
      <w:rPr>
        <w:rFonts w:cs="Times New Roman"/>
      </w:rPr>
    </w:lvl>
    <w:lvl w:ilvl="6" w:tplc="040C000F" w:tentative="1">
      <w:start w:val="1"/>
      <w:numFmt w:val="decimal"/>
      <w:lvlText w:val="%7."/>
      <w:lvlJc w:val="left"/>
      <w:pPr>
        <w:ind w:left="6090" w:hanging="360"/>
      </w:pPr>
      <w:rPr>
        <w:rFonts w:cs="Times New Roman"/>
      </w:rPr>
    </w:lvl>
    <w:lvl w:ilvl="7" w:tplc="040C0019" w:tentative="1">
      <w:start w:val="1"/>
      <w:numFmt w:val="lowerLetter"/>
      <w:lvlText w:val="%8."/>
      <w:lvlJc w:val="left"/>
      <w:pPr>
        <w:ind w:left="6810" w:hanging="360"/>
      </w:pPr>
      <w:rPr>
        <w:rFonts w:cs="Times New Roman"/>
      </w:rPr>
    </w:lvl>
    <w:lvl w:ilvl="8" w:tplc="040C001B" w:tentative="1">
      <w:start w:val="1"/>
      <w:numFmt w:val="lowerRoman"/>
      <w:lvlText w:val="%9."/>
      <w:lvlJc w:val="right"/>
      <w:pPr>
        <w:ind w:left="7530" w:hanging="180"/>
      </w:pPr>
      <w:rPr>
        <w:rFonts w:cs="Times New Roman"/>
      </w:rPr>
    </w:lvl>
  </w:abstractNum>
  <w:abstractNum w:abstractNumId="32">
    <w:nsid w:val="614E4929"/>
    <w:multiLevelType w:val="hybridMultilevel"/>
    <w:tmpl w:val="143A783A"/>
    <w:lvl w:ilvl="0" w:tplc="040C0005">
      <w:start w:val="1"/>
      <w:numFmt w:val="bullet"/>
      <w:lvlText w:val=""/>
      <w:lvlJc w:val="left"/>
      <w:pPr>
        <w:tabs>
          <w:tab w:val="num" w:pos="720"/>
        </w:tabs>
        <w:ind w:left="720" w:hanging="360"/>
      </w:pPr>
      <w:rPr>
        <w:rFonts w:ascii="Wingdings" w:hAnsi="Wingdings"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3">
    <w:nsid w:val="63545734"/>
    <w:multiLevelType w:val="hybridMultilevel"/>
    <w:tmpl w:val="7144B306"/>
    <w:lvl w:ilvl="0" w:tplc="404E66D0">
      <w:start w:val="61"/>
      <w:numFmt w:val="bullet"/>
      <w:lvlText w:val="-"/>
      <w:lvlJc w:val="left"/>
      <w:pPr>
        <w:ind w:left="580" w:hanging="360"/>
      </w:pPr>
      <w:rPr>
        <w:rFonts w:ascii="Calibri" w:eastAsia="Times New Roman" w:hAnsi="Calibri" w:hint="default"/>
      </w:rPr>
    </w:lvl>
    <w:lvl w:ilvl="1" w:tplc="040C0003" w:tentative="1">
      <w:start w:val="1"/>
      <w:numFmt w:val="bullet"/>
      <w:lvlText w:val="o"/>
      <w:lvlJc w:val="left"/>
      <w:pPr>
        <w:ind w:left="1300" w:hanging="360"/>
      </w:pPr>
      <w:rPr>
        <w:rFonts w:ascii="Courier New" w:hAnsi="Courier New" w:cs="Courier New" w:hint="default"/>
      </w:rPr>
    </w:lvl>
    <w:lvl w:ilvl="2" w:tplc="040C0005" w:tentative="1">
      <w:start w:val="1"/>
      <w:numFmt w:val="bullet"/>
      <w:lvlText w:val=""/>
      <w:lvlJc w:val="left"/>
      <w:pPr>
        <w:ind w:left="2020" w:hanging="360"/>
      </w:pPr>
      <w:rPr>
        <w:rFonts w:ascii="Wingdings" w:hAnsi="Wingdings" w:hint="default"/>
      </w:rPr>
    </w:lvl>
    <w:lvl w:ilvl="3" w:tplc="040C0001" w:tentative="1">
      <w:start w:val="1"/>
      <w:numFmt w:val="bullet"/>
      <w:lvlText w:val=""/>
      <w:lvlJc w:val="left"/>
      <w:pPr>
        <w:ind w:left="2740" w:hanging="360"/>
      </w:pPr>
      <w:rPr>
        <w:rFonts w:ascii="Symbol" w:hAnsi="Symbol" w:hint="default"/>
      </w:rPr>
    </w:lvl>
    <w:lvl w:ilvl="4" w:tplc="040C0003" w:tentative="1">
      <w:start w:val="1"/>
      <w:numFmt w:val="bullet"/>
      <w:lvlText w:val="o"/>
      <w:lvlJc w:val="left"/>
      <w:pPr>
        <w:ind w:left="3460" w:hanging="360"/>
      </w:pPr>
      <w:rPr>
        <w:rFonts w:ascii="Courier New" w:hAnsi="Courier New" w:cs="Courier New" w:hint="default"/>
      </w:rPr>
    </w:lvl>
    <w:lvl w:ilvl="5" w:tplc="040C0005" w:tentative="1">
      <w:start w:val="1"/>
      <w:numFmt w:val="bullet"/>
      <w:lvlText w:val=""/>
      <w:lvlJc w:val="left"/>
      <w:pPr>
        <w:ind w:left="4180" w:hanging="360"/>
      </w:pPr>
      <w:rPr>
        <w:rFonts w:ascii="Wingdings" w:hAnsi="Wingdings" w:hint="default"/>
      </w:rPr>
    </w:lvl>
    <w:lvl w:ilvl="6" w:tplc="040C0001" w:tentative="1">
      <w:start w:val="1"/>
      <w:numFmt w:val="bullet"/>
      <w:lvlText w:val=""/>
      <w:lvlJc w:val="left"/>
      <w:pPr>
        <w:ind w:left="4900" w:hanging="360"/>
      </w:pPr>
      <w:rPr>
        <w:rFonts w:ascii="Symbol" w:hAnsi="Symbol" w:hint="default"/>
      </w:rPr>
    </w:lvl>
    <w:lvl w:ilvl="7" w:tplc="040C0003" w:tentative="1">
      <w:start w:val="1"/>
      <w:numFmt w:val="bullet"/>
      <w:lvlText w:val="o"/>
      <w:lvlJc w:val="left"/>
      <w:pPr>
        <w:ind w:left="5620" w:hanging="360"/>
      </w:pPr>
      <w:rPr>
        <w:rFonts w:ascii="Courier New" w:hAnsi="Courier New" w:cs="Courier New" w:hint="default"/>
      </w:rPr>
    </w:lvl>
    <w:lvl w:ilvl="8" w:tplc="040C0005" w:tentative="1">
      <w:start w:val="1"/>
      <w:numFmt w:val="bullet"/>
      <w:lvlText w:val=""/>
      <w:lvlJc w:val="left"/>
      <w:pPr>
        <w:ind w:left="6340" w:hanging="360"/>
      </w:pPr>
      <w:rPr>
        <w:rFonts w:ascii="Wingdings" w:hAnsi="Wingdings" w:hint="default"/>
      </w:rPr>
    </w:lvl>
  </w:abstractNum>
  <w:abstractNum w:abstractNumId="34">
    <w:nsid w:val="654C65F3"/>
    <w:multiLevelType w:val="hybridMultilevel"/>
    <w:tmpl w:val="A4085B5A"/>
    <w:lvl w:ilvl="0" w:tplc="CFC8A07C">
      <w:start w:val="1"/>
      <w:numFmt w:val="bullet"/>
      <w:lvlText w:val=""/>
      <w:lvlJc w:val="left"/>
      <w:pPr>
        <w:ind w:left="720" w:hanging="360"/>
      </w:pPr>
      <w:rPr>
        <w:rFonts w:ascii="Symbol" w:hAnsi="Symbol" w:hint="default"/>
      </w:rPr>
    </w:lvl>
    <w:lvl w:ilvl="1" w:tplc="1C0C37C6" w:tentative="1">
      <w:start w:val="1"/>
      <w:numFmt w:val="bullet"/>
      <w:lvlText w:val="o"/>
      <w:lvlJc w:val="left"/>
      <w:pPr>
        <w:ind w:left="1440" w:hanging="360"/>
      </w:pPr>
      <w:rPr>
        <w:rFonts w:ascii="Courier New" w:hAnsi="Courier New" w:hint="default"/>
      </w:rPr>
    </w:lvl>
    <w:lvl w:ilvl="2" w:tplc="35265868" w:tentative="1">
      <w:start w:val="1"/>
      <w:numFmt w:val="bullet"/>
      <w:lvlText w:val=""/>
      <w:lvlJc w:val="left"/>
      <w:pPr>
        <w:ind w:left="2160" w:hanging="360"/>
      </w:pPr>
      <w:rPr>
        <w:rFonts w:ascii="Wingdings" w:hAnsi="Wingdings" w:hint="default"/>
      </w:rPr>
    </w:lvl>
    <w:lvl w:ilvl="3" w:tplc="ED8A836C" w:tentative="1">
      <w:start w:val="1"/>
      <w:numFmt w:val="bullet"/>
      <w:lvlText w:val=""/>
      <w:lvlJc w:val="left"/>
      <w:pPr>
        <w:ind w:left="2880" w:hanging="360"/>
      </w:pPr>
      <w:rPr>
        <w:rFonts w:ascii="Symbol" w:hAnsi="Symbol" w:hint="default"/>
      </w:rPr>
    </w:lvl>
    <w:lvl w:ilvl="4" w:tplc="3C90B110" w:tentative="1">
      <w:start w:val="1"/>
      <w:numFmt w:val="bullet"/>
      <w:lvlText w:val="o"/>
      <w:lvlJc w:val="left"/>
      <w:pPr>
        <w:ind w:left="3600" w:hanging="360"/>
      </w:pPr>
      <w:rPr>
        <w:rFonts w:ascii="Courier New" w:hAnsi="Courier New" w:hint="default"/>
      </w:rPr>
    </w:lvl>
    <w:lvl w:ilvl="5" w:tplc="641AC3AC" w:tentative="1">
      <w:start w:val="1"/>
      <w:numFmt w:val="bullet"/>
      <w:lvlText w:val=""/>
      <w:lvlJc w:val="left"/>
      <w:pPr>
        <w:ind w:left="4320" w:hanging="360"/>
      </w:pPr>
      <w:rPr>
        <w:rFonts w:ascii="Wingdings" w:hAnsi="Wingdings" w:hint="default"/>
      </w:rPr>
    </w:lvl>
    <w:lvl w:ilvl="6" w:tplc="1E7AA0AE" w:tentative="1">
      <w:start w:val="1"/>
      <w:numFmt w:val="bullet"/>
      <w:lvlText w:val=""/>
      <w:lvlJc w:val="left"/>
      <w:pPr>
        <w:ind w:left="5040" w:hanging="360"/>
      </w:pPr>
      <w:rPr>
        <w:rFonts w:ascii="Symbol" w:hAnsi="Symbol" w:hint="default"/>
      </w:rPr>
    </w:lvl>
    <w:lvl w:ilvl="7" w:tplc="D21C3AB6" w:tentative="1">
      <w:start w:val="1"/>
      <w:numFmt w:val="bullet"/>
      <w:lvlText w:val="o"/>
      <w:lvlJc w:val="left"/>
      <w:pPr>
        <w:ind w:left="5760" w:hanging="360"/>
      </w:pPr>
      <w:rPr>
        <w:rFonts w:ascii="Courier New" w:hAnsi="Courier New" w:hint="default"/>
      </w:rPr>
    </w:lvl>
    <w:lvl w:ilvl="8" w:tplc="A4A6068C" w:tentative="1">
      <w:start w:val="1"/>
      <w:numFmt w:val="bullet"/>
      <w:lvlText w:val=""/>
      <w:lvlJc w:val="left"/>
      <w:pPr>
        <w:ind w:left="6480" w:hanging="360"/>
      </w:pPr>
      <w:rPr>
        <w:rFonts w:ascii="Wingdings" w:hAnsi="Wingdings" w:hint="default"/>
      </w:rPr>
    </w:lvl>
  </w:abstractNum>
  <w:abstractNum w:abstractNumId="35">
    <w:nsid w:val="6BF44769"/>
    <w:multiLevelType w:val="hybridMultilevel"/>
    <w:tmpl w:val="AD9229B8"/>
    <w:lvl w:ilvl="0" w:tplc="00000013">
      <w:start w:val="1"/>
      <w:numFmt w:val="bullet"/>
      <w:lvlText w:val="-"/>
      <w:lvlJc w:val="left"/>
      <w:pPr>
        <w:ind w:left="1680" w:hanging="360"/>
      </w:pPr>
      <w:rPr>
        <w:rFonts w:ascii="Times New Roman" w:hAnsi="Times New Roman"/>
      </w:rPr>
    </w:lvl>
    <w:lvl w:ilvl="1" w:tplc="040C0003">
      <w:start w:val="1"/>
      <w:numFmt w:val="bullet"/>
      <w:lvlText w:val="o"/>
      <w:lvlJc w:val="left"/>
      <w:pPr>
        <w:ind w:left="2160" w:hanging="360"/>
      </w:pPr>
      <w:rPr>
        <w:rFonts w:ascii="Courier New" w:hAnsi="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6">
    <w:nsid w:val="6F5B517A"/>
    <w:multiLevelType w:val="hybridMultilevel"/>
    <w:tmpl w:val="152EEF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nsid w:val="718014C8"/>
    <w:multiLevelType w:val="hybridMultilevel"/>
    <w:tmpl w:val="54BE697A"/>
    <w:lvl w:ilvl="0" w:tplc="688C2900">
      <w:start w:val="1"/>
      <w:numFmt w:val="bullet"/>
      <w:lvlText w:val="­"/>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nsid w:val="743E4F62"/>
    <w:multiLevelType w:val="hybridMultilevel"/>
    <w:tmpl w:val="E0E08096"/>
    <w:lvl w:ilvl="0" w:tplc="040C0001">
      <w:start w:val="1"/>
      <w:numFmt w:val="bullet"/>
      <w:lvlText w:val=""/>
      <w:lvlJc w:val="left"/>
      <w:pPr>
        <w:ind w:left="1583" w:hanging="360"/>
      </w:pPr>
      <w:rPr>
        <w:rFonts w:ascii="Symbol" w:hAnsi="Symbol" w:hint="default"/>
      </w:rPr>
    </w:lvl>
    <w:lvl w:ilvl="1" w:tplc="040C0003" w:tentative="1">
      <w:start w:val="1"/>
      <w:numFmt w:val="bullet"/>
      <w:lvlText w:val="o"/>
      <w:lvlJc w:val="left"/>
      <w:pPr>
        <w:ind w:left="2303" w:hanging="360"/>
      </w:pPr>
      <w:rPr>
        <w:rFonts w:ascii="Courier New" w:hAnsi="Courier New" w:hint="default"/>
      </w:rPr>
    </w:lvl>
    <w:lvl w:ilvl="2" w:tplc="040C0005" w:tentative="1">
      <w:start w:val="1"/>
      <w:numFmt w:val="bullet"/>
      <w:lvlText w:val=""/>
      <w:lvlJc w:val="left"/>
      <w:pPr>
        <w:ind w:left="3023" w:hanging="360"/>
      </w:pPr>
      <w:rPr>
        <w:rFonts w:ascii="Wingdings" w:hAnsi="Wingdings" w:hint="default"/>
      </w:rPr>
    </w:lvl>
    <w:lvl w:ilvl="3" w:tplc="040C0001" w:tentative="1">
      <w:start w:val="1"/>
      <w:numFmt w:val="bullet"/>
      <w:lvlText w:val=""/>
      <w:lvlJc w:val="left"/>
      <w:pPr>
        <w:ind w:left="3743" w:hanging="360"/>
      </w:pPr>
      <w:rPr>
        <w:rFonts w:ascii="Symbol" w:hAnsi="Symbol" w:hint="default"/>
      </w:rPr>
    </w:lvl>
    <w:lvl w:ilvl="4" w:tplc="040C0003" w:tentative="1">
      <w:start w:val="1"/>
      <w:numFmt w:val="bullet"/>
      <w:lvlText w:val="o"/>
      <w:lvlJc w:val="left"/>
      <w:pPr>
        <w:ind w:left="4463" w:hanging="360"/>
      </w:pPr>
      <w:rPr>
        <w:rFonts w:ascii="Courier New" w:hAnsi="Courier New" w:hint="default"/>
      </w:rPr>
    </w:lvl>
    <w:lvl w:ilvl="5" w:tplc="040C0005" w:tentative="1">
      <w:start w:val="1"/>
      <w:numFmt w:val="bullet"/>
      <w:lvlText w:val=""/>
      <w:lvlJc w:val="left"/>
      <w:pPr>
        <w:ind w:left="5183" w:hanging="360"/>
      </w:pPr>
      <w:rPr>
        <w:rFonts w:ascii="Wingdings" w:hAnsi="Wingdings" w:hint="default"/>
      </w:rPr>
    </w:lvl>
    <w:lvl w:ilvl="6" w:tplc="040C0001" w:tentative="1">
      <w:start w:val="1"/>
      <w:numFmt w:val="bullet"/>
      <w:lvlText w:val=""/>
      <w:lvlJc w:val="left"/>
      <w:pPr>
        <w:ind w:left="5903" w:hanging="360"/>
      </w:pPr>
      <w:rPr>
        <w:rFonts w:ascii="Symbol" w:hAnsi="Symbol" w:hint="default"/>
      </w:rPr>
    </w:lvl>
    <w:lvl w:ilvl="7" w:tplc="040C0003" w:tentative="1">
      <w:start w:val="1"/>
      <w:numFmt w:val="bullet"/>
      <w:lvlText w:val="o"/>
      <w:lvlJc w:val="left"/>
      <w:pPr>
        <w:ind w:left="6623" w:hanging="360"/>
      </w:pPr>
      <w:rPr>
        <w:rFonts w:ascii="Courier New" w:hAnsi="Courier New" w:hint="default"/>
      </w:rPr>
    </w:lvl>
    <w:lvl w:ilvl="8" w:tplc="040C0005" w:tentative="1">
      <w:start w:val="1"/>
      <w:numFmt w:val="bullet"/>
      <w:lvlText w:val=""/>
      <w:lvlJc w:val="left"/>
      <w:pPr>
        <w:ind w:left="7343" w:hanging="360"/>
      </w:pPr>
      <w:rPr>
        <w:rFonts w:ascii="Wingdings" w:hAnsi="Wingdings" w:hint="default"/>
      </w:rPr>
    </w:lvl>
  </w:abstractNum>
  <w:abstractNum w:abstractNumId="39">
    <w:nsid w:val="76F26D3D"/>
    <w:multiLevelType w:val="hybridMultilevel"/>
    <w:tmpl w:val="187A43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nsid w:val="7B3E4E8F"/>
    <w:multiLevelType w:val="hybridMultilevel"/>
    <w:tmpl w:val="10CCC4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nsid w:val="7C983750"/>
    <w:multiLevelType w:val="hybridMultilevel"/>
    <w:tmpl w:val="D0109724"/>
    <w:lvl w:ilvl="0" w:tplc="A518F3BE">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num w:numId="1">
    <w:abstractNumId w:val="0"/>
  </w:num>
  <w:num w:numId="2">
    <w:abstractNumId w:val="1"/>
  </w:num>
  <w:num w:numId="3">
    <w:abstractNumId w:val="0"/>
  </w:num>
  <w:num w:numId="4">
    <w:abstractNumId w:val="1"/>
  </w:num>
  <w:num w:numId="5">
    <w:abstractNumId w:val="0"/>
  </w:num>
  <w:num w:numId="6">
    <w:abstractNumId w:val="1"/>
  </w:num>
  <w:num w:numId="7">
    <w:abstractNumId w:val="0"/>
  </w:num>
  <w:num w:numId="8">
    <w:abstractNumId w:val="1"/>
  </w:num>
  <w:num w:numId="9">
    <w:abstractNumId w:val="23"/>
  </w:num>
  <w:num w:numId="10">
    <w:abstractNumId w:val="34"/>
  </w:num>
  <w:num w:numId="11">
    <w:abstractNumId w:val="5"/>
  </w:num>
  <w:num w:numId="12">
    <w:abstractNumId w:val="16"/>
  </w:num>
  <w:num w:numId="13">
    <w:abstractNumId w:val="14"/>
  </w:num>
  <w:num w:numId="14">
    <w:abstractNumId w:val="40"/>
  </w:num>
  <w:num w:numId="15">
    <w:abstractNumId w:val="39"/>
  </w:num>
  <w:num w:numId="16">
    <w:abstractNumId w:val="21"/>
  </w:num>
  <w:num w:numId="17">
    <w:abstractNumId w:val="15"/>
  </w:num>
  <w:num w:numId="18">
    <w:abstractNumId w:val="17"/>
  </w:num>
  <w:num w:numId="19">
    <w:abstractNumId w:val="28"/>
  </w:num>
  <w:num w:numId="20">
    <w:abstractNumId w:val="26"/>
  </w:num>
  <w:num w:numId="21">
    <w:abstractNumId w:val="30"/>
  </w:num>
  <w:num w:numId="22">
    <w:abstractNumId w:val="2"/>
  </w:num>
  <w:num w:numId="23">
    <w:abstractNumId w:val="41"/>
  </w:num>
  <w:num w:numId="24">
    <w:abstractNumId w:val="4"/>
  </w:num>
  <w:num w:numId="25">
    <w:abstractNumId w:val="6"/>
  </w:num>
  <w:num w:numId="26">
    <w:abstractNumId w:val="36"/>
  </w:num>
  <w:num w:numId="27">
    <w:abstractNumId w:val="3"/>
  </w:num>
  <w:num w:numId="28">
    <w:abstractNumId w:val="9"/>
  </w:num>
  <w:num w:numId="29">
    <w:abstractNumId w:val="31"/>
  </w:num>
  <w:num w:numId="30">
    <w:abstractNumId w:val="35"/>
  </w:num>
  <w:num w:numId="31">
    <w:abstractNumId w:val="7"/>
  </w:num>
  <w:num w:numId="32">
    <w:abstractNumId w:val="12"/>
  </w:num>
  <w:num w:numId="33">
    <w:abstractNumId w:val="11"/>
  </w:num>
  <w:num w:numId="34">
    <w:abstractNumId w:val="29"/>
  </w:num>
  <w:num w:numId="35">
    <w:abstractNumId w:val="13"/>
  </w:num>
  <w:num w:numId="36">
    <w:abstractNumId w:val="37"/>
  </w:num>
  <w:num w:numId="37">
    <w:abstractNumId w:val="27"/>
  </w:num>
  <w:num w:numId="38">
    <w:abstractNumId w:val="24"/>
  </w:num>
  <w:num w:numId="39">
    <w:abstractNumId w:val="25"/>
  </w:num>
  <w:num w:numId="40">
    <w:abstractNumId w:val="38"/>
  </w:num>
  <w:num w:numId="41">
    <w:abstractNumId w:val="32"/>
  </w:num>
  <w:num w:numId="42">
    <w:abstractNumId w:val="20"/>
  </w:num>
  <w:num w:numId="43">
    <w:abstractNumId w:val="18"/>
  </w:num>
  <w:num w:numId="44">
    <w:abstractNumId w:val="19"/>
  </w:num>
  <w:num w:numId="45">
    <w:abstractNumId w:val="10"/>
  </w:num>
  <w:num w:numId="46">
    <w:abstractNumId w:val="33"/>
  </w:num>
  <w:num w:numId="47">
    <w:abstractNumId w:val="22"/>
  </w:num>
  <w:num w:numId="48">
    <w:abstractNumId w:val="8"/>
  </w:num>
  <w:numIdMacAtCleanup w:val="2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trackRevisions/>
  <w:doNotTrackMoves/>
  <w:defaultTabStop w:val="708"/>
  <w:hyphenationZone w:val="425"/>
  <w:drawingGridHorizontalSpacing w:val="110"/>
  <w:displayHorizontalDrawingGridEvery w:val="2"/>
  <w:characterSpacingControl w:val="doNotCompress"/>
  <w:hdrShapeDefaults>
    <o:shapedefaults v:ext="edit" spidmax="4098"/>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460E07"/>
    <w:rsid w:val="000012B8"/>
    <w:rsid w:val="0000386A"/>
    <w:rsid w:val="00004A86"/>
    <w:rsid w:val="00005487"/>
    <w:rsid w:val="000061EA"/>
    <w:rsid w:val="000076A4"/>
    <w:rsid w:val="00011AC1"/>
    <w:rsid w:val="00012F93"/>
    <w:rsid w:val="0001477D"/>
    <w:rsid w:val="00021CE8"/>
    <w:rsid w:val="00022AA3"/>
    <w:rsid w:val="00023886"/>
    <w:rsid w:val="00023B74"/>
    <w:rsid w:val="00024398"/>
    <w:rsid w:val="00024890"/>
    <w:rsid w:val="00031904"/>
    <w:rsid w:val="00032AFB"/>
    <w:rsid w:val="00034D53"/>
    <w:rsid w:val="00035A46"/>
    <w:rsid w:val="00037BDB"/>
    <w:rsid w:val="0004020A"/>
    <w:rsid w:val="000418A2"/>
    <w:rsid w:val="00043B8A"/>
    <w:rsid w:val="00047B22"/>
    <w:rsid w:val="00047B83"/>
    <w:rsid w:val="000570EB"/>
    <w:rsid w:val="0005762D"/>
    <w:rsid w:val="00061878"/>
    <w:rsid w:val="000624A4"/>
    <w:rsid w:val="00063316"/>
    <w:rsid w:val="00070714"/>
    <w:rsid w:val="0007388E"/>
    <w:rsid w:val="000739EF"/>
    <w:rsid w:val="00082B32"/>
    <w:rsid w:val="000845D7"/>
    <w:rsid w:val="0008485E"/>
    <w:rsid w:val="00084D74"/>
    <w:rsid w:val="00090BA3"/>
    <w:rsid w:val="00092A23"/>
    <w:rsid w:val="000A7009"/>
    <w:rsid w:val="000B1775"/>
    <w:rsid w:val="000B4532"/>
    <w:rsid w:val="000C41FC"/>
    <w:rsid w:val="000C68C0"/>
    <w:rsid w:val="000C6B7B"/>
    <w:rsid w:val="000C743A"/>
    <w:rsid w:val="000D298B"/>
    <w:rsid w:val="000D33D4"/>
    <w:rsid w:val="000D362E"/>
    <w:rsid w:val="000D3E42"/>
    <w:rsid w:val="000E2EA0"/>
    <w:rsid w:val="000E53AA"/>
    <w:rsid w:val="000E6B3B"/>
    <w:rsid w:val="000F0219"/>
    <w:rsid w:val="000F08C2"/>
    <w:rsid w:val="000F2915"/>
    <w:rsid w:val="000F583D"/>
    <w:rsid w:val="000F6991"/>
    <w:rsid w:val="00100309"/>
    <w:rsid w:val="00104A96"/>
    <w:rsid w:val="001101C3"/>
    <w:rsid w:val="00111893"/>
    <w:rsid w:val="001139D5"/>
    <w:rsid w:val="0011406B"/>
    <w:rsid w:val="00120D8D"/>
    <w:rsid w:val="00121937"/>
    <w:rsid w:val="00121EB4"/>
    <w:rsid w:val="00126DA6"/>
    <w:rsid w:val="00130931"/>
    <w:rsid w:val="00132764"/>
    <w:rsid w:val="001338FD"/>
    <w:rsid w:val="00133B2D"/>
    <w:rsid w:val="00133C82"/>
    <w:rsid w:val="0013415B"/>
    <w:rsid w:val="001349D9"/>
    <w:rsid w:val="00135D37"/>
    <w:rsid w:val="00144189"/>
    <w:rsid w:val="00145610"/>
    <w:rsid w:val="001462EE"/>
    <w:rsid w:val="00147348"/>
    <w:rsid w:val="00150DA6"/>
    <w:rsid w:val="00155777"/>
    <w:rsid w:val="001567BB"/>
    <w:rsid w:val="00156A7C"/>
    <w:rsid w:val="00157C2B"/>
    <w:rsid w:val="00161617"/>
    <w:rsid w:val="00165066"/>
    <w:rsid w:val="00170F1D"/>
    <w:rsid w:val="00170FB6"/>
    <w:rsid w:val="00174D2D"/>
    <w:rsid w:val="0017720B"/>
    <w:rsid w:val="00177B5D"/>
    <w:rsid w:val="0018005A"/>
    <w:rsid w:val="0018309A"/>
    <w:rsid w:val="0018729F"/>
    <w:rsid w:val="00191A34"/>
    <w:rsid w:val="0019401C"/>
    <w:rsid w:val="001A0589"/>
    <w:rsid w:val="001A0ECC"/>
    <w:rsid w:val="001A11C8"/>
    <w:rsid w:val="001A6677"/>
    <w:rsid w:val="001A6C51"/>
    <w:rsid w:val="001A7E0D"/>
    <w:rsid w:val="001B006D"/>
    <w:rsid w:val="001B0976"/>
    <w:rsid w:val="001B1B7F"/>
    <w:rsid w:val="001B3486"/>
    <w:rsid w:val="001B3509"/>
    <w:rsid w:val="001B3F97"/>
    <w:rsid w:val="001C01F8"/>
    <w:rsid w:val="001C1E03"/>
    <w:rsid w:val="001C22CE"/>
    <w:rsid w:val="001C66ED"/>
    <w:rsid w:val="001D0BBB"/>
    <w:rsid w:val="001D0EC2"/>
    <w:rsid w:val="001E0700"/>
    <w:rsid w:val="001E1B7C"/>
    <w:rsid w:val="001E222C"/>
    <w:rsid w:val="001E41D9"/>
    <w:rsid w:val="001E5427"/>
    <w:rsid w:val="001E5DB5"/>
    <w:rsid w:val="001E5E25"/>
    <w:rsid w:val="001F1148"/>
    <w:rsid w:val="001F22EF"/>
    <w:rsid w:val="001F2D7E"/>
    <w:rsid w:val="001F4BBF"/>
    <w:rsid w:val="001F73A3"/>
    <w:rsid w:val="002020C0"/>
    <w:rsid w:val="00202584"/>
    <w:rsid w:val="00205B73"/>
    <w:rsid w:val="002062D9"/>
    <w:rsid w:val="00206D91"/>
    <w:rsid w:val="00206DF0"/>
    <w:rsid w:val="00207169"/>
    <w:rsid w:val="002118FF"/>
    <w:rsid w:val="00213373"/>
    <w:rsid w:val="002137E2"/>
    <w:rsid w:val="00214B1A"/>
    <w:rsid w:val="00216031"/>
    <w:rsid w:val="00216617"/>
    <w:rsid w:val="00216A9A"/>
    <w:rsid w:val="00216DE0"/>
    <w:rsid w:val="0022080A"/>
    <w:rsid w:val="00221DE8"/>
    <w:rsid w:val="002241B0"/>
    <w:rsid w:val="002241B5"/>
    <w:rsid w:val="00232443"/>
    <w:rsid w:val="002331CD"/>
    <w:rsid w:val="002363E3"/>
    <w:rsid w:val="002365FE"/>
    <w:rsid w:val="002378F5"/>
    <w:rsid w:val="002405B8"/>
    <w:rsid w:val="00246ABB"/>
    <w:rsid w:val="00252437"/>
    <w:rsid w:val="00253F6D"/>
    <w:rsid w:val="00263103"/>
    <w:rsid w:val="00263238"/>
    <w:rsid w:val="00266BC8"/>
    <w:rsid w:val="00270CB0"/>
    <w:rsid w:val="00270E05"/>
    <w:rsid w:val="002715A7"/>
    <w:rsid w:val="002715AB"/>
    <w:rsid w:val="00272326"/>
    <w:rsid w:val="00272CA7"/>
    <w:rsid w:val="00276E35"/>
    <w:rsid w:val="00277458"/>
    <w:rsid w:val="00280CE3"/>
    <w:rsid w:val="0028147F"/>
    <w:rsid w:val="00291B8A"/>
    <w:rsid w:val="00294C3B"/>
    <w:rsid w:val="00296364"/>
    <w:rsid w:val="00297D06"/>
    <w:rsid w:val="002A18BE"/>
    <w:rsid w:val="002A1D1E"/>
    <w:rsid w:val="002A3E11"/>
    <w:rsid w:val="002A4767"/>
    <w:rsid w:val="002A5209"/>
    <w:rsid w:val="002A67FE"/>
    <w:rsid w:val="002A7D84"/>
    <w:rsid w:val="002B4430"/>
    <w:rsid w:val="002C4D43"/>
    <w:rsid w:val="002D012E"/>
    <w:rsid w:val="002D0187"/>
    <w:rsid w:val="002D0C9F"/>
    <w:rsid w:val="002D6631"/>
    <w:rsid w:val="002D7B20"/>
    <w:rsid w:val="002E2E89"/>
    <w:rsid w:val="002E3A94"/>
    <w:rsid w:val="002E4B21"/>
    <w:rsid w:val="002E55AA"/>
    <w:rsid w:val="002E64E9"/>
    <w:rsid w:val="002F7D4C"/>
    <w:rsid w:val="0030024D"/>
    <w:rsid w:val="003021ED"/>
    <w:rsid w:val="0030519D"/>
    <w:rsid w:val="0030520E"/>
    <w:rsid w:val="0030655E"/>
    <w:rsid w:val="00306C8C"/>
    <w:rsid w:val="0031139C"/>
    <w:rsid w:val="00312B79"/>
    <w:rsid w:val="003151DF"/>
    <w:rsid w:val="00315D1D"/>
    <w:rsid w:val="003165D5"/>
    <w:rsid w:val="00321BB1"/>
    <w:rsid w:val="00322118"/>
    <w:rsid w:val="00327A3B"/>
    <w:rsid w:val="00331977"/>
    <w:rsid w:val="00333AC8"/>
    <w:rsid w:val="00337D06"/>
    <w:rsid w:val="00340E70"/>
    <w:rsid w:val="00343934"/>
    <w:rsid w:val="003468AE"/>
    <w:rsid w:val="00347520"/>
    <w:rsid w:val="00350B2F"/>
    <w:rsid w:val="00354DC1"/>
    <w:rsid w:val="00360A28"/>
    <w:rsid w:val="003664C4"/>
    <w:rsid w:val="00373596"/>
    <w:rsid w:val="003777F1"/>
    <w:rsid w:val="00377970"/>
    <w:rsid w:val="00380E37"/>
    <w:rsid w:val="003838B2"/>
    <w:rsid w:val="00385396"/>
    <w:rsid w:val="00390372"/>
    <w:rsid w:val="00394764"/>
    <w:rsid w:val="0039610E"/>
    <w:rsid w:val="003A09AE"/>
    <w:rsid w:val="003A1305"/>
    <w:rsid w:val="003A1B68"/>
    <w:rsid w:val="003A4B10"/>
    <w:rsid w:val="003A5A62"/>
    <w:rsid w:val="003B4740"/>
    <w:rsid w:val="003B6D1B"/>
    <w:rsid w:val="003B7DB0"/>
    <w:rsid w:val="003C1783"/>
    <w:rsid w:val="003C3038"/>
    <w:rsid w:val="003C544A"/>
    <w:rsid w:val="003C5A19"/>
    <w:rsid w:val="003C74BB"/>
    <w:rsid w:val="003C7556"/>
    <w:rsid w:val="003C7BFF"/>
    <w:rsid w:val="003D304C"/>
    <w:rsid w:val="003E1C85"/>
    <w:rsid w:val="003E7872"/>
    <w:rsid w:val="003F0A67"/>
    <w:rsid w:val="003F2AF3"/>
    <w:rsid w:val="003F373F"/>
    <w:rsid w:val="003F3CE7"/>
    <w:rsid w:val="003F429A"/>
    <w:rsid w:val="003F4C88"/>
    <w:rsid w:val="003F4D00"/>
    <w:rsid w:val="003F5506"/>
    <w:rsid w:val="003F6F5F"/>
    <w:rsid w:val="00400BE3"/>
    <w:rsid w:val="00401E8A"/>
    <w:rsid w:val="0040346D"/>
    <w:rsid w:val="00403EE2"/>
    <w:rsid w:val="00404C41"/>
    <w:rsid w:val="00405509"/>
    <w:rsid w:val="00406AEF"/>
    <w:rsid w:val="00412670"/>
    <w:rsid w:val="00413BA6"/>
    <w:rsid w:val="00413C24"/>
    <w:rsid w:val="00413D79"/>
    <w:rsid w:val="00414657"/>
    <w:rsid w:val="004178B2"/>
    <w:rsid w:val="004206B8"/>
    <w:rsid w:val="00425A66"/>
    <w:rsid w:val="00425D13"/>
    <w:rsid w:val="004262ED"/>
    <w:rsid w:val="0043080F"/>
    <w:rsid w:val="004325ED"/>
    <w:rsid w:val="004411F7"/>
    <w:rsid w:val="00441685"/>
    <w:rsid w:val="00443811"/>
    <w:rsid w:val="0044688A"/>
    <w:rsid w:val="00450A1F"/>
    <w:rsid w:val="00453DD5"/>
    <w:rsid w:val="00456812"/>
    <w:rsid w:val="0045686B"/>
    <w:rsid w:val="00457D69"/>
    <w:rsid w:val="00460E07"/>
    <w:rsid w:val="00460E62"/>
    <w:rsid w:val="00461734"/>
    <w:rsid w:val="00462240"/>
    <w:rsid w:val="00465D90"/>
    <w:rsid w:val="00465FCB"/>
    <w:rsid w:val="004712D5"/>
    <w:rsid w:val="00471D3B"/>
    <w:rsid w:val="00480DDF"/>
    <w:rsid w:val="004811DB"/>
    <w:rsid w:val="0048453C"/>
    <w:rsid w:val="00486ABA"/>
    <w:rsid w:val="00487A3B"/>
    <w:rsid w:val="0049121C"/>
    <w:rsid w:val="00491E11"/>
    <w:rsid w:val="00496253"/>
    <w:rsid w:val="004A5204"/>
    <w:rsid w:val="004A5772"/>
    <w:rsid w:val="004A6504"/>
    <w:rsid w:val="004B369C"/>
    <w:rsid w:val="004B48AD"/>
    <w:rsid w:val="004C1424"/>
    <w:rsid w:val="004C2844"/>
    <w:rsid w:val="004C6B0A"/>
    <w:rsid w:val="004D0F62"/>
    <w:rsid w:val="004D26F7"/>
    <w:rsid w:val="004D37E3"/>
    <w:rsid w:val="004E214A"/>
    <w:rsid w:val="004E3A89"/>
    <w:rsid w:val="004E6FE8"/>
    <w:rsid w:val="004E7776"/>
    <w:rsid w:val="004E7DA8"/>
    <w:rsid w:val="004F6FC6"/>
    <w:rsid w:val="00500D86"/>
    <w:rsid w:val="00501F54"/>
    <w:rsid w:val="0051115D"/>
    <w:rsid w:val="00512A32"/>
    <w:rsid w:val="00512E3B"/>
    <w:rsid w:val="00514C0F"/>
    <w:rsid w:val="00515144"/>
    <w:rsid w:val="00520C83"/>
    <w:rsid w:val="00521DD0"/>
    <w:rsid w:val="00525719"/>
    <w:rsid w:val="00525776"/>
    <w:rsid w:val="00530F49"/>
    <w:rsid w:val="00533195"/>
    <w:rsid w:val="005348BD"/>
    <w:rsid w:val="00534E7A"/>
    <w:rsid w:val="005362B5"/>
    <w:rsid w:val="00537D43"/>
    <w:rsid w:val="005428D9"/>
    <w:rsid w:val="00543F19"/>
    <w:rsid w:val="00544B5C"/>
    <w:rsid w:val="00550DF1"/>
    <w:rsid w:val="00555472"/>
    <w:rsid w:val="005554E5"/>
    <w:rsid w:val="00562A7C"/>
    <w:rsid w:val="00563779"/>
    <w:rsid w:val="0056676C"/>
    <w:rsid w:val="00571611"/>
    <w:rsid w:val="00572627"/>
    <w:rsid w:val="0057368C"/>
    <w:rsid w:val="00576C51"/>
    <w:rsid w:val="005818C7"/>
    <w:rsid w:val="00587326"/>
    <w:rsid w:val="00591275"/>
    <w:rsid w:val="00591E68"/>
    <w:rsid w:val="005922CD"/>
    <w:rsid w:val="00593F91"/>
    <w:rsid w:val="005958CD"/>
    <w:rsid w:val="00597B51"/>
    <w:rsid w:val="005A07AC"/>
    <w:rsid w:val="005A2EC1"/>
    <w:rsid w:val="005B14E1"/>
    <w:rsid w:val="005B1B84"/>
    <w:rsid w:val="005B1E2A"/>
    <w:rsid w:val="005B5CBA"/>
    <w:rsid w:val="005C2547"/>
    <w:rsid w:val="005C271B"/>
    <w:rsid w:val="005C43C3"/>
    <w:rsid w:val="005C4494"/>
    <w:rsid w:val="005C75C5"/>
    <w:rsid w:val="005C78BB"/>
    <w:rsid w:val="005D4D8C"/>
    <w:rsid w:val="005D6348"/>
    <w:rsid w:val="005D7EB4"/>
    <w:rsid w:val="005E0910"/>
    <w:rsid w:val="005E3415"/>
    <w:rsid w:val="005E3DA4"/>
    <w:rsid w:val="005E464D"/>
    <w:rsid w:val="005E470C"/>
    <w:rsid w:val="005E5736"/>
    <w:rsid w:val="005E5FC9"/>
    <w:rsid w:val="005F1F79"/>
    <w:rsid w:val="005F2E7E"/>
    <w:rsid w:val="005F3244"/>
    <w:rsid w:val="005F3482"/>
    <w:rsid w:val="005F5402"/>
    <w:rsid w:val="005F54EE"/>
    <w:rsid w:val="005F57AB"/>
    <w:rsid w:val="005F7A56"/>
    <w:rsid w:val="005F7C0C"/>
    <w:rsid w:val="00600BD5"/>
    <w:rsid w:val="00600DF2"/>
    <w:rsid w:val="006024EB"/>
    <w:rsid w:val="00613733"/>
    <w:rsid w:val="00613B7E"/>
    <w:rsid w:val="006146EC"/>
    <w:rsid w:val="00615107"/>
    <w:rsid w:val="006277A0"/>
    <w:rsid w:val="00627D19"/>
    <w:rsid w:val="00630313"/>
    <w:rsid w:val="006304DD"/>
    <w:rsid w:val="006327C3"/>
    <w:rsid w:val="00640125"/>
    <w:rsid w:val="00642687"/>
    <w:rsid w:val="006443EC"/>
    <w:rsid w:val="00645427"/>
    <w:rsid w:val="0064747C"/>
    <w:rsid w:val="006521BC"/>
    <w:rsid w:val="006525C8"/>
    <w:rsid w:val="00653D15"/>
    <w:rsid w:val="00657141"/>
    <w:rsid w:val="00662849"/>
    <w:rsid w:val="00663039"/>
    <w:rsid w:val="00664C8E"/>
    <w:rsid w:val="00664D69"/>
    <w:rsid w:val="0066541D"/>
    <w:rsid w:val="00666708"/>
    <w:rsid w:val="00666769"/>
    <w:rsid w:val="006724D9"/>
    <w:rsid w:val="006752FD"/>
    <w:rsid w:val="00675CCD"/>
    <w:rsid w:val="00675EDF"/>
    <w:rsid w:val="00677EBD"/>
    <w:rsid w:val="0068195C"/>
    <w:rsid w:val="00682CBF"/>
    <w:rsid w:val="00687898"/>
    <w:rsid w:val="006910C5"/>
    <w:rsid w:val="006921C7"/>
    <w:rsid w:val="00694BC6"/>
    <w:rsid w:val="006A13F8"/>
    <w:rsid w:val="006A239B"/>
    <w:rsid w:val="006A2EF7"/>
    <w:rsid w:val="006A318D"/>
    <w:rsid w:val="006A4019"/>
    <w:rsid w:val="006B0260"/>
    <w:rsid w:val="006B0694"/>
    <w:rsid w:val="006B1EE7"/>
    <w:rsid w:val="006B2770"/>
    <w:rsid w:val="006B3125"/>
    <w:rsid w:val="006B47CF"/>
    <w:rsid w:val="006B68FC"/>
    <w:rsid w:val="006C3C0F"/>
    <w:rsid w:val="006C4F44"/>
    <w:rsid w:val="006C50D9"/>
    <w:rsid w:val="006D0C43"/>
    <w:rsid w:val="006D26DE"/>
    <w:rsid w:val="006D3598"/>
    <w:rsid w:val="006D401E"/>
    <w:rsid w:val="006D5EF2"/>
    <w:rsid w:val="006E19DB"/>
    <w:rsid w:val="006E25FC"/>
    <w:rsid w:val="006E2BF0"/>
    <w:rsid w:val="006F1694"/>
    <w:rsid w:val="006F20E8"/>
    <w:rsid w:val="006F2EAA"/>
    <w:rsid w:val="006F7FBF"/>
    <w:rsid w:val="0070100E"/>
    <w:rsid w:val="007013B3"/>
    <w:rsid w:val="007041CA"/>
    <w:rsid w:val="00704F03"/>
    <w:rsid w:val="00705B16"/>
    <w:rsid w:val="007063C4"/>
    <w:rsid w:val="00706DE8"/>
    <w:rsid w:val="00706F57"/>
    <w:rsid w:val="00710290"/>
    <w:rsid w:val="00711709"/>
    <w:rsid w:val="00713A87"/>
    <w:rsid w:val="00713B73"/>
    <w:rsid w:val="00713F15"/>
    <w:rsid w:val="007142A3"/>
    <w:rsid w:val="007157FA"/>
    <w:rsid w:val="00715F96"/>
    <w:rsid w:val="00717200"/>
    <w:rsid w:val="007174A0"/>
    <w:rsid w:val="00720977"/>
    <w:rsid w:val="007219D5"/>
    <w:rsid w:val="007245F4"/>
    <w:rsid w:val="00727442"/>
    <w:rsid w:val="00727D92"/>
    <w:rsid w:val="00732E11"/>
    <w:rsid w:val="00735728"/>
    <w:rsid w:val="00741731"/>
    <w:rsid w:val="00741C7B"/>
    <w:rsid w:val="00746B60"/>
    <w:rsid w:val="00746DCC"/>
    <w:rsid w:val="007512E9"/>
    <w:rsid w:val="00754B4B"/>
    <w:rsid w:val="00760888"/>
    <w:rsid w:val="0076100C"/>
    <w:rsid w:val="007624A9"/>
    <w:rsid w:val="00762A86"/>
    <w:rsid w:val="00763DD5"/>
    <w:rsid w:val="007663D0"/>
    <w:rsid w:val="0077127B"/>
    <w:rsid w:val="00772D58"/>
    <w:rsid w:val="00773025"/>
    <w:rsid w:val="00773CEF"/>
    <w:rsid w:val="00781F91"/>
    <w:rsid w:val="007833CE"/>
    <w:rsid w:val="007837A1"/>
    <w:rsid w:val="00786F81"/>
    <w:rsid w:val="00787491"/>
    <w:rsid w:val="007909FE"/>
    <w:rsid w:val="00791B3D"/>
    <w:rsid w:val="00795A67"/>
    <w:rsid w:val="007A00B5"/>
    <w:rsid w:val="007A2375"/>
    <w:rsid w:val="007A49C2"/>
    <w:rsid w:val="007A4A7B"/>
    <w:rsid w:val="007A4FA0"/>
    <w:rsid w:val="007A75BE"/>
    <w:rsid w:val="007B02C9"/>
    <w:rsid w:val="007B2F8C"/>
    <w:rsid w:val="007B52FF"/>
    <w:rsid w:val="007B6166"/>
    <w:rsid w:val="007B71D8"/>
    <w:rsid w:val="007B7798"/>
    <w:rsid w:val="007B7F99"/>
    <w:rsid w:val="007C1BC3"/>
    <w:rsid w:val="007C1E5A"/>
    <w:rsid w:val="007C3F5A"/>
    <w:rsid w:val="007C416D"/>
    <w:rsid w:val="007C785F"/>
    <w:rsid w:val="007D2C78"/>
    <w:rsid w:val="007D4835"/>
    <w:rsid w:val="007D620D"/>
    <w:rsid w:val="007D7209"/>
    <w:rsid w:val="007E40DB"/>
    <w:rsid w:val="007E70D5"/>
    <w:rsid w:val="007F29A2"/>
    <w:rsid w:val="007F5689"/>
    <w:rsid w:val="00802176"/>
    <w:rsid w:val="00802776"/>
    <w:rsid w:val="00805A38"/>
    <w:rsid w:val="00807D0C"/>
    <w:rsid w:val="00810022"/>
    <w:rsid w:val="00814506"/>
    <w:rsid w:val="00814D63"/>
    <w:rsid w:val="00815439"/>
    <w:rsid w:val="00815561"/>
    <w:rsid w:val="00821A45"/>
    <w:rsid w:val="008262CE"/>
    <w:rsid w:val="0082758A"/>
    <w:rsid w:val="00827C81"/>
    <w:rsid w:val="008306F1"/>
    <w:rsid w:val="008352BE"/>
    <w:rsid w:val="0083541D"/>
    <w:rsid w:val="00836D70"/>
    <w:rsid w:val="00842263"/>
    <w:rsid w:val="008501D7"/>
    <w:rsid w:val="00850E20"/>
    <w:rsid w:val="0085268F"/>
    <w:rsid w:val="008556ED"/>
    <w:rsid w:val="00856FB9"/>
    <w:rsid w:val="00857ADE"/>
    <w:rsid w:val="00861CAD"/>
    <w:rsid w:val="00863B3E"/>
    <w:rsid w:val="00871619"/>
    <w:rsid w:val="00881AAE"/>
    <w:rsid w:val="00882BDE"/>
    <w:rsid w:val="00883248"/>
    <w:rsid w:val="008850A0"/>
    <w:rsid w:val="00886BAC"/>
    <w:rsid w:val="00892D2C"/>
    <w:rsid w:val="00894E7F"/>
    <w:rsid w:val="0089684D"/>
    <w:rsid w:val="008A19CD"/>
    <w:rsid w:val="008A20DA"/>
    <w:rsid w:val="008A436C"/>
    <w:rsid w:val="008B01AB"/>
    <w:rsid w:val="008B1543"/>
    <w:rsid w:val="008B3421"/>
    <w:rsid w:val="008B3A6D"/>
    <w:rsid w:val="008C1023"/>
    <w:rsid w:val="008C1494"/>
    <w:rsid w:val="008C1BD2"/>
    <w:rsid w:val="008C5781"/>
    <w:rsid w:val="008C74F2"/>
    <w:rsid w:val="008C7659"/>
    <w:rsid w:val="008D2B40"/>
    <w:rsid w:val="008D2E51"/>
    <w:rsid w:val="008D5871"/>
    <w:rsid w:val="008E0977"/>
    <w:rsid w:val="008E32B0"/>
    <w:rsid w:val="008E4E82"/>
    <w:rsid w:val="008E4F0B"/>
    <w:rsid w:val="008E57CF"/>
    <w:rsid w:val="008F05FB"/>
    <w:rsid w:val="008F22C5"/>
    <w:rsid w:val="008F29D5"/>
    <w:rsid w:val="008F67DB"/>
    <w:rsid w:val="00900842"/>
    <w:rsid w:val="009035F3"/>
    <w:rsid w:val="0090525E"/>
    <w:rsid w:val="00910B12"/>
    <w:rsid w:val="00910E93"/>
    <w:rsid w:val="00912130"/>
    <w:rsid w:val="0091635B"/>
    <w:rsid w:val="0092057E"/>
    <w:rsid w:val="00921401"/>
    <w:rsid w:val="0092427B"/>
    <w:rsid w:val="009254FA"/>
    <w:rsid w:val="00934EDB"/>
    <w:rsid w:val="00936CF2"/>
    <w:rsid w:val="00937B68"/>
    <w:rsid w:val="00937CB5"/>
    <w:rsid w:val="00945CE5"/>
    <w:rsid w:val="0094605A"/>
    <w:rsid w:val="00946715"/>
    <w:rsid w:val="009472FB"/>
    <w:rsid w:val="00960A47"/>
    <w:rsid w:val="00962275"/>
    <w:rsid w:val="00964AE3"/>
    <w:rsid w:val="0096572F"/>
    <w:rsid w:val="009659D9"/>
    <w:rsid w:val="00967174"/>
    <w:rsid w:val="0097092F"/>
    <w:rsid w:val="00971274"/>
    <w:rsid w:val="00975FF5"/>
    <w:rsid w:val="0097688C"/>
    <w:rsid w:val="009772AE"/>
    <w:rsid w:val="0098117B"/>
    <w:rsid w:val="009828AA"/>
    <w:rsid w:val="00984629"/>
    <w:rsid w:val="009850BD"/>
    <w:rsid w:val="0098573D"/>
    <w:rsid w:val="00990097"/>
    <w:rsid w:val="00991F24"/>
    <w:rsid w:val="00993EE6"/>
    <w:rsid w:val="009941C5"/>
    <w:rsid w:val="009957B3"/>
    <w:rsid w:val="00995C92"/>
    <w:rsid w:val="009979B1"/>
    <w:rsid w:val="009A0A0F"/>
    <w:rsid w:val="009A3798"/>
    <w:rsid w:val="009A56CC"/>
    <w:rsid w:val="009B785A"/>
    <w:rsid w:val="009C25F7"/>
    <w:rsid w:val="009C6021"/>
    <w:rsid w:val="009C6966"/>
    <w:rsid w:val="009D0E1E"/>
    <w:rsid w:val="009D40F6"/>
    <w:rsid w:val="009D422F"/>
    <w:rsid w:val="009E0CB4"/>
    <w:rsid w:val="009E1749"/>
    <w:rsid w:val="009E2179"/>
    <w:rsid w:val="009E3E9C"/>
    <w:rsid w:val="009E3F6F"/>
    <w:rsid w:val="009F7063"/>
    <w:rsid w:val="009F799F"/>
    <w:rsid w:val="009F7D03"/>
    <w:rsid w:val="00A00C01"/>
    <w:rsid w:val="00A01CAE"/>
    <w:rsid w:val="00A02646"/>
    <w:rsid w:val="00A02D5E"/>
    <w:rsid w:val="00A063B6"/>
    <w:rsid w:val="00A113E8"/>
    <w:rsid w:val="00A201BD"/>
    <w:rsid w:val="00A21101"/>
    <w:rsid w:val="00A21C38"/>
    <w:rsid w:val="00A21F92"/>
    <w:rsid w:val="00A22704"/>
    <w:rsid w:val="00A249FE"/>
    <w:rsid w:val="00A25D0B"/>
    <w:rsid w:val="00A270C0"/>
    <w:rsid w:val="00A305EE"/>
    <w:rsid w:val="00A3158C"/>
    <w:rsid w:val="00A36FCE"/>
    <w:rsid w:val="00A37272"/>
    <w:rsid w:val="00A41344"/>
    <w:rsid w:val="00A413C0"/>
    <w:rsid w:val="00A476EF"/>
    <w:rsid w:val="00A5015F"/>
    <w:rsid w:val="00A513CB"/>
    <w:rsid w:val="00A54792"/>
    <w:rsid w:val="00A547A5"/>
    <w:rsid w:val="00A54FD6"/>
    <w:rsid w:val="00A553C1"/>
    <w:rsid w:val="00A61300"/>
    <w:rsid w:val="00A645C8"/>
    <w:rsid w:val="00A67B44"/>
    <w:rsid w:val="00A70025"/>
    <w:rsid w:val="00A72C08"/>
    <w:rsid w:val="00A760AB"/>
    <w:rsid w:val="00A77395"/>
    <w:rsid w:val="00A80C8F"/>
    <w:rsid w:val="00A81230"/>
    <w:rsid w:val="00A8220A"/>
    <w:rsid w:val="00A82DA8"/>
    <w:rsid w:val="00A862D7"/>
    <w:rsid w:val="00A90177"/>
    <w:rsid w:val="00A914FB"/>
    <w:rsid w:val="00A91AC2"/>
    <w:rsid w:val="00A9322A"/>
    <w:rsid w:val="00A952E2"/>
    <w:rsid w:val="00AA1252"/>
    <w:rsid w:val="00AA2492"/>
    <w:rsid w:val="00AA24F2"/>
    <w:rsid w:val="00AA3D1C"/>
    <w:rsid w:val="00AB01E9"/>
    <w:rsid w:val="00AB4A67"/>
    <w:rsid w:val="00AB544F"/>
    <w:rsid w:val="00AB615B"/>
    <w:rsid w:val="00AB681E"/>
    <w:rsid w:val="00AC0C75"/>
    <w:rsid w:val="00AC225A"/>
    <w:rsid w:val="00AC5F85"/>
    <w:rsid w:val="00AC741F"/>
    <w:rsid w:val="00AD2425"/>
    <w:rsid w:val="00AD27CC"/>
    <w:rsid w:val="00AD289C"/>
    <w:rsid w:val="00AD5D19"/>
    <w:rsid w:val="00AE2AD6"/>
    <w:rsid w:val="00AE2D1B"/>
    <w:rsid w:val="00AE4558"/>
    <w:rsid w:val="00AE6E5D"/>
    <w:rsid w:val="00AE7C1E"/>
    <w:rsid w:val="00AE7CCF"/>
    <w:rsid w:val="00AF25E5"/>
    <w:rsid w:val="00AF3FC8"/>
    <w:rsid w:val="00AF4736"/>
    <w:rsid w:val="00AF6041"/>
    <w:rsid w:val="00AF6209"/>
    <w:rsid w:val="00AF71EB"/>
    <w:rsid w:val="00B012E8"/>
    <w:rsid w:val="00B01B5F"/>
    <w:rsid w:val="00B02870"/>
    <w:rsid w:val="00B05C21"/>
    <w:rsid w:val="00B06B86"/>
    <w:rsid w:val="00B1027B"/>
    <w:rsid w:val="00B157EB"/>
    <w:rsid w:val="00B15A81"/>
    <w:rsid w:val="00B23893"/>
    <w:rsid w:val="00B23F22"/>
    <w:rsid w:val="00B247C3"/>
    <w:rsid w:val="00B272C8"/>
    <w:rsid w:val="00B277F7"/>
    <w:rsid w:val="00B27AF2"/>
    <w:rsid w:val="00B32251"/>
    <w:rsid w:val="00B342CA"/>
    <w:rsid w:val="00B34C79"/>
    <w:rsid w:val="00B36E68"/>
    <w:rsid w:val="00B40555"/>
    <w:rsid w:val="00B407CF"/>
    <w:rsid w:val="00B40EF1"/>
    <w:rsid w:val="00B438A1"/>
    <w:rsid w:val="00B44889"/>
    <w:rsid w:val="00B449AC"/>
    <w:rsid w:val="00B471C0"/>
    <w:rsid w:val="00B5017C"/>
    <w:rsid w:val="00B554E5"/>
    <w:rsid w:val="00B6253D"/>
    <w:rsid w:val="00B6378B"/>
    <w:rsid w:val="00B66094"/>
    <w:rsid w:val="00B66DA7"/>
    <w:rsid w:val="00B72645"/>
    <w:rsid w:val="00B72B87"/>
    <w:rsid w:val="00B74D98"/>
    <w:rsid w:val="00B75E72"/>
    <w:rsid w:val="00B76C1C"/>
    <w:rsid w:val="00B76FF5"/>
    <w:rsid w:val="00B77C38"/>
    <w:rsid w:val="00B80370"/>
    <w:rsid w:val="00B83052"/>
    <w:rsid w:val="00B850DE"/>
    <w:rsid w:val="00B8553A"/>
    <w:rsid w:val="00B86420"/>
    <w:rsid w:val="00B878C9"/>
    <w:rsid w:val="00B91724"/>
    <w:rsid w:val="00B930DC"/>
    <w:rsid w:val="00B93E31"/>
    <w:rsid w:val="00B95258"/>
    <w:rsid w:val="00B955B3"/>
    <w:rsid w:val="00B960DD"/>
    <w:rsid w:val="00BA2FB6"/>
    <w:rsid w:val="00BA3986"/>
    <w:rsid w:val="00BA7060"/>
    <w:rsid w:val="00BA7297"/>
    <w:rsid w:val="00BA7A92"/>
    <w:rsid w:val="00BB054B"/>
    <w:rsid w:val="00BB1705"/>
    <w:rsid w:val="00BB19E6"/>
    <w:rsid w:val="00BB2B7E"/>
    <w:rsid w:val="00BB4DA4"/>
    <w:rsid w:val="00BB56DF"/>
    <w:rsid w:val="00BB5E25"/>
    <w:rsid w:val="00BC0E9A"/>
    <w:rsid w:val="00BC2E7E"/>
    <w:rsid w:val="00BC3E9C"/>
    <w:rsid w:val="00BC7FA0"/>
    <w:rsid w:val="00BD379D"/>
    <w:rsid w:val="00BD51FB"/>
    <w:rsid w:val="00BD639C"/>
    <w:rsid w:val="00BD68C8"/>
    <w:rsid w:val="00BD7D08"/>
    <w:rsid w:val="00BE0CCE"/>
    <w:rsid w:val="00BE2583"/>
    <w:rsid w:val="00BE2A60"/>
    <w:rsid w:val="00BE4128"/>
    <w:rsid w:val="00BE7586"/>
    <w:rsid w:val="00BF2B49"/>
    <w:rsid w:val="00BF3842"/>
    <w:rsid w:val="00BF4117"/>
    <w:rsid w:val="00BF53F1"/>
    <w:rsid w:val="00BF5496"/>
    <w:rsid w:val="00C06B10"/>
    <w:rsid w:val="00C071D9"/>
    <w:rsid w:val="00C10CFE"/>
    <w:rsid w:val="00C11171"/>
    <w:rsid w:val="00C132E2"/>
    <w:rsid w:val="00C14147"/>
    <w:rsid w:val="00C16881"/>
    <w:rsid w:val="00C16D98"/>
    <w:rsid w:val="00C257AB"/>
    <w:rsid w:val="00C26251"/>
    <w:rsid w:val="00C270B0"/>
    <w:rsid w:val="00C2747A"/>
    <w:rsid w:val="00C27A36"/>
    <w:rsid w:val="00C348B6"/>
    <w:rsid w:val="00C353C6"/>
    <w:rsid w:val="00C41A4E"/>
    <w:rsid w:val="00C4292A"/>
    <w:rsid w:val="00C430A3"/>
    <w:rsid w:val="00C43D0D"/>
    <w:rsid w:val="00C45948"/>
    <w:rsid w:val="00C524FC"/>
    <w:rsid w:val="00C53944"/>
    <w:rsid w:val="00C62127"/>
    <w:rsid w:val="00C64664"/>
    <w:rsid w:val="00C65E16"/>
    <w:rsid w:val="00C704E9"/>
    <w:rsid w:val="00C70D9C"/>
    <w:rsid w:val="00C77F58"/>
    <w:rsid w:val="00C8132D"/>
    <w:rsid w:val="00C81428"/>
    <w:rsid w:val="00C817E5"/>
    <w:rsid w:val="00C81CA4"/>
    <w:rsid w:val="00C85E15"/>
    <w:rsid w:val="00C85E48"/>
    <w:rsid w:val="00C86D36"/>
    <w:rsid w:val="00C91DF7"/>
    <w:rsid w:val="00CA0F84"/>
    <w:rsid w:val="00CA5C25"/>
    <w:rsid w:val="00CB1FA0"/>
    <w:rsid w:val="00CB2CED"/>
    <w:rsid w:val="00CB4279"/>
    <w:rsid w:val="00CB670D"/>
    <w:rsid w:val="00CB7186"/>
    <w:rsid w:val="00CC0ABD"/>
    <w:rsid w:val="00CC26AD"/>
    <w:rsid w:val="00CC3953"/>
    <w:rsid w:val="00CD20F1"/>
    <w:rsid w:val="00CD271A"/>
    <w:rsid w:val="00CD3B09"/>
    <w:rsid w:val="00CD6283"/>
    <w:rsid w:val="00CE775C"/>
    <w:rsid w:val="00CF10D1"/>
    <w:rsid w:val="00CF386C"/>
    <w:rsid w:val="00CF4190"/>
    <w:rsid w:val="00D0029B"/>
    <w:rsid w:val="00D02C70"/>
    <w:rsid w:val="00D052BF"/>
    <w:rsid w:val="00D13111"/>
    <w:rsid w:val="00D15148"/>
    <w:rsid w:val="00D15A4C"/>
    <w:rsid w:val="00D17317"/>
    <w:rsid w:val="00D17DF7"/>
    <w:rsid w:val="00D20058"/>
    <w:rsid w:val="00D20A80"/>
    <w:rsid w:val="00D2109F"/>
    <w:rsid w:val="00D233E3"/>
    <w:rsid w:val="00D2574A"/>
    <w:rsid w:val="00D25F7D"/>
    <w:rsid w:val="00D26692"/>
    <w:rsid w:val="00D31A34"/>
    <w:rsid w:val="00D31CD5"/>
    <w:rsid w:val="00D33683"/>
    <w:rsid w:val="00D33F9F"/>
    <w:rsid w:val="00D34173"/>
    <w:rsid w:val="00D35E20"/>
    <w:rsid w:val="00D465AF"/>
    <w:rsid w:val="00D474C1"/>
    <w:rsid w:val="00D55D14"/>
    <w:rsid w:val="00D57379"/>
    <w:rsid w:val="00D601B8"/>
    <w:rsid w:val="00D61ECD"/>
    <w:rsid w:val="00D623FE"/>
    <w:rsid w:val="00D624A7"/>
    <w:rsid w:val="00D63994"/>
    <w:rsid w:val="00D66ABD"/>
    <w:rsid w:val="00D70CF0"/>
    <w:rsid w:val="00D7147A"/>
    <w:rsid w:val="00D7426B"/>
    <w:rsid w:val="00D75190"/>
    <w:rsid w:val="00D7644D"/>
    <w:rsid w:val="00D77646"/>
    <w:rsid w:val="00D83497"/>
    <w:rsid w:val="00D84825"/>
    <w:rsid w:val="00D8718A"/>
    <w:rsid w:val="00D87413"/>
    <w:rsid w:val="00D87957"/>
    <w:rsid w:val="00D95AAD"/>
    <w:rsid w:val="00D966B6"/>
    <w:rsid w:val="00D978A0"/>
    <w:rsid w:val="00DA17DD"/>
    <w:rsid w:val="00DA2601"/>
    <w:rsid w:val="00DB2489"/>
    <w:rsid w:val="00DB36AF"/>
    <w:rsid w:val="00DC14C2"/>
    <w:rsid w:val="00DC2081"/>
    <w:rsid w:val="00DC5D12"/>
    <w:rsid w:val="00DD1B21"/>
    <w:rsid w:val="00DD2FF7"/>
    <w:rsid w:val="00DD3C6B"/>
    <w:rsid w:val="00DD3DF0"/>
    <w:rsid w:val="00DE0DB6"/>
    <w:rsid w:val="00DE25BB"/>
    <w:rsid w:val="00DE77CF"/>
    <w:rsid w:val="00DF1BC2"/>
    <w:rsid w:val="00DF3511"/>
    <w:rsid w:val="00DF6B2D"/>
    <w:rsid w:val="00E00408"/>
    <w:rsid w:val="00E021DD"/>
    <w:rsid w:val="00E1141A"/>
    <w:rsid w:val="00E16727"/>
    <w:rsid w:val="00E16B1A"/>
    <w:rsid w:val="00E22F10"/>
    <w:rsid w:val="00E23D79"/>
    <w:rsid w:val="00E24A63"/>
    <w:rsid w:val="00E253E4"/>
    <w:rsid w:val="00E30050"/>
    <w:rsid w:val="00E300F8"/>
    <w:rsid w:val="00E3269B"/>
    <w:rsid w:val="00E32722"/>
    <w:rsid w:val="00E334D7"/>
    <w:rsid w:val="00E33681"/>
    <w:rsid w:val="00E37BE0"/>
    <w:rsid w:val="00E4055A"/>
    <w:rsid w:val="00E41EAA"/>
    <w:rsid w:val="00E45522"/>
    <w:rsid w:val="00E46D44"/>
    <w:rsid w:val="00E47399"/>
    <w:rsid w:val="00E515D3"/>
    <w:rsid w:val="00E51691"/>
    <w:rsid w:val="00E53BEB"/>
    <w:rsid w:val="00E57056"/>
    <w:rsid w:val="00E60789"/>
    <w:rsid w:val="00E61F2A"/>
    <w:rsid w:val="00E7173D"/>
    <w:rsid w:val="00E73F73"/>
    <w:rsid w:val="00E81A9A"/>
    <w:rsid w:val="00E82D50"/>
    <w:rsid w:val="00E84C1E"/>
    <w:rsid w:val="00E872E3"/>
    <w:rsid w:val="00E90574"/>
    <w:rsid w:val="00E920FA"/>
    <w:rsid w:val="00E947DC"/>
    <w:rsid w:val="00E9596B"/>
    <w:rsid w:val="00E9734B"/>
    <w:rsid w:val="00EA15F7"/>
    <w:rsid w:val="00EA30AB"/>
    <w:rsid w:val="00EA76FF"/>
    <w:rsid w:val="00EB1F10"/>
    <w:rsid w:val="00EB3E8C"/>
    <w:rsid w:val="00EB54EF"/>
    <w:rsid w:val="00EB5578"/>
    <w:rsid w:val="00EC101D"/>
    <w:rsid w:val="00EC131A"/>
    <w:rsid w:val="00EC47B4"/>
    <w:rsid w:val="00ED0ED6"/>
    <w:rsid w:val="00ED25CB"/>
    <w:rsid w:val="00ED363A"/>
    <w:rsid w:val="00ED7FE6"/>
    <w:rsid w:val="00EE103E"/>
    <w:rsid w:val="00EE1C72"/>
    <w:rsid w:val="00EE6337"/>
    <w:rsid w:val="00EE729F"/>
    <w:rsid w:val="00EF1093"/>
    <w:rsid w:val="00EF22F0"/>
    <w:rsid w:val="00EF6E7D"/>
    <w:rsid w:val="00EF7464"/>
    <w:rsid w:val="00F04573"/>
    <w:rsid w:val="00F04884"/>
    <w:rsid w:val="00F14FD6"/>
    <w:rsid w:val="00F1532E"/>
    <w:rsid w:val="00F15D3F"/>
    <w:rsid w:val="00F1769D"/>
    <w:rsid w:val="00F23C95"/>
    <w:rsid w:val="00F24B9E"/>
    <w:rsid w:val="00F24CCE"/>
    <w:rsid w:val="00F25053"/>
    <w:rsid w:val="00F253BA"/>
    <w:rsid w:val="00F315A5"/>
    <w:rsid w:val="00F315D3"/>
    <w:rsid w:val="00F33CFE"/>
    <w:rsid w:val="00F35C6A"/>
    <w:rsid w:val="00F4756E"/>
    <w:rsid w:val="00F55A01"/>
    <w:rsid w:val="00F66019"/>
    <w:rsid w:val="00F67A40"/>
    <w:rsid w:val="00F75C6F"/>
    <w:rsid w:val="00F80F06"/>
    <w:rsid w:val="00F8374A"/>
    <w:rsid w:val="00F84828"/>
    <w:rsid w:val="00F84E8B"/>
    <w:rsid w:val="00F92490"/>
    <w:rsid w:val="00F936B5"/>
    <w:rsid w:val="00F93C1C"/>
    <w:rsid w:val="00F94E41"/>
    <w:rsid w:val="00F95BFD"/>
    <w:rsid w:val="00F96B4A"/>
    <w:rsid w:val="00F97D28"/>
    <w:rsid w:val="00FA13FC"/>
    <w:rsid w:val="00FA2139"/>
    <w:rsid w:val="00FA2A8D"/>
    <w:rsid w:val="00FA2E0D"/>
    <w:rsid w:val="00FA3DB0"/>
    <w:rsid w:val="00FA50E1"/>
    <w:rsid w:val="00FA6AEA"/>
    <w:rsid w:val="00FA7D66"/>
    <w:rsid w:val="00FB0004"/>
    <w:rsid w:val="00FB22BB"/>
    <w:rsid w:val="00FB5BF0"/>
    <w:rsid w:val="00FC5729"/>
    <w:rsid w:val="00FC616B"/>
    <w:rsid w:val="00FC63E8"/>
    <w:rsid w:val="00FD0505"/>
    <w:rsid w:val="00FD5188"/>
    <w:rsid w:val="00FE1EA0"/>
    <w:rsid w:val="00FE27C7"/>
    <w:rsid w:val="00FE4B39"/>
    <w:rsid w:val="00FE77C5"/>
    <w:rsid w:val="00FF0708"/>
    <w:rsid w:val="00FF5578"/>
    <w:rsid w:val="00FF5E51"/>
    <w:rsid w:val="00FF684D"/>
    <w:rsid w:val="00FF7077"/>
    <w:rsid w:val="00FF7A40"/>
  </w:rsids>
  <m:mathPr>
    <m:mathFont m:val="Cambria Math"/>
    <m:brkBin m:val="before"/>
    <m:brkBinSub m:val="--"/>
    <m:smallFrac m:val="off"/>
    <m:dispDef/>
    <m:lMargin m:val="0"/>
    <m:rMargin m:val="0"/>
    <m:defJc m:val="centerGroup"/>
    <m:wrapIndent m:val="1440"/>
    <m:intLim m:val="subSup"/>
    <m:naryLim m:val="undOvr"/>
  </m:mathPr>
  <w:uiCompat97To2003/>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date"/>
  <w:shapeDefaults>
    <o:shapedefaults v:ext="edit" spidmax="4098"/>
    <o:shapelayout v:ext="edit">
      <o:idmap v:ext="edit" data="1"/>
      <o:rules v:ext="edit">
        <o:r id="V:Rule2" type="connector" idref="#AutoShape 4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Arial"/>
        <w:lang w:val="fr-FR" w:eastAsia="fr-FR" w:bidi="ar-SA"/>
      </w:rPr>
    </w:rPrDefault>
    <w:pPrDefault/>
  </w:docDefaults>
  <w:latentStyles w:defLockedState="0" w:defUIPriority="99" w:defSemiHidden="0" w:defUnhideWhenUsed="0" w:defQFormat="0" w:count="267">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uiPriority="0"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Normal">
    <w:name w:val="Normal"/>
    <w:qFormat/>
    <w:rsid w:val="00F1532E"/>
    <w:pPr>
      <w:spacing w:line="276" w:lineRule="auto"/>
    </w:pPr>
    <w:rPr>
      <w:sz w:val="22"/>
      <w:szCs w:val="22"/>
      <w:lang w:eastAsia="en-US"/>
    </w:rPr>
  </w:style>
  <w:style w:type="paragraph" w:styleId="Heading1">
    <w:name w:val="heading 1"/>
    <w:basedOn w:val="Normal"/>
    <w:next w:val="Normal"/>
    <w:link w:val="Heading1Char"/>
    <w:autoRedefine/>
    <w:uiPriority w:val="99"/>
    <w:qFormat/>
    <w:rsid w:val="003C74BB"/>
    <w:pPr>
      <w:keepNext/>
      <w:keepLines/>
      <w:pBdr>
        <w:bottom w:val="single" w:sz="24" w:space="1" w:color="FFC000"/>
      </w:pBdr>
      <w:spacing w:before="480" w:line="240" w:lineRule="auto"/>
      <w:ind w:left="432" w:hanging="432"/>
      <w:outlineLvl w:val="0"/>
    </w:pPr>
    <w:rPr>
      <w:rFonts w:eastAsia="Times New Roman" w:cs="Times New Roman"/>
      <w:b/>
      <w:bCs/>
      <w:caps/>
      <w:color w:val="404040"/>
      <w:sz w:val="32"/>
      <w:szCs w:val="28"/>
    </w:rPr>
  </w:style>
  <w:style w:type="paragraph" w:styleId="Heading2">
    <w:name w:val="heading 2"/>
    <w:basedOn w:val="Normal"/>
    <w:next w:val="Normal"/>
    <w:link w:val="Heading2Char"/>
    <w:uiPriority w:val="99"/>
    <w:qFormat/>
    <w:rsid w:val="00B91724"/>
    <w:pPr>
      <w:keepNext/>
      <w:keepLines/>
      <w:shd w:val="clear" w:color="auto" w:fill="D9D9D9"/>
      <w:spacing w:before="200"/>
      <w:ind w:left="576" w:hanging="576"/>
      <w:outlineLvl w:val="1"/>
    </w:pPr>
    <w:rPr>
      <w:rFonts w:eastAsia="Times New Roman" w:cs="Times New Roman"/>
      <w:b/>
      <w:bCs/>
      <w:color w:val="000000"/>
      <w:sz w:val="26"/>
      <w:szCs w:val="26"/>
    </w:rPr>
  </w:style>
  <w:style w:type="paragraph" w:styleId="Heading3">
    <w:name w:val="heading 3"/>
    <w:basedOn w:val="Normal"/>
    <w:next w:val="Normal"/>
    <w:link w:val="Heading3Char"/>
    <w:uiPriority w:val="99"/>
    <w:qFormat/>
    <w:rsid w:val="00F93C1C"/>
    <w:pPr>
      <w:keepNext/>
      <w:keepLines/>
      <w:shd w:val="clear" w:color="auto" w:fill="F2F2F2"/>
      <w:spacing w:before="200"/>
      <w:ind w:left="720" w:hanging="720"/>
      <w:outlineLvl w:val="2"/>
    </w:pPr>
    <w:rPr>
      <w:rFonts w:eastAsia="Times New Roman" w:cs="Times New Roman"/>
      <w:b/>
      <w:bCs/>
      <w:sz w:val="24"/>
      <w:szCs w:val="24"/>
    </w:rPr>
  </w:style>
  <w:style w:type="paragraph" w:styleId="Heading4">
    <w:name w:val="heading 4"/>
    <w:basedOn w:val="Normal"/>
    <w:next w:val="Normal"/>
    <w:link w:val="Heading4Char"/>
    <w:autoRedefine/>
    <w:uiPriority w:val="99"/>
    <w:qFormat/>
    <w:rsid w:val="00F93C1C"/>
    <w:pPr>
      <w:keepNext/>
      <w:keepLines/>
      <w:shd w:val="clear" w:color="auto" w:fill="F2F2F2"/>
      <w:spacing w:before="200"/>
      <w:ind w:left="864" w:hanging="864"/>
      <w:outlineLvl w:val="3"/>
    </w:pPr>
    <w:rPr>
      <w:rFonts w:eastAsia="Times New Roman" w:cs="Times New Roman"/>
      <w:b/>
      <w:bCs/>
      <w:i/>
      <w:iCs/>
      <w:color w:val="404040"/>
      <w:sz w:val="20"/>
      <w:u w:val="single"/>
    </w:rPr>
  </w:style>
  <w:style w:type="paragraph" w:styleId="Heading5">
    <w:name w:val="heading 5"/>
    <w:basedOn w:val="Normal"/>
    <w:next w:val="Normal"/>
    <w:link w:val="Heading5Char"/>
    <w:uiPriority w:val="99"/>
    <w:qFormat/>
    <w:rsid w:val="00BA7060"/>
    <w:pPr>
      <w:keepNext/>
      <w:keepLines/>
      <w:spacing w:before="200"/>
      <w:ind w:left="1008" w:hanging="1008"/>
      <w:outlineLvl w:val="4"/>
    </w:pPr>
    <w:rPr>
      <w:rFonts w:ascii="Cambria" w:eastAsia="Times New Roman" w:hAnsi="Cambria" w:cs="Times New Roman"/>
      <w:color w:val="243F60"/>
    </w:rPr>
  </w:style>
  <w:style w:type="paragraph" w:styleId="Heading6">
    <w:name w:val="heading 6"/>
    <w:basedOn w:val="Normal"/>
    <w:next w:val="Normal"/>
    <w:link w:val="Heading6Char"/>
    <w:uiPriority w:val="99"/>
    <w:qFormat/>
    <w:rsid w:val="00BA7060"/>
    <w:pPr>
      <w:keepNext/>
      <w:keepLines/>
      <w:spacing w:before="200"/>
      <w:ind w:left="1152" w:hanging="1152"/>
      <w:outlineLvl w:val="5"/>
    </w:pPr>
    <w:rPr>
      <w:rFonts w:ascii="Cambria" w:eastAsia="Times New Roman" w:hAnsi="Cambria" w:cs="Times New Roman"/>
      <w:i/>
      <w:iCs/>
      <w:color w:val="243F60"/>
    </w:rPr>
  </w:style>
  <w:style w:type="paragraph" w:styleId="Heading7">
    <w:name w:val="heading 7"/>
    <w:basedOn w:val="Normal"/>
    <w:next w:val="Normal"/>
    <w:link w:val="Heading7Char"/>
    <w:uiPriority w:val="99"/>
    <w:qFormat/>
    <w:rsid w:val="00BA7060"/>
    <w:pPr>
      <w:keepNext/>
      <w:keepLines/>
      <w:spacing w:before="200"/>
      <w:ind w:left="1296" w:hanging="1296"/>
      <w:outlineLvl w:val="6"/>
    </w:pPr>
    <w:rPr>
      <w:rFonts w:ascii="Cambria" w:eastAsia="Times New Roman" w:hAnsi="Cambria" w:cs="Times New Roman"/>
      <w:i/>
      <w:iCs/>
      <w:color w:val="404040"/>
    </w:rPr>
  </w:style>
  <w:style w:type="paragraph" w:styleId="Heading8">
    <w:name w:val="heading 8"/>
    <w:basedOn w:val="Normal"/>
    <w:next w:val="Normal"/>
    <w:link w:val="Heading8Char"/>
    <w:uiPriority w:val="99"/>
    <w:qFormat/>
    <w:rsid w:val="00BA7060"/>
    <w:pPr>
      <w:keepNext/>
      <w:keepLines/>
      <w:spacing w:before="200"/>
      <w:ind w:left="1440" w:hanging="1440"/>
      <w:outlineLvl w:val="7"/>
    </w:pPr>
    <w:rPr>
      <w:rFonts w:ascii="Cambria" w:eastAsia="Times New Roman" w:hAnsi="Cambria" w:cs="Times New Roman"/>
      <w:color w:val="404040"/>
      <w:sz w:val="20"/>
      <w:szCs w:val="20"/>
    </w:rPr>
  </w:style>
  <w:style w:type="paragraph" w:styleId="Heading9">
    <w:name w:val="heading 9"/>
    <w:basedOn w:val="Normal"/>
    <w:next w:val="Normal"/>
    <w:link w:val="Heading9Char"/>
    <w:uiPriority w:val="99"/>
    <w:qFormat/>
    <w:rsid w:val="00BA7060"/>
    <w:pPr>
      <w:keepNext/>
      <w:keepLines/>
      <w:spacing w:before="200"/>
      <w:ind w:left="1584" w:hanging="1584"/>
      <w:outlineLvl w:val="8"/>
    </w:pPr>
    <w:rPr>
      <w:rFonts w:ascii="Cambria" w:eastAsia="Times New Roman" w:hAnsi="Cambria"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3C74BB"/>
    <w:rPr>
      <w:rFonts w:eastAsia="Times New Roman" w:cs="Times New Roman"/>
      <w:b/>
      <w:bCs/>
      <w:caps/>
      <w:color w:val="404040"/>
      <w:sz w:val="28"/>
      <w:szCs w:val="28"/>
      <w:lang w:eastAsia="en-US"/>
    </w:rPr>
  </w:style>
  <w:style w:type="character" w:customStyle="1" w:styleId="Heading2Char">
    <w:name w:val="Heading 2 Char"/>
    <w:basedOn w:val="DefaultParagraphFont"/>
    <w:link w:val="Heading2"/>
    <w:uiPriority w:val="99"/>
    <w:locked/>
    <w:rsid w:val="00B91724"/>
    <w:rPr>
      <w:rFonts w:eastAsia="Times New Roman" w:cs="Times New Roman"/>
      <w:b/>
      <w:bCs/>
      <w:color w:val="000000"/>
      <w:sz w:val="26"/>
      <w:szCs w:val="26"/>
      <w:shd w:val="clear" w:color="auto" w:fill="D9D9D9"/>
      <w:lang w:eastAsia="en-US"/>
    </w:rPr>
  </w:style>
  <w:style w:type="character" w:customStyle="1" w:styleId="Heading3Char">
    <w:name w:val="Heading 3 Char"/>
    <w:basedOn w:val="DefaultParagraphFont"/>
    <w:link w:val="Heading3"/>
    <w:uiPriority w:val="99"/>
    <w:locked/>
    <w:rsid w:val="00F93C1C"/>
    <w:rPr>
      <w:rFonts w:eastAsia="Times New Roman" w:cs="Times New Roman"/>
      <w:b/>
      <w:bCs/>
      <w:sz w:val="24"/>
      <w:szCs w:val="24"/>
      <w:shd w:val="clear" w:color="auto" w:fill="F2F2F2"/>
      <w:lang w:eastAsia="en-US"/>
    </w:rPr>
  </w:style>
  <w:style w:type="character" w:customStyle="1" w:styleId="Heading4Char">
    <w:name w:val="Heading 4 Char"/>
    <w:basedOn w:val="DefaultParagraphFont"/>
    <w:link w:val="Heading4"/>
    <w:uiPriority w:val="99"/>
    <w:locked/>
    <w:rsid w:val="00F93C1C"/>
    <w:rPr>
      <w:rFonts w:eastAsia="Times New Roman" w:cs="Times New Roman"/>
      <w:b/>
      <w:bCs/>
      <w:i/>
      <w:iCs/>
      <w:color w:val="404040"/>
      <w:sz w:val="20"/>
      <w:u w:val="single"/>
      <w:shd w:val="clear" w:color="auto" w:fill="F2F2F2"/>
      <w:lang w:eastAsia="en-US"/>
    </w:rPr>
  </w:style>
  <w:style w:type="character" w:customStyle="1" w:styleId="Heading5Char">
    <w:name w:val="Heading 5 Char"/>
    <w:basedOn w:val="DefaultParagraphFont"/>
    <w:link w:val="Heading5"/>
    <w:uiPriority w:val="99"/>
    <w:locked/>
    <w:rsid w:val="00BA7060"/>
    <w:rPr>
      <w:rFonts w:ascii="Cambria" w:hAnsi="Cambria" w:cs="Times New Roman"/>
      <w:color w:val="243F60"/>
      <w:lang w:eastAsia="en-US"/>
    </w:rPr>
  </w:style>
  <w:style w:type="character" w:customStyle="1" w:styleId="Heading6Char">
    <w:name w:val="Heading 6 Char"/>
    <w:basedOn w:val="DefaultParagraphFont"/>
    <w:link w:val="Heading6"/>
    <w:uiPriority w:val="99"/>
    <w:locked/>
    <w:rsid w:val="00BA7060"/>
    <w:rPr>
      <w:rFonts w:ascii="Cambria" w:hAnsi="Cambria" w:cs="Times New Roman"/>
      <w:i/>
      <w:iCs/>
      <w:color w:val="243F60"/>
      <w:lang w:eastAsia="en-US"/>
    </w:rPr>
  </w:style>
  <w:style w:type="character" w:customStyle="1" w:styleId="Heading7Char">
    <w:name w:val="Heading 7 Char"/>
    <w:basedOn w:val="DefaultParagraphFont"/>
    <w:link w:val="Heading7"/>
    <w:uiPriority w:val="99"/>
    <w:locked/>
    <w:rsid w:val="00BA7060"/>
    <w:rPr>
      <w:rFonts w:ascii="Cambria" w:hAnsi="Cambria" w:cs="Times New Roman"/>
      <w:i/>
      <w:iCs/>
      <w:color w:val="404040"/>
      <w:lang w:eastAsia="en-US"/>
    </w:rPr>
  </w:style>
  <w:style w:type="character" w:customStyle="1" w:styleId="Heading8Char">
    <w:name w:val="Heading 8 Char"/>
    <w:basedOn w:val="DefaultParagraphFont"/>
    <w:link w:val="Heading8"/>
    <w:uiPriority w:val="99"/>
    <w:locked/>
    <w:rsid w:val="00BA7060"/>
    <w:rPr>
      <w:rFonts w:ascii="Cambria" w:hAnsi="Cambria" w:cs="Times New Roman"/>
      <w:color w:val="404040"/>
      <w:sz w:val="20"/>
      <w:szCs w:val="20"/>
      <w:lang w:eastAsia="en-US"/>
    </w:rPr>
  </w:style>
  <w:style w:type="character" w:customStyle="1" w:styleId="Heading9Char">
    <w:name w:val="Heading 9 Char"/>
    <w:basedOn w:val="DefaultParagraphFont"/>
    <w:link w:val="Heading9"/>
    <w:uiPriority w:val="99"/>
    <w:locked/>
    <w:rsid w:val="00BA7060"/>
    <w:rPr>
      <w:rFonts w:ascii="Cambria" w:hAnsi="Cambria" w:cs="Times New Roman"/>
      <w:i/>
      <w:iCs/>
      <w:color w:val="404040"/>
      <w:sz w:val="20"/>
      <w:szCs w:val="20"/>
      <w:lang w:eastAsia="en-US"/>
    </w:rPr>
  </w:style>
  <w:style w:type="table" w:styleId="TableGrid">
    <w:name w:val="Table Grid"/>
    <w:basedOn w:val="TableNormal"/>
    <w:uiPriority w:val="99"/>
    <w:rsid w:val="00460E07"/>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rsid w:val="00460E0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60E07"/>
    <w:rPr>
      <w:rFonts w:ascii="Tahoma" w:hAnsi="Tahoma" w:cs="Tahoma"/>
      <w:sz w:val="16"/>
      <w:szCs w:val="16"/>
    </w:rPr>
  </w:style>
  <w:style w:type="paragraph" w:styleId="Header">
    <w:name w:val="header"/>
    <w:aliases w:val="En-tête SQ"/>
    <w:basedOn w:val="Normal"/>
    <w:link w:val="HeaderChar"/>
    <w:uiPriority w:val="99"/>
    <w:rsid w:val="00460E07"/>
    <w:pPr>
      <w:tabs>
        <w:tab w:val="center" w:pos="4536"/>
        <w:tab w:val="right" w:pos="9072"/>
      </w:tabs>
      <w:spacing w:line="240" w:lineRule="auto"/>
    </w:pPr>
  </w:style>
  <w:style w:type="character" w:customStyle="1" w:styleId="HeaderChar">
    <w:name w:val="Header Char"/>
    <w:aliases w:val="En-tête SQ Char"/>
    <w:basedOn w:val="DefaultParagraphFont"/>
    <w:link w:val="Header"/>
    <w:uiPriority w:val="99"/>
    <w:locked/>
    <w:rsid w:val="00460E07"/>
    <w:rPr>
      <w:rFonts w:cs="Times New Roman"/>
    </w:rPr>
  </w:style>
  <w:style w:type="paragraph" w:styleId="Footer">
    <w:name w:val="footer"/>
    <w:basedOn w:val="Normal"/>
    <w:link w:val="FooterChar"/>
    <w:uiPriority w:val="99"/>
    <w:rsid w:val="00460E07"/>
    <w:pPr>
      <w:tabs>
        <w:tab w:val="center" w:pos="4536"/>
        <w:tab w:val="right" w:pos="9072"/>
      </w:tabs>
      <w:spacing w:line="240" w:lineRule="auto"/>
    </w:pPr>
  </w:style>
  <w:style w:type="character" w:customStyle="1" w:styleId="FooterChar">
    <w:name w:val="Footer Char"/>
    <w:basedOn w:val="DefaultParagraphFont"/>
    <w:link w:val="Footer"/>
    <w:uiPriority w:val="99"/>
    <w:locked/>
    <w:rsid w:val="00460E07"/>
    <w:rPr>
      <w:rFonts w:cs="Times New Roman"/>
    </w:rPr>
  </w:style>
  <w:style w:type="paragraph" w:styleId="TOCHeading">
    <w:name w:val="TOC Heading"/>
    <w:basedOn w:val="Heading1"/>
    <w:next w:val="Normal"/>
    <w:uiPriority w:val="99"/>
    <w:qFormat/>
    <w:rsid w:val="00BF2B49"/>
    <w:pPr>
      <w:outlineLvl w:val="9"/>
    </w:pPr>
  </w:style>
  <w:style w:type="paragraph" w:styleId="TOC1">
    <w:name w:val="toc 1"/>
    <w:basedOn w:val="Normal"/>
    <w:next w:val="Normal"/>
    <w:autoRedefine/>
    <w:uiPriority w:val="39"/>
    <w:rsid w:val="00BA7060"/>
    <w:pPr>
      <w:tabs>
        <w:tab w:val="left" w:pos="660"/>
        <w:tab w:val="right" w:leader="dot" w:pos="9062"/>
      </w:tabs>
      <w:spacing w:after="100"/>
    </w:pPr>
  </w:style>
  <w:style w:type="paragraph" w:styleId="TOC2">
    <w:name w:val="toc 2"/>
    <w:basedOn w:val="Normal"/>
    <w:next w:val="Normal"/>
    <w:autoRedefine/>
    <w:uiPriority w:val="39"/>
    <w:rsid w:val="00BF2B49"/>
    <w:pPr>
      <w:tabs>
        <w:tab w:val="right" w:leader="dot" w:pos="9062"/>
      </w:tabs>
      <w:spacing w:after="100"/>
    </w:pPr>
  </w:style>
  <w:style w:type="paragraph" w:styleId="TOC3">
    <w:name w:val="toc 3"/>
    <w:basedOn w:val="Normal"/>
    <w:next w:val="Normal"/>
    <w:autoRedefine/>
    <w:uiPriority w:val="39"/>
    <w:rsid w:val="00BF2B49"/>
    <w:pPr>
      <w:tabs>
        <w:tab w:val="right" w:leader="dot" w:pos="9062"/>
      </w:tabs>
      <w:spacing w:after="100"/>
    </w:pPr>
  </w:style>
  <w:style w:type="paragraph" w:styleId="NoSpacing">
    <w:name w:val="No Spacing"/>
    <w:uiPriority w:val="99"/>
    <w:qFormat/>
    <w:rsid w:val="00413BA6"/>
    <w:rPr>
      <w:sz w:val="22"/>
      <w:szCs w:val="22"/>
      <w:lang w:eastAsia="en-US"/>
    </w:rPr>
  </w:style>
  <w:style w:type="character" w:styleId="PlaceholderText">
    <w:name w:val="Placeholder Text"/>
    <w:basedOn w:val="DefaultParagraphFont"/>
    <w:uiPriority w:val="99"/>
    <w:semiHidden/>
    <w:rsid w:val="006B0694"/>
    <w:rPr>
      <w:rFonts w:cs="Times New Roman"/>
      <w:color w:val="808080"/>
    </w:rPr>
  </w:style>
  <w:style w:type="character" w:styleId="Hyperlink">
    <w:name w:val="Hyperlink"/>
    <w:basedOn w:val="DefaultParagraphFont"/>
    <w:uiPriority w:val="99"/>
    <w:rsid w:val="00C53944"/>
    <w:rPr>
      <w:rFonts w:cs="Times New Roman"/>
      <w:color w:val="0000FF"/>
      <w:u w:val="single"/>
    </w:rPr>
  </w:style>
  <w:style w:type="paragraph" w:styleId="ListNumber">
    <w:name w:val="List Number"/>
    <w:basedOn w:val="Normal"/>
    <w:uiPriority w:val="99"/>
    <w:rsid w:val="00937CB5"/>
    <w:pPr>
      <w:tabs>
        <w:tab w:val="num" w:pos="360"/>
      </w:tabs>
      <w:spacing w:line="240" w:lineRule="auto"/>
      <w:ind w:left="360" w:right="142" w:hanging="360"/>
    </w:pPr>
    <w:rPr>
      <w:rFonts w:ascii="Book Antiqua" w:eastAsia="Times New Roman" w:hAnsi="Book Antiqua" w:cs="Vrinda"/>
      <w:sz w:val="20"/>
      <w:szCs w:val="20"/>
      <w:lang w:eastAsia="ko-KR"/>
    </w:rPr>
  </w:style>
  <w:style w:type="paragraph" w:customStyle="1" w:styleId="ABLOCKPARA">
    <w:name w:val="A BLOCK PARA"/>
    <w:basedOn w:val="Normal"/>
    <w:uiPriority w:val="99"/>
    <w:rsid w:val="00937CB5"/>
    <w:pPr>
      <w:spacing w:line="240" w:lineRule="auto"/>
      <w:ind w:left="567" w:right="142"/>
    </w:pPr>
    <w:rPr>
      <w:rFonts w:ascii="Arial" w:eastAsia="Times New Roman" w:hAnsi="Arial" w:cs="Vrinda"/>
      <w:sz w:val="20"/>
      <w:szCs w:val="20"/>
      <w:lang w:eastAsia="ko-KR"/>
    </w:rPr>
  </w:style>
  <w:style w:type="paragraph" w:customStyle="1" w:styleId="Normal1">
    <w:name w:val="Normal1"/>
    <w:basedOn w:val="Normal"/>
    <w:uiPriority w:val="99"/>
    <w:rsid w:val="00937CB5"/>
    <w:pPr>
      <w:widowControl w:val="0"/>
      <w:spacing w:line="240" w:lineRule="auto"/>
    </w:pPr>
    <w:rPr>
      <w:rFonts w:ascii="Book Antiqua" w:eastAsia="Times New Roman" w:hAnsi="Book Antiqua" w:cs="Times New Roman"/>
      <w:i/>
      <w:sz w:val="20"/>
      <w:szCs w:val="20"/>
      <w:lang w:val="fr-CA"/>
    </w:rPr>
  </w:style>
  <w:style w:type="paragraph" w:customStyle="1" w:styleId="Texte">
    <w:name w:val="Texte"/>
    <w:basedOn w:val="Normal"/>
    <w:uiPriority w:val="99"/>
    <w:rsid w:val="00937CB5"/>
    <w:pPr>
      <w:tabs>
        <w:tab w:val="left" w:pos="426"/>
        <w:tab w:val="left" w:pos="1134"/>
        <w:tab w:val="left" w:pos="1701"/>
        <w:tab w:val="left" w:pos="2268"/>
        <w:tab w:val="left" w:pos="3402"/>
        <w:tab w:val="left" w:pos="4536"/>
        <w:tab w:val="left" w:pos="5670"/>
        <w:tab w:val="left" w:pos="6804"/>
        <w:tab w:val="left" w:pos="7938"/>
      </w:tabs>
      <w:spacing w:before="120" w:line="240" w:lineRule="exact"/>
      <w:jc w:val="both"/>
    </w:pPr>
    <w:rPr>
      <w:rFonts w:ascii="Arial" w:eastAsia="Times New Roman" w:hAnsi="Arial" w:cs="Times New Roman"/>
      <w:sz w:val="20"/>
      <w:szCs w:val="20"/>
      <w:lang w:eastAsia="fr-FR"/>
    </w:rPr>
  </w:style>
  <w:style w:type="paragraph" w:customStyle="1" w:styleId="SQLI-TabEntte">
    <w:name w:val="SQLI-TabEntête"/>
    <w:basedOn w:val="Normal"/>
    <w:uiPriority w:val="99"/>
    <w:rsid w:val="00937CB5"/>
    <w:pPr>
      <w:keepNext/>
      <w:spacing w:before="60" w:after="60" w:line="240" w:lineRule="auto"/>
    </w:pPr>
    <w:rPr>
      <w:rFonts w:eastAsia="Arial Unicode MS" w:cs="Times New Roman"/>
      <w:b/>
      <w:bCs/>
      <w:color w:val="FFFFFF"/>
      <w:sz w:val="20"/>
      <w:szCs w:val="20"/>
      <w:lang w:eastAsia="fr-FR"/>
    </w:rPr>
  </w:style>
  <w:style w:type="paragraph" w:customStyle="1" w:styleId="Style1">
    <w:name w:val="Style1"/>
    <w:basedOn w:val="Heading1"/>
    <w:link w:val="Style1Car"/>
    <w:uiPriority w:val="99"/>
    <w:rsid w:val="00937CB5"/>
  </w:style>
  <w:style w:type="character" w:customStyle="1" w:styleId="Style1Car">
    <w:name w:val="Style1 Car"/>
    <w:basedOn w:val="Heading1Char"/>
    <w:link w:val="Style1"/>
    <w:uiPriority w:val="99"/>
    <w:locked/>
    <w:rsid w:val="00937CB5"/>
  </w:style>
  <w:style w:type="paragraph" w:customStyle="1" w:styleId="Style2">
    <w:name w:val="Style2"/>
    <w:basedOn w:val="Heading2"/>
    <w:link w:val="Style2Car"/>
    <w:uiPriority w:val="99"/>
    <w:rsid w:val="00937CB5"/>
  </w:style>
  <w:style w:type="character" w:customStyle="1" w:styleId="Style2Car">
    <w:name w:val="Style2 Car"/>
    <w:basedOn w:val="Heading2Char"/>
    <w:link w:val="Style2"/>
    <w:uiPriority w:val="99"/>
    <w:locked/>
    <w:rsid w:val="00937CB5"/>
  </w:style>
  <w:style w:type="paragraph" w:customStyle="1" w:styleId="Style3">
    <w:name w:val="Style3"/>
    <w:basedOn w:val="Heading3"/>
    <w:link w:val="Style3Car"/>
    <w:uiPriority w:val="99"/>
    <w:rsid w:val="00937CB5"/>
  </w:style>
  <w:style w:type="character" w:customStyle="1" w:styleId="Style3Car">
    <w:name w:val="Style3 Car"/>
    <w:basedOn w:val="Heading3Char"/>
    <w:link w:val="Style3"/>
    <w:uiPriority w:val="99"/>
    <w:locked/>
    <w:rsid w:val="00937CB5"/>
  </w:style>
  <w:style w:type="paragraph" w:customStyle="1" w:styleId="Style4">
    <w:name w:val="Style4"/>
    <w:basedOn w:val="Heading4"/>
    <w:link w:val="Style4Car"/>
    <w:uiPriority w:val="99"/>
    <w:rsid w:val="00937CB5"/>
  </w:style>
  <w:style w:type="character" w:customStyle="1" w:styleId="Style4Car">
    <w:name w:val="Style4 Car"/>
    <w:basedOn w:val="Heading4Char"/>
    <w:link w:val="Style4"/>
    <w:uiPriority w:val="99"/>
    <w:locked/>
    <w:rsid w:val="00937CB5"/>
  </w:style>
  <w:style w:type="paragraph" w:styleId="ListParagraph">
    <w:name w:val="List Paragraph"/>
    <w:basedOn w:val="Normal"/>
    <w:uiPriority w:val="99"/>
    <w:qFormat/>
    <w:rsid w:val="00937CB5"/>
    <w:pPr>
      <w:ind w:left="720"/>
      <w:contextualSpacing/>
    </w:pPr>
  </w:style>
  <w:style w:type="paragraph" w:styleId="ListBullet">
    <w:name w:val="List Bullet"/>
    <w:basedOn w:val="Normal"/>
    <w:uiPriority w:val="99"/>
    <w:rsid w:val="00E1141A"/>
    <w:pPr>
      <w:tabs>
        <w:tab w:val="num" w:pos="360"/>
      </w:tabs>
      <w:ind w:left="360" w:hanging="360"/>
      <w:contextualSpacing/>
    </w:pPr>
  </w:style>
  <w:style w:type="character" w:styleId="CommentReference">
    <w:name w:val="annotation reference"/>
    <w:basedOn w:val="DefaultParagraphFont"/>
    <w:uiPriority w:val="99"/>
    <w:semiHidden/>
    <w:locked/>
    <w:rsid w:val="002715A7"/>
    <w:rPr>
      <w:rFonts w:cs="Times New Roman"/>
      <w:sz w:val="16"/>
      <w:szCs w:val="16"/>
    </w:rPr>
  </w:style>
  <w:style w:type="paragraph" w:styleId="CommentText">
    <w:name w:val="annotation text"/>
    <w:basedOn w:val="Normal"/>
    <w:link w:val="CommentTextChar"/>
    <w:uiPriority w:val="99"/>
    <w:semiHidden/>
    <w:locked/>
    <w:rsid w:val="002715A7"/>
    <w:pPr>
      <w:spacing w:line="240" w:lineRule="auto"/>
    </w:pPr>
    <w:rPr>
      <w:sz w:val="20"/>
      <w:szCs w:val="20"/>
    </w:rPr>
  </w:style>
  <w:style w:type="character" w:customStyle="1" w:styleId="CommentTextChar">
    <w:name w:val="Comment Text Char"/>
    <w:basedOn w:val="DefaultParagraphFont"/>
    <w:link w:val="CommentText"/>
    <w:uiPriority w:val="99"/>
    <w:semiHidden/>
    <w:locked/>
    <w:rsid w:val="002715A7"/>
    <w:rPr>
      <w:rFonts w:cs="Times New Roman"/>
      <w:sz w:val="20"/>
      <w:szCs w:val="20"/>
      <w:lang w:eastAsia="en-US"/>
    </w:rPr>
  </w:style>
  <w:style w:type="paragraph" w:styleId="CommentSubject">
    <w:name w:val="annotation subject"/>
    <w:basedOn w:val="CommentText"/>
    <w:next w:val="CommentText"/>
    <w:link w:val="CommentSubjectChar"/>
    <w:uiPriority w:val="99"/>
    <w:semiHidden/>
    <w:locked/>
    <w:rsid w:val="002715A7"/>
    <w:rPr>
      <w:b/>
      <w:bCs/>
    </w:rPr>
  </w:style>
  <w:style w:type="character" w:customStyle="1" w:styleId="CommentSubjectChar">
    <w:name w:val="Comment Subject Char"/>
    <w:basedOn w:val="CommentTextChar"/>
    <w:link w:val="CommentSubject"/>
    <w:uiPriority w:val="99"/>
    <w:semiHidden/>
    <w:locked/>
    <w:rsid w:val="002715A7"/>
    <w:rPr>
      <w:b/>
      <w:bCs/>
    </w:rPr>
  </w:style>
  <w:style w:type="paragraph" w:styleId="Caption">
    <w:name w:val="caption"/>
    <w:basedOn w:val="Normal"/>
    <w:next w:val="Normal"/>
    <w:uiPriority w:val="99"/>
    <w:qFormat/>
    <w:locked/>
    <w:rsid w:val="00B72645"/>
    <w:pPr>
      <w:pBdr>
        <w:top w:val="single" w:sz="4" w:space="1" w:color="auto"/>
        <w:left w:val="single" w:sz="4" w:space="4" w:color="auto"/>
        <w:bottom w:val="single" w:sz="4" w:space="1" w:color="auto"/>
        <w:right w:val="single" w:sz="4" w:space="4" w:color="auto"/>
      </w:pBdr>
      <w:spacing w:line="240" w:lineRule="auto"/>
    </w:pPr>
    <w:rPr>
      <w:rFonts w:ascii="Times New Roman" w:eastAsia="Times New Roman" w:hAnsi="Times New Roman" w:cs="Times New Roman"/>
      <w:b/>
      <w:bCs/>
      <w:sz w:val="24"/>
      <w:szCs w:val="24"/>
    </w:rPr>
  </w:style>
  <w:style w:type="paragraph" w:customStyle="1" w:styleId="western">
    <w:name w:val="western"/>
    <w:basedOn w:val="Normal"/>
    <w:uiPriority w:val="99"/>
    <w:rsid w:val="00E57056"/>
    <w:pPr>
      <w:spacing w:before="100" w:beforeAutospacing="1" w:line="240" w:lineRule="auto"/>
      <w:jc w:val="both"/>
    </w:pPr>
    <w:rPr>
      <w:rFonts w:ascii="Arial Unicode MS" w:eastAsia="Arial Unicode MS" w:hAnsi="Arial Unicode MS" w:cs="Arial Unicode MS"/>
      <w:sz w:val="24"/>
      <w:szCs w:val="24"/>
      <w:lang w:eastAsia="fr-FR"/>
    </w:rPr>
  </w:style>
  <w:style w:type="paragraph" w:styleId="TOC5">
    <w:name w:val="toc 5"/>
    <w:basedOn w:val="Normal"/>
    <w:next w:val="Normal"/>
    <w:autoRedefine/>
    <w:uiPriority w:val="39"/>
    <w:rsid w:val="00441685"/>
    <w:pPr>
      <w:spacing w:after="100"/>
      <w:ind w:left="880"/>
    </w:pPr>
  </w:style>
  <w:style w:type="paragraph" w:styleId="TOC4">
    <w:name w:val="toc 4"/>
    <w:basedOn w:val="Normal"/>
    <w:next w:val="Normal"/>
    <w:autoRedefine/>
    <w:uiPriority w:val="39"/>
    <w:rsid w:val="005554E5"/>
    <w:pPr>
      <w:spacing w:after="100"/>
      <w:ind w:left="660"/>
    </w:pPr>
    <w:rPr>
      <w:rFonts w:eastAsia="Times New Roman"/>
      <w:lang w:eastAsia="fr-FR"/>
    </w:rPr>
  </w:style>
  <w:style w:type="paragraph" w:styleId="TOC6">
    <w:name w:val="toc 6"/>
    <w:basedOn w:val="Normal"/>
    <w:next w:val="Normal"/>
    <w:autoRedefine/>
    <w:uiPriority w:val="39"/>
    <w:rsid w:val="005554E5"/>
    <w:pPr>
      <w:spacing w:after="100"/>
      <w:ind w:left="1100"/>
    </w:pPr>
    <w:rPr>
      <w:rFonts w:eastAsia="Times New Roman"/>
      <w:lang w:eastAsia="fr-FR"/>
    </w:rPr>
  </w:style>
  <w:style w:type="paragraph" w:styleId="TOC7">
    <w:name w:val="toc 7"/>
    <w:basedOn w:val="Normal"/>
    <w:next w:val="Normal"/>
    <w:autoRedefine/>
    <w:uiPriority w:val="39"/>
    <w:rsid w:val="005554E5"/>
    <w:pPr>
      <w:spacing w:after="100"/>
      <w:ind w:left="1320"/>
    </w:pPr>
    <w:rPr>
      <w:rFonts w:eastAsia="Times New Roman"/>
      <w:lang w:eastAsia="fr-FR"/>
    </w:rPr>
  </w:style>
  <w:style w:type="paragraph" w:styleId="TOC8">
    <w:name w:val="toc 8"/>
    <w:basedOn w:val="Normal"/>
    <w:next w:val="Normal"/>
    <w:autoRedefine/>
    <w:uiPriority w:val="39"/>
    <w:rsid w:val="005554E5"/>
    <w:pPr>
      <w:spacing w:after="100"/>
      <w:ind w:left="1540"/>
    </w:pPr>
    <w:rPr>
      <w:rFonts w:eastAsia="Times New Roman"/>
      <w:lang w:eastAsia="fr-FR"/>
    </w:rPr>
  </w:style>
  <w:style w:type="paragraph" w:styleId="TOC9">
    <w:name w:val="toc 9"/>
    <w:basedOn w:val="Normal"/>
    <w:next w:val="Normal"/>
    <w:autoRedefine/>
    <w:uiPriority w:val="39"/>
    <w:rsid w:val="005554E5"/>
    <w:pPr>
      <w:spacing w:after="100"/>
      <w:ind w:left="1760"/>
    </w:pPr>
    <w:rPr>
      <w:rFonts w:eastAsia="Times New Roman"/>
      <w:lang w:eastAsia="fr-FR"/>
    </w:rPr>
  </w:style>
</w:styles>
</file>

<file path=word/webSettings.xml><?xml version="1.0" encoding="utf-8"?>
<w:webSettings xmlns:r="http://schemas.openxmlformats.org/officeDocument/2006/relationships" xmlns:w="http://schemas.openxmlformats.org/wordprocessingml/2006/main">
  <w:divs>
    <w:div w:id="2051565856">
      <w:marLeft w:val="0"/>
      <w:marRight w:val="0"/>
      <w:marTop w:val="0"/>
      <w:marBottom w:val="0"/>
      <w:divBdr>
        <w:top w:val="none" w:sz="0" w:space="0" w:color="auto"/>
        <w:left w:val="none" w:sz="0" w:space="0" w:color="auto"/>
        <w:bottom w:val="none" w:sz="0" w:space="0" w:color="auto"/>
        <w:right w:val="none" w:sz="0" w:space="0" w:color="auto"/>
      </w:divBdr>
    </w:div>
    <w:div w:id="2051565857">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21" Type="http://schemas.openxmlformats.org/officeDocument/2006/relationships/image" Target="media/image18.emf"/><Relationship Id="rId34" Type="http://schemas.openxmlformats.org/officeDocument/2006/relationships/image" Target="media/image28.emf"/><Relationship Id="rId42" Type="http://schemas.openxmlformats.org/officeDocument/2006/relationships/image" Target="media/image32.emf"/><Relationship Id="rId47" Type="http://schemas.openxmlformats.org/officeDocument/2006/relationships/oleObject" Target="embeddings/Microsoft_Office_Word_97_-_2003_Document10.doc"/><Relationship Id="rId50" Type="http://schemas.openxmlformats.org/officeDocument/2006/relationships/image" Target="media/image36.emf"/><Relationship Id="rId55" Type="http://schemas.openxmlformats.org/officeDocument/2006/relationships/oleObject" Target="embeddings/Microsoft_Office_Word_97_-_2003_Document14.doc"/><Relationship Id="rId63" Type="http://schemas.openxmlformats.org/officeDocument/2006/relationships/oleObject" Target="embeddings/Microsoft_Office_Excel_97-2003_Worksheet18.xls"/><Relationship Id="rId68" Type="http://schemas.openxmlformats.org/officeDocument/2006/relationships/customXml" Target="../customXml/item3.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3.emf"/><Relationship Id="rId29" Type="http://schemas.openxmlformats.org/officeDocument/2006/relationships/oleObject" Target="embeddings/Microsoft_Office_Word_97_-_2003_Document1.doc"/><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7.emf"/><Relationship Id="rId37" Type="http://schemas.openxmlformats.org/officeDocument/2006/relationships/oleObject" Target="embeddings/Microsoft_Office_Word_97_-_2003_Document5.doc"/><Relationship Id="rId40" Type="http://schemas.openxmlformats.org/officeDocument/2006/relationships/image" Target="media/image31.emf"/><Relationship Id="rId45" Type="http://schemas.openxmlformats.org/officeDocument/2006/relationships/oleObject" Target="embeddings/Microsoft_Office_Word_97_-_2003_Document9.doc"/><Relationship Id="rId53" Type="http://schemas.openxmlformats.org/officeDocument/2006/relationships/oleObject" Target="embeddings/Microsoft_Office_Word_97_-_2003_Document13.doc"/><Relationship Id="rId58" Type="http://schemas.openxmlformats.org/officeDocument/2006/relationships/image" Target="media/image40.emf"/><Relationship Id="rId66" Type="http://schemas.openxmlformats.org/officeDocument/2006/relationships/customXml" Target="../customXml/item1.xml"/><Relationship Id="rId5" Type="http://schemas.openxmlformats.org/officeDocument/2006/relationships/footnotes" Target="footnotes.xml"/><Relationship Id="rId61" Type="http://schemas.openxmlformats.org/officeDocument/2006/relationships/oleObject" Target="embeddings/Microsoft_Office_Excel_97-2003_Worksheet17.xls"/><Relationship Id="rId19" Type="http://schemas.openxmlformats.org/officeDocument/2006/relationships/image" Target="media/image16.emf"/><Relationship Id="rId14" Type="http://schemas.openxmlformats.org/officeDocument/2006/relationships/image" Target="media/image11.jpeg"/><Relationship Id="rId22" Type="http://schemas.openxmlformats.org/officeDocument/2006/relationships/image" Target="media/image19.emf"/><Relationship Id="rId27" Type="http://schemas.openxmlformats.org/officeDocument/2006/relationships/image" Target="media/image24.png"/><Relationship Id="rId30" Type="http://schemas.openxmlformats.org/officeDocument/2006/relationships/image" Target="media/image26.emf"/><Relationship Id="rId35" Type="http://schemas.openxmlformats.org/officeDocument/2006/relationships/oleObject" Target="embeddings/Microsoft_Office_Word_97_-_2003_Document4.doc"/><Relationship Id="rId43" Type="http://schemas.openxmlformats.org/officeDocument/2006/relationships/oleObject" Target="embeddings/Microsoft_Office_Word_97_-_2003_Document8.doc"/><Relationship Id="rId48" Type="http://schemas.openxmlformats.org/officeDocument/2006/relationships/image" Target="media/image35.emf"/><Relationship Id="rId56" Type="http://schemas.openxmlformats.org/officeDocument/2006/relationships/image" Target="media/image39.emf"/><Relationship Id="rId64"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oleObject" Target="embeddings/Microsoft_Office_Word_97_-_2003_Document12.doc"/><Relationship Id="rId3" Type="http://schemas.openxmlformats.org/officeDocument/2006/relationships/settings" Target="settings.xml"/><Relationship Id="rId12" Type="http://schemas.openxmlformats.org/officeDocument/2006/relationships/image" Target="media/image9.png"/><Relationship Id="rId17" Type="http://schemas.openxmlformats.org/officeDocument/2006/relationships/image" Target="media/image14.emf"/><Relationship Id="rId25" Type="http://schemas.openxmlformats.org/officeDocument/2006/relationships/image" Target="media/image22.png"/><Relationship Id="rId33" Type="http://schemas.openxmlformats.org/officeDocument/2006/relationships/oleObject" Target="embeddings/Microsoft_Office_Word_97_-_2003_Document3.doc"/><Relationship Id="rId38" Type="http://schemas.openxmlformats.org/officeDocument/2006/relationships/image" Target="media/image30.emf"/><Relationship Id="rId46" Type="http://schemas.openxmlformats.org/officeDocument/2006/relationships/image" Target="media/image34.emf"/><Relationship Id="rId59" Type="http://schemas.openxmlformats.org/officeDocument/2006/relationships/oleObject" Target="embeddings/Microsoft_Office_Word_97_-_2003_Document16.doc"/><Relationship Id="rId67" Type="http://schemas.openxmlformats.org/officeDocument/2006/relationships/customXml" Target="../customXml/item2.xml"/><Relationship Id="rId20" Type="http://schemas.openxmlformats.org/officeDocument/2006/relationships/image" Target="media/image17.emf"/><Relationship Id="rId41" Type="http://schemas.openxmlformats.org/officeDocument/2006/relationships/oleObject" Target="embeddings/Microsoft_Office_Word_97_-_2003_Document7.doc"/><Relationship Id="rId54" Type="http://schemas.openxmlformats.org/officeDocument/2006/relationships/image" Target="media/image38.emf"/><Relationship Id="rId62" Type="http://schemas.openxmlformats.org/officeDocument/2006/relationships/image" Target="media/image42.em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12.emf"/><Relationship Id="rId23" Type="http://schemas.openxmlformats.org/officeDocument/2006/relationships/image" Target="media/image20.png"/><Relationship Id="rId28" Type="http://schemas.openxmlformats.org/officeDocument/2006/relationships/image" Target="media/image25.emf"/><Relationship Id="rId36" Type="http://schemas.openxmlformats.org/officeDocument/2006/relationships/image" Target="media/image29.emf"/><Relationship Id="rId49" Type="http://schemas.openxmlformats.org/officeDocument/2006/relationships/oleObject" Target="embeddings/Microsoft_Office_Word_97_-_2003_Document11.doc"/><Relationship Id="rId57" Type="http://schemas.openxmlformats.org/officeDocument/2006/relationships/oleObject" Target="embeddings/Microsoft_Office_Word_97_-_2003_Document15.doc"/><Relationship Id="rId10" Type="http://schemas.openxmlformats.org/officeDocument/2006/relationships/footer" Target="footer2.xml"/><Relationship Id="rId31" Type="http://schemas.openxmlformats.org/officeDocument/2006/relationships/oleObject" Target="embeddings/Microsoft_Office_Word_97_-_2003_Document2.doc"/><Relationship Id="rId44" Type="http://schemas.openxmlformats.org/officeDocument/2006/relationships/image" Target="media/image33.emf"/><Relationship Id="rId52" Type="http://schemas.openxmlformats.org/officeDocument/2006/relationships/image" Target="media/image37.emf"/><Relationship Id="rId60" Type="http://schemas.openxmlformats.org/officeDocument/2006/relationships/image" Target="media/image41.emf"/><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image" Target="media/image10.jpeg"/><Relationship Id="rId18" Type="http://schemas.openxmlformats.org/officeDocument/2006/relationships/image" Target="media/image15.emf"/><Relationship Id="rId39" Type="http://schemas.openxmlformats.org/officeDocument/2006/relationships/oleObject" Target="embeddings/Microsoft_Office_Word_97_-_2003_Document6.doc"/></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CBC18B9834514896B0DC08ACBDCB98" ma:contentTypeVersion="10" ma:contentTypeDescription="Crée un document." ma:contentTypeScope="" ma:versionID="306f8845623b08b8daf2a610338180e6">
  <xsd:schema xmlns:xsd="http://www.w3.org/2001/XMLSchema" xmlns:xs="http://www.w3.org/2001/XMLSchema" xmlns:p="http://schemas.microsoft.com/office/2006/metadata/properties" xmlns:ns2="ee8d298f-9f7f-41d5-854b-6eab0fb66755" xmlns:ns3="dd7fd161-dd49-4069-9f4a-8422fa1e76c7" targetNamespace="http://schemas.microsoft.com/office/2006/metadata/properties" ma:root="true" ma:fieldsID="2273248abea2a61447330e2039f9a60b" ns2:_="" ns3:_="">
    <xsd:import namespace="ee8d298f-9f7f-41d5-854b-6eab0fb66755"/>
    <xsd:import namespace="dd7fd161-dd49-4069-9f4a-8422fa1e76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8d298f-9f7f-41d5-854b-6eab0fb667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697633db-1662-44e2-9be0-9673860e25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d7fd161-dd49-4069-9f4a-8422fa1e76c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910e4847-a223-46b4-a9fa-c284d9ccadb7}" ma:internalName="TaxCatchAll" ma:showField="CatchAllData" ma:web="dd7fd161-dd49-4069-9f4a-8422fa1e76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d7fd161-dd49-4069-9f4a-8422fa1e76c7" xsi:nil="true"/>
    <lcf76f155ced4ddcb4097134ff3c332f xmlns="ee8d298f-9f7f-41d5-854b-6eab0fb6675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D664167-8CE1-4750-846D-CD376193B1A0}"/>
</file>

<file path=customXml/itemProps2.xml><?xml version="1.0" encoding="utf-8"?>
<ds:datastoreItem xmlns:ds="http://schemas.openxmlformats.org/officeDocument/2006/customXml" ds:itemID="{BC374D3D-BBD8-4E15-84E2-93975A51A35A}"/>
</file>

<file path=customXml/itemProps3.xml><?xml version="1.0" encoding="utf-8"?>
<ds:datastoreItem xmlns:ds="http://schemas.openxmlformats.org/officeDocument/2006/customXml" ds:itemID="{E53F0A09-0663-4AF1-A036-B5B96E90A93C}"/>
</file>

<file path=docProps/app.xml><?xml version="1.0" encoding="utf-8"?>
<Properties xmlns="http://schemas.openxmlformats.org/officeDocument/2006/extended-properties" xmlns:vt="http://schemas.openxmlformats.org/officeDocument/2006/docPropsVTypes">
  <Template>Normal</Template>
  <TotalTime>362</TotalTime>
  <Pages>64</Pages>
  <Words>13550</Words>
  <Characters>74527</Characters>
  <Application>Microsoft Office Word</Application>
  <DocSecurity>0</DocSecurity>
  <Lines>621</Lines>
  <Paragraphs>175</Paragraphs>
  <ScaleCrop>false</ScaleCrop>
  <HeadingPairs>
    <vt:vector size="2" baseType="variant">
      <vt:variant>
        <vt:lpstr>Title</vt:lpstr>
      </vt:variant>
      <vt:variant>
        <vt:i4>1</vt:i4>
      </vt:variant>
    </vt:vector>
  </HeadingPairs>
  <TitlesOfParts>
    <vt:vector size="1" baseType="lpstr">
      <vt:lpstr>SPECIFICATIONS FONCTIONNELLES DETAILLEES REGLEMENT\LIVRAISON (MEGACUSTODY)</vt:lpstr>
    </vt:vector>
  </TitlesOfParts>
  <Company>AttijariwafaBank</Company>
  <LinksUpToDate>false</LinksUpToDate>
  <CharactersWithSpaces>87902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SPECIFICATIONS FONCTIONNELLES DETAILLEES REGLEMENT\LIVRAISON (MEGACUSTODY)</dc:title>
  <dc:subject>P14020 – REFONTE CHAINE TITRES</dc:subject>
  <dc:creator>NOM AUTEUR/MODIFICATEUR</dc:creator>
  <cp:keywords>MOD_014_V2.0</cp:keywords>
  <dc:description/>
  <cp:lastModifiedBy>student</cp:lastModifiedBy>
  <cp:revision>38</cp:revision>
  <cp:lastPrinted>2015-01-13T13:54:00Z</cp:lastPrinted>
  <dcterms:created xsi:type="dcterms:W3CDTF">2015-02-27T08:20:00Z</dcterms:created>
  <dcterms:modified xsi:type="dcterms:W3CDTF">2015-04-08T15:12:00Z</dcterms:modified>
  <cp:category>V1.2</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 du document">
    <vt:lpwstr>MOD_220_V1.0</vt:lpwstr>
  </property>
  <property fmtid="{D5CDD505-2E9C-101B-9397-08002B2CF9AE}" pid="3" name="ContentTypeId">
    <vt:lpwstr>0x010100D9CBC18B9834514896B0DC08ACBDCB98</vt:lpwstr>
  </property>
</Properties>
</file>
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right="283" w:firstLine="0"/>
        <w:contextualSpacing w:val="0"/>
        <w:jc w:val="center"/>
        <w:rPr>
          <w:b w:val="1"/>
          <w:sz w:val="40"/>
          <w:szCs w:val="40"/>
        </w:rPr>
      </w:pPr>
      <w:r w:rsidDel="00000000" w:rsidR="00000000" w:rsidRPr="00000000">
        <w:rPr>
          <w:b w:val="1"/>
          <w:sz w:val="40"/>
          <w:szCs w:val="40"/>
          <w:rtl w:val="0"/>
        </w:rPr>
        <w:t xml:space="preserve">SPECIFICATIONS FONCTIONNELLES DETAILLEES                                                  CARNET D’ORDRES MARCHE LOCAL  (MEGATRADE)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2977" w:firstLine="0"/>
        <w:contextualSpacing w:val="0"/>
        <w:jc w:val="both"/>
        <w:rPr/>
      </w:pPr>
      <w:r w:rsidDel="00000000" w:rsidR="00000000" w:rsidRPr="00000000">
        <mc:AlternateContent>
          <mc:Choice Requires="wpg">
            <w:drawing>
              <wp:inline distB="0" distT="0" distL="0" distR="0">
                <wp:extent cx="4343400" cy="38100"/>
                <wp:effectExtent b="0" l="0" r="0" t="0"/>
                <wp:docPr id="35" name=""/>
                <a:graphic>
                  <a:graphicData uri="http://schemas.microsoft.com/office/word/2010/wordprocessingShape">
                    <wps:wsp>
                      <wps:cNvCnPr/>
                      <wps:spPr>
                        <a:xfrm>
                          <a:off x="3172077" y="3780000"/>
                          <a:ext cx="4347845" cy="0"/>
                        </a:xfrm>
                        <a:prstGeom prst="straightConnector1">
                          <a:avLst/>
                        </a:prstGeom>
                        <a:noFill/>
                        <a:ln cap="flat" cmpd="sng" w="38100">
                          <a:solidFill>
                            <a:srgbClr val="FFD85D"/>
                          </a:solidFill>
                          <a:prstDash val="solid"/>
                          <a:round/>
                          <a:headEnd len="med" w="med" type="none"/>
                          <a:tailEnd len="med" w="med" type="none"/>
                        </a:ln>
                      </wps:spPr>
                      <wps:bodyPr anchorCtr="0" anchor="ctr" bIns="91425" lIns="91425" rIns="91425" tIns="91425"/>
                    </wps:wsp>
                  </a:graphicData>
                </a:graphic>
              </wp:inline>
            </w:drawing>
          </mc:Choice>
          <mc:Fallback>
            <w:drawing>
              <wp:inline distB="0" distT="0" distL="0" distR="0">
                <wp:extent cx="4343400" cy="38100"/>
                <wp:effectExtent b="0" l="0" r="0" t="0"/>
                <wp:docPr id="35" name="image70.png"/>
                <a:graphic>
                  <a:graphicData uri="http://schemas.openxmlformats.org/drawingml/2006/picture">
                    <pic:pic>
                      <pic:nvPicPr>
                        <pic:cNvPr id="0" name="image70.png"/>
                        <pic:cNvPicPr preferRelativeResize="0"/>
                      </pic:nvPicPr>
                      <pic:blipFill>
                        <a:blip r:embed="rId6"/>
                        <a:srcRect/>
                        <a:stretch>
                          <a:fillRect/>
                        </a:stretch>
                      </pic:blipFill>
                      <pic:spPr>
                        <a:xfrm>
                          <a:off x="0" y="0"/>
                          <a:ext cx="4343400" cy="38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3969" w:firstLine="0"/>
        <w:contextualSpacing w:val="0"/>
        <w:jc w:val="both"/>
        <w:rPr>
          <w:b w:val="1"/>
          <w:smallCaps w:val="1"/>
          <w:color w:val="404040"/>
          <w:sz w:val="32"/>
          <w:szCs w:val="32"/>
        </w:rPr>
      </w:pPr>
      <w:bookmarkStart w:colFirst="0" w:colLast="0" w:name="_gjdgxs" w:id="0"/>
      <w:bookmarkEnd w:id="0"/>
      <w:r w:rsidDel="00000000" w:rsidR="00000000" w:rsidRPr="00000000">
        <w:rPr>
          <w:b w:val="1"/>
          <w:smallCaps w:val="1"/>
          <w:color w:val="404040"/>
          <w:sz w:val="32"/>
          <w:szCs w:val="32"/>
          <w:rtl w:val="0"/>
        </w:rPr>
        <w:t xml:space="preserve">P14020 – REFONTE CHAINE TITRES</w:t>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jc w:val="both"/>
        <w:rPr/>
      </w:pPr>
      <w:r w:rsidDel="00000000" w:rsidR="00000000" w:rsidRPr="00000000">
        <w:rPr>
          <w:rtl w:val="0"/>
        </w:rPr>
      </w:r>
    </w:p>
    <w:p w:rsidR="00000000" w:rsidDel="00000000" w:rsidP="00000000" w:rsidRDefault="00000000" w:rsidRPr="00000000">
      <w:pPr>
        <w:pBdr/>
        <w:spacing w:after="0" w:before="0" w:line="240" w:lineRule="auto"/>
        <w:contextualSpacing w:val="0"/>
        <w:rPr>
          <w:rFonts w:ascii="Calibri" w:cs="Calibri" w:eastAsia="Calibri" w:hAnsi="Calibri"/>
          <w:b w:val="1"/>
          <w:i w:val="1"/>
          <w:sz w:val="32"/>
          <w:szCs w:val="32"/>
        </w:rPr>
      </w:pPr>
      <w:r w:rsidDel="00000000" w:rsidR="00000000" w:rsidRPr="00000000">
        <w:rPr>
          <w:rFonts w:ascii="Calibri" w:cs="Calibri" w:eastAsia="Calibri" w:hAnsi="Calibri"/>
          <w:b w:val="1"/>
          <w:i w:val="1"/>
          <w:sz w:val="32"/>
          <w:szCs w:val="32"/>
          <w:rtl w:val="0"/>
        </w:rPr>
        <w:t xml:space="preserve">                                                                                                                     V1.2</w:t>
      </w:r>
    </w:p>
    <w:p w:rsidR="00000000" w:rsidDel="00000000" w:rsidP="00000000" w:rsidRDefault="00000000" w:rsidRPr="00000000">
      <w:pPr>
        <w:pBdr/>
        <w:spacing w:after="0" w:before="0" w:line="240" w:lineRule="auto"/>
        <w:contextualSpacing w:val="0"/>
        <w:jc w:val="right"/>
        <w:rPr/>
      </w:pPr>
      <w:r w:rsidDel="00000000" w:rsidR="00000000" w:rsidRPr="00000000">
        <w:rPr>
          <w:rtl w:val="0"/>
        </w:rPr>
      </w:r>
    </w:p>
    <w:p w:rsidR="00000000" w:rsidDel="00000000" w:rsidP="00000000" w:rsidRDefault="00000000" w:rsidRPr="00000000">
      <w:pPr>
        <w:pBdr/>
        <w:spacing w:after="0" w:before="0" w:line="240" w:lineRule="auto"/>
        <w:contextualSpacing w:val="0"/>
        <w:jc w:val="right"/>
        <w:rPr/>
      </w:pPr>
      <w:r w:rsidDel="00000000" w:rsidR="00000000" w:rsidRPr="00000000">
        <w:rPr>
          <w:rFonts w:ascii="Calibri" w:cs="Calibri" w:eastAsia="Calibri" w:hAnsi="Calibri"/>
          <w:b w:val="1"/>
          <w:i w:val="1"/>
          <w:color w:val="00000a"/>
          <w:sz w:val="32"/>
          <w:szCs w:val="32"/>
          <w:rtl w:val="0"/>
        </w:rPr>
        <w:t xml:space="preserve">26/01/2015</w:t>
      </w:r>
      <w:r w:rsidDel="00000000" w:rsidR="00000000" w:rsidRPr="00000000">
        <w:rPr>
          <w:rtl w:val="0"/>
        </w:rPr>
      </w:r>
    </w: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sectPr>
          <w:headerReference r:id="rId7" w:type="default"/>
          <w:headerReference r:id="rId8" w:type="first"/>
          <w:footerReference r:id="rId9" w:type="default"/>
          <w:footerReference r:id="rId10" w:type="first"/>
          <w:pgSz w:h="16838" w:w="11906"/>
          <w:pgMar w:bottom="1417" w:top="1417" w:left="1417" w:right="1417" w:header="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30j0zll" w:id="1"/>
      <w:bookmarkEnd w:id="1"/>
      <w:r w:rsidDel="00000000" w:rsidR="00000000" w:rsidRPr="00000000">
        <w:rPr>
          <w:b w:val="1"/>
          <w:color w:val="404040"/>
          <w:sz w:val="32"/>
          <w:szCs w:val="32"/>
          <w:rtl w:val="0"/>
        </w:rPr>
        <w:t xml:space="preserve">SUIVI DES VERSIONS</w:t>
      </w:r>
    </w:p>
    <w:p w:rsidR="00000000" w:rsidDel="00000000" w:rsidP="00000000" w:rsidRDefault="00000000" w:rsidRPr="00000000">
      <w:pPr>
        <w:pBdr/>
        <w:contextualSpacing w:val="0"/>
        <w:jc w:val="both"/>
        <w:rPr/>
      </w:pPr>
      <w:r w:rsidDel="00000000" w:rsidR="00000000" w:rsidRPr="00000000">
        <w:rPr>
          <w:rtl w:val="0"/>
        </w:rPr>
      </w:r>
    </w:p>
    <w:tbl>
      <w:tblPr>
        <w:tblStyle w:val="Table1"/>
        <w:bidiVisual w:val="0"/>
        <w:tblW w:w="9165.0" w:type="dxa"/>
        <w:jc w:val="left"/>
        <w:tblInd w:w="-115.0" w:type="dxa"/>
        <w:tblLayout w:type="fixed"/>
        <w:tblLook w:val="0000"/>
      </w:tblPr>
      <w:tblGrid>
        <w:gridCol w:w="1009"/>
        <w:gridCol w:w="1658"/>
        <w:gridCol w:w="4199"/>
        <w:gridCol w:w="2299"/>
        <w:tblGridChange w:id="0">
          <w:tblGrid>
            <w:gridCol w:w="1009"/>
            <w:gridCol w:w="1658"/>
            <w:gridCol w:w="4199"/>
            <w:gridCol w:w="2299"/>
          </w:tblGrid>
        </w:tblGridChange>
      </w:tblGrid>
      <w:tr>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Version</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Date</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Objet de la version</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Par</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1.0</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19/06/2013</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Mise en forme sous la nouvelle charte</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Sara AREZKI</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1.1</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08/10/2014</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Ajout de sections Vermeg</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Ramzi Abid</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1.2</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26/01/2015</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Besoins fonctionnels du carnet d'ordres Marché local</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Mohammed Bacem Chelly </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1.3</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04/01/2015</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Mise à jour avec le retour du client</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Mohammed Bacem Chelly</w:t>
            </w:r>
          </w:p>
        </w:tc>
      </w:tr>
      <w:tr>
        <w:trPr>
          <w:ins w:author="Habib TANOUBI" w:id="0" w:date="2015-03-05T12:31:00Z"/>
        </w:trP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ins w:author="Habib TANOUBI" w:id="0" w:date="2015-03-05T12:31:00Z"/>
              </w:rPr>
            </w:pPr>
            <w:ins w:author="Habib TANOUBI" w:id="0" w:date="2015-03-05T12:31:00Z">
              <w:r w:rsidDel="00000000" w:rsidR="00000000" w:rsidRPr="00000000">
                <w:rPr>
                  <w:rtl w:val="0"/>
                </w:rPr>
                <w:t xml:space="preserve">1.4</w:t>
              </w:r>
            </w:ins>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ins w:author="Habib TANOUBI" w:id="0" w:date="2015-03-05T12:31:00Z"/>
              </w:rPr>
            </w:pPr>
            <w:ins w:author="Habib TANOUBI" w:id="0" w:date="2015-03-05T12:31:00Z">
              <w:r w:rsidDel="00000000" w:rsidR="00000000" w:rsidRPr="00000000">
                <w:rPr>
                  <w:rtl w:val="0"/>
                </w:rPr>
                <w:t xml:space="preserve">05/03/2015</w:t>
              </w:r>
            </w:ins>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ins w:author="Habib TANOUBI" w:id="0" w:date="2015-03-05T12:31:00Z"/>
              </w:rPr>
            </w:pPr>
            <w:ins w:author="Habib TANOUBI" w:id="0" w:date="2015-03-05T12:31:00Z">
              <w:r w:rsidDel="00000000" w:rsidR="00000000" w:rsidRPr="00000000">
                <w:rPr>
                  <w:rtl w:val="0"/>
                </w:rPr>
                <w:t xml:space="preserve">Levée des suspens Cut off et gestion du « Pas de Cotation »</w:t>
              </w:r>
            </w:ins>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ins w:author="Habib TANOUBI" w:id="0" w:date="2015-03-05T12:31:00Z"/>
              </w:rPr>
            </w:pPr>
            <w:ins w:author="Habib TANOUBI" w:id="0" w:date="2015-03-05T12:31:00Z">
              <w:bookmarkStart w:colFirst="0" w:colLast="0" w:name="_1fob9te" w:id="2"/>
              <w:bookmarkEnd w:id="2"/>
              <w:r w:rsidDel="00000000" w:rsidR="00000000" w:rsidRPr="00000000">
                <w:rPr>
                  <w:rtl w:val="0"/>
                </w:rPr>
                <w:t xml:space="preserve">Habib Tanoubi</w:t>
              </w:r>
            </w:ins>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bookmarkStart w:colFirst="0" w:colLast="0" w:name="_3znysh7" w:id="3"/>
      <w:bookmarkEnd w:id="3"/>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2et92p0" w:id="4"/>
      <w:bookmarkEnd w:id="4"/>
      <w:r w:rsidDel="00000000" w:rsidR="00000000" w:rsidRPr="00000000">
        <w:rPr>
          <w:b w:val="1"/>
          <w:color w:val="404040"/>
          <w:sz w:val="32"/>
          <w:szCs w:val="32"/>
          <w:rtl w:val="0"/>
        </w:rPr>
        <w:t xml:space="preserve">LISTE DE DIFFUSION</w:t>
      </w:r>
    </w:p>
    <w:p w:rsidR="00000000" w:rsidDel="00000000" w:rsidP="00000000" w:rsidRDefault="00000000" w:rsidRPr="00000000">
      <w:pPr>
        <w:pBdr/>
        <w:contextualSpacing w:val="0"/>
        <w:jc w:val="both"/>
        <w:rPr/>
      </w:pPr>
      <w:r w:rsidDel="00000000" w:rsidR="00000000" w:rsidRPr="00000000">
        <w:rPr>
          <w:rtl w:val="0"/>
        </w:rPr>
      </w:r>
    </w:p>
    <w:tbl>
      <w:tblPr>
        <w:tblStyle w:val="Table2"/>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3544"/>
        <w:gridCol w:w="1418"/>
        <w:gridCol w:w="1417"/>
        <w:gridCol w:w="1361"/>
        <w:gridCol w:w="1332"/>
        <w:tblGridChange w:id="0">
          <w:tblGrid>
            <w:gridCol w:w="3544"/>
            <w:gridCol w:w="1418"/>
            <w:gridCol w:w="1417"/>
            <w:gridCol w:w="1361"/>
            <w:gridCol w:w="1332"/>
          </w:tblGrid>
        </w:tblGridChange>
      </w:tblGrid>
      <w:tr>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Nom</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Information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Vérification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Approbation</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Application</w:t>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t xml:space="preserve">Habib Tanoubi</w:t>
            </w: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x</w:t>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rPr>
          <w:trHeight w:val="220" w:hRule="atLeast"/>
        </w:trP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pBdr/>
        <w:contextualSpacing w:val="0"/>
        <w:jc w:val="both"/>
        <w:rPr/>
      </w:pPr>
      <w:bookmarkStart w:colFirst="0" w:colLast="0" w:name="_tyjcwt" w:id="5"/>
      <w:bookmarkEnd w:id="5"/>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3dy6vkm" w:id="6"/>
      <w:bookmarkEnd w:id="6"/>
      <w:r w:rsidDel="00000000" w:rsidR="00000000" w:rsidRPr="00000000">
        <w:rPr>
          <w:b w:val="1"/>
          <w:color w:val="404040"/>
          <w:sz w:val="32"/>
          <w:szCs w:val="32"/>
          <w:rtl w:val="0"/>
        </w:rPr>
        <w:t xml:space="preserve">DOCUMENTS APPLICABLES ET DE REFERENCE</w:t>
      </w:r>
    </w:p>
    <w:p w:rsidR="00000000" w:rsidDel="00000000" w:rsidP="00000000" w:rsidRDefault="00000000" w:rsidRPr="00000000">
      <w:pPr>
        <w:pBdr/>
        <w:contextualSpacing w:val="0"/>
        <w:jc w:val="both"/>
        <w:rPr/>
      </w:pPr>
      <w:r w:rsidDel="00000000" w:rsidR="00000000" w:rsidRPr="00000000">
        <w:rPr>
          <w:rtl w:val="0"/>
        </w:rPr>
      </w:r>
    </w:p>
    <w:tbl>
      <w:tblPr>
        <w:tblStyle w:val="Table3"/>
        <w:bidiVisual w:val="0"/>
        <w:tblW w:w="9072.0" w:type="dxa"/>
        <w:jc w:val="left"/>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Layout w:type="fixed"/>
        <w:tblLook w:val="0000"/>
      </w:tblPr>
      <w:tblGrid>
        <w:gridCol w:w="4678"/>
        <w:gridCol w:w="2977"/>
        <w:gridCol w:w="1417"/>
        <w:tblGridChange w:id="0">
          <w:tblGrid>
            <w:gridCol w:w="4678"/>
            <w:gridCol w:w="2977"/>
            <w:gridCol w:w="1417"/>
          </w:tblGrid>
        </w:tblGridChange>
      </w:tblGrid>
      <w:tr>
        <w:trPr>
          <w:trHeight w:val="260" w:hRule="atLeast"/>
        </w:trPr>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Titre</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Référence (R) / Applicable (A)</w:t>
            </w:r>
          </w:p>
        </w:tc>
        <w:tc>
          <w:tcPr>
            <w:shd w:fill="d9d9d9"/>
          </w:tcPr>
          <w:p w:rsidR="00000000" w:rsidDel="00000000" w:rsidP="00000000" w:rsidRDefault="00000000" w:rsidRPr="00000000">
            <w:pPr>
              <w:pBdr/>
              <w:spacing w:line="240" w:lineRule="auto"/>
              <w:contextualSpacing w:val="0"/>
              <w:jc w:val="both"/>
              <w:rPr>
                <w:b w:val="1"/>
              </w:rPr>
            </w:pPr>
            <w:r w:rsidDel="00000000" w:rsidR="00000000" w:rsidRPr="00000000">
              <w:rPr>
                <w:b w:val="1"/>
                <w:rtl w:val="0"/>
              </w:rPr>
              <w:t xml:space="preserve">Version</w:t>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r>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c>
          <w:tcPr/>
          <w:p w:rsidR="00000000" w:rsidDel="00000000" w:rsidP="00000000" w:rsidRDefault="00000000" w:rsidRPr="00000000">
            <w:pPr>
              <w:pBdr/>
              <w:spacing w:line="240" w:lineRule="auto"/>
              <w:contextualSpacing w:val="0"/>
              <w:jc w:val="both"/>
              <w:rPr>
                <w:b w:val="1"/>
              </w:rPr>
            </w:pPr>
            <w:r w:rsidDel="00000000" w:rsidR="00000000" w:rsidRPr="00000000">
              <w:rPr>
                <w:rtl w:val="0"/>
              </w:rPr>
            </w:r>
          </w:p>
        </w:tc>
      </w:tr>
    </w:tbl>
    <w:p w:rsidR="00000000" w:rsidDel="00000000" w:rsidP="00000000" w:rsidRDefault="00000000" w:rsidRPr="00000000">
      <w:pPr>
        <w:pBdr/>
        <w:contextualSpacing w:val="0"/>
        <w:jc w:val="both"/>
        <w:rPr/>
      </w:pPr>
      <w:bookmarkStart w:colFirst="0" w:colLast="0" w:name="_1t3h5sf" w:id="7"/>
      <w:bookmarkEnd w:id="7"/>
      <w:r w:rsidDel="00000000" w:rsidR="00000000" w:rsidRPr="00000000">
        <w:rPr>
          <w:rtl w:val="0"/>
        </w:rPr>
      </w:r>
    </w:p>
    <w:p w:rsidR="00000000" w:rsidDel="00000000" w:rsidP="00000000" w:rsidRDefault="00000000" w:rsidRPr="00000000">
      <w:pPr>
        <w:pBdr/>
        <w:contextualSpacing w:val="0"/>
        <w:jc w:val="both"/>
        <w:rPr>
          <w:b w:val="1"/>
          <w:color w:val="404040"/>
          <w:sz w:val="32"/>
          <w:szCs w:val="32"/>
        </w:rPr>
      </w:pPr>
      <w:bookmarkStart w:colFirst="0" w:colLast="0" w:name="_4d34og8" w:id="8"/>
      <w:bookmarkEnd w:id="8"/>
      <w:r w:rsidDel="00000000" w:rsidR="00000000" w:rsidRPr="00000000">
        <w:rPr>
          <w:b w:val="1"/>
          <w:color w:val="404040"/>
          <w:sz w:val="32"/>
          <w:szCs w:val="32"/>
          <w:rtl w:val="0"/>
        </w:rPr>
        <w:t xml:space="preserve">TERMINOLOGIES ET ACRONYMES</w:t>
      </w:r>
    </w:p>
    <w:p w:rsidR="00000000" w:rsidDel="00000000" w:rsidP="00000000" w:rsidRDefault="00000000" w:rsidRPr="00000000">
      <w:pPr>
        <w:pBdr/>
        <w:contextualSpacing w:val="0"/>
        <w:jc w:val="both"/>
        <w:rPr/>
      </w:pPr>
      <w:r w:rsidDel="00000000" w:rsidR="00000000" w:rsidRPr="00000000">
        <w:rPr>
          <w:rtl w:val="0"/>
        </w:rPr>
      </w:r>
    </w:p>
    <w:tbl>
      <w:tblPr>
        <w:tblStyle w:val="Table4"/>
        <w:bidiVisual w:val="0"/>
        <w:tblW w:w="9050.0" w:type="dxa"/>
        <w:jc w:val="left"/>
        <w:tblInd w:w="-115.0" w:type="dxa"/>
        <w:tblLayout w:type="fixed"/>
        <w:tblLook w:val="0000"/>
      </w:tblPr>
      <w:tblGrid>
        <w:gridCol w:w="4655"/>
        <w:gridCol w:w="4395"/>
        <w:tblGridChange w:id="0">
          <w:tblGrid>
            <w:gridCol w:w="4655"/>
            <w:gridCol w:w="4395"/>
          </w:tblGrid>
        </w:tblGridChange>
      </w:tblGrid>
      <w:tr>
        <w:trPr>
          <w:trHeight w:val="260" w:hRule="atLeast"/>
        </w:trPr>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Terminologie / Acronyme</w:t>
            </w:r>
          </w:p>
        </w:tc>
        <w:tc>
          <w:tcPr>
            <w:tcBorders>
              <w:top w:color="808080" w:space="0" w:sz="4" w:val="single"/>
              <w:left w:color="808080" w:space="0" w:sz="4" w:val="single"/>
              <w:bottom w:color="808080" w:space="0" w:sz="4" w:val="single"/>
              <w:right w:color="80808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Définition</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ATP</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A tout Prix</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BEL</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Bourse en Ligne</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BVC</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Bourse de valeurs de Casablanca</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FCP</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Fond commun de placement</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IPO</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i w:val="0"/>
                <w:color w:val="000000"/>
              </w:rPr>
            </w:pPr>
            <w:r w:rsidDel="00000000" w:rsidR="00000000" w:rsidRPr="00000000">
              <w:rPr>
                <w:b w:val="1"/>
                <w:i w:val="0"/>
                <w:color w:val="000000"/>
                <w:rtl w:val="0"/>
              </w:rPr>
              <w:t xml:space="preserve">Initial Public Offering (Introduction en bourse)</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IRL </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Instruction de règlement livraison</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MSP</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Les membres du syndicat de placement</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OPCVM</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Organisme de placement collectif en valeurs mobilières.</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OPV</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Offre publique de vente</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PEA</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Plan d'épargne en Action</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SDB</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Société de bourse</w:t>
            </w:r>
          </w:p>
        </w:tc>
      </w:tr>
      <w:tr>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SDG </w:t>
            </w:r>
          </w:p>
        </w:tc>
        <w:tc>
          <w:tcPr>
            <w:tcBorders>
              <w:top w:color="808080" w:space="0" w:sz="4" w:val="single"/>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Société de Gestion</w:t>
            </w:r>
          </w:p>
        </w:tc>
      </w:tr>
      <w:tr>
        <w:tc>
          <w:tcPr>
            <w:tcBorders>
              <w:top w:color="808080" w:space="0" w:sz="4" w:val="single"/>
              <w:left w:color="808080" w:space="0" w:sz="4" w:val="single"/>
              <w:bottom w:color="808080" w:space="0" w:sz="4" w:val="single"/>
              <w:right w:color="808080" w:space="0" w:sz="4" w:val="single"/>
            </w:tcBorders>
            <w:shd w:fill="a6a6a6"/>
          </w:tcPr>
          <w:p w:rsidR="00000000" w:rsidDel="00000000" w:rsidP="00000000" w:rsidRDefault="00000000" w:rsidRPr="00000000">
            <w:pPr>
              <w:pBdr/>
              <w:contextualSpacing w:val="0"/>
              <w:jc w:val="both"/>
              <w:rPr>
                <w:b w:val="1"/>
              </w:rPr>
            </w:pPr>
            <w:r w:rsidDel="00000000" w:rsidR="00000000" w:rsidRPr="00000000">
              <w:rPr>
                <w:b w:val="1"/>
                <w:rtl w:val="0"/>
              </w:rPr>
              <w:t xml:space="preserve">Terminologie / Acronyme</w:t>
            </w:r>
          </w:p>
        </w:tc>
        <w:tc>
          <w:tcPr>
            <w:tcBorders>
              <w:top w:color="808080" w:space="0" w:sz="4" w:val="single"/>
              <w:left w:color="808080" w:space="0" w:sz="4" w:val="single"/>
              <w:bottom w:color="808080" w:space="0" w:sz="4" w:val="single"/>
              <w:right w:color="808080" w:space="0" w:sz="4" w:val="single"/>
            </w:tcBorders>
            <w:shd w:fill="a6a6a6"/>
          </w:tcPr>
          <w:p w:rsidR="00000000" w:rsidDel="00000000" w:rsidP="00000000" w:rsidRDefault="00000000" w:rsidRPr="00000000">
            <w:pPr>
              <w:pBdr/>
              <w:contextualSpacing w:val="0"/>
              <w:jc w:val="both"/>
              <w:rPr>
                <w:b w:val="1"/>
              </w:rPr>
            </w:pPr>
            <w:r w:rsidDel="00000000" w:rsidR="00000000" w:rsidRPr="00000000">
              <w:rPr>
                <w:b w:val="1"/>
                <w:rtl w:val="0"/>
              </w:rPr>
              <w:t xml:space="preserve">Définition</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SICAV</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Société d'investissement à capital variable</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SLA</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Service Level Agreement (Configuration par contexte).</w:t>
            </w:r>
          </w:p>
        </w:tc>
      </w:tr>
      <w:tr>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VL</w:t>
            </w:r>
          </w:p>
        </w:tc>
        <w:tc>
          <w:tcPr>
            <w:tcBorders>
              <w:left w:color="808080" w:space="0" w:sz="4" w:val="single"/>
              <w:bottom w:color="808080" w:space="0" w:sz="4" w:val="single"/>
              <w:right w:color="808080" w:space="0" w:sz="4" w:val="single"/>
            </w:tcBorders>
            <w:shd w:fill="ffffff"/>
          </w:tcPr>
          <w:p w:rsidR="00000000" w:rsidDel="00000000" w:rsidP="00000000" w:rsidRDefault="00000000" w:rsidRPr="00000000">
            <w:pPr>
              <w:pBdr/>
              <w:contextualSpacing w:val="0"/>
              <w:jc w:val="both"/>
              <w:rPr>
                <w:b w:val="1"/>
              </w:rPr>
            </w:pPr>
            <w:r w:rsidDel="00000000" w:rsidR="00000000" w:rsidRPr="00000000">
              <w:rPr>
                <w:b w:val="1"/>
                <w:rtl w:val="0"/>
              </w:rPr>
              <w:t xml:space="preserve">Valeur Liquidative</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rFonts w:ascii="Cambria" w:cs="Cambria" w:eastAsia="Cambria" w:hAnsi="Cambria"/>
          <w:b w:val="1"/>
          <w:color w:val="404040"/>
          <w:sz w:val="32"/>
          <w:szCs w:val="32"/>
        </w:rPr>
      </w:pPr>
      <w:r w:rsidDel="00000000" w:rsidR="00000000" w:rsidRPr="00000000">
        <w:br w:type="page"/>
      </w:r>
      <w:r w:rsidDel="00000000" w:rsidR="00000000" w:rsidRPr="00000000">
        <w:rPr>
          <w:rtl w:val="0"/>
        </w:rPr>
      </w:r>
    </w:p>
    <w:p w:rsidR="00000000" w:rsidDel="00000000" w:rsidP="00000000" w:rsidRDefault="00000000" w:rsidRPr="00000000">
      <w:pPr>
        <w:keepNext w:val="1"/>
        <w:keepLines w:val="1"/>
        <w:pBdr/>
        <w:spacing w:after="0" w:before="480" w:line="240" w:lineRule="auto"/>
        <w:ind w:left="432" w:firstLine="0"/>
        <w:contextualSpacing w:val="0"/>
        <w:jc w:val="both"/>
        <w:rPr/>
      </w:pPr>
      <w:r w:rsidDel="00000000" w:rsidR="00000000" w:rsidRPr="00000000">
        <w:rPr>
          <w:rFonts w:ascii="Calibri" w:cs="Calibri" w:eastAsia="Calibri" w:hAnsi="Calibri"/>
          <w:b w:val="1"/>
          <w:smallCaps w:val="1"/>
          <w:color w:val="404040"/>
          <w:sz w:val="32"/>
          <w:szCs w:val="32"/>
          <w:rtl w:val="0"/>
        </w:rPr>
        <w:t xml:space="preserve">Sommaire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r w:rsidDel="00000000" w:rsidR="00000000" w:rsidRPr="00000000">
            <w:fldChar w:fldCharType="begin"/>
            <w:instrText xml:space="preserve"> TOC \h \u \z \n </w:instrText>
            <w:fldChar w:fldCharType="separate"/>
          </w:r>
          <w:hyperlink w:anchor="_gjdgxs">
            <w:r w:rsidDel="00000000" w:rsidR="00000000" w:rsidRPr="00000000">
              <w:rPr>
                <w:rFonts w:ascii="Calibri" w:cs="Calibri" w:eastAsia="Calibri" w:hAnsi="Calibri"/>
                <w:b w:val="0"/>
                <w:color w:val="0000ff"/>
                <w:sz w:val="22"/>
                <w:szCs w:val="22"/>
                <w:u w:val="single"/>
                <w:rtl w:val="0"/>
              </w:rPr>
              <w:t xml:space="preserve">REFONTE CHAINE TITRES</w:t>
            </w:r>
          </w:hyperlink>
          <w:hyperlink w:anchor="_gjdgxs">
            <w:r w:rsidDel="00000000" w:rsidR="00000000" w:rsidRPr="00000000">
              <w:rPr>
                <w:rFonts w:ascii="Calibri" w:cs="Calibri" w:eastAsia="Calibri" w:hAnsi="Calibri"/>
                <w:b w:val="0"/>
                <w:sz w:val="22"/>
                <w:szCs w:val="22"/>
                <w:rtl w:val="0"/>
              </w:rPr>
              <w:tab/>
            </w:r>
          </w:hyperlink>
          <w:hyperlink w:anchor="_Toc409973604">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s8eyo1">
            <w:r w:rsidDel="00000000" w:rsidR="00000000" w:rsidRPr="00000000">
              <w:rPr>
                <w:rFonts w:ascii="Calibri" w:cs="Calibri" w:eastAsia="Calibri" w:hAnsi="Calibri"/>
                <w:b w:val="0"/>
                <w:color w:val="0000ff"/>
                <w:sz w:val="22"/>
                <w:szCs w:val="22"/>
                <w:u w:val="single"/>
                <w:rtl w:val="0"/>
              </w:rPr>
              <w:t xml:space="preserve">1</w:t>
            </w:r>
          </w:hyperlink>
          <w:hyperlink w:anchor="_2s8eyo1">
            <w:r w:rsidDel="00000000" w:rsidR="00000000" w:rsidRPr="00000000">
              <w:rPr>
                <w:rFonts w:ascii="Calibri" w:cs="Calibri" w:eastAsia="Calibri" w:hAnsi="Calibri"/>
                <w:b w:val="0"/>
                <w:sz w:val="22"/>
                <w:szCs w:val="22"/>
                <w:rtl w:val="0"/>
              </w:rPr>
              <w:tab/>
            </w:r>
          </w:hyperlink>
          <w:hyperlink w:anchor="_2s8eyo1">
            <w:r w:rsidDel="00000000" w:rsidR="00000000" w:rsidRPr="00000000">
              <w:rPr>
                <w:rFonts w:ascii="Calibri" w:cs="Calibri" w:eastAsia="Calibri" w:hAnsi="Calibri"/>
                <w:b w:val="0"/>
                <w:color w:val="0000ff"/>
                <w:sz w:val="22"/>
                <w:szCs w:val="22"/>
                <w:u w:val="single"/>
                <w:rtl w:val="0"/>
              </w:rPr>
              <w:t xml:space="preserve">Introduction</w:t>
            </w:r>
          </w:hyperlink>
          <w:hyperlink w:anchor="_2s8eyo1">
            <w:r w:rsidDel="00000000" w:rsidR="00000000" w:rsidRPr="00000000">
              <w:rPr>
                <w:rFonts w:ascii="Calibri" w:cs="Calibri" w:eastAsia="Calibri" w:hAnsi="Calibri"/>
                <w:b w:val="0"/>
                <w:sz w:val="22"/>
                <w:szCs w:val="22"/>
                <w:rtl w:val="0"/>
              </w:rPr>
              <w:tab/>
            </w:r>
          </w:hyperlink>
          <w:hyperlink w:anchor="_Toc409973605">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7dp8vu">
            <w:r w:rsidDel="00000000" w:rsidR="00000000" w:rsidRPr="00000000">
              <w:rPr>
                <w:rFonts w:ascii="Calibri" w:cs="Calibri" w:eastAsia="Calibri" w:hAnsi="Calibri"/>
                <w:b w:val="0"/>
                <w:color w:val="0000ff"/>
                <w:sz w:val="22"/>
                <w:szCs w:val="22"/>
                <w:u w:val="single"/>
                <w:rtl w:val="0"/>
              </w:rPr>
              <w:t xml:space="preserve">1.1</w:t>
            </w:r>
          </w:hyperlink>
          <w:hyperlink w:anchor="_17dp8vu">
            <w:r w:rsidDel="00000000" w:rsidR="00000000" w:rsidRPr="00000000">
              <w:rPr>
                <w:rFonts w:ascii="Calibri" w:cs="Calibri" w:eastAsia="Calibri" w:hAnsi="Calibri"/>
                <w:b w:val="0"/>
                <w:sz w:val="22"/>
                <w:szCs w:val="22"/>
                <w:rtl w:val="0"/>
              </w:rPr>
              <w:tab/>
            </w:r>
          </w:hyperlink>
          <w:hyperlink w:anchor="_17dp8vu">
            <w:r w:rsidDel="00000000" w:rsidR="00000000" w:rsidRPr="00000000">
              <w:rPr>
                <w:rFonts w:ascii="Calibri" w:cs="Calibri" w:eastAsia="Calibri" w:hAnsi="Calibri"/>
                <w:b w:val="0"/>
                <w:color w:val="0000ff"/>
                <w:sz w:val="22"/>
                <w:szCs w:val="22"/>
                <w:u w:val="single"/>
                <w:rtl w:val="0"/>
              </w:rPr>
              <w:t xml:space="preserve">Objectifs du document</w:t>
            </w:r>
          </w:hyperlink>
          <w:hyperlink w:anchor="_17dp8vu">
            <w:r w:rsidDel="00000000" w:rsidR="00000000" w:rsidRPr="00000000">
              <w:rPr>
                <w:rFonts w:ascii="Calibri" w:cs="Calibri" w:eastAsia="Calibri" w:hAnsi="Calibri"/>
                <w:b w:val="0"/>
                <w:sz w:val="22"/>
                <w:szCs w:val="22"/>
                <w:rtl w:val="0"/>
              </w:rPr>
              <w:tab/>
            </w:r>
          </w:hyperlink>
          <w:hyperlink w:anchor="_Toc409973606">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6in1rg">
            <w:r w:rsidDel="00000000" w:rsidR="00000000" w:rsidRPr="00000000">
              <w:rPr>
                <w:rFonts w:ascii="Calibri" w:cs="Calibri" w:eastAsia="Calibri" w:hAnsi="Calibri"/>
                <w:b w:val="0"/>
                <w:color w:val="0000ff"/>
                <w:sz w:val="22"/>
                <w:szCs w:val="22"/>
                <w:u w:val="single"/>
                <w:rtl w:val="0"/>
              </w:rPr>
              <w:t xml:space="preserve">1.2</w:t>
            </w:r>
          </w:hyperlink>
          <w:hyperlink w:anchor="_26in1rg">
            <w:r w:rsidDel="00000000" w:rsidR="00000000" w:rsidRPr="00000000">
              <w:rPr>
                <w:rFonts w:ascii="Calibri" w:cs="Calibri" w:eastAsia="Calibri" w:hAnsi="Calibri"/>
                <w:b w:val="0"/>
                <w:sz w:val="22"/>
                <w:szCs w:val="22"/>
                <w:rtl w:val="0"/>
              </w:rPr>
              <w:tab/>
            </w:r>
          </w:hyperlink>
          <w:hyperlink w:anchor="_26in1rg">
            <w:r w:rsidDel="00000000" w:rsidR="00000000" w:rsidRPr="00000000">
              <w:rPr>
                <w:rFonts w:ascii="Calibri" w:cs="Calibri" w:eastAsia="Calibri" w:hAnsi="Calibri"/>
                <w:b w:val="0"/>
                <w:color w:val="0000ff"/>
                <w:sz w:val="22"/>
                <w:szCs w:val="22"/>
                <w:u w:val="single"/>
                <w:rtl w:val="0"/>
              </w:rPr>
              <w:t xml:space="preserve">Objectifs et périmètre du projet</w:t>
            </w:r>
          </w:hyperlink>
          <w:hyperlink w:anchor="_26in1rg">
            <w:r w:rsidDel="00000000" w:rsidR="00000000" w:rsidRPr="00000000">
              <w:rPr>
                <w:rFonts w:ascii="Calibri" w:cs="Calibri" w:eastAsia="Calibri" w:hAnsi="Calibri"/>
                <w:b w:val="0"/>
                <w:sz w:val="22"/>
                <w:szCs w:val="22"/>
                <w:rtl w:val="0"/>
              </w:rPr>
              <w:tab/>
            </w:r>
          </w:hyperlink>
          <w:hyperlink w:anchor="_Toc409973607">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5nkun2">
            <w:r w:rsidDel="00000000" w:rsidR="00000000" w:rsidRPr="00000000">
              <w:rPr>
                <w:rFonts w:ascii="Calibri" w:cs="Calibri" w:eastAsia="Calibri" w:hAnsi="Calibri"/>
                <w:b w:val="0"/>
                <w:color w:val="0000ff"/>
                <w:sz w:val="22"/>
                <w:szCs w:val="22"/>
                <w:u w:val="single"/>
                <w:rtl w:val="0"/>
              </w:rPr>
              <w:t xml:space="preserve">1.3</w:t>
            </w:r>
          </w:hyperlink>
          <w:hyperlink w:anchor="_35nkun2">
            <w:r w:rsidDel="00000000" w:rsidR="00000000" w:rsidRPr="00000000">
              <w:rPr>
                <w:rFonts w:ascii="Calibri" w:cs="Calibri" w:eastAsia="Calibri" w:hAnsi="Calibri"/>
                <w:b w:val="0"/>
                <w:sz w:val="22"/>
                <w:szCs w:val="22"/>
                <w:rtl w:val="0"/>
              </w:rPr>
              <w:tab/>
            </w:r>
          </w:hyperlink>
          <w:hyperlink w:anchor="_35nkun2">
            <w:r w:rsidDel="00000000" w:rsidR="00000000" w:rsidRPr="00000000">
              <w:rPr>
                <w:rFonts w:ascii="Calibri" w:cs="Calibri" w:eastAsia="Calibri" w:hAnsi="Calibri"/>
                <w:b w:val="0"/>
                <w:color w:val="0000ff"/>
                <w:sz w:val="22"/>
                <w:szCs w:val="22"/>
                <w:u w:val="single"/>
                <w:rtl w:val="0"/>
              </w:rPr>
              <w:t xml:space="preserve">Limites du document</w:t>
            </w:r>
          </w:hyperlink>
          <w:hyperlink w:anchor="_35nkun2">
            <w:r w:rsidDel="00000000" w:rsidR="00000000" w:rsidRPr="00000000">
              <w:rPr>
                <w:rFonts w:ascii="Calibri" w:cs="Calibri" w:eastAsia="Calibri" w:hAnsi="Calibri"/>
                <w:b w:val="0"/>
                <w:sz w:val="22"/>
                <w:szCs w:val="22"/>
                <w:rtl w:val="0"/>
              </w:rPr>
              <w:tab/>
            </w:r>
          </w:hyperlink>
          <w:hyperlink w:anchor="_Toc409973608">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ksv4uv">
            <w:r w:rsidDel="00000000" w:rsidR="00000000" w:rsidRPr="00000000">
              <w:rPr>
                <w:rFonts w:ascii="Calibri" w:cs="Calibri" w:eastAsia="Calibri" w:hAnsi="Calibri"/>
                <w:b w:val="0"/>
                <w:color w:val="0000ff"/>
                <w:sz w:val="22"/>
                <w:szCs w:val="22"/>
                <w:u w:val="single"/>
                <w:rtl w:val="0"/>
              </w:rPr>
              <w:t xml:space="preserve">1.4</w:t>
            </w:r>
          </w:hyperlink>
          <w:hyperlink w:anchor="_1ksv4uv">
            <w:r w:rsidDel="00000000" w:rsidR="00000000" w:rsidRPr="00000000">
              <w:rPr>
                <w:rFonts w:ascii="Calibri" w:cs="Calibri" w:eastAsia="Calibri" w:hAnsi="Calibri"/>
                <w:b w:val="0"/>
                <w:sz w:val="22"/>
                <w:szCs w:val="22"/>
                <w:rtl w:val="0"/>
              </w:rPr>
              <w:tab/>
            </w:r>
          </w:hyperlink>
          <w:hyperlink w:anchor="_1ksv4uv">
            <w:r w:rsidDel="00000000" w:rsidR="00000000" w:rsidRPr="00000000">
              <w:rPr>
                <w:rFonts w:ascii="Calibri" w:cs="Calibri" w:eastAsia="Calibri" w:hAnsi="Calibri"/>
                <w:b w:val="0"/>
                <w:color w:val="0000ff"/>
                <w:sz w:val="22"/>
                <w:szCs w:val="22"/>
                <w:u w:val="single"/>
                <w:rtl w:val="0"/>
              </w:rPr>
              <w:t xml:space="preserve">Points en suspens</w:t>
            </w:r>
          </w:hyperlink>
          <w:hyperlink w:anchor="_1ksv4uv">
            <w:r w:rsidDel="00000000" w:rsidR="00000000" w:rsidRPr="00000000">
              <w:rPr>
                <w:rFonts w:ascii="Calibri" w:cs="Calibri" w:eastAsia="Calibri" w:hAnsi="Calibri"/>
                <w:b w:val="0"/>
                <w:sz w:val="22"/>
                <w:szCs w:val="22"/>
                <w:rtl w:val="0"/>
              </w:rPr>
              <w:tab/>
            </w:r>
          </w:hyperlink>
          <w:hyperlink w:anchor="_Toc409973609">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4sinio">
            <w:r w:rsidDel="00000000" w:rsidR="00000000" w:rsidRPr="00000000">
              <w:rPr>
                <w:rFonts w:ascii="Calibri" w:cs="Calibri" w:eastAsia="Calibri" w:hAnsi="Calibri"/>
                <w:b w:val="0"/>
                <w:color w:val="0000ff"/>
                <w:sz w:val="22"/>
                <w:szCs w:val="22"/>
                <w:u w:val="single"/>
                <w:rtl w:val="0"/>
              </w:rPr>
              <w:t xml:space="preserve">1.5</w:t>
            </w:r>
          </w:hyperlink>
          <w:hyperlink w:anchor="_44sinio">
            <w:r w:rsidDel="00000000" w:rsidR="00000000" w:rsidRPr="00000000">
              <w:rPr>
                <w:rFonts w:ascii="Calibri" w:cs="Calibri" w:eastAsia="Calibri" w:hAnsi="Calibri"/>
                <w:b w:val="0"/>
                <w:sz w:val="22"/>
                <w:szCs w:val="22"/>
                <w:rtl w:val="0"/>
              </w:rPr>
              <w:tab/>
            </w:r>
          </w:hyperlink>
          <w:hyperlink w:anchor="_44sinio">
            <w:r w:rsidDel="00000000" w:rsidR="00000000" w:rsidRPr="00000000">
              <w:rPr>
                <w:rFonts w:ascii="Calibri" w:cs="Calibri" w:eastAsia="Calibri" w:hAnsi="Calibri"/>
                <w:b w:val="0"/>
                <w:color w:val="0000ff"/>
                <w:sz w:val="22"/>
                <w:szCs w:val="22"/>
                <w:u w:val="single"/>
                <w:rtl w:val="0"/>
              </w:rPr>
              <w:t xml:space="preserve">Références</w:t>
            </w:r>
          </w:hyperlink>
          <w:hyperlink w:anchor="_44sinio">
            <w:r w:rsidDel="00000000" w:rsidR="00000000" w:rsidRPr="00000000">
              <w:rPr>
                <w:rFonts w:ascii="Calibri" w:cs="Calibri" w:eastAsia="Calibri" w:hAnsi="Calibri"/>
                <w:b w:val="0"/>
                <w:sz w:val="22"/>
                <w:szCs w:val="22"/>
                <w:rtl w:val="0"/>
              </w:rPr>
              <w:tab/>
            </w:r>
          </w:hyperlink>
          <w:hyperlink w:anchor="_Toc409973610">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jxsxqh">
            <w:r w:rsidDel="00000000" w:rsidR="00000000" w:rsidRPr="00000000">
              <w:rPr>
                <w:rFonts w:ascii="Calibri" w:cs="Calibri" w:eastAsia="Calibri" w:hAnsi="Calibri"/>
                <w:b w:val="0"/>
                <w:color w:val="0000ff"/>
                <w:sz w:val="22"/>
                <w:szCs w:val="22"/>
                <w:u w:val="single"/>
                <w:rtl w:val="0"/>
              </w:rPr>
              <w:t xml:space="preserve">2</w:t>
            </w:r>
          </w:hyperlink>
          <w:hyperlink w:anchor="_2jxsxqh">
            <w:r w:rsidDel="00000000" w:rsidR="00000000" w:rsidRPr="00000000">
              <w:rPr>
                <w:rFonts w:ascii="Calibri" w:cs="Calibri" w:eastAsia="Calibri" w:hAnsi="Calibri"/>
                <w:b w:val="0"/>
                <w:sz w:val="22"/>
                <w:szCs w:val="22"/>
                <w:rtl w:val="0"/>
              </w:rPr>
              <w:tab/>
            </w:r>
          </w:hyperlink>
          <w:hyperlink w:anchor="_2jxsxqh">
            <w:r w:rsidDel="00000000" w:rsidR="00000000" w:rsidRPr="00000000">
              <w:rPr>
                <w:rFonts w:ascii="Calibri" w:cs="Calibri" w:eastAsia="Calibri" w:hAnsi="Calibri"/>
                <w:b w:val="0"/>
                <w:color w:val="0000ff"/>
                <w:sz w:val="22"/>
                <w:szCs w:val="22"/>
                <w:u w:val="single"/>
                <w:rtl w:val="0"/>
              </w:rPr>
              <w:t xml:space="preserve">Diagramme de Flux</w:t>
            </w:r>
          </w:hyperlink>
          <w:hyperlink w:anchor="_2jxsxqh">
            <w:r w:rsidDel="00000000" w:rsidR="00000000" w:rsidRPr="00000000">
              <w:rPr>
                <w:rFonts w:ascii="Calibri" w:cs="Calibri" w:eastAsia="Calibri" w:hAnsi="Calibri"/>
                <w:b w:val="0"/>
                <w:sz w:val="22"/>
                <w:szCs w:val="22"/>
                <w:rtl w:val="0"/>
              </w:rPr>
              <w:tab/>
            </w:r>
          </w:hyperlink>
          <w:hyperlink w:anchor="_Toc409973611">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z337ya">
            <w:r w:rsidDel="00000000" w:rsidR="00000000" w:rsidRPr="00000000">
              <w:rPr>
                <w:rFonts w:ascii="Calibri" w:cs="Calibri" w:eastAsia="Calibri" w:hAnsi="Calibri"/>
                <w:b w:val="0"/>
                <w:color w:val="0000ff"/>
                <w:sz w:val="22"/>
                <w:szCs w:val="22"/>
                <w:u w:val="single"/>
                <w:rtl w:val="0"/>
              </w:rPr>
              <w:t xml:space="preserve">2.1</w:t>
            </w:r>
          </w:hyperlink>
          <w:hyperlink w:anchor="_z337ya">
            <w:r w:rsidDel="00000000" w:rsidR="00000000" w:rsidRPr="00000000">
              <w:rPr>
                <w:rFonts w:ascii="Calibri" w:cs="Calibri" w:eastAsia="Calibri" w:hAnsi="Calibri"/>
                <w:b w:val="0"/>
                <w:sz w:val="22"/>
                <w:szCs w:val="22"/>
                <w:rtl w:val="0"/>
              </w:rPr>
              <w:tab/>
            </w:r>
          </w:hyperlink>
          <w:hyperlink w:anchor="_z337ya">
            <w:r w:rsidDel="00000000" w:rsidR="00000000" w:rsidRPr="00000000">
              <w:rPr>
                <w:rFonts w:ascii="Calibri" w:cs="Calibri" w:eastAsia="Calibri" w:hAnsi="Calibri"/>
                <w:b w:val="0"/>
                <w:color w:val="0000ff"/>
                <w:sz w:val="22"/>
                <w:szCs w:val="22"/>
                <w:u w:val="single"/>
                <w:rtl w:val="0"/>
              </w:rPr>
              <w:t xml:space="preserve">Description du diagramme des flux :</w:t>
            </w:r>
          </w:hyperlink>
          <w:hyperlink w:anchor="_z337ya">
            <w:r w:rsidDel="00000000" w:rsidR="00000000" w:rsidRPr="00000000">
              <w:rPr>
                <w:rFonts w:ascii="Calibri" w:cs="Calibri" w:eastAsia="Calibri" w:hAnsi="Calibri"/>
                <w:b w:val="0"/>
                <w:sz w:val="22"/>
                <w:szCs w:val="22"/>
                <w:rtl w:val="0"/>
              </w:rPr>
              <w:tab/>
            </w:r>
          </w:hyperlink>
          <w:hyperlink w:anchor="_Toc409973612">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j2qqm3">
            <w:r w:rsidDel="00000000" w:rsidR="00000000" w:rsidRPr="00000000">
              <w:rPr>
                <w:rFonts w:ascii="Calibri" w:cs="Calibri" w:eastAsia="Calibri" w:hAnsi="Calibri"/>
                <w:b w:val="0"/>
                <w:color w:val="0000ff"/>
                <w:sz w:val="22"/>
                <w:szCs w:val="22"/>
                <w:u w:val="single"/>
                <w:rtl w:val="0"/>
              </w:rPr>
              <w:t xml:space="preserve">2.2</w:t>
            </w:r>
          </w:hyperlink>
          <w:hyperlink w:anchor="_3j2qqm3">
            <w:r w:rsidDel="00000000" w:rsidR="00000000" w:rsidRPr="00000000">
              <w:rPr>
                <w:rFonts w:ascii="Calibri" w:cs="Calibri" w:eastAsia="Calibri" w:hAnsi="Calibri"/>
                <w:b w:val="0"/>
                <w:sz w:val="22"/>
                <w:szCs w:val="22"/>
                <w:rtl w:val="0"/>
              </w:rPr>
              <w:tab/>
            </w:r>
          </w:hyperlink>
          <w:hyperlink w:anchor="_3j2qqm3">
            <w:r w:rsidDel="00000000" w:rsidR="00000000" w:rsidRPr="00000000">
              <w:rPr>
                <w:rFonts w:ascii="Calibri" w:cs="Calibri" w:eastAsia="Calibri" w:hAnsi="Calibri"/>
                <w:b w:val="0"/>
                <w:color w:val="0000ff"/>
                <w:sz w:val="22"/>
                <w:szCs w:val="22"/>
                <w:u w:val="single"/>
                <w:rtl w:val="0"/>
              </w:rPr>
              <w:t xml:space="preserve">Liste des acteurs :</w:t>
            </w:r>
          </w:hyperlink>
          <w:hyperlink w:anchor="_3j2qqm3">
            <w:r w:rsidDel="00000000" w:rsidR="00000000" w:rsidRPr="00000000">
              <w:rPr>
                <w:rFonts w:ascii="Calibri" w:cs="Calibri" w:eastAsia="Calibri" w:hAnsi="Calibri"/>
                <w:b w:val="0"/>
                <w:sz w:val="22"/>
                <w:szCs w:val="22"/>
                <w:rtl w:val="0"/>
              </w:rPr>
              <w:tab/>
            </w:r>
          </w:hyperlink>
          <w:hyperlink w:anchor="_Toc409973613">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y810tw">
            <w:r w:rsidDel="00000000" w:rsidR="00000000" w:rsidRPr="00000000">
              <w:rPr>
                <w:rFonts w:ascii="Calibri" w:cs="Calibri" w:eastAsia="Calibri" w:hAnsi="Calibri"/>
                <w:b w:val="0"/>
                <w:color w:val="0000ff"/>
                <w:sz w:val="22"/>
                <w:szCs w:val="22"/>
                <w:u w:val="single"/>
                <w:rtl w:val="0"/>
              </w:rPr>
              <w:t xml:space="preserve">2.3</w:t>
            </w:r>
          </w:hyperlink>
          <w:hyperlink w:anchor="_1y810tw">
            <w:r w:rsidDel="00000000" w:rsidR="00000000" w:rsidRPr="00000000">
              <w:rPr>
                <w:rFonts w:ascii="Calibri" w:cs="Calibri" w:eastAsia="Calibri" w:hAnsi="Calibri"/>
                <w:b w:val="0"/>
                <w:sz w:val="22"/>
                <w:szCs w:val="22"/>
                <w:rtl w:val="0"/>
              </w:rPr>
              <w:tab/>
            </w:r>
          </w:hyperlink>
          <w:hyperlink w:anchor="_1y810tw">
            <w:r w:rsidDel="00000000" w:rsidR="00000000" w:rsidRPr="00000000">
              <w:rPr>
                <w:rFonts w:ascii="Calibri" w:cs="Calibri" w:eastAsia="Calibri" w:hAnsi="Calibri"/>
                <w:b w:val="0"/>
                <w:color w:val="0000ff"/>
                <w:sz w:val="22"/>
                <w:szCs w:val="22"/>
                <w:u w:val="single"/>
                <w:rtl w:val="0"/>
              </w:rPr>
              <w:t xml:space="preserve">Liste des flux :</w:t>
            </w:r>
          </w:hyperlink>
          <w:hyperlink w:anchor="_1y810tw">
            <w:r w:rsidDel="00000000" w:rsidR="00000000" w:rsidRPr="00000000">
              <w:rPr>
                <w:rFonts w:ascii="Calibri" w:cs="Calibri" w:eastAsia="Calibri" w:hAnsi="Calibri"/>
                <w:b w:val="0"/>
                <w:sz w:val="22"/>
                <w:szCs w:val="22"/>
                <w:rtl w:val="0"/>
              </w:rPr>
              <w:tab/>
            </w:r>
          </w:hyperlink>
          <w:hyperlink w:anchor="_Toc409973614">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xcytpi">
            <w:r w:rsidDel="00000000" w:rsidR="00000000" w:rsidRPr="00000000">
              <w:rPr>
                <w:rFonts w:ascii="Calibri" w:cs="Calibri" w:eastAsia="Calibri" w:hAnsi="Calibri"/>
                <w:b w:val="0"/>
                <w:color w:val="0000ff"/>
                <w:sz w:val="22"/>
                <w:szCs w:val="22"/>
                <w:u w:val="single"/>
                <w:rtl w:val="0"/>
              </w:rPr>
              <w:t xml:space="preserve">3</w:t>
            </w:r>
          </w:hyperlink>
          <w:hyperlink w:anchor="_2xcytpi">
            <w:r w:rsidDel="00000000" w:rsidR="00000000" w:rsidRPr="00000000">
              <w:rPr>
                <w:rFonts w:ascii="Calibri" w:cs="Calibri" w:eastAsia="Calibri" w:hAnsi="Calibri"/>
                <w:b w:val="0"/>
                <w:sz w:val="22"/>
                <w:szCs w:val="22"/>
                <w:rtl w:val="0"/>
              </w:rPr>
              <w:tab/>
            </w:r>
          </w:hyperlink>
          <w:hyperlink w:anchor="_2xcytpi">
            <w:r w:rsidDel="00000000" w:rsidR="00000000" w:rsidRPr="00000000">
              <w:rPr>
                <w:rFonts w:ascii="Calibri" w:cs="Calibri" w:eastAsia="Calibri" w:hAnsi="Calibri"/>
                <w:b w:val="0"/>
                <w:color w:val="0000ff"/>
                <w:sz w:val="22"/>
                <w:szCs w:val="22"/>
                <w:u w:val="single"/>
                <w:rtl w:val="0"/>
              </w:rPr>
              <w:t xml:space="preserve">Processus Metier : CARNET d’ordres</w:t>
            </w:r>
          </w:hyperlink>
          <w:hyperlink w:anchor="_2xcytpi">
            <w:r w:rsidDel="00000000" w:rsidR="00000000" w:rsidRPr="00000000">
              <w:rPr>
                <w:rFonts w:ascii="Calibri" w:cs="Calibri" w:eastAsia="Calibri" w:hAnsi="Calibri"/>
                <w:b w:val="0"/>
                <w:sz w:val="22"/>
                <w:szCs w:val="22"/>
                <w:rtl w:val="0"/>
              </w:rPr>
              <w:tab/>
            </w:r>
          </w:hyperlink>
          <w:hyperlink w:anchor="_Toc409973615">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ci93xb">
            <w:r w:rsidDel="00000000" w:rsidR="00000000" w:rsidRPr="00000000">
              <w:rPr>
                <w:rFonts w:ascii="Calibri" w:cs="Calibri" w:eastAsia="Calibri" w:hAnsi="Calibri"/>
                <w:b w:val="0"/>
                <w:color w:val="0000ff"/>
                <w:sz w:val="22"/>
                <w:szCs w:val="22"/>
                <w:u w:val="single"/>
                <w:rtl w:val="0"/>
              </w:rPr>
              <w:t xml:space="preserve">3.1</w:t>
            </w:r>
          </w:hyperlink>
          <w:hyperlink w:anchor="_1ci93xb">
            <w:r w:rsidDel="00000000" w:rsidR="00000000" w:rsidRPr="00000000">
              <w:rPr>
                <w:rFonts w:ascii="Calibri" w:cs="Calibri" w:eastAsia="Calibri" w:hAnsi="Calibri"/>
                <w:b w:val="0"/>
                <w:sz w:val="22"/>
                <w:szCs w:val="22"/>
                <w:rtl w:val="0"/>
              </w:rPr>
              <w:tab/>
            </w:r>
          </w:hyperlink>
          <w:hyperlink w:anchor="_1ci93xb">
            <w:r w:rsidDel="00000000" w:rsidR="00000000" w:rsidRPr="00000000">
              <w:rPr>
                <w:rFonts w:ascii="Calibri" w:cs="Calibri" w:eastAsia="Calibri" w:hAnsi="Calibri"/>
                <w:b w:val="0"/>
                <w:color w:val="0000ff"/>
                <w:sz w:val="22"/>
                <w:szCs w:val="22"/>
                <w:u w:val="single"/>
                <w:rtl w:val="0"/>
              </w:rPr>
              <w:t xml:space="preserve">L’ordre de bourse simple marché Local</w:t>
            </w:r>
          </w:hyperlink>
          <w:hyperlink w:anchor="_1ci93xb">
            <w:r w:rsidDel="00000000" w:rsidR="00000000" w:rsidRPr="00000000">
              <w:rPr>
                <w:rFonts w:ascii="Calibri" w:cs="Calibri" w:eastAsia="Calibri" w:hAnsi="Calibri"/>
                <w:b w:val="0"/>
                <w:sz w:val="22"/>
                <w:szCs w:val="22"/>
                <w:rtl w:val="0"/>
              </w:rPr>
              <w:tab/>
            </w:r>
          </w:hyperlink>
          <w:hyperlink w:anchor="_Toc40997361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whwml4">
            <w:r w:rsidDel="00000000" w:rsidR="00000000" w:rsidRPr="00000000">
              <w:rPr>
                <w:rFonts w:ascii="Calibri" w:cs="Calibri" w:eastAsia="Calibri" w:hAnsi="Calibri"/>
                <w:b w:val="0"/>
                <w:color w:val="0000ff"/>
                <w:sz w:val="22"/>
                <w:szCs w:val="22"/>
                <w:u w:val="single"/>
                <w:rtl w:val="0"/>
              </w:rPr>
              <w:t xml:space="preserve">3.1.1</w:t>
            </w:r>
          </w:hyperlink>
          <w:hyperlink w:anchor="_3whwml4">
            <w:r w:rsidDel="00000000" w:rsidR="00000000" w:rsidRPr="00000000">
              <w:rPr>
                <w:rFonts w:ascii="Calibri" w:cs="Calibri" w:eastAsia="Calibri" w:hAnsi="Calibri"/>
                <w:b w:val="0"/>
                <w:sz w:val="22"/>
                <w:szCs w:val="22"/>
                <w:rtl w:val="0"/>
              </w:rPr>
              <w:tab/>
            </w:r>
          </w:hyperlink>
          <w:hyperlink w:anchor="_3whwml4">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3whwml4">
            <w:r w:rsidDel="00000000" w:rsidR="00000000" w:rsidRPr="00000000">
              <w:rPr>
                <w:rFonts w:ascii="Calibri" w:cs="Calibri" w:eastAsia="Calibri" w:hAnsi="Calibri"/>
                <w:b w:val="0"/>
                <w:sz w:val="22"/>
                <w:szCs w:val="22"/>
                <w:rtl w:val="0"/>
              </w:rPr>
              <w:tab/>
            </w:r>
          </w:hyperlink>
          <w:hyperlink w:anchor="_Toc40997361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qsh70q">
            <w:r w:rsidDel="00000000" w:rsidR="00000000" w:rsidRPr="00000000">
              <w:rPr>
                <w:rFonts w:ascii="Calibri" w:cs="Calibri" w:eastAsia="Calibri" w:hAnsi="Calibri"/>
                <w:b w:val="0"/>
                <w:color w:val="0000ff"/>
                <w:sz w:val="22"/>
                <w:szCs w:val="22"/>
                <w:u w:val="single"/>
                <w:rtl w:val="0"/>
              </w:rPr>
              <w:t xml:space="preserve">3.1.2</w:t>
            </w:r>
          </w:hyperlink>
          <w:hyperlink w:anchor="_qsh70q">
            <w:r w:rsidDel="00000000" w:rsidR="00000000" w:rsidRPr="00000000">
              <w:rPr>
                <w:rFonts w:ascii="Calibri" w:cs="Calibri" w:eastAsia="Calibri" w:hAnsi="Calibri"/>
                <w:b w:val="0"/>
                <w:sz w:val="22"/>
                <w:szCs w:val="22"/>
                <w:rtl w:val="0"/>
              </w:rPr>
              <w:tab/>
            </w:r>
          </w:hyperlink>
          <w:hyperlink w:anchor="_qsh70q">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qsh70q">
            <w:r w:rsidDel="00000000" w:rsidR="00000000" w:rsidRPr="00000000">
              <w:rPr>
                <w:rFonts w:ascii="Calibri" w:cs="Calibri" w:eastAsia="Calibri" w:hAnsi="Calibri"/>
                <w:b w:val="0"/>
                <w:sz w:val="22"/>
                <w:szCs w:val="22"/>
                <w:rtl w:val="0"/>
              </w:rPr>
              <w:tab/>
            </w:r>
          </w:hyperlink>
          <w:hyperlink w:anchor="_Toc40997361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as4poj">
            <w:r w:rsidDel="00000000" w:rsidR="00000000" w:rsidRPr="00000000">
              <w:rPr>
                <w:rFonts w:ascii="Calibri" w:cs="Calibri" w:eastAsia="Calibri" w:hAnsi="Calibri"/>
                <w:b w:val="0"/>
                <w:color w:val="0000ff"/>
                <w:sz w:val="22"/>
                <w:szCs w:val="22"/>
                <w:u w:val="single"/>
                <w:rtl w:val="0"/>
              </w:rPr>
              <w:t xml:space="preserve">3.1.3</w:t>
            </w:r>
          </w:hyperlink>
          <w:hyperlink w:anchor="_3as4poj">
            <w:r w:rsidDel="00000000" w:rsidR="00000000" w:rsidRPr="00000000">
              <w:rPr>
                <w:rFonts w:ascii="Calibri" w:cs="Calibri" w:eastAsia="Calibri" w:hAnsi="Calibri"/>
                <w:b w:val="0"/>
                <w:sz w:val="22"/>
                <w:szCs w:val="22"/>
                <w:rtl w:val="0"/>
              </w:rPr>
              <w:tab/>
            </w:r>
          </w:hyperlink>
          <w:hyperlink w:anchor="_3as4poj">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3as4poj">
            <w:r w:rsidDel="00000000" w:rsidR="00000000" w:rsidRPr="00000000">
              <w:rPr>
                <w:rFonts w:ascii="Calibri" w:cs="Calibri" w:eastAsia="Calibri" w:hAnsi="Calibri"/>
                <w:b w:val="0"/>
                <w:sz w:val="22"/>
                <w:szCs w:val="22"/>
                <w:rtl w:val="0"/>
              </w:rPr>
              <w:tab/>
            </w:r>
          </w:hyperlink>
          <w:hyperlink w:anchor="_Toc409973619">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9x2ik5">
            <w:r w:rsidDel="00000000" w:rsidR="00000000" w:rsidRPr="00000000">
              <w:rPr>
                <w:rFonts w:ascii="Calibri" w:cs="Calibri" w:eastAsia="Calibri" w:hAnsi="Calibri"/>
                <w:b w:val="0"/>
                <w:color w:val="0000ff"/>
                <w:sz w:val="22"/>
                <w:szCs w:val="22"/>
                <w:u w:val="single"/>
                <w:rtl w:val="0"/>
              </w:rPr>
              <w:t xml:space="preserve">3.2</w:t>
            </w:r>
          </w:hyperlink>
          <w:hyperlink w:anchor="_49x2ik5">
            <w:r w:rsidDel="00000000" w:rsidR="00000000" w:rsidRPr="00000000">
              <w:rPr>
                <w:rFonts w:ascii="Calibri" w:cs="Calibri" w:eastAsia="Calibri" w:hAnsi="Calibri"/>
                <w:b w:val="0"/>
                <w:sz w:val="22"/>
                <w:szCs w:val="22"/>
                <w:rtl w:val="0"/>
              </w:rPr>
              <w:tab/>
            </w:r>
          </w:hyperlink>
          <w:hyperlink w:anchor="_49x2ik5">
            <w:r w:rsidDel="00000000" w:rsidR="00000000" w:rsidRPr="00000000">
              <w:rPr>
                <w:rFonts w:ascii="Calibri" w:cs="Calibri" w:eastAsia="Calibri" w:hAnsi="Calibri"/>
                <w:b w:val="0"/>
                <w:color w:val="0000ff"/>
                <w:sz w:val="22"/>
                <w:szCs w:val="22"/>
                <w:u w:val="single"/>
                <w:rtl w:val="0"/>
              </w:rPr>
              <w:t xml:space="preserve">Ordre de bourse marché local : cas d'une Aller / retour</w:t>
            </w:r>
          </w:hyperlink>
          <w:hyperlink w:anchor="_49x2ik5">
            <w:r w:rsidDel="00000000" w:rsidR="00000000" w:rsidRPr="00000000">
              <w:rPr>
                <w:rFonts w:ascii="Calibri" w:cs="Calibri" w:eastAsia="Calibri" w:hAnsi="Calibri"/>
                <w:b w:val="0"/>
                <w:sz w:val="22"/>
                <w:szCs w:val="22"/>
                <w:rtl w:val="0"/>
              </w:rPr>
              <w:tab/>
            </w:r>
          </w:hyperlink>
          <w:hyperlink w:anchor="_Toc40997362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p2csry">
            <w:r w:rsidDel="00000000" w:rsidR="00000000" w:rsidRPr="00000000">
              <w:rPr>
                <w:rFonts w:ascii="Calibri" w:cs="Calibri" w:eastAsia="Calibri" w:hAnsi="Calibri"/>
                <w:b w:val="0"/>
                <w:color w:val="0000ff"/>
                <w:sz w:val="22"/>
                <w:szCs w:val="22"/>
                <w:u w:val="single"/>
                <w:rtl w:val="0"/>
              </w:rPr>
              <w:t xml:space="preserve">3.2.1</w:t>
            </w:r>
          </w:hyperlink>
          <w:hyperlink w:anchor="_2p2csry">
            <w:r w:rsidDel="00000000" w:rsidR="00000000" w:rsidRPr="00000000">
              <w:rPr>
                <w:rFonts w:ascii="Calibri" w:cs="Calibri" w:eastAsia="Calibri" w:hAnsi="Calibri"/>
                <w:b w:val="0"/>
                <w:sz w:val="22"/>
                <w:szCs w:val="22"/>
                <w:rtl w:val="0"/>
              </w:rPr>
              <w:tab/>
            </w:r>
          </w:hyperlink>
          <w:hyperlink w:anchor="_2p2csry">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2p2csry">
            <w:r w:rsidDel="00000000" w:rsidR="00000000" w:rsidRPr="00000000">
              <w:rPr>
                <w:rFonts w:ascii="Calibri" w:cs="Calibri" w:eastAsia="Calibri" w:hAnsi="Calibri"/>
                <w:b w:val="0"/>
                <w:sz w:val="22"/>
                <w:szCs w:val="22"/>
                <w:rtl w:val="0"/>
              </w:rPr>
              <w:tab/>
            </w:r>
          </w:hyperlink>
          <w:hyperlink w:anchor="_Toc40997362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47n2zr">
            <w:r w:rsidDel="00000000" w:rsidR="00000000" w:rsidRPr="00000000">
              <w:rPr>
                <w:rFonts w:ascii="Calibri" w:cs="Calibri" w:eastAsia="Calibri" w:hAnsi="Calibri"/>
                <w:b w:val="0"/>
                <w:color w:val="0000ff"/>
                <w:sz w:val="22"/>
                <w:szCs w:val="22"/>
                <w:u w:val="single"/>
                <w:rtl w:val="0"/>
              </w:rPr>
              <w:t xml:space="preserve">3.2.2</w:t>
            </w:r>
          </w:hyperlink>
          <w:hyperlink w:anchor="_147n2zr">
            <w:r w:rsidDel="00000000" w:rsidR="00000000" w:rsidRPr="00000000">
              <w:rPr>
                <w:rFonts w:ascii="Calibri" w:cs="Calibri" w:eastAsia="Calibri" w:hAnsi="Calibri"/>
                <w:b w:val="0"/>
                <w:sz w:val="22"/>
                <w:szCs w:val="22"/>
                <w:rtl w:val="0"/>
              </w:rPr>
              <w:tab/>
            </w:r>
          </w:hyperlink>
          <w:hyperlink w:anchor="_147n2zr">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147n2zr">
            <w:r w:rsidDel="00000000" w:rsidR="00000000" w:rsidRPr="00000000">
              <w:rPr>
                <w:rFonts w:ascii="Calibri" w:cs="Calibri" w:eastAsia="Calibri" w:hAnsi="Calibri"/>
                <w:b w:val="0"/>
                <w:sz w:val="22"/>
                <w:szCs w:val="22"/>
                <w:rtl w:val="0"/>
              </w:rPr>
              <w:tab/>
            </w:r>
          </w:hyperlink>
          <w:hyperlink w:anchor="_Toc409973622">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o7alnk">
            <w:r w:rsidDel="00000000" w:rsidR="00000000" w:rsidRPr="00000000">
              <w:rPr>
                <w:rFonts w:ascii="Calibri" w:cs="Calibri" w:eastAsia="Calibri" w:hAnsi="Calibri"/>
                <w:b w:val="0"/>
                <w:color w:val="0000ff"/>
                <w:sz w:val="22"/>
                <w:szCs w:val="22"/>
                <w:u w:val="single"/>
                <w:rtl w:val="0"/>
              </w:rPr>
              <w:t xml:space="preserve">3.3</w:t>
            </w:r>
          </w:hyperlink>
          <w:hyperlink w:anchor="_3o7alnk">
            <w:r w:rsidDel="00000000" w:rsidR="00000000" w:rsidRPr="00000000">
              <w:rPr>
                <w:rFonts w:ascii="Calibri" w:cs="Calibri" w:eastAsia="Calibri" w:hAnsi="Calibri"/>
                <w:b w:val="0"/>
                <w:sz w:val="22"/>
                <w:szCs w:val="22"/>
                <w:rtl w:val="0"/>
              </w:rPr>
              <w:tab/>
            </w:r>
          </w:hyperlink>
          <w:hyperlink w:anchor="_3o7alnk">
            <w:r w:rsidDel="00000000" w:rsidR="00000000" w:rsidRPr="00000000">
              <w:rPr>
                <w:rFonts w:ascii="Calibri" w:cs="Calibri" w:eastAsia="Calibri" w:hAnsi="Calibri"/>
                <w:b w:val="0"/>
                <w:color w:val="0000ff"/>
                <w:sz w:val="22"/>
                <w:szCs w:val="22"/>
                <w:u w:val="single"/>
                <w:rtl w:val="0"/>
              </w:rPr>
              <w:t xml:space="preserve">Ordre de bourse groupé marché local</w:t>
            </w:r>
          </w:hyperlink>
          <w:hyperlink w:anchor="_3o7alnk">
            <w:r w:rsidDel="00000000" w:rsidR="00000000" w:rsidRPr="00000000">
              <w:rPr>
                <w:rFonts w:ascii="Calibri" w:cs="Calibri" w:eastAsia="Calibri" w:hAnsi="Calibri"/>
                <w:b w:val="0"/>
                <w:sz w:val="22"/>
                <w:szCs w:val="22"/>
                <w:rtl w:val="0"/>
              </w:rPr>
              <w:tab/>
            </w:r>
          </w:hyperlink>
          <w:hyperlink w:anchor="_Toc40997362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3ckvvd">
            <w:r w:rsidDel="00000000" w:rsidR="00000000" w:rsidRPr="00000000">
              <w:rPr>
                <w:rFonts w:ascii="Calibri" w:cs="Calibri" w:eastAsia="Calibri" w:hAnsi="Calibri"/>
                <w:b w:val="0"/>
                <w:color w:val="0000ff"/>
                <w:sz w:val="22"/>
                <w:szCs w:val="22"/>
                <w:u w:val="single"/>
                <w:rtl w:val="0"/>
              </w:rPr>
              <w:t xml:space="preserve">3.3.1</w:t>
            </w:r>
          </w:hyperlink>
          <w:hyperlink w:anchor="_23ckvvd">
            <w:r w:rsidDel="00000000" w:rsidR="00000000" w:rsidRPr="00000000">
              <w:rPr>
                <w:rFonts w:ascii="Calibri" w:cs="Calibri" w:eastAsia="Calibri" w:hAnsi="Calibri"/>
                <w:b w:val="0"/>
                <w:sz w:val="22"/>
                <w:szCs w:val="22"/>
                <w:rtl w:val="0"/>
              </w:rPr>
              <w:tab/>
            </w:r>
          </w:hyperlink>
          <w:hyperlink w:anchor="_23ckvvd">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23ckvvd">
            <w:r w:rsidDel="00000000" w:rsidR="00000000" w:rsidRPr="00000000">
              <w:rPr>
                <w:rFonts w:ascii="Calibri" w:cs="Calibri" w:eastAsia="Calibri" w:hAnsi="Calibri"/>
                <w:b w:val="0"/>
                <w:sz w:val="22"/>
                <w:szCs w:val="22"/>
                <w:rtl w:val="0"/>
              </w:rPr>
              <w:tab/>
            </w:r>
          </w:hyperlink>
          <w:hyperlink w:anchor="_Toc409973624">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ihv636">
            <w:r w:rsidDel="00000000" w:rsidR="00000000" w:rsidRPr="00000000">
              <w:rPr>
                <w:rFonts w:ascii="Calibri" w:cs="Calibri" w:eastAsia="Calibri" w:hAnsi="Calibri"/>
                <w:b w:val="0"/>
                <w:color w:val="0000ff"/>
                <w:sz w:val="22"/>
                <w:szCs w:val="22"/>
                <w:u w:val="single"/>
                <w:rtl w:val="0"/>
              </w:rPr>
              <w:t xml:space="preserve">3.4</w:t>
            </w:r>
          </w:hyperlink>
          <w:hyperlink w:anchor="_ihv636">
            <w:r w:rsidDel="00000000" w:rsidR="00000000" w:rsidRPr="00000000">
              <w:rPr>
                <w:rFonts w:ascii="Calibri" w:cs="Calibri" w:eastAsia="Calibri" w:hAnsi="Calibri"/>
                <w:b w:val="0"/>
                <w:sz w:val="22"/>
                <w:szCs w:val="22"/>
                <w:rtl w:val="0"/>
              </w:rPr>
              <w:tab/>
            </w:r>
          </w:hyperlink>
          <w:hyperlink w:anchor="_ihv636">
            <w:r w:rsidDel="00000000" w:rsidR="00000000" w:rsidRPr="00000000">
              <w:rPr>
                <w:rFonts w:ascii="Calibri" w:cs="Calibri" w:eastAsia="Calibri" w:hAnsi="Calibri"/>
                <w:b w:val="0"/>
                <w:color w:val="0000ff"/>
                <w:sz w:val="22"/>
                <w:szCs w:val="22"/>
                <w:u w:val="single"/>
                <w:rtl w:val="0"/>
              </w:rPr>
              <w:t xml:space="preserve">Intégration automatique des ordres de bourse</w:t>
            </w:r>
          </w:hyperlink>
          <w:hyperlink w:anchor="_ihv636">
            <w:r w:rsidDel="00000000" w:rsidR="00000000" w:rsidRPr="00000000">
              <w:rPr>
                <w:rFonts w:ascii="Calibri" w:cs="Calibri" w:eastAsia="Calibri" w:hAnsi="Calibri"/>
                <w:b w:val="0"/>
                <w:sz w:val="22"/>
                <w:szCs w:val="22"/>
                <w:rtl w:val="0"/>
              </w:rPr>
              <w:tab/>
            </w:r>
          </w:hyperlink>
          <w:hyperlink w:anchor="_Toc409973625">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2hioqz">
            <w:r w:rsidDel="00000000" w:rsidR="00000000" w:rsidRPr="00000000">
              <w:rPr>
                <w:rFonts w:ascii="Calibri" w:cs="Calibri" w:eastAsia="Calibri" w:hAnsi="Calibri"/>
                <w:b w:val="0"/>
                <w:color w:val="0000ff"/>
                <w:sz w:val="22"/>
                <w:szCs w:val="22"/>
                <w:u w:val="single"/>
                <w:rtl w:val="0"/>
              </w:rPr>
              <w:t xml:space="preserve">3.5</w:t>
            </w:r>
          </w:hyperlink>
          <w:hyperlink w:anchor="_32hioqz">
            <w:r w:rsidDel="00000000" w:rsidR="00000000" w:rsidRPr="00000000">
              <w:rPr>
                <w:rFonts w:ascii="Calibri" w:cs="Calibri" w:eastAsia="Calibri" w:hAnsi="Calibri"/>
                <w:b w:val="0"/>
                <w:sz w:val="22"/>
                <w:szCs w:val="22"/>
                <w:rtl w:val="0"/>
              </w:rPr>
              <w:tab/>
            </w:r>
          </w:hyperlink>
          <w:hyperlink w:anchor="_32hioqz">
            <w:r w:rsidDel="00000000" w:rsidR="00000000" w:rsidRPr="00000000">
              <w:rPr>
                <w:rFonts w:ascii="Calibri" w:cs="Calibri" w:eastAsia="Calibri" w:hAnsi="Calibri"/>
                <w:b w:val="0"/>
                <w:color w:val="0000ff"/>
                <w:sz w:val="22"/>
                <w:szCs w:val="22"/>
                <w:u w:val="single"/>
                <w:rtl w:val="0"/>
              </w:rPr>
              <w:t xml:space="preserve">L’ordre de S/R OPCVM simple marché local (AWB Collecteur d’ordres)</w:t>
            </w:r>
          </w:hyperlink>
          <w:hyperlink w:anchor="_32hioqz">
            <w:r w:rsidDel="00000000" w:rsidR="00000000" w:rsidRPr="00000000">
              <w:rPr>
                <w:rFonts w:ascii="Calibri" w:cs="Calibri" w:eastAsia="Calibri" w:hAnsi="Calibri"/>
                <w:b w:val="0"/>
                <w:sz w:val="22"/>
                <w:szCs w:val="22"/>
                <w:rtl w:val="0"/>
              </w:rPr>
              <w:tab/>
            </w:r>
          </w:hyperlink>
          <w:hyperlink w:anchor="_Toc40997362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hmsyys">
            <w:r w:rsidDel="00000000" w:rsidR="00000000" w:rsidRPr="00000000">
              <w:rPr>
                <w:rFonts w:ascii="Calibri" w:cs="Calibri" w:eastAsia="Calibri" w:hAnsi="Calibri"/>
                <w:b w:val="0"/>
                <w:color w:val="0000ff"/>
                <w:sz w:val="22"/>
                <w:szCs w:val="22"/>
                <w:u w:val="single"/>
                <w:rtl w:val="0"/>
              </w:rPr>
              <w:t xml:space="preserve">3.5.1</w:t>
            </w:r>
          </w:hyperlink>
          <w:hyperlink w:anchor="_1hmsyys">
            <w:r w:rsidDel="00000000" w:rsidR="00000000" w:rsidRPr="00000000">
              <w:rPr>
                <w:rFonts w:ascii="Calibri" w:cs="Calibri" w:eastAsia="Calibri" w:hAnsi="Calibri"/>
                <w:b w:val="0"/>
                <w:sz w:val="22"/>
                <w:szCs w:val="22"/>
                <w:rtl w:val="0"/>
              </w:rPr>
              <w:tab/>
            </w:r>
          </w:hyperlink>
          <w:hyperlink w:anchor="_1hmsyys">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1hmsyys">
            <w:r w:rsidDel="00000000" w:rsidR="00000000" w:rsidRPr="00000000">
              <w:rPr>
                <w:rFonts w:ascii="Calibri" w:cs="Calibri" w:eastAsia="Calibri" w:hAnsi="Calibri"/>
                <w:b w:val="0"/>
                <w:sz w:val="22"/>
                <w:szCs w:val="22"/>
                <w:rtl w:val="0"/>
              </w:rPr>
              <w:tab/>
            </w:r>
          </w:hyperlink>
          <w:hyperlink w:anchor="_Toc40997362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1mghml">
            <w:r w:rsidDel="00000000" w:rsidR="00000000" w:rsidRPr="00000000">
              <w:rPr>
                <w:rFonts w:ascii="Calibri" w:cs="Calibri" w:eastAsia="Calibri" w:hAnsi="Calibri"/>
                <w:b w:val="0"/>
                <w:color w:val="0000ff"/>
                <w:sz w:val="22"/>
                <w:szCs w:val="22"/>
                <w:u w:val="single"/>
                <w:rtl w:val="0"/>
              </w:rPr>
              <w:t xml:space="preserve">3.5.2</w:t>
            </w:r>
          </w:hyperlink>
          <w:hyperlink w:anchor="_41mghml">
            <w:r w:rsidDel="00000000" w:rsidR="00000000" w:rsidRPr="00000000">
              <w:rPr>
                <w:rFonts w:ascii="Calibri" w:cs="Calibri" w:eastAsia="Calibri" w:hAnsi="Calibri"/>
                <w:b w:val="0"/>
                <w:sz w:val="22"/>
                <w:szCs w:val="22"/>
                <w:rtl w:val="0"/>
              </w:rPr>
              <w:tab/>
            </w:r>
          </w:hyperlink>
          <w:hyperlink w:anchor="_41mghml">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41mghml">
            <w:r w:rsidDel="00000000" w:rsidR="00000000" w:rsidRPr="00000000">
              <w:rPr>
                <w:rFonts w:ascii="Calibri" w:cs="Calibri" w:eastAsia="Calibri" w:hAnsi="Calibri"/>
                <w:b w:val="0"/>
                <w:sz w:val="22"/>
                <w:szCs w:val="22"/>
                <w:rtl w:val="0"/>
              </w:rPr>
              <w:tab/>
            </w:r>
          </w:hyperlink>
          <w:hyperlink w:anchor="_Toc40997362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grqrue">
            <w:r w:rsidDel="00000000" w:rsidR="00000000" w:rsidRPr="00000000">
              <w:rPr>
                <w:rFonts w:ascii="Calibri" w:cs="Calibri" w:eastAsia="Calibri" w:hAnsi="Calibri"/>
                <w:b w:val="0"/>
                <w:color w:val="0000ff"/>
                <w:sz w:val="22"/>
                <w:szCs w:val="22"/>
                <w:u w:val="single"/>
                <w:rtl w:val="0"/>
              </w:rPr>
              <w:t xml:space="preserve">3.5.3</w:t>
            </w:r>
          </w:hyperlink>
          <w:hyperlink w:anchor="_2grqrue">
            <w:r w:rsidDel="00000000" w:rsidR="00000000" w:rsidRPr="00000000">
              <w:rPr>
                <w:rFonts w:ascii="Calibri" w:cs="Calibri" w:eastAsia="Calibri" w:hAnsi="Calibri"/>
                <w:b w:val="0"/>
                <w:sz w:val="22"/>
                <w:szCs w:val="22"/>
                <w:rtl w:val="0"/>
              </w:rPr>
              <w:tab/>
            </w:r>
          </w:hyperlink>
          <w:hyperlink w:anchor="_2grqrue">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2grqrue">
            <w:r w:rsidDel="00000000" w:rsidR="00000000" w:rsidRPr="00000000">
              <w:rPr>
                <w:rFonts w:ascii="Calibri" w:cs="Calibri" w:eastAsia="Calibri" w:hAnsi="Calibri"/>
                <w:b w:val="0"/>
                <w:sz w:val="22"/>
                <w:szCs w:val="22"/>
                <w:rtl w:val="0"/>
              </w:rPr>
              <w:tab/>
            </w:r>
          </w:hyperlink>
          <w:hyperlink w:anchor="_Toc409973629">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vx1227">
            <w:r w:rsidDel="00000000" w:rsidR="00000000" w:rsidRPr="00000000">
              <w:rPr>
                <w:rFonts w:ascii="Calibri" w:cs="Calibri" w:eastAsia="Calibri" w:hAnsi="Calibri"/>
                <w:b w:val="0"/>
                <w:color w:val="0000ff"/>
                <w:sz w:val="22"/>
                <w:szCs w:val="22"/>
                <w:u w:val="single"/>
                <w:rtl w:val="0"/>
              </w:rPr>
              <w:t xml:space="preserve">3.6</w:t>
            </w:r>
          </w:hyperlink>
          <w:hyperlink w:anchor="_vx1227">
            <w:r w:rsidDel="00000000" w:rsidR="00000000" w:rsidRPr="00000000">
              <w:rPr>
                <w:rFonts w:ascii="Calibri" w:cs="Calibri" w:eastAsia="Calibri" w:hAnsi="Calibri"/>
                <w:b w:val="0"/>
                <w:sz w:val="22"/>
                <w:szCs w:val="22"/>
                <w:rtl w:val="0"/>
              </w:rPr>
              <w:tab/>
            </w:r>
          </w:hyperlink>
          <w:hyperlink w:anchor="_vx1227">
            <w:r w:rsidDel="00000000" w:rsidR="00000000" w:rsidRPr="00000000">
              <w:rPr>
                <w:rFonts w:ascii="Calibri" w:cs="Calibri" w:eastAsia="Calibri" w:hAnsi="Calibri"/>
                <w:b w:val="0"/>
                <w:color w:val="0000ff"/>
                <w:sz w:val="22"/>
                <w:szCs w:val="22"/>
                <w:u w:val="single"/>
                <w:rtl w:val="0"/>
              </w:rPr>
              <w:t xml:space="preserve">Ordre de souscription rachat OPCVM marché local : cas d’un aller / retour</w:t>
            </w:r>
          </w:hyperlink>
          <w:hyperlink w:anchor="_vx1227">
            <w:r w:rsidDel="00000000" w:rsidR="00000000" w:rsidRPr="00000000">
              <w:rPr>
                <w:rFonts w:ascii="Calibri" w:cs="Calibri" w:eastAsia="Calibri" w:hAnsi="Calibri"/>
                <w:b w:val="0"/>
                <w:sz w:val="22"/>
                <w:szCs w:val="22"/>
                <w:rtl w:val="0"/>
              </w:rPr>
              <w:tab/>
            </w:r>
          </w:hyperlink>
          <w:hyperlink w:anchor="_Toc40997363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fwokq0">
            <w:r w:rsidDel="00000000" w:rsidR="00000000" w:rsidRPr="00000000">
              <w:rPr>
                <w:rFonts w:ascii="Calibri" w:cs="Calibri" w:eastAsia="Calibri" w:hAnsi="Calibri"/>
                <w:b w:val="0"/>
                <w:color w:val="0000ff"/>
                <w:sz w:val="22"/>
                <w:szCs w:val="22"/>
                <w:u w:val="single"/>
                <w:rtl w:val="0"/>
              </w:rPr>
              <w:t xml:space="preserve">3.6.1</w:t>
            </w:r>
          </w:hyperlink>
          <w:hyperlink w:anchor="_3fwokq0">
            <w:r w:rsidDel="00000000" w:rsidR="00000000" w:rsidRPr="00000000">
              <w:rPr>
                <w:rFonts w:ascii="Calibri" w:cs="Calibri" w:eastAsia="Calibri" w:hAnsi="Calibri"/>
                <w:b w:val="0"/>
                <w:sz w:val="22"/>
                <w:szCs w:val="22"/>
                <w:rtl w:val="0"/>
              </w:rPr>
              <w:tab/>
            </w:r>
          </w:hyperlink>
          <w:hyperlink w:anchor="_3fwokq0">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3fwokq0">
            <w:r w:rsidDel="00000000" w:rsidR="00000000" w:rsidRPr="00000000">
              <w:rPr>
                <w:rFonts w:ascii="Calibri" w:cs="Calibri" w:eastAsia="Calibri" w:hAnsi="Calibri"/>
                <w:b w:val="0"/>
                <w:sz w:val="22"/>
                <w:szCs w:val="22"/>
                <w:rtl w:val="0"/>
              </w:rPr>
              <w:tab/>
            </w:r>
          </w:hyperlink>
          <w:hyperlink w:anchor="_Toc40997363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v1yuxt">
            <w:r w:rsidDel="00000000" w:rsidR="00000000" w:rsidRPr="00000000">
              <w:rPr>
                <w:rFonts w:ascii="Calibri" w:cs="Calibri" w:eastAsia="Calibri" w:hAnsi="Calibri"/>
                <w:b w:val="0"/>
                <w:color w:val="0000ff"/>
                <w:sz w:val="22"/>
                <w:szCs w:val="22"/>
                <w:u w:val="single"/>
                <w:rtl w:val="0"/>
              </w:rPr>
              <w:t xml:space="preserve">3.6.2</w:t>
            </w:r>
          </w:hyperlink>
          <w:hyperlink w:anchor="_1v1yuxt">
            <w:r w:rsidDel="00000000" w:rsidR="00000000" w:rsidRPr="00000000">
              <w:rPr>
                <w:rFonts w:ascii="Calibri" w:cs="Calibri" w:eastAsia="Calibri" w:hAnsi="Calibri"/>
                <w:b w:val="0"/>
                <w:sz w:val="22"/>
                <w:szCs w:val="22"/>
                <w:rtl w:val="0"/>
              </w:rPr>
              <w:tab/>
            </w:r>
          </w:hyperlink>
          <w:hyperlink w:anchor="_1v1yuxt">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1v1yuxt">
            <w:r w:rsidDel="00000000" w:rsidR="00000000" w:rsidRPr="00000000">
              <w:rPr>
                <w:rFonts w:ascii="Calibri" w:cs="Calibri" w:eastAsia="Calibri" w:hAnsi="Calibri"/>
                <w:b w:val="0"/>
                <w:sz w:val="22"/>
                <w:szCs w:val="22"/>
                <w:rtl w:val="0"/>
              </w:rPr>
              <w:tab/>
            </w:r>
          </w:hyperlink>
          <w:hyperlink w:anchor="_Toc409973632">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f1mdlm">
            <w:r w:rsidDel="00000000" w:rsidR="00000000" w:rsidRPr="00000000">
              <w:rPr>
                <w:rFonts w:ascii="Calibri" w:cs="Calibri" w:eastAsia="Calibri" w:hAnsi="Calibri"/>
                <w:b w:val="0"/>
                <w:color w:val="0000ff"/>
                <w:sz w:val="22"/>
                <w:szCs w:val="22"/>
                <w:u w:val="single"/>
                <w:rtl w:val="0"/>
              </w:rPr>
              <w:t xml:space="preserve">3.7</w:t>
            </w:r>
          </w:hyperlink>
          <w:hyperlink w:anchor="_4f1mdlm">
            <w:r w:rsidDel="00000000" w:rsidR="00000000" w:rsidRPr="00000000">
              <w:rPr>
                <w:rFonts w:ascii="Calibri" w:cs="Calibri" w:eastAsia="Calibri" w:hAnsi="Calibri"/>
                <w:b w:val="0"/>
                <w:sz w:val="22"/>
                <w:szCs w:val="22"/>
                <w:rtl w:val="0"/>
              </w:rPr>
              <w:tab/>
            </w:r>
          </w:hyperlink>
          <w:hyperlink w:anchor="_4f1mdlm">
            <w:r w:rsidDel="00000000" w:rsidR="00000000" w:rsidRPr="00000000">
              <w:rPr>
                <w:rFonts w:ascii="Calibri" w:cs="Calibri" w:eastAsia="Calibri" w:hAnsi="Calibri"/>
                <w:b w:val="0"/>
                <w:color w:val="0000ff"/>
                <w:sz w:val="22"/>
                <w:szCs w:val="22"/>
                <w:u w:val="single"/>
                <w:rtl w:val="0"/>
              </w:rPr>
              <w:t xml:space="preserve">Ordre de S/R OPCVM simple marché local (Wafa Gestion Collecteur d’ordres)</w:t>
            </w:r>
          </w:hyperlink>
          <w:hyperlink w:anchor="_4f1mdlm">
            <w:r w:rsidDel="00000000" w:rsidR="00000000" w:rsidRPr="00000000">
              <w:rPr>
                <w:rFonts w:ascii="Calibri" w:cs="Calibri" w:eastAsia="Calibri" w:hAnsi="Calibri"/>
                <w:b w:val="0"/>
                <w:sz w:val="22"/>
                <w:szCs w:val="22"/>
                <w:rtl w:val="0"/>
              </w:rPr>
              <w:tab/>
            </w:r>
          </w:hyperlink>
          <w:hyperlink w:anchor="_Toc40997363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u6wntf">
            <w:r w:rsidDel="00000000" w:rsidR="00000000" w:rsidRPr="00000000">
              <w:rPr>
                <w:rFonts w:ascii="Calibri" w:cs="Calibri" w:eastAsia="Calibri" w:hAnsi="Calibri"/>
                <w:b w:val="0"/>
                <w:color w:val="0000ff"/>
                <w:sz w:val="22"/>
                <w:szCs w:val="22"/>
                <w:u w:val="single"/>
                <w:rtl w:val="0"/>
              </w:rPr>
              <w:t xml:space="preserve">3.7.1</w:t>
            </w:r>
          </w:hyperlink>
          <w:hyperlink w:anchor="_2u6wntf">
            <w:r w:rsidDel="00000000" w:rsidR="00000000" w:rsidRPr="00000000">
              <w:rPr>
                <w:rFonts w:ascii="Calibri" w:cs="Calibri" w:eastAsia="Calibri" w:hAnsi="Calibri"/>
                <w:b w:val="0"/>
                <w:sz w:val="22"/>
                <w:szCs w:val="22"/>
                <w:rtl w:val="0"/>
              </w:rPr>
              <w:tab/>
            </w:r>
          </w:hyperlink>
          <w:hyperlink w:anchor="_2u6wntf">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2u6wntf">
            <w:r w:rsidDel="00000000" w:rsidR="00000000" w:rsidRPr="00000000">
              <w:rPr>
                <w:rFonts w:ascii="Calibri" w:cs="Calibri" w:eastAsia="Calibri" w:hAnsi="Calibri"/>
                <w:b w:val="0"/>
                <w:sz w:val="22"/>
                <w:szCs w:val="22"/>
                <w:rtl w:val="0"/>
              </w:rPr>
              <w:tab/>
            </w:r>
          </w:hyperlink>
          <w:hyperlink w:anchor="_Toc409973634">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9c6y18">
            <w:r w:rsidDel="00000000" w:rsidR="00000000" w:rsidRPr="00000000">
              <w:rPr>
                <w:rFonts w:ascii="Calibri" w:cs="Calibri" w:eastAsia="Calibri" w:hAnsi="Calibri"/>
                <w:b w:val="0"/>
                <w:color w:val="0000ff"/>
                <w:sz w:val="22"/>
                <w:szCs w:val="22"/>
                <w:u w:val="single"/>
                <w:rtl w:val="0"/>
              </w:rPr>
              <w:t xml:space="preserve">3.8</w:t>
            </w:r>
          </w:hyperlink>
          <w:hyperlink w:anchor="_19c6y18">
            <w:r w:rsidDel="00000000" w:rsidR="00000000" w:rsidRPr="00000000">
              <w:rPr>
                <w:rFonts w:ascii="Calibri" w:cs="Calibri" w:eastAsia="Calibri" w:hAnsi="Calibri"/>
                <w:b w:val="0"/>
                <w:sz w:val="22"/>
                <w:szCs w:val="22"/>
                <w:rtl w:val="0"/>
              </w:rPr>
              <w:tab/>
            </w:r>
          </w:hyperlink>
          <w:hyperlink w:anchor="_19c6y18">
            <w:r w:rsidDel="00000000" w:rsidR="00000000" w:rsidRPr="00000000">
              <w:rPr>
                <w:rFonts w:ascii="Calibri" w:cs="Calibri" w:eastAsia="Calibri" w:hAnsi="Calibri"/>
                <w:b w:val="0"/>
                <w:color w:val="0000ff"/>
                <w:sz w:val="22"/>
                <w:szCs w:val="22"/>
                <w:u w:val="single"/>
                <w:rtl w:val="0"/>
              </w:rPr>
              <w:t xml:space="preserve">Ordre de Souscription  / Rachat OPCVM groupé marché local</w:t>
            </w:r>
          </w:hyperlink>
          <w:hyperlink w:anchor="_19c6y18">
            <w:r w:rsidDel="00000000" w:rsidR="00000000" w:rsidRPr="00000000">
              <w:rPr>
                <w:rFonts w:ascii="Calibri" w:cs="Calibri" w:eastAsia="Calibri" w:hAnsi="Calibri"/>
                <w:b w:val="0"/>
                <w:sz w:val="22"/>
                <w:szCs w:val="22"/>
                <w:rtl w:val="0"/>
              </w:rPr>
              <w:tab/>
            </w:r>
          </w:hyperlink>
          <w:hyperlink w:anchor="_Toc409973635">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tbugp1">
            <w:r w:rsidDel="00000000" w:rsidR="00000000" w:rsidRPr="00000000">
              <w:rPr>
                <w:rFonts w:ascii="Calibri" w:cs="Calibri" w:eastAsia="Calibri" w:hAnsi="Calibri"/>
                <w:b w:val="0"/>
                <w:color w:val="0000ff"/>
                <w:sz w:val="22"/>
                <w:szCs w:val="22"/>
                <w:u w:val="single"/>
                <w:rtl w:val="0"/>
              </w:rPr>
              <w:t xml:space="preserve">4</w:t>
            </w:r>
          </w:hyperlink>
          <w:hyperlink w:anchor="_3tbugp1">
            <w:r w:rsidDel="00000000" w:rsidR="00000000" w:rsidRPr="00000000">
              <w:rPr>
                <w:rFonts w:ascii="Calibri" w:cs="Calibri" w:eastAsia="Calibri" w:hAnsi="Calibri"/>
                <w:b w:val="0"/>
                <w:sz w:val="22"/>
                <w:szCs w:val="22"/>
                <w:rtl w:val="0"/>
              </w:rPr>
              <w:tab/>
            </w:r>
          </w:hyperlink>
          <w:hyperlink w:anchor="_3tbugp1">
            <w:r w:rsidDel="00000000" w:rsidR="00000000" w:rsidRPr="00000000">
              <w:rPr>
                <w:rFonts w:ascii="Calibri" w:cs="Calibri" w:eastAsia="Calibri" w:hAnsi="Calibri"/>
                <w:b w:val="0"/>
                <w:color w:val="0000ff"/>
                <w:sz w:val="22"/>
                <w:szCs w:val="22"/>
                <w:u w:val="single"/>
                <w:rtl w:val="0"/>
              </w:rPr>
              <w:t xml:space="preserve">Services/ Activités</w:t>
            </w:r>
          </w:hyperlink>
          <w:hyperlink w:anchor="_3tbugp1">
            <w:r w:rsidDel="00000000" w:rsidR="00000000" w:rsidRPr="00000000">
              <w:rPr>
                <w:rFonts w:ascii="Calibri" w:cs="Calibri" w:eastAsia="Calibri" w:hAnsi="Calibri"/>
                <w:b w:val="0"/>
                <w:sz w:val="22"/>
                <w:szCs w:val="22"/>
                <w:rtl w:val="0"/>
              </w:rPr>
              <w:tab/>
            </w:r>
          </w:hyperlink>
          <w:hyperlink w:anchor="_Toc409973636">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nmf14n">
            <w:r w:rsidDel="00000000" w:rsidR="00000000" w:rsidRPr="00000000">
              <w:rPr>
                <w:rFonts w:ascii="Calibri" w:cs="Calibri" w:eastAsia="Calibri" w:hAnsi="Calibri"/>
                <w:b w:val="0"/>
                <w:color w:val="0000ff"/>
                <w:sz w:val="22"/>
                <w:szCs w:val="22"/>
                <w:u w:val="single"/>
                <w:rtl w:val="0"/>
              </w:rPr>
              <w:t xml:space="preserve">4.1</w:t>
            </w:r>
          </w:hyperlink>
          <w:hyperlink w:anchor="_nmf14n">
            <w:r w:rsidDel="00000000" w:rsidR="00000000" w:rsidRPr="00000000">
              <w:rPr>
                <w:rFonts w:ascii="Calibri" w:cs="Calibri" w:eastAsia="Calibri" w:hAnsi="Calibri"/>
                <w:b w:val="0"/>
                <w:sz w:val="22"/>
                <w:szCs w:val="22"/>
                <w:rtl w:val="0"/>
              </w:rPr>
              <w:tab/>
            </w:r>
          </w:hyperlink>
          <w:hyperlink w:anchor="_nmf14n">
            <w:r w:rsidDel="00000000" w:rsidR="00000000" w:rsidRPr="00000000">
              <w:rPr>
                <w:rFonts w:ascii="Calibri" w:cs="Calibri" w:eastAsia="Calibri" w:hAnsi="Calibri"/>
                <w:b w:val="0"/>
                <w:color w:val="0000ff"/>
                <w:sz w:val="22"/>
                <w:szCs w:val="22"/>
                <w:u w:val="single"/>
                <w:rtl w:val="0"/>
              </w:rPr>
              <w:t xml:space="preserve">Déduction des données de l’ordre</w:t>
            </w:r>
          </w:hyperlink>
          <w:hyperlink w:anchor="_nmf14n">
            <w:r w:rsidDel="00000000" w:rsidR="00000000" w:rsidRPr="00000000">
              <w:rPr>
                <w:rFonts w:ascii="Calibri" w:cs="Calibri" w:eastAsia="Calibri" w:hAnsi="Calibri"/>
                <w:b w:val="0"/>
                <w:sz w:val="22"/>
                <w:szCs w:val="22"/>
                <w:rtl w:val="0"/>
              </w:rPr>
              <w:tab/>
            </w:r>
          </w:hyperlink>
          <w:hyperlink w:anchor="_Toc40997363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mrcu09">
            <w:r w:rsidDel="00000000" w:rsidR="00000000" w:rsidRPr="00000000">
              <w:rPr>
                <w:rFonts w:ascii="Calibri" w:cs="Calibri" w:eastAsia="Calibri" w:hAnsi="Calibri"/>
                <w:b w:val="0"/>
                <w:color w:val="0000ff"/>
                <w:sz w:val="22"/>
                <w:szCs w:val="22"/>
                <w:u w:val="single"/>
                <w:rtl w:val="0"/>
              </w:rPr>
              <w:t xml:space="preserve">4.1.1</w:t>
            </w:r>
          </w:hyperlink>
          <w:hyperlink w:anchor="_1mrcu09">
            <w:r w:rsidDel="00000000" w:rsidR="00000000" w:rsidRPr="00000000">
              <w:rPr>
                <w:rFonts w:ascii="Calibri" w:cs="Calibri" w:eastAsia="Calibri" w:hAnsi="Calibri"/>
                <w:b w:val="0"/>
                <w:sz w:val="22"/>
                <w:szCs w:val="22"/>
                <w:rtl w:val="0"/>
              </w:rPr>
              <w:tab/>
            </w:r>
          </w:hyperlink>
          <w:hyperlink w:anchor="_1mrcu09">
            <w:r w:rsidDel="00000000" w:rsidR="00000000" w:rsidRPr="00000000">
              <w:rPr>
                <w:rFonts w:ascii="Calibri" w:cs="Calibri" w:eastAsia="Calibri" w:hAnsi="Calibri"/>
                <w:b w:val="0"/>
                <w:color w:val="0000ff"/>
                <w:sz w:val="22"/>
                <w:szCs w:val="22"/>
                <w:u w:val="single"/>
                <w:rtl w:val="0"/>
              </w:rPr>
              <w:t xml:space="preserve">Les ordres de bourse :</w:t>
            </w:r>
          </w:hyperlink>
          <w:hyperlink w:anchor="_1mrcu09">
            <w:r w:rsidDel="00000000" w:rsidR="00000000" w:rsidRPr="00000000">
              <w:rPr>
                <w:rFonts w:ascii="Calibri" w:cs="Calibri" w:eastAsia="Calibri" w:hAnsi="Calibri"/>
                <w:b w:val="0"/>
                <w:sz w:val="22"/>
                <w:szCs w:val="22"/>
                <w:rtl w:val="0"/>
              </w:rPr>
              <w:tab/>
            </w:r>
          </w:hyperlink>
          <w:hyperlink w:anchor="_Toc40997363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6r0co2">
            <w:r w:rsidDel="00000000" w:rsidR="00000000" w:rsidRPr="00000000">
              <w:rPr>
                <w:rFonts w:ascii="Calibri" w:cs="Calibri" w:eastAsia="Calibri" w:hAnsi="Calibri"/>
                <w:b w:val="0"/>
                <w:color w:val="0000ff"/>
                <w:sz w:val="22"/>
                <w:szCs w:val="22"/>
                <w:u w:val="single"/>
                <w:rtl w:val="0"/>
              </w:rPr>
              <w:t xml:space="preserve">4.1.2</w:t>
            </w:r>
          </w:hyperlink>
          <w:hyperlink w:anchor="_46r0co2">
            <w:r w:rsidDel="00000000" w:rsidR="00000000" w:rsidRPr="00000000">
              <w:rPr>
                <w:rFonts w:ascii="Calibri" w:cs="Calibri" w:eastAsia="Calibri" w:hAnsi="Calibri"/>
                <w:b w:val="0"/>
                <w:sz w:val="22"/>
                <w:szCs w:val="22"/>
                <w:rtl w:val="0"/>
              </w:rPr>
              <w:tab/>
            </w:r>
          </w:hyperlink>
          <w:hyperlink w:anchor="_46r0co2">
            <w:r w:rsidDel="00000000" w:rsidR="00000000" w:rsidRPr="00000000">
              <w:rPr>
                <w:rFonts w:ascii="Calibri" w:cs="Calibri" w:eastAsia="Calibri" w:hAnsi="Calibri"/>
                <w:b w:val="0"/>
                <w:color w:val="0000ff"/>
                <w:sz w:val="22"/>
                <w:szCs w:val="22"/>
                <w:u w:val="single"/>
                <w:rtl w:val="0"/>
              </w:rPr>
              <w:t xml:space="preserve">Les ordres souscription rachat OPCVM</w:t>
            </w:r>
          </w:hyperlink>
          <w:hyperlink w:anchor="_46r0co2">
            <w:r w:rsidDel="00000000" w:rsidR="00000000" w:rsidRPr="00000000">
              <w:rPr>
                <w:rFonts w:ascii="Calibri" w:cs="Calibri" w:eastAsia="Calibri" w:hAnsi="Calibri"/>
                <w:b w:val="0"/>
                <w:sz w:val="22"/>
                <w:szCs w:val="22"/>
                <w:rtl w:val="0"/>
              </w:rPr>
              <w:tab/>
            </w:r>
          </w:hyperlink>
          <w:hyperlink w:anchor="_Toc409973639">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lwamvv">
            <w:r w:rsidDel="00000000" w:rsidR="00000000" w:rsidRPr="00000000">
              <w:rPr>
                <w:rFonts w:ascii="Calibri" w:cs="Calibri" w:eastAsia="Calibri" w:hAnsi="Calibri"/>
                <w:b w:val="0"/>
                <w:color w:val="0000ff"/>
                <w:sz w:val="22"/>
                <w:szCs w:val="22"/>
                <w:u w:val="single"/>
                <w:rtl w:val="0"/>
              </w:rPr>
              <w:t xml:space="preserve">4.2</w:t>
            </w:r>
          </w:hyperlink>
          <w:hyperlink w:anchor="_2lwamvv">
            <w:r w:rsidDel="00000000" w:rsidR="00000000" w:rsidRPr="00000000">
              <w:rPr>
                <w:rFonts w:ascii="Calibri" w:cs="Calibri" w:eastAsia="Calibri" w:hAnsi="Calibri"/>
                <w:b w:val="0"/>
                <w:sz w:val="22"/>
                <w:szCs w:val="22"/>
                <w:rtl w:val="0"/>
              </w:rPr>
              <w:tab/>
            </w:r>
          </w:hyperlink>
          <w:hyperlink w:anchor="_2lwamvv">
            <w:r w:rsidDel="00000000" w:rsidR="00000000" w:rsidRPr="00000000">
              <w:rPr>
                <w:rFonts w:ascii="Calibri" w:cs="Calibri" w:eastAsia="Calibri" w:hAnsi="Calibri"/>
                <w:b w:val="0"/>
                <w:color w:val="0000ff"/>
                <w:sz w:val="22"/>
                <w:szCs w:val="22"/>
                <w:u w:val="single"/>
                <w:rtl w:val="0"/>
              </w:rPr>
              <w:t xml:space="preserve">Contrôle des règles de gestion :</w:t>
            </w:r>
          </w:hyperlink>
          <w:hyperlink w:anchor="_2lwamvv">
            <w:r w:rsidDel="00000000" w:rsidR="00000000" w:rsidRPr="00000000">
              <w:rPr>
                <w:rFonts w:ascii="Calibri" w:cs="Calibri" w:eastAsia="Calibri" w:hAnsi="Calibri"/>
                <w:b w:val="0"/>
                <w:sz w:val="22"/>
                <w:szCs w:val="22"/>
                <w:rtl w:val="0"/>
              </w:rPr>
              <w:tab/>
            </w:r>
          </w:hyperlink>
          <w:hyperlink w:anchor="_Toc40997364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11kx3o">
            <w:r w:rsidDel="00000000" w:rsidR="00000000" w:rsidRPr="00000000">
              <w:rPr>
                <w:rFonts w:ascii="Calibri" w:cs="Calibri" w:eastAsia="Calibri" w:hAnsi="Calibri"/>
                <w:b w:val="0"/>
                <w:color w:val="0000ff"/>
                <w:sz w:val="22"/>
                <w:szCs w:val="22"/>
                <w:u w:val="single"/>
                <w:rtl w:val="0"/>
              </w:rPr>
              <w:t xml:space="preserve">4.2.1</w:t>
            </w:r>
          </w:hyperlink>
          <w:hyperlink w:anchor="_111kx3o">
            <w:r w:rsidDel="00000000" w:rsidR="00000000" w:rsidRPr="00000000">
              <w:rPr>
                <w:rFonts w:ascii="Calibri" w:cs="Calibri" w:eastAsia="Calibri" w:hAnsi="Calibri"/>
                <w:b w:val="0"/>
                <w:sz w:val="22"/>
                <w:szCs w:val="22"/>
                <w:rtl w:val="0"/>
              </w:rPr>
              <w:tab/>
            </w:r>
          </w:hyperlink>
          <w:hyperlink w:anchor="_111kx3o">
            <w:r w:rsidDel="00000000" w:rsidR="00000000" w:rsidRPr="00000000">
              <w:rPr>
                <w:rFonts w:ascii="Calibri" w:cs="Calibri" w:eastAsia="Calibri" w:hAnsi="Calibri"/>
                <w:b w:val="0"/>
                <w:color w:val="0000ff"/>
                <w:sz w:val="22"/>
                <w:szCs w:val="22"/>
                <w:u w:val="single"/>
                <w:rtl w:val="0"/>
              </w:rPr>
              <w:t xml:space="preserve">Les ordres de bourse :</w:t>
            </w:r>
          </w:hyperlink>
          <w:hyperlink w:anchor="_111kx3o">
            <w:r w:rsidDel="00000000" w:rsidR="00000000" w:rsidRPr="00000000">
              <w:rPr>
                <w:rFonts w:ascii="Calibri" w:cs="Calibri" w:eastAsia="Calibri" w:hAnsi="Calibri"/>
                <w:b w:val="0"/>
                <w:sz w:val="22"/>
                <w:szCs w:val="22"/>
                <w:rtl w:val="0"/>
              </w:rPr>
              <w:tab/>
            </w:r>
          </w:hyperlink>
          <w:hyperlink w:anchor="_Toc40997364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l18frh">
            <w:r w:rsidDel="00000000" w:rsidR="00000000" w:rsidRPr="00000000">
              <w:rPr>
                <w:rFonts w:ascii="Calibri" w:cs="Calibri" w:eastAsia="Calibri" w:hAnsi="Calibri"/>
                <w:b w:val="0"/>
                <w:color w:val="0000ff"/>
                <w:sz w:val="22"/>
                <w:szCs w:val="22"/>
                <w:u w:val="single"/>
                <w:rtl w:val="0"/>
              </w:rPr>
              <w:t xml:space="preserve">4.2.2</w:t>
            </w:r>
          </w:hyperlink>
          <w:hyperlink w:anchor="_3l18frh">
            <w:r w:rsidDel="00000000" w:rsidR="00000000" w:rsidRPr="00000000">
              <w:rPr>
                <w:rFonts w:ascii="Calibri" w:cs="Calibri" w:eastAsia="Calibri" w:hAnsi="Calibri"/>
                <w:b w:val="0"/>
                <w:sz w:val="22"/>
                <w:szCs w:val="22"/>
                <w:rtl w:val="0"/>
              </w:rPr>
              <w:tab/>
            </w:r>
          </w:hyperlink>
          <w:hyperlink w:anchor="_3l18frh">
            <w:r w:rsidDel="00000000" w:rsidR="00000000" w:rsidRPr="00000000">
              <w:rPr>
                <w:rFonts w:ascii="Calibri" w:cs="Calibri" w:eastAsia="Calibri" w:hAnsi="Calibri"/>
                <w:b w:val="0"/>
                <w:color w:val="0000ff"/>
                <w:sz w:val="22"/>
                <w:szCs w:val="22"/>
                <w:u w:val="single"/>
                <w:rtl w:val="0"/>
              </w:rPr>
              <w:t xml:space="preserve">Les ordres de souscription / Rachat OPCVM :</w:t>
            </w:r>
          </w:hyperlink>
          <w:hyperlink w:anchor="_3l18frh">
            <w:r w:rsidDel="00000000" w:rsidR="00000000" w:rsidRPr="00000000">
              <w:rPr>
                <w:rFonts w:ascii="Calibri" w:cs="Calibri" w:eastAsia="Calibri" w:hAnsi="Calibri"/>
                <w:b w:val="0"/>
                <w:sz w:val="22"/>
                <w:szCs w:val="22"/>
                <w:rtl w:val="0"/>
              </w:rPr>
              <w:tab/>
            </w:r>
          </w:hyperlink>
          <w:hyperlink w:anchor="_Toc409973642">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06ipza">
            <w:r w:rsidDel="00000000" w:rsidR="00000000" w:rsidRPr="00000000">
              <w:rPr>
                <w:rFonts w:ascii="Calibri" w:cs="Calibri" w:eastAsia="Calibri" w:hAnsi="Calibri"/>
                <w:b w:val="0"/>
                <w:color w:val="0000ff"/>
                <w:sz w:val="22"/>
                <w:szCs w:val="22"/>
                <w:u w:val="single"/>
                <w:rtl w:val="0"/>
              </w:rPr>
              <w:t xml:space="preserve">4.3</w:t>
            </w:r>
          </w:hyperlink>
          <w:hyperlink w:anchor="_206ipza">
            <w:r w:rsidDel="00000000" w:rsidR="00000000" w:rsidRPr="00000000">
              <w:rPr>
                <w:rFonts w:ascii="Calibri" w:cs="Calibri" w:eastAsia="Calibri" w:hAnsi="Calibri"/>
                <w:b w:val="0"/>
                <w:sz w:val="22"/>
                <w:szCs w:val="22"/>
                <w:rtl w:val="0"/>
              </w:rPr>
              <w:tab/>
            </w:r>
          </w:hyperlink>
          <w:hyperlink w:anchor="_206ipza">
            <w:r w:rsidDel="00000000" w:rsidR="00000000" w:rsidRPr="00000000">
              <w:rPr>
                <w:rFonts w:ascii="Calibri" w:cs="Calibri" w:eastAsia="Calibri" w:hAnsi="Calibri"/>
                <w:b w:val="0"/>
                <w:color w:val="0000ff"/>
                <w:sz w:val="22"/>
                <w:szCs w:val="22"/>
                <w:u w:val="single"/>
                <w:rtl w:val="0"/>
              </w:rPr>
              <w:t xml:space="preserve">Calcul des commissions :</w:t>
            </w:r>
          </w:hyperlink>
          <w:hyperlink w:anchor="_206ipza">
            <w:r w:rsidDel="00000000" w:rsidR="00000000" w:rsidRPr="00000000">
              <w:rPr>
                <w:rFonts w:ascii="Calibri" w:cs="Calibri" w:eastAsia="Calibri" w:hAnsi="Calibri"/>
                <w:b w:val="0"/>
                <w:sz w:val="22"/>
                <w:szCs w:val="22"/>
                <w:rtl w:val="0"/>
              </w:rPr>
              <w:tab/>
            </w:r>
          </w:hyperlink>
          <w:hyperlink w:anchor="_Toc40997364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k668n3">
            <w:r w:rsidDel="00000000" w:rsidR="00000000" w:rsidRPr="00000000">
              <w:rPr>
                <w:rFonts w:ascii="Calibri" w:cs="Calibri" w:eastAsia="Calibri" w:hAnsi="Calibri"/>
                <w:b w:val="0"/>
                <w:color w:val="0000ff"/>
                <w:sz w:val="22"/>
                <w:szCs w:val="22"/>
                <w:u w:val="single"/>
                <w:rtl w:val="0"/>
              </w:rPr>
              <w:t xml:space="preserve">4.3.1</w:t>
            </w:r>
          </w:hyperlink>
          <w:hyperlink w:anchor="_4k668n3">
            <w:r w:rsidDel="00000000" w:rsidR="00000000" w:rsidRPr="00000000">
              <w:rPr>
                <w:rFonts w:ascii="Calibri" w:cs="Calibri" w:eastAsia="Calibri" w:hAnsi="Calibri"/>
                <w:b w:val="0"/>
                <w:sz w:val="22"/>
                <w:szCs w:val="22"/>
                <w:rtl w:val="0"/>
              </w:rPr>
              <w:tab/>
            </w:r>
          </w:hyperlink>
          <w:hyperlink w:anchor="_4k668n3">
            <w:r w:rsidDel="00000000" w:rsidR="00000000" w:rsidRPr="00000000">
              <w:rPr>
                <w:rFonts w:ascii="Calibri" w:cs="Calibri" w:eastAsia="Calibri" w:hAnsi="Calibri"/>
                <w:b w:val="0"/>
                <w:color w:val="0000ff"/>
                <w:sz w:val="22"/>
                <w:szCs w:val="22"/>
                <w:u w:val="single"/>
                <w:rtl w:val="0"/>
              </w:rPr>
              <w:t xml:space="preserve">L’ordre de bourse</w:t>
            </w:r>
          </w:hyperlink>
          <w:hyperlink w:anchor="_4k668n3">
            <w:r w:rsidDel="00000000" w:rsidR="00000000" w:rsidRPr="00000000">
              <w:rPr>
                <w:rFonts w:ascii="Calibri" w:cs="Calibri" w:eastAsia="Calibri" w:hAnsi="Calibri"/>
                <w:b w:val="0"/>
                <w:sz w:val="22"/>
                <w:szCs w:val="22"/>
                <w:rtl w:val="0"/>
              </w:rPr>
              <w:tab/>
            </w:r>
          </w:hyperlink>
          <w:hyperlink w:anchor="_Toc40997364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zbgiuw">
            <w:r w:rsidDel="00000000" w:rsidR="00000000" w:rsidRPr="00000000">
              <w:rPr>
                <w:rFonts w:ascii="Calibri" w:cs="Calibri" w:eastAsia="Calibri" w:hAnsi="Calibri"/>
                <w:b w:val="0"/>
                <w:color w:val="0000ff"/>
                <w:sz w:val="22"/>
                <w:szCs w:val="22"/>
                <w:u w:val="single"/>
                <w:rtl w:val="0"/>
              </w:rPr>
              <w:t xml:space="preserve">4.3.2</w:t>
            </w:r>
          </w:hyperlink>
          <w:hyperlink w:anchor="_2zbgiuw">
            <w:r w:rsidDel="00000000" w:rsidR="00000000" w:rsidRPr="00000000">
              <w:rPr>
                <w:rFonts w:ascii="Calibri" w:cs="Calibri" w:eastAsia="Calibri" w:hAnsi="Calibri"/>
                <w:b w:val="0"/>
                <w:sz w:val="22"/>
                <w:szCs w:val="22"/>
                <w:rtl w:val="0"/>
              </w:rPr>
              <w:tab/>
            </w:r>
          </w:hyperlink>
          <w:hyperlink w:anchor="_2zbgiuw">
            <w:r w:rsidDel="00000000" w:rsidR="00000000" w:rsidRPr="00000000">
              <w:rPr>
                <w:rFonts w:ascii="Calibri" w:cs="Calibri" w:eastAsia="Calibri" w:hAnsi="Calibri"/>
                <w:b w:val="0"/>
                <w:color w:val="0000ff"/>
                <w:sz w:val="22"/>
                <w:szCs w:val="22"/>
                <w:u w:val="single"/>
                <w:rtl w:val="0"/>
              </w:rPr>
              <w:t xml:space="preserve">L’ordre de souscription rachat OPCVM</w:t>
            </w:r>
          </w:hyperlink>
          <w:hyperlink w:anchor="_2zbgiuw">
            <w:r w:rsidDel="00000000" w:rsidR="00000000" w:rsidRPr="00000000">
              <w:rPr>
                <w:rFonts w:ascii="Calibri" w:cs="Calibri" w:eastAsia="Calibri" w:hAnsi="Calibri"/>
                <w:b w:val="0"/>
                <w:sz w:val="22"/>
                <w:szCs w:val="22"/>
                <w:rtl w:val="0"/>
              </w:rPr>
              <w:tab/>
            </w:r>
          </w:hyperlink>
          <w:hyperlink w:anchor="_Toc409973645">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egqt2p">
            <w:r w:rsidDel="00000000" w:rsidR="00000000" w:rsidRPr="00000000">
              <w:rPr>
                <w:rFonts w:ascii="Calibri" w:cs="Calibri" w:eastAsia="Calibri" w:hAnsi="Calibri"/>
                <w:b w:val="0"/>
                <w:color w:val="0000ff"/>
                <w:sz w:val="22"/>
                <w:szCs w:val="22"/>
                <w:u w:val="single"/>
                <w:rtl w:val="0"/>
              </w:rPr>
              <w:t xml:space="preserve">4.4</w:t>
            </w:r>
          </w:hyperlink>
          <w:hyperlink w:anchor="_1egqt2p">
            <w:r w:rsidDel="00000000" w:rsidR="00000000" w:rsidRPr="00000000">
              <w:rPr>
                <w:rFonts w:ascii="Calibri" w:cs="Calibri" w:eastAsia="Calibri" w:hAnsi="Calibri"/>
                <w:b w:val="0"/>
                <w:sz w:val="22"/>
                <w:szCs w:val="22"/>
                <w:rtl w:val="0"/>
              </w:rPr>
              <w:tab/>
            </w:r>
          </w:hyperlink>
          <w:hyperlink w:anchor="_1egqt2p">
            <w:r w:rsidDel="00000000" w:rsidR="00000000" w:rsidRPr="00000000">
              <w:rPr>
                <w:rFonts w:ascii="Calibri" w:cs="Calibri" w:eastAsia="Calibri" w:hAnsi="Calibri"/>
                <w:b w:val="0"/>
                <w:color w:val="0000ff"/>
                <w:sz w:val="22"/>
                <w:szCs w:val="22"/>
                <w:u w:val="single"/>
                <w:rtl w:val="0"/>
              </w:rPr>
              <w:t xml:space="preserve">Rapprochement Exécution-Ordre de bourse :</w:t>
            </w:r>
          </w:hyperlink>
          <w:hyperlink w:anchor="_1egqt2p">
            <w:r w:rsidDel="00000000" w:rsidR="00000000" w:rsidRPr="00000000">
              <w:rPr>
                <w:rFonts w:ascii="Calibri" w:cs="Calibri" w:eastAsia="Calibri" w:hAnsi="Calibri"/>
                <w:b w:val="0"/>
                <w:sz w:val="22"/>
                <w:szCs w:val="22"/>
                <w:rtl w:val="0"/>
              </w:rPr>
              <w:tab/>
            </w:r>
          </w:hyperlink>
          <w:hyperlink w:anchor="_Toc409973646">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ygebqi">
            <w:r w:rsidDel="00000000" w:rsidR="00000000" w:rsidRPr="00000000">
              <w:rPr>
                <w:rFonts w:ascii="Calibri" w:cs="Calibri" w:eastAsia="Calibri" w:hAnsi="Calibri"/>
                <w:b w:val="0"/>
                <w:color w:val="0000ff"/>
                <w:sz w:val="22"/>
                <w:szCs w:val="22"/>
                <w:u w:val="single"/>
                <w:rtl w:val="0"/>
              </w:rPr>
              <w:t xml:space="preserve">5</w:t>
            </w:r>
          </w:hyperlink>
          <w:hyperlink w:anchor="_3ygebqi">
            <w:r w:rsidDel="00000000" w:rsidR="00000000" w:rsidRPr="00000000">
              <w:rPr>
                <w:rFonts w:ascii="Calibri" w:cs="Calibri" w:eastAsia="Calibri" w:hAnsi="Calibri"/>
                <w:b w:val="0"/>
                <w:sz w:val="22"/>
                <w:szCs w:val="22"/>
                <w:rtl w:val="0"/>
              </w:rPr>
              <w:tab/>
            </w:r>
          </w:hyperlink>
          <w:hyperlink w:anchor="_3ygebqi">
            <w:r w:rsidDel="00000000" w:rsidR="00000000" w:rsidRPr="00000000">
              <w:rPr>
                <w:rFonts w:ascii="Calibri" w:cs="Calibri" w:eastAsia="Calibri" w:hAnsi="Calibri"/>
                <w:b w:val="0"/>
                <w:color w:val="0000ff"/>
                <w:sz w:val="22"/>
                <w:szCs w:val="22"/>
                <w:u w:val="single"/>
                <w:rtl w:val="0"/>
              </w:rPr>
              <w:t xml:space="preserve">Menu</w:t>
            </w:r>
          </w:hyperlink>
          <w:hyperlink w:anchor="_3ygebqi">
            <w:r w:rsidDel="00000000" w:rsidR="00000000" w:rsidRPr="00000000">
              <w:rPr>
                <w:rFonts w:ascii="Calibri" w:cs="Calibri" w:eastAsia="Calibri" w:hAnsi="Calibri"/>
                <w:b w:val="0"/>
                <w:sz w:val="22"/>
                <w:szCs w:val="22"/>
                <w:rtl w:val="0"/>
              </w:rPr>
              <w:tab/>
            </w:r>
          </w:hyperlink>
          <w:hyperlink w:anchor="_Toc409973647">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dlolyb">
            <w:r w:rsidDel="00000000" w:rsidR="00000000" w:rsidRPr="00000000">
              <w:rPr>
                <w:rFonts w:ascii="Calibri" w:cs="Calibri" w:eastAsia="Calibri" w:hAnsi="Calibri"/>
                <w:b w:val="0"/>
                <w:color w:val="0000ff"/>
                <w:sz w:val="22"/>
                <w:szCs w:val="22"/>
                <w:u w:val="single"/>
                <w:rtl w:val="0"/>
              </w:rPr>
              <w:t xml:space="preserve">6</w:t>
            </w:r>
          </w:hyperlink>
          <w:hyperlink w:anchor="_2dlolyb">
            <w:r w:rsidDel="00000000" w:rsidR="00000000" w:rsidRPr="00000000">
              <w:rPr>
                <w:rFonts w:ascii="Calibri" w:cs="Calibri" w:eastAsia="Calibri" w:hAnsi="Calibri"/>
                <w:b w:val="0"/>
                <w:sz w:val="22"/>
                <w:szCs w:val="22"/>
                <w:rtl w:val="0"/>
              </w:rPr>
              <w:tab/>
            </w:r>
          </w:hyperlink>
          <w:hyperlink w:anchor="_2dlolyb">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2dlolyb">
            <w:r w:rsidDel="00000000" w:rsidR="00000000" w:rsidRPr="00000000">
              <w:rPr>
                <w:rFonts w:ascii="Calibri" w:cs="Calibri" w:eastAsia="Calibri" w:hAnsi="Calibri"/>
                <w:b w:val="0"/>
                <w:sz w:val="22"/>
                <w:szCs w:val="22"/>
                <w:rtl w:val="0"/>
              </w:rPr>
              <w:tab/>
            </w:r>
          </w:hyperlink>
          <w:hyperlink w:anchor="_Toc409973648">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sqyw64">
            <w:r w:rsidDel="00000000" w:rsidR="00000000" w:rsidRPr="00000000">
              <w:rPr>
                <w:rFonts w:ascii="Calibri" w:cs="Calibri" w:eastAsia="Calibri" w:hAnsi="Calibri"/>
                <w:b w:val="0"/>
                <w:color w:val="0000ff"/>
                <w:sz w:val="22"/>
                <w:szCs w:val="22"/>
                <w:u w:val="single"/>
                <w:rtl w:val="0"/>
              </w:rPr>
              <w:t xml:space="preserve">6.1</w:t>
            </w:r>
          </w:hyperlink>
          <w:hyperlink w:anchor="_sqyw64">
            <w:r w:rsidDel="00000000" w:rsidR="00000000" w:rsidRPr="00000000">
              <w:rPr>
                <w:rFonts w:ascii="Calibri" w:cs="Calibri" w:eastAsia="Calibri" w:hAnsi="Calibri"/>
                <w:b w:val="0"/>
                <w:sz w:val="22"/>
                <w:szCs w:val="22"/>
                <w:rtl w:val="0"/>
              </w:rPr>
              <w:tab/>
            </w:r>
          </w:hyperlink>
          <w:hyperlink w:anchor="_sqyw64">
            <w:r w:rsidDel="00000000" w:rsidR="00000000" w:rsidRPr="00000000">
              <w:rPr>
                <w:rFonts w:ascii="Calibri" w:cs="Calibri" w:eastAsia="Calibri" w:hAnsi="Calibri"/>
                <w:b w:val="0"/>
                <w:color w:val="0000ff"/>
                <w:sz w:val="22"/>
                <w:szCs w:val="22"/>
                <w:u w:val="single"/>
                <w:rtl w:val="0"/>
              </w:rPr>
              <w:t xml:space="preserve">Cas d’utilisation&lt;Saisie manuelle d’un ordre de bourse local&gt;</w:t>
            </w:r>
          </w:hyperlink>
          <w:hyperlink w:anchor="_sqyw64">
            <w:r w:rsidDel="00000000" w:rsidR="00000000" w:rsidRPr="00000000">
              <w:rPr>
                <w:rFonts w:ascii="Calibri" w:cs="Calibri" w:eastAsia="Calibri" w:hAnsi="Calibri"/>
                <w:b w:val="0"/>
                <w:sz w:val="22"/>
                <w:szCs w:val="22"/>
                <w:rtl w:val="0"/>
              </w:rPr>
              <w:tab/>
            </w:r>
          </w:hyperlink>
          <w:hyperlink w:anchor="_Toc40997364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cqmetx">
            <w:r w:rsidDel="00000000" w:rsidR="00000000" w:rsidRPr="00000000">
              <w:rPr>
                <w:rFonts w:ascii="Calibri" w:cs="Calibri" w:eastAsia="Calibri" w:hAnsi="Calibri"/>
                <w:b w:val="0"/>
                <w:color w:val="0000ff"/>
                <w:sz w:val="22"/>
                <w:szCs w:val="22"/>
                <w:u w:val="single"/>
                <w:rtl w:val="0"/>
              </w:rPr>
              <w:t xml:space="preserve">6.1.1</w:t>
            </w:r>
          </w:hyperlink>
          <w:hyperlink w:anchor="_3cqmetx">
            <w:r w:rsidDel="00000000" w:rsidR="00000000" w:rsidRPr="00000000">
              <w:rPr>
                <w:rFonts w:ascii="Calibri" w:cs="Calibri" w:eastAsia="Calibri" w:hAnsi="Calibri"/>
                <w:b w:val="0"/>
                <w:sz w:val="22"/>
                <w:szCs w:val="22"/>
                <w:rtl w:val="0"/>
              </w:rPr>
              <w:tab/>
            </w:r>
          </w:hyperlink>
          <w:hyperlink w:anchor="_3cqmetx">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cqmetx">
            <w:r w:rsidDel="00000000" w:rsidR="00000000" w:rsidRPr="00000000">
              <w:rPr>
                <w:rFonts w:ascii="Calibri" w:cs="Calibri" w:eastAsia="Calibri" w:hAnsi="Calibri"/>
                <w:b w:val="0"/>
                <w:sz w:val="22"/>
                <w:szCs w:val="22"/>
                <w:rtl w:val="0"/>
              </w:rPr>
              <w:tab/>
            </w:r>
          </w:hyperlink>
          <w:hyperlink w:anchor="_Toc40997365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bvk7pj">
            <w:r w:rsidDel="00000000" w:rsidR="00000000" w:rsidRPr="00000000">
              <w:rPr>
                <w:rFonts w:ascii="Calibri" w:cs="Calibri" w:eastAsia="Calibri" w:hAnsi="Calibri"/>
                <w:b w:val="0"/>
                <w:color w:val="0000ff"/>
                <w:sz w:val="22"/>
                <w:szCs w:val="22"/>
                <w:u w:val="single"/>
                <w:rtl w:val="0"/>
              </w:rPr>
              <w:t xml:space="preserve">6.1.2</w:t>
            </w:r>
          </w:hyperlink>
          <w:hyperlink w:anchor="_4bvk7pj">
            <w:r w:rsidDel="00000000" w:rsidR="00000000" w:rsidRPr="00000000">
              <w:rPr>
                <w:rFonts w:ascii="Calibri" w:cs="Calibri" w:eastAsia="Calibri" w:hAnsi="Calibri"/>
                <w:b w:val="0"/>
                <w:sz w:val="22"/>
                <w:szCs w:val="22"/>
                <w:rtl w:val="0"/>
              </w:rPr>
              <w:tab/>
            </w:r>
          </w:hyperlink>
          <w:hyperlink w:anchor="_4bvk7pj">
            <w:r w:rsidDel="00000000" w:rsidR="00000000" w:rsidRPr="00000000">
              <w:rPr>
                <w:rFonts w:ascii="Calibri" w:cs="Calibri" w:eastAsia="Calibri" w:hAnsi="Calibri"/>
                <w:b w:val="0"/>
                <w:color w:val="0000ff"/>
                <w:sz w:val="22"/>
                <w:szCs w:val="22"/>
                <w:u w:val="single"/>
                <w:rtl w:val="0"/>
              </w:rPr>
              <w:t xml:space="preserve">Pré-conditions</w:t>
            </w:r>
          </w:hyperlink>
          <w:hyperlink w:anchor="_4bvk7pj">
            <w:r w:rsidDel="00000000" w:rsidR="00000000" w:rsidRPr="00000000">
              <w:rPr>
                <w:rFonts w:ascii="Calibri" w:cs="Calibri" w:eastAsia="Calibri" w:hAnsi="Calibri"/>
                <w:b w:val="0"/>
                <w:sz w:val="22"/>
                <w:szCs w:val="22"/>
                <w:rtl w:val="0"/>
              </w:rPr>
              <w:tab/>
            </w:r>
          </w:hyperlink>
          <w:hyperlink w:anchor="_Toc40997365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664s55">
            <w:r w:rsidDel="00000000" w:rsidR="00000000" w:rsidRPr="00000000">
              <w:rPr>
                <w:rFonts w:ascii="Calibri" w:cs="Calibri" w:eastAsia="Calibri" w:hAnsi="Calibri"/>
                <w:b w:val="0"/>
                <w:color w:val="0000ff"/>
                <w:sz w:val="22"/>
                <w:szCs w:val="22"/>
                <w:u w:val="single"/>
                <w:rtl w:val="0"/>
              </w:rPr>
              <w:t xml:space="preserve">6.1.3</w:t>
            </w:r>
          </w:hyperlink>
          <w:hyperlink w:anchor="_1664s55">
            <w:r w:rsidDel="00000000" w:rsidR="00000000" w:rsidRPr="00000000">
              <w:rPr>
                <w:rFonts w:ascii="Calibri" w:cs="Calibri" w:eastAsia="Calibri" w:hAnsi="Calibri"/>
                <w:b w:val="0"/>
                <w:sz w:val="22"/>
                <w:szCs w:val="22"/>
                <w:rtl w:val="0"/>
              </w:rPr>
              <w:tab/>
            </w:r>
          </w:hyperlink>
          <w:hyperlink w:anchor="_1664s55">
            <w:r w:rsidDel="00000000" w:rsidR="00000000" w:rsidRPr="00000000">
              <w:rPr>
                <w:rFonts w:ascii="Calibri" w:cs="Calibri" w:eastAsia="Calibri" w:hAnsi="Calibri"/>
                <w:b w:val="0"/>
                <w:color w:val="0000ff"/>
                <w:sz w:val="22"/>
                <w:szCs w:val="22"/>
                <w:u w:val="single"/>
                <w:rtl w:val="0"/>
              </w:rPr>
              <w:t xml:space="preserve">Post-conditions</w:t>
            </w:r>
          </w:hyperlink>
          <w:hyperlink w:anchor="_1664s55">
            <w:r w:rsidDel="00000000" w:rsidR="00000000" w:rsidRPr="00000000">
              <w:rPr>
                <w:rFonts w:ascii="Calibri" w:cs="Calibri" w:eastAsia="Calibri" w:hAnsi="Calibri"/>
                <w:b w:val="0"/>
                <w:sz w:val="22"/>
                <w:szCs w:val="22"/>
                <w:rtl w:val="0"/>
              </w:rPr>
              <w:tab/>
            </w:r>
          </w:hyperlink>
          <w:hyperlink w:anchor="_Toc40997365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5b2l0r">
            <w:r w:rsidDel="00000000" w:rsidR="00000000" w:rsidRPr="00000000">
              <w:rPr>
                <w:rFonts w:ascii="Calibri" w:cs="Calibri" w:eastAsia="Calibri" w:hAnsi="Calibri"/>
                <w:b w:val="0"/>
                <w:color w:val="0000ff"/>
                <w:sz w:val="22"/>
                <w:szCs w:val="22"/>
                <w:u w:val="single"/>
                <w:rtl w:val="0"/>
              </w:rPr>
              <w:t xml:space="preserve">6.1.4</w:t>
            </w:r>
          </w:hyperlink>
          <w:hyperlink w:anchor="_25b2l0r">
            <w:r w:rsidDel="00000000" w:rsidR="00000000" w:rsidRPr="00000000">
              <w:rPr>
                <w:rFonts w:ascii="Calibri" w:cs="Calibri" w:eastAsia="Calibri" w:hAnsi="Calibri"/>
                <w:b w:val="0"/>
                <w:sz w:val="22"/>
                <w:szCs w:val="22"/>
                <w:rtl w:val="0"/>
              </w:rPr>
              <w:tab/>
            </w:r>
          </w:hyperlink>
          <w:hyperlink w:anchor="_25b2l0r">
            <w:r w:rsidDel="00000000" w:rsidR="00000000" w:rsidRPr="00000000">
              <w:rPr>
                <w:rFonts w:ascii="Calibri" w:cs="Calibri" w:eastAsia="Calibri" w:hAnsi="Calibri"/>
                <w:b w:val="0"/>
                <w:color w:val="0000ff"/>
                <w:sz w:val="22"/>
                <w:szCs w:val="22"/>
                <w:u w:val="single"/>
                <w:rtl w:val="0"/>
              </w:rPr>
              <w:t xml:space="preserve">Diagramme d’activité</w:t>
            </w:r>
          </w:hyperlink>
          <w:hyperlink w:anchor="_25b2l0r">
            <w:r w:rsidDel="00000000" w:rsidR="00000000" w:rsidRPr="00000000">
              <w:rPr>
                <w:rFonts w:ascii="Calibri" w:cs="Calibri" w:eastAsia="Calibri" w:hAnsi="Calibri"/>
                <w:b w:val="0"/>
                <w:sz w:val="22"/>
                <w:szCs w:val="22"/>
                <w:rtl w:val="0"/>
              </w:rPr>
              <w:tab/>
            </w:r>
          </w:hyperlink>
          <w:hyperlink w:anchor="_Toc40997365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4g0dwd">
            <w:r w:rsidDel="00000000" w:rsidR="00000000" w:rsidRPr="00000000">
              <w:rPr>
                <w:rFonts w:ascii="Calibri" w:cs="Calibri" w:eastAsia="Calibri" w:hAnsi="Calibri"/>
                <w:b w:val="0"/>
                <w:color w:val="0000ff"/>
                <w:sz w:val="22"/>
                <w:szCs w:val="22"/>
                <w:u w:val="single"/>
                <w:rtl w:val="0"/>
              </w:rPr>
              <w:t xml:space="preserve">6.1.5</w:t>
            </w:r>
          </w:hyperlink>
          <w:hyperlink w:anchor="_34g0dwd">
            <w:r w:rsidDel="00000000" w:rsidR="00000000" w:rsidRPr="00000000">
              <w:rPr>
                <w:rFonts w:ascii="Calibri" w:cs="Calibri" w:eastAsia="Calibri" w:hAnsi="Calibri"/>
                <w:b w:val="0"/>
                <w:sz w:val="22"/>
                <w:szCs w:val="22"/>
                <w:rtl w:val="0"/>
              </w:rPr>
              <w:tab/>
            </w:r>
          </w:hyperlink>
          <w:hyperlink w:anchor="_34g0dwd">
            <w:r w:rsidDel="00000000" w:rsidR="00000000" w:rsidRPr="00000000">
              <w:rPr>
                <w:rFonts w:ascii="Calibri" w:cs="Calibri" w:eastAsia="Calibri" w:hAnsi="Calibri"/>
                <w:b w:val="0"/>
                <w:color w:val="0000ff"/>
                <w:sz w:val="22"/>
                <w:szCs w:val="22"/>
                <w:u w:val="single"/>
                <w:rtl w:val="0"/>
              </w:rPr>
              <w:t xml:space="preserve">Règles de gestion</w:t>
            </w:r>
          </w:hyperlink>
          <w:hyperlink w:anchor="_34g0dwd">
            <w:r w:rsidDel="00000000" w:rsidR="00000000" w:rsidRPr="00000000">
              <w:rPr>
                <w:rFonts w:ascii="Calibri" w:cs="Calibri" w:eastAsia="Calibri" w:hAnsi="Calibri"/>
                <w:b w:val="0"/>
                <w:sz w:val="22"/>
                <w:szCs w:val="22"/>
                <w:rtl w:val="0"/>
              </w:rPr>
              <w:tab/>
            </w:r>
          </w:hyperlink>
          <w:hyperlink w:anchor="_Toc40997365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jlao46">
            <w:r w:rsidDel="00000000" w:rsidR="00000000" w:rsidRPr="00000000">
              <w:rPr>
                <w:rFonts w:ascii="Calibri" w:cs="Calibri" w:eastAsia="Calibri" w:hAnsi="Calibri"/>
                <w:b w:val="0"/>
                <w:color w:val="0000ff"/>
                <w:sz w:val="22"/>
                <w:szCs w:val="22"/>
                <w:u w:val="single"/>
                <w:rtl w:val="0"/>
              </w:rPr>
              <w:t xml:space="preserve">6.1.6</w:t>
            </w:r>
          </w:hyperlink>
          <w:hyperlink w:anchor="_1jlao46">
            <w:r w:rsidDel="00000000" w:rsidR="00000000" w:rsidRPr="00000000">
              <w:rPr>
                <w:rFonts w:ascii="Calibri" w:cs="Calibri" w:eastAsia="Calibri" w:hAnsi="Calibri"/>
                <w:b w:val="0"/>
                <w:sz w:val="22"/>
                <w:szCs w:val="22"/>
                <w:rtl w:val="0"/>
              </w:rPr>
              <w:tab/>
            </w:r>
          </w:hyperlink>
          <w:hyperlink w:anchor="_1jlao46">
            <w:r w:rsidDel="00000000" w:rsidR="00000000" w:rsidRPr="00000000">
              <w:rPr>
                <w:rFonts w:ascii="Calibri" w:cs="Calibri" w:eastAsia="Calibri" w:hAnsi="Calibri"/>
                <w:b w:val="0"/>
                <w:color w:val="0000ff"/>
                <w:sz w:val="22"/>
                <w:szCs w:val="22"/>
                <w:u w:val="single"/>
                <w:rtl w:val="0"/>
              </w:rPr>
              <w:t xml:space="preserve">Traitements</w:t>
            </w:r>
          </w:hyperlink>
          <w:hyperlink w:anchor="_1jlao46">
            <w:r w:rsidDel="00000000" w:rsidR="00000000" w:rsidRPr="00000000">
              <w:rPr>
                <w:rFonts w:ascii="Calibri" w:cs="Calibri" w:eastAsia="Calibri" w:hAnsi="Calibri"/>
                <w:b w:val="0"/>
                <w:sz w:val="22"/>
                <w:szCs w:val="22"/>
                <w:rtl w:val="0"/>
              </w:rPr>
              <w:tab/>
            </w:r>
          </w:hyperlink>
          <w:hyperlink w:anchor="_Toc40997365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xvir7l">
            <w:r w:rsidDel="00000000" w:rsidR="00000000" w:rsidRPr="00000000">
              <w:rPr>
                <w:rFonts w:ascii="Calibri" w:cs="Calibri" w:eastAsia="Calibri" w:hAnsi="Calibri"/>
                <w:b w:val="0"/>
                <w:color w:val="0000ff"/>
                <w:sz w:val="22"/>
                <w:szCs w:val="22"/>
                <w:u w:val="single"/>
                <w:rtl w:val="0"/>
              </w:rPr>
              <w:t xml:space="preserve">6.1.7</w:t>
            </w:r>
          </w:hyperlink>
          <w:hyperlink w:anchor="_xvir7l">
            <w:r w:rsidDel="00000000" w:rsidR="00000000" w:rsidRPr="00000000">
              <w:rPr>
                <w:rFonts w:ascii="Calibri" w:cs="Calibri" w:eastAsia="Calibri" w:hAnsi="Calibri"/>
                <w:b w:val="0"/>
                <w:sz w:val="22"/>
                <w:szCs w:val="22"/>
                <w:rtl w:val="0"/>
              </w:rPr>
              <w:tab/>
            </w:r>
          </w:hyperlink>
          <w:hyperlink w:anchor="_xvir7l">
            <w:r w:rsidDel="00000000" w:rsidR="00000000" w:rsidRPr="00000000">
              <w:rPr>
                <w:rFonts w:ascii="Calibri" w:cs="Calibri" w:eastAsia="Calibri" w:hAnsi="Calibri"/>
                <w:b w:val="0"/>
                <w:color w:val="0000ff"/>
                <w:sz w:val="22"/>
                <w:szCs w:val="22"/>
                <w:u w:val="single"/>
                <w:rtl w:val="0"/>
              </w:rPr>
              <w:t xml:space="preserve">Messages d’erreur</w:t>
            </w:r>
          </w:hyperlink>
          <w:hyperlink w:anchor="_xvir7l">
            <w:r w:rsidDel="00000000" w:rsidR="00000000" w:rsidRPr="00000000">
              <w:rPr>
                <w:rFonts w:ascii="Calibri" w:cs="Calibri" w:eastAsia="Calibri" w:hAnsi="Calibri"/>
                <w:b w:val="0"/>
                <w:sz w:val="22"/>
                <w:szCs w:val="22"/>
                <w:rtl w:val="0"/>
              </w:rPr>
              <w:tab/>
            </w:r>
          </w:hyperlink>
          <w:hyperlink w:anchor="_Toc409973656">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hv69ve">
            <w:r w:rsidDel="00000000" w:rsidR="00000000" w:rsidRPr="00000000">
              <w:rPr>
                <w:rFonts w:ascii="Calibri" w:cs="Calibri" w:eastAsia="Calibri" w:hAnsi="Calibri"/>
                <w:b w:val="0"/>
                <w:color w:val="0000ff"/>
                <w:sz w:val="22"/>
                <w:szCs w:val="22"/>
                <w:u w:val="single"/>
                <w:rtl w:val="0"/>
              </w:rPr>
              <w:t xml:space="preserve">6.2</w:t>
            </w:r>
          </w:hyperlink>
          <w:hyperlink w:anchor="_3hv69ve">
            <w:r w:rsidDel="00000000" w:rsidR="00000000" w:rsidRPr="00000000">
              <w:rPr>
                <w:rFonts w:ascii="Calibri" w:cs="Calibri" w:eastAsia="Calibri" w:hAnsi="Calibri"/>
                <w:b w:val="0"/>
                <w:sz w:val="22"/>
                <w:szCs w:val="22"/>
                <w:rtl w:val="0"/>
              </w:rPr>
              <w:tab/>
            </w:r>
          </w:hyperlink>
          <w:hyperlink w:anchor="_3hv69ve">
            <w:r w:rsidDel="00000000" w:rsidR="00000000" w:rsidRPr="00000000">
              <w:rPr>
                <w:rFonts w:ascii="Calibri" w:cs="Calibri" w:eastAsia="Calibri" w:hAnsi="Calibri"/>
                <w:b w:val="0"/>
                <w:color w:val="0000ff"/>
                <w:sz w:val="22"/>
                <w:szCs w:val="22"/>
                <w:u w:val="single"/>
                <w:rtl w:val="0"/>
              </w:rPr>
              <w:t xml:space="preserve">Cas d’utilisation &lt;Saisie manuelle d'une exécution pour un OB&gt;</w:t>
            </w:r>
          </w:hyperlink>
          <w:hyperlink w:anchor="_3hv69ve">
            <w:r w:rsidDel="00000000" w:rsidR="00000000" w:rsidRPr="00000000">
              <w:rPr>
                <w:rFonts w:ascii="Calibri" w:cs="Calibri" w:eastAsia="Calibri" w:hAnsi="Calibri"/>
                <w:b w:val="0"/>
                <w:sz w:val="22"/>
                <w:szCs w:val="22"/>
                <w:rtl w:val="0"/>
              </w:rPr>
              <w:tab/>
            </w:r>
          </w:hyperlink>
          <w:hyperlink w:anchor="_Toc40997365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x0gk37">
            <w:r w:rsidDel="00000000" w:rsidR="00000000" w:rsidRPr="00000000">
              <w:rPr>
                <w:rFonts w:ascii="Calibri" w:cs="Calibri" w:eastAsia="Calibri" w:hAnsi="Calibri"/>
                <w:b w:val="0"/>
                <w:color w:val="0000ff"/>
                <w:sz w:val="22"/>
                <w:szCs w:val="22"/>
                <w:u w:val="single"/>
                <w:rtl w:val="0"/>
              </w:rPr>
              <w:t xml:space="preserve">6.2.1</w:t>
            </w:r>
          </w:hyperlink>
          <w:hyperlink w:anchor="_1x0gk37">
            <w:r w:rsidDel="00000000" w:rsidR="00000000" w:rsidRPr="00000000">
              <w:rPr>
                <w:rFonts w:ascii="Calibri" w:cs="Calibri" w:eastAsia="Calibri" w:hAnsi="Calibri"/>
                <w:b w:val="0"/>
                <w:sz w:val="22"/>
                <w:szCs w:val="22"/>
                <w:rtl w:val="0"/>
              </w:rPr>
              <w:tab/>
            </w:r>
          </w:hyperlink>
          <w:hyperlink w:anchor="_1x0gk37">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1x0gk37">
            <w:r w:rsidDel="00000000" w:rsidR="00000000" w:rsidRPr="00000000">
              <w:rPr>
                <w:rFonts w:ascii="Calibri" w:cs="Calibri" w:eastAsia="Calibri" w:hAnsi="Calibri"/>
                <w:b w:val="0"/>
                <w:sz w:val="22"/>
                <w:szCs w:val="22"/>
                <w:rtl w:val="0"/>
              </w:rPr>
              <w:tab/>
            </w:r>
          </w:hyperlink>
          <w:hyperlink w:anchor="_Toc40997365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h042r0">
            <w:r w:rsidDel="00000000" w:rsidR="00000000" w:rsidRPr="00000000">
              <w:rPr>
                <w:rFonts w:ascii="Calibri" w:cs="Calibri" w:eastAsia="Calibri" w:hAnsi="Calibri"/>
                <w:b w:val="0"/>
                <w:color w:val="0000ff"/>
                <w:sz w:val="22"/>
                <w:szCs w:val="22"/>
                <w:u w:val="single"/>
                <w:rtl w:val="0"/>
              </w:rPr>
              <w:t xml:space="preserve">6.2.2</w:t>
            </w:r>
          </w:hyperlink>
          <w:hyperlink w:anchor="_4h042r0">
            <w:r w:rsidDel="00000000" w:rsidR="00000000" w:rsidRPr="00000000">
              <w:rPr>
                <w:rFonts w:ascii="Calibri" w:cs="Calibri" w:eastAsia="Calibri" w:hAnsi="Calibri"/>
                <w:b w:val="0"/>
                <w:sz w:val="22"/>
                <w:szCs w:val="22"/>
                <w:rtl w:val="0"/>
              </w:rPr>
              <w:tab/>
            </w:r>
          </w:hyperlink>
          <w:hyperlink w:anchor="_4h042r0">
            <w:r w:rsidDel="00000000" w:rsidR="00000000" w:rsidRPr="00000000">
              <w:rPr>
                <w:rFonts w:ascii="Calibri" w:cs="Calibri" w:eastAsia="Calibri" w:hAnsi="Calibri"/>
                <w:b w:val="0"/>
                <w:color w:val="0000ff"/>
                <w:sz w:val="22"/>
                <w:szCs w:val="22"/>
                <w:u w:val="single"/>
                <w:rtl w:val="0"/>
              </w:rPr>
              <w:t xml:space="preserve">Pré-conditions</w:t>
            </w:r>
          </w:hyperlink>
          <w:hyperlink w:anchor="_4h042r0">
            <w:r w:rsidDel="00000000" w:rsidR="00000000" w:rsidRPr="00000000">
              <w:rPr>
                <w:rFonts w:ascii="Calibri" w:cs="Calibri" w:eastAsia="Calibri" w:hAnsi="Calibri"/>
                <w:b w:val="0"/>
                <w:sz w:val="22"/>
                <w:szCs w:val="22"/>
                <w:rtl w:val="0"/>
              </w:rPr>
              <w:tab/>
            </w:r>
          </w:hyperlink>
          <w:hyperlink w:anchor="_Toc40997365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w5ecyt">
            <w:r w:rsidDel="00000000" w:rsidR="00000000" w:rsidRPr="00000000">
              <w:rPr>
                <w:rFonts w:ascii="Calibri" w:cs="Calibri" w:eastAsia="Calibri" w:hAnsi="Calibri"/>
                <w:b w:val="0"/>
                <w:color w:val="0000ff"/>
                <w:sz w:val="22"/>
                <w:szCs w:val="22"/>
                <w:u w:val="single"/>
                <w:rtl w:val="0"/>
              </w:rPr>
              <w:t xml:space="preserve">6.2.3</w:t>
            </w:r>
          </w:hyperlink>
          <w:hyperlink w:anchor="_2w5ecyt">
            <w:r w:rsidDel="00000000" w:rsidR="00000000" w:rsidRPr="00000000">
              <w:rPr>
                <w:rFonts w:ascii="Calibri" w:cs="Calibri" w:eastAsia="Calibri" w:hAnsi="Calibri"/>
                <w:b w:val="0"/>
                <w:sz w:val="22"/>
                <w:szCs w:val="22"/>
                <w:rtl w:val="0"/>
              </w:rPr>
              <w:tab/>
            </w:r>
          </w:hyperlink>
          <w:hyperlink w:anchor="_2w5ecyt">
            <w:r w:rsidDel="00000000" w:rsidR="00000000" w:rsidRPr="00000000">
              <w:rPr>
                <w:rFonts w:ascii="Calibri" w:cs="Calibri" w:eastAsia="Calibri" w:hAnsi="Calibri"/>
                <w:b w:val="0"/>
                <w:color w:val="0000ff"/>
                <w:sz w:val="22"/>
                <w:szCs w:val="22"/>
                <w:u w:val="single"/>
                <w:rtl w:val="0"/>
              </w:rPr>
              <w:t xml:space="preserve">Post-conditions</w:t>
            </w:r>
          </w:hyperlink>
          <w:hyperlink w:anchor="_2w5ecyt">
            <w:r w:rsidDel="00000000" w:rsidR="00000000" w:rsidRPr="00000000">
              <w:rPr>
                <w:rFonts w:ascii="Calibri" w:cs="Calibri" w:eastAsia="Calibri" w:hAnsi="Calibri"/>
                <w:b w:val="0"/>
                <w:sz w:val="22"/>
                <w:szCs w:val="22"/>
                <w:rtl w:val="0"/>
              </w:rPr>
              <w:tab/>
            </w:r>
          </w:hyperlink>
          <w:hyperlink w:anchor="_Toc40997366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baon6m">
            <w:r w:rsidDel="00000000" w:rsidR="00000000" w:rsidRPr="00000000">
              <w:rPr>
                <w:rFonts w:ascii="Calibri" w:cs="Calibri" w:eastAsia="Calibri" w:hAnsi="Calibri"/>
                <w:b w:val="0"/>
                <w:color w:val="0000ff"/>
                <w:sz w:val="22"/>
                <w:szCs w:val="22"/>
                <w:u w:val="single"/>
                <w:rtl w:val="0"/>
              </w:rPr>
              <w:t xml:space="preserve">6.2.4</w:t>
            </w:r>
          </w:hyperlink>
          <w:hyperlink w:anchor="_1baon6m">
            <w:r w:rsidDel="00000000" w:rsidR="00000000" w:rsidRPr="00000000">
              <w:rPr>
                <w:rFonts w:ascii="Calibri" w:cs="Calibri" w:eastAsia="Calibri" w:hAnsi="Calibri"/>
                <w:b w:val="0"/>
                <w:sz w:val="22"/>
                <w:szCs w:val="22"/>
                <w:rtl w:val="0"/>
              </w:rPr>
              <w:tab/>
            </w:r>
          </w:hyperlink>
          <w:hyperlink w:anchor="_1baon6m">
            <w:r w:rsidDel="00000000" w:rsidR="00000000" w:rsidRPr="00000000">
              <w:rPr>
                <w:rFonts w:ascii="Calibri" w:cs="Calibri" w:eastAsia="Calibri" w:hAnsi="Calibri"/>
                <w:b w:val="0"/>
                <w:color w:val="0000ff"/>
                <w:sz w:val="22"/>
                <w:szCs w:val="22"/>
                <w:u w:val="single"/>
                <w:rtl w:val="0"/>
              </w:rPr>
              <w:t xml:space="preserve">Diagramme d’activité</w:t>
            </w:r>
          </w:hyperlink>
          <w:hyperlink w:anchor="_1baon6m">
            <w:r w:rsidDel="00000000" w:rsidR="00000000" w:rsidRPr="00000000">
              <w:rPr>
                <w:rFonts w:ascii="Calibri" w:cs="Calibri" w:eastAsia="Calibri" w:hAnsi="Calibri"/>
                <w:b w:val="0"/>
                <w:sz w:val="22"/>
                <w:szCs w:val="22"/>
                <w:rtl w:val="0"/>
              </w:rPr>
              <w:tab/>
            </w:r>
          </w:hyperlink>
          <w:hyperlink w:anchor="_Toc40997366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vac5uf">
            <w:r w:rsidDel="00000000" w:rsidR="00000000" w:rsidRPr="00000000">
              <w:rPr>
                <w:rFonts w:ascii="Calibri" w:cs="Calibri" w:eastAsia="Calibri" w:hAnsi="Calibri"/>
                <w:b w:val="0"/>
                <w:color w:val="0000ff"/>
                <w:sz w:val="22"/>
                <w:szCs w:val="22"/>
                <w:u w:val="single"/>
                <w:rtl w:val="0"/>
              </w:rPr>
              <w:t xml:space="preserve">6.2.5</w:t>
            </w:r>
          </w:hyperlink>
          <w:hyperlink w:anchor="_3vac5uf">
            <w:r w:rsidDel="00000000" w:rsidR="00000000" w:rsidRPr="00000000">
              <w:rPr>
                <w:rFonts w:ascii="Calibri" w:cs="Calibri" w:eastAsia="Calibri" w:hAnsi="Calibri"/>
                <w:b w:val="0"/>
                <w:sz w:val="22"/>
                <w:szCs w:val="22"/>
                <w:rtl w:val="0"/>
              </w:rPr>
              <w:tab/>
            </w:r>
          </w:hyperlink>
          <w:hyperlink w:anchor="_3vac5uf">
            <w:r w:rsidDel="00000000" w:rsidR="00000000" w:rsidRPr="00000000">
              <w:rPr>
                <w:rFonts w:ascii="Calibri" w:cs="Calibri" w:eastAsia="Calibri" w:hAnsi="Calibri"/>
                <w:b w:val="0"/>
                <w:color w:val="0000ff"/>
                <w:sz w:val="22"/>
                <w:szCs w:val="22"/>
                <w:u w:val="single"/>
                <w:rtl w:val="0"/>
              </w:rPr>
              <w:t xml:space="preserve">Règles de gestion</w:t>
            </w:r>
          </w:hyperlink>
          <w:hyperlink w:anchor="_3vac5uf">
            <w:r w:rsidDel="00000000" w:rsidR="00000000" w:rsidRPr="00000000">
              <w:rPr>
                <w:rFonts w:ascii="Calibri" w:cs="Calibri" w:eastAsia="Calibri" w:hAnsi="Calibri"/>
                <w:b w:val="0"/>
                <w:sz w:val="22"/>
                <w:szCs w:val="22"/>
                <w:rtl w:val="0"/>
              </w:rPr>
              <w:tab/>
            </w:r>
          </w:hyperlink>
          <w:hyperlink w:anchor="_Toc40997366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afmg28">
            <w:r w:rsidDel="00000000" w:rsidR="00000000" w:rsidRPr="00000000">
              <w:rPr>
                <w:rFonts w:ascii="Calibri" w:cs="Calibri" w:eastAsia="Calibri" w:hAnsi="Calibri"/>
                <w:b w:val="0"/>
                <w:color w:val="0000ff"/>
                <w:sz w:val="22"/>
                <w:szCs w:val="22"/>
                <w:u w:val="single"/>
                <w:rtl w:val="0"/>
              </w:rPr>
              <w:t xml:space="preserve">6.2.6</w:t>
            </w:r>
          </w:hyperlink>
          <w:hyperlink w:anchor="_2afmg28">
            <w:r w:rsidDel="00000000" w:rsidR="00000000" w:rsidRPr="00000000">
              <w:rPr>
                <w:rFonts w:ascii="Calibri" w:cs="Calibri" w:eastAsia="Calibri" w:hAnsi="Calibri"/>
                <w:b w:val="0"/>
                <w:sz w:val="22"/>
                <w:szCs w:val="22"/>
                <w:rtl w:val="0"/>
              </w:rPr>
              <w:tab/>
            </w:r>
          </w:hyperlink>
          <w:hyperlink w:anchor="_2afmg28">
            <w:r w:rsidDel="00000000" w:rsidR="00000000" w:rsidRPr="00000000">
              <w:rPr>
                <w:rFonts w:ascii="Calibri" w:cs="Calibri" w:eastAsia="Calibri" w:hAnsi="Calibri"/>
                <w:b w:val="0"/>
                <w:color w:val="0000ff"/>
                <w:sz w:val="22"/>
                <w:szCs w:val="22"/>
                <w:u w:val="single"/>
                <w:rtl w:val="0"/>
              </w:rPr>
              <w:t xml:space="preserve">Traitements</w:t>
            </w:r>
          </w:hyperlink>
          <w:hyperlink w:anchor="_2afmg28">
            <w:r w:rsidDel="00000000" w:rsidR="00000000" w:rsidRPr="00000000">
              <w:rPr>
                <w:rFonts w:ascii="Calibri" w:cs="Calibri" w:eastAsia="Calibri" w:hAnsi="Calibri"/>
                <w:b w:val="0"/>
                <w:sz w:val="22"/>
                <w:szCs w:val="22"/>
                <w:rtl w:val="0"/>
              </w:rPr>
              <w:tab/>
            </w:r>
          </w:hyperlink>
          <w:hyperlink w:anchor="_Toc40997366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9kk8xu">
            <w:r w:rsidDel="00000000" w:rsidR="00000000" w:rsidRPr="00000000">
              <w:rPr>
                <w:rFonts w:ascii="Calibri" w:cs="Calibri" w:eastAsia="Calibri" w:hAnsi="Calibri"/>
                <w:b w:val="0"/>
                <w:color w:val="0000ff"/>
                <w:sz w:val="22"/>
                <w:szCs w:val="22"/>
                <w:u w:val="single"/>
                <w:rtl w:val="0"/>
              </w:rPr>
              <w:t xml:space="preserve">6.2.7</w:t>
            </w:r>
          </w:hyperlink>
          <w:hyperlink w:anchor="_39kk8xu">
            <w:r w:rsidDel="00000000" w:rsidR="00000000" w:rsidRPr="00000000">
              <w:rPr>
                <w:rFonts w:ascii="Calibri" w:cs="Calibri" w:eastAsia="Calibri" w:hAnsi="Calibri"/>
                <w:b w:val="0"/>
                <w:sz w:val="22"/>
                <w:szCs w:val="22"/>
                <w:rtl w:val="0"/>
              </w:rPr>
              <w:tab/>
            </w:r>
          </w:hyperlink>
          <w:hyperlink w:anchor="_39kk8xu">
            <w:r w:rsidDel="00000000" w:rsidR="00000000" w:rsidRPr="00000000">
              <w:rPr>
                <w:rFonts w:ascii="Calibri" w:cs="Calibri" w:eastAsia="Calibri" w:hAnsi="Calibri"/>
                <w:b w:val="0"/>
                <w:color w:val="0000ff"/>
                <w:sz w:val="22"/>
                <w:szCs w:val="22"/>
                <w:u w:val="single"/>
                <w:rtl w:val="0"/>
              </w:rPr>
              <w:t xml:space="preserve">Messages d’erreur</w:t>
            </w:r>
          </w:hyperlink>
          <w:hyperlink w:anchor="_39kk8xu">
            <w:r w:rsidDel="00000000" w:rsidR="00000000" w:rsidRPr="00000000">
              <w:rPr>
                <w:rFonts w:ascii="Calibri" w:cs="Calibri" w:eastAsia="Calibri" w:hAnsi="Calibri"/>
                <w:b w:val="0"/>
                <w:sz w:val="22"/>
                <w:szCs w:val="22"/>
                <w:rtl w:val="0"/>
              </w:rPr>
              <w:tab/>
            </w:r>
          </w:hyperlink>
          <w:hyperlink w:anchor="_Toc409973664">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opuj5n">
            <w:r w:rsidDel="00000000" w:rsidR="00000000" w:rsidRPr="00000000">
              <w:rPr>
                <w:rFonts w:ascii="Calibri" w:cs="Calibri" w:eastAsia="Calibri" w:hAnsi="Calibri"/>
                <w:b w:val="0"/>
                <w:color w:val="0000ff"/>
                <w:sz w:val="22"/>
                <w:szCs w:val="22"/>
                <w:u w:val="single"/>
                <w:rtl w:val="0"/>
              </w:rPr>
              <w:t xml:space="preserve">6.3</w:t>
            </w:r>
          </w:hyperlink>
          <w:hyperlink w:anchor="_1opuj5n">
            <w:r w:rsidDel="00000000" w:rsidR="00000000" w:rsidRPr="00000000">
              <w:rPr>
                <w:rFonts w:ascii="Calibri" w:cs="Calibri" w:eastAsia="Calibri" w:hAnsi="Calibri"/>
                <w:b w:val="0"/>
                <w:sz w:val="22"/>
                <w:szCs w:val="22"/>
                <w:rtl w:val="0"/>
              </w:rPr>
              <w:tab/>
            </w:r>
          </w:hyperlink>
          <w:hyperlink w:anchor="_1opuj5n">
            <w:r w:rsidDel="00000000" w:rsidR="00000000" w:rsidRPr="00000000">
              <w:rPr>
                <w:rFonts w:ascii="Calibri" w:cs="Calibri" w:eastAsia="Calibri" w:hAnsi="Calibri"/>
                <w:b w:val="0"/>
                <w:color w:val="0000ff"/>
                <w:sz w:val="22"/>
                <w:szCs w:val="22"/>
                <w:u w:val="single"/>
                <w:rtl w:val="0"/>
              </w:rPr>
              <w:t xml:space="preserve">Cas d’utilisation &lt;Saisie manuelle d’un ordre de souscription rachat OPCVM&gt;</w:t>
            </w:r>
          </w:hyperlink>
          <w:hyperlink w:anchor="_1opuj5n">
            <w:r w:rsidDel="00000000" w:rsidR="00000000" w:rsidRPr="00000000">
              <w:rPr>
                <w:rFonts w:ascii="Calibri" w:cs="Calibri" w:eastAsia="Calibri" w:hAnsi="Calibri"/>
                <w:b w:val="0"/>
                <w:sz w:val="22"/>
                <w:szCs w:val="22"/>
                <w:rtl w:val="0"/>
              </w:rPr>
              <w:tab/>
            </w:r>
          </w:hyperlink>
          <w:hyperlink w:anchor="_Toc40997366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8pi1tg">
            <w:r w:rsidDel="00000000" w:rsidR="00000000" w:rsidRPr="00000000">
              <w:rPr>
                <w:rFonts w:ascii="Calibri" w:cs="Calibri" w:eastAsia="Calibri" w:hAnsi="Calibri"/>
                <w:b w:val="0"/>
                <w:color w:val="0000ff"/>
                <w:sz w:val="22"/>
                <w:szCs w:val="22"/>
                <w:u w:val="single"/>
                <w:rtl w:val="0"/>
              </w:rPr>
              <w:t xml:space="preserve">6.3.1</w:t>
            </w:r>
          </w:hyperlink>
          <w:hyperlink w:anchor="_48pi1tg">
            <w:r w:rsidDel="00000000" w:rsidR="00000000" w:rsidRPr="00000000">
              <w:rPr>
                <w:rFonts w:ascii="Calibri" w:cs="Calibri" w:eastAsia="Calibri" w:hAnsi="Calibri"/>
                <w:b w:val="0"/>
                <w:sz w:val="22"/>
                <w:szCs w:val="22"/>
                <w:rtl w:val="0"/>
              </w:rPr>
              <w:tab/>
            </w:r>
          </w:hyperlink>
          <w:hyperlink w:anchor="_48pi1tg">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48pi1tg">
            <w:r w:rsidDel="00000000" w:rsidR="00000000" w:rsidRPr="00000000">
              <w:rPr>
                <w:rFonts w:ascii="Calibri" w:cs="Calibri" w:eastAsia="Calibri" w:hAnsi="Calibri"/>
                <w:b w:val="0"/>
                <w:sz w:val="22"/>
                <w:szCs w:val="22"/>
                <w:rtl w:val="0"/>
              </w:rPr>
              <w:tab/>
            </w:r>
          </w:hyperlink>
          <w:hyperlink w:anchor="_Toc40997366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nusc19">
            <w:r w:rsidDel="00000000" w:rsidR="00000000" w:rsidRPr="00000000">
              <w:rPr>
                <w:rFonts w:ascii="Calibri" w:cs="Calibri" w:eastAsia="Calibri" w:hAnsi="Calibri"/>
                <w:b w:val="0"/>
                <w:color w:val="0000ff"/>
                <w:sz w:val="22"/>
                <w:szCs w:val="22"/>
                <w:u w:val="single"/>
                <w:rtl w:val="0"/>
              </w:rPr>
              <w:t xml:space="preserve">6.3.2</w:t>
            </w:r>
          </w:hyperlink>
          <w:hyperlink w:anchor="_2nusc19">
            <w:r w:rsidDel="00000000" w:rsidR="00000000" w:rsidRPr="00000000">
              <w:rPr>
                <w:rFonts w:ascii="Calibri" w:cs="Calibri" w:eastAsia="Calibri" w:hAnsi="Calibri"/>
                <w:b w:val="0"/>
                <w:sz w:val="22"/>
                <w:szCs w:val="22"/>
                <w:rtl w:val="0"/>
              </w:rPr>
              <w:tab/>
            </w:r>
          </w:hyperlink>
          <w:hyperlink w:anchor="_2nusc19">
            <w:r w:rsidDel="00000000" w:rsidR="00000000" w:rsidRPr="00000000">
              <w:rPr>
                <w:rFonts w:ascii="Calibri" w:cs="Calibri" w:eastAsia="Calibri" w:hAnsi="Calibri"/>
                <w:b w:val="0"/>
                <w:color w:val="0000ff"/>
                <w:sz w:val="22"/>
                <w:szCs w:val="22"/>
                <w:u w:val="single"/>
                <w:rtl w:val="0"/>
              </w:rPr>
              <w:t xml:space="preserve">Pré-conditions</w:t>
            </w:r>
          </w:hyperlink>
          <w:hyperlink w:anchor="_2nusc19">
            <w:r w:rsidDel="00000000" w:rsidR="00000000" w:rsidRPr="00000000">
              <w:rPr>
                <w:rFonts w:ascii="Calibri" w:cs="Calibri" w:eastAsia="Calibri" w:hAnsi="Calibri"/>
                <w:b w:val="0"/>
                <w:sz w:val="22"/>
                <w:szCs w:val="22"/>
                <w:rtl w:val="0"/>
              </w:rPr>
              <w:tab/>
            </w:r>
          </w:hyperlink>
          <w:hyperlink w:anchor="_Toc40997366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302m92">
            <w:r w:rsidDel="00000000" w:rsidR="00000000" w:rsidRPr="00000000">
              <w:rPr>
                <w:rFonts w:ascii="Calibri" w:cs="Calibri" w:eastAsia="Calibri" w:hAnsi="Calibri"/>
                <w:b w:val="0"/>
                <w:color w:val="0000ff"/>
                <w:sz w:val="22"/>
                <w:szCs w:val="22"/>
                <w:u w:val="single"/>
                <w:rtl w:val="0"/>
              </w:rPr>
              <w:t xml:space="preserve">6.3.3</w:t>
            </w:r>
          </w:hyperlink>
          <w:hyperlink w:anchor="_1302m92">
            <w:r w:rsidDel="00000000" w:rsidR="00000000" w:rsidRPr="00000000">
              <w:rPr>
                <w:rFonts w:ascii="Calibri" w:cs="Calibri" w:eastAsia="Calibri" w:hAnsi="Calibri"/>
                <w:b w:val="0"/>
                <w:sz w:val="22"/>
                <w:szCs w:val="22"/>
                <w:rtl w:val="0"/>
              </w:rPr>
              <w:tab/>
            </w:r>
          </w:hyperlink>
          <w:hyperlink w:anchor="_1302m92">
            <w:r w:rsidDel="00000000" w:rsidR="00000000" w:rsidRPr="00000000">
              <w:rPr>
                <w:rFonts w:ascii="Calibri" w:cs="Calibri" w:eastAsia="Calibri" w:hAnsi="Calibri"/>
                <w:b w:val="0"/>
                <w:color w:val="0000ff"/>
                <w:sz w:val="22"/>
                <w:szCs w:val="22"/>
                <w:u w:val="single"/>
                <w:rtl w:val="0"/>
              </w:rPr>
              <w:t xml:space="preserve">Post-conditions</w:t>
            </w:r>
          </w:hyperlink>
          <w:hyperlink w:anchor="_1302m92">
            <w:r w:rsidDel="00000000" w:rsidR="00000000" w:rsidRPr="00000000">
              <w:rPr>
                <w:rFonts w:ascii="Calibri" w:cs="Calibri" w:eastAsia="Calibri" w:hAnsi="Calibri"/>
                <w:b w:val="0"/>
                <w:sz w:val="22"/>
                <w:szCs w:val="22"/>
                <w:rtl w:val="0"/>
              </w:rPr>
              <w:tab/>
            </w:r>
          </w:hyperlink>
          <w:hyperlink w:anchor="_Toc40997366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mzq4wv">
            <w:r w:rsidDel="00000000" w:rsidR="00000000" w:rsidRPr="00000000">
              <w:rPr>
                <w:rFonts w:ascii="Calibri" w:cs="Calibri" w:eastAsia="Calibri" w:hAnsi="Calibri"/>
                <w:b w:val="0"/>
                <w:color w:val="0000ff"/>
                <w:sz w:val="22"/>
                <w:szCs w:val="22"/>
                <w:u w:val="single"/>
                <w:rtl w:val="0"/>
              </w:rPr>
              <w:t xml:space="preserve">6.3.4</w:t>
            </w:r>
          </w:hyperlink>
          <w:hyperlink w:anchor="_3mzq4wv">
            <w:r w:rsidDel="00000000" w:rsidR="00000000" w:rsidRPr="00000000">
              <w:rPr>
                <w:rFonts w:ascii="Calibri" w:cs="Calibri" w:eastAsia="Calibri" w:hAnsi="Calibri"/>
                <w:b w:val="0"/>
                <w:sz w:val="22"/>
                <w:szCs w:val="22"/>
                <w:rtl w:val="0"/>
              </w:rPr>
              <w:tab/>
            </w:r>
          </w:hyperlink>
          <w:hyperlink w:anchor="_3mzq4wv">
            <w:r w:rsidDel="00000000" w:rsidR="00000000" w:rsidRPr="00000000">
              <w:rPr>
                <w:rFonts w:ascii="Calibri" w:cs="Calibri" w:eastAsia="Calibri" w:hAnsi="Calibri"/>
                <w:b w:val="0"/>
                <w:color w:val="0000ff"/>
                <w:sz w:val="22"/>
                <w:szCs w:val="22"/>
                <w:u w:val="single"/>
                <w:rtl w:val="0"/>
              </w:rPr>
              <w:t xml:space="preserve">Diagramme d’activité</w:t>
            </w:r>
          </w:hyperlink>
          <w:hyperlink w:anchor="_3mzq4wv">
            <w:r w:rsidDel="00000000" w:rsidR="00000000" w:rsidRPr="00000000">
              <w:rPr>
                <w:rFonts w:ascii="Calibri" w:cs="Calibri" w:eastAsia="Calibri" w:hAnsi="Calibri"/>
                <w:b w:val="0"/>
                <w:sz w:val="22"/>
                <w:szCs w:val="22"/>
                <w:rtl w:val="0"/>
              </w:rPr>
              <w:tab/>
            </w:r>
          </w:hyperlink>
          <w:hyperlink w:anchor="_Toc40997366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250f4o">
            <w:r w:rsidDel="00000000" w:rsidR="00000000" w:rsidRPr="00000000">
              <w:rPr>
                <w:rFonts w:ascii="Calibri" w:cs="Calibri" w:eastAsia="Calibri" w:hAnsi="Calibri"/>
                <w:b w:val="0"/>
                <w:color w:val="0000ff"/>
                <w:sz w:val="22"/>
                <w:szCs w:val="22"/>
                <w:u w:val="single"/>
                <w:rtl w:val="0"/>
              </w:rPr>
              <w:t xml:space="preserve">6.3.5</w:t>
            </w:r>
          </w:hyperlink>
          <w:hyperlink w:anchor="_2250f4o">
            <w:r w:rsidDel="00000000" w:rsidR="00000000" w:rsidRPr="00000000">
              <w:rPr>
                <w:rFonts w:ascii="Calibri" w:cs="Calibri" w:eastAsia="Calibri" w:hAnsi="Calibri"/>
                <w:b w:val="0"/>
                <w:sz w:val="22"/>
                <w:szCs w:val="22"/>
                <w:rtl w:val="0"/>
              </w:rPr>
              <w:tab/>
            </w:r>
          </w:hyperlink>
          <w:hyperlink w:anchor="_2250f4o">
            <w:r w:rsidDel="00000000" w:rsidR="00000000" w:rsidRPr="00000000">
              <w:rPr>
                <w:rFonts w:ascii="Calibri" w:cs="Calibri" w:eastAsia="Calibri" w:hAnsi="Calibri"/>
                <w:b w:val="0"/>
                <w:color w:val="0000ff"/>
                <w:sz w:val="22"/>
                <w:szCs w:val="22"/>
                <w:u w:val="single"/>
                <w:rtl w:val="0"/>
              </w:rPr>
              <w:t xml:space="preserve">Règles de gestion</w:t>
            </w:r>
          </w:hyperlink>
          <w:hyperlink w:anchor="_2250f4o">
            <w:r w:rsidDel="00000000" w:rsidR="00000000" w:rsidRPr="00000000">
              <w:rPr>
                <w:rFonts w:ascii="Calibri" w:cs="Calibri" w:eastAsia="Calibri" w:hAnsi="Calibri"/>
                <w:b w:val="0"/>
                <w:sz w:val="22"/>
                <w:szCs w:val="22"/>
                <w:rtl w:val="0"/>
              </w:rPr>
              <w:tab/>
            </w:r>
          </w:hyperlink>
          <w:hyperlink w:anchor="_Toc40997367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haapch">
            <w:r w:rsidDel="00000000" w:rsidR="00000000" w:rsidRPr="00000000">
              <w:rPr>
                <w:rFonts w:ascii="Calibri" w:cs="Calibri" w:eastAsia="Calibri" w:hAnsi="Calibri"/>
                <w:b w:val="0"/>
                <w:color w:val="0000ff"/>
                <w:sz w:val="22"/>
                <w:szCs w:val="22"/>
                <w:u w:val="single"/>
                <w:rtl w:val="0"/>
              </w:rPr>
              <w:t xml:space="preserve">6.3.6</w:t>
            </w:r>
          </w:hyperlink>
          <w:hyperlink w:anchor="_haapch">
            <w:r w:rsidDel="00000000" w:rsidR="00000000" w:rsidRPr="00000000">
              <w:rPr>
                <w:rFonts w:ascii="Calibri" w:cs="Calibri" w:eastAsia="Calibri" w:hAnsi="Calibri"/>
                <w:b w:val="0"/>
                <w:sz w:val="22"/>
                <w:szCs w:val="22"/>
                <w:rtl w:val="0"/>
              </w:rPr>
              <w:tab/>
            </w:r>
          </w:hyperlink>
          <w:hyperlink w:anchor="_haapch">
            <w:r w:rsidDel="00000000" w:rsidR="00000000" w:rsidRPr="00000000">
              <w:rPr>
                <w:rFonts w:ascii="Calibri" w:cs="Calibri" w:eastAsia="Calibri" w:hAnsi="Calibri"/>
                <w:b w:val="0"/>
                <w:color w:val="0000ff"/>
                <w:sz w:val="22"/>
                <w:szCs w:val="22"/>
                <w:u w:val="single"/>
                <w:rtl w:val="0"/>
              </w:rPr>
              <w:t xml:space="preserve">Traitements</w:t>
            </w:r>
          </w:hyperlink>
          <w:hyperlink w:anchor="_haapch">
            <w:r w:rsidDel="00000000" w:rsidR="00000000" w:rsidRPr="00000000">
              <w:rPr>
                <w:rFonts w:ascii="Calibri" w:cs="Calibri" w:eastAsia="Calibri" w:hAnsi="Calibri"/>
                <w:b w:val="0"/>
                <w:sz w:val="22"/>
                <w:szCs w:val="22"/>
                <w:rtl w:val="0"/>
              </w:rPr>
              <w:tab/>
            </w:r>
          </w:hyperlink>
          <w:hyperlink w:anchor="_Toc40997367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19y80a">
            <w:r w:rsidDel="00000000" w:rsidR="00000000" w:rsidRPr="00000000">
              <w:rPr>
                <w:rFonts w:ascii="Calibri" w:cs="Calibri" w:eastAsia="Calibri" w:hAnsi="Calibri"/>
                <w:b w:val="0"/>
                <w:color w:val="0000ff"/>
                <w:sz w:val="22"/>
                <w:szCs w:val="22"/>
                <w:u w:val="single"/>
                <w:rtl w:val="0"/>
              </w:rPr>
              <w:t xml:space="preserve">6.3.7</w:t>
            </w:r>
          </w:hyperlink>
          <w:hyperlink w:anchor="_319y80a">
            <w:r w:rsidDel="00000000" w:rsidR="00000000" w:rsidRPr="00000000">
              <w:rPr>
                <w:rFonts w:ascii="Calibri" w:cs="Calibri" w:eastAsia="Calibri" w:hAnsi="Calibri"/>
                <w:b w:val="0"/>
                <w:sz w:val="22"/>
                <w:szCs w:val="22"/>
                <w:rtl w:val="0"/>
              </w:rPr>
              <w:tab/>
            </w:r>
          </w:hyperlink>
          <w:hyperlink w:anchor="_319y80a">
            <w:r w:rsidDel="00000000" w:rsidR="00000000" w:rsidRPr="00000000">
              <w:rPr>
                <w:rFonts w:ascii="Calibri" w:cs="Calibri" w:eastAsia="Calibri" w:hAnsi="Calibri"/>
                <w:b w:val="0"/>
                <w:color w:val="0000ff"/>
                <w:sz w:val="22"/>
                <w:szCs w:val="22"/>
                <w:u w:val="single"/>
                <w:rtl w:val="0"/>
              </w:rPr>
              <w:t xml:space="preserve">Messages d’erreur</w:t>
            </w:r>
          </w:hyperlink>
          <w:hyperlink w:anchor="_319y80a">
            <w:r w:rsidDel="00000000" w:rsidR="00000000" w:rsidRPr="00000000">
              <w:rPr>
                <w:rFonts w:ascii="Calibri" w:cs="Calibri" w:eastAsia="Calibri" w:hAnsi="Calibri"/>
                <w:b w:val="0"/>
                <w:sz w:val="22"/>
                <w:szCs w:val="22"/>
                <w:rtl w:val="0"/>
              </w:rPr>
              <w:tab/>
            </w:r>
          </w:hyperlink>
          <w:hyperlink w:anchor="_Toc409973672">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gf8i83">
            <w:r w:rsidDel="00000000" w:rsidR="00000000" w:rsidRPr="00000000">
              <w:rPr>
                <w:rFonts w:ascii="Calibri" w:cs="Calibri" w:eastAsia="Calibri" w:hAnsi="Calibri"/>
                <w:b w:val="0"/>
                <w:color w:val="0000ff"/>
                <w:sz w:val="22"/>
                <w:szCs w:val="22"/>
                <w:u w:val="single"/>
                <w:rtl w:val="0"/>
              </w:rPr>
              <w:t xml:space="preserve">6.4</w:t>
            </w:r>
          </w:hyperlink>
          <w:hyperlink w:anchor="_1gf8i83">
            <w:r w:rsidDel="00000000" w:rsidR="00000000" w:rsidRPr="00000000">
              <w:rPr>
                <w:rFonts w:ascii="Calibri" w:cs="Calibri" w:eastAsia="Calibri" w:hAnsi="Calibri"/>
                <w:b w:val="0"/>
                <w:sz w:val="22"/>
                <w:szCs w:val="22"/>
                <w:rtl w:val="0"/>
              </w:rPr>
              <w:tab/>
            </w:r>
          </w:hyperlink>
          <w:hyperlink w:anchor="_1gf8i83">
            <w:r w:rsidDel="00000000" w:rsidR="00000000" w:rsidRPr="00000000">
              <w:rPr>
                <w:rFonts w:ascii="Calibri" w:cs="Calibri" w:eastAsia="Calibri" w:hAnsi="Calibri"/>
                <w:b w:val="0"/>
                <w:color w:val="0000ff"/>
                <w:sz w:val="22"/>
                <w:szCs w:val="22"/>
                <w:u w:val="single"/>
                <w:rtl w:val="0"/>
              </w:rPr>
              <w:t xml:space="preserve">Cas d’utilisation &lt;Saisie manuelle de la valeur liquidative&gt;</w:t>
            </w:r>
          </w:hyperlink>
          <w:hyperlink w:anchor="_1gf8i83">
            <w:r w:rsidDel="00000000" w:rsidR="00000000" w:rsidRPr="00000000">
              <w:rPr>
                <w:rFonts w:ascii="Calibri" w:cs="Calibri" w:eastAsia="Calibri" w:hAnsi="Calibri"/>
                <w:b w:val="0"/>
                <w:sz w:val="22"/>
                <w:szCs w:val="22"/>
                <w:rtl w:val="0"/>
              </w:rPr>
              <w:tab/>
            </w:r>
          </w:hyperlink>
          <w:hyperlink w:anchor="_Toc40997367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0ew0vw">
            <w:r w:rsidDel="00000000" w:rsidR="00000000" w:rsidRPr="00000000">
              <w:rPr>
                <w:rFonts w:ascii="Calibri" w:cs="Calibri" w:eastAsia="Calibri" w:hAnsi="Calibri"/>
                <w:b w:val="0"/>
                <w:color w:val="0000ff"/>
                <w:sz w:val="22"/>
                <w:szCs w:val="22"/>
                <w:u w:val="single"/>
                <w:rtl w:val="0"/>
              </w:rPr>
              <w:t xml:space="preserve">6.4.1</w:t>
            </w:r>
          </w:hyperlink>
          <w:hyperlink w:anchor="_40ew0vw">
            <w:r w:rsidDel="00000000" w:rsidR="00000000" w:rsidRPr="00000000">
              <w:rPr>
                <w:rFonts w:ascii="Calibri" w:cs="Calibri" w:eastAsia="Calibri" w:hAnsi="Calibri"/>
                <w:b w:val="0"/>
                <w:sz w:val="22"/>
                <w:szCs w:val="22"/>
                <w:rtl w:val="0"/>
              </w:rPr>
              <w:tab/>
            </w:r>
          </w:hyperlink>
          <w:hyperlink w:anchor="_40ew0vw">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40ew0vw">
            <w:r w:rsidDel="00000000" w:rsidR="00000000" w:rsidRPr="00000000">
              <w:rPr>
                <w:rFonts w:ascii="Calibri" w:cs="Calibri" w:eastAsia="Calibri" w:hAnsi="Calibri"/>
                <w:b w:val="0"/>
                <w:sz w:val="22"/>
                <w:szCs w:val="22"/>
                <w:rtl w:val="0"/>
              </w:rPr>
              <w:tab/>
            </w:r>
          </w:hyperlink>
          <w:hyperlink w:anchor="_Toc40997367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fk6b3p">
            <w:r w:rsidDel="00000000" w:rsidR="00000000" w:rsidRPr="00000000">
              <w:rPr>
                <w:rFonts w:ascii="Calibri" w:cs="Calibri" w:eastAsia="Calibri" w:hAnsi="Calibri"/>
                <w:b w:val="0"/>
                <w:color w:val="0000ff"/>
                <w:sz w:val="22"/>
                <w:szCs w:val="22"/>
                <w:u w:val="single"/>
                <w:rtl w:val="0"/>
              </w:rPr>
              <w:t xml:space="preserve">6.4.2</w:t>
            </w:r>
          </w:hyperlink>
          <w:hyperlink w:anchor="_2fk6b3p">
            <w:r w:rsidDel="00000000" w:rsidR="00000000" w:rsidRPr="00000000">
              <w:rPr>
                <w:rFonts w:ascii="Calibri" w:cs="Calibri" w:eastAsia="Calibri" w:hAnsi="Calibri"/>
                <w:b w:val="0"/>
                <w:sz w:val="22"/>
                <w:szCs w:val="22"/>
                <w:rtl w:val="0"/>
              </w:rPr>
              <w:tab/>
            </w:r>
          </w:hyperlink>
          <w:hyperlink w:anchor="_2fk6b3p">
            <w:r w:rsidDel="00000000" w:rsidR="00000000" w:rsidRPr="00000000">
              <w:rPr>
                <w:rFonts w:ascii="Calibri" w:cs="Calibri" w:eastAsia="Calibri" w:hAnsi="Calibri"/>
                <w:b w:val="0"/>
                <w:color w:val="0000ff"/>
                <w:sz w:val="22"/>
                <w:szCs w:val="22"/>
                <w:u w:val="single"/>
                <w:rtl w:val="0"/>
              </w:rPr>
              <w:t xml:space="preserve">Pré-conditions</w:t>
            </w:r>
          </w:hyperlink>
          <w:hyperlink w:anchor="_2fk6b3p">
            <w:r w:rsidDel="00000000" w:rsidR="00000000" w:rsidRPr="00000000">
              <w:rPr>
                <w:rFonts w:ascii="Calibri" w:cs="Calibri" w:eastAsia="Calibri" w:hAnsi="Calibri"/>
                <w:b w:val="0"/>
                <w:sz w:val="22"/>
                <w:szCs w:val="22"/>
                <w:rtl w:val="0"/>
              </w:rPr>
              <w:tab/>
            </w:r>
          </w:hyperlink>
          <w:hyperlink w:anchor="_Toc40997367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upglbi">
            <w:r w:rsidDel="00000000" w:rsidR="00000000" w:rsidRPr="00000000">
              <w:rPr>
                <w:rFonts w:ascii="Calibri" w:cs="Calibri" w:eastAsia="Calibri" w:hAnsi="Calibri"/>
                <w:b w:val="0"/>
                <w:color w:val="0000ff"/>
                <w:sz w:val="22"/>
                <w:szCs w:val="22"/>
                <w:u w:val="single"/>
                <w:rtl w:val="0"/>
              </w:rPr>
              <w:t xml:space="preserve">6.4.3</w:t>
            </w:r>
          </w:hyperlink>
          <w:hyperlink w:anchor="_upglbi">
            <w:r w:rsidDel="00000000" w:rsidR="00000000" w:rsidRPr="00000000">
              <w:rPr>
                <w:rFonts w:ascii="Calibri" w:cs="Calibri" w:eastAsia="Calibri" w:hAnsi="Calibri"/>
                <w:b w:val="0"/>
                <w:sz w:val="22"/>
                <w:szCs w:val="22"/>
                <w:rtl w:val="0"/>
              </w:rPr>
              <w:tab/>
            </w:r>
          </w:hyperlink>
          <w:hyperlink w:anchor="_upglbi">
            <w:r w:rsidDel="00000000" w:rsidR="00000000" w:rsidRPr="00000000">
              <w:rPr>
                <w:rFonts w:ascii="Calibri" w:cs="Calibri" w:eastAsia="Calibri" w:hAnsi="Calibri"/>
                <w:b w:val="0"/>
                <w:color w:val="0000ff"/>
                <w:sz w:val="22"/>
                <w:szCs w:val="22"/>
                <w:u w:val="single"/>
                <w:rtl w:val="0"/>
              </w:rPr>
              <w:t xml:space="preserve">Post-conditions</w:t>
            </w:r>
          </w:hyperlink>
          <w:hyperlink w:anchor="_upglbi">
            <w:r w:rsidDel="00000000" w:rsidR="00000000" w:rsidRPr="00000000">
              <w:rPr>
                <w:rFonts w:ascii="Calibri" w:cs="Calibri" w:eastAsia="Calibri" w:hAnsi="Calibri"/>
                <w:b w:val="0"/>
                <w:sz w:val="22"/>
                <w:szCs w:val="22"/>
                <w:rtl w:val="0"/>
              </w:rPr>
              <w:tab/>
            </w:r>
          </w:hyperlink>
          <w:hyperlink w:anchor="_Toc40997367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ep43zb">
            <w:r w:rsidDel="00000000" w:rsidR="00000000" w:rsidRPr="00000000">
              <w:rPr>
                <w:rFonts w:ascii="Calibri" w:cs="Calibri" w:eastAsia="Calibri" w:hAnsi="Calibri"/>
                <w:b w:val="0"/>
                <w:color w:val="0000ff"/>
                <w:sz w:val="22"/>
                <w:szCs w:val="22"/>
                <w:u w:val="single"/>
                <w:rtl w:val="0"/>
              </w:rPr>
              <w:t xml:space="preserve">6.4.4</w:t>
            </w:r>
          </w:hyperlink>
          <w:hyperlink w:anchor="_3ep43zb">
            <w:r w:rsidDel="00000000" w:rsidR="00000000" w:rsidRPr="00000000">
              <w:rPr>
                <w:rFonts w:ascii="Calibri" w:cs="Calibri" w:eastAsia="Calibri" w:hAnsi="Calibri"/>
                <w:b w:val="0"/>
                <w:sz w:val="22"/>
                <w:szCs w:val="22"/>
                <w:rtl w:val="0"/>
              </w:rPr>
              <w:tab/>
            </w:r>
          </w:hyperlink>
          <w:hyperlink w:anchor="_3ep43zb">
            <w:r w:rsidDel="00000000" w:rsidR="00000000" w:rsidRPr="00000000">
              <w:rPr>
                <w:rFonts w:ascii="Calibri" w:cs="Calibri" w:eastAsia="Calibri" w:hAnsi="Calibri"/>
                <w:b w:val="0"/>
                <w:color w:val="0000ff"/>
                <w:sz w:val="22"/>
                <w:szCs w:val="22"/>
                <w:u w:val="single"/>
                <w:rtl w:val="0"/>
              </w:rPr>
              <w:t xml:space="preserve">Diagramme d’activité</w:t>
            </w:r>
          </w:hyperlink>
          <w:hyperlink w:anchor="_3ep43zb">
            <w:r w:rsidDel="00000000" w:rsidR="00000000" w:rsidRPr="00000000">
              <w:rPr>
                <w:rFonts w:ascii="Calibri" w:cs="Calibri" w:eastAsia="Calibri" w:hAnsi="Calibri"/>
                <w:b w:val="0"/>
                <w:sz w:val="22"/>
                <w:szCs w:val="22"/>
                <w:rtl w:val="0"/>
              </w:rPr>
              <w:tab/>
            </w:r>
          </w:hyperlink>
          <w:hyperlink w:anchor="_Toc40997367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tuee74">
            <w:r w:rsidDel="00000000" w:rsidR="00000000" w:rsidRPr="00000000">
              <w:rPr>
                <w:rFonts w:ascii="Calibri" w:cs="Calibri" w:eastAsia="Calibri" w:hAnsi="Calibri"/>
                <w:b w:val="0"/>
                <w:color w:val="0000ff"/>
                <w:sz w:val="22"/>
                <w:szCs w:val="22"/>
                <w:u w:val="single"/>
                <w:rtl w:val="0"/>
              </w:rPr>
              <w:t xml:space="preserve">6.4.5</w:t>
            </w:r>
          </w:hyperlink>
          <w:hyperlink w:anchor="_1tuee74">
            <w:r w:rsidDel="00000000" w:rsidR="00000000" w:rsidRPr="00000000">
              <w:rPr>
                <w:rFonts w:ascii="Calibri" w:cs="Calibri" w:eastAsia="Calibri" w:hAnsi="Calibri"/>
                <w:b w:val="0"/>
                <w:sz w:val="22"/>
                <w:szCs w:val="22"/>
                <w:rtl w:val="0"/>
              </w:rPr>
              <w:tab/>
            </w:r>
          </w:hyperlink>
          <w:hyperlink w:anchor="_1tuee74">
            <w:r w:rsidDel="00000000" w:rsidR="00000000" w:rsidRPr="00000000">
              <w:rPr>
                <w:rFonts w:ascii="Calibri" w:cs="Calibri" w:eastAsia="Calibri" w:hAnsi="Calibri"/>
                <w:b w:val="0"/>
                <w:color w:val="0000ff"/>
                <w:sz w:val="22"/>
                <w:szCs w:val="22"/>
                <w:u w:val="single"/>
                <w:rtl w:val="0"/>
              </w:rPr>
              <w:t xml:space="preserve">Règles de gestion</w:t>
            </w:r>
          </w:hyperlink>
          <w:hyperlink w:anchor="_1tuee74">
            <w:r w:rsidDel="00000000" w:rsidR="00000000" w:rsidRPr="00000000">
              <w:rPr>
                <w:rFonts w:ascii="Calibri" w:cs="Calibri" w:eastAsia="Calibri" w:hAnsi="Calibri"/>
                <w:b w:val="0"/>
                <w:sz w:val="22"/>
                <w:szCs w:val="22"/>
                <w:rtl w:val="0"/>
              </w:rPr>
              <w:tab/>
            </w:r>
          </w:hyperlink>
          <w:hyperlink w:anchor="_Toc40997367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du1wux">
            <w:r w:rsidDel="00000000" w:rsidR="00000000" w:rsidRPr="00000000">
              <w:rPr>
                <w:rFonts w:ascii="Calibri" w:cs="Calibri" w:eastAsia="Calibri" w:hAnsi="Calibri"/>
                <w:b w:val="0"/>
                <w:color w:val="0000ff"/>
                <w:sz w:val="22"/>
                <w:szCs w:val="22"/>
                <w:u w:val="single"/>
                <w:rtl w:val="0"/>
              </w:rPr>
              <w:t xml:space="preserve">6.4.6</w:t>
            </w:r>
          </w:hyperlink>
          <w:hyperlink w:anchor="_4du1wux">
            <w:r w:rsidDel="00000000" w:rsidR="00000000" w:rsidRPr="00000000">
              <w:rPr>
                <w:rFonts w:ascii="Calibri" w:cs="Calibri" w:eastAsia="Calibri" w:hAnsi="Calibri"/>
                <w:b w:val="0"/>
                <w:sz w:val="22"/>
                <w:szCs w:val="22"/>
                <w:rtl w:val="0"/>
              </w:rPr>
              <w:tab/>
            </w:r>
          </w:hyperlink>
          <w:hyperlink w:anchor="_4du1wux">
            <w:r w:rsidDel="00000000" w:rsidR="00000000" w:rsidRPr="00000000">
              <w:rPr>
                <w:rFonts w:ascii="Calibri" w:cs="Calibri" w:eastAsia="Calibri" w:hAnsi="Calibri"/>
                <w:b w:val="0"/>
                <w:color w:val="0000ff"/>
                <w:sz w:val="22"/>
                <w:szCs w:val="22"/>
                <w:u w:val="single"/>
                <w:rtl w:val="0"/>
              </w:rPr>
              <w:t xml:space="preserve">Traitements</w:t>
            </w:r>
          </w:hyperlink>
          <w:hyperlink w:anchor="_4du1wux">
            <w:r w:rsidDel="00000000" w:rsidR="00000000" w:rsidRPr="00000000">
              <w:rPr>
                <w:rFonts w:ascii="Calibri" w:cs="Calibri" w:eastAsia="Calibri" w:hAnsi="Calibri"/>
                <w:b w:val="0"/>
                <w:sz w:val="22"/>
                <w:szCs w:val="22"/>
                <w:rtl w:val="0"/>
              </w:rPr>
              <w:tab/>
            </w:r>
          </w:hyperlink>
          <w:hyperlink w:anchor="_Toc40997367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szc72q">
            <w:r w:rsidDel="00000000" w:rsidR="00000000" w:rsidRPr="00000000">
              <w:rPr>
                <w:rFonts w:ascii="Calibri" w:cs="Calibri" w:eastAsia="Calibri" w:hAnsi="Calibri"/>
                <w:b w:val="0"/>
                <w:color w:val="0000ff"/>
                <w:sz w:val="22"/>
                <w:szCs w:val="22"/>
                <w:u w:val="single"/>
                <w:rtl w:val="0"/>
              </w:rPr>
              <w:t xml:space="preserve">6.4.7</w:t>
            </w:r>
          </w:hyperlink>
          <w:hyperlink w:anchor="_2szc72q">
            <w:r w:rsidDel="00000000" w:rsidR="00000000" w:rsidRPr="00000000">
              <w:rPr>
                <w:rFonts w:ascii="Calibri" w:cs="Calibri" w:eastAsia="Calibri" w:hAnsi="Calibri"/>
                <w:b w:val="0"/>
                <w:sz w:val="22"/>
                <w:szCs w:val="22"/>
                <w:rtl w:val="0"/>
              </w:rPr>
              <w:tab/>
            </w:r>
          </w:hyperlink>
          <w:hyperlink w:anchor="_2szc72q">
            <w:r w:rsidDel="00000000" w:rsidR="00000000" w:rsidRPr="00000000">
              <w:rPr>
                <w:rFonts w:ascii="Calibri" w:cs="Calibri" w:eastAsia="Calibri" w:hAnsi="Calibri"/>
                <w:b w:val="0"/>
                <w:color w:val="0000ff"/>
                <w:sz w:val="22"/>
                <w:szCs w:val="22"/>
                <w:u w:val="single"/>
                <w:rtl w:val="0"/>
              </w:rPr>
              <w:t xml:space="preserve">Messages d’erreur</w:t>
            </w:r>
          </w:hyperlink>
          <w:hyperlink w:anchor="_2szc72q">
            <w:r w:rsidDel="00000000" w:rsidR="00000000" w:rsidRPr="00000000">
              <w:rPr>
                <w:rFonts w:ascii="Calibri" w:cs="Calibri" w:eastAsia="Calibri" w:hAnsi="Calibri"/>
                <w:b w:val="0"/>
                <w:sz w:val="22"/>
                <w:szCs w:val="22"/>
                <w:rtl w:val="0"/>
              </w:rPr>
              <w:tab/>
            </w:r>
          </w:hyperlink>
          <w:hyperlink w:anchor="_Toc409973680">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s49zyc">
            <w:r w:rsidDel="00000000" w:rsidR="00000000" w:rsidRPr="00000000">
              <w:rPr>
                <w:rFonts w:ascii="Calibri" w:cs="Calibri" w:eastAsia="Calibri" w:hAnsi="Calibri"/>
                <w:b w:val="0"/>
                <w:color w:val="0000ff"/>
                <w:sz w:val="22"/>
                <w:szCs w:val="22"/>
                <w:u w:val="single"/>
                <w:rtl w:val="0"/>
              </w:rPr>
              <w:t xml:space="preserve">7</w:t>
            </w:r>
          </w:hyperlink>
          <w:hyperlink w:anchor="_3s49zyc">
            <w:r w:rsidDel="00000000" w:rsidR="00000000" w:rsidRPr="00000000">
              <w:rPr>
                <w:rFonts w:ascii="Calibri" w:cs="Calibri" w:eastAsia="Calibri" w:hAnsi="Calibri"/>
                <w:b w:val="0"/>
                <w:sz w:val="22"/>
                <w:szCs w:val="22"/>
                <w:rtl w:val="0"/>
              </w:rPr>
              <w:tab/>
            </w:r>
          </w:hyperlink>
          <w:hyperlink w:anchor="_3s49zyc">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3s49zyc">
            <w:r w:rsidDel="00000000" w:rsidR="00000000" w:rsidRPr="00000000">
              <w:rPr>
                <w:rFonts w:ascii="Calibri" w:cs="Calibri" w:eastAsia="Calibri" w:hAnsi="Calibri"/>
                <w:b w:val="0"/>
                <w:sz w:val="22"/>
                <w:szCs w:val="22"/>
                <w:rtl w:val="0"/>
              </w:rPr>
              <w:tab/>
            </w:r>
          </w:hyperlink>
          <w:hyperlink w:anchor="_Toc409973681">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79ka65">
            <w:r w:rsidDel="00000000" w:rsidR="00000000" w:rsidRPr="00000000">
              <w:rPr>
                <w:rFonts w:ascii="Calibri" w:cs="Calibri" w:eastAsia="Calibri" w:hAnsi="Calibri"/>
                <w:b w:val="0"/>
                <w:color w:val="0000ff"/>
                <w:sz w:val="22"/>
                <w:szCs w:val="22"/>
                <w:u w:val="single"/>
                <w:rtl w:val="0"/>
              </w:rPr>
              <w:t xml:space="preserve">7.1</w:t>
            </w:r>
          </w:hyperlink>
          <w:hyperlink w:anchor="_279ka65">
            <w:r w:rsidDel="00000000" w:rsidR="00000000" w:rsidRPr="00000000">
              <w:rPr>
                <w:rFonts w:ascii="Calibri" w:cs="Calibri" w:eastAsia="Calibri" w:hAnsi="Calibri"/>
                <w:b w:val="0"/>
                <w:sz w:val="22"/>
                <w:szCs w:val="22"/>
                <w:rtl w:val="0"/>
              </w:rPr>
              <w:tab/>
            </w:r>
          </w:hyperlink>
          <w:hyperlink w:anchor="_279ka65">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279ka65">
            <w:r w:rsidDel="00000000" w:rsidR="00000000" w:rsidRPr="00000000">
              <w:rPr>
                <w:rFonts w:ascii="Calibri" w:cs="Calibri" w:eastAsia="Calibri" w:hAnsi="Calibri"/>
                <w:b w:val="0"/>
                <w:sz w:val="22"/>
                <w:szCs w:val="22"/>
                <w:rtl w:val="0"/>
              </w:rPr>
              <w:tab/>
            </w:r>
          </w:hyperlink>
          <w:hyperlink w:anchor="_Toc40997368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meukdy">
            <w:r w:rsidDel="00000000" w:rsidR="00000000" w:rsidRPr="00000000">
              <w:rPr>
                <w:rFonts w:ascii="Calibri" w:cs="Calibri" w:eastAsia="Calibri" w:hAnsi="Calibri"/>
                <w:b w:val="0"/>
                <w:color w:val="0000ff"/>
                <w:sz w:val="22"/>
                <w:szCs w:val="22"/>
                <w:u w:val="single"/>
                <w:rtl w:val="0"/>
              </w:rPr>
              <w:t xml:space="preserve">7.1.1</w:t>
            </w:r>
          </w:hyperlink>
          <w:hyperlink w:anchor="_meukdy">
            <w:r w:rsidDel="00000000" w:rsidR="00000000" w:rsidRPr="00000000">
              <w:rPr>
                <w:rFonts w:ascii="Calibri" w:cs="Calibri" w:eastAsia="Calibri" w:hAnsi="Calibri"/>
                <w:b w:val="0"/>
                <w:sz w:val="22"/>
                <w:szCs w:val="22"/>
                <w:rtl w:val="0"/>
              </w:rPr>
              <w:tab/>
            </w:r>
          </w:hyperlink>
          <w:hyperlink w:anchor="_meukdy">
            <w:r w:rsidDel="00000000" w:rsidR="00000000" w:rsidRPr="00000000">
              <w:rPr>
                <w:rFonts w:ascii="Calibri" w:cs="Calibri" w:eastAsia="Calibri" w:hAnsi="Calibri"/>
                <w:b w:val="0"/>
                <w:color w:val="0000ff"/>
                <w:sz w:val="22"/>
                <w:szCs w:val="22"/>
                <w:u w:val="single"/>
                <w:rtl w:val="0"/>
              </w:rPr>
              <w:t xml:space="preserve">Description de l’écran &lt;Saisie d'un ordre de bourse&gt;</w:t>
            </w:r>
          </w:hyperlink>
          <w:hyperlink w:anchor="_meukdy">
            <w:r w:rsidDel="00000000" w:rsidR="00000000" w:rsidRPr="00000000">
              <w:rPr>
                <w:rFonts w:ascii="Calibri" w:cs="Calibri" w:eastAsia="Calibri" w:hAnsi="Calibri"/>
                <w:b w:val="0"/>
                <w:sz w:val="22"/>
                <w:szCs w:val="22"/>
                <w:rtl w:val="0"/>
              </w:rPr>
              <w:tab/>
            </w:r>
          </w:hyperlink>
          <w:hyperlink w:anchor="_Toc40997368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6ei31r">
            <w:r w:rsidDel="00000000" w:rsidR="00000000" w:rsidRPr="00000000">
              <w:rPr>
                <w:rFonts w:ascii="Calibri" w:cs="Calibri" w:eastAsia="Calibri" w:hAnsi="Calibri"/>
                <w:b w:val="0"/>
                <w:color w:val="0000ff"/>
                <w:sz w:val="22"/>
                <w:szCs w:val="22"/>
                <w:u w:val="single"/>
                <w:rtl w:val="0"/>
              </w:rPr>
              <w:t xml:space="preserve">7.1.2</w:t>
            </w:r>
          </w:hyperlink>
          <w:hyperlink w:anchor="_36ei31r">
            <w:r w:rsidDel="00000000" w:rsidR="00000000" w:rsidRPr="00000000">
              <w:rPr>
                <w:rFonts w:ascii="Calibri" w:cs="Calibri" w:eastAsia="Calibri" w:hAnsi="Calibri"/>
                <w:b w:val="0"/>
                <w:sz w:val="22"/>
                <w:szCs w:val="22"/>
                <w:rtl w:val="0"/>
              </w:rPr>
              <w:tab/>
            </w:r>
          </w:hyperlink>
          <w:hyperlink w:anchor="_36ei31r">
            <w:r w:rsidDel="00000000" w:rsidR="00000000" w:rsidRPr="00000000">
              <w:rPr>
                <w:rFonts w:ascii="Calibri" w:cs="Calibri" w:eastAsia="Calibri" w:hAnsi="Calibri"/>
                <w:b w:val="0"/>
                <w:color w:val="0000ff"/>
                <w:sz w:val="22"/>
                <w:szCs w:val="22"/>
                <w:u w:val="single"/>
                <w:rtl w:val="0"/>
              </w:rPr>
              <w:t xml:space="preserve">Prototypage de l’écran &lt;Saisie d'un ordre de bourse&gt;</w:t>
            </w:r>
          </w:hyperlink>
          <w:hyperlink w:anchor="_36ei31r">
            <w:r w:rsidDel="00000000" w:rsidR="00000000" w:rsidRPr="00000000">
              <w:rPr>
                <w:rFonts w:ascii="Calibri" w:cs="Calibri" w:eastAsia="Calibri" w:hAnsi="Calibri"/>
                <w:b w:val="0"/>
                <w:sz w:val="22"/>
                <w:szCs w:val="22"/>
                <w:rtl w:val="0"/>
              </w:rPr>
              <w:tab/>
            </w:r>
          </w:hyperlink>
          <w:hyperlink w:anchor="_Toc40997368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ljsd9k">
            <w:r w:rsidDel="00000000" w:rsidR="00000000" w:rsidRPr="00000000">
              <w:rPr>
                <w:rFonts w:ascii="Calibri" w:cs="Calibri" w:eastAsia="Calibri" w:hAnsi="Calibri"/>
                <w:b w:val="0"/>
                <w:color w:val="0000ff"/>
                <w:sz w:val="22"/>
                <w:szCs w:val="22"/>
                <w:u w:val="single"/>
                <w:rtl w:val="0"/>
              </w:rPr>
              <w:t xml:space="preserve">7.1.3</w:t>
            </w:r>
          </w:hyperlink>
          <w:hyperlink w:anchor="_1ljsd9k">
            <w:r w:rsidDel="00000000" w:rsidR="00000000" w:rsidRPr="00000000">
              <w:rPr>
                <w:rFonts w:ascii="Calibri" w:cs="Calibri" w:eastAsia="Calibri" w:hAnsi="Calibri"/>
                <w:b w:val="0"/>
                <w:sz w:val="22"/>
                <w:szCs w:val="22"/>
                <w:rtl w:val="0"/>
              </w:rPr>
              <w:tab/>
            </w:r>
          </w:hyperlink>
          <w:hyperlink w:anchor="_1ljsd9k">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1ljsd9k">
            <w:r w:rsidDel="00000000" w:rsidR="00000000" w:rsidRPr="00000000">
              <w:rPr>
                <w:rFonts w:ascii="Calibri" w:cs="Calibri" w:eastAsia="Calibri" w:hAnsi="Calibri"/>
                <w:b w:val="0"/>
                <w:sz w:val="22"/>
                <w:szCs w:val="22"/>
                <w:rtl w:val="0"/>
              </w:rPr>
              <w:tab/>
            </w:r>
          </w:hyperlink>
          <w:hyperlink w:anchor="_Toc40997368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koq656">
            <w:r w:rsidDel="00000000" w:rsidR="00000000" w:rsidRPr="00000000">
              <w:rPr>
                <w:rFonts w:ascii="Calibri" w:cs="Calibri" w:eastAsia="Calibri" w:hAnsi="Calibri"/>
                <w:b w:val="0"/>
                <w:color w:val="0000ff"/>
                <w:sz w:val="22"/>
                <w:szCs w:val="22"/>
                <w:u w:val="single"/>
                <w:rtl w:val="0"/>
              </w:rPr>
              <w:t xml:space="preserve">7.1.4</w:t>
            </w:r>
          </w:hyperlink>
          <w:hyperlink w:anchor="_2koq656">
            <w:r w:rsidDel="00000000" w:rsidR="00000000" w:rsidRPr="00000000">
              <w:rPr>
                <w:rFonts w:ascii="Calibri" w:cs="Calibri" w:eastAsia="Calibri" w:hAnsi="Calibri"/>
                <w:b w:val="0"/>
                <w:sz w:val="22"/>
                <w:szCs w:val="22"/>
                <w:rtl w:val="0"/>
              </w:rPr>
              <w:tab/>
            </w:r>
          </w:hyperlink>
          <w:hyperlink w:anchor="_2koq656">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koq656">
            <w:r w:rsidDel="00000000" w:rsidR="00000000" w:rsidRPr="00000000">
              <w:rPr>
                <w:rFonts w:ascii="Calibri" w:cs="Calibri" w:eastAsia="Calibri" w:hAnsi="Calibri"/>
                <w:b w:val="0"/>
                <w:sz w:val="22"/>
                <w:szCs w:val="22"/>
                <w:rtl w:val="0"/>
              </w:rPr>
              <w:tab/>
            </w:r>
          </w:hyperlink>
          <w:hyperlink w:anchor="_Toc409973686">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jtnz0s">
            <w:r w:rsidDel="00000000" w:rsidR="00000000" w:rsidRPr="00000000">
              <w:rPr>
                <w:rFonts w:ascii="Calibri" w:cs="Calibri" w:eastAsia="Calibri" w:hAnsi="Calibri"/>
                <w:b w:val="0"/>
                <w:color w:val="0000ff"/>
                <w:sz w:val="22"/>
                <w:szCs w:val="22"/>
                <w:u w:val="single"/>
                <w:rtl w:val="0"/>
              </w:rPr>
              <w:t xml:space="preserve">7.2</w:t>
            </w:r>
          </w:hyperlink>
          <w:hyperlink w:anchor="_3jtnz0s">
            <w:r w:rsidDel="00000000" w:rsidR="00000000" w:rsidRPr="00000000">
              <w:rPr>
                <w:rFonts w:ascii="Calibri" w:cs="Calibri" w:eastAsia="Calibri" w:hAnsi="Calibri"/>
                <w:b w:val="0"/>
                <w:sz w:val="22"/>
                <w:szCs w:val="22"/>
                <w:rtl w:val="0"/>
              </w:rPr>
              <w:tab/>
            </w:r>
          </w:hyperlink>
          <w:hyperlink w:anchor="_3jtnz0s">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3jtnz0s">
            <w:r w:rsidDel="00000000" w:rsidR="00000000" w:rsidRPr="00000000">
              <w:rPr>
                <w:rFonts w:ascii="Calibri" w:cs="Calibri" w:eastAsia="Calibri" w:hAnsi="Calibri"/>
                <w:b w:val="0"/>
                <w:sz w:val="22"/>
                <w:szCs w:val="22"/>
                <w:rtl w:val="0"/>
              </w:rPr>
              <w:tab/>
            </w:r>
          </w:hyperlink>
          <w:hyperlink w:anchor="_Toc40997368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yyy98l">
            <w:r w:rsidDel="00000000" w:rsidR="00000000" w:rsidRPr="00000000">
              <w:rPr>
                <w:rFonts w:ascii="Calibri" w:cs="Calibri" w:eastAsia="Calibri" w:hAnsi="Calibri"/>
                <w:b w:val="0"/>
                <w:color w:val="0000ff"/>
                <w:sz w:val="22"/>
                <w:szCs w:val="22"/>
                <w:u w:val="single"/>
                <w:rtl w:val="0"/>
              </w:rPr>
              <w:t xml:space="preserve">7.2.1</w:t>
            </w:r>
          </w:hyperlink>
          <w:hyperlink w:anchor="_1yyy98l">
            <w:r w:rsidDel="00000000" w:rsidR="00000000" w:rsidRPr="00000000">
              <w:rPr>
                <w:rFonts w:ascii="Calibri" w:cs="Calibri" w:eastAsia="Calibri" w:hAnsi="Calibri"/>
                <w:b w:val="0"/>
                <w:sz w:val="22"/>
                <w:szCs w:val="22"/>
                <w:rtl w:val="0"/>
              </w:rPr>
              <w:tab/>
            </w:r>
          </w:hyperlink>
          <w:hyperlink w:anchor="_1yyy98l">
            <w:r w:rsidDel="00000000" w:rsidR="00000000" w:rsidRPr="00000000">
              <w:rPr>
                <w:rFonts w:ascii="Calibri" w:cs="Calibri" w:eastAsia="Calibri" w:hAnsi="Calibri"/>
                <w:b w:val="0"/>
                <w:color w:val="0000ff"/>
                <w:sz w:val="22"/>
                <w:szCs w:val="22"/>
                <w:u w:val="single"/>
                <w:rtl w:val="0"/>
              </w:rPr>
              <w:t xml:space="preserve">Description de l’écran &lt;Saisie exécution marché&gt;</w:t>
            </w:r>
          </w:hyperlink>
          <w:hyperlink w:anchor="_1yyy98l">
            <w:r w:rsidDel="00000000" w:rsidR="00000000" w:rsidRPr="00000000">
              <w:rPr>
                <w:rFonts w:ascii="Calibri" w:cs="Calibri" w:eastAsia="Calibri" w:hAnsi="Calibri"/>
                <w:b w:val="0"/>
                <w:sz w:val="22"/>
                <w:szCs w:val="22"/>
                <w:rtl w:val="0"/>
              </w:rPr>
              <w:tab/>
            </w:r>
          </w:hyperlink>
          <w:hyperlink w:anchor="_Toc40997368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iylrwe">
            <w:r w:rsidDel="00000000" w:rsidR="00000000" w:rsidRPr="00000000">
              <w:rPr>
                <w:rFonts w:ascii="Calibri" w:cs="Calibri" w:eastAsia="Calibri" w:hAnsi="Calibri"/>
                <w:b w:val="0"/>
                <w:color w:val="0000ff"/>
                <w:sz w:val="22"/>
                <w:szCs w:val="22"/>
                <w:u w:val="single"/>
                <w:rtl w:val="0"/>
              </w:rPr>
              <w:t xml:space="preserve">7.2.2</w:t>
            </w:r>
          </w:hyperlink>
          <w:hyperlink w:anchor="_4iylrwe">
            <w:r w:rsidDel="00000000" w:rsidR="00000000" w:rsidRPr="00000000">
              <w:rPr>
                <w:rFonts w:ascii="Calibri" w:cs="Calibri" w:eastAsia="Calibri" w:hAnsi="Calibri"/>
                <w:b w:val="0"/>
                <w:sz w:val="22"/>
                <w:szCs w:val="22"/>
                <w:rtl w:val="0"/>
              </w:rPr>
              <w:tab/>
            </w:r>
          </w:hyperlink>
          <w:hyperlink w:anchor="_4iylrwe">
            <w:r w:rsidDel="00000000" w:rsidR="00000000" w:rsidRPr="00000000">
              <w:rPr>
                <w:rFonts w:ascii="Calibri" w:cs="Calibri" w:eastAsia="Calibri" w:hAnsi="Calibri"/>
                <w:b w:val="0"/>
                <w:color w:val="0000ff"/>
                <w:sz w:val="22"/>
                <w:szCs w:val="22"/>
                <w:u w:val="single"/>
                <w:rtl w:val="0"/>
              </w:rPr>
              <w:t xml:space="preserve">Prototypage de l’écran &lt;Saisie exécution marché&gt;</w:t>
            </w:r>
          </w:hyperlink>
          <w:hyperlink w:anchor="_4iylrwe">
            <w:r w:rsidDel="00000000" w:rsidR="00000000" w:rsidRPr="00000000">
              <w:rPr>
                <w:rFonts w:ascii="Calibri" w:cs="Calibri" w:eastAsia="Calibri" w:hAnsi="Calibri"/>
                <w:b w:val="0"/>
                <w:sz w:val="22"/>
                <w:szCs w:val="22"/>
                <w:rtl w:val="0"/>
              </w:rPr>
              <w:tab/>
            </w:r>
          </w:hyperlink>
          <w:hyperlink w:anchor="_Toc40997368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y3w247">
            <w:r w:rsidDel="00000000" w:rsidR="00000000" w:rsidRPr="00000000">
              <w:rPr>
                <w:rFonts w:ascii="Calibri" w:cs="Calibri" w:eastAsia="Calibri" w:hAnsi="Calibri"/>
                <w:b w:val="0"/>
                <w:color w:val="0000ff"/>
                <w:sz w:val="22"/>
                <w:szCs w:val="22"/>
                <w:u w:val="single"/>
                <w:rtl w:val="0"/>
              </w:rPr>
              <w:t xml:space="preserve">7.2.3</w:t>
            </w:r>
          </w:hyperlink>
          <w:hyperlink w:anchor="_2y3w247">
            <w:r w:rsidDel="00000000" w:rsidR="00000000" w:rsidRPr="00000000">
              <w:rPr>
                <w:rFonts w:ascii="Calibri" w:cs="Calibri" w:eastAsia="Calibri" w:hAnsi="Calibri"/>
                <w:b w:val="0"/>
                <w:sz w:val="22"/>
                <w:szCs w:val="22"/>
                <w:rtl w:val="0"/>
              </w:rPr>
              <w:tab/>
            </w:r>
          </w:hyperlink>
          <w:hyperlink w:anchor="_2y3w247">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y3w247">
            <w:r w:rsidDel="00000000" w:rsidR="00000000" w:rsidRPr="00000000">
              <w:rPr>
                <w:rFonts w:ascii="Calibri" w:cs="Calibri" w:eastAsia="Calibri" w:hAnsi="Calibri"/>
                <w:b w:val="0"/>
                <w:sz w:val="22"/>
                <w:szCs w:val="22"/>
                <w:rtl w:val="0"/>
              </w:rPr>
              <w:tab/>
            </w:r>
          </w:hyperlink>
          <w:hyperlink w:anchor="_Toc40997369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d96cc0">
            <w:r w:rsidDel="00000000" w:rsidR="00000000" w:rsidRPr="00000000">
              <w:rPr>
                <w:rFonts w:ascii="Calibri" w:cs="Calibri" w:eastAsia="Calibri" w:hAnsi="Calibri"/>
                <w:b w:val="0"/>
                <w:color w:val="0000ff"/>
                <w:sz w:val="22"/>
                <w:szCs w:val="22"/>
                <w:u w:val="single"/>
                <w:rtl w:val="0"/>
              </w:rPr>
              <w:t xml:space="preserve">7.2.4</w:t>
            </w:r>
          </w:hyperlink>
          <w:hyperlink w:anchor="_1d96cc0">
            <w:r w:rsidDel="00000000" w:rsidR="00000000" w:rsidRPr="00000000">
              <w:rPr>
                <w:rFonts w:ascii="Calibri" w:cs="Calibri" w:eastAsia="Calibri" w:hAnsi="Calibri"/>
                <w:b w:val="0"/>
                <w:sz w:val="22"/>
                <w:szCs w:val="22"/>
                <w:rtl w:val="0"/>
              </w:rPr>
              <w:tab/>
            </w:r>
          </w:hyperlink>
          <w:hyperlink w:anchor="_1d96cc0">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1d96cc0">
            <w:r w:rsidDel="00000000" w:rsidR="00000000" w:rsidRPr="00000000">
              <w:rPr>
                <w:rFonts w:ascii="Calibri" w:cs="Calibri" w:eastAsia="Calibri" w:hAnsi="Calibri"/>
                <w:b w:val="0"/>
                <w:sz w:val="22"/>
                <w:szCs w:val="22"/>
                <w:rtl w:val="0"/>
              </w:rPr>
              <w:tab/>
            </w:r>
          </w:hyperlink>
          <w:hyperlink w:anchor="_Toc409973691">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x8tuzt">
            <w:r w:rsidDel="00000000" w:rsidR="00000000" w:rsidRPr="00000000">
              <w:rPr>
                <w:rFonts w:ascii="Calibri" w:cs="Calibri" w:eastAsia="Calibri" w:hAnsi="Calibri"/>
                <w:b w:val="0"/>
                <w:color w:val="0000ff"/>
                <w:sz w:val="22"/>
                <w:szCs w:val="22"/>
                <w:u w:val="single"/>
                <w:rtl w:val="0"/>
              </w:rPr>
              <w:t xml:space="preserve">7.3</w:t>
            </w:r>
          </w:hyperlink>
          <w:hyperlink w:anchor="_3x8tuzt">
            <w:r w:rsidDel="00000000" w:rsidR="00000000" w:rsidRPr="00000000">
              <w:rPr>
                <w:rFonts w:ascii="Calibri" w:cs="Calibri" w:eastAsia="Calibri" w:hAnsi="Calibri"/>
                <w:b w:val="0"/>
                <w:sz w:val="22"/>
                <w:szCs w:val="22"/>
                <w:rtl w:val="0"/>
              </w:rPr>
              <w:tab/>
            </w:r>
          </w:hyperlink>
          <w:hyperlink w:anchor="_3x8tuzt">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3x8tuzt">
            <w:r w:rsidDel="00000000" w:rsidR="00000000" w:rsidRPr="00000000">
              <w:rPr>
                <w:rFonts w:ascii="Calibri" w:cs="Calibri" w:eastAsia="Calibri" w:hAnsi="Calibri"/>
                <w:b w:val="0"/>
                <w:sz w:val="22"/>
                <w:szCs w:val="22"/>
                <w:rtl w:val="0"/>
              </w:rPr>
              <w:tab/>
            </w:r>
          </w:hyperlink>
          <w:hyperlink w:anchor="_Toc40997369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ce457m">
            <w:r w:rsidDel="00000000" w:rsidR="00000000" w:rsidRPr="00000000">
              <w:rPr>
                <w:rFonts w:ascii="Calibri" w:cs="Calibri" w:eastAsia="Calibri" w:hAnsi="Calibri"/>
                <w:b w:val="0"/>
                <w:color w:val="0000ff"/>
                <w:sz w:val="22"/>
                <w:szCs w:val="22"/>
                <w:u w:val="single"/>
                <w:rtl w:val="0"/>
              </w:rPr>
              <w:t xml:space="preserve">7.3.1</w:t>
            </w:r>
          </w:hyperlink>
          <w:hyperlink w:anchor="_2ce457m">
            <w:r w:rsidDel="00000000" w:rsidR="00000000" w:rsidRPr="00000000">
              <w:rPr>
                <w:rFonts w:ascii="Calibri" w:cs="Calibri" w:eastAsia="Calibri" w:hAnsi="Calibri"/>
                <w:b w:val="0"/>
                <w:sz w:val="22"/>
                <w:szCs w:val="22"/>
                <w:rtl w:val="0"/>
              </w:rPr>
              <w:tab/>
            </w:r>
          </w:hyperlink>
          <w:hyperlink w:anchor="_2ce457m">
            <w:r w:rsidDel="00000000" w:rsidR="00000000" w:rsidRPr="00000000">
              <w:rPr>
                <w:rFonts w:ascii="Calibri" w:cs="Calibri" w:eastAsia="Calibri" w:hAnsi="Calibri"/>
                <w:b w:val="0"/>
                <w:color w:val="0000ff"/>
                <w:sz w:val="22"/>
                <w:szCs w:val="22"/>
                <w:u w:val="single"/>
                <w:rtl w:val="0"/>
              </w:rPr>
              <w:t xml:space="preserve">Description de l’écran &lt;Saisie d'un ordre SR&gt;</w:t>
            </w:r>
          </w:hyperlink>
          <w:hyperlink w:anchor="_2ce457m">
            <w:r w:rsidDel="00000000" w:rsidR="00000000" w:rsidRPr="00000000">
              <w:rPr>
                <w:rFonts w:ascii="Calibri" w:cs="Calibri" w:eastAsia="Calibri" w:hAnsi="Calibri"/>
                <w:b w:val="0"/>
                <w:sz w:val="22"/>
                <w:szCs w:val="22"/>
                <w:rtl w:val="0"/>
              </w:rPr>
              <w:tab/>
            </w:r>
          </w:hyperlink>
          <w:hyperlink w:anchor="_Toc40997369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rjefff">
            <w:r w:rsidDel="00000000" w:rsidR="00000000" w:rsidRPr="00000000">
              <w:rPr>
                <w:rFonts w:ascii="Calibri" w:cs="Calibri" w:eastAsia="Calibri" w:hAnsi="Calibri"/>
                <w:b w:val="0"/>
                <w:color w:val="0000ff"/>
                <w:sz w:val="22"/>
                <w:szCs w:val="22"/>
                <w:u w:val="single"/>
                <w:rtl w:val="0"/>
              </w:rPr>
              <w:t xml:space="preserve">7.3.2</w:t>
            </w:r>
          </w:hyperlink>
          <w:hyperlink w:anchor="_rjefff">
            <w:r w:rsidDel="00000000" w:rsidR="00000000" w:rsidRPr="00000000">
              <w:rPr>
                <w:rFonts w:ascii="Calibri" w:cs="Calibri" w:eastAsia="Calibri" w:hAnsi="Calibri"/>
                <w:b w:val="0"/>
                <w:sz w:val="22"/>
                <w:szCs w:val="22"/>
                <w:rtl w:val="0"/>
              </w:rPr>
              <w:tab/>
            </w:r>
          </w:hyperlink>
          <w:hyperlink w:anchor="_rjefff">
            <w:r w:rsidDel="00000000" w:rsidR="00000000" w:rsidRPr="00000000">
              <w:rPr>
                <w:rFonts w:ascii="Calibri" w:cs="Calibri" w:eastAsia="Calibri" w:hAnsi="Calibri"/>
                <w:b w:val="0"/>
                <w:color w:val="0000ff"/>
                <w:sz w:val="22"/>
                <w:szCs w:val="22"/>
                <w:u w:val="single"/>
                <w:rtl w:val="0"/>
              </w:rPr>
              <w:t xml:space="preserve">Maquette de l’écran &lt;Saisie d'un ordre SR&gt;</w:t>
            </w:r>
          </w:hyperlink>
          <w:hyperlink w:anchor="_rjefff">
            <w:r w:rsidDel="00000000" w:rsidR="00000000" w:rsidRPr="00000000">
              <w:rPr>
                <w:rFonts w:ascii="Calibri" w:cs="Calibri" w:eastAsia="Calibri" w:hAnsi="Calibri"/>
                <w:b w:val="0"/>
                <w:sz w:val="22"/>
                <w:szCs w:val="22"/>
                <w:rtl w:val="0"/>
              </w:rPr>
              <w:tab/>
            </w:r>
          </w:hyperlink>
          <w:hyperlink w:anchor="_Toc40997369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bj1y38">
            <w:r w:rsidDel="00000000" w:rsidR="00000000" w:rsidRPr="00000000">
              <w:rPr>
                <w:rFonts w:ascii="Calibri" w:cs="Calibri" w:eastAsia="Calibri" w:hAnsi="Calibri"/>
                <w:b w:val="0"/>
                <w:color w:val="0000ff"/>
                <w:sz w:val="22"/>
                <w:szCs w:val="22"/>
                <w:u w:val="single"/>
                <w:rtl w:val="0"/>
              </w:rPr>
              <w:t xml:space="preserve">7.3.3</w:t>
            </w:r>
          </w:hyperlink>
          <w:hyperlink w:anchor="_3bj1y38">
            <w:r w:rsidDel="00000000" w:rsidR="00000000" w:rsidRPr="00000000">
              <w:rPr>
                <w:rFonts w:ascii="Calibri" w:cs="Calibri" w:eastAsia="Calibri" w:hAnsi="Calibri"/>
                <w:b w:val="0"/>
                <w:sz w:val="22"/>
                <w:szCs w:val="22"/>
                <w:rtl w:val="0"/>
              </w:rPr>
              <w:tab/>
            </w:r>
          </w:hyperlink>
          <w:hyperlink w:anchor="_3bj1y38">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3bj1y38">
            <w:r w:rsidDel="00000000" w:rsidR="00000000" w:rsidRPr="00000000">
              <w:rPr>
                <w:rFonts w:ascii="Calibri" w:cs="Calibri" w:eastAsia="Calibri" w:hAnsi="Calibri"/>
                <w:b w:val="0"/>
                <w:sz w:val="22"/>
                <w:szCs w:val="22"/>
                <w:rtl w:val="0"/>
              </w:rPr>
              <w:tab/>
            </w:r>
          </w:hyperlink>
          <w:hyperlink w:anchor="_Toc40997369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qoc8b1">
            <w:r w:rsidDel="00000000" w:rsidR="00000000" w:rsidRPr="00000000">
              <w:rPr>
                <w:rFonts w:ascii="Calibri" w:cs="Calibri" w:eastAsia="Calibri" w:hAnsi="Calibri"/>
                <w:b w:val="0"/>
                <w:color w:val="0000ff"/>
                <w:sz w:val="22"/>
                <w:szCs w:val="22"/>
                <w:u w:val="single"/>
                <w:rtl w:val="0"/>
              </w:rPr>
              <w:t xml:space="preserve">7.3.4</w:t>
            </w:r>
          </w:hyperlink>
          <w:hyperlink w:anchor="_1qoc8b1">
            <w:r w:rsidDel="00000000" w:rsidR="00000000" w:rsidRPr="00000000">
              <w:rPr>
                <w:rFonts w:ascii="Calibri" w:cs="Calibri" w:eastAsia="Calibri" w:hAnsi="Calibri"/>
                <w:b w:val="0"/>
                <w:sz w:val="22"/>
                <w:szCs w:val="22"/>
                <w:rtl w:val="0"/>
              </w:rPr>
              <w:tab/>
            </w:r>
          </w:hyperlink>
          <w:hyperlink w:anchor="_1qoc8b1">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1qoc8b1">
            <w:r w:rsidDel="00000000" w:rsidR="00000000" w:rsidRPr="00000000">
              <w:rPr>
                <w:rFonts w:ascii="Calibri" w:cs="Calibri" w:eastAsia="Calibri" w:hAnsi="Calibri"/>
                <w:b w:val="0"/>
                <w:sz w:val="22"/>
                <w:szCs w:val="22"/>
                <w:rtl w:val="0"/>
              </w:rPr>
              <w:tab/>
            </w:r>
          </w:hyperlink>
          <w:hyperlink w:anchor="_Toc409973696">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anzqyu">
            <w:r w:rsidDel="00000000" w:rsidR="00000000" w:rsidRPr="00000000">
              <w:rPr>
                <w:rFonts w:ascii="Calibri" w:cs="Calibri" w:eastAsia="Calibri" w:hAnsi="Calibri"/>
                <w:b w:val="0"/>
                <w:color w:val="0000ff"/>
                <w:sz w:val="22"/>
                <w:szCs w:val="22"/>
                <w:u w:val="single"/>
                <w:rtl w:val="0"/>
              </w:rPr>
              <w:t xml:space="preserve">7.4</w:t>
            </w:r>
          </w:hyperlink>
          <w:hyperlink w:anchor="_4anzqyu">
            <w:r w:rsidDel="00000000" w:rsidR="00000000" w:rsidRPr="00000000">
              <w:rPr>
                <w:rFonts w:ascii="Calibri" w:cs="Calibri" w:eastAsia="Calibri" w:hAnsi="Calibri"/>
                <w:b w:val="0"/>
                <w:sz w:val="22"/>
                <w:szCs w:val="22"/>
                <w:rtl w:val="0"/>
              </w:rPr>
              <w:tab/>
            </w:r>
          </w:hyperlink>
          <w:hyperlink w:anchor="_4anzqyu">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4anzqyu">
            <w:r w:rsidDel="00000000" w:rsidR="00000000" w:rsidRPr="00000000">
              <w:rPr>
                <w:rFonts w:ascii="Calibri" w:cs="Calibri" w:eastAsia="Calibri" w:hAnsi="Calibri"/>
                <w:b w:val="0"/>
                <w:sz w:val="22"/>
                <w:szCs w:val="22"/>
                <w:rtl w:val="0"/>
              </w:rPr>
              <w:tab/>
            </w:r>
          </w:hyperlink>
          <w:hyperlink w:anchor="_Toc40997369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pta16n">
            <w:r w:rsidDel="00000000" w:rsidR="00000000" w:rsidRPr="00000000">
              <w:rPr>
                <w:rFonts w:ascii="Calibri" w:cs="Calibri" w:eastAsia="Calibri" w:hAnsi="Calibri"/>
                <w:b w:val="0"/>
                <w:color w:val="0000ff"/>
                <w:sz w:val="22"/>
                <w:szCs w:val="22"/>
                <w:u w:val="single"/>
                <w:rtl w:val="0"/>
              </w:rPr>
              <w:t xml:space="preserve">7.4.1</w:t>
            </w:r>
          </w:hyperlink>
          <w:hyperlink w:anchor="_2pta16n">
            <w:r w:rsidDel="00000000" w:rsidR="00000000" w:rsidRPr="00000000">
              <w:rPr>
                <w:rFonts w:ascii="Calibri" w:cs="Calibri" w:eastAsia="Calibri" w:hAnsi="Calibri"/>
                <w:b w:val="0"/>
                <w:sz w:val="22"/>
                <w:szCs w:val="22"/>
                <w:rtl w:val="0"/>
              </w:rPr>
              <w:tab/>
            </w:r>
          </w:hyperlink>
          <w:hyperlink w:anchor="_2pta16n">
            <w:r w:rsidDel="00000000" w:rsidR="00000000" w:rsidRPr="00000000">
              <w:rPr>
                <w:rFonts w:ascii="Calibri" w:cs="Calibri" w:eastAsia="Calibri" w:hAnsi="Calibri"/>
                <w:b w:val="0"/>
                <w:color w:val="0000ff"/>
                <w:sz w:val="22"/>
                <w:szCs w:val="22"/>
                <w:u w:val="single"/>
                <w:rtl w:val="0"/>
              </w:rPr>
              <w:t xml:space="preserve">Description de l’écran &lt;Saisie de la valeur liquidative&gt;</w:t>
            </w:r>
          </w:hyperlink>
          <w:hyperlink w:anchor="_2pta16n">
            <w:r w:rsidDel="00000000" w:rsidR="00000000" w:rsidRPr="00000000">
              <w:rPr>
                <w:rFonts w:ascii="Calibri" w:cs="Calibri" w:eastAsia="Calibri" w:hAnsi="Calibri"/>
                <w:b w:val="0"/>
                <w:sz w:val="22"/>
                <w:szCs w:val="22"/>
                <w:rtl w:val="0"/>
              </w:rPr>
              <w:tab/>
            </w:r>
          </w:hyperlink>
          <w:hyperlink w:anchor="_Toc40997369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4ykbeg">
            <w:r w:rsidDel="00000000" w:rsidR="00000000" w:rsidRPr="00000000">
              <w:rPr>
                <w:rFonts w:ascii="Calibri" w:cs="Calibri" w:eastAsia="Calibri" w:hAnsi="Calibri"/>
                <w:b w:val="0"/>
                <w:color w:val="0000ff"/>
                <w:sz w:val="22"/>
                <w:szCs w:val="22"/>
                <w:u w:val="single"/>
                <w:rtl w:val="0"/>
              </w:rPr>
              <w:t xml:space="preserve">7.4.2</w:t>
            </w:r>
          </w:hyperlink>
          <w:hyperlink w:anchor="_14ykbeg">
            <w:r w:rsidDel="00000000" w:rsidR="00000000" w:rsidRPr="00000000">
              <w:rPr>
                <w:rFonts w:ascii="Calibri" w:cs="Calibri" w:eastAsia="Calibri" w:hAnsi="Calibri"/>
                <w:b w:val="0"/>
                <w:sz w:val="22"/>
                <w:szCs w:val="22"/>
                <w:rtl w:val="0"/>
              </w:rPr>
              <w:tab/>
            </w:r>
          </w:hyperlink>
          <w:hyperlink w:anchor="_14ykbeg">
            <w:r w:rsidDel="00000000" w:rsidR="00000000" w:rsidRPr="00000000">
              <w:rPr>
                <w:rFonts w:ascii="Calibri" w:cs="Calibri" w:eastAsia="Calibri" w:hAnsi="Calibri"/>
                <w:b w:val="0"/>
                <w:color w:val="0000ff"/>
                <w:sz w:val="22"/>
                <w:szCs w:val="22"/>
                <w:u w:val="single"/>
                <w:rtl w:val="0"/>
              </w:rPr>
              <w:t xml:space="preserve">Maquette de l’écran &lt;Saisie de la valeur liquidative&gt;</w:t>
            </w:r>
          </w:hyperlink>
          <w:hyperlink w:anchor="_14ykbeg">
            <w:r w:rsidDel="00000000" w:rsidR="00000000" w:rsidRPr="00000000">
              <w:rPr>
                <w:rFonts w:ascii="Calibri" w:cs="Calibri" w:eastAsia="Calibri" w:hAnsi="Calibri"/>
                <w:b w:val="0"/>
                <w:sz w:val="22"/>
                <w:szCs w:val="22"/>
                <w:rtl w:val="0"/>
              </w:rPr>
              <w:tab/>
            </w:r>
          </w:hyperlink>
          <w:hyperlink w:anchor="_Toc40997369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oy7u29">
            <w:r w:rsidDel="00000000" w:rsidR="00000000" w:rsidRPr="00000000">
              <w:rPr>
                <w:rFonts w:ascii="Calibri" w:cs="Calibri" w:eastAsia="Calibri" w:hAnsi="Calibri"/>
                <w:b w:val="0"/>
                <w:color w:val="0000ff"/>
                <w:sz w:val="22"/>
                <w:szCs w:val="22"/>
                <w:u w:val="single"/>
                <w:rtl w:val="0"/>
              </w:rPr>
              <w:t xml:space="preserve">7.4.3</w:t>
            </w:r>
          </w:hyperlink>
          <w:hyperlink w:anchor="_3oy7u29">
            <w:r w:rsidDel="00000000" w:rsidR="00000000" w:rsidRPr="00000000">
              <w:rPr>
                <w:rFonts w:ascii="Calibri" w:cs="Calibri" w:eastAsia="Calibri" w:hAnsi="Calibri"/>
                <w:b w:val="0"/>
                <w:sz w:val="22"/>
                <w:szCs w:val="22"/>
                <w:rtl w:val="0"/>
              </w:rPr>
              <w:tab/>
            </w:r>
          </w:hyperlink>
          <w:hyperlink w:anchor="_3oy7u29">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3oy7u29">
            <w:r w:rsidDel="00000000" w:rsidR="00000000" w:rsidRPr="00000000">
              <w:rPr>
                <w:rFonts w:ascii="Calibri" w:cs="Calibri" w:eastAsia="Calibri" w:hAnsi="Calibri"/>
                <w:b w:val="0"/>
                <w:sz w:val="22"/>
                <w:szCs w:val="22"/>
                <w:rtl w:val="0"/>
              </w:rPr>
              <w:tab/>
            </w:r>
          </w:hyperlink>
          <w:hyperlink w:anchor="_Toc40997370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43i4a2">
            <w:r w:rsidDel="00000000" w:rsidR="00000000" w:rsidRPr="00000000">
              <w:rPr>
                <w:rFonts w:ascii="Calibri" w:cs="Calibri" w:eastAsia="Calibri" w:hAnsi="Calibri"/>
                <w:b w:val="0"/>
                <w:color w:val="0000ff"/>
                <w:sz w:val="22"/>
                <w:szCs w:val="22"/>
                <w:u w:val="single"/>
                <w:rtl w:val="0"/>
              </w:rPr>
              <w:t xml:space="preserve">7.4.4</w:t>
            </w:r>
          </w:hyperlink>
          <w:hyperlink w:anchor="_243i4a2">
            <w:r w:rsidDel="00000000" w:rsidR="00000000" w:rsidRPr="00000000">
              <w:rPr>
                <w:rFonts w:ascii="Calibri" w:cs="Calibri" w:eastAsia="Calibri" w:hAnsi="Calibri"/>
                <w:b w:val="0"/>
                <w:sz w:val="22"/>
                <w:szCs w:val="22"/>
                <w:rtl w:val="0"/>
              </w:rPr>
              <w:tab/>
            </w:r>
          </w:hyperlink>
          <w:hyperlink w:anchor="_243i4a2">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43i4a2">
            <w:r w:rsidDel="00000000" w:rsidR="00000000" w:rsidRPr="00000000">
              <w:rPr>
                <w:rFonts w:ascii="Calibri" w:cs="Calibri" w:eastAsia="Calibri" w:hAnsi="Calibri"/>
                <w:b w:val="0"/>
                <w:sz w:val="22"/>
                <w:szCs w:val="22"/>
                <w:rtl w:val="0"/>
              </w:rPr>
              <w:tab/>
            </w:r>
          </w:hyperlink>
          <w:hyperlink w:anchor="_Toc409973701">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j8sehv">
            <w:r w:rsidDel="00000000" w:rsidR="00000000" w:rsidRPr="00000000">
              <w:rPr>
                <w:rFonts w:ascii="Calibri" w:cs="Calibri" w:eastAsia="Calibri" w:hAnsi="Calibri"/>
                <w:b w:val="0"/>
                <w:color w:val="0000ff"/>
                <w:sz w:val="22"/>
                <w:szCs w:val="22"/>
                <w:u w:val="single"/>
                <w:rtl w:val="0"/>
              </w:rPr>
              <w:t xml:space="preserve">8</w:t>
            </w:r>
          </w:hyperlink>
          <w:hyperlink w:anchor="_j8sehv">
            <w:r w:rsidDel="00000000" w:rsidR="00000000" w:rsidRPr="00000000">
              <w:rPr>
                <w:rFonts w:ascii="Calibri" w:cs="Calibri" w:eastAsia="Calibri" w:hAnsi="Calibri"/>
                <w:b w:val="0"/>
                <w:sz w:val="22"/>
                <w:szCs w:val="22"/>
                <w:rtl w:val="0"/>
              </w:rPr>
              <w:tab/>
            </w:r>
          </w:hyperlink>
          <w:hyperlink w:anchor="_j8sehv">
            <w:r w:rsidDel="00000000" w:rsidR="00000000" w:rsidRPr="00000000">
              <w:rPr>
                <w:rFonts w:ascii="Calibri" w:cs="Calibri" w:eastAsia="Calibri" w:hAnsi="Calibri"/>
                <w:b w:val="0"/>
                <w:color w:val="0000ff"/>
                <w:sz w:val="22"/>
                <w:szCs w:val="22"/>
                <w:u w:val="single"/>
                <w:rtl w:val="0"/>
              </w:rPr>
              <w:t xml:space="preserve">Parametrage</w:t>
            </w:r>
          </w:hyperlink>
          <w:hyperlink w:anchor="_j8sehv">
            <w:r w:rsidDel="00000000" w:rsidR="00000000" w:rsidRPr="00000000">
              <w:rPr>
                <w:rFonts w:ascii="Calibri" w:cs="Calibri" w:eastAsia="Calibri" w:hAnsi="Calibri"/>
                <w:b w:val="0"/>
                <w:sz w:val="22"/>
                <w:szCs w:val="22"/>
                <w:rtl w:val="0"/>
              </w:rPr>
              <w:tab/>
            </w:r>
          </w:hyperlink>
          <w:hyperlink w:anchor="_Toc409973702">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38fx5o">
            <w:r w:rsidDel="00000000" w:rsidR="00000000" w:rsidRPr="00000000">
              <w:rPr>
                <w:rFonts w:ascii="Calibri" w:cs="Calibri" w:eastAsia="Calibri" w:hAnsi="Calibri"/>
                <w:b w:val="0"/>
                <w:color w:val="0000ff"/>
                <w:sz w:val="22"/>
                <w:szCs w:val="22"/>
                <w:u w:val="single"/>
                <w:rtl w:val="0"/>
              </w:rPr>
              <w:t xml:space="preserve">8.1</w:t>
            </w:r>
          </w:hyperlink>
          <w:hyperlink w:anchor="_338fx5o">
            <w:r w:rsidDel="00000000" w:rsidR="00000000" w:rsidRPr="00000000">
              <w:rPr>
                <w:rFonts w:ascii="Calibri" w:cs="Calibri" w:eastAsia="Calibri" w:hAnsi="Calibri"/>
                <w:b w:val="0"/>
                <w:sz w:val="22"/>
                <w:szCs w:val="22"/>
                <w:rtl w:val="0"/>
              </w:rPr>
              <w:tab/>
            </w:r>
          </w:hyperlink>
          <w:hyperlink w:anchor="_338fx5o">
            <w:r w:rsidDel="00000000" w:rsidR="00000000" w:rsidRPr="00000000">
              <w:rPr>
                <w:rFonts w:ascii="Calibri" w:cs="Calibri" w:eastAsia="Calibri" w:hAnsi="Calibri"/>
                <w:b w:val="0"/>
                <w:color w:val="0000ff"/>
                <w:sz w:val="22"/>
                <w:szCs w:val="22"/>
                <w:u w:val="single"/>
                <w:rtl w:val="0"/>
              </w:rPr>
              <w:t xml:space="preserve">Tableau de Bord</w:t>
            </w:r>
          </w:hyperlink>
          <w:hyperlink w:anchor="_338fx5o">
            <w:r w:rsidDel="00000000" w:rsidR="00000000" w:rsidRPr="00000000">
              <w:rPr>
                <w:rFonts w:ascii="Calibri" w:cs="Calibri" w:eastAsia="Calibri" w:hAnsi="Calibri"/>
                <w:b w:val="0"/>
                <w:sz w:val="22"/>
                <w:szCs w:val="22"/>
                <w:rtl w:val="0"/>
              </w:rPr>
              <w:tab/>
            </w:r>
          </w:hyperlink>
          <w:hyperlink w:anchor="_Toc409973703">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idq7dh">
            <w:r w:rsidDel="00000000" w:rsidR="00000000" w:rsidRPr="00000000">
              <w:rPr>
                <w:rFonts w:ascii="Calibri" w:cs="Calibri" w:eastAsia="Calibri" w:hAnsi="Calibri"/>
                <w:b w:val="0"/>
                <w:color w:val="0000ff"/>
                <w:sz w:val="22"/>
                <w:szCs w:val="22"/>
                <w:u w:val="single"/>
                <w:rtl w:val="0"/>
              </w:rPr>
              <w:t xml:space="preserve">8.2</w:t>
            </w:r>
          </w:hyperlink>
          <w:hyperlink w:anchor="_1idq7dh">
            <w:r w:rsidDel="00000000" w:rsidR="00000000" w:rsidRPr="00000000">
              <w:rPr>
                <w:rFonts w:ascii="Calibri" w:cs="Calibri" w:eastAsia="Calibri" w:hAnsi="Calibri"/>
                <w:b w:val="0"/>
                <w:sz w:val="22"/>
                <w:szCs w:val="22"/>
                <w:rtl w:val="0"/>
              </w:rPr>
              <w:tab/>
            </w:r>
          </w:hyperlink>
          <w:hyperlink w:anchor="_1idq7dh">
            <w:r w:rsidDel="00000000" w:rsidR="00000000" w:rsidRPr="00000000">
              <w:rPr>
                <w:rFonts w:ascii="Calibri" w:cs="Calibri" w:eastAsia="Calibri" w:hAnsi="Calibri"/>
                <w:b w:val="0"/>
                <w:color w:val="0000ff"/>
                <w:sz w:val="22"/>
                <w:szCs w:val="22"/>
                <w:u w:val="single"/>
                <w:rtl w:val="0"/>
              </w:rPr>
              <w:t xml:space="preserve">Profils</w:t>
            </w:r>
          </w:hyperlink>
          <w:hyperlink w:anchor="_1idq7dh">
            <w:r w:rsidDel="00000000" w:rsidR="00000000" w:rsidRPr="00000000">
              <w:rPr>
                <w:rFonts w:ascii="Calibri" w:cs="Calibri" w:eastAsia="Calibri" w:hAnsi="Calibri"/>
                <w:b w:val="0"/>
                <w:sz w:val="22"/>
                <w:szCs w:val="22"/>
                <w:rtl w:val="0"/>
              </w:rPr>
              <w:tab/>
            </w:r>
          </w:hyperlink>
          <w:hyperlink w:anchor="_Toc409973704">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2ddq1a">
            <w:r w:rsidDel="00000000" w:rsidR="00000000" w:rsidRPr="00000000">
              <w:rPr>
                <w:rFonts w:ascii="Calibri" w:cs="Calibri" w:eastAsia="Calibri" w:hAnsi="Calibri"/>
                <w:b w:val="0"/>
                <w:color w:val="0000ff"/>
                <w:sz w:val="22"/>
                <w:szCs w:val="22"/>
                <w:u w:val="single"/>
                <w:rtl w:val="0"/>
              </w:rPr>
              <w:t xml:space="preserve">8.3</w:t>
            </w:r>
          </w:hyperlink>
          <w:hyperlink w:anchor="_42ddq1a">
            <w:r w:rsidDel="00000000" w:rsidR="00000000" w:rsidRPr="00000000">
              <w:rPr>
                <w:rFonts w:ascii="Calibri" w:cs="Calibri" w:eastAsia="Calibri" w:hAnsi="Calibri"/>
                <w:b w:val="0"/>
                <w:sz w:val="22"/>
                <w:szCs w:val="22"/>
                <w:rtl w:val="0"/>
              </w:rPr>
              <w:tab/>
            </w:r>
          </w:hyperlink>
          <w:hyperlink w:anchor="_42ddq1a">
            <w:r w:rsidDel="00000000" w:rsidR="00000000" w:rsidRPr="00000000">
              <w:rPr>
                <w:rFonts w:ascii="Calibri" w:cs="Calibri" w:eastAsia="Calibri" w:hAnsi="Calibri"/>
                <w:b w:val="0"/>
                <w:color w:val="0000ff"/>
                <w:sz w:val="22"/>
                <w:szCs w:val="22"/>
                <w:u w:val="single"/>
                <w:rtl w:val="0"/>
              </w:rPr>
              <w:t xml:space="preserve">Taxes et fiscalité:</w:t>
            </w:r>
          </w:hyperlink>
          <w:hyperlink w:anchor="_42ddq1a">
            <w:r w:rsidDel="00000000" w:rsidR="00000000" w:rsidRPr="00000000">
              <w:rPr>
                <w:rFonts w:ascii="Calibri" w:cs="Calibri" w:eastAsia="Calibri" w:hAnsi="Calibri"/>
                <w:b w:val="0"/>
                <w:sz w:val="22"/>
                <w:szCs w:val="22"/>
                <w:rtl w:val="0"/>
              </w:rPr>
              <w:tab/>
            </w:r>
          </w:hyperlink>
          <w:hyperlink w:anchor="_Toc409973705">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hio093">
            <w:r w:rsidDel="00000000" w:rsidR="00000000" w:rsidRPr="00000000">
              <w:rPr>
                <w:rFonts w:ascii="Calibri" w:cs="Calibri" w:eastAsia="Calibri" w:hAnsi="Calibri"/>
                <w:b w:val="0"/>
                <w:color w:val="0000ff"/>
                <w:sz w:val="22"/>
                <w:szCs w:val="22"/>
                <w:u w:val="single"/>
                <w:rtl w:val="0"/>
              </w:rPr>
              <w:t xml:space="preserve">8.4</w:t>
            </w:r>
          </w:hyperlink>
          <w:hyperlink w:anchor="_2hio093">
            <w:r w:rsidDel="00000000" w:rsidR="00000000" w:rsidRPr="00000000">
              <w:rPr>
                <w:rFonts w:ascii="Calibri" w:cs="Calibri" w:eastAsia="Calibri" w:hAnsi="Calibri"/>
                <w:b w:val="0"/>
                <w:sz w:val="22"/>
                <w:szCs w:val="22"/>
                <w:rtl w:val="0"/>
              </w:rPr>
              <w:tab/>
            </w:r>
          </w:hyperlink>
          <w:hyperlink w:anchor="_2hio093">
            <w:r w:rsidDel="00000000" w:rsidR="00000000" w:rsidRPr="00000000">
              <w:rPr>
                <w:rFonts w:ascii="Calibri" w:cs="Calibri" w:eastAsia="Calibri" w:hAnsi="Calibri"/>
                <w:b w:val="0"/>
                <w:color w:val="0000ff"/>
                <w:sz w:val="22"/>
                <w:szCs w:val="22"/>
                <w:u w:val="single"/>
                <w:rtl w:val="0"/>
              </w:rPr>
              <w:t xml:space="preserve">Frais:</w:t>
            </w:r>
          </w:hyperlink>
          <w:hyperlink w:anchor="_2hio093">
            <w:r w:rsidDel="00000000" w:rsidR="00000000" w:rsidRPr="00000000">
              <w:rPr>
                <w:rFonts w:ascii="Calibri" w:cs="Calibri" w:eastAsia="Calibri" w:hAnsi="Calibri"/>
                <w:b w:val="0"/>
                <w:sz w:val="22"/>
                <w:szCs w:val="22"/>
                <w:rtl w:val="0"/>
              </w:rPr>
              <w:tab/>
            </w:r>
          </w:hyperlink>
          <w:hyperlink w:anchor="_Toc409973706">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wnyagw">
            <w:r w:rsidDel="00000000" w:rsidR="00000000" w:rsidRPr="00000000">
              <w:rPr>
                <w:rFonts w:ascii="Calibri" w:cs="Calibri" w:eastAsia="Calibri" w:hAnsi="Calibri"/>
                <w:b w:val="0"/>
                <w:color w:val="0000ff"/>
                <w:sz w:val="22"/>
                <w:szCs w:val="22"/>
                <w:u w:val="single"/>
                <w:rtl w:val="0"/>
              </w:rPr>
              <w:t xml:space="preserve">8.5</w:t>
            </w:r>
          </w:hyperlink>
          <w:hyperlink w:anchor="_wnyagw">
            <w:r w:rsidDel="00000000" w:rsidR="00000000" w:rsidRPr="00000000">
              <w:rPr>
                <w:rFonts w:ascii="Calibri" w:cs="Calibri" w:eastAsia="Calibri" w:hAnsi="Calibri"/>
                <w:b w:val="0"/>
                <w:sz w:val="22"/>
                <w:szCs w:val="22"/>
                <w:rtl w:val="0"/>
              </w:rPr>
              <w:tab/>
            </w:r>
          </w:hyperlink>
          <w:hyperlink w:anchor="_wnyagw">
            <w:r w:rsidDel="00000000" w:rsidR="00000000" w:rsidRPr="00000000">
              <w:rPr>
                <w:rFonts w:ascii="Calibri" w:cs="Calibri" w:eastAsia="Calibri" w:hAnsi="Calibri"/>
                <w:b w:val="0"/>
                <w:color w:val="0000ff"/>
                <w:sz w:val="22"/>
                <w:szCs w:val="22"/>
                <w:u w:val="single"/>
                <w:rtl w:val="0"/>
              </w:rPr>
              <w:t xml:space="preserve">Comptabilité :</w:t>
            </w:r>
          </w:hyperlink>
          <w:hyperlink w:anchor="_wnyagw">
            <w:r w:rsidDel="00000000" w:rsidR="00000000" w:rsidRPr="00000000">
              <w:rPr>
                <w:rFonts w:ascii="Calibri" w:cs="Calibri" w:eastAsia="Calibri" w:hAnsi="Calibri"/>
                <w:b w:val="0"/>
                <w:sz w:val="22"/>
                <w:szCs w:val="22"/>
                <w:rtl w:val="0"/>
              </w:rPr>
              <w:tab/>
            </w:r>
          </w:hyperlink>
          <w:hyperlink w:anchor="_Toc409973707">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gnlt4p">
            <w:r w:rsidDel="00000000" w:rsidR="00000000" w:rsidRPr="00000000">
              <w:rPr>
                <w:rFonts w:ascii="Calibri" w:cs="Calibri" w:eastAsia="Calibri" w:hAnsi="Calibri"/>
                <w:b w:val="0"/>
                <w:color w:val="0000ff"/>
                <w:sz w:val="22"/>
                <w:szCs w:val="22"/>
                <w:u w:val="single"/>
                <w:rtl w:val="0"/>
              </w:rPr>
              <w:t xml:space="preserve">9</w:t>
            </w:r>
          </w:hyperlink>
          <w:hyperlink w:anchor="_3gnlt4p">
            <w:r w:rsidDel="00000000" w:rsidR="00000000" w:rsidRPr="00000000">
              <w:rPr>
                <w:rFonts w:ascii="Calibri" w:cs="Calibri" w:eastAsia="Calibri" w:hAnsi="Calibri"/>
                <w:b w:val="0"/>
                <w:sz w:val="22"/>
                <w:szCs w:val="22"/>
                <w:rtl w:val="0"/>
              </w:rPr>
              <w:tab/>
            </w:r>
          </w:hyperlink>
          <w:hyperlink w:anchor="_3gnlt4p">
            <w:r w:rsidDel="00000000" w:rsidR="00000000" w:rsidRPr="00000000">
              <w:rPr>
                <w:rFonts w:ascii="Calibri" w:cs="Calibri" w:eastAsia="Calibri" w:hAnsi="Calibri"/>
                <w:b w:val="0"/>
                <w:color w:val="0000ff"/>
                <w:sz w:val="22"/>
                <w:szCs w:val="22"/>
                <w:u w:val="single"/>
                <w:rtl w:val="0"/>
              </w:rPr>
              <w:t xml:space="preserve">Processus Metier :gestion des offreS publiqueS de vente</w:t>
            </w:r>
          </w:hyperlink>
          <w:hyperlink w:anchor="_3gnlt4p">
            <w:r w:rsidDel="00000000" w:rsidR="00000000" w:rsidRPr="00000000">
              <w:rPr>
                <w:rFonts w:ascii="Calibri" w:cs="Calibri" w:eastAsia="Calibri" w:hAnsi="Calibri"/>
                <w:b w:val="0"/>
                <w:sz w:val="22"/>
                <w:szCs w:val="22"/>
                <w:rtl w:val="0"/>
              </w:rPr>
              <w:tab/>
            </w:r>
          </w:hyperlink>
          <w:hyperlink w:anchor="_Toc409973708">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vsw3ci">
            <w:r w:rsidDel="00000000" w:rsidR="00000000" w:rsidRPr="00000000">
              <w:rPr>
                <w:rFonts w:ascii="Calibri" w:cs="Calibri" w:eastAsia="Calibri" w:hAnsi="Calibri"/>
                <w:b w:val="0"/>
                <w:color w:val="0000ff"/>
                <w:sz w:val="22"/>
                <w:szCs w:val="22"/>
                <w:u w:val="single"/>
                <w:rtl w:val="0"/>
              </w:rPr>
              <w:t xml:space="preserve">9.1</w:t>
            </w:r>
          </w:hyperlink>
          <w:hyperlink w:anchor="_1vsw3ci">
            <w:r w:rsidDel="00000000" w:rsidR="00000000" w:rsidRPr="00000000">
              <w:rPr>
                <w:rFonts w:ascii="Calibri" w:cs="Calibri" w:eastAsia="Calibri" w:hAnsi="Calibri"/>
                <w:b w:val="0"/>
                <w:sz w:val="22"/>
                <w:szCs w:val="22"/>
                <w:rtl w:val="0"/>
              </w:rPr>
              <w:tab/>
            </w:r>
          </w:hyperlink>
          <w:hyperlink w:anchor="_1vsw3ci">
            <w:r w:rsidDel="00000000" w:rsidR="00000000" w:rsidRPr="00000000">
              <w:rPr>
                <w:rFonts w:ascii="Calibri" w:cs="Calibri" w:eastAsia="Calibri" w:hAnsi="Calibri"/>
                <w:b w:val="0"/>
                <w:color w:val="0000ff"/>
                <w:sz w:val="22"/>
                <w:szCs w:val="22"/>
                <w:u w:val="single"/>
                <w:rtl w:val="0"/>
              </w:rPr>
              <w:t xml:space="preserve">Souscription à une offre publique de vente (OPV)</w:t>
            </w:r>
          </w:hyperlink>
          <w:hyperlink w:anchor="_1vsw3ci">
            <w:r w:rsidDel="00000000" w:rsidR="00000000" w:rsidRPr="00000000">
              <w:rPr>
                <w:rFonts w:ascii="Calibri" w:cs="Calibri" w:eastAsia="Calibri" w:hAnsi="Calibri"/>
                <w:b w:val="0"/>
                <w:sz w:val="22"/>
                <w:szCs w:val="22"/>
                <w:rtl w:val="0"/>
              </w:rPr>
              <w:tab/>
            </w:r>
          </w:hyperlink>
          <w:hyperlink w:anchor="_Toc40997370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fsjm0b">
            <w:r w:rsidDel="00000000" w:rsidR="00000000" w:rsidRPr="00000000">
              <w:rPr>
                <w:rFonts w:ascii="Calibri" w:cs="Calibri" w:eastAsia="Calibri" w:hAnsi="Calibri"/>
                <w:b w:val="0"/>
                <w:color w:val="0000ff"/>
                <w:sz w:val="22"/>
                <w:szCs w:val="22"/>
                <w:u w:val="single"/>
                <w:rtl w:val="0"/>
              </w:rPr>
              <w:t xml:space="preserve">9.1.1</w:t>
            </w:r>
          </w:hyperlink>
          <w:hyperlink w:anchor="_4fsjm0b">
            <w:r w:rsidDel="00000000" w:rsidR="00000000" w:rsidRPr="00000000">
              <w:rPr>
                <w:rFonts w:ascii="Calibri" w:cs="Calibri" w:eastAsia="Calibri" w:hAnsi="Calibri"/>
                <w:b w:val="0"/>
                <w:sz w:val="22"/>
                <w:szCs w:val="22"/>
                <w:rtl w:val="0"/>
              </w:rPr>
              <w:tab/>
            </w:r>
          </w:hyperlink>
          <w:hyperlink w:anchor="_4fsjm0b">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4fsjm0b">
            <w:r w:rsidDel="00000000" w:rsidR="00000000" w:rsidRPr="00000000">
              <w:rPr>
                <w:rFonts w:ascii="Calibri" w:cs="Calibri" w:eastAsia="Calibri" w:hAnsi="Calibri"/>
                <w:b w:val="0"/>
                <w:sz w:val="22"/>
                <w:szCs w:val="22"/>
                <w:rtl w:val="0"/>
              </w:rPr>
              <w:tab/>
            </w:r>
          </w:hyperlink>
          <w:hyperlink w:anchor="_Toc40997371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uxtw84">
            <w:r w:rsidDel="00000000" w:rsidR="00000000" w:rsidRPr="00000000">
              <w:rPr>
                <w:rFonts w:ascii="Calibri" w:cs="Calibri" w:eastAsia="Calibri" w:hAnsi="Calibri"/>
                <w:b w:val="0"/>
                <w:color w:val="0000ff"/>
                <w:sz w:val="22"/>
                <w:szCs w:val="22"/>
                <w:u w:val="single"/>
                <w:rtl w:val="0"/>
              </w:rPr>
              <w:t xml:space="preserve">9.1.2</w:t>
            </w:r>
          </w:hyperlink>
          <w:hyperlink w:anchor="_2uxtw84">
            <w:r w:rsidDel="00000000" w:rsidR="00000000" w:rsidRPr="00000000">
              <w:rPr>
                <w:rFonts w:ascii="Calibri" w:cs="Calibri" w:eastAsia="Calibri" w:hAnsi="Calibri"/>
                <w:b w:val="0"/>
                <w:sz w:val="22"/>
                <w:szCs w:val="22"/>
                <w:rtl w:val="0"/>
              </w:rPr>
              <w:tab/>
            </w:r>
          </w:hyperlink>
          <w:hyperlink w:anchor="_2uxtw84">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2uxtw84">
            <w:r w:rsidDel="00000000" w:rsidR="00000000" w:rsidRPr="00000000">
              <w:rPr>
                <w:rFonts w:ascii="Calibri" w:cs="Calibri" w:eastAsia="Calibri" w:hAnsi="Calibri"/>
                <w:b w:val="0"/>
                <w:sz w:val="22"/>
                <w:szCs w:val="22"/>
                <w:rtl w:val="0"/>
              </w:rPr>
              <w:tab/>
            </w:r>
          </w:hyperlink>
          <w:hyperlink w:anchor="_Toc40997371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a346fx">
            <w:r w:rsidDel="00000000" w:rsidR="00000000" w:rsidRPr="00000000">
              <w:rPr>
                <w:rFonts w:ascii="Calibri" w:cs="Calibri" w:eastAsia="Calibri" w:hAnsi="Calibri"/>
                <w:b w:val="0"/>
                <w:color w:val="0000ff"/>
                <w:sz w:val="22"/>
                <w:szCs w:val="22"/>
                <w:u w:val="single"/>
                <w:rtl w:val="0"/>
              </w:rPr>
              <w:t xml:space="preserve">9.1.3</w:t>
            </w:r>
          </w:hyperlink>
          <w:hyperlink w:anchor="_1a346fx">
            <w:r w:rsidDel="00000000" w:rsidR="00000000" w:rsidRPr="00000000">
              <w:rPr>
                <w:rFonts w:ascii="Calibri" w:cs="Calibri" w:eastAsia="Calibri" w:hAnsi="Calibri"/>
                <w:b w:val="0"/>
                <w:sz w:val="22"/>
                <w:szCs w:val="22"/>
                <w:rtl w:val="0"/>
              </w:rPr>
              <w:tab/>
            </w:r>
          </w:hyperlink>
          <w:hyperlink w:anchor="_1a346fx">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1a346fx">
            <w:r w:rsidDel="00000000" w:rsidR="00000000" w:rsidRPr="00000000">
              <w:rPr>
                <w:rFonts w:ascii="Calibri" w:cs="Calibri" w:eastAsia="Calibri" w:hAnsi="Calibri"/>
                <w:b w:val="0"/>
                <w:sz w:val="22"/>
                <w:szCs w:val="22"/>
                <w:rtl w:val="0"/>
              </w:rPr>
              <w:tab/>
            </w:r>
          </w:hyperlink>
          <w:hyperlink w:anchor="_Toc409973712">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u2rp3q">
            <w:r w:rsidDel="00000000" w:rsidR="00000000" w:rsidRPr="00000000">
              <w:rPr>
                <w:rFonts w:ascii="Calibri" w:cs="Calibri" w:eastAsia="Calibri" w:hAnsi="Calibri"/>
                <w:b w:val="0"/>
                <w:color w:val="0000ff"/>
                <w:sz w:val="22"/>
                <w:szCs w:val="22"/>
                <w:u w:val="single"/>
                <w:rtl w:val="0"/>
              </w:rPr>
              <w:t xml:space="preserve">10</w:t>
            </w:r>
          </w:hyperlink>
          <w:hyperlink w:anchor="_3u2rp3q">
            <w:r w:rsidDel="00000000" w:rsidR="00000000" w:rsidRPr="00000000">
              <w:rPr>
                <w:rFonts w:ascii="Calibri" w:cs="Calibri" w:eastAsia="Calibri" w:hAnsi="Calibri"/>
                <w:b w:val="0"/>
                <w:sz w:val="22"/>
                <w:szCs w:val="22"/>
                <w:rtl w:val="0"/>
              </w:rPr>
              <w:tab/>
            </w:r>
          </w:hyperlink>
          <w:hyperlink w:anchor="_3u2rp3q">
            <w:r w:rsidDel="00000000" w:rsidR="00000000" w:rsidRPr="00000000">
              <w:rPr>
                <w:rFonts w:ascii="Calibri" w:cs="Calibri" w:eastAsia="Calibri" w:hAnsi="Calibri"/>
                <w:b w:val="0"/>
                <w:color w:val="0000ff"/>
                <w:sz w:val="22"/>
                <w:szCs w:val="22"/>
                <w:u w:val="single"/>
                <w:rtl w:val="0"/>
              </w:rPr>
              <w:t xml:space="preserve">Services/ Activités</w:t>
            </w:r>
          </w:hyperlink>
          <w:hyperlink w:anchor="_3u2rp3q">
            <w:r w:rsidDel="00000000" w:rsidR="00000000" w:rsidRPr="00000000">
              <w:rPr>
                <w:rFonts w:ascii="Calibri" w:cs="Calibri" w:eastAsia="Calibri" w:hAnsi="Calibri"/>
                <w:b w:val="0"/>
                <w:sz w:val="22"/>
                <w:szCs w:val="22"/>
                <w:rtl w:val="0"/>
              </w:rPr>
              <w:tab/>
            </w:r>
          </w:hyperlink>
          <w:hyperlink w:anchor="_Toc409973713">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981zbj">
            <w:r w:rsidDel="00000000" w:rsidR="00000000" w:rsidRPr="00000000">
              <w:rPr>
                <w:rFonts w:ascii="Calibri" w:cs="Calibri" w:eastAsia="Calibri" w:hAnsi="Calibri"/>
                <w:b w:val="0"/>
                <w:color w:val="0000ff"/>
                <w:sz w:val="22"/>
                <w:szCs w:val="22"/>
                <w:u w:val="single"/>
                <w:rtl w:val="0"/>
              </w:rPr>
              <w:t xml:space="preserve">10.1</w:t>
            </w:r>
          </w:hyperlink>
          <w:hyperlink w:anchor="_2981zbj">
            <w:r w:rsidDel="00000000" w:rsidR="00000000" w:rsidRPr="00000000">
              <w:rPr>
                <w:rFonts w:ascii="Calibri" w:cs="Calibri" w:eastAsia="Calibri" w:hAnsi="Calibri"/>
                <w:b w:val="0"/>
                <w:sz w:val="22"/>
                <w:szCs w:val="22"/>
                <w:rtl w:val="0"/>
              </w:rPr>
              <w:tab/>
            </w:r>
          </w:hyperlink>
          <w:hyperlink w:anchor="_2981zbj">
            <w:r w:rsidDel="00000000" w:rsidR="00000000" w:rsidRPr="00000000">
              <w:rPr>
                <w:rFonts w:ascii="Calibri" w:cs="Calibri" w:eastAsia="Calibri" w:hAnsi="Calibri"/>
                <w:b w:val="0"/>
                <w:color w:val="0000ff"/>
                <w:sz w:val="22"/>
                <w:szCs w:val="22"/>
                <w:u w:val="single"/>
                <w:rtl w:val="0"/>
              </w:rPr>
              <w:t xml:space="preserve">Service/Activité 1</w:t>
            </w:r>
          </w:hyperlink>
          <w:hyperlink w:anchor="_2981zbj">
            <w:r w:rsidDel="00000000" w:rsidR="00000000" w:rsidRPr="00000000">
              <w:rPr>
                <w:rFonts w:ascii="Calibri" w:cs="Calibri" w:eastAsia="Calibri" w:hAnsi="Calibri"/>
                <w:b w:val="0"/>
                <w:sz w:val="22"/>
                <w:szCs w:val="22"/>
                <w:rtl w:val="0"/>
              </w:rPr>
              <w:tab/>
            </w:r>
          </w:hyperlink>
          <w:hyperlink w:anchor="_Toc409973714">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odc9jc">
            <w:r w:rsidDel="00000000" w:rsidR="00000000" w:rsidRPr="00000000">
              <w:rPr>
                <w:rFonts w:ascii="Calibri" w:cs="Calibri" w:eastAsia="Calibri" w:hAnsi="Calibri"/>
                <w:b w:val="0"/>
                <w:color w:val="0000ff"/>
                <w:sz w:val="22"/>
                <w:szCs w:val="22"/>
                <w:u w:val="single"/>
                <w:rtl w:val="0"/>
              </w:rPr>
              <w:t xml:space="preserve">11</w:t>
            </w:r>
          </w:hyperlink>
          <w:hyperlink w:anchor="_odc9jc">
            <w:r w:rsidDel="00000000" w:rsidR="00000000" w:rsidRPr="00000000">
              <w:rPr>
                <w:rFonts w:ascii="Calibri" w:cs="Calibri" w:eastAsia="Calibri" w:hAnsi="Calibri"/>
                <w:b w:val="0"/>
                <w:sz w:val="22"/>
                <w:szCs w:val="22"/>
                <w:rtl w:val="0"/>
              </w:rPr>
              <w:tab/>
            </w:r>
          </w:hyperlink>
          <w:hyperlink w:anchor="_odc9jc">
            <w:r w:rsidDel="00000000" w:rsidR="00000000" w:rsidRPr="00000000">
              <w:rPr>
                <w:rFonts w:ascii="Calibri" w:cs="Calibri" w:eastAsia="Calibri" w:hAnsi="Calibri"/>
                <w:b w:val="0"/>
                <w:color w:val="0000ff"/>
                <w:sz w:val="22"/>
                <w:szCs w:val="22"/>
                <w:u w:val="single"/>
                <w:rtl w:val="0"/>
              </w:rPr>
              <w:t xml:space="preserve">Menu</w:t>
            </w:r>
          </w:hyperlink>
          <w:hyperlink w:anchor="_odc9jc">
            <w:r w:rsidDel="00000000" w:rsidR="00000000" w:rsidRPr="00000000">
              <w:rPr>
                <w:rFonts w:ascii="Calibri" w:cs="Calibri" w:eastAsia="Calibri" w:hAnsi="Calibri"/>
                <w:b w:val="0"/>
                <w:sz w:val="22"/>
                <w:szCs w:val="22"/>
                <w:rtl w:val="0"/>
              </w:rPr>
              <w:tab/>
            </w:r>
          </w:hyperlink>
          <w:hyperlink w:anchor="_Toc409973715">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8czs75">
            <w:r w:rsidDel="00000000" w:rsidR="00000000" w:rsidRPr="00000000">
              <w:rPr>
                <w:rFonts w:ascii="Calibri" w:cs="Calibri" w:eastAsia="Calibri" w:hAnsi="Calibri"/>
                <w:b w:val="0"/>
                <w:color w:val="0000ff"/>
                <w:sz w:val="22"/>
                <w:szCs w:val="22"/>
                <w:u w:val="single"/>
                <w:rtl w:val="0"/>
              </w:rPr>
              <w:t xml:space="preserve">12</w:t>
            </w:r>
          </w:hyperlink>
          <w:hyperlink w:anchor="_38czs75">
            <w:r w:rsidDel="00000000" w:rsidR="00000000" w:rsidRPr="00000000">
              <w:rPr>
                <w:rFonts w:ascii="Calibri" w:cs="Calibri" w:eastAsia="Calibri" w:hAnsi="Calibri"/>
                <w:b w:val="0"/>
                <w:sz w:val="22"/>
                <w:szCs w:val="22"/>
                <w:rtl w:val="0"/>
              </w:rPr>
              <w:tab/>
            </w:r>
          </w:hyperlink>
          <w:hyperlink w:anchor="_38czs75">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38czs75">
            <w:r w:rsidDel="00000000" w:rsidR="00000000" w:rsidRPr="00000000">
              <w:rPr>
                <w:rFonts w:ascii="Calibri" w:cs="Calibri" w:eastAsia="Calibri" w:hAnsi="Calibri"/>
                <w:b w:val="0"/>
                <w:sz w:val="22"/>
                <w:szCs w:val="22"/>
                <w:rtl w:val="0"/>
              </w:rPr>
              <w:tab/>
            </w:r>
          </w:hyperlink>
          <w:hyperlink w:anchor="_Toc409973716">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nia2ey">
            <w:r w:rsidDel="00000000" w:rsidR="00000000" w:rsidRPr="00000000">
              <w:rPr>
                <w:rFonts w:ascii="Calibri" w:cs="Calibri" w:eastAsia="Calibri" w:hAnsi="Calibri"/>
                <w:b w:val="0"/>
                <w:color w:val="0000ff"/>
                <w:sz w:val="22"/>
                <w:szCs w:val="22"/>
                <w:u w:val="single"/>
                <w:rtl w:val="0"/>
              </w:rPr>
              <w:t xml:space="preserve">12.1</w:t>
            </w:r>
          </w:hyperlink>
          <w:hyperlink w:anchor="_1nia2ey">
            <w:r w:rsidDel="00000000" w:rsidR="00000000" w:rsidRPr="00000000">
              <w:rPr>
                <w:rFonts w:ascii="Calibri" w:cs="Calibri" w:eastAsia="Calibri" w:hAnsi="Calibri"/>
                <w:b w:val="0"/>
                <w:sz w:val="22"/>
                <w:szCs w:val="22"/>
                <w:rtl w:val="0"/>
              </w:rPr>
              <w:tab/>
            </w:r>
          </w:hyperlink>
          <w:hyperlink w:anchor="_1nia2ey">
            <w:r w:rsidDel="00000000" w:rsidR="00000000" w:rsidRPr="00000000">
              <w:rPr>
                <w:rFonts w:ascii="Calibri" w:cs="Calibri" w:eastAsia="Calibri" w:hAnsi="Calibri"/>
                <w:b w:val="0"/>
                <w:color w:val="0000ff"/>
                <w:sz w:val="22"/>
                <w:szCs w:val="22"/>
                <w:u w:val="single"/>
                <w:rtl w:val="0"/>
              </w:rPr>
              <w:t xml:space="preserve">Cas d’utilisation &lt;Création de l'annonce&gt;</w:t>
            </w:r>
          </w:hyperlink>
          <w:hyperlink w:anchor="_1nia2ey">
            <w:r w:rsidDel="00000000" w:rsidR="00000000" w:rsidRPr="00000000">
              <w:rPr>
                <w:rFonts w:ascii="Calibri" w:cs="Calibri" w:eastAsia="Calibri" w:hAnsi="Calibri"/>
                <w:b w:val="0"/>
                <w:sz w:val="22"/>
                <w:szCs w:val="22"/>
                <w:rtl w:val="0"/>
              </w:rPr>
              <w:tab/>
            </w:r>
          </w:hyperlink>
          <w:hyperlink w:anchor="_Toc40997371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7hxl2r">
            <w:r w:rsidDel="00000000" w:rsidR="00000000" w:rsidRPr="00000000">
              <w:rPr>
                <w:rFonts w:ascii="Calibri" w:cs="Calibri" w:eastAsia="Calibri" w:hAnsi="Calibri"/>
                <w:b w:val="0"/>
                <w:color w:val="0000ff"/>
                <w:sz w:val="22"/>
                <w:szCs w:val="22"/>
                <w:u w:val="single"/>
                <w:rtl w:val="0"/>
              </w:rPr>
              <w:t xml:space="preserve">12.1.1</w:t>
            </w:r>
          </w:hyperlink>
          <w:hyperlink w:anchor="_47hxl2r">
            <w:r w:rsidDel="00000000" w:rsidR="00000000" w:rsidRPr="00000000">
              <w:rPr>
                <w:rFonts w:ascii="Calibri" w:cs="Calibri" w:eastAsia="Calibri" w:hAnsi="Calibri"/>
                <w:b w:val="0"/>
                <w:sz w:val="22"/>
                <w:szCs w:val="22"/>
                <w:rtl w:val="0"/>
              </w:rPr>
              <w:tab/>
            </w:r>
          </w:hyperlink>
          <w:hyperlink w:anchor="_47hxl2r">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47hxl2r">
            <w:r w:rsidDel="00000000" w:rsidR="00000000" w:rsidRPr="00000000">
              <w:rPr>
                <w:rFonts w:ascii="Calibri" w:cs="Calibri" w:eastAsia="Calibri" w:hAnsi="Calibri"/>
                <w:b w:val="0"/>
                <w:sz w:val="22"/>
                <w:szCs w:val="22"/>
                <w:rtl w:val="0"/>
              </w:rPr>
              <w:tab/>
            </w:r>
          </w:hyperlink>
          <w:hyperlink w:anchor="_Toc40997371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mn7vak">
            <w:r w:rsidDel="00000000" w:rsidR="00000000" w:rsidRPr="00000000">
              <w:rPr>
                <w:rFonts w:ascii="Calibri" w:cs="Calibri" w:eastAsia="Calibri" w:hAnsi="Calibri"/>
                <w:b w:val="0"/>
                <w:color w:val="0000ff"/>
                <w:sz w:val="22"/>
                <w:szCs w:val="22"/>
                <w:u w:val="single"/>
                <w:rtl w:val="0"/>
              </w:rPr>
              <w:t xml:space="preserve">12.1.2</w:t>
            </w:r>
          </w:hyperlink>
          <w:hyperlink w:anchor="_2mn7vak">
            <w:r w:rsidDel="00000000" w:rsidR="00000000" w:rsidRPr="00000000">
              <w:rPr>
                <w:rFonts w:ascii="Calibri" w:cs="Calibri" w:eastAsia="Calibri" w:hAnsi="Calibri"/>
                <w:b w:val="0"/>
                <w:sz w:val="22"/>
                <w:szCs w:val="22"/>
                <w:rtl w:val="0"/>
              </w:rPr>
              <w:tab/>
            </w:r>
          </w:hyperlink>
          <w:hyperlink w:anchor="_2mn7vak">
            <w:r w:rsidDel="00000000" w:rsidR="00000000" w:rsidRPr="00000000">
              <w:rPr>
                <w:rFonts w:ascii="Calibri" w:cs="Calibri" w:eastAsia="Calibri" w:hAnsi="Calibri"/>
                <w:b w:val="0"/>
                <w:color w:val="0000ff"/>
                <w:sz w:val="22"/>
                <w:szCs w:val="22"/>
                <w:u w:val="single"/>
                <w:rtl w:val="0"/>
              </w:rPr>
              <w:t xml:space="preserve">Pré-conditions</w:t>
            </w:r>
          </w:hyperlink>
          <w:hyperlink w:anchor="_2mn7vak">
            <w:r w:rsidDel="00000000" w:rsidR="00000000" w:rsidRPr="00000000">
              <w:rPr>
                <w:rFonts w:ascii="Calibri" w:cs="Calibri" w:eastAsia="Calibri" w:hAnsi="Calibri"/>
                <w:b w:val="0"/>
                <w:sz w:val="22"/>
                <w:szCs w:val="22"/>
                <w:rtl w:val="0"/>
              </w:rPr>
              <w:tab/>
            </w:r>
          </w:hyperlink>
          <w:hyperlink w:anchor="_Toc40997371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1si5id">
            <w:r w:rsidDel="00000000" w:rsidR="00000000" w:rsidRPr="00000000">
              <w:rPr>
                <w:rFonts w:ascii="Calibri" w:cs="Calibri" w:eastAsia="Calibri" w:hAnsi="Calibri"/>
                <w:b w:val="0"/>
                <w:color w:val="0000ff"/>
                <w:sz w:val="22"/>
                <w:szCs w:val="22"/>
                <w:u w:val="single"/>
                <w:rtl w:val="0"/>
              </w:rPr>
              <w:t xml:space="preserve">12.1.3</w:t>
            </w:r>
          </w:hyperlink>
          <w:hyperlink w:anchor="_11si5id">
            <w:r w:rsidDel="00000000" w:rsidR="00000000" w:rsidRPr="00000000">
              <w:rPr>
                <w:rFonts w:ascii="Calibri" w:cs="Calibri" w:eastAsia="Calibri" w:hAnsi="Calibri"/>
                <w:b w:val="0"/>
                <w:sz w:val="22"/>
                <w:szCs w:val="22"/>
                <w:rtl w:val="0"/>
              </w:rPr>
              <w:tab/>
            </w:r>
          </w:hyperlink>
          <w:hyperlink w:anchor="_11si5id">
            <w:r w:rsidDel="00000000" w:rsidR="00000000" w:rsidRPr="00000000">
              <w:rPr>
                <w:rFonts w:ascii="Calibri" w:cs="Calibri" w:eastAsia="Calibri" w:hAnsi="Calibri"/>
                <w:b w:val="0"/>
                <w:color w:val="0000ff"/>
                <w:sz w:val="22"/>
                <w:szCs w:val="22"/>
                <w:u w:val="single"/>
                <w:rtl w:val="0"/>
              </w:rPr>
              <w:t xml:space="preserve">Post-conditions</w:t>
            </w:r>
          </w:hyperlink>
          <w:hyperlink w:anchor="_11si5id">
            <w:r w:rsidDel="00000000" w:rsidR="00000000" w:rsidRPr="00000000">
              <w:rPr>
                <w:rFonts w:ascii="Calibri" w:cs="Calibri" w:eastAsia="Calibri" w:hAnsi="Calibri"/>
                <w:b w:val="0"/>
                <w:sz w:val="22"/>
                <w:szCs w:val="22"/>
                <w:rtl w:val="0"/>
              </w:rPr>
              <w:tab/>
            </w:r>
          </w:hyperlink>
          <w:hyperlink w:anchor="_Toc40997372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ls5o66">
            <w:r w:rsidDel="00000000" w:rsidR="00000000" w:rsidRPr="00000000">
              <w:rPr>
                <w:rFonts w:ascii="Calibri" w:cs="Calibri" w:eastAsia="Calibri" w:hAnsi="Calibri"/>
                <w:b w:val="0"/>
                <w:color w:val="0000ff"/>
                <w:sz w:val="22"/>
                <w:szCs w:val="22"/>
                <w:u w:val="single"/>
                <w:rtl w:val="0"/>
              </w:rPr>
              <w:t xml:space="preserve">12.1.4</w:t>
            </w:r>
          </w:hyperlink>
          <w:hyperlink w:anchor="_3ls5o66">
            <w:r w:rsidDel="00000000" w:rsidR="00000000" w:rsidRPr="00000000">
              <w:rPr>
                <w:rFonts w:ascii="Calibri" w:cs="Calibri" w:eastAsia="Calibri" w:hAnsi="Calibri"/>
                <w:b w:val="0"/>
                <w:sz w:val="22"/>
                <w:szCs w:val="22"/>
                <w:rtl w:val="0"/>
              </w:rPr>
              <w:tab/>
            </w:r>
          </w:hyperlink>
          <w:hyperlink w:anchor="_3ls5o66">
            <w:r w:rsidDel="00000000" w:rsidR="00000000" w:rsidRPr="00000000">
              <w:rPr>
                <w:rFonts w:ascii="Calibri" w:cs="Calibri" w:eastAsia="Calibri" w:hAnsi="Calibri"/>
                <w:b w:val="0"/>
                <w:color w:val="0000ff"/>
                <w:sz w:val="22"/>
                <w:szCs w:val="22"/>
                <w:u w:val="single"/>
                <w:rtl w:val="0"/>
              </w:rPr>
              <w:t xml:space="preserve">Diagramme d’activité</w:t>
            </w:r>
          </w:hyperlink>
          <w:hyperlink w:anchor="_3ls5o66">
            <w:r w:rsidDel="00000000" w:rsidR="00000000" w:rsidRPr="00000000">
              <w:rPr>
                <w:rFonts w:ascii="Calibri" w:cs="Calibri" w:eastAsia="Calibri" w:hAnsi="Calibri"/>
                <w:b w:val="0"/>
                <w:sz w:val="22"/>
                <w:szCs w:val="22"/>
                <w:rtl w:val="0"/>
              </w:rPr>
              <w:tab/>
            </w:r>
          </w:hyperlink>
          <w:hyperlink w:anchor="_Toc40997372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0xfydz">
            <w:r w:rsidDel="00000000" w:rsidR="00000000" w:rsidRPr="00000000">
              <w:rPr>
                <w:rFonts w:ascii="Calibri" w:cs="Calibri" w:eastAsia="Calibri" w:hAnsi="Calibri"/>
                <w:b w:val="0"/>
                <w:color w:val="0000ff"/>
                <w:sz w:val="22"/>
                <w:szCs w:val="22"/>
                <w:u w:val="single"/>
                <w:rtl w:val="0"/>
              </w:rPr>
              <w:t xml:space="preserve">12.1.5</w:t>
            </w:r>
          </w:hyperlink>
          <w:hyperlink w:anchor="_20xfydz">
            <w:r w:rsidDel="00000000" w:rsidR="00000000" w:rsidRPr="00000000">
              <w:rPr>
                <w:rFonts w:ascii="Calibri" w:cs="Calibri" w:eastAsia="Calibri" w:hAnsi="Calibri"/>
                <w:b w:val="0"/>
                <w:sz w:val="22"/>
                <w:szCs w:val="22"/>
                <w:rtl w:val="0"/>
              </w:rPr>
              <w:tab/>
            </w:r>
          </w:hyperlink>
          <w:hyperlink w:anchor="_20xfydz">
            <w:r w:rsidDel="00000000" w:rsidR="00000000" w:rsidRPr="00000000">
              <w:rPr>
                <w:rFonts w:ascii="Calibri" w:cs="Calibri" w:eastAsia="Calibri" w:hAnsi="Calibri"/>
                <w:b w:val="0"/>
                <w:color w:val="0000ff"/>
                <w:sz w:val="22"/>
                <w:szCs w:val="22"/>
                <w:u w:val="single"/>
                <w:rtl w:val="0"/>
              </w:rPr>
              <w:t xml:space="preserve">Règles de gestion</w:t>
            </w:r>
          </w:hyperlink>
          <w:hyperlink w:anchor="_20xfydz">
            <w:r w:rsidDel="00000000" w:rsidR="00000000" w:rsidRPr="00000000">
              <w:rPr>
                <w:rFonts w:ascii="Calibri" w:cs="Calibri" w:eastAsia="Calibri" w:hAnsi="Calibri"/>
                <w:b w:val="0"/>
                <w:sz w:val="22"/>
                <w:szCs w:val="22"/>
                <w:rtl w:val="0"/>
              </w:rPr>
              <w:tab/>
            </w:r>
          </w:hyperlink>
          <w:hyperlink w:anchor="_Toc40997372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kx3h1s">
            <w:r w:rsidDel="00000000" w:rsidR="00000000" w:rsidRPr="00000000">
              <w:rPr>
                <w:rFonts w:ascii="Calibri" w:cs="Calibri" w:eastAsia="Calibri" w:hAnsi="Calibri"/>
                <w:b w:val="0"/>
                <w:color w:val="0000ff"/>
                <w:sz w:val="22"/>
                <w:szCs w:val="22"/>
                <w:u w:val="single"/>
                <w:rtl w:val="0"/>
              </w:rPr>
              <w:t xml:space="preserve">12.1.6</w:t>
            </w:r>
          </w:hyperlink>
          <w:hyperlink w:anchor="_4kx3h1s">
            <w:r w:rsidDel="00000000" w:rsidR="00000000" w:rsidRPr="00000000">
              <w:rPr>
                <w:rFonts w:ascii="Calibri" w:cs="Calibri" w:eastAsia="Calibri" w:hAnsi="Calibri"/>
                <w:b w:val="0"/>
                <w:sz w:val="22"/>
                <w:szCs w:val="22"/>
                <w:rtl w:val="0"/>
              </w:rPr>
              <w:tab/>
            </w:r>
          </w:hyperlink>
          <w:hyperlink w:anchor="_4kx3h1s">
            <w:r w:rsidDel="00000000" w:rsidR="00000000" w:rsidRPr="00000000">
              <w:rPr>
                <w:rFonts w:ascii="Calibri" w:cs="Calibri" w:eastAsia="Calibri" w:hAnsi="Calibri"/>
                <w:b w:val="0"/>
                <w:color w:val="0000ff"/>
                <w:sz w:val="22"/>
                <w:szCs w:val="22"/>
                <w:u w:val="single"/>
                <w:rtl w:val="0"/>
              </w:rPr>
              <w:t xml:space="preserve">Traitements</w:t>
            </w:r>
          </w:hyperlink>
          <w:hyperlink w:anchor="_4kx3h1s">
            <w:r w:rsidDel="00000000" w:rsidR="00000000" w:rsidRPr="00000000">
              <w:rPr>
                <w:rFonts w:ascii="Calibri" w:cs="Calibri" w:eastAsia="Calibri" w:hAnsi="Calibri"/>
                <w:b w:val="0"/>
                <w:sz w:val="22"/>
                <w:szCs w:val="22"/>
                <w:rtl w:val="0"/>
              </w:rPr>
              <w:tab/>
            </w:r>
          </w:hyperlink>
          <w:hyperlink w:anchor="_Toc40997372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02dr9l">
            <w:r w:rsidDel="00000000" w:rsidR="00000000" w:rsidRPr="00000000">
              <w:rPr>
                <w:rFonts w:ascii="Calibri" w:cs="Calibri" w:eastAsia="Calibri" w:hAnsi="Calibri"/>
                <w:b w:val="0"/>
                <w:color w:val="0000ff"/>
                <w:sz w:val="22"/>
                <w:szCs w:val="22"/>
                <w:u w:val="single"/>
                <w:rtl w:val="0"/>
              </w:rPr>
              <w:t xml:space="preserve">12.1.7</w:t>
            </w:r>
          </w:hyperlink>
          <w:hyperlink w:anchor="_302dr9l">
            <w:r w:rsidDel="00000000" w:rsidR="00000000" w:rsidRPr="00000000">
              <w:rPr>
                <w:rFonts w:ascii="Calibri" w:cs="Calibri" w:eastAsia="Calibri" w:hAnsi="Calibri"/>
                <w:b w:val="0"/>
                <w:sz w:val="22"/>
                <w:szCs w:val="22"/>
                <w:rtl w:val="0"/>
              </w:rPr>
              <w:tab/>
            </w:r>
          </w:hyperlink>
          <w:hyperlink w:anchor="_302dr9l">
            <w:r w:rsidDel="00000000" w:rsidR="00000000" w:rsidRPr="00000000">
              <w:rPr>
                <w:rFonts w:ascii="Calibri" w:cs="Calibri" w:eastAsia="Calibri" w:hAnsi="Calibri"/>
                <w:b w:val="0"/>
                <w:color w:val="0000ff"/>
                <w:sz w:val="22"/>
                <w:szCs w:val="22"/>
                <w:u w:val="single"/>
                <w:rtl w:val="0"/>
              </w:rPr>
              <w:t xml:space="preserve">Messages d’erreur</w:t>
            </w:r>
          </w:hyperlink>
          <w:hyperlink w:anchor="_302dr9l">
            <w:r w:rsidDel="00000000" w:rsidR="00000000" w:rsidRPr="00000000">
              <w:rPr>
                <w:rFonts w:ascii="Calibri" w:cs="Calibri" w:eastAsia="Calibri" w:hAnsi="Calibri"/>
                <w:b w:val="0"/>
                <w:sz w:val="22"/>
                <w:szCs w:val="22"/>
                <w:rtl w:val="0"/>
              </w:rPr>
              <w:tab/>
            </w:r>
          </w:hyperlink>
          <w:hyperlink w:anchor="_Toc409973724">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f7o1he">
            <w:r w:rsidDel="00000000" w:rsidR="00000000" w:rsidRPr="00000000">
              <w:rPr>
                <w:rFonts w:ascii="Calibri" w:cs="Calibri" w:eastAsia="Calibri" w:hAnsi="Calibri"/>
                <w:b w:val="0"/>
                <w:color w:val="0000ff"/>
                <w:sz w:val="22"/>
                <w:szCs w:val="22"/>
                <w:u w:val="single"/>
                <w:rtl w:val="0"/>
              </w:rPr>
              <w:t xml:space="preserve">12.2</w:t>
            </w:r>
          </w:hyperlink>
          <w:hyperlink w:anchor="_1f7o1he">
            <w:r w:rsidDel="00000000" w:rsidR="00000000" w:rsidRPr="00000000">
              <w:rPr>
                <w:rFonts w:ascii="Calibri" w:cs="Calibri" w:eastAsia="Calibri" w:hAnsi="Calibri"/>
                <w:b w:val="0"/>
                <w:sz w:val="22"/>
                <w:szCs w:val="22"/>
                <w:rtl w:val="0"/>
              </w:rPr>
              <w:tab/>
            </w:r>
          </w:hyperlink>
          <w:hyperlink w:anchor="_1f7o1he">
            <w:r w:rsidDel="00000000" w:rsidR="00000000" w:rsidRPr="00000000">
              <w:rPr>
                <w:rFonts w:ascii="Calibri" w:cs="Calibri" w:eastAsia="Calibri" w:hAnsi="Calibri"/>
                <w:b w:val="0"/>
                <w:color w:val="0000ff"/>
                <w:sz w:val="22"/>
                <w:szCs w:val="22"/>
                <w:u w:val="single"/>
                <w:rtl w:val="0"/>
              </w:rPr>
              <w:t xml:space="preserve">Cas d’utilisation &lt;Notification des Clients de la banque&gt;</w:t>
            </w:r>
          </w:hyperlink>
          <w:hyperlink w:anchor="_1f7o1he">
            <w:r w:rsidDel="00000000" w:rsidR="00000000" w:rsidRPr="00000000">
              <w:rPr>
                <w:rFonts w:ascii="Calibri" w:cs="Calibri" w:eastAsia="Calibri" w:hAnsi="Calibri"/>
                <w:b w:val="0"/>
                <w:sz w:val="22"/>
                <w:szCs w:val="22"/>
                <w:rtl w:val="0"/>
              </w:rPr>
              <w:tab/>
            </w:r>
          </w:hyperlink>
          <w:hyperlink w:anchor="_Toc40997372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z7bk57">
            <w:r w:rsidDel="00000000" w:rsidR="00000000" w:rsidRPr="00000000">
              <w:rPr>
                <w:rFonts w:ascii="Calibri" w:cs="Calibri" w:eastAsia="Calibri" w:hAnsi="Calibri"/>
                <w:b w:val="0"/>
                <w:color w:val="0000ff"/>
                <w:sz w:val="22"/>
                <w:szCs w:val="22"/>
                <w:u w:val="single"/>
                <w:rtl w:val="0"/>
              </w:rPr>
              <w:t xml:space="preserve">12.2.1</w:t>
            </w:r>
          </w:hyperlink>
          <w:hyperlink w:anchor="_3z7bk57">
            <w:r w:rsidDel="00000000" w:rsidR="00000000" w:rsidRPr="00000000">
              <w:rPr>
                <w:rFonts w:ascii="Calibri" w:cs="Calibri" w:eastAsia="Calibri" w:hAnsi="Calibri"/>
                <w:b w:val="0"/>
                <w:sz w:val="22"/>
                <w:szCs w:val="22"/>
                <w:rtl w:val="0"/>
              </w:rPr>
              <w:tab/>
            </w:r>
          </w:hyperlink>
          <w:hyperlink w:anchor="_3z7bk57">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z7bk57">
            <w:r w:rsidDel="00000000" w:rsidR="00000000" w:rsidRPr="00000000">
              <w:rPr>
                <w:rFonts w:ascii="Calibri" w:cs="Calibri" w:eastAsia="Calibri" w:hAnsi="Calibri"/>
                <w:b w:val="0"/>
                <w:sz w:val="22"/>
                <w:szCs w:val="22"/>
                <w:rtl w:val="0"/>
              </w:rPr>
              <w:tab/>
            </w:r>
          </w:hyperlink>
          <w:hyperlink w:anchor="_Toc40997372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eclud0">
            <w:r w:rsidDel="00000000" w:rsidR="00000000" w:rsidRPr="00000000">
              <w:rPr>
                <w:rFonts w:ascii="Calibri" w:cs="Calibri" w:eastAsia="Calibri" w:hAnsi="Calibri"/>
                <w:b w:val="0"/>
                <w:color w:val="0000ff"/>
                <w:sz w:val="22"/>
                <w:szCs w:val="22"/>
                <w:u w:val="single"/>
                <w:rtl w:val="0"/>
              </w:rPr>
              <w:t xml:space="preserve">12.2.2</w:t>
            </w:r>
          </w:hyperlink>
          <w:hyperlink w:anchor="_2eclud0">
            <w:r w:rsidDel="00000000" w:rsidR="00000000" w:rsidRPr="00000000">
              <w:rPr>
                <w:rFonts w:ascii="Calibri" w:cs="Calibri" w:eastAsia="Calibri" w:hAnsi="Calibri"/>
                <w:b w:val="0"/>
                <w:sz w:val="22"/>
                <w:szCs w:val="22"/>
                <w:rtl w:val="0"/>
              </w:rPr>
              <w:tab/>
            </w:r>
          </w:hyperlink>
          <w:hyperlink w:anchor="_2eclud0">
            <w:r w:rsidDel="00000000" w:rsidR="00000000" w:rsidRPr="00000000">
              <w:rPr>
                <w:rFonts w:ascii="Calibri" w:cs="Calibri" w:eastAsia="Calibri" w:hAnsi="Calibri"/>
                <w:b w:val="0"/>
                <w:color w:val="0000ff"/>
                <w:sz w:val="22"/>
                <w:szCs w:val="22"/>
                <w:u w:val="single"/>
                <w:rtl w:val="0"/>
              </w:rPr>
              <w:t xml:space="preserve">Pré-conditions</w:t>
            </w:r>
          </w:hyperlink>
          <w:hyperlink w:anchor="_2eclud0">
            <w:r w:rsidDel="00000000" w:rsidR="00000000" w:rsidRPr="00000000">
              <w:rPr>
                <w:rFonts w:ascii="Calibri" w:cs="Calibri" w:eastAsia="Calibri" w:hAnsi="Calibri"/>
                <w:b w:val="0"/>
                <w:sz w:val="22"/>
                <w:szCs w:val="22"/>
                <w:rtl w:val="0"/>
              </w:rPr>
              <w:tab/>
            </w:r>
          </w:hyperlink>
          <w:hyperlink w:anchor="_Toc40997372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thw4kt">
            <w:r w:rsidDel="00000000" w:rsidR="00000000" w:rsidRPr="00000000">
              <w:rPr>
                <w:rFonts w:ascii="Calibri" w:cs="Calibri" w:eastAsia="Calibri" w:hAnsi="Calibri"/>
                <w:b w:val="0"/>
                <w:color w:val="0000ff"/>
                <w:sz w:val="22"/>
                <w:szCs w:val="22"/>
                <w:u w:val="single"/>
                <w:rtl w:val="0"/>
              </w:rPr>
              <w:t xml:space="preserve">12.2.3</w:t>
            </w:r>
          </w:hyperlink>
          <w:hyperlink w:anchor="_thw4kt">
            <w:r w:rsidDel="00000000" w:rsidR="00000000" w:rsidRPr="00000000">
              <w:rPr>
                <w:rFonts w:ascii="Calibri" w:cs="Calibri" w:eastAsia="Calibri" w:hAnsi="Calibri"/>
                <w:b w:val="0"/>
                <w:sz w:val="22"/>
                <w:szCs w:val="22"/>
                <w:rtl w:val="0"/>
              </w:rPr>
              <w:tab/>
            </w:r>
          </w:hyperlink>
          <w:hyperlink w:anchor="_thw4kt">
            <w:r w:rsidDel="00000000" w:rsidR="00000000" w:rsidRPr="00000000">
              <w:rPr>
                <w:rFonts w:ascii="Calibri" w:cs="Calibri" w:eastAsia="Calibri" w:hAnsi="Calibri"/>
                <w:b w:val="0"/>
                <w:color w:val="0000ff"/>
                <w:sz w:val="22"/>
                <w:szCs w:val="22"/>
                <w:u w:val="single"/>
                <w:rtl w:val="0"/>
              </w:rPr>
              <w:t xml:space="preserve">Post-conditions</w:t>
            </w:r>
          </w:hyperlink>
          <w:hyperlink w:anchor="_thw4kt">
            <w:r w:rsidDel="00000000" w:rsidR="00000000" w:rsidRPr="00000000">
              <w:rPr>
                <w:rFonts w:ascii="Calibri" w:cs="Calibri" w:eastAsia="Calibri" w:hAnsi="Calibri"/>
                <w:b w:val="0"/>
                <w:sz w:val="22"/>
                <w:szCs w:val="22"/>
                <w:rtl w:val="0"/>
              </w:rPr>
              <w:tab/>
            </w:r>
          </w:hyperlink>
          <w:hyperlink w:anchor="_Toc40997372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dhjn8m">
            <w:r w:rsidDel="00000000" w:rsidR="00000000" w:rsidRPr="00000000">
              <w:rPr>
                <w:rFonts w:ascii="Calibri" w:cs="Calibri" w:eastAsia="Calibri" w:hAnsi="Calibri"/>
                <w:b w:val="0"/>
                <w:color w:val="0000ff"/>
                <w:sz w:val="22"/>
                <w:szCs w:val="22"/>
                <w:u w:val="single"/>
                <w:rtl w:val="0"/>
              </w:rPr>
              <w:t xml:space="preserve">12.2.4</w:t>
            </w:r>
          </w:hyperlink>
          <w:hyperlink w:anchor="_3dhjn8m">
            <w:r w:rsidDel="00000000" w:rsidR="00000000" w:rsidRPr="00000000">
              <w:rPr>
                <w:rFonts w:ascii="Calibri" w:cs="Calibri" w:eastAsia="Calibri" w:hAnsi="Calibri"/>
                <w:b w:val="0"/>
                <w:sz w:val="22"/>
                <w:szCs w:val="22"/>
                <w:rtl w:val="0"/>
              </w:rPr>
              <w:tab/>
            </w:r>
          </w:hyperlink>
          <w:hyperlink w:anchor="_3dhjn8m">
            <w:r w:rsidDel="00000000" w:rsidR="00000000" w:rsidRPr="00000000">
              <w:rPr>
                <w:rFonts w:ascii="Calibri" w:cs="Calibri" w:eastAsia="Calibri" w:hAnsi="Calibri"/>
                <w:b w:val="0"/>
                <w:color w:val="0000ff"/>
                <w:sz w:val="22"/>
                <w:szCs w:val="22"/>
                <w:u w:val="single"/>
                <w:rtl w:val="0"/>
              </w:rPr>
              <w:t xml:space="preserve">Diagramme d’activité</w:t>
            </w:r>
          </w:hyperlink>
          <w:hyperlink w:anchor="_3dhjn8m">
            <w:r w:rsidDel="00000000" w:rsidR="00000000" w:rsidRPr="00000000">
              <w:rPr>
                <w:rFonts w:ascii="Calibri" w:cs="Calibri" w:eastAsia="Calibri" w:hAnsi="Calibri"/>
                <w:b w:val="0"/>
                <w:sz w:val="22"/>
                <w:szCs w:val="22"/>
                <w:rtl w:val="0"/>
              </w:rPr>
              <w:tab/>
            </w:r>
          </w:hyperlink>
          <w:hyperlink w:anchor="_Toc40997372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smtxgf">
            <w:r w:rsidDel="00000000" w:rsidR="00000000" w:rsidRPr="00000000">
              <w:rPr>
                <w:rFonts w:ascii="Calibri" w:cs="Calibri" w:eastAsia="Calibri" w:hAnsi="Calibri"/>
                <w:b w:val="0"/>
                <w:color w:val="0000ff"/>
                <w:sz w:val="22"/>
                <w:szCs w:val="22"/>
                <w:u w:val="single"/>
                <w:rtl w:val="0"/>
              </w:rPr>
              <w:t xml:space="preserve">12.2.5</w:t>
            </w:r>
          </w:hyperlink>
          <w:hyperlink w:anchor="_1smtxgf">
            <w:r w:rsidDel="00000000" w:rsidR="00000000" w:rsidRPr="00000000">
              <w:rPr>
                <w:rFonts w:ascii="Calibri" w:cs="Calibri" w:eastAsia="Calibri" w:hAnsi="Calibri"/>
                <w:b w:val="0"/>
                <w:sz w:val="22"/>
                <w:szCs w:val="22"/>
                <w:rtl w:val="0"/>
              </w:rPr>
              <w:tab/>
            </w:r>
          </w:hyperlink>
          <w:hyperlink w:anchor="_1smtxgf">
            <w:r w:rsidDel="00000000" w:rsidR="00000000" w:rsidRPr="00000000">
              <w:rPr>
                <w:rFonts w:ascii="Calibri" w:cs="Calibri" w:eastAsia="Calibri" w:hAnsi="Calibri"/>
                <w:b w:val="0"/>
                <w:color w:val="0000ff"/>
                <w:sz w:val="22"/>
                <w:szCs w:val="22"/>
                <w:u w:val="single"/>
                <w:rtl w:val="0"/>
              </w:rPr>
              <w:t xml:space="preserve">Règles de gestion</w:t>
            </w:r>
          </w:hyperlink>
          <w:hyperlink w:anchor="_1smtxgf">
            <w:r w:rsidDel="00000000" w:rsidR="00000000" w:rsidRPr="00000000">
              <w:rPr>
                <w:rFonts w:ascii="Calibri" w:cs="Calibri" w:eastAsia="Calibri" w:hAnsi="Calibri"/>
                <w:b w:val="0"/>
                <w:sz w:val="22"/>
                <w:szCs w:val="22"/>
                <w:rtl w:val="0"/>
              </w:rPr>
              <w:tab/>
            </w:r>
          </w:hyperlink>
          <w:hyperlink w:anchor="_Toc40997373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cmhg48">
            <w:r w:rsidDel="00000000" w:rsidR="00000000" w:rsidRPr="00000000">
              <w:rPr>
                <w:rFonts w:ascii="Calibri" w:cs="Calibri" w:eastAsia="Calibri" w:hAnsi="Calibri"/>
                <w:b w:val="0"/>
                <w:color w:val="0000ff"/>
                <w:sz w:val="22"/>
                <w:szCs w:val="22"/>
                <w:u w:val="single"/>
                <w:rtl w:val="0"/>
              </w:rPr>
              <w:t xml:space="preserve">12.2.6</w:t>
            </w:r>
          </w:hyperlink>
          <w:hyperlink w:anchor="_4cmhg48">
            <w:r w:rsidDel="00000000" w:rsidR="00000000" w:rsidRPr="00000000">
              <w:rPr>
                <w:rFonts w:ascii="Calibri" w:cs="Calibri" w:eastAsia="Calibri" w:hAnsi="Calibri"/>
                <w:b w:val="0"/>
                <w:sz w:val="22"/>
                <w:szCs w:val="22"/>
                <w:rtl w:val="0"/>
              </w:rPr>
              <w:tab/>
            </w:r>
          </w:hyperlink>
          <w:hyperlink w:anchor="_4cmhg48">
            <w:r w:rsidDel="00000000" w:rsidR="00000000" w:rsidRPr="00000000">
              <w:rPr>
                <w:rFonts w:ascii="Calibri" w:cs="Calibri" w:eastAsia="Calibri" w:hAnsi="Calibri"/>
                <w:b w:val="0"/>
                <w:color w:val="0000ff"/>
                <w:sz w:val="22"/>
                <w:szCs w:val="22"/>
                <w:u w:val="single"/>
                <w:rtl w:val="0"/>
              </w:rPr>
              <w:t xml:space="preserve">Traitements</w:t>
            </w:r>
          </w:hyperlink>
          <w:hyperlink w:anchor="_4cmhg48">
            <w:r w:rsidDel="00000000" w:rsidR="00000000" w:rsidRPr="00000000">
              <w:rPr>
                <w:rFonts w:ascii="Calibri" w:cs="Calibri" w:eastAsia="Calibri" w:hAnsi="Calibri"/>
                <w:b w:val="0"/>
                <w:sz w:val="22"/>
                <w:szCs w:val="22"/>
                <w:rtl w:val="0"/>
              </w:rPr>
              <w:tab/>
            </w:r>
          </w:hyperlink>
          <w:hyperlink w:anchor="_Toc40997373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rrrqc1">
            <w:r w:rsidDel="00000000" w:rsidR="00000000" w:rsidRPr="00000000">
              <w:rPr>
                <w:rFonts w:ascii="Calibri" w:cs="Calibri" w:eastAsia="Calibri" w:hAnsi="Calibri"/>
                <w:b w:val="0"/>
                <w:color w:val="0000ff"/>
                <w:sz w:val="22"/>
                <w:szCs w:val="22"/>
                <w:u w:val="single"/>
                <w:rtl w:val="0"/>
              </w:rPr>
              <w:t xml:space="preserve">12.2.7</w:t>
            </w:r>
          </w:hyperlink>
          <w:hyperlink w:anchor="_2rrrqc1">
            <w:r w:rsidDel="00000000" w:rsidR="00000000" w:rsidRPr="00000000">
              <w:rPr>
                <w:rFonts w:ascii="Calibri" w:cs="Calibri" w:eastAsia="Calibri" w:hAnsi="Calibri"/>
                <w:b w:val="0"/>
                <w:sz w:val="22"/>
                <w:szCs w:val="22"/>
                <w:rtl w:val="0"/>
              </w:rPr>
              <w:tab/>
            </w:r>
          </w:hyperlink>
          <w:hyperlink w:anchor="_2rrrqc1">
            <w:r w:rsidDel="00000000" w:rsidR="00000000" w:rsidRPr="00000000">
              <w:rPr>
                <w:rFonts w:ascii="Calibri" w:cs="Calibri" w:eastAsia="Calibri" w:hAnsi="Calibri"/>
                <w:b w:val="0"/>
                <w:color w:val="0000ff"/>
                <w:sz w:val="22"/>
                <w:szCs w:val="22"/>
                <w:u w:val="single"/>
                <w:rtl w:val="0"/>
              </w:rPr>
              <w:t xml:space="preserve">Messages d’erreur</w:t>
            </w:r>
          </w:hyperlink>
          <w:hyperlink w:anchor="_2rrrqc1">
            <w:r w:rsidDel="00000000" w:rsidR="00000000" w:rsidRPr="00000000">
              <w:rPr>
                <w:rFonts w:ascii="Calibri" w:cs="Calibri" w:eastAsia="Calibri" w:hAnsi="Calibri"/>
                <w:b w:val="0"/>
                <w:sz w:val="22"/>
                <w:szCs w:val="22"/>
                <w:rtl w:val="0"/>
              </w:rPr>
              <w:tab/>
            </w:r>
          </w:hyperlink>
          <w:hyperlink w:anchor="_Toc409973732">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6x20ju">
            <w:r w:rsidDel="00000000" w:rsidR="00000000" w:rsidRPr="00000000">
              <w:rPr>
                <w:rFonts w:ascii="Calibri" w:cs="Calibri" w:eastAsia="Calibri" w:hAnsi="Calibri"/>
                <w:b w:val="0"/>
                <w:color w:val="0000ff"/>
                <w:sz w:val="22"/>
                <w:szCs w:val="22"/>
                <w:u w:val="single"/>
                <w:rtl w:val="0"/>
              </w:rPr>
              <w:t xml:space="preserve">12.3</w:t>
            </w:r>
          </w:hyperlink>
          <w:hyperlink w:anchor="_16x20ju">
            <w:r w:rsidDel="00000000" w:rsidR="00000000" w:rsidRPr="00000000">
              <w:rPr>
                <w:rFonts w:ascii="Calibri" w:cs="Calibri" w:eastAsia="Calibri" w:hAnsi="Calibri"/>
                <w:b w:val="0"/>
                <w:sz w:val="22"/>
                <w:szCs w:val="22"/>
                <w:rtl w:val="0"/>
              </w:rPr>
              <w:tab/>
            </w:r>
          </w:hyperlink>
          <w:hyperlink w:anchor="_16x20ju">
            <w:r w:rsidDel="00000000" w:rsidR="00000000" w:rsidRPr="00000000">
              <w:rPr>
                <w:rFonts w:ascii="Calibri" w:cs="Calibri" w:eastAsia="Calibri" w:hAnsi="Calibri"/>
                <w:b w:val="0"/>
                <w:color w:val="0000ff"/>
                <w:sz w:val="22"/>
                <w:szCs w:val="22"/>
                <w:u w:val="single"/>
                <w:rtl w:val="0"/>
              </w:rPr>
              <w:t xml:space="preserve">Cas d’utilisation &lt;Création d'un ordre de souscription OPV&gt;</w:t>
            </w:r>
          </w:hyperlink>
          <w:hyperlink w:anchor="_16x20ju">
            <w:r w:rsidDel="00000000" w:rsidR="00000000" w:rsidRPr="00000000">
              <w:rPr>
                <w:rFonts w:ascii="Calibri" w:cs="Calibri" w:eastAsia="Calibri" w:hAnsi="Calibri"/>
                <w:b w:val="0"/>
                <w:sz w:val="22"/>
                <w:szCs w:val="22"/>
                <w:rtl w:val="0"/>
              </w:rPr>
              <w:tab/>
            </w:r>
          </w:hyperlink>
          <w:hyperlink w:anchor="_Toc40997373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qwpj7n">
            <w:r w:rsidDel="00000000" w:rsidR="00000000" w:rsidRPr="00000000">
              <w:rPr>
                <w:rFonts w:ascii="Calibri" w:cs="Calibri" w:eastAsia="Calibri" w:hAnsi="Calibri"/>
                <w:b w:val="0"/>
                <w:color w:val="0000ff"/>
                <w:sz w:val="22"/>
                <w:szCs w:val="22"/>
                <w:u w:val="single"/>
                <w:rtl w:val="0"/>
              </w:rPr>
              <w:t xml:space="preserve">12.3.1</w:t>
            </w:r>
          </w:hyperlink>
          <w:hyperlink w:anchor="_3qwpj7n">
            <w:r w:rsidDel="00000000" w:rsidR="00000000" w:rsidRPr="00000000">
              <w:rPr>
                <w:rFonts w:ascii="Calibri" w:cs="Calibri" w:eastAsia="Calibri" w:hAnsi="Calibri"/>
                <w:b w:val="0"/>
                <w:sz w:val="22"/>
                <w:szCs w:val="22"/>
                <w:rtl w:val="0"/>
              </w:rPr>
              <w:tab/>
            </w:r>
          </w:hyperlink>
          <w:hyperlink w:anchor="_3qwpj7n">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qwpj7n">
            <w:r w:rsidDel="00000000" w:rsidR="00000000" w:rsidRPr="00000000">
              <w:rPr>
                <w:rFonts w:ascii="Calibri" w:cs="Calibri" w:eastAsia="Calibri" w:hAnsi="Calibri"/>
                <w:b w:val="0"/>
                <w:sz w:val="22"/>
                <w:szCs w:val="22"/>
                <w:rtl w:val="0"/>
              </w:rPr>
              <w:tab/>
            </w:r>
          </w:hyperlink>
          <w:hyperlink w:anchor="_Toc40997373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61ztfg">
            <w:r w:rsidDel="00000000" w:rsidR="00000000" w:rsidRPr="00000000">
              <w:rPr>
                <w:rFonts w:ascii="Calibri" w:cs="Calibri" w:eastAsia="Calibri" w:hAnsi="Calibri"/>
                <w:b w:val="0"/>
                <w:color w:val="0000ff"/>
                <w:sz w:val="22"/>
                <w:szCs w:val="22"/>
                <w:u w:val="single"/>
                <w:rtl w:val="0"/>
              </w:rPr>
              <w:t xml:space="preserve">12.3.2</w:t>
            </w:r>
          </w:hyperlink>
          <w:hyperlink w:anchor="_261ztfg">
            <w:r w:rsidDel="00000000" w:rsidR="00000000" w:rsidRPr="00000000">
              <w:rPr>
                <w:rFonts w:ascii="Calibri" w:cs="Calibri" w:eastAsia="Calibri" w:hAnsi="Calibri"/>
                <w:b w:val="0"/>
                <w:sz w:val="22"/>
                <w:szCs w:val="22"/>
                <w:rtl w:val="0"/>
              </w:rPr>
              <w:tab/>
            </w:r>
          </w:hyperlink>
          <w:hyperlink w:anchor="_261ztfg">
            <w:r w:rsidDel="00000000" w:rsidR="00000000" w:rsidRPr="00000000">
              <w:rPr>
                <w:rFonts w:ascii="Calibri" w:cs="Calibri" w:eastAsia="Calibri" w:hAnsi="Calibri"/>
                <w:b w:val="0"/>
                <w:color w:val="0000ff"/>
                <w:sz w:val="22"/>
                <w:szCs w:val="22"/>
                <w:u w:val="single"/>
                <w:rtl w:val="0"/>
              </w:rPr>
              <w:t xml:space="preserve">Pré-conditions</w:t>
            </w:r>
          </w:hyperlink>
          <w:hyperlink w:anchor="_261ztfg">
            <w:r w:rsidDel="00000000" w:rsidR="00000000" w:rsidRPr="00000000">
              <w:rPr>
                <w:rFonts w:ascii="Calibri" w:cs="Calibri" w:eastAsia="Calibri" w:hAnsi="Calibri"/>
                <w:b w:val="0"/>
                <w:sz w:val="22"/>
                <w:szCs w:val="22"/>
                <w:rtl w:val="0"/>
              </w:rPr>
              <w:tab/>
            </w:r>
          </w:hyperlink>
          <w:hyperlink w:anchor="_Toc40997373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l7a3n9">
            <w:r w:rsidDel="00000000" w:rsidR="00000000" w:rsidRPr="00000000">
              <w:rPr>
                <w:rFonts w:ascii="Calibri" w:cs="Calibri" w:eastAsia="Calibri" w:hAnsi="Calibri"/>
                <w:b w:val="0"/>
                <w:color w:val="0000ff"/>
                <w:sz w:val="22"/>
                <w:szCs w:val="22"/>
                <w:u w:val="single"/>
                <w:rtl w:val="0"/>
              </w:rPr>
              <w:t xml:space="preserve">12.3.3</w:t>
            </w:r>
          </w:hyperlink>
          <w:hyperlink w:anchor="_l7a3n9">
            <w:r w:rsidDel="00000000" w:rsidR="00000000" w:rsidRPr="00000000">
              <w:rPr>
                <w:rFonts w:ascii="Calibri" w:cs="Calibri" w:eastAsia="Calibri" w:hAnsi="Calibri"/>
                <w:b w:val="0"/>
                <w:sz w:val="22"/>
                <w:szCs w:val="22"/>
                <w:rtl w:val="0"/>
              </w:rPr>
              <w:tab/>
            </w:r>
          </w:hyperlink>
          <w:hyperlink w:anchor="_l7a3n9">
            <w:r w:rsidDel="00000000" w:rsidR="00000000" w:rsidRPr="00000000">
              <w:rPr>
                <w:rFonts w:ascii="Calibri" w:cs="Calibri" w:eastAsia="Calibri" w:hAnsi="Calibri"/>
                <w:b w:val="0"/>
                <w:color w:val="0000ff"/>
                <w:sz w:val="22"/>
                <w:szCs w:val="22"/>
                <w:u w:val="single"/>
                <w:rtl w:val="0"/>
              </w:rPr>
              <w:t xml:space="preserve">Post-conditions</w:t>
            </w:r>
          </w:hyperlink>
          <w:hyperlink w:anchor="_l7a3n9">
            <w:r w:rsidDel="00000000" w:rsidR="00000000" w:rsidRPr="00000000">
              <w:rPr>
                <w:rFonts w:ascii="Calibri" w:cs="Calibri" w:eastAsia="Calibri" w:hAnsi="Calibri"/>
                <w:b w:val="0"/>
                <w:sz w:val="22"/>
                <w:szCs w:val="22"/>
                <w:rtl w:val="0"/>
              </w:rPr>
              <w:tab/>
            </w:r>
          </w:hyperlink>
          <w:hyperlink w:anchor="_Toc40997373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56xmb2">
            <w:r w:rsidDel="00000000" w:rsidR="00000000" w:rsidRPr="00000000">
              <w:rPr>
                <w:rFonts w:ascii="Calibri" w:cs="Calibri" w:eastAsia="Calibri" w:hAnsi="Calibri"/>
                <w:b w:val="0"/>
                <w:color w:val="0000ff"/>
                <w:sz w:val="22"/>
                <w:szCs w:val="22"/>
                <w:u w:val="single"/>
                <w:rtl w:val="0"/>
              </w:rPr>
              <w:t xml:space="preserve">12.3.4</w:t>
            </w:r>
          </w:hyperlink>
          <w:hyperlink w:anchor="_356xmb2">
            <w:r w:rsidDel="00000000" w:rsidR="00000000" w:rsidRPr="00000000">
              <w:rPr>
                <w:rFonts w:ascii="Calibri" w:cs="Calibri" w:eastAsia="Calibri" w:hAnsi="Calibri"/>
                <w:b w:val="0"/>
                <w:sz w:val="22"/>
                <w:szCs w:val="22"/>
                <w:rtl w:val="0"/>
              </w:rPr>
              <w:tab/>
            </w:r>
          </w:hyperlink>
          <w:hyperlink w:anchor="_356xmb2">
            <w:r w:rsidDel="00000000" w:rsidR="00000000" w:rsidRPr="00000000">
              <w:rPr>
                <w:rFonts w:ascii="Calibri" w:cs="Calibri" w:eastAsia="Calibri" w:hAnsi="Calibri"/>
                <w:b w:val="0"/>
                <w:color w:val="0000ff"/>
                <w:sz w:val="22"/>
                <w:szCs w:val="22"/>
                <w:u w:val="single"/>
                <w:rtl w:val="0"/>
              </w:rPr>
              <w:t xml:space="preserve">Diagramme d’activité</w:t>
            </w:r>
          </w:hyperlink>
          <w:hyperlink w:anchor="_356xmb2">
            <w:r w:rsidDel="00000000" w:rsidR="00000000" w:rsidRPr="00000000">
              <w:rPr>
                <w:rFonts w:ascii="Calibri" w:cs="Calibri" w:eastAsia="Calibri" w:hAnsi="Calibri"/>
                <w:b w:val="0"/>
                <w:sz w:val="22"/>
                <w:szCs w:val="22"/>
                <w:rtl w:val="0"/>
              </w:rPr>
              <w:tab/>
            </w:r>
          </w:hyperlink>
          <w:hyperlink w:anchor="_Toc40997373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kc7wiv">
            <w:r w:rsidDel="00000000" w:rsidR="00000000" w:rsidRPr="00000000">
              <w:rPr>
                <w:rFonts w:ascii="Calibri" w:cs="Calibri" w:eastAsia="Calibri" w:hAnsi="Calibri"/>
                <w:b w:val="0"/>
                <w:color w:val="0000ff"/>
                <w:sz w:val="22"/>
                <w:szCs w:val="22"/>
                <w:u w:val="single"/>
                <w:rtl w:val="0"/>
              </w:rPr>
              <w:t xml:space="preserve">12.3.5</w:t>
            </w:r>
          </w:hyperlink>
          <w:hyperlink w:anchor="_1kc7wiv">
            <w:r w:rsidDel="00000000" w:rsidR="00000000" w:rsidRPr="00000000">
              <w:rPr>
                <w:rFonts w:ascii="Calibri" w:cs="Calibri" w:eastAsia="Calibri" w:hAnsi="Calibri"/>
                <w:b w:val="0"/>
                <w:sz w:val="22"/>
                <w:szCs w:val="22"/>
                <w:rtl w:val="0"/>
              </w:rPr>
              <w:tab/>
            </w:r>
          </w:hyperlink>
          <w:hyperlink w:anchor="_1kc7wiv">
            <w:r w:rsidDel="00000000" w:rsidR="00000000" w:rsidRPr="00000000">
              <w:rPr>
                <w:rFonts w:ascii="Calibri" w:cs="Calibri" w:eastAsia="Calibri" w:hAnsi="Calibri"/>
                <w:b w:val="0"/>
                <w:color w:val="0000ff"/>
                <w:sz w:val="22"/>
                <w:szCs w:val="22"/>
                <w:u w:val="single"/>
                <w:rtl w:val="0"/>
              </w:rPr>
              <w:t xml:space="preserve">Règles de gestion</w:t>
            </w:r>
          </w:hyperlink>
          <w:hyperlink w:anchor="_1kc7wiv">
            <w:r w:rsidDel="00000000" w:rsidR="00000000" w:rsidRPr="00000000">
              <w:rPr>
                <w:rFonts w:ascii="Calibri" w:cs="Calibri" w:eastAsia="Calibri" w:hAnsi="Calibri"/>
                <w:b w:val="0"/>
                <w:sz w:val="22"/>
                <w:szCs w:val="22"/>
                <w:rtl w:val="0"/>
              </w:rPr>
              <w:tab/>
            </w:r>
          </w:hyperlink>
          <w:hyperlink w:anchor="_Toc40997373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4bvf6o">
            <w:r w:rsidDel="00000000" w:rsidR="00000000" w:rsidRPr="00000000">
              <w:rPr>
                <w:rFonts w:ascii="Calibri" w:cs="Calibri" w:eastAsia="Calibri" w:hAnsi="Calibri"/>
                <w:b w:val="0"/>
                <w:color w:val="0000ff"/>
                <w:sz w:val="22"/>
                <w:szCs w:val="22"/>
                <w:u w:val="single"/>
                <w:rtl w:val="0"/>
              </w:rPr>
              <w:t xml:space="preserve">12.3.6</w:t>
            </w:r>
          </w:hyperlink>
          <w:hyperlink w:anchor="_44bvf6o">
            <w:r w:rsidDel="00000000" w:rsidR="00000000" w:rsidRPr="00000000">
              <w:rPr>
                <w:rFonts w:ascii="Calibri" w:cs="Calibri" w:eastAsia="Calibri" w:hAnsi="Calibri"/>
                <w:b w:val="0"/>
                <w:sz w:val="22"/>
                <w:szCs w:val="22"/>
                <w:rtl w:val="0"/>
              </w:rPr>
              <w:tab/>
            </w:r>
          </w:hyperlink>
          <w:hyperlink w:anchor="_44bvf6o">
            <w:r w:rsidDel="00000000" w:rsidR="00000000" w:rsidRPr="00000000">
              <w:rPr>
                <w:rFonts w:ascii="Calibri" w:cs="Calibri" w:eastAsia="Calibri" w:hAnsi="Calibri"/>
                <w:b w:val="0"/>
                <w:color w:val="0000ff"/>
                <w:sz w:val="22"/>
                <w:szCs w:val="22"/>
                <w:u w:val="single"/>
                <w:rtl w:val="0"/>
              </w:rPr>
              <w:t xml:space="preserve">Traitements</w:t>
            </w:r>
          </w:hyperlink>
          <w:hyperlink w:anchor="_44bvf6o">
            <w:r w:rsidDel="00000000" w:rsidR="00000000" w:rsidRPr="00000000">
              <w:rPr>
                <w:rFonts w:ascii="Calibri" w:cs="Calibri" w:eastAsia="Calibri" w:hAnsi="Calibri"/>
                <w:b w:val="0"/>
                <w:sz w:val="22"/>
                <w:szCs w:val="22"/>
                <w:rtl w:val="0"/>
              </w:rPr>
              <w:tab/>
            </w:r>
          </w:hyperlink>
          <w:hyperlink w:anchor="_Toc40997373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jh5peh">
            <w:r w:rsidDel="00000000" w:rsidR="00000000" w:rsidRPr="00000000">
              <w:rPr>
                <w:rFonts w:ascii="Calibri" w:cs="Calibri" w:eastAsia="Calibri" w:hAnsi="Calibri"/>
                <w:b w:val="0"/>
                <w:color w:val="0000ff"/>
                <w:sz w:val="22"/>
                <w:szCs w:val="22"/>
                <w:u w:val="single"/>
                <w:rtl w:val="0"/>
              </w:rPr>
              <w:t xml:space="preserve">12.3.7</w:t>
            </w:r>
          </w:hyperlink>
          <w:hyperlink w:anchor="_2jh5peh">
            <w:r w:rsidDel="00000000" w:rsidR="00000000" w:rsidRPr="00000000">
              <w:rPr>
                <w:rFonts w:ascii="Calibri" w:cs="Calibri" w:eastAsia="Calibri" w:hAnsi="Calibri"/>
                <w:b w:val="0"/>
                <w:sz w:val="22"/>
                <w:szCs w:val="22"/>
                <w:rtl w:val="0"/>
              </w:rPr>
              <w:tab/>
            </w:r>
          </w:hyperlink>
          <w:hyperlink w:anchor="_2jh5peh">
            <w:r w:rsidDel="00000000" w:rsidR="00000000" w:rsidRPr="00000000">
              <w:rPr>
                <w:rFonts w:ascii="Calibri" w:cs="Calibri" w:eastAsia="Calibri" w:hAnsi="Calibri"/>
                <w:b w:val="0"/>
                <w:color w:val="0000ff"/>
                <w:sz w:val="22"/>
                <w:szCs w:val="22"/>
                <w:u w:val="single"/>
                <w:rtl w:val="0"/>
              </w:rPr>
              <w:t xml:space="preserve">Messages d’erreur</w:t>
            </w:r>
          </w:hyperlink>
          <w:hyperlink w:anchor="_2jh5peh">
            <w:r w:rsidDel="00000000" w:rsidR="00000000" w:rsidRPr="00000000">
              <w:rPr>
                <w:rFonts w:ascii="Calibri" w:cs="Calibri" w:eastAsia="Calibri" w:hAnsi="Calibri"/>
                <w:b w:val="0"/>
                <w:sz w:val="22"/>
                <w:szCs w:val="22"/>
                <w:rtl w:val="0"/>
              </w:rPr>
              <w:tab/>
            </w:r>
          </w:hyperlink>
          <w:hyperlink w:anchor="_Toc409973740">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ymfzma">
            <w:r w:rsidDel="00000000" w:rsidR="00000000" w:rsidRPr="00000000">
              <w:rPr>
                <w:rFonts w:ascii="Calibri" w:cs="Calibri" w:eastAsia="Calibri" w:hAnsi="Calibri"/>
                <w:b w:val="0"/>
                <w:color w:val="0000ff"/>
                <w:sz w:val="22"/>
                <w:szCs w:val="22"/>
                <w:u w:val="single"/>
                <w:rtl w:val="0"/>
              </w:rPr>
              <w:t xml:space="preserve">12.4</w:t>
            </w:r>
          </w:hyperlink>
          <w:hyperlink w:anchor="_ymfzma">
            <w:r w:rsidDel="00000000" w:rsidR="00000000" w:rsidRPr="00000000">
              <w:rPr>
                <w:rFonts w:ascii="Calibri" w:cs="Calibri" w:eastAsia="Calibri" w:hAnsi="Calibri"/>
                <w:b w:val="0"/>
                <w:sz w:val="22"/>
                <w:szCs w:val="22"/>
                <w:rtl w:val="0"/>
              </w:rPr>
              <w:tab/>
            </w:r>
          </w:hyperlink>
          <w:hyperlink w:anchor="_ymfzma">
            <w:r w:rsidDel="00000000" w:rsidR="00000000" w:rsidRPr="00000000">
              <w:rPr>
                <w:rFonts w:ascii="Calibri" w:cs="Calibri" w:eastAsia="Calibri" w:hAnsi="Calibri"/>
                <w:b w:val="0"/>
                <w:color w:val="0000ff"/>
                <w:sz w:val="22"/>
                <w:szCs w:val="22"/>
                <w:u w:val="single"/>
                <w:rtl w:val="0"/>
              </w:rPr>
              <w:t xml:space="preserve">Cas d’utilisation &lt;Envoi des ordres OPV vers la BVC&gt;</w:t>
            </w:r>
          </w:hyperlink>
          <w:hyperlink w:anchor="_ymfzma">
            <w:r w:rsidDel="00000000" w:rsidR="00000000" w:rsidRPr="00000000">
              <w:rPr>
                <w:rFonts w:ascii="Calibri" w:cs="Calibri" w:eastAsia="Calibri" w:hAnsi="Calibri"/>
                <w:b w:val="0"/>
                <w:sz w:val="22"/>
                <w:szCs w:val="22"/>
                <w:rtl w:val="0"/>
              </w:rPr>
              <w:tab/>
            </w:r>
          </w:hyperlink>
          <w:hyperlink w:anchor="_Toc40997374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im3ia3">
            <w:r w:rsidDel="00000000" w:rsidR="00000000" w:rsidRPr="00000000">
              <w:rPr>
                <w:rFonts w:ascii="Calibri" w:cs="Calibri" w:eastAsia="Calibri" w:hAnsi="Calibri"/>
                <w:b w:val="0"/>
                <w:color w:val="0000ff"/>
                <w:sz w:val="22"/>
                <w:szCs w:val="22"/>
                <w:u w:val="single"/>
                <w:rtl w:val="0"/>
              </w:rPr>
              <w:t xml:space="preserve">12.4.1</w:t>
            </w:r>
          </w:hyperlink>
          <w:hyperlink w:anchor="_3im3ia3">
            <w:r w:rsidDel="00000000" w:rsidR="00000000" w:rsidRPr="00000000">
              <w:rPr>
                <w:rFonts w:ascii="Calibri" w:cs="Calibri" w:eastAsia="Calibri" w:hAnsi="Calibri"/>
                <w:b w:val="0"/>
                <w:sz w:val="22"/>
                <w:szCs w:val="22"/>
                <w:rtl w:val="0"/>
              </w:rPr>
              <w:tab/>
            </w:r>
          </w:hyperlink>
          <w:hyperlink w:anchor="_3im3ia3">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im3ia3">
            <w:r w:rsidDel="00000000" w:rsidR="00000000" w:rsidRPr="00000000">
              <w:rPr>
                <w:rFonts w:ascii="Calibri" w:cs="Calibri" w:eastAsia="Calibri" w:hAnsi="Calibri"/>
                <w:b w:val="0"/>
                <w:sz w:val="22"/>
                <w:szCs w:val="22"/>
                <w:rtl w:val="0"/>
              </w:rPr>
              <w:tab/>
            </w:r>
          </w:hyperlink>
          <w:hyperlink w:anchor="_Toc40997374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xrdshw">
            <w:r w:rsidDel="00000000" w:rsidR="00000000" w:rsidRPr="00000000">
              <w:rPr>
                <w:rFonts w:ascii="Calibri" w:cs="Calibri" w:eastAsia="Calibri" w:hAnsi="Calibri"/>
                <w:b w:val="0"/>
                <w:color w:val="0000ff"/>
                <w:sz w:val="22"/>
                <w:szCs w:val="22"/>
                <w:u w:val="single"/>
                <w:rtl w:val="0"/>
              </w:rPr>
              <w:t xml:space="preserve">12.4.2</w:t>
            </w:r>
          </w:hyperlink>
          <w:hyperlink w:anchor="_1xrdshw">
            <w:r w:rsidDel="00000000" w:rsidR="00000000" w:rsidRPr="00000000">
              <w:rPr>
                <w:rFonts w:ascii="Calibri" w:cs="Calibri" w:eastAsia="Calibri" w:hAnsi="Calibri"/>
                <w:b w:val="0"/>
                <w:sz w:val="22"/>
                <w:szCs w:val="22"/>
                <w:rtl w:val="0"/>
              </w:rPr>
              <w:tab/>
            </w:r>
          </w:hyperlink>
          <w:hyperlink w:anchor="_1xrdshw">
            <w:r w:rsidDel="00000000" w:rsidR="00000000" w:rsidRPr="00000000">
              <w:rPr>
                <w:rFonts w:ascii="Calibri" w:cs="Calibri" w:eastAsia="Calibri" w:hAnsi="Calibri"/>
                <w:b w:val="0"/>
                <w:color w:val="0000ff"/>
                <w:sz w:val="22"/>
                <w:szCs w:val="22"/>
                <w:u w:val="single"/>
                <w:rtl w:val="0"/>
              </w:rPr>
              <w:t xml:space="preserve">Pré-conditions</w:t>
            </w:r>
          </w:hyperlink>
          <w:hyperlink w:anchor="_1xrdshw">
            <w:r w:rsidDel="00000000" w:rsidR="00000000" w:rsidRPr="00000000">
              <w:rPr>
                <w:rFonts w:ascii="Calibri" w:cs="Calibri" w:eastAsia="Calibri" w:hAnsi="Calibri"/>
                <w:b w:val="0"/>
                <w:sz w:val="22"/>
                <w:szCs w:val="22"/>
                <w:rtl w:val="0"/>
              </w:rPr>
              <w:tab/>
            </w:r>
          </w:hyperlink>
          <w:hyperlink w:anchor="_Toc40997374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hr1b5p">
            <w:r w:rsidDel="00000000" w:rsidR="00000000" w:rsidRPr="00000000">
              <w:rPr>
                <w:rFonts w:ascii="Calibri" w:cs="Calibri" w:eastAsia="Calibri" w:hAnsi="Calibri"/>
                <w:b w:val="0"/>
                <w:color w:val="0000ff"/>
                <w:sz w:val="22"/>
                <w:szCs w:val="22"/>
                <w:u w:val="single"/>
                <w:rtl w:val="0"/>
              </w:rPr>
              <w:t xml:space="preserve">12.4.3</w:t>
            </w:r>
          </w:hyperlink>
          <w:hyperlink w:anchor="_4hr1b5p">
            <w:r w:rsidDel="00000000" w:rsidR="00000000" w:rsidRPr="00000000">
              <w:rPr>
                <w:rFonts w:ascii="Calibri" w:cs="Calibri" w:eastAsia="Calibri" w:hAnsi="Calibri"/>
                <w:b w:val="0"/>
                <w:sz w:val="22"/>
                <w:szCs w:val="22"/>
                <w:rtl w:val="0"/>
              </w:rPr>
              <w:tab/>
            </w:r>
          </w:hyperlink>
          <w:hyperlink w:anchor="_4hr1b5p">
            <w:r w:rsidDel="00000000" w:rsidR="00000000" w:rsidRPr="00000000">
              <w:rPr>
                <w:rFonts w:ascii="Calibri" w:cs="Calibri" w:eastAsia="Calibri" w:hAnsi="Calibri"/>
                <w:b w:val="0"/>
                <w:color w:val="0000ff"/>
                <w:sz w:val="22"/>
                <w:szCs w:val="22"/>
                <w:u w:val="single"/>
                <w:rtl w:val="0"/>
              </w:rPr>
              <w:t xml:space="preserve">Post-conditions</w:t>
            </w:r>
          </w:hyperlink>
          <w:hyperlink w:anchor="_4hr1b5p">
            <w:r w:rsidDel="00000000" w:rsidR="00000000" w:rsidRPr="00000000">
              <w:rPr>
                <w:rFonts w:ascii="Calibri" w:cs="Calibri" w:eastAsia="Calibri" w:hAnsi="Calibri"/>
                <w:b w:val="0"/>
                <w:sz w:val="22"/>
                <w:szCs w:val="22"/>
                <w:rtl w:val="0"/>
              </w:rPr>
              <w:tab/>
            </w:r>
          </w:hyperlink>
          <w:hyperlink w:anchor="_Toc40997374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wwbldi">
            <w:r w:rsidDel="00000000" w:rsidR="00000000" w:rsidRPr="00000000">
              <w:rPr>
                <w:rFonts w:ascii="Calibri" w:cs="Calibri" w:eastAsia="Calibri" w:hAnsi="Calibri"/>
                <w:b w:val="0"/>
                <w:color w:val="0000ff"/>
                <w:sz w:val="22"/>
                <w:szCs w:val="22"/>
                <w:u w:val="single"/>
                <w:rtl w:val="0"/>
              </w:rPr>
              <w:t xml:space="preserve">12.4.4</w:t>
            </w:r>
          </w:hyperlink>
          <w:hyperlink w:anchor="_2wwbldi">
            <w:r w:rsidDel="00000000" w:rsidR="00000000" w:rsidRPr="00000000">
              <w:rPr>
                <w:rFonts w:ascii="Calibri" w:cs="Calibri" w:eastAsia="Calibri" w:hAnsi="Calibri"/>
                <w:b w:val="0"/>
                <w:sz w:val="22"/>
                <w:szCs w:val="22"/>
                <w:rtl w:val="0"/>
              </w:rPr>
              <w:tab/>
            </w:r>
          </w:hyperlink>
          <w:hyperlink w:anchor="_2wwbldi">
            <w:r w:rsidDel="00000000" w:rsidR="00000000" w:rsidRPr="00000000">
              <w:rPr>
                <w:rFonts w:ascii="Calibri" w:cs="Calibri" w:eastAsia="Calibri" w:hAnsi="Calibri"/>
                <w:b w:val="0"/>
                <w:color w:val="0000ff"/>
                <w:sz w:val="22"/>
                <w:szCs w:val="22"/>
                <w:u w:val="single"/>
                <w:rtl w:val="0"/>
              </w:rPr>
              <w:t xml:space="preserve">Diagramme d’activité</w:t>
            </w:r>
          </w:hyperlink>
          <w:hyperlink w:anchor="_2wwbldi">
            <w:r w:rsidDel="00000000" w:rsidR="00000000" w:rsidRPr="00000000">
              <w:rPr>
                <w:rFonts w:ascii="Calibri" w:cs="Calibri" w:eastAsia="Calibri" w:hAnsi="Calibri"/>
                <w:b w:val="0"/>
                <w:sz w:val="22"/>
                <w:szCs w:val="22"/>
                <w:rtl w:val="0"/>
              </w:rPr>
              <w:tab/>
            </w:r>
          </w:hyperlink>
          <w:hyperlink w:anchor="_Toc40997374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c1lvlb">
            <w:r w:rsidDel="00000000" w:rsidR="00000000" w:rsidRPr="00000000">
              <w:rPr>
                <w:rFonts w:ascii="Calibri" w:cs="Calibri" w:eastAsia="Calibri" w:hAnsi="Calibri"/>
                <w:b w:val="0"/>
                <w:color w:val="0000ff"/>
                <w:sz w:val="22"/>
                <w:szCs w:val="22"/>
                <w:u w:val="single"/>
                <w:rtl w:val="0"/>
              </w:rPr>
              <w:t xml:space="preserve">12.4.5</w:t>
            </w:r>
          </w:hyperlink>
          <w:hyperlink w:anchor="_1c1lvlb">
            <w:r w:rsidDel="00000000" w:rsidR="00000000" w:rsidRPr="00000000">
              <w:rPr>
                <w:rFonts w:ascii="Calibri" w:cs="Calibri" w:eastAsia="Calibri" w:hAnsi="Calibri"/>
                <w:b w:val="0"/>
                <w:sz w:val="22"/>
                <w:szCs w:val="22"/>
                <w:rtl w:val="0"/>
              </w:rPr>
              <w:tab/>
            </w:r>
          </w:hyperlink>
          <w:hyperlink w:anchor="_1c1lvlb">
            <w:r w:rsidDel="00000000" w:rsidR="00000000" w:rsidRPr="00000000">
              <w:rPr>
                <w:rFonts w:ascii="Calibri" w:cs="Calibri" w:eastAsia="Calibri" w:hAnsi="Calibri"/>
                <w:b w:val="0"/>
                <w:color w:val="0000ff"/>
                <w:sz w:val="22"/>
                <w:szCs w:val="22"/>
                <w:u w:val="single"/>
                <w:rtl w:val="0"/>
              </w:rPr>
              <w:t xml:space="preserve">Règles de gestion</w:t>
            </w:r>
          </w:hyperlink>
          <w:hyperlink w:anchor="_1c1lvlb">
            <w:r w:rsidDel="00000000" w:rsidR="00000000" w:rsidRPr="00000000">
              <w:rPr>
                <w:rFonts w:ascii="Calibri" w:cs="Calibri" w:eastAsia="Calibri" w:hAnsi="Calibri"/>
                <w:b w:val="0"/>
                <w:sz w:val="22"/>
                <w:szCs w:val="22"/>
                <w:rtl w:val="0"/>
              </w:rPr>
              <w:tab/>
            </w:r>
          </w:hyperlink>
          <w:hyperlink w:anchor="_Toc40997374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w19e94">
            <w:r w:rsidDel="00000000" w:rsidR="00000000" w:rsidRPr="00000000">
              <w:rPr>
                <w:rFonts w:ascii="Calibri" w:cs="Calibri" w:eastAsia="Calibri" w:hAnsi="Calibri"/>
                <w:b w:val="0"/>
                <w:color w:val="0000ff"/>
                <w:sz w:val="22"/>
                <w:szCs w:val="22"/>
                <w:u w:val="single"/>
                <w:rtl w:val="0"/>
              </w:rPr>
              <w:t xml:space="preserve">12.4.6</w:t>
            </w:r>
          </w:hyperlink>
          <w:hyperlink w:anchor="_3w19e94">
            <w:r w:rsidDel="00000000" w:rsidR="00000000" w:rsidRPr="00000000">
              <w:rPr>
                <w:rFonts w:ascii="Calibri" w:cs="Calibri" w:eastAsia="Calibri" w:hAnsi="Calibri"/>
                <w:b w:val="0"/>
                <w:sz w:val="22"/>
                <w:szCs w:val="22"/>
                <w:rtl w:val="0"/>
              </w:rPr>
              <w:tab/>
            </w:r>
          </w:hyperlink>
          <w:hyperlink w:anchor="_3w19e94">
            <w:r w:rsidDel="00000000" w:rsidR="00000000" w:rsidRPr="00000000">
              <w:rPr>
                <w:rFonts w:ascii="Calibri" w:cs="Calibri" w:eastAsia="Calibri" w:hAnsi="Calibri"/>
                <w:b w:val="0"/>
                <w:color w:val="0000ff"/>
                <w:sz w:val="22"/>
                <w:szCs w:val="22"/>
                <w:u w:val="single"/>
                <w:rtl w:val="0"/>
              </w:rPr>
              <w:t xml:space="preserve">Traitements</w:t>
            </w:r>
          </w:hyperlink>
          <w:hyperlink w:anchor="_3w19e94">
            <w:r w:rsidDel="00000000" w:rsidR="00000000" w:rsidRPr="00000000">
              <w:rPr>
                <w:rFonts w:ascii="Calibri" w:cs="Calibri" w:eastAsia="Calibri" w:hAnsi="Calibri"/>
                <w:b w:val="0"/>
                <w:sz w:val="22"/>
                <w:szCs w:val="22"/>
                <w:rtl w:val="0"/>
              </w:rPr>
              <w:tab/>
            </w:r>
          </w:hyperlink>
          <w:hyperlink w:anchor="_Toc40997374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b6jogx">
            <w:r w:rsidDel="00000000" w:rsidR="00000000" w:rsidRPr="00000000">
              <w:rPr>
                <w:rFonts w:ascii="Calibri" w:cs="Calibri" w:eastAsia="Calibri" w:hAnsi="Calibri"/>
                <w:b w:val="0"/>
                <w:color w:val="0000ff"/>
                <w:sz w:val="22"/>
                <w:szCs w:val="22"/>
                <w:u w:val="single"/>
                <w:rtl w:val="0"/>
              </w:rPr>
              <w:t xml:space="preserve">12.4.7</w:t>
            </w:r>
          </w:hyperlink>
          <w:hyperlink w:anchor="_2b6jogx">
            <w:r w:rsidDel="00000000" w:rsidR="00000000" w:rsidRPr="00000000">
              <w:rPr>
                <w:rFonts w:ascii="Calibri" w:cs="Calibri" w:eastAsia="Calibri" w:hAnsi="Calibri"/>
                <w:b w:val="0"/>
                <w:sz w:val="22"/>
                <w:szCs w:val="22"/>
                <w:rtl w:val="0"/>
              </w:rPr>
              <w:tab/>
            </w:r>
          </w:hyperlink>
          <w:hyperlink w:anchor="_2b6jogx">
            <w:r w:rsidDel="00000000" w:rsidR="00000000" w:rsidRPr="00000000">
              <w:rPr>
                <w:rFonts w:ascii="Calibri" w:cs="Calibri" w:eastAsia="Calibri" w:hAnsi="Calibri"/>
                <w:b w:val="0"/>
                <w:color w:val="0000ff"/>
                <w:sz w:val="22"/>
                <w:szCs w:val="22"/>
                <w:u w:val="single"/>
                <w:rtl w:val="0"/>
              </w:rPr>
              <w:t xml:space="preserve">Messages d’erreur</w:t>
            </w:r>
          </w:hyperlink>
          <w:hyperlink w:anchor="_2b6jogx">
            <w:r w:rsidDel="00000000" w:rsidR="00000000" w:rsidRPr="00000000">
              <w:rPr>
                <w:rFonts w:ascii="Calibri" w:cs="Calibri" w:eastAsia="Calibri" w:hAnsi="Calibri"/>
                <w:b w:val="0"/>
                <w:sz w:val="22"/>
                <w:szCs w:val="22"/>
                <w:rtl w:val="0"/>
              </w:rPr>
              <w:tab/>
            </w:r>
          </w:hyperlink>
          <w:hyperlink w:anchor="_Toc409973748">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qbtyoq">
            <w:r w:rsidDel="00000000" w:rsidR="00000000" w:rsidRPr="00000000">
              <w:rPr>
                <w:rFonts w:ascii="Calibri" w:cs="Calibri" w:eastAsia="Calibri" w:hAnsi="Calibri"/>
                <w:b w:val="0"/>
                <w:color w:val="0000ff"/>
                <w:sz w:val="22"/>
                <w:szCs w:val="22"/>
                <w:u w:val="single"/>
                <w:rtl w:val="0"/>
              </w:rPr>
              <w:t xml:space="preserve">12.5</w:t>
            </w:r>
          </w:hyperlink>
          <w:hyperlink w:anchor="_qbtyoq">
            <w:r w:rsidDel="00000000" w:rsidR="00000000" w:rsidRPr="00000000">
              <w:rPr>
                <w:rFonts w:ascii="Calibri" w:cs="Calibri" w:eastAsia="Calibri" w:hAnsi="Calibri"/>
                <w:b w:val="0"/>
                <w:sz w:val="22"/>
                <w:szCs w:val="22"/>
                <w:rtl w:val="0"/>
              </w:rPr>
              <w:tab/>
            </w:r>
          </w:hyperlink>
          <w:hyperlink w:anchor="_qbtyoq">
            <w:r w:rsidDel="00000000" w:rsidR="00000000" w:rsidRPr="00000000">
              <w:rPr>
                <w:rFonts w:ascii="Calibri" w:cs="Calibri" w:eastAsia="Calibri" w:hAnsi="Calibri"/>
                <w:b w:val="0"/>
                <w:color w:val="0000ff"/>
                <w:sz w:val="22"/>
                <w:szCs w:val="22"/>
                <w:u w:val="single"/>
                <w:rtl w:val="0"/>
              </w:rPr>
              <w:t xml:space="preserve">Cas d’utilisation &lt;Génération des instructions vers le R/L&gt;</w:t>
            </w:r>
          </w:hyperlink>
          <w:hyperlink w:anchor="_qbtyoq">
            <w:r w:rsidDel="00000000" w:rsidR="00000000" w:rsidRPr="00000000">
              <w:rPr>
                <w:rFonts w:ascii="Calibri" w:cs="Calibri" w:eastAsia="Calibri" w:hAnsi="Calibri"/>
                <w:b w:val="0"/>
                <w:sz w:val="22"/>
                <w:szCs w:val="22"/>
                <w:rtl w:val="0"/>
              </w:rPr>
              <w:tab/>
            </w:r>
          </w:hyperlink>
          <w:hyperlink w:anchor="_Toc40997374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abhhcj">
            <w:r w:rsidDel="00000000" w:rsidR="00000000" w:rsidRPr="00000000">
              <w:rPr>
                <w:rFonts w:ascii="Calibri" w:cs="Calibri" w:eastAsia="Calibri" w:hAnsi="Calibri"/>
                <w:b w:val="0"/>
                <w:color w:val="0000ff"/>
                <w:sz w:val="22"/>
                <w:szCs w:val="22"/>
                <w:u w:val="single"/>
                <w:rtl w:val="0"/>
              </w:rPr>
              <w:t xml:space="preserve">12.5.1</w:t>
            </w:r>
          </w:hyperlink>
          <w:hyperlink w:anchor="_3abhhcj">
            <w:r w:rsidDel="00000000" w:rsidR="00000000" w:rsidRPr="00000000">
              <w:rPr>
                <w:rFonts w:ascii="Calibri" w:cs="Calibri" w:eastAsia="Calibri" w:hAnsi="Calibri"/>
                <w:b w:val="0"/>
                <w:sz w:val="22"/>
                <w:szCs w:val="22"/>
                <w:rtl w:val="0"/>
              </w:rPr>
              <w:tab/>
            </w:r>
          </w:hyperlink>
          <w:hyperlink w:anchor="_3abhhcj">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abhhcj">
            <w:r w:rsidDel="00000000" w:rsidR="00000000" w:rsidRPr="00000000">
              <w:rPr>
                <w:rFonts w:ascii="Calibri" w:cs="Calibri" w:eastAsia="Calibri" w:hAnsi="Calibri"/>
                <w:b w:val="0"/>
                <w:sz w:val="22"/>
                <w:szCs w:val="22"/>
                <w:rtl w:val="0"/>
              </w:rPr>
              <w:tab/>
            </w:r>
          </w:hyperlink>
          <w:hyperlink w:anchor="_Toc40997375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pgrrkc">
            <w:r w:rsidDel="00000000" w:rsidR="00000000" w:rsidRPr="00000000">
              <w:rPr>
                <w:rFonts w:ascii="Calibri" w:cs="Calibri" w:eastAsia="Calibri" w:hAnsi="Calibri"/>
                <w:b w:val="0"/>
                <w:color w:val="0000ff"/>
                <w:sz w:val="22"/>
                <w:szCs w:val="22"/>
                <w:u w:val="single"/>
                <w:rtl w:val="0"/>
              </w:rPr>
              <w:t xml:space="preserve">12.5.2</w:t>
            </w:r>
          </w:hyperlink>
          <w:hyperlink w:anchor="_1pgrrkc">
            <w:r w:rsidDel="00000000" w:rsidR="00000000" w:rsidRPr="00000000">
              <w:rPr>
                <w:rFonts w:ascii="Calibri" w:cs="Calibri" w:eastAsia="Calibri" w:hAnsi="Calibri"/>
                <w:b w:val="0"/>
                <w:sz w:val="22"/>
                <w:szCs w:val="22"/>
                <w:rtl w:val="0"/>
              </w:rPr>
              <w:tab/>
            </w:r>
          </w:hyperlink>
          <w:hyperlink w:anchor="_1pgrrkc">
            <w:r w:rsidDel="00000000" w:rsidR="00000000" w:rsidRPr="00000000">
              <w:rPr>
                <w:rFonts w:ascii="Calibri" w:cs="Calibri" w:eastAsia="Calibri" w:hAnsi="Calibri"/>
                <w:b w:val="0"/>
                <w:color w:val="0000ff"/>
                <w:sz w:val="22"/>
                <w:szCs w:val="22"/>
                <w:u w:val="single"/>
                <w:rtl w:val="0"/>
              </w:rPr>
              <w:t xml:space="preserve">Pré-conditions</w:t>
            </w:r>
          </w:hyperlink>
          <w:hyperlink w:anchor="_1pgrrkc">
            <w:r w:rsidDel="00000000" w:rsidR="00000000" w:rsidRPr="00000000">
              <w:rPr>
                <w:rFonts w:ascii="Calibri" w:cs="Calibri" w:eastAsia="Calibri" w:hAnsi="Calibri"/>
                <w:b w:val="0"/>
                <w:sz w:val="22"/>
                <w:szCs w:val="22"/>
                <w:rtl w:val="0"/>
              </w:rPr>
              <w:tab/>
            </w:r>
          </w:hyperlink>
          <w:hyperlink w:anchor="_Toc40997375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9gfa85">
            <w:r w:rsidDel="00000000" w:rsidR="00000000" w:rsidRPr="00000000">
              <w:rPr>
                <w:rFonts w:ascii="Calibri" w:cs="Calibri" w:eastAsia="Calibri" w:hAnsi="Calibri"/>
                <w:b w:val="0"/>
                <w:color w:val="0000ff"/>
                <w:sz w:val="22"/>
                <w:szCs w:val="22"/>
                <w:u w:val="single"/>
                <w:rtl w:val="0"/>
              </w:rPr>
              <w:t xml:space="preserve">12.5.3</w:t>
            </w:r>
          </w:hyperlink>
          <w:hyperlink w:anchor="_49gfa85">
            <w:r w:rsidDel="00000000" w:rsidR="00000000" w:rsidRPr="00000000">
              <w:rPr>
                <w:rFonts w:ascii="Calibri" w:cs="Calibri" w:eastAsia="Calibri" w:hAnsi="Calibri"/>
                <w:b w:val="0"/>
                <w:sz w:val="22"/>
                <w:szCs w:val="22"/>
                <w:rtl w:val="0"/>
              </w:rPr>
              <w:tab/>
            </w:r>
          </w:hyperlink>
          <w:hyperlink w:anchor="_49gfa85">
            <w:r w:rsidDel="00000000" w:rsidR="00000000" w:rsidRPr="00000000">
              <w:rPr>
                <w:rFonts w:ascii="Calibri" w:cs="Calibri" w:eastAsia="Calibri" w:hAnsi="Calibri"/>
                <w:b w:val="0"/>
                <w:color w:val="0000ff"/>
                <w:sz w:val="22"/>
                <w:szCs w:val="22"/>
                <w:u w:val="single"/>
                <w:rtl w:val="0"/>
              </w:rPr>
              <w:t xml:space="preserve">Post-conditions</w:t>
            </w:r>
          </w:hyperlink>
          <w:hyperlink w:anchor="_49gfa85">
            <w:r w:rsidDel="00000000" w:rsidR="00000000" w:rsidRPr="00000000">
              <w:rPr>
                <w:rFonts w:ascii="Calibri" w:cs="Calibri" w:eastAsia="Calibri" w:hAnsi="Calibri"/>
                <w:b w:val="0"/>
                <w:sz w:val="22"/>
                <w:szCs w:val="22"/>
                <w:rtl w:val="0"/>
              </w:rPr>
              <w:tab/>
            </w:r>
          </w:hyperlink>
          <w:hyperlink w:anchor="_Toc40997375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olpkfy">
            <w:r w:rsidDel="00000000" w:rsidR="00000000" w:rsidRPr="00000000">
              <w:rPr>
                <w:rFonts w:ascii="Calibri" w:cs="Calibri" w:eastAsia="Calibri" w:hAnsi="Calibri"/>
                <w:b w:val="0"/>
                <w:color w:val="0000ff"/>
                <w:sz w:val="22"/>
                <w:szCs w:val="22"/>
                <w:u w:val="single"/>
                <w:rtl w:val="0"/>
              </w:rPr>
              <w:t xml:space="preserve">12.5.4</w:t>
            </w:r>
          </w:hyperlink>
          <w:hyperlink w:anchor="_2olpkfy">
            <w:r w:rsidDel="00000000" w:rsidR="00000000" w:rsidRPr="00000000">
              <w:rPr>
                <w:rFonts w:ascii="Calibri" w:cs="Calibri" w:eastAsia="Calibri" w:hAnsi="Calibri"/>
                <w:b w:val="0"/>
                <w:sz w:val="22"/>
                <w:szCs w:val="22"/>
                <w:rtl w:val="0"/>
              </w:rPr>
              <w:tab/>
            </w:r>
          </w:hyperlink>
          <w:hyperlink w:anchor="_2olpkfy">
            <w:r w:rsidDel="00000000" w:rsidR="00000000" w:rsidRPr="00000000">
              <w:rPr>
                <w:rFonts w:ascii="Calibri" w:cs="Calibri" w:eastAsia="Calibri" w:hAnsi="Calibri"/>
                <w:b w:val="0"/>
                <w:color w:val="0000ff"/>
                <w:sz w:val="22"/>
                <w:szCs w:val="22"/>
                <w:u w:val="single"/>
                <w:rtl w:val="0"/>
              </w:rPr>
              <w:t xml:space="preserve">Diagramme d’activité</w:t>
            </w:r>
          </w:hyperlink>
          <w:hyperlink w:anchor="_2olpkfy">
            <w:r w:rsidDel="00000000" w:rsidR="00000000" w:rsidRPr="00000000">
              <w:rPr>
                <w:rFonts w:ascii="Calibri" w:cs="Calibri" w:eastAsia="Calibri" w:hAnsi="Calibri"/>
                <w:b w:val="0"/>
                <w:sz w:val="22"/>
                <w:szCs w:val="22"/>
                <w:rtl w:val="0"/>
              </w:rPr>
              <w:tab/>
            </w:r>
          </w:hyperlink>
          <w:hyperlink w:anchor="_Toc40997375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3qzunr">
            <w:r w:rsidDel="00000000" w:rsidR="00000000" w:rsidRPr="00000000">
              <w:rPr>
                <w:rFonts w:ascii="Calibri" w:cs="Calibri" w:eastAsia="Calibri" w:hAnsi="Calibri"/>
                <w:b w:val="0"/>
                <w:color w:val="0000ff"/>
                <w:sz w:val="22"/>
                <w:szCs w:val="22"/>
                <w:u w:val="single"/>
                <w:rtl w:val="0"/>
              </w:rPr>
              <w:t xml:space="preserve">12.5.5</w:t>
            </w:r>
          </w:hyperlink>
          <w:hyperlink w:anchor="_13qzunr">
            <w:r w:rsidDel="00000000" w:rsidR="00000000" w:rsidRPr="00000000">
              <w:rPr>
                <w:rFonts w:ascii="Calibri" w:cs="Calibri" w:eastAsia="Calibri" w:hAnsi="Calibri"/>
                <w:b w:val="0"/>
                <w:sz w:val="22"/>
                <w:szCs w:val="22"/>
                <w:rtl w:val="0"/>
              </w:rPr>
              <w:tab/>
            </w:r>
          </w:hyperlink>
          <w:hyperlink w:anchor="_13qzunr">
            <w:r w:rsidDel="00000000" w:rsidR="00000000" w:rsidRPr="00000000">
              <w:rPr>
                <w:rFonts w:ascii="Calibri" w:cs="Calibri" w:eastAsia="Calibri" w:hAnsi="Calibri"/>
                <w:b w:val="0"/>
                <w:color w:val="0000ff"/>
                <w:sz w:val="22"/>
                <w:szCs w:val="22"/>
                <w:u w:val="single"/>
                <w:rtl w:val="0"/>
              </w:rPr>
              <w:t xml:space="preserve">Règles de gestion</w:t>
            </w:r>
          </w:hyperlink>
          <w:hyperlink w:anchor="_13qzunr">
            <w:r w:rsidDel="00000000" w:rsidR="00000000" w:rsidRPr="00000000">
              <w:rPr>
                <w:rFonts w:ascii="Calibri" w:cs="Calibri" w:eastAsia="Calibri" w:hAnsi="Calibri"/>
                <w:b w:val="0"/>
                <w:sz w:val="22"/>
                <w:szCs w:val="22"/>
                <w:rtl w:val="0"/>
              </w:rPr>
              <w:tab/>
            </w:r>
          </w:hyperlink>
          <w:hyperlink w:anchor="_Toc40997375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nqndbk">
            <w:r w:rsidDel="00000000" w:rsidR="00000000" w:rsidRPr="00000000">
              <w:rPr>
                <w:rFonts w:ascii="Calibri" w:cs="Calibri" w:eastAsia="Calibri" w:hAnsi="Calibri"/>
                <w:b w:val="0"/>
                <w:color w:val="0000ff"/>
                <w:sz w:val="22"/>
                <w:szCs w:val="22"/>
                <w:u w:val="single"/>
                <w:rtl w:val="0"/>
              </w:rPr>
              <w:t xml:space="preserve">12.5.6</w:t>
            </w:r>
          </w:hyperlink>
          <w:hyperlink w:anchor="_3nqndbk">
            <w:r w:rsidDel="00000000" w:rsidR="00000000" w:rsidRPr="00000000">
              <w:rPr>
                <w:rFonts w:ascii="Calibri" w:cs="Calibri" w:eastAsia="Calibri" w:hAnsi="Calibri"/>
                <w:b w:val="0"/>
                <w:sz w:val="22"/>
                <w:szCs w:val="22"/>
                <w:rtl w:val="0"/>
              </w:rPr>
              <w:tab/>
            </w:r>
          </w:hyperlink>
          <w:hyperlink w:anchor="_3nqndbk">
            <w:r w:rsidDel="00000000" w:rsidR="00000000" w:rsidRPr="00000000">
              <w:rPr>
                <w:rFonts w:ascii="Calibri" w:cs="Calibri" w:eastAsia="Calibri" w:hAnsi="Calibri"/>
                <w:b w:val="0"/>
                <w:color w:val="0000ff"/>
                <w:sz w:val="22"/>
                <w:szCs w:val="22"/>
                <w:u w:val="single"/>
                <w:rtl w:val="0"/>
              </w:rPr>
              <w:t xml:space="preserve">Traitements</w:t>
            </w:r>
          </w:hyperlink>
          <w:hyperlink w:anchor="_3nqndbk">
            <w:r w:rsidDel="00000000" w:rsidR="00000000" w:rsidRPr="00000000">
              <w:rPr>
                <w:rFonts w:ascii="Calibri" w:cs="Calibri" w:eastAsia="Calibri" w:hAnsi="Calibri"/>
                <w:b w:val="0"/>
                <w:sz w:val="22"/>
                <w:szCs w:val="22"/>
                <w:rtl w:val="0"/>
              </w:rPr>
              <w:tab/>
            </w:r>
          </w:hyperlink>
          <w:hyperlink w:anchor="_Toc40997375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2vxnjd">
            <w:r w:rsidDel="00000000" w:rsidR="00000000" w:rsidRPr="00000000">
              <w:rPr>
                <w:rFonts w:ascii="Calibri" w:cs="Calibri" w:eastAsia="Calibri" w:hAnsi="Calibri"/>
                <w:b w:val="0"/>
                <w:color w:val="0000ff"/>
                <w:sz w:val="22"/>
                <w:szCs w:val="22"/>
                <w:u w:val="single"/>
                <w:rtl w:val="0"/>
              </w:rPr>
              <w:t xml:space="preserve">12.5.7</w:t>
            </w:r>
          </w:hyperlink>
          <w:hyperlink w:anchor="_22vxnjd">
            <w:r w:rsidDel="00000000" w:rsidR="00000000" w:rsidRPr="00000000">
              <w:rPr>
                <w:rFonts w:ascii="Calibri" w:cs="Calibri" w:eastAsia="Calibri" w:hAnsi="Calibri"/>
                <w:b w:val="0"/>
                <w:sz w:val="22"/>
                <w:szCs w:val="22"/>
                <w:rtl w:val="0"/>
              </w:rPr>
              <w:tab/>
            </w:r>
          </w:hyperlink>
          <w:hyperlink w:anchor="_22vxnjd">
            <w:r w:rsidDel="00000000" w:rsidR="00000000" w:rsidRPr="00000000">
              <w:rPr>
                <w:rFonts w:ascii="Calibri" w:cs="Calibri" w:eastAsia="Calibri" w:hAnsi="Calibri"/>
                <w:b w:val="0"/>
                <w:color w:val="0000ff"/>
                <w:sz w:val="22"/>
                <w:szCs w:val="22"/>
                <w:u w:val="single"/>
                <w:rtl w:val="0"/>
              </w:rPr>
              <w:t xml:space="preserve">Messages d’erreur</w:t>
            </w:r>
          </w:hyperlink>
          <w:hyperlink w:anchor="_22vxnjd">
            <w:r w:rsidDel="00000000" w:rsidR="00000000" w:rsidRPr="00000000">
              <w:rPr>
                <w:rFonts w:ascii="Calibri" w:cs="Calibri" w:eastAsia="Calibri" w:hAnsi="Calibri"/>
                <w:b w:val="0"/>
                <w:sz w:val="22"/>
                <w:szCs w:val="22"/>
                <w:rtl w:val="0"/>
              </w:rPr>
              <w:tab/>
            </w:r>
          </w:hyperlink>
          <w:hyperlink w:anchor="_Toc409973756">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i17xr6">
            <w:r w:rsidDel="00000000" w:rsidR="00000000" w:rsidRPr="00000000">
              <w:rPr>
                <w:rFonts w:ascii="Calibri" w:cs="Calibri" w:eastAsia="Calibri" w:hAnsi="Calibri"/>
                <w:b w:val="0"/>
                <w:color w:val="0000ff"/>
                <w:sz w:val="22"/>
                <w:szCs w:val="22"/>
                <w:u w:val="single"/>
                <w:rtl w:val="0"/>
              </w:rPr>
              <w:t xml:space="preserve">13</w:t>
            </w:r>
          </w:hyperlink>
          <w:hyperlink w:anchor="_i17xr6">
            <w:r w:rsidDel="00000000" w:rsidR="00000000" w:rsidRPr="00000000">
              <w:rPr>
                <w:rFonts w:ascii="Calibri" w:cs="Calibri" w:eastAsia="Calibri" w:hAnsi="Calibri"/>
                <w:b w:val="0"/>
                <w:sz w:val="22"/>
                <w:szCs w:val="22"/>
                <w:rtl w:val="0"/>
              </w:rPr>
              <w:tab/>
            </w:r>
          </w:hyperlink>
          <w:hyperlink w:anchor="_i17xr6">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i17xr6">
            <w:r w:rsidDel="00000000" w:rsidR="00000000" w:rsidRPr="00000000">
              <w:rPr>
                <w:rFonts w:ascii="Calibri" w:cs="Calibri" w:eastAsia="Calibri" w:hAnsi="Calibri"/>
                <w:b w:val="0"/>
                <w:sz w:val="22"/>
                <w:szCs w:val="22"/>
                <w:rtl w:val="0"/>
              </w:rPr>
              <w:tab/>
            </w:r>
          </w:hyperlink>
          <w:hyperlink w:anchor="_Toc409973757">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20vgez">
            <w:r w:rsidDel="00000000" w:rsidR="00000000" w:rsidRPr="00000000">
              <w:rPr>
                <w:rFonts w:ascii="Calibri" w:cs="Calibri" w:eastAsia="Calibri" w:hAnsi="Calibri"/>
                <w:b w:val="0"/>
                <w:color w:val="0000ff"/>
                <w:sz w:val="22"/>
                <w:szCs w:val="22"/>
                <w:u w:val="single"/>
                <w:rtl w:val="0"/>
              </w:rPr>
              <w:t xml:space="preserve">13.1</w:t>
            </w:r>
          </w:hyperlink>
          <w:hyperlink w:anchor="_320vgez">
            <w:r w:rsidDel="00000000" w:rsidR="00000000" w:rsidRPr="00000000">
              <w:rPr>
                <w:rFonts w:ascii="Calibri" w:cs="Calibri" w:eastAsia="Calibri" w:hAnsi="Calibri"/>
                <w:b w:val="0"/>
                <w:sz w:val="22"/>
                <w:szCs w:val="22"/>
                <w:rtl w:val="0"/>
              </w:rPr>
              <w:tab/>
            </w:r>
          </w:hyperlink>
          <w:hyperlink w:anchor="_320vgez">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320vgez">
            <w:r w:rsidDel="00000000" w:rsidR="00000000" w:rsidRPr="00000000">
              <w:rPr>
                <w:rFonts w:ascii="Calibri" w:cs="Calibri" w:eastAsia="Calibri" w:hAnsi="Calibri"/>
                <w:b w:val="0"/>
                <w:sz w:val="22"/>
                <w:szCs w:val="22"/>
                <w:rtl w:val="0"/>
              </w:rPr>
              <w:tab/>
            </w:r>
          </w:hyperlink>
          <w:hyperlink w:anchor="_Toc409973758">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h65qms">
            <w:r w:rsidDel="00000000" w:rsidR="00000000" w:rsidRPr="00000000">
              <w:rPr>
                <w:rFonts w:ascii="Calibri" w:cs="Calibri" w:eastAsia="Calibri" w:hAnsi="Calibri"/>
                <w:b w:val="0"/>
                <w:color w:val="0000ff"/>
                <w:sz w:val="22"/>
                <w:szCs w:val="22"/>
                <w:u w:val="single"/>
                <w:rtl w:val="0"/>
              </w:rPr>
              <w:t xml:space="preserve">13.2</w:t>
            </w:r>
          </w:hyperlink>
          <w:hyperlink w:anchor="_1h65qms">
            <w:r w:rsidDel="00000000" w:rsidR="00000000" w:rsidRPr="00000000">
              <w:rPr>
                <w:rFonts w:ascii="Calibri" w:cs="Calibri" w:eastAsia="Calibri" w:hAnsi="Calibri"/>
                <w:b w:val="0"/>
                <w:sz w:val="22"/>
                <w:szCs w:val="22"/>
                <w:rtl w:val="0"/>
              </w:rPr>
              <w:tab/>
            </w:r>
          </w:hyperlink>
          <w:hyperlink w:anchor="_1h65qms">
            <w:r w:rsidDel="00000000" w:rsidR="00000000" w:rsidRPr="00000000">
              <w:rPr>
                <w:rFonts w:ascii="Calibri" w:cs="Calibri" w:eastAsia="Calibri" w:hAnsi="Calibri"/>
                <w:b w:val="0"/>
                <w:color w:val="0000ff"/>
                <w:sz w:val="22"/>
                <w:szCs w:val="22"/>
                <w:u w:val="single"/>
                <w:rtl w:val="0"/>
              </w:rPr>
              <w:t xml:space="preserve">Description de l’écran &lt;Saisie d'une Offre publique de vente&gt;</w:t>
            </w:r>
          </w:hyperlink>
          <w:hyperlink w:anchor="_1h65qms">
            <w:r w:rsidDel="00000000" w:rsidR="00000000" w:rsidRPr="00000000">
              <w:rPr>
                <w:rFonts w:ascii="Calibri" w:cs="Calibri" w:eastAsia="Calibri" w:hAnsi="Calibri"/>
                <w:b w:val="0"/>
                <w:sz w:val="22"/>
                <w:szCs w:val="22"/>
                <w:rtl w:val="0"/>
              </w:rPr>
              <w:tab/>
            </w:r>
          </w:hyperlink>
          <w:hyperlink w:anchor="_Toc40997375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15t9al">
            <w:r w:rsidDel="00000000" w:rsidR="00000000" w:rsidRPr="00000000">
              <w:rPr>
                <w:rFonts w:ascii="Calibri" w:cs="Calibri" w:eastAsia="Calibri" w:hAnsi="Calibri"/>
                <w:b w:val="0"/>
                <w:color w:val="0000ff"/>
                <w:sz w:val="22"/>
                <w:szCs w:val="22"/>
                <w:u w:val="single"/>
                <w:rtl w:val="0"/>
              </w:rPr>
              <w:t xml:space="preserve">13.2.1</w:t>
            </w:r>
          </w:hyperlink>
          <w:hyperlink w:anchor="_415t9al">
            <w:r w:rsidDel="00000000" w:rsidR="00000000" w:rsidRPr="00000000">
              <w:rPr>
                <w:rFonts w:ascii="Calibri" w:cs="Calibri" w:eastAsia="Calibri" w:hAnsi="Calibri"/>
                <w:b w:val="0"/>
                <w:sz w:val="22"/>
                <w:szCs w:val="22"/>
                <w:rtl w:val="0"/>
              </w:rPr>
              <w:tab/>
            </w:r>
          </w:hyperlink>
          <w:hyperlink w:anchor="_415t9al">
            <w:r w:rsidDel="00000000" w:rsidR="00000000" w:rsidRPr="00000000">
              <w:rPr>
                <w:rFonts w:ascii="Calibri" w:cs="Calibri" w:eastAsia="Calibri" w:hAnsi="Calibri"/>
                <w:b w:val="0"/>
                <w:color w:val="0000ff"/>
                <w:sz w:val="22"/>
                <w:szCs w:val="22"/>
                <w:u w:val="single"/>
                <w:rtl w:val="0"/>
              </w:rPr>
              <w:t xml:space="preserve">Maquette de l’écran &lt;Saisie d'une offre publique de Vente&gt;</w:t>
            </w:r>
          </w:hyperlink>
          <w:hyperlink w:anchor="_415t9al">
            <w:r w:rsidDel="00000000" w:rsidR="00000000" w:rsidRPr="00000000">
              <w:rPr>
                <w:rFonts w:ascii="Calibri" w:cs="Calibri" w:eastAsia="Calibri" w:hAnsi="Calibri"/>
                <w:b w:val="0"/>
                <w:sz w:val="22"/>
                <w:szCs w:val="22"/>
                <w:rtl w:val="0"/>
              </w:rPr>
              <w:tab/>
            </w:r>
          </w:hyperlink>
          <w:hyperlink w:anchor="_Toc40997376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gb3jie">
            <w:r w:rsidDel="00000000" w:rsidR="00000000" w:rsidRPr="00000000">
              <w:rPr>
                <w:rFonts w:ascii="Calibri" w:cs="Calibri" w:eastAsia="Calibri" w:hAnsi="Calibri"/>
                <w:b w:val="0"/>
                <w:color w:val="0000ff"/>
                <w:sz w:val="22"/>
                <w:szCs w:val="22"/>
                <w:u w:val="single"/>
                <w:rtl w:val="0"/>
              </w:rPr>
              <w:t xml:space="preserve">13.2.2</w:t>
            </w:r>
          </w:hyperlink>
          <w:hyperlink w:anchor="_2gb3jie">
            <w:r w:rsidDel="00000000" w:rsidR="00000000" w:rsidRPr="00000000">
              <w:rPr>
                <w:rFonts w:ascii="Calibri" w:cs="Calibri" w:eastAsia="Calibri" w:hAnsi="Calibri"/>
                <w:b w:val="0"/>
                <w:sz w:val="22"/>
                <w:szCs w:val="22"/>
                <w:rtl w:val="0"/>
              </w:rPr>
              <w:tab/>
            </w:r>
          </w:hyperlink>
          <w:hyperlink w:anchor="_2gb3jie">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gb3jie">
            <w:r w:rsidDel="00000000" w:rsidR="00000000" w:rsidRPr="00000000">
              <w:rPr>
                <w:rFonts w:ascii="Calibri" w:cs="Calibri" w:eastAsia="Calibri" w:hAnsi="Calibri"/>
                <w:b w:val="0"/>
                <w:sz w:val="22"/>
                <w:szCs w:val="22"/>
                <w:rtl w:val="0"/>
              </w:rPr>
              <w:tab/>
            </w:r>
          </w:hyperlink>
          <w:hyperlink w:anchor="_Toc40997376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fg1ce0">
            <w:r w:rsidDel="00000000" w:rsidR="00000000" w:rsidRPr="00000000">
              <w:rPr>
                <w:rFonts w:ascii="Calibri" w:cs="Calibri" w:eastAsia="Calibri" w:hAnsi="Calibri"/>
                <w:b w:val="0"/>
                <w:color w:val="0000ff"/>
                <w:sz w:val="22"/>
                <w:szCs w:val="22"/>
                <w:u w:val="single"/>
                <w:rtl w:val="0"/>
              </w:rPr>
              <w:t xml:space="preserve">13.2.3</w:t>
            </w:r>
          </w:hyperlink>
          <w:hyperlink w:anchor="_3fg1ce0">
            <w:r w:rsidDel="00000000" w:rsidR="00000000" w:rsidRPr="00000000">
              <w:rPr>
                <w:rFonts w:ascii="Calibri" w:cs="Calibri" w:eastAsia="Calibri" w:hAnsi="Calibri"/>
                <w:b w:val="0"/>
                <w:sz w:val="22"/>
                <w:szCs w:val="22"/>
                <w:rtl w:val="0"/>
              </w:rPr>
              <w:tab/>
            </w:r>
          </w:hyperlink>
          <w:hyperlink w:anchor="_3fg1ce0">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3fg1ce0">
            <w:r w:rsidDel="00000000" w:rsidR="00000000" w:rsidRPr="00000000">
              <w:rPr>
                <w:rFonts w:ascii="Calibri" w:cs="Calibri" w:eastAsia="Calibri" w:hAnsi="Calibri"/>
                <w:b w:val="0"/>
                <w:sz w:val="22"/>
                <w:szCs w:val="22"/>
                <w:rtl w:val="0"/>
              </w:rPr>
              <w:tab/>
            </w:r>
          </w:hyperlink>
          <w:hyperlink w:anchor="_Toc409973762">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ulbmlt">
            <w:r w:rsidDel="00000000" w:rsidR="00000000" w:rsidRPr="00000000">
              <w:rPr>
                <w:rFonts w:ascii="Calibri" w:cs="Calibri" w:eastAsia="Calibri" w:hAnsi="Calibri"/>
                <w:b w:val="0"/>
                <w:color w:val="0000ff"/>
                <w:sz w:val="22"/>
                <w:szCs w:val="22"/>
                <w:u w:val="single"/>
                <w:rtl w:val="0"/>
              </w:rPr>
              <w:t xml:space="preserve">13.3</w:t>
            </w:r>
          </w:hyperlink>
          <w:hyperlink w:anchor="_1ulbmlt">
            <w:r w:rsidDel="00000000" w:rsidR="00000000" w:rsidRPr="00000000">
              <w:rPr>
                <w:rFonts w:ascii="Calibri" w:cs="Calibri" w:eastAsia="Calibri" w:hAnsi="Calibri"/>
                <w:b w:val="0"/>
                <w:sz w:val="22"/>
                <w:szCs w:val="22"/>
                <w:rtl w:val="0"/>
              </w:rPr>
              <w:tab/>
            </w:r>
          </w:hyperlink>
          <w:hyperlink w:anchor="_1ulbmlt">
            <w:r w:rsidDel="00000000" w:rsidR="00000000" w:rsidRPr="00000000">
              <w:rPr>
                <w:rFonts w:ascii="Calibri" w:cs="Calibri" w:eastAsia="Calibri" w:hAnsi="Calibri"/>
                <w:b w:val="0"/>
                <w:color w:val="0000ff"/>
                <w:sz w:val="22"/>
                <w:szCs w:val="22"/>
                <w:u w:val="single"/>
                <w:rtl w:val="0"/>
              </w:rPr>
              <w:t xml:space="preserve">Diagramme de navigation</w:t>
            </w:r>
          </w:hyperlink>
          <w:hyperlink w:anchor="_1ulbmlt">
            <w:r w:rsidDel="00000000" w:rsidR="00000000" w:rsidRPr="00000000">
              <w:rPr>
                <w:rFonts w:ascii="Calibri" w:cs="Calibri" w:eastAsia="Calibri" w:hAnsi="Calibri"/>
                <w:b w:val="0"/>
                <w:sz w:val="22"/>
                <w:szCs w:val="22"/>
                <w:rtl w:val="0"/>
              </w:rPr>
              <w:tab/>
            </w:r>
          </w:hyperlink>
          <w:hyperlink w:anchor="_Toc40997376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ekz59m">
            <w:r w:rsidDel="00000000" w:rsidR="00000000" w:rsidRPr="00000000">
              <w:rPr>
                <w:rFonts w:ascii="Calibri" w:cs="Calibri" w:eastAsia="Calibri" w:hAnsi="Calibri"/>
                <w:b w:val="0"/>
                <w:color w:val="0000ff"/>
                <w:sz w:val="22"/>
                <w:szCs w:val="22"/>
                <w:u w:val="single"/>
                <w:rtl w:val="0"/>
              </w:rPr>
              <w:t xml:space="preserve">13.3.1</w:t>
            </w:r>
          </w:hyperlink>
          <w:hyperlink w:anchor="_4ekz59m">
            <w:r w:rsidDel="00000000" w:rsidR="00000000" w:rsidRPr="00000000">
              <w:rPr>
                <w:rFonts w:ascii="Calibri" w:cs="Calibri" w:eastAsia="Calibri" w:hAnsi="Calibri"/>
                <w:b w:val="0"/>
                <w:sz w:val="22"/>
                <w:szCs w:val="22"/>
                <w:rtl w:val="0"/>
              </w:rPr>
              <w:tab/>
            </w:r>
          </w:hyperlink>
          <w:hyperlink w:anchor="_4ekz59m">
            <w:r w:rsidDel="00000000" w:rsidR="00000000" w:rsidRPr="00000000">
              <w:rPr>
                <w:rFonts w:ascii="Calibri" w:cs="Calibri" w:eastAsia="Calibri" w:hAnsi="Calibri"/>
                <w:b w:val="0"/>
                <w:color w:val="0000ff"/>
                <w:sz w:val="22"/>
                <w:szCs w:val="22"/>
                <w:u w:val="single"/>
                <w:rtl w:val="0"/>
              </w:rPr>
              <w:t xml:space="preserve">Description de l’écran &lt;Monitoring des OPVs&gt;</w:t>
            </w:r>
          </w:hyperlink>
          <w:hyperlink w:anchor="_4ekz59m">
            <w:r w:rsidDel="00000000" w:rsidR="00000000" w:rsidRPr="00000000">
              <w:rPr>
                <w:rFonts w:ascii="Calibri" w:cs="Calibri" w:eastAsia="Calibri" w:hAnsi="Calibri"/>
                <w:b w:val="0"/>
                <w:sz w:val="22"/>
                <w:szCs w:val="22"/>
                <w:rtl w:val="0"/>
              </w:rPr>
              <w:tab/>
            </w:r>
          </w:hyperlink>
          <w:hyperlink w:anchor="_Toc40997376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tq9fhf">
            <w:r w:rsidDel="00000000" w:rsidR="00000000" w:rsidRPr="00000000">
              <w:rPr>
                <w:rFonts w:ascii="Calibri" w:cs="Calibri" w:eastAsia="Calibri" w:hAnsi="Calibri"/>
                <w:b w:val="0"/>
                <w:color w:val="0000ff"/>
                <w:sz w:val="22"/>
                <w:szCs w:val="22"/>
                <w:u w:val="single"/>
                <w:rtl w:val="0"/>
              </w:rPr>
              <w:t xml:space="preserve">13.3.2</w:t>
            </w:r>
          </w:hyperlink>
          <w:hyperlink w:anchor="_2tq9fhf">
            <w:r w:rsidDel="00000000" w:rsidR="00000000" w:rsidRPr="00000000">
              <w:rPr>
                <w:rFonts w:ascii="Calibri" w:cs="Calibri" w:eastAsia="Calibri" w:hAnsi="Calibri"/>
                <w:b w:val="0"/>
                <w:sz w:val="22"/>
                <w:szCs w:val="22"/>
                <w:rtl w:val="0"/>
              </w:rPr>
              <w:tab/>
            </w:r>
          </w:hyperlink>
          <w:hyperlink w:anchor="_2tq9fhf">
            <w:r w:rsidDel="00000000" w:rsidR="00000000" w:rsidRPr="00000000">
              <w:rPr>
                <w:rFonts w:ascii="Calibri" w:cs="Calibri" w:eastAsia="Calibri" w:hAnsi="Calibri"/>
                <w:b w:val="0"/>
                <w:color w:val="0000ff"/>
                <w:sz w:val="22"/>
                <w:szCs w:val="22"/>
                <w:u w:val="single"/>
                <w:rtl w:val="0"/>
              </w:rPr>
              <w:t xml:space="preserve">Maquette de l’écran &lt;Monitoring des OPVs&gt;</w:t>
            </w:r>
          </w:hyperlink>
          <w:hyperlink w:anchor="_2tq9fhf">
            <w:r w:rsidDel="00000000" w:rsidR="00000000" w:rsidRPr="00000000">
              <w:rPr>
                <w:rFonts w:ascii="Calibri" w:cs="Calibri" w:eastAsia="Calibri" w:hAnsi="Calibri"/>
                <w:b w:val="0"/>
                <w:sz w:val="22"/>
                <w:szCs w:val="22"/>
                <w:rtl w:val="0"/>
              </w:rPr>
              <w:tab/>
            </w:r>
          </w:hyperlink>
          <w:hyperlink w:anchor="_Toc40997376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8vjpp8">
            <w:r w:rsidDel="00000000" w:rsidR="00000000" w:rsidRPr="00000000">
              <w:rPr>
                <w:rFonts w:ascii="Calibri" w:cs="Calibri" w:eastAsia="Calibri" w:hAnsi="Calibri"/>
                <w:b w:val="0"/>
                <w:color w:val="0000ff"/>
                <w:sz w:val="22"/>
                <w:szCs w:val="22"/>
                <w:u w:val="single"/>
                <w:rtl w:val="0"/>
              </w:rPr>
              <w:t xml:space="preserve">13.3.3</w:t>
            </w:r>
          </w:hyperlink>
          <w:hyperlink w:anchor="_18vjpp8">
            <w:r w:rsidDel="00000000" w:rsidR="00000000" w:rsidRPr="00000000">
              <w:rPr>
                <w:rFonts w:ascii="Calibri" w:cs="Calibri" w:eastAsia="Calibri" w:hAnsi="Calibri"/>
                <w:b w:val="0"/>
                <w:sz w:val="22"/>
                <w:szCs w:val="22"/>
                <w:rtl w:val="0"/>
              </w:rPr>
              <w:tab/>
            </w:r>
          </w:hyperlink>
          <w:hyperlink w:anchor="_18vjpp8">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18vjpp8">
            <w:r w:rsidDel="00000000" w:rsidR="00000000" w:rsidRPr="00000000">
              <w:rPr>
                <w:rFonts w:ascii="Calibri" w:cs="Calibri" w:eastAsia="Calibri" w:hAnsi="Calibri"/>
                <w:b w:val="0"/>
                <w:sz w:val="22"/>
                <w:szCs w:val="22"/>
                <w:rtl w:val="0"/>
              </w:rPr>
              <w:tab/>
            </w:r>
          </w:hyperlink>
          <w:hyperlink w:anchor="_Toc40997376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sv78d1">
            <w:r w:rsidDel="00000000" w:rsidR="00000000" w:rsidRPr="00000000">
              <w:rPr>
                <w:rFonts w:ascii="Calibri" w:cs="Calibri" w:eastAsia="Calibri" w:hAnsi="Calibri"/>
                <w:b w:val="0"/>
                <w:color w:val="0000ff"/>
                <w:sz w:val="22"/>
                <w:szCs w:val="22"/>
                <w:u w:val="single"/>
                <w:rtl w:val="0"/>
              </w:rPr>
              <w:t xml:space="preserve">13.3.4</w:t>
            </w:r>
          </w:hyperlink>
          <w:hyperlink w:anchor="_3sv78d1">
            <w:r w:rsidDel="00000000" w:rsidR="00000000" w:rsidRPr="00000000">
              <w:rPr>
                <w:rFonts w:ascii="Calibri" w:cs="Calibri" w:eastAsia="Calibri" w:hAnsi="Calibri"/>
                <w:b w:val="0"/>
                <w:sz w:val="22"/>
                <w:szCs w:val="22"/>
                <w:rtl w:val="0"/>
              </w:rPr>
              <w:tab/>
            </w:r>
          </w:hyperlink>
          <w:hyperlink w:anchor="_3sv78d1">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3sv78d1">
            <w:r w:rsidDel="00000000" w:rsidR="00000000" w:rsidRPr="00000000">
              <w:rPr>
                <w:rFonts w:ascii="Calibri" w:cs="Calibri" w:eastAsia="Calibri" w:hAnsi="Calibri"/>
                <w:b w:val="0"/>
                <w:sz w:val="22"/>
                <w:szCs w:val="22"/>
                <w:rtl w:val="0"/>
              </w:rPr>
              <w:tab/>
            </w:r>
          </w:hyperlink>
          <w:hyperlink w:anchor="_Toc409973767">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80hiku">
            <w:r w:rsidDel="00000000" w:rsidR="00000000" w:rsidRPr="00000000">
              <w:rPr>
                <w:rFonts w:ascii="Calibri" w:cs="Calibri" w:eastAsia="Calibri" w:hAnsi="Calibri"/>
                <w:b w:val="0"/>
                <w:i w:val="1"/>
                <w:color w:val="0000ff"/>
                <w:sz w:val="22"/>
                <w:szCs w:val="22"/>
                <w:u w:val="single"/>
                <w:rtl w:val="0"/>
              </w:rPr>
              <w:t xml:space="preserve">13.4</w:t>
            </w:r>
          </w:hyperlink>
          <w:hyperlink w:anchor="_280hiku">
            <w:r w:rsidDel="00000000" w:rsidR="00000000" w:rsidRPr="00000000">
              <w:rPr>
                <w:rFonts w:ascii="Calibri" w:cs="Calibri" w:eastAsia="Calibri" w:hAnsi="Calibri"/>
                <w:b w:val="0"/>
                <w:sz w:val="22"/>
                <w:szCs w:val="22"/>
                <w:rtl w:val="0"/>
              </w:rPr>
              <w:tab/>
            </w:r>
          </w:hyperlink>
          <w:hyperlink w:anchor="_280hiku">
            <w:r w:rsidDel="00000000" w:rsidR="00000000" w:rsidRPr="00000000">
              <w:rPr>
                <w:rFonts w:ascii="Calibri" w:cs="Calibri" w:eastAsia="Calibri" w:hAnsi="Calibri"/>
                <w:b w:val="0"/>
                <w:i w:val="1"/>
                <w:color w:val="0000ff"/>
                <w:sz w:val="22"/>
                <w:szCs w:val="22"/>
                <w:u w:val="single"/>
                <w:rtl w:val="0"/>
              </w:rPr>
              <w:t xml:space="preserve">Diagramme de navigation</w:t>
            </w:r>
          </w:hyperlink>
          <w:hyperlink w:anchor="_280hiku">
            <w:r w:rsidDel="00000000" w:rsidR="00000000" w:rsidRPr="00000000">
              <w:rPr>
                <w:rFonts w:ascii="Calibri" w:cs="Calibri" w:eastAsia="Calibri" w:hAnsi="Calibri"/>
                <w:b w:val="0"/>
                <w:sz w:val="22"/>
                <w:szCs w:val="22"/>
                <w:rtl w:val="0"/>
              </w:rPr>
              <w:tab/>
            </w:r>
          </w:hyperlink>
          <w:hyperlink w:anchor="_Toc40997376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n5rssn">
            <w:r w:rsidDel="00000000" w:rsidR="00000000" w:rsidRPr="00000000">
              <w:rPr>
                <w:rFonts w:ascii="Calibri" w:cs="Calibri" w:eastAsia="Calibri" w:hAnsi="Calibri"/>
                <w:b w:val="0"/>
                <w:color w:val="0000ff"/>
                <w:sz w:val="22"/>
                <w:szCs w:val="22"/>
                <w:u w:val="single"/>
                <w:rtl w:val="0"/>
              </w:rPr>
              <w:t xml:space="preserve">13.4.1</w:t>
            </w:r>
          </w:hyperlink>
          <w:hyperlink w:anchor="_n5rssn">
            <w:r w:rsidDel="00000000" w:rsidR="00000000" w:rsidRPr="00000000">
              <w:rPr>
                <w:rFonts w:ascii="Calibri" w:cs="Calibri" w:eastAsia="Calibri" w:hAnsi="Calibri"/>
                <w:b w:val="0"/>
                <w:sz w:val="22"/>
                <w:szCs w:val="22"/>
                <w:rtl w:val="0"/>
              </w:rPr>
              <w:tab/>
            </w:r>
          </w:hyperlink>
          <w:hyperlink w:anchor="_n5rssn">
            <w:r w:rsidDel="00000000" w:rsidR="00000000" w:rsidRPr="00000000">
              <w:rPr>
                <w:rFonts w:ascii="Calibri" w:cs="Calibri" w:eastAsia="Calibri" w:hAnsi="Calibri"/>
                <w:b w:val="0"/>
                <w:color w:val="0000ff"/>
                <w:sz w:val="22"/>
                <w:szCs w:val="22"/>
                <w:u w:val="single"/>
                <w:rtl w:val="0"/>
              </w:rPr>
              <w:t xml:space="preserve">Description de l’écran &lt;Ordre de souscription a une OPV&gt;</w:t>
            </w:r>
          </w:hyperlink>
          <w:hyperlink w:anchor="_n5rssn">
            <w:r w:rsidDel="00000000" w:rsidR="00000000" w:rsidRPr="00000000">
              <w:rPr>
                <w:rFonts w:ascii="Calibri" w:cs="Calibri" w:eastAsia="Calibri" w:hAnsi="Calibri"/>
                <w:b w:val="0"/>
                <w:sz w:val="22"/>
                <w:szCs w:val="22"/>
                <w:rtl w:val="0"/>
              </w:rPr>
              <w:tab/>
            </w:r>
          </w:hyperlink>
          <w:hyperlink w:anchor="_Toc40997376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75fbgg">
            <w:r w:rsidDel="00000000" w:rsidR="00000000" w:rsidRPr="00000000">
              <w:rPr>
                <w:rFonts w:ascii="Calibri" w:cs="Calibri" w:eastAsia="Calibri" w:hAnsi="Calibri"/>
                <w:b w:val="0"/>
                <w:color w:val="0000ff"/>
                <w:sz w:val="22"/>
                <w:szCs w:val="22"/>
                <w:u w:val="single"/>
                <w:rtl w:val="0"/>
              </w:rPr>
              <w:t xml:space="preserve">13.4.2</w:t>
            </w:r>
          </w:hyperlink>
          <w:hyperlink w:anchor="_375fbgg">
            <w:r w:rsidDel="00000000" w:rsidR="00000000" w:rsidRPr="00000000">
              <w:rPr>
                <w:rFonts w:ascii="Calibri" w:cs="Calibri" w:eastAsia="Calibri" w:hAnsi="Calibri"/>
                <w:b w:val="0"/>
                <w:sz w:val="22"/>
                <w:szCs w:val="22"/>
                <w:rtl w:val="0"/>
              </w:rPr>
              <w:tab/>
            </w:r>
          </w:hyperlink>
          <w:hyperlink w:anchor="_375fbgg">
            <w:r w:rsidDel="00000000" w:rsidR="00000000" w:rsidRPr="00000000">
              <w:rPr>
                <w:rFonts w:ascii="Calibri" w:cs="Calibri" w:eastAsia="Calibri" w:hAnsi="Calibri"/>
                <w:b w:val="0"/>
                <w:color w:val="0000ff"/>
                <w:sz w:val="22"/>
                <w:szCs w:val="22"/>
                <w:u w:val="single"/>
                <w:rtl w:val="0"/>
              </w:rPr>
              <w:t xml:space="preserve">Maquette de l’écran &lt;Ordre de souscription a une OPV&gt;</w:t>
            </w:r>
          </w:hyperlink>
          <w:hyperlink w:anchor="_375fbgg">
            <w:r w:rsidDel="00000000" w:rsidR="00000000" w:rsidRPr="00000000">
              <w:rPr>
                <w:rFonts w:ascii="Calibri" w:cs="Calibri" w:eastAsia="Calibri" w:hAnsi="Calibri"/>
                <w:b w:val="0"/>
                <w:sz w:val="22"/>
                <w:szCs w:val="22"/>
                <w:rtl w:val="0"/>
              </w:rPr>
              <w:tab/>
            </w:r>
          </w:hyperlink>
          <w:hyperlink w:anchor="_Toc40997377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maplo9">
            <w:r w:rsidDel="00000000" w:rsidR="00000000" w:rsidRPr="00000000">
              <w:rPr>
                <w:rFonts w:ascii="Calibri" w:cs="Calibri" w:eastAsia="Calibri" w:hAnsi="Calibri"/>
                <w:b w:val="0"/>
                <w:color w:val="0000ff"/>
                <w:sz w:val="22"/>
                <w:szCs w:val="22"/>
                <w:u w:val="single"/>
                <w:rtl w:val="0"/>
              </w:rPr>
              <w:t xml:space="preserve">13.4.3</w:t>
            </w:r>
          </w:hyperlink>
          <w:hyperlink w:anchor="_1maplo9">
            <w:r w:rsidDel="00000000" w:rsidR="00000000" w:rsidRPr="00000000">
              <w:rPr>
                <w:rFonts w:ascii="Calibri" w:cs="Calibri" w:eastAsia="Calibri" w:hAnsi="Calibri"/>
                <w:b w:val="0"/>
                <w:sz w:val="22"/>
                <w:szCs w:val="22"/>
                <w:rtl w:val="0"/>
              </w:rPr>
              <w:tab/>
            </w:r>
          </w:hyperlink>
          <w:hyperlink w:anchor="_1maplo9">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1maplo9">
            <w:r w:rsidDel="00000000" w:rsidR="00000000" w:rsidRPr="00000000">
              <w:rPr>
                <w:rFonts w:ascii="Calibri" w:cs="Calibri" w:eastAsia="Calibri" w:hAnsi="Calibri"/>
                <w:b w:val="0"/>
                <w:sz w:val="22"/>
                <w:szCs w:val="22"/>
                <w:rtl w:val="0"/>
              </w:rPr>
              <w:tab/>
            </w:r>
          </w:hyperlink>
          <w:hyperlink w:anchor="_Toc40997377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6ad4c2">
            <w:r w:rsidDel="00000000" w:rsidR="00000000" w:rsidRPr="00000000">
              <w:rPr>
                <w:rFonts w:ascii="Calibri" w:cs="Calibri" w:eastAsia="Calibri" w:hAnsi="Calibri"/>
                <w:b w:val="0"/>
                <w:color w:val="0000ff"/>
                <w:sz w:val="22"/>
                <w:szCs w:val="22"/>
                <w:u w:val="single"/>
                <w:rtl w:val="0"/>
              </w:rPr>
              <w:t xml:space="preserve">13.4.4</w:t>
            </w:r>
          </w:hyperlink>
          <w:hyperlink w:anchor="_46ad4c2">
            <w:r w:rsidDel="00000000" w:rsidR="00000000" w:rsidRPr="00000000">
              <w:rPr>
                <w:rFonts w:ascii="Calibri" w:cs="Calibri" w:eastAsia="Calibri" w:hAnsi="Calibri"/>
                <w:b w:val="0"/>
                <w:sz w:val="22"/>
                <w:szCs w:val="22"/>
                <w:rtl w:val="0"/>
              </w:rPr>
              <w:tab/>
            </w:r>
          </w:hyperlink>
          <w:hyperlink w:anchor="_46ad4c2">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46ad4c2">
            <w:r w:rsidDel="00000000" w:rsidR="00000000" w:rsidRPr="00000000">
              <w:rPr>
                <w:rFonts w:ascii="Calibri" w:cs="Calibri" w:eastAsia="Calibri" w:hAnsi="Calibri"/>
                <w:b w:val="0"/>
                <w:sz w:val="22"/>
                <w:szCs w:val="22"/>
                <w:rtl w:val="0"/>
              </w:rPr>
              <w:tab/>
            </w:r>
          </w:hyperlink>
          <w:hyperlink w:anchor="_Toc409973772">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lfnejv">
            <w:r w:rsidDel="00000000" w:rsidR="00000000" w:rsidRPr="00000000">
              <w:rPr>
                <w:rFonts w:ascii="Calibri" w:cs="Calibri" w:eastAsia="Calibri" w:hAnsi="Calibri"/>
                <w:b w:val="0"/>
                <w:i w:val="1"/>
                <w:color w:val="0000ff"/>
                <w:sz w:val="22"/>
                <w:szCs w:val="22"/>
                <w:u w:val="single"/>
                <w:rtl w:val="0"/>
              </w:rPr>
              <w:t xml:space="preserve">13.5</w:t>
            </w:r>
          </w:hyperlink>
          <w:hyperlink w:anchor="_2lfnejv">
            <w:r w:rsidDel="00000000" w:rsidR="00000000" w:rsidRPr="00000000">
              <w:rPr>
                <w:rFonts w:ascii="Calibri" w:cs="Calibri" w:eastAsia="Calibri" w:hAnsi="Calibri"/>
                <w:b w:val="0"/>
                <w:sz w:val="22"/>
                <w:szCs w:val="22"/>
                <w:rtl w:val="0"/>
              </w:rPr>
              <w:tab/>
            </w:r>
          </w:hyperlink>
          <w:hyperlink w:anchor="_2lfnejv">
            <w:r w:rsidDel="00000000" w:rsidR="00000000" w:rsidRPr="00000000">
              <w:rPr>
                <w:rFonts w:ascii="Calibri" w:cs="Calibri" w:eastAsia="Calibri" w:hAnsi="Calibri"/>
                <w:b w:val="0"/>
                <w:i w:val="1"/>
                <w:color w:val="0000ff"/>
                <w:sz w:val="22"/>
                <w:szCs w:val="22"/>
                <w:u w:val="single"/>
                <w:rtl w:val="0"/>
              </w:rPr>
              <w:t xml:space="preserve">Diagramme de navigation</w:t>
            </w:r>
          </w:hyperlink>
          <w:hyperlink w:anchor="_2lfnejv">
            <w:r w:rsidDel="00000000" w:rsidR="00000000" w:rsidRPr="00000000">
              <w:rPr>
                <w:rFonts w:ascii="Calibri" w:cs="Calibri" w:eastAsia="Calibri" w:hAnsi="Calibri"/>
                <w:b w:val="0"/>
                <w:sz w:val="22"/>
                <w:szCs w:val="22"/>
                <w:rtl w:val="0"/>
              </w:rPr>
              <w:tab/>
            </w:r>
          </w:hyperlink>
          <w:hyperlink w:anchor="_Toc40997377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0kxoro">
            <w:r w:rsidDel="00000000" w:rsidR="00000000" w:rsidRPr="00000000">
              <w:rPr>
                <w:rFonts w:ascii="Calibri" w:cs="Calibri" w:eastAsia="Calibri" w:hAnsi="Calibri"/>
                <w:b w:val="0"/>
                <w:color w:val="0000ff"/>
                <w:sz w:val="22"/>
                <w:szCs w:val="22"/>
                <w:u w:val="single"/>
                <w:rtl w:val="0"/>
              </w:rPr>
              <w:t xml:space="preserve">13.5.1</w:t>
            </w:r>
          </w:hyperlink>
          <w:hyperlink w:anchor="_10kxoro">
            <w:r w:rsidDel="00000000" w:rsidR="00000000" w:rsidRPr="00000000">
              <w:rPr>
                <w:rFonts w:ascii="Calibri" w:cs="Calibri" w:eastAsia="Calibri" w:hAnsi="Calibri"/>
                <w:b w:val="0"/>
                <w:sz w:val="22"/>
                <w:szCs w:val="22"/>
                <w:rtl w:val="0"/>
              </w:rPr>
              <w:tab/>
            </w:r>
          </w:hyperlink>
          <w:hyperlink w:anchor="_10kxoro">
            <w:r w:rsidDel="00000000" w:rsidR="00000000" w:rsidRPr="00000000">
              <w:rPr>
                <w:rFonts w:ascii="Calibri" w:cs="Calibri" w:eastAsia="Calibri" w:hAnsi="Calibri"/>
                <w:b w:val="0"/>
                <w:color w:val="0000ff"/>
                <w:sz w:val="22"/>
                <w:szCs w:val="22"/>
                <w:u w:val="single"/>
                <w:rtl w:val="0"/>
              </w:rPr>
              <w:t xml:space="preserve">Description de l’écran &lt;Envoi des ordres OPV&gt;</w:t>
            </w:r>
          </w:hyperlink>
          <w:hyperlink w:anchor="_10kxoro">
            <w:r w:rsidDel="00000000" w:rsidR="00000000" w:rsidRPr="00000000">
              <w:rPr>
                <w:rFonts w:ascii="Calibri" w:cs="Calibri" w:eastAsia="Calibri" w:hAnsi="Calibri"/>
                <w:b w:val="0"/>
                <w:sz w:val="22"/>
                <w:szCs w:val="22"/>
                <w:rtl w:val="0"/>
              </w:rPr>
              <w:tab/>
            </w:r>
          </w:hyperlink>
          <w:hyperlink w:anchor="_Toc40997377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zpvhna">
            <w:r w:rsidDel="00000000" w:rsidR="00000000" w:rsidRPr="00000000">
              <w:rPr>
                <w:rFonts w:ascii="Calibri" w:cs="Calibri" w:eastAsia="Calibri" w:hAnsi="Calibri"/>
                <w:b w:val="0"/>
                <w:color w:val="0000ff"/>
                <w:sz w:val="22"/>
                <w:szCs w:val="22"/>
                <w:u w:val="single"/>
                <w:rtl w:val="0"/>
              </w:rPr>
              <w:t xml:space="preserve">13.5.2</w:t>
            </w:r>
          </w:hyperlink>
          <w:hyperlink w:anchor="_1zpvhna">
            <w:r w:rsidDel="00000000" w:rsidR="00000000" w:rsidRPr="00000000">
              <w:rPr>
                <w:rFonts w:ascii="Calibri" w:cs="Calibri" w:eastAsia="Calibri" w:hAnsi="Calibri"/>
                <w:b w:val="0"/>
                <w:sz w:val="22"/>
                <w:szCs w:val="22"/>
                <w:rtl w:val="0"/>
              </w:rPr>
              <w:tab/>
            </w:r>
          </w:hyperlink>
          <w:hyperlink w:anchor="_1zpvhna">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1zpvhna">
            <w:r w:rsidDel="00000000" w:rsidR="00000000" w:rsidRPr="00000000">
              <w:rPr>
                <w:rFonts w:ascii="Calibri" w:cs="Calibri" w:eastAsia="Calibri" w:hAnsi="Calibri"/>
                <w:b w:val="0"/>
                <w:sz w:val="22"/>
                <w:szCs w:val="22"/>
                <w:rtl w:val="0"/>
              </w:rPr>
              <w:tab/>
            </w:r>
          </w:hyperlink>
          <w:hyperlink w:anchor="_Toc40997377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jpj0b3">
            <w:r w:rsidDel="00000000" w:rsidR="00000000" w:rsidRPr="00000000">
              <w:rPr>
                <w:rFonts w:ascii="Calibri" w:cs="Calibri" w:eastAsia="Calibri" w:hAnsi="Calibri"/>
                <w:b w:val="0"/>
                <w:color w:val="0000ff"/>
                <w:sz w:val="22"/>
                <w:szCs w:val="22"/>
                <w:u w:val="single"/>
                <w:rtl w:val="0"/>
              </w:rPr>
              <w:t xml:space="preserve">13.5.3</w:t>
            </w:r>
          </w:hyperlink>
          <w:hyperlink w:anchor="_4jpj0b3">
            <w:r w:rsidDel="00000000" w:rsidR="00000000" w:rsidRPr="00000000">
              <w:rPr>
                <w:rFonts w:ascii="Calibri" w:cs="Calibri" w:eastAsia="Calibri" w:hAnsi="Calibri"/>
                <w:b w:val="0"/>
                <w:sz w:val="22"/>
                <w:szCs w:val="22"/>
                <w:rtl w:val="0"/>
              </w:rPr>
              <w:tab/>
            </w:r>
          </w:hyperlink>
          <w:hyperlink w:anchor="_4jpj0b3">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4jpj0b3">
            <w:r w:rsidDel="00000000" w:rsidR="00000000" w:rsidRPr="00000000">
              <w:rPr>
                <w:rFonts w:ascii="Calibri" w:cs="Calibri" w:eastAsia="Calibri" w:hAnsi="Calibri"/>
                <w:b w:val="0"/>
                <w:sz w:val="22"/>
                <w:szCs w:val="22"/>
                <w:rtl w:val="0"/>
              </w:rPr>
              <w:tab/>
            </w:r>
          </w:hyperlink>
          <w:hyperlink w:anchor="_Toc40997377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yutaiw">
            <w:r w:rsidDel="00000000" w:rsidR="00000000" w:rsidRPr="00000000">
              <w:rPr>
                <w:rFonts w:ascii="Calibri" w:cs="Calibri" w:eastAsia="Calibri" w:hAnsi="Calibri"/>
                <w:b w:val="0"/>
                <w:color w:val="0000ff"/>
                <w:sz w:val="22"/>
                <w:szCs w:val="22"/>
                <w:u w:val="single"/>
                <w:rtl w:val="0"/>
              </w:rPr>
              <w:t xml:space="preserve">13.5.4</w:t>
            </w:r>
          </w:hyperlink>
          <w:hyperlink w:anchor="_2yutaiw">
            <w:r w:rsidDel="00000000" w:rsidR="00000000" w:rsidRPr="00000000">
              <w:rPr>
                <w:rFonts w:ascii="Calibri" w:cs="Calibri" w:eastAsia="Calibri" w:hAnsi="Calibri"/>
                <w:b w:val="0"/>
                <w:sz w:val="22"/>
                <w:szCs w:val="22"/>
                <w:rtl w:val="0"/>
              </w:rPr>
              <w:tab/>
            </w:r>
          </w:hyperlink>
          <w:hyperlink w:anchor="_2yutaiw">
            <w:r w:rsidDel="00000000" w:rsidR="00000000" w:rsidRPr="00000000">
              <w:rPr>
                <w:rFonts w:ascii="Calibri" w:cs="Calibri" w:eastAsia="Calibri" w:hAnsi="Calibri"/>
                <w:b w:val="0"/>
                <w:color w:val="0000ff"/>
                <w:sz w:val="22"/>
                <w:szCs w:val="22"/>
                <w:u w:val="single"/>
                <w:rtl w:val="0"/>
              </w:rPr>
              <w:t xml:space="preserve">Description de l’édition &lt;Fonction Statistique&gt;</w:t>
            </w:r>
          </w:hyperlink>
          <w:hyperlink w:anchor="_2yutaiw">
            <w:r w:rsidDel="00000000" w:rsidR="00000000" w:rsidRPr="00000000">
              <w:rPr>
                <w:rFonts w:ascii="Calibri" w:cs="Calibri" w:eastAsia="Calibri" w:hAnsi="Calibri"/>
                <w:b w:val="0"/>
                <w:sz w:val="22"/>
                <w:szCs w:val="22"/>
                <w:rtl w:val="0"/>
              </w:rPr>
              <w:tab/>
            </w:r>
          </w:hyperlink>
          <w:hyperlink w:anchor="_Toc40997377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e03kqp">
            <w:r w:rsidDel="00000000" w:rsidR="00000000" w:rsidRPr="00000000">
              <w:rPr>
                <w:rFonts w:ascii="Calibri" w:cs="Calibri" w:eastAsia="Calibri" w:hAnsi="Calibri"/>
                <w:b w:val="0"/>
                <w:color w:val="0000ff"/>
                <w:sz w:val="22"/>
                <w:szCs w:val="22"/>
                <w:u w:val="single"/>
                <w:rtl w:val="0"/>
              </w:rPr>
              <w:t xml:space="preserve">13.5.5</w:t>
            </w:r>
          </w:hyperlink>
          <w:hyperlink w:anchor="_1e03kqp">
            <w:r w:rsidDel="00000000" w:rsidR="00000000" w:rsidRPr="00000000">
              <w:rPr>
                <w:rFonts w:ascii="Calibri" w:cs="Calibri" w:eastAsia="Calibri" w:hAnsi="Calibri"/>
                <w:b w:val="0"/>
                <w:sz w:val="22"/>
                <w:szCs w:val="22"/>
                <w:rtl w:val="0"/>
              </w:rPr>
              <w:tab/>
            </w:r>
          </w:hyperlink>
          <w:hyperlink w:anchor="_1e03kqp">
            <w:r w:rsidDel="00000000" w:rsidR="00000000" w:rsidRPr="00000000">
              <w:rPr>
                <w:rFonts w:ascii="Calibri" w:cs="Calibri" w:eastAsia="Calibri" w:hAnsi="Calibri"/>
                <w:b w:val="0"/>
                <w:color w:val="0000ff"/>
                <w:sz w:val="22"/>
                <w:szCs w:val="22"/>
                <w:u w:val="single"/>
                <w:rtl w:val="0"/>
              </w:rPr>
              <w:t xml:space="preserve">Maquette de l’édition &lt;Fonction statistique&gt;</w:t>
            </w:r>
          </w:hyperlink>
          <w:hyperlink w:anchor="_1e03kqp">
            <w:r w:rsidDel="00000000" w:rsidR="00000000" w:rsidRPr="00000000">
              <w:rPr>
                <w:rFonts w:ascii="Calibri" w:cs="Calibri" w:eastAsia="Calibri" w:hAnsi="Calibri"/>
                <w:b w:val="0"/>
                <w:sz w:val="22"/>
                <w:szCs w:val="22"/>
                <w:rtl w:val="0"/>
              </w:rPr>
              <w:tab/>
            </w:r>
          </w:hyperlink>
          <w:hyperlink w:anchor="_Toc40997377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xzr3ei">
            <w:r w:rsidDel="00000000" w:rsidR="00000000" w:rsidRPr="00000000">
              <w:rPr>
                <w:rFonts w:ascii="Calibri" w:cs="Calibri" w:eastAsia="Calibri" w:hAnsi="Calibri"/>
                <w:b w:val="0"/>
                <w:color w:val="0000ff"/>
                <w:sz w:val="22"/>
                <w:szCs w:val="22"/>
                <w:u w:val="single"/>
                <w:rtl w:val="0"/>
              </w:rPr>
              <w:t xml:space="preserve">13.5.6</w:t>
            </w:r>
          </w:hyperlink>
          <w:hyperlink w:anchor="_3xzr3ei">
            <w:r w:rsidDel="00000000" w:rsidR="00000000" w:rsidRPr="00000000">
              <w:rPr>
                <w:rFonts w:ascii="Calibri" w:cs="Calibri" w:eastAsia="Calibri" w:hAnsi="Calibri"/>
                <w:b w:val="0"/>
                <w:sz w:val="22"/>
                <w:szCs w:val="22"/>
                <w:rtl w:val="0"/>
              </w:rPr>
              <w:tab/>
            </w:r>
          </w:hyperlink>
          <w:hyperlink w:anchor="_3xzr3ei">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3xzr3ei">
            <w:r w:rsidDel="00000000" w:rsidR="00000000" w:rsidRPr="00000000">
              <w:rPr>
                <w:rFonts w:ascii="Calibri" w:cs="Calibri" w:eastAsia="Calibri" w:hAnsi="Calibri"/>
                <w:b w:val="0"/>
                <w:sz w:val="22"/>
                <w:szCs w:val="22"/>
                <w:rtl w:val="0"/>
              </w:rPr>
              <w:tab/>
            </w:r>
          </w:hyperlink>
          <w:hyperlink w:anchor="_Toc409973779">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d51dmb">
            <w:r w:rsidDel="00000000" w:rsidR="00000000" w:rsidRPr="00000000">
              <w:rPr>
                <w:rFonts w:ascii="Calibri" w:cs="Calibri" w:eastAsia="Calibri" w:hAnsi="Calibri"/>
                <w:b w:val="0"/>
                <w:color w:val="0000ff"/>
                <w:sz w:val="22"/>
                <w:szCs w:val="22"/>
                <w:u w:val="single"/>
                <w:rtl w:val="0"/>
              </w:rPr>
              <w:t xml:space="preserve">14</w:t>
            </w:r>
          </w:hyperlink>
          <w:hyperlink w:anchor="_2d51dmb">
            <w:r w:rsidDel="00000000" w:rsidR="00000000" w:rsidRPr="00000000">
              <w:rPr>
                <w:rFonts w:ascii="Calibri" w:cs="Calibri" w:eastAsia="Calibri" w:hAnsi="Calibri"/>
                <w:b w:val="0"/>
                <w:sz w:val="22"/>
                <w:szCs w:val="22"/>
                <w:rtl w:val="0"/>
              </w:rPr>
              <w:tab/>
            </w:r>
          </w:hyperlink>
          <w:hyperlink w:anchor="_2d51dmb">
            <w:r w:rsidDel="00000000" w:rsidR="00000000" w:rsidRPr="00000000">
              <w:rPr>
                <w:rFonts w:ascii="Calibri" w:cs="Calibri" w:eastAsia="Calibri" w:hAnsi="Calibri"/>
                <w:b w:val="0"/>
                <w:color w:val="0000ff"/>
                <w:sz w:val="22"/>
                <w:szCs w:val="22"/>
                <w:u w:val="single"/>
                <w:rtl w:val="0"/>
              </w:rPr>
              <w:t xml:space="preserve">Parametrage</w:t>
            </w:r>
          </w:hyperlink>
          <w:hyperlink w:anchor="_2d51dmb">
            <w:r w:rsidDel="00000000" w:rsidR="00000000" w:rsidRPr="00000000">
              <w:rPr>
                <w:rFonts w:ascii="Calibri" w:cs="Calibri" w:eastAsia="Calibri" w:hAnsi="Calibri"/>
                <w:b w:val="0"/>
                <w:sz w:val="22"/>
                <w:szCs w:val="22"/>
                <w:rtl w:val="0"/>
              </w:rPr>
              <w:tab/>
            </w:r>
          </w:hyperlink>
          <w:hyperlink w:anchor="_Toc409973780">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sabnu4">
            <w:r w:rsidDel="00000000" w:rsidR="00000000" w:rsidRPr="00000000">
              <w:rPr>
                <w:rFonts w:ascii="Calibri" w:cs="Calibri" w:eastAsia="Calibri" w:hAnsi="Calibri"/>
                <w:b w:val="0"/>
                <w:color w:val="0000ff"/>
                <w:sz w:val="22"/>
                <w:szCs w:val="22"/>
                <w:u w:val="single"/>
                <w:rtl w:val="0"/>
              </w:rPr>
              <w:t xml:space="preserve">14.1</w:t>
            </w:r>
          </w:hyperlink>
          <w:hyperlink w:anchor="_sabnu4">
            <w:r w:rsidDel="00000000" w:rsidR="00000000" w:rsidRPr="00000000">
              <w:rPr>
                <w:rFonts w:ascii="Calibri" w:cs="Calibri" w:eastAsia="Calibri" w:hAnsi="Calibri"/>
                <w:b w:val="0"/>
                <w:sz w:val="22"/>
                <w:szCs w:val="22"/>
                <w:rtl w:val="0"/>
              </w:rPr>
              <w:tab/>
            </w:r>
          </w:hyperlink>
          <w:hyperlink w:anchor="_sabnu4">
            <w:r w:rsidDel="00000000" w:rsidR="00000000" w:rsidRPr="00000000">
              <w:rPr>
                <w:rFonts w:ascii="Calibri" w:cs="Calibri" w:eastAsia="Calibri" w:hAnsi="Calibri"/>
                <w:b w:val="0"/>
                <w:color w:val="0000ff"/>
                <w:sz w:val="22"/>
                <w:szCs w:val="22"/>
                <w:u w:val="single"/>
                <w:rtl w:val="0"/>
              </w:rPr>
              <w:t xml:space="preserve">Tableau de Bord</w:t>
            </w:r>
          </w:hyperlink>
          <w:hyperlink w:anchor="_sabnu4">
            <w:r w:rsidDel="00000000" w:rsidR="00000000" w:rsidRPr="00000000">
              <w:rPr>
                <w:rFonts w:ascii="Calibri" w:cs="Calibri" w:eastAsia="Calibri" w:hAnsi="Calibri"/>
                <w:b w:val="0"/>
                <w:sz w:val="22"/>
                <w:szCs w:val="22"/>
                <w:rtl w:val="0"/>
              </w:rPr>
              <w:tab/>
            </w:r>
          </w:hyperlink>
          <w:hyperlink w:anchor="_Toc409973781">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c9z6hx">
            <w:r w:rsidDel="00000000" w:rsidR="00000000" w:rsidRPr="00000000">
              <w:rPr>
                <w:rFonts w:ascii="Calibri" w:cs="Calibri" w:eastAsia="Calibri" w:hAnsi="Calibri"/>
                <w:b w:val="0"/>
                <w:color w:val="0000ff"/>
                <w:sz w:val="22"/>
                <w:szCs w:val="22"/>
                <w:u w:val="single"/>
                <w:rtl w:val="0"/>
              </w:rPr>
              <w:t xml:space="preserve">14.2</w:t>
            </w:r>
          </w:hyperlink>
          <w:hyperlink w:anchor="_3c9z6hx">
            <w:r w:rsidDel="00000000" w:rsidR="00000000" w:rsidRPr="00000000">
              <w:rPr>
                <w:rFonts w:ascii="Calibri" w:cs="Calibri" w:eastAsia="Calibri" w:hAnsi="Calibri"/>
                <w:b w:val="0"/>
                <w:sz w:val="22"/>
                <w:szCs w:val="22"/>
                <w:rtl w:val="0"/>
              </w:rPr>
              <w:tab/>
            </w:r>
          </w:hyperlink>
          <w:hyperlink w:anchor="_3c9z6hx">
            <w:r w:rsidDel="00000000" w:rsidR="00000000" w:rsidRPr="00000000">
              <w:rPr>
                <w:rFonts w:ascii="Calibri" w:cs="Calibri" w:eastAsia="Calibri" w:hAnsi="Calibri"/>
                <w:b w:val="0"/>
                <w:color w:val="0000ff"/>
                <w:sz w:val="22"/>
                <w:szCs w:val="22"/>
                <w:u w:val="single"/>
                <w:rtl w:val="0"/>
              </w:rPr>
              <w:t xml:space="preserve">Profils</w:t>
            </w:r>
          </w:hyperlink>
          <w:hyperlink w:anchor="_3c9z6hx">
            <w:r w:rsidDel="00000000" w:rsidR="00000000" w:rsidRPr="00000000">
              <w:rPr>
                <w:rFonts w:ascii="Calibri" w:cs="Calibri" w:eastAsia="Calibri" w:hAnsi="Calibri"/>
                <w:b w:val="0"/>
                <w:sz w:val="22"/>
                <w:szCs w:val="22"/>
                <w:rtl w:val="0"/>
              </w:rPr>
              <w:tab/>
            </w:r>
          </w:hyperlink>
          <w:hyperlink w:anchor="_Toc409973782">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rf9gpq">
            <w:r w:rsidDel="00000000" w:rsidR="00000000" w:rsidRPr="00000000">
              <w:rPr>
                <w:rFonts w:ascii="Calibri" w:cs="Calibri" w:eastAsia="Calibri" w:hAnsi="Calibri"/>
                <w:b w:val="0"/>
                <w:color w:val="0000ff"/>
                <w:sz w:val="22"/>
                <w:szCs w:val="22"/>
                <w:u w:val="single"/>
                <w:rtl w:val="0"/>
              </w:rPr>
              <w:t xml:space="preserve">14.3</w:t>
            </w:r>
          </w:hyperlink>
          <w:hyperlink w:anchor="_1rf9gpq">
            <w:r w:rsidDel="00000000" w:rsidR="00000000" w:rsidRPr="00000000">
              <w:rPr>
                <w:rFonts w:ascii="Calibri" w:cs="Calibri" w:eastAsia="Calibri" w:hAnsi="Calibri"/>
                <w:b w:val="0"/>
                <w:sz w:val="22"/>
                <w:szCs w:val="22"/>
                <w:rtl w:val="0"/>
              </w:rPr>
              <w:tab/>
            </w:r>
          </w:hyperlink>
          <w:hyperlink w:anchor="_1rf9gpq">
            <w:r w:rsidDel="00000000" w:rsidR="00000000" w:rsidRPr="00000000">
              <w:rPr>
                <w:rFonts w:ascii="Calibri" w:cs="Calibri" w:eastAsia="Calibri" w:hAnsi="Calibri"/>
                <w:b w:val="0"/>
                <w:color w:val="0000ff"/>
                <w:sz w:val="22"/>
                <w:szCs w:val="22"/>
                <w:u w:val="single"/>
                <w:rtl w:val="0"/>
              </w:rPr>
              <w:t xml:space="preserve">Taxes et fiscalité:</w:t>
            </w:r>
          </w:hyperlink>
          <w:hyperlink w:anchor="_1rf9gpq">
            <w:r w:rsidDel="00000000" w:rsidR="00000000" w:rsidRPr="00000000">
              <w:rPr>
                <w:rFonts w:ascii="Calibri" w:cs="Calibri" w:eastAsia="Calibri" w:hAnsi="Calibri"/>
                <w:b w:val="0"/>
                <w:sz w:val="22"/>
                <w:szCs w:val="22"/>
                <w:rtl w:val="0"/>
              </w:rPr>
              <w:tab/>
            </w:r>
          </w:hyperlink>
          <w:hyperlink w:anchor="_Toc409973783">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bewzdj">
            <w:r w:rsidDel="00000000" w:rsidR="00000000" w:rsidRPr="00000000">
              <w:rPr>
                <w:rFonts w:ascii="Calibri" w:cs="Calibri" w:eastAsia="Calibri" w:hAnsi="Calibri"/>
                <w:b w:val="0"/>
                <w:color w:val="0000ff"/>
                <w:sz w:val="22"/>
                <w:szCs w:val="22"/>
                <w:u w:val="single"/>
                <w:rtl w:val="0"/>
              </w:rPr>
              <w:t xml:space="preserve">14.4</w:t>
            </w:r>
          </w:hyperlink>
          <w:hyperlink w:anchor="_4bewzdj">
            <w:r w:rsidDel="00000000" w:rsidR="00000000" w:rsidRPr="00000000">
              <w:rPr>
                <w:rFonts w:ascii="Calibri" w:cs="Calibri" w:eastAsia="Calibri" w:hAnsi="Calibri"/>
                <w:b w:val="0"/>
                <w:sz w:val="22"/>
                <w:szCs w:val="22"/>
                <w:rtl w:val="0"/>
              </w:rPr>
              <w:tab/>
            </w:r>
          </w:hyperlink>
          <w:hyperlink w:anchor="_4bewzdj">
            <w:r w:rsidDel="00000000" w:rsidR="00000000" w:rsidRPr="00000000">
              <w:rPr>
                <w:rFonts w:ascii="Calibri" w:cs="Calibri" w:eastAsia="Calibri" w:hAnsi="Calibri"/>
                <w:b w:val="0"/>
                <w:color w:val="0000ff"/>
                <w:sz w:val="22"/>
                <w:szCs w:val="22"/>
                <w:u w:val="single"/>
                <w:rtl w:val="0"/>
              </w:rPr>
              <w:t xml:space="preserve">Frais:</w:t>
            </w:r>
          </w:hyperlink>
          <w:hyperlink w:anchor="_4bewzdj">
            <w:r w:rsidDel="00000000" w:rsidR="00000000" w:rsidRPr="00000000">
              <w:rPr>
                <w:rFonts w:ascii="Calibri" w:cs="Calibri" w:eastAsia="Calibri" w:hAnsi="Calibri"/>
                <w:b w:val="0"/>
                <w:sz w:val="22"/>
                <w:szCs w:val="22"/>
                <w:rtl w:val="0"/>
              </w:rPr>
              <w:tab/>
            </w:r>
          </w:hyperlink>
          <w:hyperlink w:anchor="_Toc409973784">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qk79lc">
            <w:r w:rsidDel="00000000" w:rsidR="00000000" w:rsidRPr="00000000">
              <w:rPr>
                <w:rFonts w:ascii="Calibri" w:cs="Calibri" w:eastAsia="Calibri" w:hAnsi="Calibri"/>
                <w:b w:val="0"/>
                <w:color w:val="0000ff"/>
                <w:sz w:val="22"/>
                <w:szCs w:val="22"/>
                <w:u w:val="single"/>
                <w:rtl w:val="0"/>
              </w:rPr>
              <w:t xml:space="preserve">14.5</w:t>
            </w:r>
          </w:hyperlink>
          <w:hyperlink w:anchor="_2qk79lc">
            <w:r w:rsidDel="00000000" w:rsidR="00000000" w:rsidRPr="00000000">
              <w:rPr>
                <w:rFonts w:ascii="Calibri" w:cs="Calibri" w:eastAsia="Calibri" w:hAnsi="Calibri"/>
                <w:b w:val="0"/>
                <w:sz w:val="22"/>
                <w:szCs w:val="22"/>
                <w:rtl w:val="0"/>
              </w:rPr>
              <w:tab/>
            </w:r>
          </w:hyperlink>
          <w:hyperlink w:anchor="_2qk79lc">
            <w:r w:rsidDel="00000000" w:rsidR="00000000" w:rsidRPr="00000000">
              <w:rPr>
                <w:rFonts w:ascii="Calibri" w:cs="Calibri" w:eastAsia="Calibri" w:hAnsi="Calibri"/>
                <w:b w:val="0"/>
                <w:color w:val="0000ff"/>
                <w:sz w:val="22"/>
                <w:szCs w:val="22"/>
                <w:u w:val="single"/>
                <w:rtl w:val="0"/>
              </w:rPr>
              <w:t xml:space="preserve">Comptabilité :</w:t>
            </w:r>
          </w:hyperlink>
          <w:hyperlink w:anchor="_2qk79lc">
            <w:r w:rsidDel="00000000" w:rsidR="00000000" w:rsidRPr="00000000">
              <w:rPr>
                <w:rFonts w:ascii="Calibri" w:cs="Calibri" w:eastAsia="Calibri" w:hAnsi="Calibri"/>
                <w:b w:val="0"/>
                <w:sz w:val="22"/>
                <w:szCs w:val="22"/>
                <w:rtl w:val="0"/>
              </w:rPr>
              <w:tab/>
            </w:r>
          </w:hyperlink>
          <w:hyperlink w:anchor="_Toc409973785">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5phjt5">
            <w:r w:rsidDel="00000000" w:rsidR="00000000" w:rsidRPr="00000000">
              <w:rPr>
                <w:rFonts w:ascii="Calibri" w:cs="Calibri" w:eastAsia="Calibri" w:hAnsi="Calibri"/>
                <w:b w:val="0"/>
                <w:color w:val="0000ff"/>
                <w:sz w:val="22"/>
                <w:szCs w:val="22"/>
                <w:u w:val="single"/>
                <w:rtl w:val="0"/>
              </w:rPr>
              <w:t xml:space="preserve">15</w:t>
            </w:r>
          </w:hyperlink>
          <w:hyperlink w:anchor="_15phjt5">
            <w:r w:rsidDel="00000000" w:rsidR="00000000" w:rsidRPr="00000000">
              <w:rPr>
                <w:rFonts w:ascii="Calibri" w:cs="Calibri" w:eastAsia="Calibri" w:hAnsi="Calibri"/>
                <w:b w:val="0"/>
                <w:sz w:val="22"/>
                <w:szCs w:val="22"/>
                <w:rtl w:val="0"/>
              </w:rPr>
              <w:tab/>
            </w:r>
          </w:hyperlink>
          <w:hyperlink w:anchor="_15phjt5">
            <w:r w:rsidDel="00000000" w:rsidR="00000000" w:rsidRPr="00000000">
              <w:rPr>
                <w:rFonts w:ascii="Calibri" w:cs="Calibri" w:eastAsia="Calibri" w:hAnsi="Calibri"/>
                <w:b w:val="0"/>
                <w:color w:val="0000ff"/>
                <w:sz w:val="22"/>
                <w:szCs w:val="22"/>
                <w:u w:val="single"/>
                <w:rtl w:val="0"/>
              </w:rPr>
              <w:t xml:space="preserve">Processus Metier : PLAN d'épargne en action</w:t>
            </w:r>
          </w:hyperlink>
          <w:hyperlink w:anchor="_15phjt5">
            <w:r w:rsidDel="00000000" w:rsidR="00000000" w:rsidRPr="00000000">
              <w:rPr>
                <w:rFonts w:ascii="Calibri" w:cs="Calibri" w:eastAsia="Calibri" w:hAnsi="Calibri"/>
                <w:b w:val="0"/>
                <w:sz w:val="22"/>
                <w:szCs w:val="22"/>
                <w:rtl w:val="0"/>
              </w:rPr>
              <w:tab/>
            </w:r>
          </w:hyperlink>
          <w:hyperlink w:anchor="_Toc409973786">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pp52gy">
            <w:r w:rsidDel="00000000" w:rsidR="00000000" w:rsidRPr="00000000">
              <w:rPr>
                <w:rFonts w:ascii="Calibri" w:cs="Calibri" w:eastAsia="Calibri" w:hAnsi="Calibri"/>
                <w:b w:val="0"/>
                <w:color w:val="0000ff"/>
                <w:sz w:val="22"/>
                <w:szCs w:val="22"/>
                <w:u w:val="single"/>
                <w:rtl w:val="0"/>
              </w:rPr>
              <w:t xml:space="preserve">15.1</w:t>
            </w:r>
          </w:hyperlink>
          <w:hyperlink w:anchor="_3pp52gy">
            <w:r w:rsidDel="00000000" w:rsidR="00000000" w:rsidRPr="00000000">
              <w:rPr>
                <w:rFonts w:ascii="Calibri" w:cs="Calibri" w:eastAsia="Calibri" w:hAnsi="Calibri"/>
                <w:b w:val="0"/>
                <w:sz w:val="22"/>
                <w:szCs w:val="22"/>
                <w:rtl w:val="0"/>
              </w:rPr>
              <w:tab/>
            </w:r>
          </w:hyperlink>
          <w:hyperlink w:anchor="_3pp52gy">
            <w:r w:rsidDel="00000000" w:rsidR="00000000" w:rsidRPr="00000000">
              <w:rPr>
                <w:rFonts w:ascii="Calibri" w:cs="Calibri" w:eastAsia="Calibri" w:hAnsi="Calibri"/>
                <w:b w:val="0"/>
                <w:color w:val="0000ff"/>
                <w:sz w:val="22"/>
                <w:szCs w:val="22"/>
                <w:u w:val="single"/>
                <w:rtl w:val="0"/>
              </w:rPr>
              <w:t xml:space="preserve">Gestion des contrats PEA :</w:t>
            </w:r>
          </w:hyperlink>
          <w:hyperlink w:anchor="_3pp52gy">
            <w:r w:rsidDel="00000000" w:rsidR="00000000" w:rsidRPr="00000000">
              <w:rPr>
                <w:rFonts w:ascii="Calibri" w:cs="Calibri" w:eastAsia="Calibri" w:hAnsi="Calibri"/>
                <w:b w:val="0"/>
                <w:sz w:val="22"/>
                <w:szCs w:val="22"/>
                <w:rtl w:val="0"/>
              </w:rPr>
              <w:tab/>
            </w:r>
          </w:hyperlink>
          <w:hyperlink w:anchor="_Toc40997378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4ufcor">
            <w:r w:rsidDel="00000000" w:rsidR="00000000" w:rsidRPr="00000000">
              <w:rPr>
                <w:rFonts w:ascii="Calibri" w:cs="Calibri" w:eastAsia="Calibri" w:hAnsi="Calibri"/>
                <w:b w:val="0"/>
                <w:color w:val="0000ff"/>
                <w:sz w:val="22"/>
                <w:szCs w:val="22"/>
                <w:u w:val="single"/>
                <w:rtl w:val="0"/>
              </w:rPr>
              <w:t xml:space="preserve">15.1.1</w:t>
            </w:r>
          </w:hyperlink>
          <w:hyperlink w:anchor="_24ufcor">
            <w:r w:rsidDel="00000000" w:rsidR="00000000" w:rsidRPr="00000000">
              <w:rPr>
                <w:rFonts w:ascii="Calibri" w:cs="Calibri" w:eastAsia="Calibri" w:hAnsi="Calibri"/>
                <w:b w:val="0"/>
                <w:sz w:val="22"/>
                <w:szCs w:val="22"/>
                <w:rtl w:val="0"/>
              </w:rPr>
              <w:tab/>
            </w:r>
          </w:hyperlink>
          <w:hyperlink w:anchor="_24ufcor">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24ufcor">
            <w:r w:rsidDel="00000000" w:rsidR="00000000" w:rsidRPr="00000000">
              <w:rPr>
                <w:rFonts w:ascii="Calibri" w:cs="Calibri" w:eastAsia="Calibri" w:hAnsi="Calibri"/>
                <w:b w:val="0"/>
                <w:sz w:val="22"/>
                <w:szCs w:val="22"/>
                <w:rtl w:val="0"/>
              </w:rPr>
              <w:tab/>
            </w:r>
          </w:hyperlink>
          <w:hyperlink w:anchor="_Toc40997378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jzpmwk">
            <w:r w:rsidDel="00000000" w:rsidR="00000000" w:rsidRPr="00000000">
              <w:rPr>
                <w:rFonts w:ascii="Calibri" w:cs="Calibri" w:eastAsia="Calibri" w:hAnsi="Calibri"/>
                <w:b w:val="0"/>
                <w:color w:val="0000ff"/>
                <w:sz w:val="22"/>
                <w:szCs w:val="22"/>
                <w:u w:val="single"/>
                <w:rtl w:val="0"/>
              </w:rPr>
              <w:t xml:space="preserve">15.1.2</w:t>
            </w:r>
          </w:hyperlink>
          <w:hyperlink w:anchor="_jzpmwk">
            <w:r w:rsidDel="00000000" w:rsidR="00000000" w:rsidRPr="00000000">
              <w:rPr>
                <w:rFonts w:ascii="Calibri" w:cs="Calibri" w:eastAsia="Calibri" w:hAnsi="Calibri"/>
                <w:b w:val="0"/>
                <w:sz w:val="22"/>
                <w:szCs w:val="22"/>
                <w:rtl w:val="0"/>
              </w:rPr>
              <w:tab/>
            </w:r>
          </w:hyperlink>
          <w:hyperlink w:anchor="_jzpmwk">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jzpmwk">
            <w:r w:rsidDel="00000000" w:rsidR="00000000" w:rsidRPr="00000000">
              <w:rPr>
                <w:rFonts w:ascii="Calibri" w:cs="Calibri" w:eastAsia="Calibri" w:hAnsi="Calibri"/>
                <w:b w:val="0"/>
                <w:sz w:val="22"/>
                <w:szCs w:val="22"/>
                <w:rtl w:val="0"/>
              </w:rPr>
              <w:tab/>
            </w:r>
          </w:hyperlink>
          <w:hyperlink w:anchor="_Toc40997378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3zd5kd">
            <w:r w:rsidDel="00000000" w:rsidR="00000000" w:rsidRPr="00000000">
              <w:rPr>
                <w:rFonts w:ascii="Calibri" w:cs="Calibri" w:eastAsia="Calibri" w:hAnsi="Calibri"/>
                <w:b w:val="0"/>
                <w:color w:val="0000ff"/>
                <w:sz w:val="22"/>
                <w:szCs w:val="22"/>
                <w:u w:val="single"/>
                <w:rtl w:val="0"/>
              </w:rPr>
              <w:t xml:space="preserve">15.1.3</w:t>
            </w:r>
          </w:hyperlink>
          <w:hyperlink w:anchor="_33zd5kd">
            <w:r w:rsidDel="00000000" w:rsidR="00000000" w:rsidRPr="00000000">
              <w:rPr>
                <w:rFonts w:ascii="Calibri" w:cs="Calibri" w:eastAsia="Calibri" w:hAnsi="Calibri"/>
                <w:b w:val="0"/>
                <w:sz w:val="22"/>
                <w:szCs w:val="22"/>
                <w:rtl w:val="0"/>
              </w:rPr>
              <w:tab/>
            </w:r>
          </w:hyperlink>
          <w:hyperlink w:anchor="_33zd5kd">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33zd5kd">
            <w:r w:rsidDel="00000000" w:rsidR="00000000" w:rsidRPr="00000000">
              <w:rPr>
                <w:rFonts w:ascii="Calibri" w:cs="Calibri" w:eastAsia="Calibri" w:hAnsi="Calibri"/>
                <w:b w:val="0"/>
                <w:sz w:val="22"/>
                <w:szCs w:val="22"/>
                <w:rtl w:val="0"/>
              </w:rPr>
              <w:tab/>
            </w:r>
          </w:hyperlink>
          <w:hyperlink w:anchor="_Toc409973790">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j4nfs6">
            <w:r w:rsidDel="00000000" w:rsidR="00000000" w:rsidRPr="00000000">
              <w:rPr>
                <w:rFonts w:ascii="Calibri" w:cs="Calibri" w:eastAsia="Calibri" w:hAnsi="Calibri"/>
                <w:b w:val="0"/>
                <w:color w:val="0000ff"/>
                <w:sz w:val="22"/>
                <w:szCs w:val="22"/>
                <w:u w:val="single"/>
                <w:rtl w:val="0"/>
              </w:rPr>
              <w:t xml:space="preserve">16</w:t>
            </w:r>
          </w:hyperlink>
          <w:hyperlink w:anchor="_1j4nfs6">
            <w:r w:rsidDel="00000000" w:rsidR="00000000" w:rsidRPr="00000000">
              <w:rPr>
                <w:rFonts w:ascii="Calibri" w:cs="Calibri" w:eastAsia="Calibri" w:hAnsi="Calibri"/>
                <w:b w:val="0"/>
                <w:sz w:val="22"/>
                <w:szCs w:val="22"/>
                <w:rtl w:val="0"/>
              </w:rPr>
              <w:tab/>
            </w:r>
          </w:hyperlink>
          <w:hyperlink w:anchor="_1j4nfs6">
            <w:r w:rsidDel="00000000" w:rsidR="00000000" w:rsidRPr="00000000">
              <w:rPr>
                <w:rFonts w:ascii="Calibri" w:cs="Calibri" w:eastAsia="Calibri" w:hAnsi="Calibri"/>
                <w:b w:val="0"/>
                <w:color w:val="0000ff"/>
                <w:sz w:val="22"/>
                <w:szCs w:val="22"/>
                <w:u w:val="single"/>
                <w:rtl w:val="0"/>
              </w:rPr>
              <w:t xml:space="preserve">Services/ Activités</w:t>
            </w:r>
          </w:hyperlink>
          <w:hyperlink w:anchor="_1j4nfs6">
            <w:r w:rsidDel="00000000" w:rsidR="00000000" w:rsidRPr="00000000">
              <w:rPr>
                <w:rFonts w:ascii="Calibri" w:cs="Calibri" w:eastAsia="Calibri" w:hAnsi="Calibri"/>
                <w:b w:val="0"/>
                <w:sz w:val="22"/>
                <w:szCs w:val="22"/>
                <w:rtl w:val="0"/>
              </w:rPr>
              <w:tab/>
            </w:r>
          </w:hyperlink>
          <w:hyperlink w:anchor="_Toc409973791">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34ayfz">
            <w:r w:rsidDel="00000000" w:rsidR="00000000" w:rsidRPr="00000000">
              <w:rPr>
                <w:rFonts w:ascii="Calibri" w:cs="Calibri" w:eastAsia="Calibri" w:hAnsi="Calibri"/>
                <w:b w:val="0"/>
                <w:color w:val="0000ff"/>
                <w:sz w:val="22"/>
                <w:szCs w:val="22"/>
                <w:u w:val="single"/>
                <w:rtl w:val="0"/>
              </w:rPr>
              <w:t xml:space="preserve">16.1</w:t>
            </w:r>
          </w:hyperlink>
          <w:hyperlink w:anchor="_434ayfz">
            <w:r w:rsidDel="00000000" w:rsidR="00000000" w:rsidRPr="00000000">
              <w:rPr>
                <w:rFonts w:ascii="Calibri" w:cs="Calibri" w:eastAsia="Calibri" w:hAnsi="Calibri"/>
                <w:b w:val="0"/>
                <w:sz w:val="22"/>
                <w:szCs w:val="22"/>
                <w:rtl w:val="0"/>
              </w:rPr>
              <w:tab/>
            </w:r>
          </w:hyperlink>
          <w:hyperlink w:anchor="_434ayfz">
            <w:r w:rsidDel="00000000" w:rsidR="00000000" w:rsidRPr="00000000">
              <w:rPr>
                <w:rFonts w:ascii="Calibri" w:cs="Calibri" w:eastAsia="Calibri" w:hAnsi="Calibri"/>
                <w:b w:val="0"/>
                <w:color w:val="0000ff"/>
                <w:sz w:val="22"/>
                <w:szCs w:val="22"/>
                <w:u w:val="single"/>
                <w:rtl w:val="0"/>
              </w:rPr>
              <w:t xml:space="preserve">Service/Activité 1</w:t>
            </w:r>
          </w:hyperlink>
          <w:hyperlink w:anchor="_434ayfz">
            <w:r w:rsidDel="00000000" w:rsidR="00000000" w:rsidRPr="00000000">
              <w:rPr>
                <w:rFonts w:ascii="Calibri" w:cs="Calibri" w:eastAsia="Calibri" w:hAnsi="Calibri"/>
                <w:b w:val="0"/>
                <w:sz w:val="22"/>
                <w:szCs w:val="22"/>
                <w:rtl w:val="0"/>
              </w:rPr>
              <w:tab/>
            </w:r>
          </w:hyperlink>
          <w:hyperlink w:anchor="_Toc409973792">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xevivl">
            <w:r w:rsidDel="00000000" w:rsidR="00000000" w:rsidRPr="00000000">
              <w:rPr>
                <w:rFonts w:ascii="Calibri" w:cs="Calibri" w:eastAsia="Calibri" w:hAnsi="Calibri"/>
                <w:b w:val="0"/>
                <w:color w:val="0000ff"/>
                <w:sz w:val="22"/>
                <w:szCs w:val="22"/>
                <w:u w:val="single"/>
                <w:rtl w:val="0"/>
              </w:rPr>
              <w:t xml:space="preserve">17</w:t>
            </w:r>
          </w:hyperlink>
          <w:hyperlink w:anchor="_xevivl">
            <w:r w:rsidDel="00000000" w:rsidR="00000000" w:rsidRPr="00000000">
              <w:rPr>
                <w:rFonts w:ascii="Calibri" w:cs="Calibri" w:eastAsia="Calibri" w:hAnsi="Calibri"/>
                <w:b w:val="0"/>
                <w:sz w:val="22"/>
                <w:szCs w:val="22"/>
                <w:rtl w:val="0"/>
              </w:rPr>
              <w:tab/>
            </w:r>
          </w:hyperlink>
          <w:hyperlink w:anchor="_xevivl">
            <w:r w:rsidDel="00000000" w:rsidR="00000000" w:rsidRPr="00000000">
              <w:rPr>
                <w:rFonts w:ascii="Calibri" w:cs="Calibri" w:eastAsia="Calibri" w:hAnsi="Calibri"/>
                <w:b w:val="0"/>
                <w:color w:val="0000ff"/>
                <w:sz w:val="22"/>
                <w:szCs w:val="22"/>
                <w:u w:val="single"/>
                <w:rtl w:val="0"/>
              </w:rPr>
              <w:t xml:space="preserve">Menu</w:t>
            </w:r>
          </w:hyperlink>
          <w:hyperlink w:anchor="_xevivl">
            <w:r w:rsidDel="00000000" w:rsidR="00000000" w:rsidRPr="00000000">
              <w:rPr>
                <w:rFonts w:ascii="Calibri" w:cs="Calibri" w:eastAsia="Calibri" w:hAnsi="Calibri"/>
                <w:b w:val="0"/>
                <w:sz w:val="22"/>
                <w:szCs w:val="22"/>
                <w:rtl w:val="0"/>
              </w:rPr>
              <w:tab/>
            </w:r>
          </w:hyperlink>
          <w:hyperlink w:anchor="_Toc409973793">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hej1je">
            <w:r w:rsidDel="00000000" w:rsidR="00000000" w:rsidRPr="00000000">
              <w:rPr>
                <w:rFonts w:ascii="Calibri" w:cs="Calibri" w:eastAsia="Calibri" w:hAnsi="Calibri"/>
                <w:b w:val="0"/>
                <w:color w:val="0000ff"/>
                <w:sz w:val="22"/>
                <w:szCs w:val="22"/>
                <w:u w:val="single"/>
                <w:rtl w:val="0"/>
              </w:rPr>
              <w:t xml:space="preserve">18</w:t>
            </w:r>
          </w:hyperlink>
          <w:hyperlink w:anchor="_3hej1je">
            <w:r w:rsidDel="00000000" w:rsidR="00000000" w:rsidRPr="00000000">
              <w:rPr>
                <w:rFonts w:ascii="Calibri" w:cs="Calibri" w:eastAsia="Calibri" w:hAnsi="Calibri"/>
                <w:b w:val="0"/>
                <w:sz w:val="22"/>
                <w:szCs w:val="22"/>
                <w:rtl w:val="0"/>
              </w:rPr>
              <w:tab/>
            </w:r>
          </w:hyperlink>
          <w:hyperlink w:anchor="_3hej1je">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3hej1je">
            <w:r w:rsidDel="00000000" w:rsidR="00000000" w:rsidRPr="00000000">
              <w:rPr>
                <w:rFonts w:ascii="Calibri" w:cs="Calibri" w:eastAsia="Calibri" w:hAnsi="Calibri"/>
                <w:b w:val="0"/>
                <w:sz w:val="22"/>
                <w:szCs w:val="22"/>
                <w:rtl w:val="0"/>
              </w:rPr>
              <w:tab/>
            </w:r>
          </w:hyperlink>
          <w:hyperlink w:anchor="_Toc409973794">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wjtbr7">
            <w:r w:rsidDel="00000000" w:rsidR="00000000" w:rsidRPr="00000000">
              <w:rPr>
                <w:rFonts w:ascii="Calibri" w:cs="Calibri" w:eastAsia="Calibri" w:hAnsi="Calibri"/>
                <w:b w:val="0"/>
                <w:color w:val="0000ff"/>
                <w:sz w:val="22"/>
                <w:szCs w:val="22"/>
                <w:u w:val="single"/>
                <w:rtl w:val="0"/>
              </w:rPr>
              <w:t xml:space="preserve">18.1</w:t>
            </w:r>
          </w:hyperlink>
          <w:hyperlink w:anchor="_1wjtbr7">
            <w:r w:rsidDel="00000000" w:rsidR="00000000" w:rsidRPr="00000000">
              <w:rPr>
                <w:rFonts w:ascii="Calibri" w:cs="Calibri" w:eastAsia="Calibri" w:hAnsi="Calibri"/>
                <w:b w:val="0"/>
                <w:sz w:val="22"/>
                <w:szCs w:val="22"/>
                <w:rtl w:val="0"/>
              </w:rPr>
              <w:tab/>
            </w:r>
          </w:hyperlink>
          <w:hyperlink w:anchor="_1wjtbr7">
            <w:r w:rsidDel="00000000" w:rsidR="00000000" w:rsidRPr="00000000">
              <w:rPr>
                <w:rFonts w:ascii="Calibri" w:cs="Calibri" w:eastAsia="Calibri" w:hAnsi="Calibri"/>
                <w:b w:val="0"/>
                <w:color w:val="0000ff"/>
                <w:sz w:val="22"/>
                <w:szCs w:val="22"/>
                <w:u w:val="single"/>
                <w:rtl w:val="0"/>
              </w:rPr>
              <w:t xml:space="preserve">Cas d’utilisation &lt;Création de la fiche produit&gt;</w:t>
            </w:r>
          </w:hyperlink>
          <w:hyperlink w:anchor="_1wjtbr7">
            <w:r w:rsidDel="00000000" w:rsidR="00000000" w:rsidRPr="00000000">
              <w:rPr>
                <w:rFonts w:ascii="Calibri" w:cs="Calibri" w:eastAsia="Calibri" w:hAnsi="Calibri"/>
                <w:b w:val="0"/>
                <w:sz w:val="22"/>
                <w:szCs w:val="22"/>
                <w:rtl w:val="0"/>
              </w:rPr>
              <w:tab/>
            </w:r>
          </w:hyperlink>
          <w:hyperlink w:anchor="_Toc40997379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gjguf0">
            <w:r w:rsidDel="00000000" w:rsidR="00000000" w:rsidRPr="00000000">
              <w:rPr>
                <w:rFonts w:ascii="Calibri" w:cs="Calibri" w:eastAsia="Calibri" w:hAnsi="Calibri"/>
                <w:b w:val="0"/>
                <w:color w:val="0000ff"/>
                <w:sz w:val="22"/>
                <w:szCs w:val="22"/>
                <w:u w:val="single"/>
                <w:rtl w:val="0"/>
              </w:rPr>
              <w:t xml:space="preserve">18.1.1</w:t>
            </w:r>
          </w:hyperlink>
          <w:hyperlink w:anchor="_4gjguf0">
            <w:r w:rsidDel="00000000" w:rsidR="00000000" w:rsidRPr="00000000">
              <w:rPr>
                <w:rFonts w:ascii="Calibri" w:cs="Calibri" w:eastAsia="Calibri" w:hAnsi="Calibri"/>
                <w:b w:val="0"/>
                <w:sz w:val="22"/>
                <w:szCs w:val="22"/>
                <w:rtl w:val="0"/>
              </w:rPr>
              <w:tab/>
            </w:r>
          </w:hyperlink>
          <w:hyperlink w:anchor="_4gjguf0">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4gjguf0">
            <w:r w:rsidDel="00000000" w:rsidR="00000000" w:rsidRPr="00000000">
              <w:rPr>
                <w:rFonts w:ascii="Calibri" w:cs="Calibri" w:eastAsia="Calibri" w:hAnsi="Calibri"/>
                <w:b w:val="0"/>
                <w:sz w:val="22"/>
                <w:szCs w:val="22"/>
                <w:rtl w:val="0"/>
              </w:rPr>
              <w:tab/>
            </w:r>
          </w:hyperlink>
          <w:hyperlink w:anchor="_Toc40997379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vor4mt">
            <w:r w:rsidDel="00000000" w:rsidR="00000000" w:rsidRPr="00000000">
              <w:rPr>
                <w:rFonts w:ascii="Calibri" w:cs="Calibri" w:eastAsia="Calibri" w:hAnsi="Calibri"/>
                <w:b w:val="0"/>
                <w:color w:val="0000ff"/>
                <w:sz w:val="22"/>
                <w:szCs w:val="22"/>
                <w:u w:val="single"/>
                <w:rtl w:val="0"/>
              </w:rPr>
              <w:t xml:space="preserve">18.1.2</w:t>
            </w:r>
          </w:hyperlink>
          <w:hyperlink w:anchor="_2vor4mt">
            <w:r w:rsidDel="00000000" w:rsidR="00000000" w:rsidRPr="00000000">
              <w:rPr>
                <w:rFonts w:ascii="Calibri" w:cs="Calibri" w:eastAsia="Calibri" w:hAnsi="Calibri"/>
                <w:b w:val="0"/>
                <w:sz w:val="22"/>
                <w:szCs w:val="22"/>
                <w:rtl w:val="0"/>
              </w:rPr>
              <w:tab/>
            </w:r>
          </w:hyperlink>
          <w:hyperlink w:anchor="_2vor4mt">
            <w:r w:rsidDel="00000000" w:rsidR="00000000" w:rsidRPr="00000000">
              <w:rPr>
                <w:rFonts w:ascii="Calibri" w:cs="Calibri" w:eastAsia="Calibri" w:hAnsi="Calibri"/>
                <w:b w:val="0"/>
                <w:color w:val="0000ff"/>
                <w:sz w:val="22"/>
                <w:szCs w:val="22"/>
                <w:u w:val="single"/>
                <w:rtl w:val="0"/>
              </w:rPr>
              <w:t xml:space="preserve">Pré-conditions</w:t>
            </w:r>
          </w:hyperlink>
          <w:hyperlink w:anchor="_2vor4mt">
            <w:r w:rsidDel="00000000" w:rsidR="00000000" w:rsidRPr="00000000">
              <w:rPr>
                <w:rFonts w:ascii="Calibri" w:cs="Calibri" w:eastAsia="Calibri" w:hAnsi="Calibri"/>
                <w:b w:val="0"/>
                <w:sz w:val="22"/>
                <w:szCs w:val="22"/>
                <w:rtl w:val="0"/>
              </w:rPr>
              <w:tab/>
            </w:r>
          </w:hyperlink>
          <w:hyperlink w:anchor="_Toc40997379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au1eum">
            <w:r w:rsidDel="00000000" w:rsidR="00000000" w:rsidRPr="00000000">
              <w:rPr>
                <w:rFonts w:ascii="Calibri" w:cs="Calibri" w:eastAsia="Calibri" w:hAnsi="Calibri"/>
                <w:b w:val="0"/>
                <w:color w:val="0000ff"/>
                <w:sz w:val="22"/>
                <w:szCs w:val="22"/>
                <w:u w:val="single"/>
                <w:rtl w:val="0"/>
              </w:rPr>
              <w:t xml:space="preserve">18.1.3</w:t>
            </w:r>
          </w:hyperlink>
          <w:hyperlink w:anchor="_1au1eum">
            <w:r w:rsidDel="00000000" w:rsidR="00000000" w:rsidRPr="00000000">
              <w:rPr>
                <w:rFonts w:ascii="Calibri" w:cs="Calibri" w:eastAsia="Calibri" w:hAnsi="Calibri"/>
                <w:b w:val="0"/>
                <w:sz w:val="22"/>
                <w:szCs w:val="22"/>
                <w:rtl w:val="0"/>
              </w:rPr>
              <w:tab/>
            </w:r>
          </w:hyperlink>
          <w:hyperlink w:anchor="_1au1eum">
            <w:r w:rsidDel="00000000" w:rsidR="00000000" w:rsidRPr="00000000">
              <w:rPr>
                <w:rFonts w:ascii="Calibri" w:cs="Calibri" w:eastAsia="Calibri" w:hAnsi="Calibri"/>
                <w:b w:val="0"/>
                <w:color w:val="0000ff"/>
                <w:sz w:val="22"/>
                <w:szCs w:val="22"/>
                <w:u w:val="single"/>
                <w:rtl w:val="0"/>
              </w:rPr>
              <w:t xml:space="preserve">Post-conditions</w:t>
            </w:r>
          </w:hyperlink>
          <w:hyperlink w:anchor="_1au1eum">
            <w:r w:rsidDel="00000000" w:rsidR="00000000" w:rsidRPr="00000000">
              <w:rPr>
                <w:rFonts w:ascii="Calibri" w:cs="Calibri" w:eastAsia="Calibri" w:hAnsi="Calibri"/>
                <w:b w:val="0"/>
                <w:sz w:val="22"/>
                <w:szCs w:val="22"/>
                <w:rtl w:val="0"/>
              </w:rPr>
              <w:tab/>
            </w:r>
          </w:hyperlink>
          <w:hyperlink w:anchor="_Toc40997379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9yz7q8">
            <w:r w:rsidDel="00000000" w:rsidR="00000000" w:rsidRPr="00000000">
              <w:rPr>
                <w:rFonts w:ascii="Calibri" w:cs="Calibri" w:eastAsia="Calibri" w:hAnsi="Calibri"/>
                <w:b w:val="0"/>
                <w:color w:val="0000ff"/>
                <w:sz w:val="22"/>
                <w:szCs w:val="22"/>
                <w:u w:val="single"/>
                <w:rtl w:val="0"/>
              </w:rPr>
              <w:t xml:space="preserve">18.1.4</w:t>
            </w:r>
          </w:hyperlink>
          <w:hyperlink w:anchor="_29yz7q8">
            <w:r w:rsidDel="00000000" w:rsidR="00000000" w:rsidRPr="00000000">
              <w:rPr>
                <w:rFonts w:ascii="Calibri" w:cs="Calibri" w:eastAsia="Calibri" w:hAnsi="Calibri"/>
                <w:b w:val="0"/>
                <w:sz w:val="22"/>
                <w:szCs w:val="22"/>
                <w:rtl w:val="0"/>
              </w:rPr>
              <w:tab/>
            </w:r>
          </w:hyperlink>
          <w:hyperlink w:anchor="_29yz7q8">
            <w:r w:rsidDel="00000000" w:rsidR="00000000" w:rsidRPr="00000000">
              <w:rPr>
                <w:rFonts w:ascii="Calibri" w:cs="Calibri" w:eastAsia="Calibri" w:hAnsi="Calibri"/>
                <w:b w:val="0"/>
                <w:color w:val="0000ff"/>
                <w:sz w:val="22"/>
                <w:szCs w:val="22"/>
                <w:u w:val="single"/>
                <w:rtl w:val="0"/>
              </w:rPr>
              <w:t xml:space="preserve">Diagramme d’activité</w:t>
            </w:r>
          </w:hyperlink>
          <w:hyperlink w:anchor="_29yz7q8">
            <w:r w:rsidDel="00000000" w:rsidR="00000000" w:rsidRPr="00000000">
              <w:rPr>
                <w:rFonts w:ascii="Calibri" w:cs="Calibri" w:eastAsia="Calibri" w:hAnsi="Calibri"/>
                <w:b w:val="0"/>
                <w:sz w:val="22"/>
                <w:szCs w:val="22"/>
                <w:rtl w:val="0"/>
              </w:rPr>
              <w:tab/>
            </w:r>
          </w:hyperlink>
          <w:hyperlink w:anchor="_Toc40997379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p49hy1">
            <w:r w:rsidDel="00000000" w:rsidR="00000000" w:rsidRPr="00000000">
              <w:rPr>
                <w:rFonts w:ascii="Calibri" w:cs="Calibri" w:eastAsia="Calibri" w:hAnsi="Calibri"/>
                <w:b w:val="0"/>
                <w:color w:val="0000ff"/>
                <w:sz w:val="22"/>
                <w:szCs w:val="22"/>
                <w:u w:val="single"/>
                <w:rtl w:val="0"/>
              </w:rPr>
              <w:t xml:space="preserve">18.1.5</w:t>
            </w:r>
          </w:hyperlink>
          <w:hyperlink w:anchor="_p49hy1">
            <w:r w:rsidDel="00000000" w:rsidR="00000000" w:rsidRPr="00000000">
              <w:rPr>
                <w:rFonts w:ascii="Calibri" w:cs="Calibri" w:eastAsia="Calibri" w:hAnsi="Calibri"/>
                <w:b w:val="0"/>
                <w:sz w:val="22"/>
                <w:szCs w:val="22"/>
                <w:rtl w:val="0"/>
              </w:rPr>
              <w:tab/>
            </w:r>
          </w:hyperlink>
          <w:hyperlink w:anchor="_p49hy1">
            <w:r w:rsidDel="00000000" w:rsidR="00000000" w:rsidRPr="00000000">
              <w:rPr>
                <w:rFonts w:ascii="Calibri" w:cs="Calibri" w:eastAsia="Calibri" w:hAnsi="Calibri"/>
                <w:b w:val="0"/>
                <w:color w:val="0000ff"/>
                <w:sz w:val="22"/>
                <w:szCs w:val="22"/>
                <w:u w:val="single"/>
                <w:rtl w:val="0"/>
              </w:rPr>
              <w:t xml:space="preserve">Règles de gestion</w:t>
            </w:r>
          </w:hyperlink>
          <w:hyperlink w:anchor="_p49hy1">
            <w:r w:rsidDel="00000000" w:rsidR="00000000" w:rsidRPr="00000000">
              <w:rPr>
                <w:rFonts w:ascii="Calibri" w:cs="Calibri" w:eastAsia="Calibri" w:hAnsi="Calibri"/>
                <w:b w:val="0"/>
                <w:sz w:val="22"/>
                <w:szCs w:val="22"/>
                <w:rtl w:val="0"/>
              </w:rPr>
              <w:tab/>
            </w:r>
          </w:hyperlink>
          <w:hyperlink w:anchor="_Toc40997380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93x0lu">
            <w:r w:rsidDel="00000000" w:rsidR="00000000" w:rsidRPr="00000000">
              <w:rPr>
                <w:rFonts w:ascii="Calibri" w:cs="Calibri" w:eastAsia="Calibri" w:hAnsi="Calibri"/>
                <w:b w:val="0"/>
                <w:color w:val="0000ff"/>
                <w:sz w:val="22"/>
                <w:szCs w:val="22"/>
                <w:u w:val="single"/>
                <w:rtl w:val="0"/>
              </w:rPr>
              <w:t xml:space="preserve">18.1.6</w:t>
            </w:r>
          </w:hyperlink>
          <w:hyperlink w:anchor="_393x0lu">
            <w:r w:rsidDel="00000000" w:rsidR="00000000" w:rsidRPr="00000000">
              <w:rPr>
                <w:rFonts w:ascii="Calibri" w:cs="Calibri" w:eastAsia="Calibri" w:hAnsi="Calibri"/>
                <w:b w:val="0"/>
                <w:sz w:val="22"/>
                <w:szCs w:val="22"/>
                <w:rtl w:val="0"/>
              </w:rPr>
              <w:tab/>
            </w:r>
          </w:hyperlink>
          <w:hyperlink w:anchor="_393x0lu">
            <w:r w:rsidDel="00000000" w:rsidR="00000000" w:rsidRPr="00000000">
              <w:rPr>
                <w:rFonts w:ascii="Calibri" w:cs="Calibri" w:eastAsia="Calibri" w:hAnsi="Calibri"/>
                <w:b w:val="0"/>
                <w:color w:val="0000ff"/>
                <w:sz w:val="22"/>
                <w:szCs w:val="22"/>
                <w:u w:val="single"/>
                <w:rtl w:val="0"/>
              </w:rPr>
              <w:t xml:space="preserve">Traitement</w:t>
            </w:r>
          </w:hyperlink>
          <w:hyperlink w:anchor="_393x0lu">
            <w:r w:rsidDel="00000000" w:rsidR="00000000" w:rsidRPr="00000000">
              <w:rPr>
                <w:rFonts w:ascii="Calibri" w:cs="Calibri" w:eastAsia="Calibri" w:hAnsi="Calibri"/>
                <w:b w:val="0"/>
                <w:sz w:val="22"/>
                <w:szCs w:val="22"/>
                <w:rtl w:val="0"/>
              </w:rPr>
              <w:tab/>
            </w:r>
          </w:hyperlink>
          <w:hyperlink w:anchor="_Toc40997380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o97atn">
            <w:r w:rsidDel="00000000" w:rsidR="00000000" w:rsidRPr="00000000">
              <w:rPr>
                <w:rFonts w:ascii="Calibri" w:cs="Calibri" w:eastAsia="Calibri" w:hAnsi="Calibri"/>
                <w:b w:val="0"/>
                <w:color w:val="0000ff"/>
                <w:sz w:val="22"/>
                <w:szCs w:val="22"/>
                <w:u w:val="single"/>
                <w:rtl w:val="0"/>
              </w:rPr>
              <w:t xml:space="preserve">18.1.7</w:t>
            </w:r>
          </w:hyperlink>
          <w:hyperlink w:anchor="_1o97atn">
            <w:r w:rsidDel="00000000" w:rsidR="00000000" w:rsidRPr="00000000">
              <w:rPr>
                <w:rFonts w:ascii="Calibri" w:cs="Calibri" w:eastAsia="Calibri" w:hAnsi="Calibri"/>
                <w:b w:val="0"/>
                <w:sz w:val="22"/>
                <w:szCs w:val="22"/>
                <w:rtl w:val="0"/>
              </w:rPr>
              <w:tab/>
            </w:r>
          </w:hyperlink>
          <w:hyperlink w:anchor="_1o97atn">
            <w:r w:rsidDel="00000000" w:rsidR="00000000" w:rsidRPr="00000000">
              <w:rPr>
                <w:rFonts w:ascii="Calibri" w:cs="Calibri" w:eastAsia="Calibri" w:hAnsi="Calibri"/>
                <w:b w:val="0"/>
                <w:color w:val="0000ff"/>
                <w:sz w:val="22"/>
                <w:szCs w:val="22"/>
                <w:u w:val="single"/>
                <w:rtl w:val="0"/>
              </w:rPr>
              <w:t xml:space="preserve">Message d'erreur</w:t>
            </w:r>
          </w:hyperlink>
          <w:hyperlink w:anchor="_1o97atn">
            <w:r w:rsidDel="00000000" w:rsidR="00000000" w:rsidRPr="00000000">
              <w:rPr>
                <w:rFonts w:ascii="Calibri" w:cs="Calibri" w:eastAsia="Calibri" w:hAnsi="Calibri"/>
                <w:b w:val="0"/>
                <w:sz w:val="22"/>
                <w:szCs w:val="22"/>
                <w:rtl w:val="0"/>
              </w:rPr>
              <w:tab/>
            </w:r>
          </w:hyperlink>
          <w:hyperlink w:anchor="_Toc409973802">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88uthg">
            <w:r w:rsidDel="00000000" w:rsidR="00000000" w:rsidRPr="00000000">
              <w:rPr>
                <w:rFonts w:ascii="Calibri" w:cs="Calibri" w:eastAsia="Calibri" w:hAnsi="Calibri"/>
                <w:b w:val="0"/>
                <w:color w:val="0000ff"/>
                <w:sz w:val="22"/>
                <w:szCs w:val="22"/>
                <w:u w:val="single"/>
                <w:rtl w:val="0"/>
              </w:rPr>
              <w:t xml:space="preserve">18.2</w:t>
            </w:r>
          </w:hyperlink>
          <w:hyperlink w:anchor="_488uthg">
            <w:r w:rsidDel="00000000" w:rsidR="00000000" w:rsidRPr="00000000">
              <w:rPr>
                <w:rFonts w:ascii="Calibri" w:cs="Calibri" w:eastAsia="Calibri" w:hAnsi="Calibri"/>
                <w:b w:val="0"/>
                <w:sz w:val="22"/>
                <w:szCs w:val="22"/>
                <w:rtl w:val="0"/>
              </w:rPr>
              <w:tab/>
            </w:r>
          </w:hyperlink>
          <w:hyperlink w:anchor="_488uthg">
            <w:r w:rsidDel="00000000" w:rsidR="00000000" w:rsidRPr="00000000">
              <w:rPr>
                <w:rFonts w:ascii="Calibri" w:cs="Calibri" w:eastAsia="Calibri" w:hAnsi="Calibri"/>
                <w:b w:val="0"/>
                <w:color w:val="0000ff"/>
                <w:sz w:val="22"/>
                <w:szCs w:val="22"/>
                <w:u w:val="single"/>
                <w:rtl w:val="0"/>
              </w:rPr>
              <w:t xml:space="preserve">Cas d’utilisation &lt;Création du contrat PEA&gt;</w:t>
            </w:r>
          </w:hyperlink>
          <w:hyperlink w:anchor="_488uthg">
            <w:r w:rsidDel="00000000" w:rsidR="00000000" w:rsidRPr="00000000">
              <w:rPr>
                <w:rFonts w:ascii="Calibri" w:cs="Calibri" w:eastAsia="Calibri" w:hAnsi="Calibri"/>
                <w:b w:val="0"/>
                <w:sz w:val="22"/>
                <w:szCs w:val="22"/>
                <w:rtl w:val="0"/>
              </w:rPr>
              <w:tab/>
            </w:r>
          </w:hyperlink>
          <w:hyperlink w:anchor="_Toc40997380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ne53p9">
            <w:r w:rsidDel="00000000" w:rsidR="00000000" w:rsidRPr="00000000">
              <w:rPr>
                <w:rFonts w:ascii="Calibri" w:cs="Calibri" w:eastAsia="Calibri" w:hAnsi="Calibri"/>
                <w:b w:val="0"/>
                <w:color w:val="0000ff"/>
                <w:sz w:val="22"/>
                <w:szCs w:val="22"/>
                <w:u w:val="single"/>
                <w:rtl w:val="0"/>
              </w:rPr>
              <w:t xml:space="preserve">18.2.1</w:t>
            </w:r>
          </w:hyperlink>
          <w:hyperlink w:anchor="_2ne53p9">
            <w:r w:rsidDel="00000000" w:rsidR="00000000" w:rsidRPr="00000000">
              <w:rPr>
                <w:rFonts w:ascii="Calibri" w:cs="Calibri" w:eastAsia="Calibri" w:hAnsi="Calibri"/>
                <w:b w:val="0"/>
                <w:sz w:val="22"/>
                <w:szCs w:val="22"/>
                <w:rtl w:val="0"/>
              </w:rPr>
              <w:tab/>
            </w:r>
          </w:hyperlink>
          <w:hyperlink w:anchor="_2ne53p9">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ne53p9">
            <w:r w:rsidDel="00000000" w:rsidR="00000000" w:rsidRPr="00000000">
              <w:rPr>
                <w:rFonts w:ascii="Calibri" w:cs="Calibri" w:eastAsia="Calibri" w:hAnsi="Calibri"/>
                <w:b w:val="0"/>
                <w:sz w:val="22"/>
                <w:szCs w:val="22"/>
                <w:rtl w:val="0"/>
              </w:rPr>
              <w:tab/>
            </w:r>
          </w:hyperlink>
          <w:hyperlink w:anchor="_Toc40997380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2jfdx2">
            <w:r w:rsidDel="00000000" w:rsidR="00000000" w:rsidRPr="00000000">
              <w:rPr>
                <w:rFonts w:ascii="Calibri" w:cs="Calibri" w:eastAsia="Calibri" w:hAnsi="Calibri"/>
                <w:b w:val="0"/>
                <w:color w:val="0000ff"/>
                <w:sz w:val="22"/>
                <w:szCs w:val="22"/>
                <w:u w:val="single"/>
                <w:rtl w:val="0"/>
              </w:rPr>
              <w:t xml:space="preserve">18.2.2</w:t>
            </w:r>
          </w:hyperlink>
          <w:hyperlink w:anchor="_12jfdx2">
            <w:r w:rsidDel="00000000" w:rsidR="00000000" w:rsidRPr="00000000">
              <w:rPr>
                <w:rFonts w:ascii="Calibri" w:cs="Calibri" w:eastAsia="Calibri" w:hAnsi="Calibri"/>
                <w:b w:val="0"/>
                <w:sz w:val="22"/>
                <w:szCs w:val="22"/>
                <w:rtl w:val="0"/>
              </w:rPr>
              <w:tab/>
            </w:r>
          </w:hyperlink>
          <w:hyperlink w:anchor="_12jfdx2">
            <w:r w:rsidDel="00000000" w:rsidR="00000000" w:rsidRPr="00000000">
              <w:rPr>
                <w:rFonts w:ascii="Calibri" w:cs="Calibri" w:eastAsia="Calibri" w:hAnsi="Calibri"/>
                <w:b w:val="0"/>
                <w:color w:val="0000ff"/>
                <w:sz w:val="22"/>
                <w:szCs w:val="22"/>
                <w:u w:val="single"/>
                <w:rtl w:val="0"/>
              </w:rPr>
              <w:t xml:space="preserve">Pré-conditions</w:t>
            </w:r>
          </w:hyperlink>
          <w:hyperlink w:anchor="_12jfdx2">
            <w:r w:rsidDel="00000000" w:rsidR="00000000" w:rsidRPr="00000000">
              <w:rPr>
                <w:rFonts w:ascii="Calibri" w:cs="Calibri" w:eastAsia="Calibri" w:hAnsi="Calibri"/>
                <w:b w:val="0"/>
                <w:sz w:val="22"/>
                <w:szCs w:val="22"/>
                <w:rtl w:val="0"/>
              </w:rPr>
              <w:tab/>
            </w:r>
          </w:hyperlink>
          <w:hyperlink w:anchor="_Toc40997380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mj2wkv">
            <w:r w:rsidDel="00000000" w:rsidR="00000000" w:rsidRPr="00000000">
              <w:rPr>
                <w:rFonts w:ascii="Calibri" w:cs="Calibri" w:eastAsia="Calibri" w:hAnsi="Calibri"/>
                <w:b w:val="0"/>
                <w:color w:val="0000ff"/>
                <w:sz w:val="22"/>
                <w:szCs w:val="22"/>
                <w:u w:val="single"/>
                <w:rtl w:val="0"/>
              </w:rPr>
              <w:t xml:space="preserve">18.2.3</w:t>
            </w:r>
          </w:hyperlink>
          <w:hyperlink w:anchor="_3mj2wkv">
            <w:r w:rsidDel="00000000" w:rsidR="00000000" w:rsidRPr="00000000">
              <w:rPr>
                <w:rFonts w:ascii="Calibri" w:cs="Calibri" w:eastAsia="Calibri" w:hAnsi="Calibri"/>
                <w:b w:val="0"/>
                <w:sz w:val="22"/>
                <w:szCs w:val="22"/>
                <w:rtl w:val="0"/>
              </w:rPr>
              <w:tab/>
            </w:r>
          </w:hyperlink>
          <w:hyperlink w:anchor="_3mj2wkv">
            <w:r w:rsidDel="00000000" w:rsidR="00000000" w:rsidRPr="00000000">
              <w:rPr>
                <w:rFonts w:ascii="Calibri" w:cs="Calibri" w:eastAsia="Calibri" w:hAnsi="Calibri"/>
                <w:b w:val="0"/>
                <w:color w:val="0000ff"/>
                <w:sz w:val="22"/>
                <w:szCs w:val="22"/>
                <w:u w:val="single"/>
                <w:rtl w:val="0"/>
              </w:rPr>
              <w:t xml:space="preserve">Post-conditions</w:t>
            </w:r>
          </w:hyperlink>
          <w:hyperlink w:anchor="_3mj2wkv">
            <w:r w:rsidDel="00000000" w:rsidR="00000000" w:rsidRPr="00000000">
              <w:rPr>
                <w:rFonts w:ascii="Calibri" w:cs="Calibri" w:eastAsia="Calibri" w:hAnsi="Calibri"/>
                <w:b w:val="0"/>
                <w:sz w:val="22"/>
                <w:szCs w:val="22"/>
                <w:rtl w:val="0"/>
              </w:rPr>
              <w:tab/>
            </w:r>
          </w:hyperlink>
          <w:hyperlink w:anchor="_Toc40997380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1od6so">
            <w:r w:rsidDel="00000000" w:rsidR="00000000" w:rsidRPr="00000000">
              <w:rPr>
                <w:rFonts w:ascii="Calibri" w:cs="Calibri" w:eastAsia="Calibri" w:hAnsi="Calibri"/>
                <w:b w:val="0"/>
                <w:color w:val="0000ff"/>
                <w:sz w:val="22"/>
                <w:szCs w:val="22"/>
                <w:u w:val="single"/>
                <w:rtl w:val="0"/>
              </w:rPr>
              <w:t xml:space="preserve">18.2.4</w:t>
            </w:r>
          </w:hyperlink>
          <w:hyperlink w:anchor="_21od6so">
            <w:r w:rsidDel="00000000" w:rsidR="00000000" w:rsidRPr="00000000">
              <w:rPr>
                <w:rFonts w:ascii="Calibri" w:cs="Calibri" w:eastAsia="Calibri" w:hAnsi="Calibri"/>
                <w:b w:val="0"/>
                <w:sz w:val="22"/>
                <w:szCs w:val="22"/>
                <w:rtl w:val="0"/>
              </w:rPr>
              <w:tab/>
            </w:r>
          </w:hyperlink>
          <w:hyperlink w:anchor="_21od6so">
            <w:r w:rsidDel="00000000" w:rsidR="00000000" w:rsidRPr="00000000">
              <w:rPr>
                <w:rFonts w:ascii="Calibri" w:cs="Calibri" w:eastAsia="Calibri" w:hAnsi="Calibri"/>
                <w:b w:val="0"/>
                <w:color w:val="0000ff"/>
                <w:sz w:val="22"/>
                <w:szCs w:val="22"/>
                <w:u w:val="single"/>
                <w:rtl w:val="0"/>
              </w:rPr>
              <w:t xml:space="preserve">Diagramme d’activité</w:t>
            </w:r>
          </w:hyperlink>
          <w:hyperlink w:anchor="_21od6so">
            <w:r w:rsidDel="00000000" w:rsidR="00000000" w:rsidRPr="00000000">
              <w:rPr>
                <w:rFonts w:ascii="Calibri" w:cs="Calibri" w:eastAsia="Calibri" w:hAnsi="Calibri"/>
                <w:b w:val="0"/>
                <w:sz w:val="22"/>
                <w:szCs w:val="22"/>
                <w:rtl w:val="0"/>
              </w:rPr>
              <w:tab/>
            </w:r>
          </w:hyperlink>
          <w:hyperlink w:anchor="_Toc40997380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gtnh0h">
            <w:r w:rsidDel="00000000" w:rsidR="00000000" w:rsidRPr="00000000">
              <w:rPr>
                <w:rFonts w:ascii="Calibri" w:cs="Calibri" w:eastAsia="Calibri" w:hAnsi="Calibri"/>
                <w:b w:val="0"/>
                <w:color w:val="0000ff"/>
                <w:sz w:val="22"/>
                <w:szCs w:val="22"/>
                <w:u w:val="single"/>
                <w:rtl w:val="0"/>
              </w:rPr>
              <w:t xml:space="preserve">18.2.5</w:t>
            </w:r>
          </w:hyperlink>
          <w:hyperlink w:anchor="_gtnh0h">
            <w:r w:rsidDel="00000000" w:rsidR="00000000" w:rsidRPr="00000000">
              <w:rPr>
                <w:rFonts w:ascii="Calibri" w:cs="Calibri" w:eastAsia="Calibri" w:hAnsi="Calibri"/>
                <w:b w:val="0"/>
                <w:sz w:val="22"/>
                <w:szCs w:val="22"/>
                <w:rtl w:val="0"/>
              </w:rPr>
              <w:tab/>
            </w:r>
          </w:hyperlink>
          <w:hyperlink w:anchor="_gtnh0h">
            <w:r w:rsidDel="00000000" w:rsidR="00000000" w:rsidRPr="00000000">
              <w:rPr>
                <w:rFonts w:ascii="Calibri" w:cs="Calibri" w:eastAsia="Calibri" w:hAnsi="Calibri"/>
                <w:b w:val="0"/>
                <w:color w:val="0000ff"/>
                <w:sz w:val="22"/>
                <w:szCs w:val="22"/>
                <w:u w:val="single"/>
                <w:rtl w:val="0"/>
              </w:rPr>
              <w:t xml:space="preserve">Règles de gestion</w:t>
            </w:r>
          </w:hyperlink>
          <w:hyperlink w:anchor="_gtnh0h">
            <w:r w:rsidDel="00000000" w:rsidR="00000000" w:rsidRPr="00000000">
              <w:rPr>
                <w:rFonts w:ascii="Calibri" w:cs="Calibri" w:eastAsia="Calibri" w:hAnsi="Calibri"/>
                <w:b w:val="0"/>
                <w:sz w:val="22"/>
                <w:szCs w:val="22"/>
                <w:rtl w:val="0"/>
              </w:rPr>
              <w:tab/>
            </w:r>
          </w:hyperlink>
          <w:hyperlink w:anchor="_Toc40997380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0tazoa">
            <w:r w:rsidDel="00000000" w:rsidR="00000000" w:rsidRPr="00000000">
              <w:rPr>
                <w:rFonts w:ascii="Calibri" w:cs="Calibri" w:eastAsia="Calibri" w:hAnsi="Calibri"/>
                <w:b w:val="0"/>
                <w:color w:val="0000ff"/>
                <w:sz w:val="22"/>
                <w:szCs w:val="22"/>
                <w:u w:val="single"/>
                <w:rtl w:val="0"/>
              </w:rPr>
              <w:t xml:space="preserve">18.2.6</w:t>
            </w:r>
          </w:hyperlink>
          <w:hyperlink w:anchor="_30tazoa">
            <w:r w:rsidDel="00000000" w:rsidR="00000000" w:rsidRPr="00000000">
              <w:rPr>
                <w:rFonts w:ascii="Calibri" w:cs="Calibri" w:eastAsia="Calibri" w:hAnsi="Calibri"/>
                <w:b w:val="0"/>
                <w:sz w:val="22"/>
                <w:szCs w:val="22"/>
                <w:rtl w:val="0"/>
              </w:rPr>
              <w:tab/>
            </w:r>
          </w:hyperlink>
          <w:hyperlink w:anchor="_30tazoa">
            <w:r w:rsidDel="00000000" w:rsidR="00000000" w:rsidRPr="00000000">
              <w:rPr>
                <w:rFonts w:ascii="Calibri" w:cs="Calibri" w:eastAsia="Calibri" w:hAnsi="Calibri"/>
                <w:b w:val="0"/>
                <w:color w:val="0000ff"/>
                <w:sz w:val="22"/>
                <w:szCs w:val="22"/>
                <w:u w:val="single"/>
                <w:rtl w:val="0"/>
              </w:rPr>
              <w:t xml:space="preserve">Traitements</w:t>
            </w:r>
          </w:hyperlink>
          <w:hyperlink w:anchor="_30tazoa">
            <w:r w:rsidDel="00000000" w:rsidR="00000000" w:rsidRPr="00000000">
              <w:rPr>
                <w:rFonts w:ascii="Calibri" w:cs="Calibri" w:eastAsia="Calibri" w:hAnsi="Calibri"/>
                <w:b w:val="0"/>
                <w:sz w:val="22"/>
                <w:szCs w:val="22"/>
                <w:rtl w:val="0"/>
              </w:rPr>
              <w:tab/>
            </w:r>
          </w:hyperlink>
          <w:hyperlink w:anchor="_Toc40997380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fyl9w3">
            <w:r w:rsidDel="00000000" w:rsidR="00000000" w:rsidRPr="00000000">
              <w:rPr>
                <w:rFonts w:ascii="Calibri" w:cs="Calibri" w:eastAsia="Calibri" w:hAnsi="Calibri"/>
                <w:b w:val="0"/>
                <w:color w:val="0000ff"/>
                <w:sz w:val="22"/>
                <w:szCs w:val="22"/>
                <w:u w:val="single"/>
                <w:rtl w:val="0"/>
              </w:rPr>
              <w:t xml:space="preserve">18.2.7</w:t>
            </w:r>
          </w:hyperlink>
          <w:hyperlink w:anchor="_1fyl9w3">
            <w:r w:rsidDel="00000000" w:rsidR="00000000" w:rsidRPr="00000000">
              <w:rPr>
                <w:rFonts w:ascii="Calibri" w:cs="Calibri" w:eastAsia="Calibri" w:hAnsi="Calibri"/>
                <w:b w:val="0"/>
                <w:sz w:val="22"/>
                <w:szCs w:val="22"/>
                <w:rtl w:val="0"/>
              </w:rPr>
              <w:tab/>
            </w:r>
          </w:hyperlink>
          <w:hyperlink w:anchor="_1fyl9w3">
            <w:r w:rsidDel="00000000" w:rsidR="00000000" w:rsidRPr="00000000">
              <w:rPr>
                <w:rFonts w:ascii="Calibri" w:cs="Calibri" w:eastAsia="Calibri" w:hAnsi="Calibri"/>
                <w:b w:val="0"/>
                <w:color w:val="0000ff"/>
                <w:sz w:val="22"/>
                <w:szCs w:val="22"/>
                <w:u w:val="single"/>
                <w:rtl w:val="0"/>
              </w:rPr>
              <w:t xml:space="preserve">Message d'erreur</w:t>
            </w:r>
          </w:hyperlink>
          <w:hyperlink w:anchor="_1fyl9w3">
            <w:r w:rsidDel="00000000" w:rsidR="00000000" w:rsidRPr="00000000">
              <w:rPr>
                <w:rFonts w:ascii="Calibri" w:cs="Calibri" w:eastAsia="Calibri" w:hAnsi="Calibri"/>
                <w:b w:val="0"/>
                <w:sz w:val="22"/>
                <w:szCs w:val="22"/>
                <w:rtl w:val="0"/>
              </w:rPr>
              <w:tab/>
            </w:r>
          </w:hyperlink>
          <w:hyperlink w:anchor="_Toc40997381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zy8sjw">
            <w:r w:rsidDel="00000000" w:rsidR="00000000" w:rsidRPr="00000000">
              <w:rPr>
                <w:rFonts w:ascii="Calibri" w:cs="Calibri" w:eastAsia="Calibri" w:hAnsi="Calibri"/>
                <w:b w:val="0"/>
                <w:color w:val="0000ff"/>
                <w:sz w:val="22"/>
                <w:szCs w:val="22"/>
                <w:u w:val="single"/>
                <w:rtl w:val="0"/>
              </w:rPr>
              <w:t xml:space="preserve">18.2.8</w:t>
            </w:r>
          </w:hyperlink>
          <w:hyperlink w:anchor="_3zy8sjw">
            <w:r w:rsidDel="00000000" w:rsidR="00000000" w:rsidRPr="00000000">
              <w:rPr>
                <w:rFonts w:ascii="Calibri" w:cs="Calibri" w:eastAsia="Calibri" w:hAnsi="Calibri"/>
                <w:b w:val="0"/>
                <w:sz w:val="22"/>
                <w:szCs w:val="22"/>
                <w:rtl w:val="0"/>
              </w:rPr>
              <w:tab/>
            </w:r>
          </w:hyperlink>
          <w:hyperlink w:anchor="_3zy8sjw">
            <w:r w:rsidDel="00000000" w:rsidR="00000000" w:rsidRPr="00000000">
              <w:rPr>
                <w:rFonts w:ascii="Calibri" w:cs="Calibri" w:eastAsia="Calibri" w:hAnsi="Calibri"/>
                <w:b w:val="0"/>
                <w:color w:val="0000ff"/>
                <w:sz w:val="22"/>
                <w:szCs w:val="22"/>
                <w:u w:val="single"/>
                <w:rtl w:val="0"/>
              </w:rPr>
              <w:t xml:space="preserve">Alimentation du compte PEA</w:t>
            </w:r>
          </w:hyperlink>
          <w:hyperlink w:anchor="_3zy8sjw">
            <w:r w:rsidDel="00000000" w:rsidR="00000000" w:rsidRPr="00000000">
              <w:rPr>
                <w:rFonts w:ascii="Calibri" w:cs="Calibri" w:eastAsia="Calibri" w:hAnsi="Calibri"/>
                <w:b w:val="0"/>
                <w:sz w:val="22"/>
                <w:szCs w:val="22"/>
                <w:rtl w:val="0"/>
              </w:rPr>
              <w:tab/>
            </w:r>
          </w:hyperlink>
          <w:hyperlink w:anchor="_Toc409973811">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f3j2rp">
            <w:r w:rsidDel="00000000" w:rsidR="00000000" w:rsidRPr="00000000">
              <w:rPr>
                <w:rFonts w:ascii="Calibri" w:cs="Calibri" w:eastAsia="Calibri" w:hAnsi="Calibri"/>
                <w:b w:val="0"/>
                <w:color w:val="0000ff"/>
                <w:sz w:val="22"/>
                <w:szCs w:val="22"/>
                <w:u w:val="single"/>
                <w:rtl w:val="0"/>
              </w:rPr>
              <w:t xml:space="preserve">18.3</w:t>
            </w:r>
          </w:hyperlink>
          <w:hyperlink w:anchor="_2f3j2rp">
            <w:r w:rsidDel="00000000" w:rsidR="00000000" w:rsidRPr="00000000">
              <w:rPr>
                <w:rFonts w:ascii="Calibri" w:cs="Calibri" w:eastAsia="Calibri" w:hAnsi="Calibri"/>
                <w:b w:val="0"/>
                <w:sz w:val="22"/>
                <w:szCs w:val="22"/>
                <w:rtl w:val="0"/>
              </w:rPr>
              <w:tab/>
            </w:r>
          </w:hyperlink>
          <w:hyperlink w:anchor="_2f3j2rp">
            <w:r w:rsidDel="00000000" w:rsidR="00000000" w:rsidRPr="00000000">
              <w:rPr>
                <w:rFonts w:ascii="Calibri" w:cs="Calibri" w:eastAsia="Calibri" w:hAnsi="Calibri"/>
                <w:b w:val="0"/>
                <w:color w:val="0000ff"/>
                <w:sz w:val="22"/>
                <w:szCs w:val="22"/>
                <w:u w:val="single"/>
                <w:rtl w:val="0"/>
              </w:rPr>
              <w:t xml:space="preserve">Cas d’utilisation &lt;Résiliation du contrat PEA&gt;</w:t>
            </w:r>
          </w:hyperlink>
          <w:hyperlink w:anchor="_2f3j2rp">
            <w:r w:rsidDel="00000000" w:rsidR="00000000" w:rsidRPr="00000000">
              <w:rPr>
                <w:rFonts w:ascii="Calibri" w:cs="Calibri" w:eastAsia="Calibri" w:hAnsi="Calibri"/>
                <w:b w:val="0"/>
                <w:sz w:val="22"/>
                <w:szCs w:val="22"/>
                <w:rtl w:val="0"/>
              </w:rPr>
              <w:tab/>
            </w:r>
          </w:hyperlink>
          <w:hyperlink w:anchor="_Toc40997381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u8tczi">
            <w:r w:rsidDel="00000000" w:rsidR="00000000" w:rsidRPr="00000000">
              <w:rPr>
                <w:rFonts w:ascii="Calibri" w:cs="Calibri" w:eastAsia="Calibri" w:hAnsi="Calibri"/>
                <w:b w:val="0"/>
                <w:color w:val="0000ff"/>
                <w:sz w:val="22"/>
                <w:szCs w:val="22"/>
                <w:u w:val="single"/>
                <w:rtl w:val="0"/>
              </w:rPr>
              <w:t xml:space="preserve">18.3.1</w:t>
            </w:r>
          </w:hyperlink>
          <w:hyperlink w:anchor="_u8tczi">
            <w:r w:rsidDel="00000000" w:rsidR="00000000" w:rsidRPr="00000000">
              <w:rPr>
                <w:rFonts w:ascii="Calibri" w:cs="Calibri" w:eastAsia="Calibri" w:hAnsi="Calibri"/>
                <w:b w:val="0"/>
                <w:sz w:val="22"/>
                <w:szCs w:val="22"/>
                <w:rtl w:val="0"/>
              </w:rPr>
              <w:tab/>
            </w:r>
          </w:hyperlink>
          <w:hyperlink w:anchor="_u8tczi">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u8tczi">
            <w:r w:rsidDel="00000000" w:rsidR="00000000" w:rsidRPr="00000000">
              <w:rPr>
                <w:rFonts w:ascii="Calibri" w:cs="Calibri" w:eastAsia="Calibri" w:hAnsi="Calibri"/>
                <w:b w:val="0"/>
                <w:sz w:val="22"/>
                <w:szCs w:val="22"/>
                <w:rtl w:val="0"/>
              </w:rPr>
              <w:tab/>
            </w:r>
          </w:hyperlink>
          <w:hyperlink w:anchor="_Toc40997381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e8gvnb">
            <w:r w:rsidDel="00000000" w:rsidR="00000000" w:rsidRPr="00000000">
              <w:rPr>
                <w:rFonts w:ascii="Calibri" w:cs="Calibri" w:eastAsia="Calibri" w:hAnsi="Calibri"/>
                <w:b w:val="0"/>
                <w:color w:val="0000ff"/>
                <w:sz w:val="22"/>
                <w:szCs w:val="22"/>
                <w:u w:val="single"/>
                <w:rtl w:val="0"/>
              </w:rPr>
              <w:t xml:space="preserve">18.3.2</w:t>
            </w:r>
          </w:hyperlink>
          <w:hyperlink w:anchor="_3e8gvnb">
            <w:r w:rsidDel="00000000" w:rsidR="00000000" w:rsidRPr="00000000">
              <w:rPr>
                <w:rFonts w:ascii="Calibri" w:cs="Calibri" w:eastAsia="Calibri" w:hAnsi="Calibri"/>
                <w:b w:val="0"/>
                <w:sz w:val="22"/>
                <w:szCs w:val="22"/>
                <w:rtl w:val="0"/>
              </w:rPr>
              <w:tab/>
            </w:r>
          </w:hyperlink>
          <w:hyperlink w:anchor="_3e8gvnb">
            <w:r w:rsidDel="00000000" w:rsidR="00000000" w:rsidRPr="00000000">
              <w:rPr>
                <w:rFonts w:ascii="Calibri" w:cs="Calibri" w:eastAsia="Calibri" w:hAnsi="Calibri"/>
                <w:b w:val="0"/>
                <w:color w:val="0000ff"/>
                <w:sz w:val="22"/>
                <w:szCs w:val="22"/>
                <w:u w:val="single"/>
                <w:rtl w:val="0"/>
              </w:rPr>
              <w:t xml:space="preserve">Pré-conditions</w:t>
            </w:r>
          </w:hyperlink>
          <w:hyperlink w:anchor="_3e8gvnb">
            <w:r w:rsidDel="00000000" w:rsidR="00000000" w:rsidRPr="00000000">
              <w:rPr>
                <w:rFonts w:ascii="Calibri" w:cs="Calibri" w:eastAsia="Calibri" w:hAnsi="Calibri"/>
                <w:b w:val="0"/>
                <w:sz w:val="22"/>
                <w:szCs w:val="22"/>
                <w:rtl w:val="0"/>
              </w:rPr>
              <w:tab/>
            </w:r>
          </w:hyperlink>
          <w:hyperlink w:anchor="_Toc40997381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tdr5v4">
            <w:r w:rsidDel="00000000" w:rsidR="00000000" w:rsidRPr="00000000">
              <w:rPr>
                <w:rFonts w:ascii="Calibri" w:cs="Calibri" w:eastAsia="Calibri" w:hAnsi="Calibri"/>
                <w:b w:val="0"/>
                <w:color w:val="0000ff"/>
                <w:sz w:val="22"/>
                <w:szCs w:val="22"/>
                <w:u w:val="single"/>
                <w:rtl w:val="0"/>
              </w:rPr>
              <w:t xml:space="preserve">18.3.3</w:t>
            </w:r>
          </w:hyperlink>
          <w:hyperlink w:anchor="_1tdr5v4">
            <w:r w:rsidDel="00000000" w:rsidR="00000000" w:rsidRPr="00000000">
              <w:rPr>
                <w:rFonts w:ascii="Calibri" w:cs="Calibri" w:eastAsia="Calibri" w:hAnsi="Calibri"/>
                <w:b w:val="0"/>
                <w:sz w:val="22"/>
                <w:szCs w:val="22"/>
                <w:rtl w:val="0"/>
              </w:rPr>
              <w:tab/>
            </w:r>
          </w:hyperlink>
          <w:hyperlink w:anchor="_1tdr5v4">
            <w:r w:rsidDel="00000000" w:rsidR="00000000" w:rsidRPr="00000000">
              <w:rPr>
                <w:rFonts w:ascii="Calibri" w:cs="Calibri" w:eastAsia="Calibri" w:hAnsi="Calibri"/>
                <w:b w:val="0"/>
                <w:color w:val="0000ff"/>
                <w:sz w:val="22"/>
                <w:szCs w:val="22"/>
                <w:u w:val="single"/>
                <w:rtl w:val="0"/>
              </w:rPr>
              <w:t xml:space="preserve">Post-conditions</w:t>
            </w:r>
          </w:hyperlink>
          <w:hyperlink w:anchor="_1tdr5v4">
            <w:r w:rsidDel="00000000" w:rsidR="00000000" w:rsidRPr="00000000">
              <w:rPr>
                <w:rFonts w:ascii="Calibri" w:cs="Calibri" w:eastAsia="Calibri" w:hAnsi="Calibri"/>
                <w:b w:val="0"/>
                <w:sz w:val="22"/>
                <w:szCs w:val="22"/>
                <w:rtl w:val="0"/>
              </w:rPr>
              <w:tab/>
            </w:r>
          </w:hyperlink>
          <w:hyperlink w:anchor="_Toc40997381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ddeoix">
            <w:r w:rsidDel="00000000" w:rsidR="00000000" w:rsidRPr="00000000">
              <w:rPr>
                <w:rFonts w:ascii="Calibri" w:cs="Calibri" w:eastAsia="Calibri" w:hAnsi="Calibri"/>
                <w:b w:val="0"/>
                <w:color w:val="0000ff"/>
                <w:sz w:val="22"/>
                <w:szCs w:val="22"/>
                <w:u w:val="single"/>
                <w:rtl w:val="0"/>
              </w:rPr>
              <w:t xml:space="preserve">18.3.4</w:t>
            </w:r>
          </w:hyperlink>
          <w:hyperlink w:anchor="_4ddeoix">
            <w:r w:rsidDel="00000000" w:rsidR="00000000" w:rsidRPr="00000000">
              <w:rPr>
                <w:rFonts w:ascii="Calibri" w:cs="Calibri" w:eastAsia="Calibri" w:hAnsi="Calibri"/>
                <w:b w:val="0"/>
                <w:sz w:val="22"/>
                <w:szCs w:val="22"/>
                <w:rtl w:val="0"/>
              </w:rPr>
              <w:tab/>
            </w:r>
          </w:hyperlink>
          <w:hyperlink w:anchor="_4ddeoix">
            <w:r w:rsidDel="00000000" w:rsidR="00000000" w:rsidRPr="00000000">
              <w:rPr>
                <w:rFonts w:ascii="Calibri" w:cs="Calibri" w:eastAsia="Calibri" w:hAnsi="Calibri"/>
                <w:b w:val="0"/>
                <w:color w:val="0000ff"/>
                <w:sz w:val="22"/>
                <w:szCs w:val="22"/>
                <w:u w:val="single"/>
                <w:rtl w:val="0"/>
              </w:rPr>
              <w:t xml:space="preserve">Diagramme d’activité</w:t>
            </w:r>
          </w:hyperlink>
          <w:hyperlink w:anchor="_4ddeoix">
            <w:r w:rsidDel="00000000" w:rsidR="00000000" w:rsidRPr="00000000">
              <w:rPr>
                <w:rFonts w:ascii="Calibri" w:cs="Calibri" w:eastAsia="Calibri" w:hAnsi="Calibri"/>
                <w:b w:val="0"/>
                <w:sz w:val="22"/>
                <w:szCs w:val="22"/>
                <w:rtl w:val="0"/>
              </w:rPr>
              <w:tab/>
            </w:r>
          </w:hyperlink>
          <w:hyperlink w:anchor="_Toc40997381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sioyqq">
            <w:r w:rsidDel="00000000" w:rsidR="00000000" w:rsidRPr="00000000">
              <w:rPr>
                <w:rFonts w:ascii="Calibri" w:cs="Calibri" w:eastAsia="Calibri" w:hAnsi="Calibri"/>
                <w:b w:val="0"/>
                <w:color w:val="0000ff"/>
                <w:sz w:val="22"/>
                <w:szCs w:val="22"/>
                <w:u w:val="single"/>
                <w:rtl w:val="0"/>
              </w:rPr>
              <w:t xml:space="preserve">18.3.5</w:t>
            </w:r>
          </w:hyperlink>
          <w:hyperlink w:anchor="_2sioyqq">
            <w:r w:rsidDel="00000000" w:rsidR="00000000" w:rsidRPr="00000000">
              <w:rPr>
                <w:rFonts w:ascii="Calibri" w:cs="Calibri" w:eastAsia="Calibri" w:hAnsi="Calibri"/>
                <w:b w:val="0"/>
                <w:sz w:val="22"/>
                <w:szCs w:val="22"/>
                <w:rtl w:val="0"/>
              </w:rPr>
              <w:tab/>
            </w:r>
          </w:hyperlink>
          <w:hyperlink w:anchor="_2sioyqq">
            <w:r w:rsidDel="00000000" w:rsidR="00000000" w:rsidRPr="00000000">
              <w:rPr>
                <w:rFonts w:ascii="Calibri" w:cs="Calibri" w:eastAsia="Calibri" w:hAnsi="Calibri"/>
                <w:b w:val="0"/>
                <w:color w:val="0000ff"/>
                <w:sz w:val="22"/>
                <w:szCs w:val="22"/>
                <w:u w:val="single"/>
                <w:rtl w:val="0"/>
              </w:rPr>
              <w:t xml:space="preserve">Règles de gestion</w:t>
            </w:r>
          </w:hyperlink>
          <w:hyperlink w:anchor="_2sioyqq">
            <w:r w:rsidDel="00000000" w:rsidR="00000000" w:rsidRPr="00000000">
              <w:rPr>
                <w:rFonts w:ascii="Calibri" w:cs="Calibri" w:eastAsia="Calibri" w:hAnsi="Calibri"/>
                <w:b w:val="0"/>
                <w:sz w:val="22"/>
                <w:szCs w:val="22"/>
                <w:rtl w:val="0"/>
              </w:rPr>
              <w:tab/>
            </w:r>
          </w:hyperlink>
          <w:hyperlink w:anchor="_Toc40997381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7nz8yj">
            <w:r w:rsidDel="00000000" w:rsidR="00000000" w:rsidRPr="00000000">
              <w:rPr>
                <w:rFonts w:ascii="Calibri" w:cs="Calibri" w:eastAsia="Calibri" w:hAnsi="Calibri"/>
                <w:b w:val="0"/>
                <w:color w:val="0000ff"/>
                <w:sz w:val="22"/>
                <w:szCs w:val="22"/>
                <w:u w:val="single"/>
                <w:rtl w:val="0"/>
              </w:rPr>
              <w:t xml:space="preserve">18.3.6</w:t>
            </w:r>
          </w:hyperlink>
          <w:hyperlink w:anchor="_17nz8yj">
            <w:r w:rsidDel="00000000" w:rsidR="00000000" w:rsidRPr="00000000">
              <w:rPr>
                <w:rFonts w:ascii="Calibri" w:cs="Calibri" w:eastAsia="Calibri" w:hAnsi="Calibri"/>
                <w:b w:val="0"/>
                <w:sz w:val="22"/>
                <w:szCs w:val="22"/>
                <w:rtl w:val="0"/>
              </w:rPr>
              <w:tab/>
            </w:r>
          </w:hyperlink>
          <w:hyperlink w:anchor="_17nz8yj">
            <w:r w:rsidDel="00000000" w:rsidR="00000000" w:rsidRPr="00000000">
              <w:rPr>
                <w:rFonts w:ascii="Calibri" w:cs="Calibri" w:eastAsia="Calibri" w:hAnsi="Calibri"/>
                <w:b w:val="0"/>
                <w:color w:val="0000ff"/>
                <w:sz w:val="22"/>
                <w:szCs w:val="22"/>
                <w:u w:val="single"/>
                <w:rtl w:val="0"/>
              </w:rPr>
              <w:t xml:space="preserve">Traitements</w:t>
            </w:r>
          </w:hyperlink>
          <w:hyperlink w:anchor="_17nz8yj">
            <w:r w:rsidDel="00000000" w:rsidR="00000000" w:rsidRPr="00000000">
              <w:rPr>
                <w:rFonts w:ascii="Calibri" w:cs="Calibri" w:eastAsia="Calibri" w:hAnsi="Calibri"/>
                <w:b w:val="0"/>
                <w:sz w:val="22"/>
                <w:szCs w:val="22"/>
                <w:rtl w:val="0"/>
              </w:rPr>
              <w:tab/>
            </w:r>
          </w:hyperlink>
          <w:hyperlink w:anchor="_Toc409973818">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rnmrmc">
            <w:r w:rsidDel="00000000" w:rsidR="00000000" w:rsidRPr="00000000">
              <w:rPr>
                <w:rFonts w:ascii="Calibri" w:cs="Calibri" w:eastAsia="Calibri" w:hAnsi="Calibri"/>
                <w:b w:val="0"/>
                <w:color w:val="0000ff"/>
                <w:sz w:val="22"/>
                <w:szCs w:val="22"/>
                <w:u w:val="single"/>
                <w:rtl w:val="0"/>
              </w:rPr>
              <w:t xml:space="preserve">18.4</w:t>
            </w:r>
          </w:hyperlink>
          <w:hyperlink w:anchor="_3rnmrmc">
            <w:r w:rsidDel="00000000" w:rsidR="00000000" w:rsidRPr="00000000">
              <w:rPr>
                <w:rFonts w:ascii="Calibri" w:cs="Calibri" w:eastAsia="Calibri" w:hAnsi="Calibri"/>
                <w:b w:val="0"/>
                <w:sz w:val="22"/>
                <w:szCs w:val="22"/>
                <w:rtl w:val="0"/>
              </w:rPr>
              <w:tab/>
            </w:r>
          </w:hyperlink>
          <w:hyperlink w:anchor="_3rnmrmc">
            <w:r w:rsidDel="00000000" w:rsidR="00000000" w:rsidRPr="00000000">
              <w:rPr>
                <w:rFonts w:ascii="Calibri" w:cs="Calibri" w:eastAsia="Calibri" w:hAnsi="Calibri"/>
                <w:b w:val="0"/>
                <w:color w:val="0000ff"/>
                <w:sz w:val="22"/>
                <w:szCs w:val="22"/>
                <w:u w:val="single"/>
                <w:rtl w:val="0"/>
              </w:rPr>
              <w:t xml:space="preserve">Cas d’utilisation &lt;Processus de retenue à la source&gt;</w:t>
            </w:r>
          </w:hyperlink>
          <w:hyperlink w:anchor="_3rnmrmc">
            <w:r w:rsidDel="00000000" w:rsidR="00000000" w:rsidRPr="00000000">
              <w:rPr>
                <w:rFonts w:ascii="Calibri" w:cs="Calibri" w:eastAsia="Calibri" w:hAnsi="Calibri"/>
                <w:b w:val="0"/>
                <w:sz w:val="22"/>
                <w:szCs w:val="22"/>
                <w:rtl w:val="0"/>
              </w:rPr>
              <w:tab/>
            </w:r>
          </w:hyperlink>
          <w:hyperlink w:anchor="_Toc40997381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6sx1u5">
            <w:r w:rsidDel="00000000" w:rsidR="00000000" w:rsidRPr="00000000">
              <w:rPr>
                <w:rFonts w:ascii="Calibri" w:cs="Calibri" w:eastAsia="Calibri" w:hAnsi="Calibri"/>
                <w:b w:val="0"/>
                <w:color w:val="0000ff"/>
                <w:sz w:val="22"/>
                <w:szCs w:val="22"/>
                <w:u w:val="single"/>
                <w:rtl w:val="0"/>
              </w:rPr>
              <w:t xml:space="preserve">18.4.1</w:t>
            </w:r>
          </w:hyperlink>
          <w:hyperlink w:anchor="_26sx1u5">
            <w:r w:rsidDel="00000000" w:rsidR="00000000" w:rsidRPr="00000000">
              <w:rPr>
                <w:rFonts w:ascii="Calibri" w:cs="Calibri" w:eastAsia="Calibri" w:hAnsi="Calibri"/>
                <w:b w:val="0"/>
                <w:sz w:val="22"/>
                <w:szCs w:val="22"/>
                <w:rtl w:val="0"/>
              </w:rPr>
              <w:tab/>
            </w:r>
          </w:hyperlink>
          <w:hyperlink w:anchor="_26sx1u5">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26sx1u5">
            <w:r w:rsidDel="00000000" w:rsidR="00000000" w:rsidRPr="00000000">
              <w:rPr>
                <w:rFonts w:ascii="Calibri" w:cs="Calibri" w:eastAsia="Calibri" w:hAnsi="Calibri"/>
                <w:b w:val="0"/>
                <w:sz w:val="22"/>
                <w:szCs w:val="22"/>
                <w:rtl w:val="0"/>
              </w:rPr>
              <w:tab/>
            </w:r>
          </w:hyperlink>
          <w:hyperlink w:anchor="_Toc40997382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ly7c1y">
            <w:r w:rsidDel="00000000" w:rsidR="00000000" w:rsidRPr="00000000">
              <w:rPr>
                <w:rFonts w:ascii="Calibri" w:cs="Calibri" w:eastAsia="Calibri" w:hAnsi="Calibri"/>
                <w:b w:val="0"/>
                <w:color w:val="0000ff"/>
                <w:sz w:val="22"/>
                <w:szCs w:val="22"/>
                <w:u w:val="single"/>
                <w:rtl w:val="0"/>
              </w:rPr>
              <w:t xml:space="preserve">18.4.2</w:t>
            </w:r>
          </w:hyperlink>
          <w:hyperlink w:anchor="_ly7c1y">
            <w:r w:rsidDel="00000000" w:rsidR="00000000" w:rsidRPr="00000000">
              <w:rPr>
                <w:rFonts w:ascii="Calibri" w:cs="Calibri" w:eastAsia="Calibri" w:hAnsi="Calibri"/>
                <w:b w:val="0"/>
                <w:sz w:val="22"/>
                <w:szCs w:val="22"/>
                <w:rtl w:val="0"/>
              </w:rPr>
              <w:tab/>
            </w:r>
          </w:hyperlink>
          <w:hyperlink w:anchor="_ly7c1y">
            <w:r w:rsidDel="00000000" w:rsidR="00000000" w:rsidRPr="00000000">
              <w:rPr>
                <w:rFonts w:ascii="Calibri" w:cs="Calibri" w:eastAsia="Calibri" w:hAnsi="Calibri"/>
                <w:b w:val="0"/>
                <w:color w:val="0000ff"/>
                <w:sz w:val="22"/>
                <w:szCs w:val="22"/>
                <w:u w:val="single"/>
                <w:rtl w:val="0"/>
              </w:rPr>
              <w:t xml:space="preserve">Pré-conditions</w:t>
            </w:r>
          </w:hyperlink>
          <w:hyperlink w:anchor="_ly7c1y">
            <w:r w:rsidDel="00000000" w:rsidR="00000000" w:rsidRPr="00000000">
              <w:rPr>
                <w:rFonts w:ascii="Calibri" w:cs="Calibri" w:eastAsia="Calibri" w:hAnsi="Calibri"/>
                <w:b w:val="0"/>
                <w:sz w:val="22"/>
                <w:szCs w:val="22"/>
                <w:rtl w:val="0"/>
              </w:rPr>
              <w:tab/>
            </w:r>
          </w:hyperlink>
          <w:hyperlink w:anchor="_Toc40997382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5xuupr">
            <w:r w:rsidDel="00000000" w:rsidR="00000000" w:rsidRPr="00000000">
              <w:rPr>
                <w:rFonts w:ascii="Calibri" w:cs="Calibri" w:eastAsia="Calibri" w:hAnsi="Calibri"/>
                <w:b w:val="0"/>
                <w:color w:val="0000ff"/>
                <w:sz w:val="22"/>
                <w:szCs w:val="22"/>
                <w:u w:val="single"/>
                <w:rtl w:val="0"/>
              </w:rPr>
              <w:t xml:space="preserve">18.4.3</w:t>
            </w:r>
          </w:hyperlink>
          <w:hyperlink w:anchor="_35xuupr">
            <w:r w:rsidDel="00000000" w:rsidR="00000000" w:rsidRPr="00000000">
              <w:rPr>
                <w:rFonts w:ascii="Calibri" w:cs="Calibri" w:eastAsia="Calibri" w:hAnsi="Calibri"/>
                <w:b w:val="0"/>
                <w:sz w:val="22"/>
                <w:szCs w:val="22"/>
                <w:rtl w:val="0"/>
              </w:rPr>
              <w:tab/>
            </w:r>
          </w:hyperlink>
          <w:hyperlink w:anchor="_35xuupr">
            <w:r w:rsidDel="00000000" w:rsidR="00000000" w:rsidRPr="00000000">
              <w:rPr>
                <w:rFonts w:ascii="Calibri" w:cs="Calibri" w:eastAsia="Calibri" w:hAnsi="Calibri"/>
                <w:b w:val="0"/>
                <w:color w:val="0000ff"/>
                <w:sz w:val="22"/>
                <w:szCs w:val="22"/>
                <w:u w:val="single"/>
                <w:rtl w:val="0"/>
              </w:rPr>
              <w:t xml:space="preserve">Post-conditions</w:t>
            </w:r>
          </w:hyperlink>
          <w:hyperlink w:anchor="_35xuupr">
            <w:r w:rsidDel="00000000" w:rsidR="00000000" w:rsidRPr="00000000">
              <w:rPr>
                <w:rFonts w:ascii="Calibri" w:cs="Calibri" w:eastAsia="Calibri" w:hAnsi="Calibri"/>
                <w:b w:val="0"/>
                <w:sz w:val="22"/>
                <w:szCs w:val="22"/>
                <w:rtl w:val="0"/>
              </w:rPr>
              <w:tab/>
            </w:r>
          </w:hyperlink>
          <w:hyperlink w:anchor="_Toc40997382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l354xk">
            <w:r w:rsidDel="00000000" w:rsidR="00000000" w:rsidRPr="00000000">
              <w:rPr>
                <w:rFonts w:ascii="Calibri" w:cs="Calibri" w:eastAsia="Calibri" w:hAnsi="Calibri"/>
                <w:b w:val="0"/>
                <w:color w:val="0000ff"/>
                <w:sz w:val="22"/>
                <w:szCs w:val="22"/>
                <w:u w:val="single"/>
                <w:rtl w:val="0"/>
              </w:rPr>
              <w:t xml:space="preserve">18.4.4</w:t>
            </w:r>
          </w:hyperlink>
          <w:hyperlink w:anchor="_1l354xk">
            <w:r w:rsidDel="00000000" w:rsidR="00000000" w:rsidRPr="00000000">
              <w:rPr>
                <w:rFonts w:ascii="Calibri" w:cs="Calibri" w:eastAsia="Calibri" w:hAnsi="Calibri"/>
                <w:b w:val="0"/>
                <w:sz w:val="22"/>
                <w:szCs w:val="22"/>
                <w:rtl w:val="0"/>
              </w:rPr>
              <w:tab/>
            </w:r>
          </w:hyperlink>
          <w:hyperlink w:anchor="_1l354xk">
            <w:r w:rsidDel="00000000" w:rsidR="00000000" w:rsidRPr="00000000">
              <w:rPr>
                <w:rFonts w:ascii="Calibri" w:cs="Calibri" w:eastAsia="Calibri" w:hAnsi="Calibri"/>
                <w:b w:val="0"/>
                <w:color w:val="0000ff"/>
                <w:sz w:val="22"/>
                <w:szCs w:val="22"/>
                <w:u w:val="single"/>
                <w:rtl w:val="0"/>
              </w:rPr>
              <w:t xml:space="preserve">Diagramme d’activité</w:t>
            </w:r>
          </w:hyperlink>
          <w:hyperlink w:anchor="_1l354xk">
            <w:r w:rsidDel="00000000" w:rsidR="00000000" w:rsidRPr="00000000">
              <w:rPr>
                <w:rFonts w:ascii="Calibri" w:cs="Calibri" w:eastAsia="Calibri" w:hAnsi="Calibri"/>
                <w:b w:val="0"/>
                <w:sz w:val="22"/>
                <w:szCs w:val="22"/>
                <w:rtl w:val="0"/>
              </w:rPr>
              <w:tab/>
            </w:r>
          </w:hyperlink>
          <w:hyperlink w:anchor="_Toc40997382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52snld">
            <w:r w:rsidDel="00000000" w:rsidR="00000000" w:rsidRPr="00000000">
              <w:rPr>
                <w:rFonts w:ascii="Calibri" w:cs="Calibri" w:eastAsia="Calibri" w:hAnsi="Calibri"/>
                <w:b w:val="0"/>
                <w:color w:val="0000ff"/>
                <w:sz w:val="22"/>
                <w:szCs w:val="22"/>
                <w:u w:val="single"/>
                <w:rtl w:val="0"/>
              </w:rPr>
              <w:t xml:space="preserve">18.4.5</w:t>
            </w:r>
          </w:hyperlink>
          <w:hyperlink w:anchor="_452snld">
            <w:r w:rsidDel="00000000" w:rsidR="00000000" w:rsidRPr="00000000">
              <w:rPr>
                <w:rFonts w:ascii="Calibri" w:cs="Calibri" w:eastAsia="Calibri" w:hAnsi="Calibri"/>
                <w:b w:val="0"/>
                <w:sz w:val="22"/>
                <w:szCs w:val="22"/>
                <w:rtl w:val="0"/>
              </w:rPr>
              <w:tab/>
            </w:r>
          </w:hyperlink>
          <w:hyperlink w:anchor="_452snld">
            <w:r w:rsidDel="00000000" w:rsidR="00000000" w:rsidRPr="00000000">
              <w:rPr>
                <w:rFonts w:ascii="Calibri" w:cs="Calibri" w:eastAsia="Calibri" w:hAnsi="Calibri"/>
                <w:b w:val="0"/>
                <w:color w:val="0000ff"/>
                <w:sz w:val="22"/>
                <w:szCs w:val="22"/>
                <w:u w:val="single"/>
                <w:rtl w:val="0"/>
              </w:rPr>
              <w:t xml:space="preserve">Règles de gestion</w:t>
            </w:r>
          </w:hyperlink>
          <w:hyperlink w:anchor="_452snld">
            <w:r w:rsidDel="00000000" w:rsidR="00000000" w:rsidRPr="00000000">
              <w:rPr>
                <w:rFonts w:ascii="Calibri" w:cs="Calibri" w:eastAsia="Calibri" w:hAnsi="Calibri"/>
                <w:b w:val="0"/>
                <w:sz w:val="22"/>
                <w:szCs w:val="22"/>
                <w:rtl w:val="0"/>
              </w:rPr>
              <w:tab/>
            </w:r>
          </w:hyperlink>
          <w:hyperlink w:anchor="_Toc40997382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k82xt6">
            <w:r w:rsidDel="00000000" w:rsidR="00000000" w:rsidRPr="00000000">
              <w:rPr>
                <w:rFonts w:ascii="Calibri" w:cs="Calibri" w:eastAsia="Calibri" w:hAnsi="Calibri"/>
                <w:b w:val="0"/>
                <w:color w:val="0000ff"/>
                <w:sz w:val="22"/>
                <w:szCs w:val="22"/>
                <w:u w:val="single"/>
                <w:rtl w:val="0"/>
              </w:rPr>
              <w:t xml:space="preserve">18.4.6</w:t>
            </w:r>
          </w:hyperlink>
          <w:hyperlink w:anchor="_2k82xt6">
            <w:r w:rsidDel="00000000" w:rsidR="00000000" w:rsidRPr="00000000">
              <w:rPr>
                <w:rFonts w:ascii="Calibri" w:cs="Calibri" w:eastAsia="Calibri" w:hAnsi="Calibri"/>
                <w:b w:val="0"/>
                <w:sz w:val="22"/>
                <w:szCs w:val="22"/>
                <w:rtl w:val="0"/>
              </w:rPr>
              <w:tab/>
            </w:r>
          </w:hyperlink>
          <w:hyperlink w:anchor="_2k82xt6">
            <w:r w:rsidDel="00000000" w:rsidR="00000000" w:rsidRPr="00000000">
              <w:rPr>
                <w:rFonts w:ascii="Calibri" w:cs="Calibri" w:eastAsia="Calibri" w:hAnsi="Calibri"/>
                <w:b w:val="0"/>
                <w:color w:val="0000ff"/>
                <w:sz w:val="22"/>
                <w:szCs w:val="22"/>
                <w:u w:val="single"/>
                <w:rtl w:val="0"/>
              </w:rPr>
              <w:t xml:space="preserve">Traitements</w:t>
            </w:r>
          </w:hyperlink>
          <w:hyperlink w:anchor="_2k82xt6">
            <w:r w:rsidDel="00000000" w:rsidR="00000000" w:rsidRPr="00000000">
              <w:rPr>
                <w:rFonts w:ascii="Calibri" w:cs="Calibri" w:eastAsia="Calibri" w:hAnsi="Calibri"/>
                <w:b w:val="0"/>
                <w:sz w:val="22"/>
                <w:szCs w:val="22"/>
                <w:rtl w:val="0"/>
              </w:rPr>
              <w:tab/>
            </w:r>
          </w:hyperlink>
          <w:hyperlink w:anchor="_Toc40997382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zdd80z">
            <w:r w:rsidDel="00000000" w:rsidR="00000000" w:rsidRPr="00000000">
              <w:rPr>
                <w:rFonts w:ascii="Calibri" w:cs="Calibri" w:eastAsia="Calibri" w:hAnsi="Calibri"/>
                <w:b w:val="0"/>
                <w:color w:val="0000ff"/>
                <w:sz w:val="22"/>
                <w:szCs w:val="22"/>
                <w:u w:val="single"/>
                <w:rtl w:val="0"/>
              </w:rPr>
              <w:t xml:space="preserve">18.4.7</w:t>
            </w:r>
          </w:hyperlink>
          <w:hyperlink w:anchor="_zdd80z">
            <w:r w:rsidDel="00000000" w:rsidR="00000000" w:rsidRPr="00000000">
              <w:rPr>
                <w:rFonts w:ascii="Calibri" w:cs="Calibri" w:eastAsia="Calibri" w:hAnsi="Calibri"/>
                <w:b w:val="0"/>
                <w:sz w:val="22"/>
                <w:szCs w:val="22"/>
                <w:rtl w:val="0"/>
              </w:rPr>
              <w:tab/>
            </w:r>
          </w:hyperlink>
          <w:hyperlink w:anchor="_zdd80z">
            <w:r w:rsidDel="00000000" w:rsidR="00000000" w:rsidRPr="00000000">
              <w:rPr>
                <w:rFonts w:ascii="Calibri" w:cs="Calibri" w:eastAsia="Calibri" w:hAnsi="Calibri"/>
                <w:b w:val="0"/>
                <w:color w:val="0000ff"/>
                <w:sz w:val="22"/>
                <w:szCs w:val="22"/>
                <w:u w:val="single"/>
                <w:rtl w:val="0"/>
              </w:rPr>
              <w:t xml:space="preserve">Message d'erreur</w:t>
            </w:r>
          </w:hyperlink>
          <w:hyperlink w:anchor="_zdd80z">
            <w:r w:rsidDel="00000000" w:rsidR="00000000" w:rsidRPr="00000000">
              <w:rPr>
                <w:rFonts w:ascii="Calibri" w:cs="Calibri" w:eastAsia="Calibri" w:hAnsi="Calibri"/>
                <w:b w:val="0"/>
                <w:sz w:val="22"/>
                <w:szCs w:val="22"/>
                <w:rtl w:val="0"/>
              </w:rPr>
              <w:tab/>
            </w:r>
          </w:hyperlink>
          <w:hyperlink w:anchor="_Toc409973826">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jd0qos">
            <w:r w:rsidDel="00000000" w:rsidR="00000000" w:rsidRPr="00000000">
              <w:rPr>
                <w:rFonts w:ascii="Calibri" w:cs="Calibri" w:eastAsia="Calibri" w:hAnsi="Calibri"/>
                <w:b w:val="0"/>
                <w:color w:val="0000ff"/>
                <w:sz w:val="22"/>
                <w:szCs w:val="22"/>
                <w:u w:val="single"/>
                <w:rtl w:val="0"/>
              </w:rPr>
              <w:t xml:space="preserve">18.5</w:t>
            </w:r>
          </w:hyperlink>
          <w:hyperlink w:anchor="_3jd0qos">
            <w:r w:rsidDel="00000000" w:rsidR="00000000" w:rsidRPr="00000000">
              <w:rPr>
                <w:rFonts w:ascii="Calibri" w:cs="Calibri" w:eastAsia="Calibri" w:hAnsi="Calibri"/>
                <w:b w:val="0"/>
                <w:sz w:val="22"/>
                <w:szCs w:val="22"/>
                <w:rtl w:val="0"/>
              </w:rPr>
              <w:tab/>
            </w:r>
          </w:hyperlink>
          <w:hyperlink w:anchor="_3jd0qos">
            <w:r w:rsidDel="00000000" w:rsidR="00000000" w:rsidRPr="00000000">
              <w:rPr>
                <w:rFonts w:ascii="Calibri" w:cs="Calibri" w:eastAsia="Calibri" w:hAnsi="Calibri"/>
                <w:b w:val="0"/>
                <w:color w:val="0000ff"/>
                <w:sz w:val="22"/>
                <w:szCs w:val="22"/>
                <w:u w:val="single"/>
                <w:rtl w:val="0"/>
              </w:rPr>
              <w:t xml:space="preserve">Cas d’utilisation &lt;Clôture du contrat PEA&gt;</w:t>
            </w:r>
          </w:hyperlink>
          <w:hyperlink w:anchor="_3jd0qos">
            <w:r w:rsidDel="00000000" w:rsidR="00000000" w:rsidRPr="00000000">
              <w:rPr>
                <w:rFonts w:ascii="Calibri" w:cs="Calibri" w:eastAsia="Calibri" w:hAnsi="Calibri"/>
                <w:b w:val="0"/>
                <w:sz w:val="22"/>
                <w:szCs w:val="22"/>
                <w:rtl w:val="0"/>
              </w:rPr>
              <w:tab/>
            </w:r>
          </w:hyperlink>
          <w:hyperlink w:anchor="_Toc40997382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yib0wl">
            <w:r w:rsidDel="00000000" w:rsidR="00000000" w:rsidRPr="00000000">
              <w:rPr>
                <w:rFonts w:ascii="Calibri" w:cs="Calibri" w:eastAsia="Calibri" w:hAnsi="Calibri"/>
                <w:b w:val="0"/>
                <w:color w:val="0000ff"/>
                <w:sz w:val="22"/>
                <w:szCs w:val="22"/>
                <w:u w:val="single"/>
                <w:rtl w:val="0"/>
              </w:rPr>
              <w:t xml:space="preserve">18.5.1</w:t>
            </w:r>
          </w:hyperlink>
          <w:hyperlink w:anchor="_1yib0wl">
            <w:r w:rsidDel="00000000" w:rsidR="00000000" w:rsidRPr="00000000">
              <w:rPr>
                <w:rFonts w:ascii="Calibri" w:cs="Calibri" w:eastAsia="Calibri" w:hAnsi="Calibri"/>
                <w:b w:val="0"/>
                <w:sz w:val="22"/>
                <w:szCs w:val="22"/>
                <w:rtl w:val="0"/>
              </w:rPr>
              <w:tab/>
            </w:r>
          </w:hyperlink>
          <w:hyperlink w:anchor="_1yib0wl">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1yib0wl">
            <w:r w:rsidDel="00000000" w:rsidR="00000000" w:rsidRPr="00000000">
              <w:rPr>
                <w:rFonts w:ascii="Calibri" w:cs="Calibri" w:eastAsia="Calibri" w:hAnsi="Calibri"/>
                <w:b w:val="0"/>
                <w:sz w:val="22"/>
                <w:szCs w:val="22"/>
                <w:rtl w:val="0"/>
              </w:rPr>
              <w:tab/>
            </w:r>
          </w:hyperlink>
          <w:hyperlink w:anchor="_Toc40997382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ihyjke">
            <w:r w:rsidDel="00000000" w:rsidR="00000000" w:rsidRPr="00000000">
              <w:rPr>
                <w:rFonts w:ascii="Calibri" w:cs="Calibri" w:eastAsia="Calibri" w:hAnsi="Calibri"/>
                <w:b w:val="0"/>
                <w:color w:val="0000ff"/>
                <w:sz w:val="22"/>
                <w:szCs w:val="22"/>
                <w:u w:val="single"/>
                <w:rtl w:val="0"/>
              </w:rPr>
              <w:t xml:space="preserve">18.5.2</w:t>
            </w:r>
          </w:hyperlink>
          <w:hyperlink w:anchor="_4ihyjke">
            <w:r w:rsidDel="00000000" w:rsidR="00000000" w:rsidRPr="00000000">
              <w:rPr>
                <w:rFonts w:ascii="Calibri" w:cs="Calibri" w:eastAsia="Calibri" w:hAnsi="Calibri"/>
                <w:b w:val="0"/>
                <w:sz w:val="22"/>
                <w:szCs w:val="22"/>
                <w:rtl w:val="0"/>
              </w:rPr>
              <w:tab/>
            </w:r>
          </w:hyperlink>
          <w:hyperlink w:anchor="_4ihyjke">
            <w:r w:rsidDel="00000000" w:rsidR="00000000" w:rsidRPr="00000000">
              <w:rPr>
                <w:rFonts w:ascii="Calibri" w:cs="Calibri" w:eastAsia="Calibri" w:hAnsi="Calibri"/>
                <w:b w:val="0"/>
                <w:color w:val="0000ff"/>
                <w:sz w:val="22"/>
                <w:szCs w:val="22"/>
                <w:u w:val="single"/>
                <w:rtl w:val="0"/>
              </w:rPr>
              <w:t xml:space="preserve">Pré-conditions</w:t>
            </w:r>
          </w:hyperlink>
          <w:hyperlink w:anchor="_4ihyjke">
            <w:r w:rsidDel="00000000" w:rsidR="00000000" w:rsidRPr="00000000">
              <w:rPr>
                <w:rFonts w:ascii="Calibri" w:cs="Calibri" w:eastAsia="Calibri" w:hAnsi="Calibri"/>
                <w:b w:val="0"/>
                <w:sz w:val="22"/>
                <w:szCs w:val="22"/>
                <w:rtl w:val="0"/>
              </w:rPr>
              <w:tab/>
            </w:r>
          </w:hyperlink>
          <w:hyperlink w:anchor="_Toc40997382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xn8ts7">
            <w:r w:rsidDel="00000000" w:rsidR="00000000" w:rsidRPr="00000000">
              <w:rPr>
                <w:rFonts w:ascii="Calibri" w:cs="Calibri" w:eastAsia="Calibri" w:hAnsi="Calibri"/>
                <w:b w:val="0"/>
                <w:color w:val="0000ff"/>
                <w:sz w:val="22"/>
                <w:szCs w:val="22"/>
                <w:u w:val="single"/>
                <w:rtl w:val="0"/>
              </w:rPr>
              <w:t xml:space="preserve">18.5.3</w:t>
            </w:r>
          </w:hyperlink>
          <w:hyperlink w:anchor="_2xn8ts7">
            <w:r w:rsidDel="00000000" w:rsidR="00000000" w:rsidRPr="00000000">
              <w:rPr>
                <w:rFonts w:ascii="Calibri" w:cs="Calibri" w:eastAsia="Calibri" w:hAnsi="Calibri"/>
                <w:b w:val="0"/>
                <w:sz w:val="22"/>
                <w:szCs w:val="22"/>
                <w:rtl w:val="0"/>
              </w:rPr>
              <w:tab/>
            </w:r>
          </w:hyperlink>
          <w:hyperlink w:anchor="_2xn8ts7">
            <w:r w:rsidDel="00000000" w:rsidR="00000000" w:rsidRPr="00000000">
              <w:rPr>
                <w:rFonts w:ascii="Calibri" w:cs="Calibri" w:eastAsia="Calibri" w:hAnsi="Calibri"/>
                <w:b w:val="0"/>
                <w:color w:val="0000ff"/>
                <w:sz w:val="22"/>
                <w:szCs w:val="22"/>
                <w:u w:val="single"/>
                <w:rtl w:val="0"/>
              </w:rPr>
              <w:t xml:space="preserve">Post-conditions</w:t>
            </w:r>
          </w:hyperlink>
          <w:hyperlink w:anchor="_2xn8ts7">
            <w:r w:rsidDel="00000000" w:rsidR="00000000" w:rsidRPr="00000000">
              <w:rPr>
                <w:rFonts w:ascii="Calibri" w:cs="Calibri" w:eastAsia="Calibri" w:hAnsi="Calibri"/>
                <w:b w:val="0"/>
                <w:sz w:val="22"/>
                <w:szCs w:val="22"/>
                <w:rtl w:val="0"/>
              </w:rPr>
              <w:tab/>
            </w:r>
          </w:hyperlink>
          <w:hyperlink w:anchor="_Toc40997383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csj400">
            <w:r w:rsidDel="00000000" w:rsidR="00000000" w:rsidRPr="00000000">
              <w:rPr>
                <w:rFonts w:ascii="Calibri" w:cs="Calibri" w:eastAsia="Calibri" w:hAnsi="Calibri"/>
                <w:b w:val="0"/>
                <w:color w:val="0000ff"/>
                <w:sz w:val="22"/>
                <w:szCs w:val="22"/>
                <w:u w:val="single"/>
                <w:rtl w:val="0"/>
              </w:rPr>
              <w:t xml:space="preserve">18.5.4</w:t>
            </w:r>
          </w:hyperlink>
          <w:hyperlink w:anchor="_1csj400">
            <w:r w:rsidDel="00000000" w:rsidR="00000000" w:rsidRPr="00000000">
              <w:rPr>
                <w:rFonts w:ascii="Calibri" w:cs="Calibri" w:eastAsia="Calibri" w:hAnsi="Calibri"/>
                <w:b w:val="0"/>
                <w:sz w:val="22"/>
                <w:szCs w:val="22"/>
                <w:rtl w:val="0"/>
              </w:rPr>
              <w:tab/>
            </w:r>
          </w:hyperlink>
          <w:hyperlink w:anchor="_1csj400">
            <w:r w:rsidDel="00000000" w:rsidR="00000000" w:rsidRPr="00000000">
              <w:rPr>
                <w:rFonts w:ascii="Calibri" w:cs="Calibri" w:eastAsia="Calibri" w:hAnsi="Calibri"/>
                <w:b w:val="0"/>
                <w:color w:val="0000ff"/>
                <w:sz w:val="22"/>
                <w:szCs w:val="22"/>
                <w:u w:val="single"/>
                <w:rtl w:val="0"/>
              </w:rPr>
              <w:t xml:space="preserve">Diagramme d’activité</w:t>
            </w:r>
          </w:hyperlink>
          <w:hyperlink w:anchor="_1csj400">
            <w:r w:rsidDel="00000000" w:rsidR="00000000" w:rsidRPr="00000000">
              <w:rPr>
                <w:rFonts w:ascii="Calibri" w:cs="Calibri" w:eastAsia="Calibri" w:hAnsi="Calibri"/>
                <w:b w:val="0"/>
                <w:sz w:val="22"/>
                <w:szCs w:val="22"/>
                <w:rtl w:val="0"/>
              </w:rPr>
              <w:tab/>
            </w:r>
          </w:hyperlink>
          <w:hyperlink w:anchor="_Toc40997383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ws6mnt">
            <w:r w:rsidDel="00000000" w:rsidR="00000000" w:rsidRPr="00000000">
              <w:rPr>
                <w:rFonts w:ascii="Calibri" w:cs="Calibri" w:eastAsia="Calibri" w:hAnsi="Calibri"/>
                <w:b w:val="0"/>
                <w:color w:val="0000ff"/>
                <w:sz w:val="22"/>
                <w:szCs w:val="22"/>
                <w:u w:val="single"/>
                <w:rtl w:val="0"/>
              </w:rPr>
              <w:t xml:space="preserve">18.5.5</w:t>
            </w:r>
          </w:hyperlink>
          <w:hyperlink w:anchor="_3ws6mnt">
            <w:r w:rsidDel="00000000" w:rsidR="00000000" w:rsidRPr="00000000">
              <w:rPr>
                <w:rFonts w:ascii="Calibri" w:cs="Calibri" w:eastAsia="Calibri" w:hAnsi="Calibri"/>
                <w:b w:val="0"/>
                <w:sz w:val="22"/>
                <w:szCs w:val="22"/>
                <w:rtl w:val="0"/>
              </w:rPr>
              <w:tab/>
            </w:r>
          </w:hyperlink>
          <w:hyperlink w:anchor="_3ws6mnt">
            <w:r w:rsidDel="00000000" w:rsidR="00000000" w:rsidRPr="00000000">
              <w:rPr>
                <w:rFonts w:ascii="Calibri" w:cs="Calibri" w:eastAsia="Calibri" w:hAnsi="Calibri"/>
                <w:b w:val="0"/>
                <w:color w:val="0000ff"/>
                <w:sz w:val="22"/>
                <w:szCs w:val="22"/>
                <w:u w:val="single"/>
                <w:rtl w:val="0"/>
              </w:rPr>
              <w:t xml:space="preserve">Règles de gestion</w:t>
            </w:r>
          </w:hyperlink>
          <w:hyperlink w:anchor="_3ws6mnt">
            <w:r w:rsidDel="00000000" w:rsidR="00000000" w:rsidRPr="00000000">
              <w:rPr>
                <w:rFonts w:ascii="Calibri" w:cs="Calibri" w:eastAsia="Calibri" w:hAnsi="Calibri"/>
                <w:b w:val="0"/>
                <w:sz w:val="22"/>
                <w:szCs w:val="22"/>
                <w:rtl w:val="0"/>
              </w:rPr>
              <w:tab/>
            </w:r>
          </w:hyperlink>
          <w:hyperlink w:anchor="_Toc40997383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bxgwvm">
            <w:r w:rsidDel="00000000" w:rsidR="00000000" w:rsidRPr="00000000">
              <w:rPr>
                <w:rFonts w:ascii="Calibri" w:cs="Calibri" w:eastAsia="Calibri" w:hAnsi="Calibri"/>
                <w:b w:val="0"/>
                <w:color w:val="0000ff"/>
                <w:sz w:val="22"/>
                <w:szCs w:val="22"/>
                <w:u w:val="single"/>
                <w:rtl w:val="0"/>
              </w:rPr>
              <w:t xml:space="preserve">18.5.6</w:t>
            </w:r>
          </w:hyperlink>
          <w:hyperlink w:anchor="_2bxgwvm">
            <w:r w:rsidDel="00000000" w:rsidR="00000000" w:rsidRPr="00000000">
              <w:rPr>
                <w:rFonts w:ascii="Calibri" w:cs="Calibri" w:eastAsia="Calibri" w:hAnsi="Calibri"/>
                <w:b w:val="0"/>
                <w:sz w:val="22"/>
                <w:szCs w:val="22"/>
                <w:rtl w:val="0"/>
              </w:rPr>
              <w:tab/>
            </w:r>
          </w:hyperlink>
          <w:hyperlink w:anchor="_2bxgwvm">
            <w:r w:rsidDel="00000000" w:rsidR="00000000" w:rsidRPr="00000000">
              <w:rPr>
                <w:rFonts w:ascii="Calibri" w:cs="Calibri" w:eastAsia="Calibri" w:hAnsi="Calibri"/>
                <w:b w:val="0"/>
                <w:color w:val="0000ff"/>
                <w:sz w:val="22"/>
                <w:szCs w:val="22"/>
                <w:u w:val="single"/>
                <w:rtl w:val="0"/>
              </w:rPr>
              <w:t xml:space="preserve">Traitements</w:t>
            </w:r>
          </w:hyperlink>
          <w:hyperlink w:anchor="_2bxgwvm">
            <w:r w:rsidDel="00000000" w:rsidR="00000000" w:rsidRPr="00000000">
              <w:rPr>
                <w:rFonts w:ascii="Calibri" w:cs="Calibri" w:eastAsia="Calibri" w:hAnsi="Calibri"/>
                <w:b w:val="0"/>
                <w:sz w:val="22"/>
                <w:szCs w:val="22"/>
                <w:rtl w:val="0"/>
              </w:rPr>
              <w:tab/>
            </w:r>
          </w:hyperlink>
          <w:hyperlink w:anchor="_Toc409973833">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r2r73f">
            <w:r w:rsidDel="00000000" w:rsidR="00000000" w:rsidRPr="00000000">
              <w:rPr>
                <w:rFonts w:ascii="Calibri" w:cs="Calibri" w:eastAsia="Calibri" w:hAnsi="Calibri"/>
                <w:b w:val="0"/>
                <w:color w:val="0000ff"/>
                <w:sz w:val="22"/>
                <w:szCs w:val="22"/>
                <w:u w:val="single"/>
                <w:rtl w:val="0"/>
              </w:rPr>
              <w:t xml:space="preserve">19</w:t>
            </w:r>
          </w:hyperlink>
          <w:hyperlink w:anchor="_r2r73f">
            <w:r w:rsidDel="00000000" w:rsidR="00000000" w:rsidRPr="00000000">
              <w:rPr>
                <w:rFonts w:ascii="Calibri" w:cs="Calibri" w:eastAsia="Calibri" w:hAnsi="Calibri"/>
                <w:b w:val="0"/>
                <w:sz w:val="22"/>
                <w:szCs w:val="22"/>
                <w:rtl w:val="0"/>
              </w:rPr>
              <w:tab/>
            </w:r>
          </w:hyperlink>
          <w:hyperlink w:anchor="_r2r73f">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r2r73f">
            <w:r w:rsidDel="00000000" w:rsidR="00000000" w:rsidRPr="00000000">
              <w:rPr>
                <w:rFonts w:ascii="Calibri" w:cs="Calibri" w:eastAsia="Calibri" w:hAnsi="Calibri"/>
                <w:b w:val="0"/>
                <w:sz w:val="22"/>
                <w:szCs w:val="22"/>
                <w:rtl w:val="0"/>
              </w:rPr>
              <w:tab/>
            </w:r>
          </w:hyperlink>
          <w:hyperlink w:anchor="_Toc409973834">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b2epr8">
            <w:r w:rsidDel="00000000" w:rsidR="00000000" w:rsidRPr="00000000">
              <w:rPr>
                <w:rFonts w:ascii="Calibri" w:cs="Calibri" w:eastAsia="Calibri" w:hAnsi="Calibri"/>
                <w:b w:val="0"/>
                <w:color w:val="0000ff"/>
                <w:sz w:val="22"/>
                <w:szCs w:val="22"/>
                <w:u w:val="single"/>
                <w:rtl w:val="0"/>
              </w:rPr>
              <w:t xml:space="preserve">19.1</w:t>
            </w:r>
          </w:hyperlink>
          <w:hyperlink w:anchor="_3b2epr8">
            <w:r w:rsidDel="00000000" w:rsidR="00000000" w:rsidRPr="00000000">
              <w:rPr>
                <w:rFonts w:ascii="Calibri" w:cs="Calibri" w:eastAsia="Calibri" w:hAnsi="Calibri"/>
                <w:b w:val="0"/>
                <w:sz w:val="22"/>
                <w:szCs w:val="22"/>
                <w:rtl w:val="0"/>
              </w:rPr>
              <w:tab/>
            </w:r>
          </w:hyperlink>
          <w:hyperlink w:anchor="_3b2epr8">
            <w:r w:rsidDel="00000000" w:rsidR="00000000" w:rsidRPr="00000000">
              <w:rPr>
                <w:rFonts w:ascii="Calibri" w:cs="Calibri" w:eastAsia="Calibri" w:hAnsi="Calibri"/>
                <w:b w:val="0"/>
                <w:color w:val="0000ff"/>
                <w:sz w:val="22"/>
                <w:szCs w:val="22"/>
                <w:u w:val="single"/>
                <w:rtl w:val="0"/>
              </w:rPr>
              <w:t xml:space="preserve">Diagramme de navigation &lt; Saisie de la fiche produit PEA&gt;</w:t>
            </w:r>
          </w:hyperlink>
          <w:hyperlink w:anchor="_3b2epr8">
            <w:r w:rsidDel="00000000" w:rsidR="00000000" w:rsidRPr="00000000">
              <w:rPr>
                <w:rFonts w:ascii="Calibri" w:cs="Calibri" w:eastAsia="Calibri" w:hAnsi="Calibri"/>
                <w:b w:val="0"/>
                <w:sz w:val="22"/>
                <w:szCs w:val="22"/>
                <w:rtl w:val="0"/>
              </w:rPr>
              <w:tab/>
            </w:r>
          </w:hyperlink>
          <w:hyperlink w:anchor="_Toc40997383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q7ozz1">
            <w:r w:rsidDel="00000000" w:rsidR="00000000" w:rsidRPr="00000000">
              <w:rPr>
                <w:rFonts w:ascii="Calibri" w:cs="Calibri" w:eastAsia="Calibri" w:hAnsi="Calibri"/>
                <w:b w:val="0"/>
                <w:color w:val="0000ff"/>
                <w:sz w:val="22"/>
                <w:szCs w:val="22"/>
                <w:u w:val="single"/>
                <w:rtl w:val="0"/>
              </w:rPr>
              <w:t xml:space="preserve">19.1.1</w:t>
            </w:r>
          </w:hyperlink>
          <w:hyperlink w:anchor="_1q7ozz1">
            <w:r w:rsidDel="00000000" w:rsidR="00000000" w:rsidRPr="00000000">
              <w:rPr>
                <w:rFonts w:ascii="Calibri" w:cs="Calibri" w:eastAsia="Calibri" w:hAnsi="Calibri"/>
                <w:b w:val="0"/>
                <w:sz w:val="22"/>
                <w:szCs w:val="22"/>
                <w:rtl w:val="0"/>
              </w:rPr>
              <w:tab/>
            </w:r>
          </w:hyperlink>
          <w:hyperlink w:anchor="_1q7ozz1">
            <w:r w:rsidDel="00000000" w:rsidR="00000000" w:rsidRPr="00000000">
              <w:rPr>
                <w:rFonts w:ascii="Calibri" w:cs="Calibri" w:eastAsia="Calibri" w:hAnsi="Calibri"/>
                <w:b w:val="0"/>
                <w:color w:val="0000ff"/>
                <w:sz w:val="22"/>
                <w:szCs w:val="22"/>
                <w:u w:val="single"/>
                <w:rtl w:val="0"/>
              </w:rPr>
              <w:t xml:space="preserve">Maquette de l’écran &lt; Saisie de la fiche produit PEA&gt;</w:t>
            </w:r>
          </w:hyperlink>
          <w:hyperlink w:anchor="_1q7ozz1">
            <w:r w:rsidDel="00000000" w:rsidR="00000000" w:rsidRPr="00000000">
              <w:rPr>
                <w:rFonts w:ascii="Calibri" w:cs="Calibri" w:eastAsia="Calibri" w:hAnsi="Calibri"/>
                <w:b w:val="0"/>
                <w:sz w:val="22"/>
                <w:szCs w:val="22"/>
                <w:rtl w:val="0"/>
              </w:rPr>
              <w:tab/>
            </w:r>
          </w:hyperlink>
          <w:hyperlink w:anchor="_Toc40997383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a7cimu">
            <w:r w:rsidDel="00000000" w:rsidR="00000000" w:rsidRPr="00000000">
              <w:rPr>
                <w:rFonts w:ascii="Calibri" w:cs="Calibri" w:eastAsia="Calibri" w:hAnsi="Calibri"/>
                <w:b w:val="0"/>
                <w:color w:val="0000ff"/>
                <w:sz w:val="22"/>
                <w:szCs w:val="22"/>
                <w:u w:val="single"/>
                <w:rtl w:val="0"/>
              </w:rPr>
              <w:t xml:space="preserve">19.1.2</w:t>
            </w:r>
          </w:hyperlink>
          <w:hyperlink w:anchor="_4a7cimu">
            <w:r w:rsidDel="00000000" w:rsidR="00000000" w:rsidRPr="00000000">
              <w:rPr>
                <w:rFonts w:ascii="Calibri" w:cs="Calibri" w:eastAsia="Calibri" w:hAnsi="Calibri"/>
                <w:b w:val="0"/>
                <w:sz w:val="22"/>
                <w:szCs w:val="22"/>
                <w:rtl w:val="0"/>
              </w:rPr>
              <w:tab/>
            </w:r>
          </w:hyperlink>
          <w:hyperlink w:anchor="_4a7cimu">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4a7cimu">
            <w:r w:rsidDel="00000000" w:rsidR="00000000" w:rsidRPr="00000000">
              <w:rPr>
                <w:rFonts w:ascii="Calibri" w:cs="Calibri" w:eastAsia="Calibri" w:hAnsi="Calibri"/>
                <w:b w:val="0"/>
                <w:sz w:val="22"/>
                <w:szCs w:val="22"/>
                <w:rtl w:val="0"/>
              </w:rPr>
              <w:tab/>
            </w:r>
          </w:hyperlink>
          <w:hyperlink w:anchor="_Toc40997383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pcmsun">
            <w:r w:rsidDel="00000000" w:rsidR="00000000" w:rsidRPr="00000000">
              <w:rPr>
                <w:rFonts w:ascii="Calibri" w:cs="Calibri" w:eastAsia="Calibri" w:hAnsi="Calibri"/>
                <w:b w:val="0"/>
                <w:color w:val="0000ff"/>
                <w:sz w:val="22"/>
                <w:szCs w:val="22"/>
                <w:u w:val="single"/>
                <w:rtl w:val="0"/>
              </w:rPr>
              <w:t xml:space="preserve">19.1.3</w:t>
            </w:r>
          </w:hyperlink>
          <w:hyperlink w:anchor="_2pcmsun">
            <w:r w:rsidDel="00000000" w:rsidR="00000000" w:rsidRPr="00000000">
              <w:rPr>
                <w:rFonts w:ascii="Calibri" w:cs="Calibri" w:eastAsia="Calibri" w:hAnsi="Calibri"/>
                <w:b w:val="0"/>
                <w:sz w:val="22"/>
                <w:szCs w:val="22"/>
                <w:rtl w:val="0"/>
              </w:rPr>
              <w:tab/>
            </w:r>
          </w:hyperlink>
          <w:hyperlink w:anchor="_2pcmsun">
            <w:r w:rsidDel="00000000" w:rsidR="00000000" w:rsidRPr="00000000">
              <w:rPr>
                <w:rFonts w:ascii="Calibri" w:cs="Calibri" w:eastAsia="Calibri" w:hAnsi="Calibri"/>
                <w:b w:val="0"/>
                <w:color w:val="0000ff"/>
                <w:sz w:val="22"/>
                <w:szCs w:val="22"/>
                <w:u w:val="single"/>
                <w:rtl w:val="0"/>
              </w:rPr>
              <w:t xml:space="preserve">Comportement de l’écran</w:t>
            </w:r>
          </w:hyperlink>
          <w:hyperlink w:anchor="_2pcmsun">
            <w:r w:rsidDel="00000000" w:rsidR="00000000" w:rsidRPr="00000000">
              <w:rPr>
                <w:rFonts w:ascii="Calibri" w:cs="Calibri" w:eastAsia="Calibri" w:hAnsi="Calibri"/>
                <w:b w:val="0"/>
                <w:sz w:val="22"/>
                <w:szCs w:val="22"/>
                <w:rtl w:val="0"/>
              </w:rPr>
              <w:tab/>
            </w:r>
          </w:hyperlink>
          <w:hyperlink w:anchor="_Toc409973838">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4hx32g">
            <w:r w:rsidDel="00000000" w:rsidR="00000000" w:rsidRPr="00000000">
              <w:rPr>
                <w:rFonts w:ascii="Calibri" w:cs="Calibri" w:eastAsia="Calibri" w:hAnsi="Calibri"/>
                <w:b w:val="0"/>
                <w:color w:val="0000ff"/>
                <w:sz w:val="22"/>
                <w:szCs w:val="22"/>
                <w:u w:val="single"/>
                <w:rtl w:val="0"/>
              </w:rPr>
              <w:t xml:space="preserve">19.2</w:t>
            </w:r>
          </w:hyperlink>
          <w:hyperlink w:anchor="_14hx32g">
            <w:r w:rsidDel="00000000" w:rsidR="00000000" w:rsidRPr="00000000">
              <w:rPr>
                <w:rFonts w:ascii="Calibri" w:cs="Calibri" w:eastAsia="Calibri" w:hAnsi="Calibri"/>
                <w:b w:val="0"/>
                <w:sz w:val="22"/>
                <w:szCs w:val="22"/>
                <w:rtl w:val="0"/>
              </w:rPr>
              <w:tab/>
            </w:r>
          </w:hyperlink>
          <w:hyperlink w:anchor="_14hx32g">
            <w:r w:rsidDel="00000000" w:rsidR="00000000" w:rsidRPr="00000000">
              <w:rPr>
                <w:rFonts w:ascii="Calibri" w:cs="Calibri" w:eastAsia="Calibri" w:hAnsi="Calibri"/>
                <w:b w:val="0"/>
                <w:color w:val="0000ff"/>
                <w:sz w:val="22"/>
                <w:szCs w:val="22"/>
                <w:u w:val="single"/>
                <w:rtl w:val="0"/>
              </w:rPr>
              <w:t xml:space="preserve">Diagramme de navigation &lt; Création du contrat PEA&gt;</w:t>
            </w:r>
          </w:hyperlink>
          <w:hyperlink w:anchor="_14hx32g">
            <w:r w:rsidDel="00000000" w:rsidR="00000000" w:rsidRPr="00000000">
              <w:rPr>
                <w:rFonts w:ascii="Calibri" w:cs="Calibri" w:eastAsia="Calibri" w:hAnsi="Calibri"/>
                <w:b w:val="0"/>
                <w:sz w:val="22"/>
                <w:szCs w:val="22"/>
                <w:rtl w:val="0"/>
              </w:rPr>
              <w:tab/>
            </w:r>
          </w:hyperlink>
          <w:hyperlink w:anchor="_Toc40997383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ohklq9">
            <w:r w:rsidDel="00000000" w:rsidR="00000000" w:rsidRPr="00000000">
              <w:rPr>
                <w:rFonts w:ascii="Calibri" w:cs="Calibri" w:eastAsia="Calibri" w:hAnsi="Calibri"/>
                <w:b w:val="0"/>
                <w:color w:val="0000ff"/>
                <w:sz w:val="22"/>
                <w:szCs w:val="22"/>
                <w:u w:val="single"/>
                <w:rtl w:val="0"/>
              </w:rPr>
              <w:t xml:space="preserve">19.2.1</w:t>
            </w:r>
          </w:hyperlink>
          <w:hyperlink w:anchor="_3ohklq9">
            <w:r w:rsidDel="00000000" w:rsidR="00000000" w:rsidRPr="00000000">
              <w:rPr>
                <w:rFonts w:ascii="Calibri" w:cs="Calibri" w:eastAsia="Calibri" w:hAnsi="Calibri"/>
                <w:b w:val="0"/>
                <w:sz w:val="22"/>
                <w:szCs w:val="22"/>
                <w:rtl w:val="0"/>
              </w:rPr>
              <w:tab/>
            </w:r>
          </w:hyperlink>
          <w:hyperlink w:anchor="_3ohklq9">
            <w:r w:rsidDel="00000000" w:rsidR="00000000" w:rsidRPr="00000000">
              <w:rPr>
                <w:rFonts w:ascii="Calibri" w:cs="Calibri" w:eastAsia="Calibri" w:hAnsi="Calibri"/>
                <w:b w:val="0"/>
                <w:color w:val="0000ff"/>
                <w:sz w:val="22"/>
                <w:szCs w:val="22"/>
                <w:u w:val="single"/>
                <w:rtl w:val="0"/>
              </w:rPr>
              <w:t xml:space="preserve">Maquette de l’écran</w:t>
            </w:r>
          </w:hyperlink>
          <w:hyperlink w:anchor="_3ohklq9">
            <w:r w:rsidDel="00000000" w:rsidR="00000000" w:rsidRPr="00000000">
              <w:rPr>
                <w:rFonts w:ascii="Calibri" w:cs="Calibri" w:eastAsia="Calibri" w:hAnsi="Calibri"/>
                <w:b w:val="0"/>
                <w:sz w:val="22"/>
                <w:szCs w:val="22"/>
                <w:rtl w:val="0"/>
              </w:rPr>
              <w:tab/>
            </w:r>
          </w:hyperlink>
          <w:hyperlink w:anchor="_Toc40997384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3muvy2">
            <w:r w:rsidDel="00000000" w:rsidR="00000000" w:rsidRPr="00000000">
              <w:rPr>
                <w:rFonts w:ascii="Calibri" w:cs="Calibri" w:eastAsia="Calibri" w:hAnsi="Calibri"/>
                <w:b w:val="0"/>
                <w:color w:val="0000ff"/>
                <w:sz w:val="22"/>
                <w:szCs w:val="22"/>
                <w:u w:val="single"/>
                <w:rtl w:val="0"/>
              </w:rPr>
              <w:t xml:space="preserve">19.2.2</w:t>
            </w:r>
          </w:hyperlink>
          <w:hyperlink w:anchor="_23muvy2">
            <w:r w:rsidDel="00000000" w:rsidR="00000000" w:rsidRPr="00000000">
              <w:rPr>
                <w:rFonts w:ascii="Calibri" w:cs="Calibri" w:eastAsia="Calibri" w:hAnsi="Calibri"/>
                <w:b w:val="0"/>
                <w:sz w:val="22"/>
                <w:szCs w:val="22"/>
                <w:rtl w:val="0"/>
              </w:rPr>
              <w:tab/>
            </w:r>
          </w:hyperlink>
          <w:hyperlink w:anchor="_23muvy2">
            <w:r w:rsidDel="00000000" w:rsidR="00000000" w:rsidRPr="00000000">
              <w:rPr>
                <w:rFonts w:ascii="Calibri" w:cs="Calibri" w:eastAsia="Calibri" w:hAnsi="Calibri"/>
                <w:b w:val="0"/>
                <w:color w:val="0000ff"/>
                <w:sz w:val="22"/>
                <w:szCs w:val="22"/>
                <w:u w:val="single"/>
                <w:rtl w:val="0"/>
              </w:rPr>
              <w:t xml:space="preserve">Typologie des données manipulées</w:t>
            </w:r>
          </w:hyperlink>
          <w:hyperlink w:anchor="_23muvy2">
            <w:r w:rsidDel="00000000" w:rsidR="00000000" w:rsidRPr="00000000">
              <w:rPr>
                <w:rFonts w:ascii="Calibri" w:cs="Calibri" w:eastAsia="Calibri" w:hAnsi="Calibri"/>
                <w:b w:val="0"/>
                <w:sz w:val="22"/>
                <w:szCs w:val="22"/>
                <w:rtl w:val="0"/>
              </w:rPr>
              <w:tab/>
            </w:r>
          </w:hyperlink>
          <w:hyperlink w:anchor="_Toc409973841">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is565v">
            <w:r w:rsidDel="00000000" w:rsidR="00000000" w:rsidRPr="00000000">
              <w:rPr>
                <w:rFonts w:ascii="Calibri" w:cs="Calibri" w:eastAsia="Calibri" w:hAnsi="Calibri"/>
                <w:b w:val="0"/>
                <w:color w:val="0000ff"/>
                <w:sz w:val="22"/>
                <w:szCs w:val="22"/>
                <w:u w:val="single"/>
                <w:rtl w:val="0"/>
              </w:rPr>
              <w:t xml:space="preserve">19.3</w:t>
            </w:r>
          </w:hyperlink>
          <w:hyperlink w:anchor="_is565v">
            <w:r w:rsidDel="00000000" w:rsidR="00000000" w:rsidRPr="00000000">
              <w:rPr>
                <w:rFonts w:ascii="Calibri" w:cs="Calibri" w:eastAsia="Calibri" w:hAnsi="Calibri"/>
                <w:b w:val="0"/>
                <w:sz w:val="22"/>
                <w:szCs w:val="22"/>
                <w:rtl w:val="0"/>
              </w:rPr>
              <w:tab/>
            </w:r>
          </w:hyperlink>
          <w:hyperlink w:anchor="_is565v">
            <w:r w:rsidDel="00000000" w:rsidR="00000000" w:rsidRPr="00000000">
              <w:rPr>
                <w:rFonts w:ascii="Calibri" w:cs="Calibri" w:eastAsia="Calibri" w:hAnsi="Calibri"/>
                <w:b w:val="0"/>
                <w:color w:val="0000ff"/>
                <w:sz w:val="22"/>
                <w:szCs w:val="22"/>
                <w:u w:val="single"/>
                <w:rtl w:val="0"/>
              </w:rPr>
              <w:t xml:space="preserve">Description de l’édition &lt;Etat des contrats PEA&gt;</w:t>
            </w:r>
          </w:hyperlink>
          <w:hyperlink w:anchor="_is565v">
            <w:r w:rsidDel="00000000" w:rsidR="00000000" w:rsidRPr="00000000">
              <w:rPr>
                <w:rFonts w:ascii="Calibri" w:cs="Calibri" w:eastAsia="Calibri" w:hAnsi="Calibri"/>
                <w:b w:val="0"/>
                <w:sz w:val="22"/>
                <w:szCs w:val="22"/>
                <w:rtl w:val="0"/>
              </w:rPr>
              <w:tab/>
            </w:r>
          </w:hyperlink>
          <w:hyperlink w:anchor="_Toc40997384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2rsoto">
            <w:r w:rsidDel="00000000" w:rsidR="00000000" w:rsidRPr="00000000">
              <w:rPr>
                <w:rFonts w:ascii="Calibri" w:cs="Calibri" w:eastAsia="Calibri" w:hAnsi="Calibri"/>
                <w:b w:val="0"/>
                <w:color w:val="0000ff"/>
                <w:sz w:val="22"/>
                <w:szCs w:val="22"/>
                <w:u w:val="single"/>
                <w:rtl w:val="0"/>
              </w:rPr>
              <w:t xml:space="preserve">19.3.1</w:t>
            </w:r>
          </w:hyperlink>
          <w:hyperlink w:anchor="_32rsoto">
            <w:r w:rsidDel="00000000" w:rsidR="00000000" w:rsidRPr="00000000">
              <w:rPr>
                <w:rFonts w:ascii="Calibri" w:cs="Calibri" w:eastAsia="Calibri" w:hAnsi="Calibri"/>
                <w:b w:val="0"/>
                <w:sz w:val="22"/>
                <w:szCs w:val="22"/>
                <w:rtl w:val="0"/>
              </w:rPr>
              <w:tab/>
            </w:r>
          </w:hyperlink>
          <w:hyperlink w:anchor="_32rsoto">
            <w:r w:rsidDel="00000000" w:rsidR="00000000" w:rsidRPr="00000000">
              <w:rPr>
                <w:rFonts w:ascii="Calibri" w:cs="Calibri" w:eastAsia="Calibri" w:hAnsi="Calibri"/>
                <w:b w:val="0"/>
                <w:color w:val="0000ff"/>
                <w:sz w:val="22"/>
                <w:szCs w:val="22"/>
                <w:u w:val="single"/>
                <w:rtl w:val="0"/>
              </w:rPr>
              <w:t xml:space="preserve">Maquette de l’édition &lt;Nom de l’édition&gt;</w:t>
            </w:r>
          </w:hyperlink>
          <w:hyperlink w:anchor="_32rsoto">
            <w:r w:rsidDel="00000000" w:rsidR="00000000" w:rsidRPr="00000000">
              <w:rPr>
                <w:rFonts w:ascii="Calibri" w:cs="Calibri" w:eastAsia="Calibri" w:hAnsi="Calibri"/>
                <w:b w:val="0"/>
                <w:sz w:val="22"/>
                <w:szCs w:val="22"/>
                <w:rtl w:val="0"/>
              </w:rPr>
              <w:tab/>
            </w:r>
          </w:hyperlink>
          <w:hyperlink w:anchor="_Toc409973843">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hx2z1h">
            <w:r w:rsidDel="00000000" w:rsidR="00000000" w:rsidRPr="00000000">
              <w:rPr>
                <w:rFonts w:ascii="Calibri" w:cs="Calibri" w:eastAsia="Calibri" w:hAnsi="Calibri"/>
                <w:b w:val="0"/>
                <w:color w:val="0000ff"/>
                <w:sz w:val="22"/>
                <w:szCs w:val="22"/>
                <w:u w:val="single"/>
                <w:rtl w:val="0"/>
              </w:rPr>
              <w:t xml:space="preserve">19.4</w:t>
            </w:r>
          </w:hyperlink>
          <w:hyperlink w:anchor="_1hx2z1h">
            <w:r w:rsidDel="00000000" w:rsidR="00000000" w:rsidRPr="00000000">
              <w:rPr>
                <w:rFonts w:ascii="Calibri" w:cs="Calibri" w:eastAsia="Calibri" w:hAnsi="Calibri"/>
                <w:b w:val="0"/>
                <w:sz w:val="22"/>
                <w:szCs w:val="22"/>
                <w:rtl w:val="0"/>
              </w:rPr>
              <w:tab/>
            </w:r>
          </w:hyperlink>
          <w:hyperlink w:anchor="_1hx2z1h">
            <w:r w:rsidDel="00000000" w:rsidR="00000000" w:rsidRPr="00000000">
              <w:rPr>
                <w:rFonts w:ascii="Calibri" w:cs="Calibri" w:eastAsia="Calibri" w:hAnsi="Calibri"/>
                <w:b w:val="0"/>
                <w:color w:val="0000ff"/>
                <w:sz w:val="22"/>
                <w:szCs w:val="22"/>
                <w:u w:val="single"/>
                <w:rtl w:val="0"/>
              </w:rPr>
              <w:t xml:space="preserve">Description de l’édition &lt;Reporting Fiscal&gt;</w:t>
            </w:r>
          </w:hyperlink>
          <w:hyperlink w:anchor="_1hx2z1h">
            <w:r w:rsidDel="00000000" w:rsidR="00000000" w:rsidRPr="00000000">
              <w:rPr>
                <w:rFonts w:ascii="Calibri" w:cs="Calibri" w:eastAsia="Calibri" w:hAnsi="Calibri"/>
                <w:b w:val="0"/>
                <w:sz w:val="22"/>
                <w:szCs w:val="22"/>
                <w:rtl w:val="0"/>
              </w:rPr>
              <w:tab/>
            </w:r>
          </w:hyperlink>
          <w:hyperlink w:anchor="_Toc40997384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1wqhpa">
            <w:r w:rsidDel="00000000" w:rsidR="00000000" w:rsidRPr="00000000">
              <w:rPr>
                <w:rFonts w:ascii="Calibri" w:cs="Calibri" w:eastAsia="Calibri" w:hAnsi="Calibri"/>
                <w:b w:val="0"/>
                <w:color w:val="0000ff"/>
                <w:sz w:val="22"/>
                <w:szCs w:val="22"/>
                <w:u w:val="single"/>
                <w:rtl w:val="0"/>
              </w:rPr>
              <w:t xml:space="preserve">19.4.1</w:t>
            </w:r>
          </w:hyperlink>
          <w:hyperlink w:anchor="_41wqhpa">
            <w:r w:rsidDel="00000000" w:rsidR="00000000" w:rsidRPr="00000000">
              <w:rPr>
                <w:rFonts w:ascii="Calibri" w:cs="Calibri" w:eastAsia="Calibri" w:hAnsi="Calibri"/>
                <w:b w:val="0"/>
                <w:sz w:val="22"/>
                <w:szCs w:val="22"/>
                <w:rtl w:val="0"/>
              </w:rPr>
              <w:tab/>
            </w:r>
          </w:hyperlink>
          <w:hyperlink w:anchor="_41wqhpa">
            <w:r w:rsidDel="00000000" w:rsidR="00000000" w:rsidRPr="00000000">
              <w:rPr>
                <w:rFonts w:ascii="Calibri" w:cs="Calibri" w:eastAsia="Calibri" w:hAnsi="Calibri"/>
                <w:b w:val="0"/>
                <w:color w:val="0000ff"/>
                <w:sz w:val="22"/>
                <w:szCs w:val="22"/>
                <w:u w:val="single"/>
                <w:rtl w:val="0"/>
              </w:rPr>
              <w:t xml:space="preserve">Maquette de l’édition &lt;Nom de l’édition&gt;</w:t>
            </w:r>
          </w:hyperlink>
          <w:hyperlink w:anchor="_41wqhpa">
            <w:r w:rsidDel="00000000" w:rsidR="00000000" w:rsidRPr="00000000">
              <w:rPr>
                <w:rFonts w:ascii="Calibri" w:cs="Calibri" w:eastAsia="Calibri" w:hAnsi="Calibri"/>
                <w:b w:val="0"/>
                <w:sz w:val="22"/>
                <w:szCs w:val="22"/>
                <w:rtl w:val="0"/>
              </w:rPr>
              <w:tab/>
            </w:r>
          </w:hyperlink>
          <w:hyperlink w:anchor="_Toc409973845">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h20rx3">
            <w:r w:rsidDel="00000000" w:rsidR="00000000" w:rsidRPr="00000000">
              <w:rPr>
                <w:rFonts w:ascii="Calibri" w:cs="Calibri" w:eastAsia="Calibri" w:hAnsi="Calibri"/>
                <w:b w:val="0"/>
                <w:color w:val="0000ff"/>
                <w:sz w:val="22"/>
                <w:szCs w:val="22"/>
                <w:u w:val="single"/>
                <w:rtl w:val="0"/>
              </w:rPr>
              <w:t xml:space="preserve">20</w:t>
            </w:r>
          </w:hyperlink>
          <w:hyperlink w:anchor="_2h20rx3">
            <w:r w:rsidDel="00000000" w:rsidR="00000000" w:rsidRPr="00000000">
              <w:rPr>
                <w:rFonts w:ascii="Calibri" w:cs="Calibri" w:eastAsia="Calibri" w:hAnsi="Calibri"/>
                <w:b w:val="0"/>
                <w:sz w:val="22"/>
                <w:szCs w:val="22"/>
                <w:rtl w:val="0"/>
              </w:rPr>
              <w:tab/>
            </w:r>
          </w:hyperlink>
          <w:hyperlink w:anchor="_2h20rx3">
            <w:r w:rsidDel="00000000" w:rsidR="00000000" w:rsidRPr="00000000">
              <w:rPr>
                <w:rFonts w:ascii="Calibri" w:cs="Calibri" w:eastAsia="Calibri" w:hAnsi="Calibri"/>
                <w:b w:val="0"/>
                <w:color w:val="0000ff"/>
                <w:sz w:val="22"/>
                <w:szCs w:val="22"/>
                <w:u w:val="single"/>
                <w:rtl w:val="0"/>
              </w:rPr>
              <w:t xml:space="preserve">Parametrage</w:t>
            </w:r>
          </w:hyperlink>
          <w:hyperlink w:anchor="_2h20rx3">
            <w:r w:rsidDel="00000000" w:rsidR="00000000" w:rsidRPr="00000000">
              <w:rPr>
                <w:rFonts w:ascii="Calibri" w:cs="Calibri" w:eastAsia="Calibri" w:hAnsi="Calibri"/>
                <w:b w:val="0"/>
                <w:sz w:val="22"/>
                <w:szCs w:val="22"/>
                <w:rtl w:val="0"/>
              </w:rPr>
              <w:tab/>
            </w:r>
          </w:hyperlink>
          <w:hyperlink w:anchor="_Toc409973846">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w7b24w">
            <w:r w:rsidDel="00000000" w:rsidR="00000000" w:rsidRPr="00000000">
              <w:rPr>
                <w:rFonts w:ascii="Calibri" w:cs="Calibri" w:eastAsia="Calibri" w:hAnsi="Calibri"/>
                <w:b w:val="0"/>
                <w:color w:val="0000ff"/>
                <w:sz w:val="22"/>
                <w:szCs w:val="22"/>
                <w:u w:val="single"/>
                <w:rtl w:val="0"/>
              </w:rPr>
              <w:t xml:space="preserve">20.1</w:t>
            </w:r>
          </w:hyperlink>
          <w:hyperlink w:anchor="_w7b24w">
            <w:r w:rsidDel="00000000" w:rsidR="00000000" w:rsidRPr="00000000">
              <w:rPr>
                <w:rFonts w:ascii="Calibri" w:cs="Calibri" w:eastAsia="Calibri" w:hAnsi="Calibri"/>
                <w:b w:val="0"/>
                <w:sz w:val="22"/>
                <w:szCs w:val="22"/>
                <w:rtl w:val="0"/>
              </w:rPr>
              <w:tab/>
            </w:r>
          </w:hyperlink>
          <w:hyperlink w:anchor="_w7b24w">
            <w:r w:rsidDel="00000000" w:rsidR="00000000" w:rsidRPr="00000000">
              <w:rPr>
                <w:rFonts w:ascii="Calibri" w:cs="Calibri" w:eastAsia="Calibri" w:hAnsi="Calibri"/>
                <w:b w:val="0"/>
                <w:color w:val="0000ff"/>
                <w:sz w:val="22"/>
                <w:szCs w:val="22"/>
                <w:u w:val="single"/>
                <w:rtl w:val="0"/>
              </w:rPr>
              <w:t xml:space="preserve">Tableau de Bord</w:t>
            </w:r>
          </w:hyperlink>
          <w:hyperlink w:anchor="_w7b24w">
            <w:r w:rsidDel="00000000" w:rsidR="00000000" w:rsidRPr="00000000">
              <w:rPr>
                <w:rFonts w:ascii="Calibri" w:cs="Calibri" w:eastAsia="Calibri" w:hAnsi="Calibri"/>
                <w:b w:val="0"/>
                <w:sz w:val="22"/>
                <w:szCs w:val="22"/>
                <w:rtl w:val="0"/>
              </w:rPr>
              <w:tab/>
            </w:r>
          </w:hyperlink>
          <w:hyperlink w:anchor="_Toc409973847">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g6yksp">
            <w:r w:rsidDel="00000000" w:rsidR="00000000" w:rsidRPr="00000000">
              <w:rPr>
                <w:rFonts w:ascii="Calibri" w:cs="Calibri" w:eastAsia="Calibri" w:hAnsi="Calibri"/>
                <w:b w:val="0"/>
                <w:color w:val="0000ff"/>
                <w:sz w:val="22"/>
                <w:szCs w:val="22"/>
                <w:u w:val="single"/>
                <w:rtl w:val="0"/>
              </w:rPr>
              <w:t xml:space="preserve">20.2</w:t>
            </w:r>
          </w:hyperlink>
          <w:hyperlink w:anchor="_3g6yksp">
            <w:r w:rsidDel="00000000" w:rsidR="00000000" w:rsidRPr="00000000">
              <w:rPr>
                <w:rFonts w:ascii="Calibri" w:cs="Calibri" w:eastAsia="Calibri" w:hAnsi="Calibri"/>
                <w:b w:val="0"/>
                <w:sz w:val="22"/>
                <w:szCs w:val="22"/>
                <w:rtl w:val="0"/>
              </w:rPr>
              <w:tab/>
            </w:r>
          </w:hyperlink>
          <w:hyperlink w:anchor="_3g6yksp">
            <w:r w:rsidDel="00000000" w:rsidR="00000000" w:rsidRPr="00000000">
              <w:rPr>
                <w:rFonts w:ascii="Calibri" w:cs="Calibri" w:eastAsia="Calibri" w:hAnsi="Calibri"/>
                <w:b w:val="0"/>
                <w:color w:val="0000ff"/>
                <w:sz w:val="22"/>
                <w:szCs w:val="22"/>
                <w:u w:val="single"/>
                <w:rtl w:val="0"/>
              </w:rPr>
              <w:t xml:space="preserve">Profils</w:t>
            </w:r>
          </w:hyperlink>
          <w:hyperlink w:anchor="_3g6yksp">
            <w:r w:rsidDel="00000000" w:rsidR="00000000" w:rsidRPr="00000000">
              <w:rPr>
                <w:rFonts w:ascii="Calibri" w:cs="Calibri" w:eastAsia="Calibri" w:hAnsi="Calibri"/>
                <w:b w:val="0"/>
                <w:sz w:val="22"/>
                <w:szCs w:val="22"/>
                <w:rtl w:val="0"/>
              </w:rPr>
              <w:tab/>
            </w:r>
          </w:hyperlink>
          <w:hyperlink w:anchor="_Toc409973848">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vc8v0i">
            <w:r w:rsidDel="00000000" w:rsidR="00000000" w:rsidRPr="00000000">
              <w:rPr>
                <w:rFonts w:ascii="Calibri" w:cs="Calibri" w:eastAsia="Calibri" w:hAnsi="Calibri"/>
                <w:b w:val="0"/>
                <w:color w:val="0000ff"/>
                <w:sz w:val="22"/>
                <w:szCs w:val="22"/>
                <w:u w:val="single"/>
                <w:rtl w:val="0"/>
              </w:rPr>
              <w:t xml:space="preserve">20.3</w:t>
            </w:r>
          </w:hyperlink>
          <w:hyperlink w:anchor="_1vc8v0i">
            <w:r w:rsidDel="00000000" w:rsidR="00000000" w:rsidRPr="00000000">
              <w:rPr>
                <w:rFonts w:ascii="Calibri" w:cs="Calibri" w:eastAsia="Calibri" w:hAnsi="Calibri"/>
                <w:b w:val="0"/>
                <w:sz w:val="22"/>
                <w:szCs w:val="22"/>
                <w:rtl w:val="0"/>
              </w:rPr>
              <w:tab/>
            </w:r>
          </w:hyperlink>
          <w:hyperlink w:anchor="_1vc8v0i">
            <w:r w:rsidDel="00000000" w:rsidR="00000000" w:rsidRPr="00000000">
              <w:rPr>
                <w:rFonts w:ascii="Calibri" w:cs="Calibri" w:eastAsia="Calibri" w:hAnsi="Calibri"/>
                <w:b w:val="0"/>
                <w:color w:val="0000ff"/>
                <w:sz w:val="22"/>
                <w:szCs w:val="22"/>
                <w:u w:val="single"/>
                <w:rtl w:val="0"/>
              </w:rPr>
              <w:t xml:space="preserve">Taxes et fiscalité:</w:t>
            </w:r>
          </w:hyperlink>
          <w:hyperlink w:anchor="_1vc8v0i">
            <w:r w:rsidDel="00000000" w:rsidR="00000000" w:rsidRPr="00000000">
              <w:rPr>
                <w:rFonts w:ascii="Calibri" w:cs="Calibri" w:eastAsia="Calibri" w:hAnsi="Calibri"/>
                <w:b w:val="0"/>
                <w:sz w:val="22"/>
                <w:szCs w:val="22"/>
                <w:rtl w:val="0"/>
              </w:rPr>
              <w:tab/>
            </w:r>
          </w:hyperlink>
          <w:hyperlink w:anchor="_Toc409973849">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fbwdob">
            <w:r w:rsidDel="00000000" w:rsidR="00000000" w:rsidRPr="00000000">
              <w:rPr>
                <w:rFonts w:ascii="Calibri" w:cs="Calibri" w:eastAsia="Calibri" w:hAnsi="Calibri"/>
                <w:b w:val="0"/>
                <w:color w:val="0000ff"/>
                <w:sz w:val="22"/>
                <w:szCs w:val="22"/>
                <w:u w:val="single"/>
                <w:rtl w:val="0"/>
              </w:rPr>
              <w:t xml:space="preserve">20.4</w:t>
            </w:r>
          </w:hyperlink>
          <w:hyperlink w:anchor="_4fbwdob">
            <w:r w:rsidDel="00000000" w:rsidR="00000000" w:rsidRPr="00000000">
              <w:rPr>
                <w:rFonts w:ascii="Calibri" w:cs="Calibri" w:eastAsia="Calibri" w:hAnsi="Calibri"/>
                <w:b w:val="0"/>
                <w:sz w:val="22"/>
                <w:szCs w:val="22"/>
                <w:rtl w:val="0"/>
              </w:rPr>
              <w:tab/>
            </w:r>
          </w:hyperlink>
          <w:hyperlink w:anchor="_4fbwdob">
            <w:r w:rsidDel="00000000" w:rsidR="00000000" w:rsidRPr="00000000">
              <w:rPr>
                <w:rFonts w:ascii="Calibri" w:cs="Calibri" w:eastAsia="Calibri" w:hAnsi="Calibri"/>
                <w:b w:val="0"/>
                <w:color w:val="0000ff"/>
                <w:sz w:val="22"/>
                <w:szCs w:val="22"/>
                <w:u w:val="single"/>
                <w:rtl w:val="0"/>
              </w:rPr>
              <w:t xml:space="preserve">Frais:</w:t>
            </w:r>
          </w:hyperlink>
          <w:hyperlink w:anchor="_4fbwdob">
            <w:r w:rsidDel="00000000" w:rsidR="00000000" w:rsidRPr="00000000">
              <w:rPr>
                <w:rFonts w:ascii="Calibri" w:cs="Calibri" w:eastAsia="Calibri" w:hAnsi="Calibri"/>
                <w:b w:val="0"/>
                <w:sz w:val="22"/>
                <w:szCs w:val="22"/>
                <w:rtl w:val="0"/>
              </w:rPr>
              <w:tab/>
            </w:r>
          </w:hyperlink>
          <w:hyperlink w:anchor="_Toc409973850">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uh6nw4">
            <w:r w:rsidDel="00000000" w:rsidR="00000000" w:rsidRPr="00000000">
              <w:rPr>
                <w:rFonts w:ascii="Calibri" w:cs="Calibri" w:eastAsia="Calibri" w:hAnsi="Calibri"/>
                <w:b w:val="0"/>
                <w:color w:val="0000ff"/>
                <w:sz w:val="22"/>
                <w:szCs w:val="22"/>
                <w:u w:val="single"/>
                <w:rtl w:val="0"/>
              </w:rPr>
              <w:t xml:space="preserve">20.5</w:t>
            </w:r>
          </w:hyperlink>
          <w:hyperlink w:anchor="_2uh6nw4">
            <w:r w:rsidDel="00000000" w:rsidR="00000000" w:rsidRPr="00000000">
              <w:rPr>
                <w:rFonts w:ascii="Calibri" w:cs="Calibri" w:eastAsia="Calibri" w:hAnsi="Calibri"/>
                <w:b w:val="0"/>
                <w:sz w:val="22"/>
                <w:szCs w:val="22"/>
                <w:rtl w:val="0"/>
              </w:rPr>
              <w:tab/>
            </w:r>
          </w:hyperlink>
          <w:hyperlink w:anchor="_2uh6nw4">
            <w:r w:rsidDel="00000000" w:rsidR="00000000" w:rsidRPr="00000000">
              <w:rPr>
                <w:rFonts w:ascii="Calibri" w:cs="Calibri" w:eastAsia="Calibri" w:hAnsi="Calibri"/>
                <w:b w:val="0"/>
                <w:color w:val="0000ff"/>
                <w:sz w:val="22"/>
                <w:szCs w:val="22"/>
                <w:u w:val="single"/>
                <w:rtl w:val="0"/>
              </w:rPr>
              <w:t xml:space="preserve">Comptabilité :</w:t>
            </w:r>
          </w:hyperlink>
          <w:hyperlink w:anchor="_2uh6nw4">
            <w:r w:rsidDel="00000000" w:rsidR="00000000" w:rsidRPr="00000000">
              <w:rPr>
                <w:rFonts w:ascii="Calibri" w:cs="Calibri" w:eastAsia="Calibri" w:hAnsi="Calibri"/>
                <w:b w:val="0"/>
                <w:sz w:val="22"/>
                <w:szCs w:val="22"/>
                <w:rtl w:val="0"/>
              </w:rPr>
              <w:tab/>
            </w:r>
          </w:hyperlink>
          <w:hyperlink w:anchor="_Toc409973851">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9mgy3x">
            <w:r w:rsidDel="00000000" w:rsidR="00000000" w:rsidRPr="00000000">
              <w:rPr>
                <w:rFonts w:ascii="Calibri" w:cs="Calibri" w:eastAsia="Calibri" w:hAnsi="Calibri"/>
                <w:b w:val="0"/>
                <w:color w:val="0000ff"/>
                <w:sz w:val="22"/>
                <w:szCs w:val="22"/>
                <w:u w:val="single"/>
                <w:rtl w:val="0"/>
              </w:rPr>
              <w:t xml:space="preserve">21</w:t>
            </w:r>
          </w:hyperlink>
          <w:hyperlink w:anchor="_19mgy3x">
            <w:r w:rsidDel="00000000" w:rsidR="00000000" w:rsidRPr="00000000">
              <w:rPr>
                <w:rFonts w:ascii="Calibri" w:cs="Calibri" w:eastAsia="Calibri" w:hAnsi="Calibri"/>
                <w:b w:val="0"/>
                <w:sz w:val="22"/>
                <w:szCs w:val="22"/>
                <w:rtl w:val="0"/>
              </w:rPr>
              <w:tab/>
            </w:r>
          </w:hyperlink>
          <w:hyperlink w:anchor="_19mgy3x">
            <w:r w:rsidDel="00000000" w:rsidR="00000000" w:rsidRPr="00000000">
              <w:rPr>
                <w:rFonts w:ascii="Calibri" w:cs="Calibri" w:eastAsia="Calibri" w:hAnsi="Calibri"/>
                <w:b w:val="0"/>
                <w:color w:val="0000ff"/>
                <w:sz w:val="22"/>
                <w:szCs w:val="22"/>
                <w:u w:val="single"/>
                <w:rtl w:val="0"/>
              </w:rPr>
              <w:t xml:space="preserve">Processus Metier : BOURSE en Ligne</w:t>
            </w:r>
          </w:hyperlink>
          <w:hyperlink w:anchor="_19mgy3x">
            <w:r w:rsidDel="00000000" w:rsidR="00000000" w:rsidRPr="00000000">
              <w:rPr>
                <w:rFonts w:ascii="Calibri" w:cs="Calibri" w:eastAsia="Calibri" w:hAnsi="Calibri"/>
                <w:b w:val="0"/>
                <w:sz w:val="22"/>
                <w:szCs w:val="22"/>
                <w:rtl w:val="0"/>
              </w:rPr>
              <w:tab/>
            </w:r>
          </w:hyperlink>
          <w:hyperlink w:anchor="_Toc409973852">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tm4grq">
            <w:r w:rsidDel="00000000" w:rsidR="00000000" w:rsidRPr="00000000">
              <w:rPr>
                <w:rFonts w:ascii="Calibri" w:cs="Calibri" w:eastAsia="Calibri" w:hAnsi="Calibri"/>
                <w:b w:val="0"/>
                <w:color w:val="0000ff"/>
                <w:sz w:val="22"/>
                <w:szCs w:val="22"/>
                <w:u w:val="single"/>
                <w:rtl w:val="0"/>
              </w:rPr>
              <w:t xml:space="preserve">21.1</w:t>
            </w:r>
          </w:hyperlink>
          <w:hyperlink w:anchor="_3tm4grq">
            <w:r w:rsidDel="00000000" w:rsidR="00000000" w:rsidRPr="00000000">
              <w:rPr>
                <w:rFonts w:ascii="Calibri" w:cs="Calibri" w:eastAsia="Calibri" w:hAnsi="Calibri"/>
                <w:b w:val="0"/>
                <w:sz w:val="22"/>
                <w:szCs w:val="22"/>
                <w:rtl w:val="0"/>
              </w:rPr>
              <w:tab/>
            </w:r>
          </w:hyperlink>
          <w:hyperlink w:anchor="_3tm4grq">
            <w:r w:rsidDel="00000000" w:rsidR="00000000" w:rsidRPr="00000000">
              <w:rPr>
                <w:rFonts w:ascii="Calibri" w:cs="Calibri" w:eastAsia="Calibri" w:hAnsi="Calibri"/>
                <w:b w:val="0"/>
                <w:color w:val="0000ff"/>
                <w:sz w:val="22"/>
                <w:szCs w:val="22"/>
                <w:u w:val="single"/>
                <w:rtl w:val="0"/>
              </w:rPr>
              <w:t xml:space="preserve">Description générale</w:t>
            </w:r>
          </w:hyperlink>
          <w:hyperlink w:anchor="_3tm4grq">
            <w:r w:rsidDel="00000000" w:rsidR="00000000" w:rsidRPr="00000000">
              <w:rPr>
                <w:rFonts w:ascii="Calibri" w:cs="Calibri" w:eastAsia="Calibri" w:hAnsi="Calibri"/>
                <w:b w:val="0"/>
                <w:sz w:val="22"/>
                <w:szCs w:val="22"/>
                <w:rtl w:val="0"/>
              </w:rPr>
              <w:tab/>
            </w:r>
          </w:hyperlink>
          <w:hyperlink w:anchor="_Toc409973853">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8reqzj">
            <w:r w:rsidDel="00000000" w:rsidR="00000000" w:rsidRPr="00000000">
              <w:rPr>
                <w:rFonts w:ascii="Calibri" w:cs="Calibri" w:eastAsia="Calibri" w:hAnsi="Calibri"/>
                <w:b w:val="0"/>
                <w:color w:val="0000ff"/>
                <w:sz w:val="22"/>
                <w:szCs w:val="22"/>
                <w:u w:val="single"/>
                <w:rtl w:val="0"/>
              </w:rPr>
              <w:t xml:space="preserve">21.2</w:t>
            </w:r>
          </w:hyperlink>
          <w:hyperlink w:anchor="_28reqzj">
            <w:r w:rsidDel="00000000" w:rsidR="00000000" w:rsidRPr="00000000">
              <w:rPr>
                <w:rFonts w:ascii="Calibri" w:cs="Calibri" w:eastAsia="Calibri" w:hAnsi="Calibri"/>
                <w:b w:val="0"/>
                <w:sz w:val="22"/>
                <w:szCs w:val="22"/>
                <w:rtl w:val="0"/>
              </w:rPr>
              <w:tab/>
            </w:r>
          </w:hyperlink>
          <w:hyperlink w:anchor="_28reqzj">
            <w:r w:rsidDel="00000000" w:rsidR="00000000" w:rsidRPr="00000000">
              <w:rPr>
                <w:rFonts w:ascii="Calibri" w:cs="Calibri" w:eastAsia="Calibri" w:hAnsi="Calibri"/>
                <w:b w:val="0"/>
                <w:color w:val="0000ff"/>
                <w:sz w:val="22"/>
                <w:szCs w:val="22"/>
                <w:u w:val="single"/>
                <w:rtl w:val="0"/>
              </w:rPr>
              <w:t xml:space="preserve">Description détaillée</w:t>
            </w:r>
          </w:hyperlink>
          <w:hyperlink w:anchor="_28reqzj">
            <w:r w:rsidDel="00000000" w:rsidR="00000000" w:rsidRPr="00000000">
              <w:rPr>
                <w:rFonts w:ascii="Calibri" w:cs="Calibri" w:eastAsia="Calibri" w:hAnsi="Calibri"/>
                <w:b w:val="0"/>
                <w:sz w:val="22"/>
                <w:szCs w:val="22"/>
                <w:rtl w:val="0"/>
              </w:rPr>
              <w:tab/>
            </w:r>
          </w:hyperlink>
          <w:hyperlink w:anchor="_Toc40997385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nwp17c">
            <w:r w:rsidDel="00000000" w:rsidR="00000000" w:rsidRPr="00000000">
              <w:rPr>
                <w:rFonts w:ascii="Calibri" w:cs="Calibri" w:eastAsia="Calibri" w:hAnsi="Calibri"/>
                <w:b w:val="0"/>
                <w:color w:val="0000ff"/>
                <w:sz w:val="22"/>
                <w:szCs w:val="22"/>
                <w:u w:val="single"/>
                <w:rtl w:val="0"/>
              </w:rPr>
              <w:t xml:space="preserve">21.2.1</w:t>
            </w:r>
          </w:hyperlink>
          <w:hyperlink w:anchor="_nwp17c">
            <w:r w:rsidDel="00000000" w:rsidR="00000000" w:rsidRPr="00000000">
              <w:rPr>
                <w:rFonts w:ascii="Calibri" w:cs="Calibri" w:eastAsia="Calibri" w:hAnsi="Calibri"/>
                <w:b w:val="0"/>
                <w:sz w:val="22"/>
                <w:szCs w:val="22"/>
                <w:rtl w:val="0"/>
              </w:rPr>
              <w:tab/>
            </w:r>
          </w:hyperlink>
          <w:hyperlink w:anchor="_nwp17c">
            <w:r w:rsidDel="00000000" w:rsidR="00000000" w:rsidRPr="00000000">
              <w:rPr>
                <w:rFonts w:ascii="Calibri" w:cs="Calibri" w:eastAsia="Calibri" w:hAnsi="Calibri"/>
                <w:b w:val="0"/>
                <w:color w:val="0000ff"/>
                <w:sz w:val="22"/>
                <w:szCs w:val="22"/>
                <w:u w:val="single"/>
                <w:rtl w:val="0"/>
              </w:rPr>
              <w:t xml:space="preserve">Alertes et notifications</w:t>
            </w:r>
          </w:hyperlink>
          <w:hyperlink w:anchor="_nwp17c">
            <w:r w:rsidDel="00000000" w:rsidR="00000000" w:rsidRPr="00000000">
              <w:rPr>
                <w:rFonts w:ascii="Calibri" w:cs="Calibri" w:eastAsia="Calibri" w:hAnsi="Calibri"/>
                <w:b w:val="0"/>
                <w:sz w:val="22"/>
                <w:szCs w:val="22"/>
                <w:rtl w:val="0"/>
              </w:rPr>
              <w:tab/>
            </w:r>
          </w:hyperlink>
          <w:hyperlink w:anchor="_Toc409973855">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7wcjv5">
            <w:r w:rsidDel="00000000" w:rsidR="00000000" w:rsidRPr="00000000">
              <w:rPr>
                <w:rFonts w:ascii="Calibri" w:cs="Calibri" w:eastAsia="Calibri" w:hAnsi="Calibri"/>
                <w:b w:val="0"/>
                <w:color w:val="0000ff"/>
                <w:sz w:val="22"/>
                <w:szCs w:val="22"/>
                <w:u w:val="single"/>
                <w:rtl w:val="0"/>
              </w:rPr>
              <w:t xml:space="preserve">22</w:t>
            </w:r>
          </w:hyperlink>
          <w:hyperlink w:anchor="_37wcjv5">
            <w:r w:rsidDel="00000000" w:rsidR="00000000" w:rsidRPr="00000000">
              <w:rPr>
                <w:rFonts w:ascii="Calibri" w:cs="Calibri" w:eastAsia="Calibri" w:hAnsi="Calibri"/>
                <w:b w:val="0"/>
                <w:sz w:val="22"/>
                <w:szCs w:val="22"/>
                <w:rtl w:val="0"/>
              </w:rPr>
              <w:tab/>
            </w:r>
          </w:hyperlink>
          <w:hyperlink w:anchor="_37wcjv5">
            <w:r w:rsidDel="00000000" w:rsidR="00000000" w:rsidRPr="00000000">
              <w:rPr>
                <w:rFonts w:ascii="Calibri" w:cs="Calibri" w:eastAsia="Calibri" w:hAnsi="Calibri"/>
                <w:b w:val="0"/>
                <w:color w:val="0000ff"/>
                <w:sz w:val="22"/>
                <w:szCs w:val="22"/>
                <w:u w:val="single"/>
                <w:rtl w:val="0"/>
              </w:rPr>
              <w:t xml:space="preserve">Services/ Activités</w:t>
            </w:r>
          </w:hyperlink>
          <w:hyperlink w:anchor="_37wcjv5">
            <w:r w:rsidDel="00000000" w:rsidR="00000000" w:rsidRPr="00000000">
              <w:rPr>
                <w:rFonts w:ascii="Calibri" w:cs="Calibri" w:eastAsia="Calibri" w:hAnsi="Calibri"/>
                <w:b w:val="0"/>
                <w:sz w:val="22"/>
                <w:szCs w:val="22"/>
                <w:rtl w:val="0"/>
              </w:rPr>
              <w:tab/>
            </w:r>
          </w:hyperlink>
          <w:hyperlink w:anchor="_Toc409973856">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n1mu2y">
            <w:r w:rsidDel="00000000" w:rsidR="00000000" w:rsidRPr="00000000">
              <w:rPr>
                <w:rFonts w:ascii="Calibri" w:cs="Calibri" w:eastAsia="Calibri" w:hAnsi="Calibri"/>
                <w:b w:val="0"/>
                <w:color w:val="0000ff"/>
                <w:sz w:val="22"/>
                <w:szCs w:val="22"/>
                <w:u w:val="single"/>
                <w:rtl w:val="0"/>
              </w:rPr>
              <w:t xml:space="preserve">22.1</w:t>
            </w:r>
          </w:hyperlink>
          <w:hyperlink w:anchor="_1n1mu2y">
            <w:r w:rsidDel="00000000" w:rsidR="00000000" w:rsidRPr="00000000">
              <w:rPr>
                <w:rFonts w:ascii="Calibri" w:cs="Calibri" w:eastAsia="Calibri" w:hAnsi="Calibri"/>
                <w:b w:val="0"/>
                <w:sz w:val="22"/>
                <w:szCs w:val="22"/>
                <w:rtl w:val="0"/>
              </w:rPr>
              <w:tab/>
            </w:r>
          </w:hyperlink>
          <w:hyperlink w:anchor="_1n1mu2y">
            <w:r w:rsidDel="00000000" w:rsidR="00000000" w:rsidRPr="00000000">
              <w:rPr>
                <w:rFonts w:ascii="Calibri" w:cs="Calibri" w:eastAsia="Calibri" w:hAnsi="Calibri"/>
                <w:b w:val="0"/>
                <w:color w:val="0000ff"/>
                <w:sz w:val="22"/>
                <w:szCs w:val="22"/>
                <w:u w:val="single"/>
                <w:rtl w:val="0"/>
              </w:rPr>
              <w:t xml:space="preserve">Service/Activité 1</w:t>
            </w:r>
          </w:hyperlink>
          <w:hyperlink w:anchor="_1n1mu2y">
            <w:r w:rsidDel="00000000" w:rsidR="00000000" w:rsidRPr="00000000">
              <w:rPr>
                <w:rFonts w:ascii="Calibri" w:cs="Calibri" w:eastAsia="Calibri" w:hAnsi="Calibri"/>
                <w:b w:val="0"/>
                <w:sz w:val="22"/>
                <w:szCs w:val="22"/>
                <w:rtl w:val="0"/>
              </w:rPr>
              <w:tab/>
            </w:r>
          </w:hyperlink>
          <w:hyperlink w:anchor="_Toc409973857">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471acqr">
            <w:r w:rsidDel="00000000" w:rsidR="00000000" w:rsidRPr="00000000">
              <w:rPr>
                <w:rFonts w:ascii="Calibri" w:cs="Calibri" w:eastAsia="Calibri" w:hAnsi="Calibri"/>
                <w:b w:val="0"/>
                <w:color w:val="0000ff"/>
                <w:sz w:val="22"/>
                <w:szCs w:val="22"/>
                <w:u w:val="single"/>
                <w:rtl w:val="0"/>
              </w:rPr>
              <w:t xml:space="preserve">23</w:t>
            </w:r>
          </w:hyperlink>
          <w:hyperlink w:anchor="_471acqr">
            <w:r w:rsidDel="00000000" w:rsidR="00000000" w:rsidRPr="00000000">
              <w:rPr>
                <w:rFonts w:ascii="Calibri" w:cs="Calibri" w:eastAsia="Calibri" w:hAnsi="Calibri"/>
                <w:b w:val="0"/>
                <w:sz w:val="22"/>
                <w:szCs w:val="22"/>
                <w:rtl w:val="0"/>
              </w:rPr>
              <w:tab/>
            </w:r>
          </w:hyperlink>
          <w:hyperlink w:anchor="_471acqr">
            <w:r w:rsidDel="00000000" w:rsidR="00000000" w:rsidRPr="00000000">
              <w:rPr>
                <w:rFonts w:ascii="Calibri" w:cs="Calibri" w:eastAsia="Calibri" w:hAnsi="Calibri"/>
                <w:b w:val="0"/>
                <w:color w:val="0000ff"/>
                <w:sz w:val="22"/>
                <w:szCs w:val="22"/>
                <w:u w:val="single"/>
                <w:rtl w:val="0"/>
              </w:rPr>
              <w:t xml:space="preserve">Menu</w:t>
            </w:r>
          </w:hyperlink>
          <w:hyperlink w:anchor="_471acqr">
            <w:r w:rsidDel="00000000" w:rsidR="00000000" w:rsidRPr="00000000">
              <w:rPr>
                <w:rFonts w:ascii="Calibri" w:cs="Calibri" w:eastAsia="Calibri" w:hAnsi="Calibri"/>
                <w:b w:val="0"/>
                <w:sz w:val="22"/>
                <w:szCs w:val="22"/>
                <w:rtl w:val="0"/>
              </w:rPr>
              <w:tab/>
            </w:r>
          </w:hyperlink>
          <w:hyperlink w:anchor="_Toc409973858">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m6kmyk">
            <w:r w:rsidDel="00000000" w:rsidR="00000000" w:rsidRPr="00000000">
              <w:rPr>
                <w:rFonts w:ascii="Calibri" w:cs="Calibri" w:eastAsia="Calibri" w:hAnsi="Calibri"/>
                <w:b w:val="0"/>
                <w:color w:val="0000ff"/>
                <w:sz w:val="22"/>
                <w:szCs w:val="22"/>
                <w:u w:val="single"/>
                <w:rtl w:val="0"/>
              </w:rPr>
              <w:t xml:space="preserve">24</w:t>
            </w:r>
          </w:hyperlink>
          <w:hyperlink w:anchor="_2m6kmyk">
            <w:r w:rsidDel="00000000" w:rsidR="00000000" w:rsidRPr="00000000">
              <w:rPr>
                <w:rFonts w:ascii="Calibri" w:cs="Calibri" w:eastAsia="Calibri" w:hAnsi="Calibri"/>
                <w:b w:val="0"/>
                <w:sz w:val="22"/>
                <w:szCs w:val="22"/>
                <w:rtl w:val="0"/>
              </w:rPr>
              <w:tab/>
            </w:r>
          </w:hyperlink>
          <w:hyperlink w:anchor="_2m6kmyk">
            <w:r w:rsidDel="00000000" w:rsidR="00000000" w:rsidRPr="00000000">
              <w:rPr>
                <w:rFonts w:ascii="Calibri" w:cs="Calibri" w:eastAsia="Calibri" w:hAnsi="Calibri"/>
                <w:b w:val="0"/>
                <w:color w:val="0000ff"/>
                <w:sz w:val="22"/>
                <w:szCs w:val="22"/>
                <w:u w:val="single"/>
                <w:rtl w:val="0"/>
              </w:rPr>
              <w:t xml:space="preserve">Description des cas d’utilisation</w:t>
            </w:r>
          </w:hyperlink>
          <w:hyperlink w:anchor="_2m6kmyk">
            <w:r w:rsidDel="00000000" w:rsidR="00000000" w:rsidRPr="00000000">
              <w:rPr>
                <w:rFonts w:ascii="Calibri" w:cs="Calibri" w:eastAsia="Calibri" w:hAnsi="Calibri"/>
                <w:b w:val="0"/>
                <w:sz w:val="22"/>
                <w:szCs w:val="22"/>
                <w:rtl w:val="0"/>
              </w:rPr>
              <w:tab/>
            </w:r>
          </w:hyperlink>
          <w:hyperlink w:anchor="_Toc409973859">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1bux6d">
            <w:r w:rsidDel="00000000" w:rsidR="00000000" w:rsidRPr="00000000">
              <w:rPr>
                <w:rFonts w:ascii="Calibri" w:cs="Calibri" w:eastAsia="Calibri" w:hAnsi="Calibri"/>
                <w:b w:val="0"/>
                <w:color w:val="0000ff"/>
                <w:sz w:val="22"/>
                <w:szCs w:val="22"/>
                <w:u w:val="single"/>
                <w:rtl w:val="0"/>
              </w:rPr>
              <w:t xml:space="preserve">24.1</w:t>
            </w:r>
          </w:hyperlink>
          <w:hyperlink w:anchor="_11bux6d">
            <w:r w:rsidDel="00000000" w:rsidR="00000000" w:rsidRPr="00000000">
              <w:rPr>
                <w:rFonts w:ascii="Calibri" w:cs="Calibri" w:eastAsia="Calibri" w:hAnsi="Calibri"/>
                <w:b w:val="0"/>
                <w:sz w:val="22"/>
                <w:szCs w:val="22"/>
                <w:rtl w:val="0"/>
              </w:rPr>
              <w:tab/>
            </w:r>
          </w:hyperlink>
          <w:hyperlink w:anchor="_11bux6d">
            <w:r w:rsidDel="00000000" w:rsidR="00000000" w:rsidRPr="00000000">
              <w:rPr>
                <w:rFonts w:ascii="Calibri" w:cs="Calibri" w:eastAsia="Calibri" w:hAnsi="Calibri"/>
                <w:b w:val="0"/>
                <w:color w:val="0000ff"/>
                <w:sz w:val="22"/>
                <w:szCs w:val="22"/>
                <w:u w:val="single"/>
                <w:rtl w:val="0"/>
              </w:rPr>
              <w:t xml:space="preserve">Cas d’utilisation &lt;Saisie de la Convention Tripartite&gt;</w:t>
            </w:r>
          </w:hyperlink>
          <w:hyperlink w:anchor="_11bux6d">
            <w:r w:rsidDel="00000000" w:rsidR="00000000" w:rsidRPr="00000000">
              <w:rPr>
                <w:rFonts w:ascii="Calibri" w:cs="Calibri" w:eastAsia="Calibri" w:hAnsi="Calibri"/>
                <w:b w:val="0"/>
                <w:sz w:val="22"/>
                <w:szCs w:val="22"/>
                <w:rtl w:val="0"/>
              </w:rPr>
              <w:tab/>
            </w:r>
          </w:hyperlink>
          <w:hyperlink w:anchor="_Toc40997386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lbifu6">
            <w:r w:rsidDel="00000000" w:rsidR="00000000" w:rsidRPr="00000000">
              <w:rPr>
                <w:rFonts w:ascii="Calibri" w:cs="Calibri" w:eastAsia="Calibri" w:hAnsi="Calibri"/>
                <w:b w:val="0"/>
                <w:color w:val="0000ff"/>
                <w:sz w:val="22"/>
                <w:szCs w:val="22"/>
                <w:u w:val="single"/>
                <w:rtl w:val="0"/>
              </w:rPr>
              <w:t xml:space="preserve">24.1.1</w:t>
            </w:r>
          </w:hyperlink>
          <w:hyperlink w:anchor="_3lbifu6">
            <w:r w:rsidDel="00000000" w:rsidR="00000000" w:rsidRPr="00000000">
              <w:rPr>
                <w:rFonts w:ascii="Calibri" w:cs="Calibri" w:eastAsia="Calibri" w:hAnsi="Calibri"/>
                <w:b w:val="0"/>
                <w:sz w:val="22"/>
                <w:szCs w:val="22"/>
                <w:rtl w:val="0"/>
              </w:rPr>
              <w:tab/>
            </w:r>
          </w:hyperlink>
          <w:hyperlink w:anchor="_3lbifu6">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lbifu6">
            <w:r w:rsidDel="00000000" w:rsidR="00000000" w:rsidRPr="00000000">
              <w:rPr>
                <w:rFonts w:ascii="Calibri" w:cs="Calibri" w:eastAsia="Calibri" w:hAnsi="Calibri"/>
                <w:b w:val="0"/>
                <w:sz w:val="22"/>
                <w:szCs w:val="22"/>
                <w:rtl w:val="0"/>
              </w:rPr>
              <w:tab/>
            </w:r>
          </w:hyperlink>
          <w:hyperlink w:anchor="_Toc40997386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0gsq1z">
            <w:r w:rsidDel="00000000" w:rsidR="00000000" w:rsidRPr="00000000">
              <w:rPr>
                <w:rFonts w:ascii="Calibri" w:cs="Calibri" w:eastAsia="Calibri" w:hAnsi="Calibri"/>
                <w:b w:val="0"/>
                <w:color w:val="0000ff"/>
                <w:sz w:val="22"/>
                <w:szCs w:val="22"/>
                <w:u w:val="single"/>
                <w:rtl w:val="0"/>
              </w:rPr>
              <w:t xml:space="preserve">24.1.2</w:t>
            </w:r>
          </w:hyperlink>
          <w:hyperlink w:anchor="_20gsq1z">
            <w:r w:rsidDel="00000000" w:rsidR="00000000" w:rsidRPr="00000000">
              <w:rPr>
                <w:rFonts w:ascii="Calibri" w:cs="Calibri" w:eastAsia="Calibri" w:hAnsi="Calibri"/>
                <w:b w:val="0"/>
                <w:sz w:val="22"/>
                <w:szCs w:val="22"/>
                <w:rtl w:val="0"/>
              </w:rPr>
              <w:tab/>
            </w:r>
          </w:hyperlink>
          <w:hyperlink w:anchor="_20gsq1z">
            <w:r w:rsidDel="00000000" w:rsidR="00000000" w:rsidRPr="00000000">
              <w:rPr>
                <w:rFonts w:ascii="Calibri" w:cs="Calibri" w:eastAsia="Calibri" w:hAnsi="Calibri"/>
                <w:b w:val="0"/>
                <w:color w:val="0000ff"/>
                <w:sz w:val="22"/>
                <w:szCs w:val="22"/>
                <w:u w:val="single"/>
                <w:rtl w:val="0"/>
              </w:rPr>
              <w:t xml:space="preserve">Pré-conditions</w:t>
            </w:r>
          </w:hyperlink>
          <w:hyperlink w:anchor="_20gsq1z">
            <w:r w:rsidDel="00000000" w:rsidR="00000000" w:rsidRPr="00000000">
              <w:rPr>
                <w:rFonts w:ascii="Calibri" w:cs="Calibri" w:eastAsia="Calibri" w:hAnsi="Calibri"/>
                <w:b w:val="0"/>
                <w:sz w:val="22"/>
                <w:szCs w:val="22"/>
                <w:rtl w:val="0"/>
              </w:rPr>
              <w:tab/>
            </w:r>
          </w:hyperlink>
          <w:hyperlink w:anchor="_Toc40997386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kgg8ps">
            <w:r w:rsidDel="00000000" w:rsidR="00000000" w:rsidRPr="00000000">
              <w:rPr>
                <w:rFonts w:ascii="Calibri" w:cs="Calibri" w:eastAsia="Calibri" w:hAnsi="Calibri"/>
                <w:b w:val="0"/>
                <w:color w:val="0000ff"/>
                <w:sz w:val="22"/>
                <w:szCs w:val="22"/>
                <w:u w:val="single"/>
                <w:rtl w:val="0"/>
              </w:rPr>
              <w:t xml:space="preserve">24.1.3</w:t>
            </w:r>
          </w:hyperlink>
          <w:hyperlink w:anchor="_4kgg8ps">
            <w:r w:rsidDel="00000000" w:rsidR="00000000" w:rsidRPr="00000000">
              <w:rPr>
                <w:rFonts w:ascii="Calibri" w:cs="Calibri" w:eastAsia="Calibri" w:hAnsi="Calibri"/>
                <w:b w:val="0"/>
                <w:sz w:val="22"/>
                <w:szCs w:val="22"/>
                <w:rtl w:val="0"/>
              </w:rPr>
              <w:tab/>
            </w:r>
          </w:hyperlink>
          <w:hyperlink w:anchor="_4kgg8ps">
            <w:r w:rsidDel="00000000" w:rsidR="00000000" w:rsidRPr="00000000">
              <w:rPr>
                <w:rFonts w:ascii="Calibri" w:cs="Calibri" w:eastAsia="Calibri" w:hAnsi="Calibri"/>
                <w:b w:val="0"/>
                <w:color w:val="0000ff"/>
                <w:sz w:val="22"/>
                <w:szCs w:val="22"/>
                <w:u w:val="single"/>
                <w:rtl w:val="0"/>
              </w:rPr>
              <w:t xml:space="preserve">Post-conditions</w:t>
            </w:r>
          </w:hyperlink>
          <w:hyperlink w:anchor="_4kgg8ps">
            <w:r w:rsidDel="00000000" w:rsidR="00000000" w:rsidRPr="00000000">
              <w:rPr>
                <w:rFonts w:ascii="Calibri" w:cs="Calibri" w:eastAsia="Calibri" w:hAnsi="Calibri"/>
                <w:b w:val="0"/>
                <w:sz w:val="22"/>
                <w:szCs w:val="22"/>
                <w:rtl w:val="0"/>
              </w:rPr>
              <w:tab/>
            </w:r>
          </w:hyperlink>
          <w:hyperlink w:anchor="_Toc40997386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zlqixl">
            <w:r w:rsidDel="00000000" w:rsidR="00000000" w:rsidRPr="00000000">
              <w:rPr>
                <w:rFonts w:ascii="Calibri" w:cs="Calibri" w:eastAsia="Calibri" w:hAnsi="Calibri"/>
                <w:b w:val="0"/>
                <w:color w:val="0000ff"/>
                <w:sz w:val="22"/>
                <w:szCs w:val="22"/>
                <w:u w:val="single"/>
                <w:rtl w:val="0"/>
              </w:rPr>
              <w:t xml:space="preserve">24.1.4</w:t>
            </w:r>
          </w:hyperlink>
          <w:hyperlink w:anchor="_2zlqixl">
            <w:r w:rsidDel="00000000" w:rsidR="00000000" w:rsidRPr="00000000">
              <w:rPr>
                <w:rFonts w:ascii="Calibri" w:cs="Calibri" w:eastAsia="Calibri" w:hAnsi="Calibri"/>
                <w:b w:val="0"/>
                <w:sz w:val="22"/>
                <w:szCs w:val="22"/>
                <w:rtl w:val="0"/>
              </w:rPr>
              <w:tab/>
            </w:r>
          </w:hyperlink>
          <w:hyperlink w:anchor="_2zlqixl">
            <w:r w:rsidDel="00000000" w:rsidR="00000000" w:rsidRPr="00000000">
              <w:rPr>
                <w:rFonts w:ascii="Calibri" w:cs="Calibri" w:eastAsia="Calibri" w:hAnsi="Calibri"/>
                <w:b w:val="0"/>
                <w:color w:val="0000ff"/>
                <w:sz w:val="22"/>
                <w:szCs w:val="22"/>
                <w:u w:val="single"/>
                <w:rtl w:val="0"/>
              </w:rPr>
              <w:t xml:space="preserve">Diagramme d’activité</w:t>
            </w:r>
          </w:hyperlink>
          <w:hyperlink w:anchor="_2zlqixl">
            <w:r w:rsidDel="00000000" w:rsidR="00000000" w:rsidRPr="00000000">
              <w:rPr>
                <w:rFonts w:ascii="Calibri" w:cs="Calibri" w:eastAsia="Calibri" w:hAnsi="Calibri"/>
                <w:b w:val="0"/>
                <w:sz w:val="22"/>
                <w:szCs w:val="22"/>
                <w:rtl w:val="0"/>
              </w:rPr>
              <w:tab/>
            </w:r>
          </w:hyperlink>
          <w:hyperlink w:anchor="_Toc40997386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er0t5e">
            <w:r w:rsidDel="00000000" w:rsidR="00000000" w:rsidRPr="00000000">
              <w:rPr>
                <w:rFonts w:ascii="Calibri" w:cs="Calibri" w:eastAsia="Calibri" w:hAnsi="Calibri"/>
                <w:b w:val="0"/>
                <w:color w:val="0000ff"/>
                <w:sz w:val="22"/>
                <w:szCs w:val="22"/>
                <w:u w:val="single"/>
                <w:rtl w:val="0"/>
              </w:rPr>
              <w:t xml:space="preserve">24.1.5</w:t>
            </w:r>
          </w:hyperlink>
          <w:hyperlink w:anchor="_1er0t5e">
            <w:r w:rsidDel="00000000" w:rsidR="00000000" w:rsidRPr="00000000">
              <w:rPr>
                <w:rFonts w:ascii="Calibri" w:cs="Calibri" w:eastAsia="Calibri" w:hAnsi="Calibri"/>
                <w:b w:val="0"/>
                <w:sz w:val="22"/>
                <w:szCs w:val="22"/>
                <w:rtl w:val="0"/>
              </w:rPr>
              <w:tab/>
            </w:r>
          </w:hyperlink>
          <w:hyperlink w:anchor="_1er0t5e">
            <w:r w:rsidDel="00000000" w:rsidR="00000000" w:rsidRPr="00000000">
              <w:rPr>
                <w:rFonts w:ascii="Calibri" w:cs="Calibri" w:eastAsia="Calibri" w:hAnsi="Calibri"/>
                <w:b w:val="0"/>
                <w:color w:val="0000ff"/>
                <w:sz w:val="22"/>
                <w:szCs w:val="22"/>
                <w:u w:val="single"/>
                <w:rtl w:val="0"/>
              </w:rPr>
              <w:t xml:space="preserve">Règles de gestion</w:t>
            </w:r>
          </w:hyperlink>
          <w:hyperlink w:anchor="_1er0t5e">
            <w:r w:rsidDel="00000000" w:rsidR="00000000" w:rsidRPr="00000000">
              <w:rPr>
                <w:rFonts w:ascii="Calibri" w:cs="Calibri" w:eastAsia="Calibri" w:hAnsi="Calibri"/>
                <w:b w:val="0"/>
                <w:sz w:val="22"/>
                <w:szCs w:val="22"/>
                <w:rtl w:val="0"/>
              </w:rPr>
              <w:tab/>
            </w:r>
          </w:hyperlink>
          <w:hyperlink w:anchor="_Toc40997386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yqobt7">
            <w:r w:rsidDel="00000000" w:rsidR="00000000" w:rsidRPr="00000000">
              <w:rPr>
                <w:rFonts w:ascii="Calibri" w:cs="Calibri" w:eastAsia="Calibri" w:hAnsi="Calibri"/>
                <w:b w:val="0"/>
                <w:color w:val="0000ff"/>
                <w:sz w:val="22"/>
                <w:szCs w:val="22"/>
                <w:u w:val="single"/>
                <w:rtl w:val="0"/>
              </w:rPr>
              <w:t xml:space="preserve">24.1.6</w:t>
            </w:r>
          </w:hyperlink>
          <w:hyperlink w:anchor="_3yqobt7">
            <w:r w:rsidDel="00000000" w:rsidR="00000000" w:rsidRPr="00000000">
              <w:rPr>
                <w:rFonts w:ascii="Calibri" w:cs="Calibri" w:eastAsia="Calibri" w:hAnsi="Calibri"/>
                <w:b w:val="0"/>
                <w:sz w:val="22"/>
                <w:szCs w:val="22"/>
                <w:rtl w:val="0"/>
              </w:rPr>
              <w:tab/>
            </w:r>
          </w:hyperlink>
          <w:hyperlink w:anchor="_3yqobt7">
            <w:r w:rsidDel="00000000" w:rsidR="00000000" w:rsidRPr="00000000">
              <w:rPr>
                <w:rFonts w:ascii="Calibri" w:cs="Calibri" w:eastAsia="Calibri" w:hAnsi="Calibri"/>
                <w:b w:val="0"/>
                <w:color w:val="0000ff"/>
                <w:sz w:val="22"/>
                <w:szCs w:val="22"/>
                <w:u w:val="single"/>
                <w:rtl w:val="0"/>
              </w:rPr>
              <w:t xml:space="preserve">Traitements</w:t>
            </w:r>
          </w:hyperlink>
          <w:hyperlink w:anchor="_3yqobt7">
            <w:r w:rsidDel="00000000" w:rsidR="00000000" w:rsidRPr="00000000">
              <w:rPr>
                <w:rFonts w:ascii="Calibri" w:cs="Calibri" w:eastAsia="Calibri" w:hAnsi="Calibri"/>
                <w:b w:val="0"/>
                <w:sz w:val="22"/>
                <w:szCs w:val="22"/>
                <w:rtl w:val="0"/>
              </w:rPr>
              <w:tab/>
            </w:r>
          </w:hyperlink>
          <w:hyperlink w:anchor="_Toc40997386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dvym10">
            <w:r w:rsidDel="00000000" w:rsidR="00000000" w:rsidRPr="00000000">
              <w:rPr>
                <w:rFonts w:ascii="Calibri" w:cs="Calibri" w:eastAsia="Calibri" w:hAnsi="Calibri"/>
                <w:b w:val="0"/>
                <w:color w:val="0000ff"/>
                <w:sz w:val="22"/>
                <w:szCs w:val="22"/>
                <w:u w:val="single"/>
                <w:rtl w:val="0"/>
              </w:rPr>
              <w:t xml:space="preserve">24.1.7</w:t>
            </w:r>
          </w:hyperlink>
          <w:hyperlink w:anchor="_2dvym10">
            <w:r w:rsidDel="00000000" w:rsidR="00000000" w:rsidRPr="00000000">
              <w:rPr>
                <w:rFonts w:ascii="Calibri" w:cs="Calibri" w:eastAsia="Calibri" w:hAnsi="Calibri"/>
                <w:b w:val="0"/>
                <w:sz w:val="22"/>
                <w:szCs w:val="22"/>
                <w:rtl w:val="0"/>
              </w:rPr>
              <w:tab/>
            </w:r>
          </w:hyperlink>
          <w:hyperlink w:anchor="_2dvym10">
            <w:r w:rsidDel="00000000" w:rsidR="00000000" w:rsidRPr="00000000">
              <w:rPr>
                <w:rFonts w:ascii="Calibri" w:cs="Calibri" w:eastAsia="Calibri" w:hAnsi="Calibri"/>
                <w:b w:val="0"/>
                <w:color w:val="0000ff"/>
                <w:sz w:val="22"/>
                <w:szCs w:val="22"/>
                <w:u w:val="single"/>
                <w:rtl w:val="0"/>
              </w:rPr>
              <w:t xml:space="preserve">Message d'erreur</w:t>
            </w:r>
          </w:hyperlink>
          <w:hyperlink w:anchor="_2dvym10">
            <w:r w:rsidDel="00000000" w:rsidR="00000000" w:rsidRPr="00000000">
              <w:rPr>
                <w:rFonts w:ascii="Calibri" w:cs="Calibri" w:eastAsia="Calibri" w:hAnsi="Calibri"/>
                <w:b w:val="0"/>
                <w:sz w:val="22"/>
                <w:szCs w:val="22"/>
                <w:rtl w:val="0"/>
              </w:rPr>
              <w:tab/>
            </w:r>
          </w:hyperlink>
          <w:hyperlink w:anchor="_Toc409973867">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t18w8t">
            <w:r w:rsidDel="00000000" w:rsidR="00000000" w:rsidRPr="00000000">
              <w:rPr>
                <w:rFonts w:ascii="Calibri" w:cs="Calibri" w:eastAsia="Calibri" w:hAnsi="Calibri"/>
                <w:b w:val="0"/>
                <w:color w:val="0000ff"/>
                <w:sz w:val="22"/>
                <w:szCs w:val="22"/>
                <w:u w:val="single"/>
                <w:rtl w:val="0"/>
              </w:rPr>
              <w:t xml:space="preserve">24.2</w:t>
            </w:r>
          </w:hyperlink>
          <w:hyperlink w:anchor="_t18w8t">
            <w:r w:rsidDel="00000000" w:rsidR="00000000" w:rsidRPr="00000000">
              <w:rPr>
                <w:rFonts w:ascii="Calibri" w:cs="Calibri" w:eastAsia="Calibri" w:hAnsi="Calibri"/>
                <w:b w:val="0"/>
                <w:sz w:val="22"/>
                <w:szCs w:val="22"/>
                <w:rtl w:val="0"/>
              </w:rPr>
              <w:tab/>
            </w:r>
          </w:hyperlink>
          <w:hyperlink w:anchor="_t18w8t">
            <w:r w:rsidDel="00000000" w:rsidR="00000000" w:rsidRPr="00000000">
              <w:rPr>
                <w:rFonts w:ascii="Calibri" w:cs="Calibri" w:eastAsia="Calibri" w:hAnsi="Calibri"/>
                <w:b w:val="0"/>
                <w:color w:val="0000ff"/>
                <w:sz w:val="22"/>
                <w:szCs w:val="22"/>
                <w:u w:val="single"/>
                <w:rtl w:val="0"/>
              </w:rPr>
              <w:t xml:space="preserve">Cas d’utilisation &lt;Saisie Bulletin de souscription à la bourse en ligne&gt;</w:t>
            </w:r>
          </w:hyperlink>
          <w:hyperlink w:anchor="_t18w8t">
            <w:r w:rsidDel="00000000" w:rsidR="00000000" w:rsidRPr="00000000">
              <w:rPr>
                <w:rFonts w:ascii="Calibri" w:cs="Calibri" w:eastAsia="Calibri" w:hAnsi="Calibri"/>
                <w:b w:val="0"/>
                <w:sz w:val="22"/>
                <w:szCs w:val="22"/>
                <w:rtl w:val="0"/>
              </w:rPr>
              <w:tab/>
            </w:r>
          </w:hyperlink>
          <w:hyperlink w:anchor="_Toc40997386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d0wewm">
            <w:r w:rsidDel="00000000" w:rsidR="00000000" w:rsidRPr="00000000">
              <w:rPr>
                <w:rFonts w:ascii="Calibri" w:cs="Calibri" w:eastAsia="Calibri" w:hAnsi="Calibri"/>
                <w:b w:val="0"/>
                <w:color w:val="0000ff"/>
                <w:sz w:val="22"/>
                <w:szCs w:val="22"/>
                <w:u w:val="single"/>
                <w:rtl w:val="0"/>
              </w:rPr>
              <w:t xml:space="preserve">24.2.1</w:t>
            </w:r>
          </w:hyperlink>
          <w:hyperlink w:anchor="_3d0wewm">
            <w:r w:rsidDel="00000000" w:rsidR="00000000" w:rsidRPr="00000000">
              <w:rPr>
                <w:rFonts w:ascii="Calibri" w:cs="Calibri" w:eastAsia="Calibri" w:hAnsi="Calibri"/>
                <w:b w:val="0"/>
                <w:sz w:val="22"/>
                <w:szCs w:val="22"/>
                <w:rtl w:val="0"/>
              </w:rPr>
              <w:tab/>
            </w:r>
          </w:hyperlink>
          <w:hyperlink w:anchor="_3d0wewm">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d0wewm">
            <w:r w:rsidDel="00000000" w:rsidR="00000000" w:rsidRPr="00000000">
              <w:rPr>
                <w:rFonts w:ascii="Calibri" w:cs="Calibri" w:eastAsia="Calibri" w:hAnsi="Calibri"/>
                <w:b w:val="0"/>
                <w:sz w:val="22"/>
                <w:szCs w:val="22"/>
                <w:rtl w:val="0"/>
              </w:rPr>
              <w:tab/>
            </w:r>
          </w:hyperlink>
          <w:hyperlink w:anchor="_Toc40997386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s66p4f">
            <w:r w:rsidDel="00000000" w:rsidR="00000000" w:rsidRPr="00000000">
              <w:rPr>
                <w:rFonts w:ascii="Calibri" w:cs="Calibri" w:eastAsia="Calibri" w:hAnsi="Calibri"/>
                <w:b w:val="0"/>
                <w:color w:val="0000ff"/>
                <w:sz w:val="22"/>
                <w:szCs w:val="22"/>
                <w:u w:val="single"/>
                <w:rtl w:val="0"/>
              </w:rPr>
              <w:t xml:space="preserve">24.2.2</w:t>
            </w:r>
          </w:hyperlink>
          <w:hyperlink w:anchor="_1s66p4f">
            <w:r w:rsidDel="00000000" w:rsidR="00000000" w:rsidRPr="00000000">
              <w:rPr>
                <w:rFonts w:ascii="Calibri" w:cs="Calibri" w:eastAsia="Calibri" w:hAnsi="Calibri"/>
                <w:b w:val="0"/>
                <w:sz w:val="22"/>
                <w:szCs w:val="22"/>
                <w:rtl w:val="0"/>
              </w:rPr>
              <w:tab/>
            </w:r>
          </w:hyperlink>
          <w:hyperlink w:anchor="_1s66p4f">
            <w:r w:rsidDel="00000000" w:rsidR="00000000" w:rsidRPr="00000000">
              <w:rPr>
                <w:rFonts w:ascii="Calibri" w:cs="Calibri" w:eastAsia="Calibri" w:hAnsi="Calibri"/>
                <w:b w:val="0"/>
                <w:color w:val="0000ff"/>
                <w:sz w:val="22"/>
                <w:szCs w:val="22"/>
                <w:u w:val="single"/>
                <w:rtl w:val="0"/>
              </w:rPr>
              <w:t xml:space="preserve">Pré-conditions</w:t>
            </w:r>
          </w:hyperlink>
          <w:hyperlink w:anchor="_1s66p4f">
            <w:r w:rsidDel="00000000" w:rsidR="00000000" w:rsidRPr="00000000">
              <w:rPr>
                <w:rFonts w:ascii="Calibri" w:cs="Calibri" w:eastAsia="Calibri" w:hAnsi="Calibri"/>
                <w:b w:val="0"/>
                <w:sz w:val="22"/>
                <w:szCs w:val="22"/>
                <w:rtl w:val="0"/>
              </w:rPr>
              <w:tab/>
            </w:r>
          </w:hyperlink>
          <w:hyperlink w:anchor="_Toc40997387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c5u7s8">
            <w:r w:rsidDel="00000000" w:rsidR="00000000" w:rsidRPr="00000000">
              <w:rPr>
                <w:rFonts w:ascii="Calibri" w:cs="Calibri" w:eastAsia="Calibri" w:hAnsi="Calibri"/>
                <w:b w:val="0"/>
                <w:color w:val="0000ff"/>
                <w:sz w:val="22"/>
                <w:szCs w:val="22"/>
                <w:u w:val="single"/>
                <w:rtl w:val="0"/>
              </w:rPr>
              <w:t xml:space="preserve">24.2.3</w:t>
            </w:r>
          </w:hyperlink>
          <w:hyperlink w:anchor="_4c5u7s8">
            <w:r w:rsidDel="00000000" w:rsidR="00000000" w:rsidRPr="00000000">
              <w:rPr>
                <w:rFonts w:ascii="Calibri" w:cs="Calibri" w:eastAsia="Calibri" w:hAnsi="Calibri"/>
                <w:b w:val="0"/>
                <w:sz w:val="22"/>
                <w:szCs w:val="22"/>
                <w:rtl w:val="0"/>
              </w:rPr>
              <w:tab/>
            </w:r>
          </w:hyperlink>
          <w:hyperlink w:anchor="_4c5u7s8">
            <w:r w:rsidDel="00000000" w:rsidR="00000000" w:rsidRPr="00000000">
              <w:rPr>
                <w:rFonts w:ascii="Calibri" w:cs="Calibri" w:eastAsia="Calibri" w:hAnsi="Calibri"/>
                <w:b w:val="0"/>
                <w:color w:val="0000ff"/>
                <w:sz w:val="22"/>
                <w:szCs w:val="22"/>
                <w:u w:val="single"/>
                <w:rtl w:val="0"/>
              </w:rPr>
              <w:t xml:space="preserve">Post-conditions</w:t>
            </w:r>
          </w:hyperlink>
          <w:hyperlink w:anchor="_4c5u7s8">
            <w:r w:rsidDel="00000000" w:rsidR="00000000" w:rsidRPr="00000000">
              <w:rPr>
                <w:rFonts w:ascii="Calibri" w:cs="Calibri" w:eastAsia="Calibri" w:hAnsi="Calibri"/>
                <w:b w:val="0"/>
                <w:sz w:val="22"/>
                <w:szCs w:val="22"/>
                <w:rtl w:val="0"/>
              </w:rPr>
              <w:tab/>
            </w:r>
          </w:hyperlink>
          <w:hyperlink w:anchor="_Toc40997387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rb4i01">
            <w:r w:rsidDel="00000000" w:rsidR="00000000" w:rsidRPr="00000000">
              <w:rPr>
                <w:rFonts w:ascii="Calibri" w:cs="Calibri" w:eastAsia="Calibri" w:hAnsi="Calibri"/>
                <w:b w:val="0"/>
                <w:color w:val="0000ff"/>
                <w:sz w:val="22"/>
                <w:szCs w:val="22"/>
                <w:u w:val="single"/>
                <w:rtl w:val="0"/>
              </w:rPr>
              <w:t xml:space="preserve">24.2.4</w:t>
            </w:r>
          </w:hyperlink>
          <w:hyperlink w:anchor="_2rb4i01">
            <w:r w:rsidDel="00000000" w:rsidR="00000000" w:rsidRPr="00000000">
              <w:rPr>
                <w:rFonts w:ascii="Calibri" w:cs="Calibri" w:eastAsia="Calibri" w:hAnsi="Calibri"/>
                <w:b w:val="0"/>
                <w:sz w:val="22"/>
                <w:szCs w:val="22"/>
                <w:rtl w:val="0"/>
              </w:rPr>
              <w:tab/>
            </w:r>
          </w:hyperlink>
          <w:hyperlink w:anchor="_2rb4i01">
            <w:r w:rsidDel="00000000" w:rsidR="00000000" w:rsidRPr="00000000">
              <w:rPr>
                <w:rFonts w:ascii="Calibri" w:cs="Calibri" w:eastAsia="Calibri" w:hAnsi="Calibri"/>
                <w:b w:val="0"/>
                <w:color w:val="0000ff"/>
                <w:sz w:val="22"/>
                <w:szCs w:val="22"/>
                <w:u w:val="single"/>
                <w:rtl w:val="0"/>
              </w:rPr>
              <w:t xml:space="preserve">Diagramme d’activité</w:t>
            </w:r>
          </w:hyperlink>
          <w:hyperlink w:anchor="_2rb4i01">
            <w:r w:rsidDel="00000000" w:rsidR="00000000" w:rsidRPr="00000000">
              <w:rPr>
                <w:rFonts w:ascii="Calibri" w:cs="Calibri" w:eastAsia="Calibri" w:hAnsi="Calibri"/>
                <w:b w:val="0"/>
                <w:sz w:val="22"/>
                <w:szCs w:val="22"/>
                <w:rtl w:val="0"/>
              </w:rPr>
              <w:tab/>
            </w:r>
          </w:hyperlink>
          <w:hyperlink w:anchor="_Toc40997387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6ges7u">
            <w:r w:rsidDel="00000000" w:rsidR="00000000" w:rsidRPr="00000000">
              <w:rPr>
                <w:rFonts w:ascii="Calibri" w:cs="Calibri" w:eastAsia="Calibri" w:hAnsi="Calibri"/>
                <w:b w:val="0"/>
                <w:color w:val="0000ff"/>
                <w:sz w:val="22"/>
                <w:szCs w:val="22"/>
                <w:u w:val="single"/>
                <w:rtl w:val="0"/>
              </w:rPr>
              <w:t xml:space="preserve">24.2.5</w:t>
            </w:r>
          </w:hyperlink>
          <w:hyperlink w:anchor="_16ges7u">
            <w:r w:rsidDel="00000000" w:rsidR="00000000" w:rsidRPr="00000000">
              <w:rPr>
                <w:rFonts w:ascii="Calibri" w:cs="Calibri" w:eastAsia="Calibri" w:hAnsi="Calibri"/>
                <w:b w:val="0"/>
                <w:sz w:val="22"/>
                <w:szCs w:val="22"/>
                <w:rtl w:val="0"/>
              </w:rPr>
              <w:tab/>
            </w:r>
          </w:hyperlink>
          <w:hyperlink w:anchor="_16ges7u">
            <w:r w:rsidDel="00000000" w:rsidR="00000000" w:rsidRPr="00000000">
              <w:rPr>
                <w:rFonts w:ascii="Calibri" w:cs="Calibri" w:eastAsia="Calibri" w:hAnsi="Calibri"/>
                <w:b w:val="0"/>
                <w:color w:val="0000ff"/>
                <w:sz w:val="22"/>
                <w:szCs w:val="22"/>
                <w:u w:val="single"/>
                <w:rtl w:val="0"/>
              </w:rPr>
              <w:t xml:space="preserve">Règles de gestion</w:t>
            </w:r>
          </w:hyperlink>
          <w:hyperlink w:anchor="_16ges7u">
            <w:r w:rsidDel="00000000" w:rsidR="00000000" w:rsidRPr="00000000">
              <w:rPr>
                <w:rFonts w:ascii="Calibri" w:cs="Calibri" w:eastAsia="Calibri" w:hAnsi="Calibri"/>
                <w:b w:val="0"/>
                <w:sz w:val="22"/>
                <w:szCs w:val="22"/>
                <w:rtl w:val="0"/>
              </w:rPr>
              <w:tab/>
            </w:r>
          </w:hyperlink>
          <w:hyperlink w:anchor="_Toc409973873">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qg2avn">
            <w:r w:rsidDel="00000000" w:rsidR="00000000" w:rsidRPr="00000000">
              <w:rPr>
                <w:rFonts w:ascii="Calibri" w:cs="Calibri" w:eastAsia="Calibri" w:hAnsi="Calibri"/>
                <w:b w:val="0"/>
                <w:color w:val="0000ff"/>
                <w:sz w:val="22"/>
                <w:szCs w:val="22"/>
                <w:u w:val="single"/>
                <w:rtl w:val="0"/>
              </w:rPr>
              <w:t xml:space="preserve">24.2.6</w:t>
            </w:r>
          </w:hyperlink>
          <w:hyperlink w:anchor="_3qg2avn">
            <w:r w:rsidDel="00000000" w:rsidR="00000000" w:rsidRPr="00000000">
              <w:rPr>
                <w:rFonts w:ascii="Calibri" w:cs="Calibri" w:eastAsia="Calibri" w:hAnsi="Calibri"/>
                <w:b w:val="0"/>
                <w:sz w:val="22"/>
                <w:szCs w:val="22"/>
                <w:rtl w:val="0"/>
              </w:rPr>
              <w:tab/>
            </w:r>
          </w:hyperlink>
          <w:hyperlink w:anchor="_3qg2avn">
            <w:r w:rsidDel="00000000" w:rsidR="00000000" w:rsidRPr="00000000">
              <w:rPr>
                <w:rFonts w:ascii="Calibri" w:cs="Calibri" w:eastAsia="Calibri" w:hAnsi="Calibri"/>
                <w:b w:val="0"/>
                <w:color w:val="0000ff"/>
                <w:sz w:val="22"/>
                <w:szCs w:val="22"/>
                <w:u w:val="single"/>
                <w:rtl w:val="0"/>
              </w:rPr>
              <w:t xml:space="preserve">Traitements</w:t>
            </w:r>
          </w:hyperlink>
          <w:hyperlink w:anchor="_3qg2avn">
            <w:r w:rsidDel="00000000" w:rsidR="00000000" w:rsidRPr="00000000">
              <w:rPr>
                <w:rFonts w:ascii="Calibri" w:cs="Calibri" w:eastAsia="Calibri" w:hAnsi="Calibri"/>
                <w:b w:val="0"/>
                <w:sz w:val="22"/>
                <w:szCs w:val="22"/>
                <w:rtl w:val="0"/>
              </w:rPr>
              <w:tab/>
            </w:r>
          </w:hyperlink>
          <w:hyperlink w:anchor="_Toc40997387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5lcl3g">
            <w:r w:rsidDel="00000000" w:rsidR="00000000" w:rsidRPr="00000000">
              <w:rPr>
                <w:rFonts w:ascii="Calibri" w:cs="Calibri" w:eastAsia="Calibri" w:hAnsi="Calibri"/>
                <w:b w:val="0"/>
                <w:color w:val="0000ff"/>
                <w:sz w:val="22"/>
                <w:szCs w:val="22"/>
                <w:u w:val="single"/>
                <w:rtl w:val="0"/>
              </w:rPr>
              <w:t xml:space="preserve">24.2.7</w:t>
            </w:r>
          </w:hyperlink>
          <w:hyperlink w:anchor="_25lcl3g">
            <w:r w:rsidDel="00000000" w:rsidR="00000000" w:rsidRPr="00000000">
              <w:rPr>
                <w:rFonts w:ascii="Calibri" w:cs="Calibri" w:eastAsia="Calibri" w:hAnsi="Calibri"/>
                <w:b w:val="0"/>
                <w:sz w:val="22"/>
                <w:szCs w:val="22"/>
                <w:rtl w:val="0"/>
              </w:rPr>
              <w:tab/>
            </w:r>
          </w:hyperlink>
          <w:hyperlink w:anchor="_25lcl3g">
            <w:r w:rsidDel="00000000" w:rsidR="00000000" w:rsidRPr="00000000">
              <w:rPr>
                <w:rFonts w:ascii="Calibri" w:cs="Calibri" w:eastAsia="Calibri" w:hAnsi="Calibri"/>
                <w:b w:val="0"/>
                <w:color w:val="0000ff"/>
                <w:sz w:val="22"/>
                <w:szCs w:val="22"/>
                <w:u w:val="single"/>
                <w:rtl w:val="0"/>
              </w:rPr>
              <w:t xml:space="preserve">Message d'erreur</w:t>
            </w:r>
          </w:hyperlink>
          <w:hyperlink w:anchor="_25lcl3g">
            <w:r w:rsidDel="00000000" w:rsidR="00000000" w:rsidRPr="00000000">
              <w:rPr>
                <w:rFonts w:ascii="Calibri" w:cs="Calibri" w:eastAsia="Calibri" w:hAnsi="Calibri"/>
                <w:b w:val="0"/>
                <w:sz w:val="22"/>
                <w:szCs w:val="22"/>
                <w:rtl w:val="0"/>
              </w:rPr>
              <w:tab/>
            </w:r>
          </w:hyperlink>
          <w:hyperlink w:anchor="_Toc409973875">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kqmvb9">
            <w:r w:rsidDel="00000000" w:rsidR="00000000" w:rsidRPr="00000000">
              <w:rPr>
                <w:rFonts w:ascii="Calibri" w:cs="Calibri" w:eastAsia="Calibri" w:hAnsi="Calibri"/>
                <w:b w:val="0"/>
                <w:color w:val="0000ff"/>
                <w:sz w:val="22"/>
                <w:szCs w:val="22"/>
                <w:u w:val="single"/>
                <w:rtl w:val="0"/>
              </w:rPr>
              <w:t xml:space="preserve">24.3</w:t>
            </w:r>
          </w:hyperlink>
          <w:hyperlink w:anchor="_kqmvb9">
            <w:r w:rsidDel="00000000" w:rsidR="00000000" w:rsidRPr="00000000">
              <w:rPr>
                <w:rFonts w:ascii="Calibri" w:cs="Calibri" w:eastAsia="Calibri" w:hAnsi="Calibri"/>
                <w:b w:val="0"/>
                <w:sz w:val="22"/>
                <w:szCs w:val="22"/>
                <w:rtl w:val="0"/>
              </w:rPr>
              <w:tab/>
            </w:r>
          </w:hyperlink>
          <w:hyperlink w:anchor="_kqmvb9">
            <w:r w:rsidDel="00000000" w:rsidR="00000000" w:rsidRPr="00000000">
              <w:rPr>
                <w:rFonts w:ascii="Calibri" w:cs="Calibri" w:eastAsia="Calibri" w:hAnsi="Calibri"/>
                <w:b w:val="0"/>
                <w:color w:val="0000ff"/>
                <w:sz w:val="22"/>
                <w:szCs w:val="22"/>
                <w:u w:val="single"/>
                <w:rtl w:val="0"/>
              </w:rPr>
              <w:t xml:space="preserve">Cas d’utilisation &lt;Gestion des exécutions d'un Ordre BEL&gt;</w:t>
            </w:r>
          </w:hyperlink>
          <w:hyperlink w:anchor="_kqmvb9">
            <w:r w:rsidDel="00000000" w:rsidR="00000000" w:rsidRPr="00000000">
              <w:rPr>
                <w:rFonts w:ascii="Calibri" w:cs="Calibri" w:eastAsia="Calibri" w:hAnsi="Calibri"/>
                <w:b w:val="0"/>
                <w:sz w:val="22"/>
                <w:szCs w:val="22"/>
                <w:rtl w:val="0"/>
              </w:rPr>
              <w:tab/>
            </w:r>
          </w:hyperlink>
          <w:hyperlink w:anchor="_Toc40997387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4qadz2">
            <w:r w:rsidDel="00000000" w:rsidR="00000000" w:rsidRPr="00000000">
              <w:rPr>
                <w:rFonts w:ascii="Calibri" w:cs="Calibri" w:eastAsia="Calibri" w:hAnsi="Calibri"/>
                <w:b w:val="0"/>
                <w:color w:val="0000ff"/>
                <w:sz w:val="22"/>
                <w:szCs w:val="22"/>
                <w:u w:val="single"/>
                <w:rtl w:val="0"/>
              </w:rPr>
              <w:t xml:space="preserve">24.3.1</w:t>
            </w:r>
          </w:hyperlink>
          <w:hyperlink w:anchor="_34qadz2">
            <w:r w:rsidDel="00000000" w:rsidR="00000000" w:rsidRPr="00000000">
              <w:rPr>
                <w:rFonts w:ascii="Calibri" w:cs="Calibri" w:eastAsia="Calibri" w:hAnsi="Calibri"/>
                <w:b w:val="0"/>
                <w:sz w:val="22"/>
                <w:szCs w:val="22"/>
                <w:rtl w:val="0"/>
              </w:rPr>
              <w:tab/>
            </w:r>
          </w:hyperlink>
          <w:hyperlink w:anchor="_34qadz2">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34qadz2">
            <w:r w:rsidDel="00000000" w:rsidR="00000000" w:rsidRPr="00000000">
              <w:rPr>
                <w:rFonts w:ascii="Calibri" w:cs="Calibri" w:eastAsia="Calibri" w:hAnsi="Calibri"/>
                <w:b w:val="0"/>
                <w:sz w:val="22"/>
                <w:szCs w:val="22"/>
                <w:rtl w:val="0"/>
              </w:rPr>
              <w:tab/>
            </w:r>
          </w:hyperlink>
          <w:hyperlink w:anchor="_Toc40997387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jvko6v">
            <w:r w:rsidDel="00000000" w:rsidR="00000000" w:rsidRPr="00000000">
              <w:rPr>
                <w:rFonts w:ascii="Calibri" w:cs="Calibri" w:eastAsia="Calibri" w:hAnsi="Calibri"/>
                <w:b w:val="0"/>
                <w:color w:val="0000ff"/>
                <w:sz w:val="22"/>
                <w:szCs w:val="22"/>
                <w:u w:val="single"/>
                <w:rtl w:val="0"/>
              </w:rPr>
              <w:t xml:space="preserve">24.3.2</w:t>
            </w:r>
          </w:hyperlink>
          <w:hyperlink w:anchor="_1jvko6v">
            <w:r w:rsidDel="00000000" w:rsidR="00000000" w:rsidRPr="00000000">
              <w:rPr>
                <w:rFonts w:ascii="Calibri" w:cs="Calibri" w:eastAsia="Calibri" w:hAnsi="Calibri"/>
                <w:b w:val="0"/>
                <w:sz w:val="22"/>
                <w:szCs w:val="22"/>
                <w:rtl w:val="0"/>
              </w:rPr>
              <w:tab/>
            </w:r>
          </w:hyperlink>
          <w:hyperlink w:anchor="_1jvko6v">
            <w:r w:rsidDel="00000000" w:rsidR="00000000" w:rsidRPr="00000000">
              <w:rPr>
                <w:rFonts w:ascii="Calibri" w:cs="Calibri" w:eastAsia="Calibri" w:hAnsi="Calibri"/>
                <w:b w:val="0"/>
                <w:color w:val="0000ff"/>
                <w:sz w:val="22"/>
                <w:szCs w:val="22"/>
                <w:u w:val="single"/>
                <w:rtl w:val="0"/>
              </w:rPr>
              <w:t xml:space="preserve">Pré-conditions</w:t>
            </w:r>
          </w:hyperlink>
          <w:hyperlink w:anchor="_1jvko6v">
            <w:r w:rsidDel="00000000" w:rsidR="00000000" w:rsidRPr="00000000">
              <w:rPr>
                <w:rFonts w:ascii="Calibri" w:cs="Calibri" w:eastAsia="Calibri" w:hAnsi="Calibri"/>
                <w:b w:val="0"/>
                <w:sz w:val="22"/>
                <w:szCs w:val="22"/>
                <w:rtl w:val="0"/>
              </w:rPr>
              <w:tab/>
            </w:r>
          </w:hyperlink>
          <w:hyperlink w:anchor="_Toc40997387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43v86uo">
            <w:r w:rsidDel="00000000" w:rsidR="00000000" w:rsidRPr="00000000">
              <w:rPr>
                <w:rFonts w:ascii="Calibri" w:cs="Calibri" w:eastAsia="Calibri" w:hAnsi="Calibri"/>
                <w:b w:val="0"/>
                <w:color w:val="0000ff"/>
                <w:sz w:val="22"/>
                <w:szCs w:val="22"/>
                <w:u w:val="single"/>
                <w:rtl w:val="0"/>
              </w:rPr>
              <w:t xml:space="preserve">24.3.3</w:t>
            </w:r>
          </w:hyperlink>
          <w:hyperlink w:anchor="_43v86uo">
            <w:r w:rsidDel="00000000" w:rsidR="00000000" w:rsidRPr="00000000">
              <w:rPr>
                <w:rFonts w:ascii="Calibri" w:cs="Calibri" w:eastAsia="Calibri" w:hAnsi="Calibri"/>
                <w:b w:val="0"/>
                <w:sz w:val="22"/>
                <w:szCs w:val="22"/>
                <w:rtl w:val="0"/>
              </w:rPr>
              <w:tab/>
            </w:r>
          </w:hyperlink>
          <w:hyperlink w:anchor="_43v86uo">
            <w:r w:rsidDel="00000000" w:rsidR="00000000" w:rsidRPr="00000000">
              <w:rPr>
                <w:rFonts w:ascii="Calibri" w:cs="Calibri" w:eastAsia="Calibri" w:hAnsi="Calibri"/>
                <w:b w:val="0"/>
                <w:color w:val="0000ff"/>
                <w:sz w:val="22"/>
                <w:szCs w:val="22"/>
                <w:u w:val="single"/>
                <w:rtl w:val="0"/>
              </w:rPr>
              <w:t xml:space="preserve">Post-conditions</w:t>
            </w:r>
          </w:hyperlink>
          <w:hyperlink w:anchor="_43v86uo">
            <w:r w:rsidDel="00000000" w:rsidR="00000000" w:rsidRPr="00000000">
              <w:rPr>
                <w:rFonts w:ascii="Calibri" w:cs="Calibri" w:eastAsia="Calibri" w:hAnsi="Calibri"/>
                <w:b w:val="0"/>
                <w:sz w:val="22"/>
                <w:szCs w:val="22"/>
                <w:rtl w:val="0"/>
              </w:rPr>
              <w:tab/>
            </w:r>
          </w:hyperlink>
          <w:hyperlink w:anchor="_Toc40997387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j0ih2h">
            <w:r w:rsidDel="00000000" w:rsidR="00000000" w:rsidRPr="00000000">
              <w:rPr>
                <w:rFonts w:ascii="Calibri" w:cs="Calibri" w:eastAsia="Calibri" w:hAnsi="Calibri"/>
                <w:b w:val="0"/>
                <w:color w:val="0000ff"/>
                <w:sz w:val="22"/>
                <w:szCs w:val="22"/>
                <w:u w:val="single"/>
                <w:rtl w:val="0"/>
              </w:rPr>
              <w:t xml:space="preserve">24.3.4</w:t>
            </w:r>
          </w:hyperlink>
          <w:hyperlink w:anchor="_2j0ih2h">
            <w:r w:rsidDel="00000000" w:rsidR="00000000" w:rsidRPr="00000000">
              <w:rPr>
                <w:rFonts w:ascii="Calibri" w:cs="Calibri" w:eastAsia="Calibri" w:hAnsi="Calibri"/>
                <w:b w:val="0"/>
                <w:sz w:val="22"/>
                <w:szCs w:val="22"/>
                <w:rtl w:val="0"/>
              </w:rPr>
              <w:tab/>
            </w:r>
          </w:hyperlink>
          <w:hyperlink w:anchor="_2j0ih2h">
            <w:r w:rsidDel="00000000" w:rsidR="00000000" w:rsidRPr="00000000">
              <w:rPr>
                <w:rFonts w:ascii="Calibri" w:cs="Calibri" w:eastAsia="Calibri" w:hAnsi="Calibri"/>
                <w:b w:val="0"/>
                <w:color w:val="0000ff"/>
                <w:sz w:val="22"/>
                <w:szCs w:val="22"/>
                <w:u w:val="single"/>
                <w:rtl w:val="0"/>
              </w:rPr>
              <w:t xml:space="preserve">Diagramme d’activité</w:t>
            </w:r>
          </w:hyperlink>
          <w:hyperlink w:anchor="_2j0ih2h">
            <w:r w:rsidDel="00000000" w:rsidR="00000000" w:rsidRPr="00000000">
              <w:rPr>
                <w:rFonts w:ascii="Calibri" w:cs="Calibri" w:eastAsia="Calibri" w:hAnsi="Calibri"/>
                <w:b w:val="0"/>
                <w:sz w:val="22"/>
                <w:szCs w:val="22"/>
                <w:rtl w:val="0"/>
              </w:rPr>
              <w:tab/>
            </w:r>
          </w:hyperlink>
          <w:hyperlink w:anchor="_Toc409973880">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y5sraa">
            <w:r w:rsidDel="00000000" w:rsidR="00000000" w:rsidRPr="00000000">
              <w:rPr>
                <w:rFonts w:ascii="Calibri" w:cs="Calibri" w:eastAsia="Calibri" w:hAnsi="Calibri"/>
                <w:b w:val="0"/>
                <w:color w:val="0000ff"/>
                <w:sz w:val="22"/>
                <w:szCs w:val="22"/>
                <w:u w:val="single"/>
                <w:rtl w:val="0"/>
              </w:rPr>
              <w:t xml:space="preserve">24.3.5</w:t>
            </w:r>
          </w:hyperlink>
          <w:hyperlink w:anchor="_y5sraa">
            <w:r w:rsidDel="00000000" w:rsidR="00000000" w:rsidRPr="00000000">
              <w:rPr>
                <w:rFonts w:ascii="Calibri" w:cs="Calibri" w:eastAsia="Calibri" w:hAnsi="Calibri"/>
                <w:b w:val="0"/>
                <w:sz w:val="22"/>
                <w:szCs w:val="22"/>
                <w:rtl w:val="0"/>
              </w:rPr>
              <w:tab/>
            </w:r>
          </w:hyperlink>
          <w:hyperlink w:anchor="_y5sraa">
            <w:r w:rsidDel="00000000" w:rsidR="00000000" w:rsidRPr="00000000">
              <w:rPr>
                <w:rFonts w:ascii="Calibri" w:cs="Calibri" w:eastAsia="Calibri" w:hAnsi="Calibri"/>
                <w:b w:val="0"/>
                <w:color w:val="0000ff"/>
                <w:sz w:val="22"/>
                <w:szCs w:val="22"/>
                <w:u w:val="single"/>
                <w:rtl w:val="0"/>
              </w:rPr>
              <w:t xml:space="preserve">Règles de gestion</w:t>
            </w:r>
          </w:hyperlink>
          <w:hyperlink w:anchor="_y5sraa">
            <w:r w:rsidDel="00000000" w:rsidR="00000000" w:rsidRPr="00000000">
              <w:rPr>
                <w:rFonts w:ascii="Calibri" w:cs="Calibri" w:eastAsia="Calibri" w:hAnsi="Calibri"/>
                <w:b w:val="0"/>
                <w:sz w:val="22"/>
                <w:szCs w:val="22"/>
                <w:rtl w:val="0"/>
              </w:rPr>
              <w:tab/>
            </w:r>
          </w:hyperlink>
          <w:hyperlink w:anchor="_Toc409973881">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i5g9y3">
            <w:r w:rsidDel="00000000" w:rsidR="00000000" w:rsidRPr="00000000">
              <w:rPr>
                <w:rFonts w:ascii="Calibri" w:cs="Calibri" w:eastAsia="Calibri" w:hAnsi="Calibri"/>
                <w:b w:val="0"/>
                <w:color w:val="0000ff"/>
                <w:sz w:val="22"/>
                <w:szCs w:val="22"/>
                <w:u w:val="single"/>
                <w:rtl w:val="0"/>
              </w:rPr>
              <w:t xml:space="preserve">24.3.6</w:t>
            </w:r>
          </w:hyperlink>
          <w:hyperlink w:anchor="_3i5g9y3">
            <w:r w:rsidDel="00000000" w:rsidR="00000000" w:rsidRPr="00000000">
              <w:rPr>
                <w:rFonts w:ascii="Calibri" w:cs="Calibri" w:eastAsia="Calibri" w:hAnsi="Calibri"/>
                <w:b w:val="0"/>
                <w:sz w:val="22"/>
                <w:szCs w:val="22"/>
                <w:rtl w:val="0"/>
              </w:rPr>
              <w:tab/>
            </w:r>
          </w:hyperlink>
          <w:hyperlink w:anchor="_3i5g9y3">
            <w:r w:rsidDel="00000000" w:rsidR="00000000" w:rsidRPr="00000000">
              <w:rPr>
                <w:rFonts w:ascii="Calibri" w:cs="Calibri" w:eastAsia="Calibri" w:hAnsi="Calibri"/>
                <w:b w:val="0"/>
                <w:color w:val="0000ff"/>
                <w:sz w:val="22"/>
                <w:szCs w:val="22"/>
                <w:u w:val="single"/>
                <w:rtl w:val="0"/>
              </w:rPr>
              <w:t xml:space="preserve">Traitements</w:t>
            </w:r>
          </w:hyperlink>
          <w:hyperlink w:anchor="_3i5g9y3">
            <w:r w:rsidDel="00000000" w:rsidR="00000000" w:rsidRPr="00000000">
              <w:rPr>
                <w:rFonts w:ascii="Calibri" w:cs="Calibri" w:eastAsia="Calibri" w:hAnsi="Calibri"/>
                <w:b w:val="0"/>
                <w:sz w:val="22"/>
                <w:szCs w:val="22"/>
                <w:rtl w:val="0"/>
              </w:rPr>
              <w:tab/>
            </w:r>
          </w:hyperlink>
          <w:hyperlink w:anchor="_Toc40997388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xaqk5w">
            <w:r w:rsidDel="00000000" w:rsidR="00000000" w:rsidRPr="00000000">
              <w:rPr>
                <w:rFonts w:ascii="Calibri" w:cs="Calibri" w:eastAsia="Calibri" w:hAnsi="Calibri"/>
                <w:b w:val="0"/>
                <w:color w:val="0000ff"/>
                <w:sz w:val="22"/>
                <w:szCs w:val="22"/>
                <w:u w:val="single"/>
                <w:rtl w:val="0"/>
              </w:rPr>
              <w:t xml:space="preserve">24.3.7</w:t>
            </w:r>
          </w:hyperlink>
          <w:hyperlink w:anchor="_1xaqk5w">
            <w:r w:rsidDel="00000000" w:rsidR="00000000" w:rsidRPr="00000000">
              <w:rPr>
                <w:rFonts w:ascii="Calibri" w:cs="Calibri" w:eastAsia="Calibri" w:hAnsi="Calibri"/>
                <w:b w:val="0"/>
                <w:sz w:val="22"/>
                <w:szCs w:val="22"/>
                <w:rtl w:val="0"/>
              </w:rPr>
              <w:tab/>
            </w:r>
          </w:hyperlink>
          <w:hyperlink w:anchor="_1xaqk5w">
            <w:r w:rsidDel="00000000" w:rsidR="00000000" w:rsidRPr="00000000">
              <w:rPr>
                <w:rFonts w:ascii="Calibri" w:cs="Calibri" w:eastAsia="Calibri" w:hAnsi="Calibri"/>
                <w:b w:val="0"/>
                <w:color w:val="0000ff"/>
                <w:sz w:val="22"/>
                <w:szCs w:val="22"/>
                <w:u w:val="single"/>
                <w:rtl w:val="0"/>
              </w:rPr>
              <w:t xml:space="preserve">Message d'erreur</w:t>
            </w:r>
          </w:hyperlink>
          <w:hyperlink w:anchor="_1xaqk5w">
            <w:r w:rsidDel="00000000" w:rsidR="00000000" w:rsidRPr="00000000">
              <w:rPr>
                <w:rFonts w:ascii="Calibri" w:cs="Calibri" w:eastAsia="Calibri" w:hAnsi="Calibri"/>
                <w:b w:val="0"/>
                <w:sz w:val="22"/>
                <w:szCs w:val="22"/>
                <w:rtl w:val="0"/>
              </w:rPr>
              <w:tab/>
            </w:r>
          </w:hyperlink>
          <w:hyperlink w:anchor="_Toc409973883">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hae2tp">
            <w:r w:rsidDel="00000000" w:rsidR="00000000" w:rsidRPr="00000000">
              <w:rPr>
                <w:rFonts w:ascii="Calibri" w:cs="Calibri" w:eastAsia="Calibri" w:hAnsi="Calibri"/>
                <w:b w:val="0"/>
                <w:color w:val="0000ff"/>
                <w:sz w:val="22"/>
                <w:szCs w:val="22"/>
                <w:u w:val="single"/>
                <w:rtl w:val="0"/>
              </w:rPr>
              <w:t xml:space="preserve">24.4</w:t>
            </w:r>
          </w:hyperlink>
          <w:hyperlink w:anchor="_4hae2tp">
            <w:r w:rsidDel="00000000" w:rsidR="00000000" w:rsidRPr="00000000">
              <w:rPr>
                <w:rFonts w:ascii="Calibri" w:cs="Calibri" w:eastAsia="Calibri" w:hAnsi="Calibri"/>
                <w:b w:val="0"/>
                <w:sz w:val="22"/>
                <w:szCs w:val="22"/>
                <w:rtl w:val="0"/>
              </w:rPr>
              <w:tab/>
            </w:r>
          </w:hyperlink>
          <w:hyperlink w:anchor="_4hae2tp">
            <w:r w:rsidDel="00000000" w:rsidR="00000000" w:rsidRPr="00000000">
              <w:rPr>
                <w:rFonts w:ascii="Calibri" w:cs="Calibri" w:eastAsia="Calibri" w:hAnsi="Calibri"/>
                <w:b w:val="0"/>
                <w:color w:val="0000ff"/>
                <w:sz w:val="22"/>
                <w:szCs w:val="22"/>
                <w:u w:val="single"/>
                <w:rtl w:val="0"/>
              </w:rPr>
              <w:t xml:space="preserve">Cas d’utilisation &lt;Gestion des exécutions d'un Ordre de S/R BEL&gt;</w:t>
            </w:r>
          </w:hyperlink>
          <w:hyperlink w:anchor="_4hae2tp">
            <w:r w:rsidDel="00000000" w:rsidR="00000000" w:rsidRPr="00000000">
              <w:rPr>
                <w:rFonts w:ascii="Calibri" w:cs="Calibri" w:eastAsia="Calibri" w:hAnsi="Calibri"/>
                <w:b w:val="0"/>
                <w:sz w:val="22"/>
                <w:szCs w:val="22"/>
                <w:rtl w:val="0"/>
              </w:rPr>
              <w:tab/>
            </w:r>
          </w:hyperlink>
          <w:hyperlink w:anchor="_Toc409973884">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wfod1i">
            <w:r w:rsidDel="00000000" w:rsidR="00000000" w:rsidRPr="00000000">
              <w:rPr>
                <w:rFonts w:ascii="Calibri" w:cs="Calibri" w:eastAsia="Calibri" w:hAnsi="Calibri"/>
                <w:b w:val="0"/>
                <w:color w:val="0000ff"/>
                <w:sz w:val="22"/>
                <w:szCs w:val="22"/>
                <w:u w:val="single"/>
                <w:rtl w:val="0"/>
              </w:rPr>
              <w:t xml:space="preserve">24.5</w:t>
            </w:r>
          </w:hyperlink>
          <w:hyperlink w:anchor="_2wfod1i">
            <w:r w:rsidDel="00000000" w:rsidR="00000000" w:rsidRPr="00000000">
              <w:rPr>
                <w:rFonts w:ascii="Calibri" w:cs="Calibri" w:eastAsia="Calibri" w:hAnsi="Calibri"/>
                <w:b w:val="0"/>
                <w:sz w:val="22"/>
                <w:szCs w:val="22"/>
                <w:rtl w:val="0"/>
              </w:rPr>
              <w:tab/>
            </w:r>
          </w:hyperlink>
          <w:hyperlink w:anchor="_2wfod1i">
            <w:r w:rsidDel="00000000" w:rsidR="00000000" w:rsidRPr="00000000">
              <w:rPr>
                <w:rFonts w:ascii="Calibri" w:cs="Calibri" w:eastAsia="Calibri" w:hAnsi="Calibri"/>
                <w:b w:val="0"/>
                <w:color w:val="0000ff"/>
                <w:sz w:val="22"/>
                <w:szCs w:val="22"/>
                <w:u w:val="single"/>
                <w:rtl w:val="0"/>
              </w:rPr>
              <w:t xml:space="preserve">Cas d’utilisation &lt;Résiliation d'un compte bourse en ligne&gt;</w:t>
            </w:r>
          </w:hyperlink>
          <w:hyperlink w:anchor="_2wfod1i">
            <w:r w:rsidDel="00000000" w:rsidR="00000000" w:rsidRPr="00000000">
              <w:rPr>
                <w:rFonts w:ascii="Calibri" w:cs="Calibri" w:eastAsia="Calibri" w:hAnsi="Calibri"/>
                <w:b w:val="0"/>
                <w:sz w:val="22"/>
                <w:szCs w:val="22"/>
                <w:rtl w:val="0"/>
              </w:rPr>
              <w:tab/>
            </w:r>
          </w:hyperlink>
          <w:hyperlink w:anchor="_Toc409973885">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1bkyn9b">
            <w:r w:rsidDel="00000000" w:rsidR="00000000" w:rsidRPr="00000000">
              <w:rPr>
                <w:rFonts w:ascii="Calibri" w:cs="Calibri" w:eastAsia="Calibri" w:hAnsi="Calibri"/>
                <w:b w:val="0"/>
                <w:color w:val="0000ff"/>
                <w:sz w:val="22"/>
                <w:szCs w:val="22"/>
                <w:u w:val="single"/>
                <w:rtl w:val="0"/>
              </w:rPr>
              <w:t xml:space="preserve">24.5.1</w:t>
            </w:r>
          </w:hyperlink>
          <w:hyperlink w:anchor="_1bkyn9b">
            <w:r w:rsidDel="00000000" w:rsidR="00000000" w:rsidRPr="00000000">
              <w:rPr>
                <w:rFonts w:ascii="Calibri" w:cs="Calibri" w:eastAsia="Calibri" w:hAnsi="Calibri"/>
                <w:b w:val="0"/>
                <w:sz w:val="22"/>
                <w:szCs w:val="22"/>
                <w:rtl w:val="0"/>
              </w:rPr>
              <w:tab/>
            </w:r>
          </w:hyperlink>
          <w:hyperlink w:anchor="_1bkyn9b">
            <w:r w:rsidDel="00000000" w:rsidR="00000000" w:rsidRPr="00000000">
              <w:rPr>
                <w:rFonts w:ascii="Calibri" w:cs="Calibri" w:eastAsia="Calibri" w:hAnsi="Calibri"/>
                <w:b w:val="0"/>
                <w:color w:val="0000ff"/>
                <w:sz w:val="22"/>
                <w:szCs w:val="22"/>
                <w:u w:val="single"/>
                <w:rtl w:val="0"/>
              </w:rPr>
              <w:t xml:space="preserve">Définition et objectif</w:t>
            </w:r>
          </w:hyperlink>
          <w:hyperlink w:anchor="_1bkyn9b">
            <w:r w:rsidDel="00000000" w:rsidR="00000000" w:rsidRPr="00000000">
              <w:rPr>
                <w:rFonts w:ascii="Calibri" w:cs="Calibri" w:eastAsia="Calibri" w:hAnsi="Calibri"/>
                <w:b w:val="0"/>
                <w:sz w:val="22"/>
                <w:szCs w:val="22"/>
                <w:rtl w:val="0"/>
              </w:rPr>
              <w:tab/>
            </w:r>
          </w:hyperlink>
          <w:hyperlink w:anchor="_Toc40997388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vkm5x4">
            <w:r w:rsidDel="00000000" w:rsidR="00000000" w:rsidRPr="00000000">
              <w:rPr>
                <w:rFonts w:ascii="Calibri" w:cs="Calibri" w:eastAsia="Calibri" w:hAnsi="Calibri"/>
                <w:b w:val="0"/>
                <w:color w:val="0000ff"/>
                <w:sz w:val="22"/>
                <w:szCs w:val="22"/>
                <w:u w:val="single"/>
                <w:rtl w:val="0"/>
              </w:rPr>
              <w:t xml:space="preserve">24.5.2</w:t>
            </w:r>
          </w:hyperlink>
          <w:hyperlink w:anchor="_3vkm5x4">
            <w:r w:rsidDel="00000000" w:rsidR="00000000" w:rsidRPr="00000000">
              <w:rPr>
                <w:rFonts w:ascii="Calibri" w:cs="Calibri" w:eastAsia="Calibri" w:hAnsi="Calibri"/>
                <w:b w:val="0"/>
                <w:sz w:val="22"/>
                <w:szCs w:val="22"/>
                <w:rtl w:val="0"/>
              </w:rPr>
              <w:tab/>
            </w:r>
          </w:hyperlink>
          <w:hyperlink w:anchor="_3vkm5x4">
            <w:r w:rsidDel="00000000" w:rsidR="00000000" w:rsidRPr="00000000">
              <w:rPr>
                <w:rFonts w:ascii="Calibri" w:cs="Calibri" w:eastAsia="Calibri" w:hAnsi="Calibri"/>
                <w:b w:val="0"/>
                <w:color w:val="0000ff"/>
                <w:sz w:val="22"/>
                <w:szCs w:val="22"/>
                <w:u w:val="single"/>
                <w:rtl w:val="0"/>
              </w:rPr>
              <w:t xml:space="preserve">Pré-conditions</w:t>
            </w:r>
          </w:hyperlink>
          <w:hyperlink w:anchor="_3vkm5x4">
            <w:r w:rsidDel="00000000" w:rsidR="00000000" w:rsidRPr="00000000">
              <w:rPr>
                <w:rFonts w:ascii="Calibri" w:cs="Calibri" w:eastAsia="Calibri" w:hAnsi="Calibri"/>
                <w:b w:val="0"/>
                <w:sz w:val="22"/>
                <w:szCs w:val="22"/>
                <w:rtl w:val="0"/>
              </w:rPr>
              <w:tab/>
            </w:r>
          </w:hyperlink>
          <w:hyperlink w:anchor="_Toc409973887">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apwg4x">
            <w:r w:rsidDel="00000000" w:rsidR="00000000" w:rsidRPr="00000000">
              <w:rPr>
                <w:rFonts w:ascii="Calibri" w:cs="Calibri" w:eastAsia="Calibri" w:hAnsi="Calibri"/>
                <w:b w:val="0"/>
                <w:color w:val="0000ff"/>
                <w:sz w:val="22"/>
                <w:szCs w:val="22"/>
                <w:u w:val="single"/>
                <w:rtl w:val="0"/>
              </w:rPr>
              <w:t xml:space="preserve">24.5.3</w:t>
            </w:r>
          </w:hyperlink>
          <w:hyperlink w:anchor="_2apwg4x">
            <w:r w:rsidDel="00000000" w:rsidR="00000000" w:rsidRPr="00000000">
              <w:rPr>
                <w:rFonts w:ascii="Calibri" w:cs="Calibri" w:eastAsia="Calibri" w:hAnsi="Calibri"/>
                <w:b w:val="0"/>
                <w:sz w:val="22"/>
                <w:szCs w:val="22"/>
                <w:rtl w:val="0"/>
              </w:rPr>
              <w:tab/>
            </w:r>
          </w:hyperlink>
          <w:hyperlink w:anchor="_2apwg4x">
            <w:r w:rsidDel="00000000" w:rsidR="00000000" w:rsidRPr="00000000">
              <w:rPr>
                <w:rFonts w:ascii="Calibri" w:cs="Calibri" w:eastAsia="Calibri" w:hAnsi="Calibri"/>
                <w:b w:val="0"/>
                <w:color w:val="0000ff"/>
                <w:sz w:val="22"/>
                <w:szCs w:val="22"/>
                <w:u w:val="single"/>
                <w:rtl w:val="0"/>
              </w:rPr>
              <w:t xml:space="preserve">Post-conditions</w:t>
            </w:r>
          </w:hyperlink>
          <w:hyperlink w:anchor="_2apwg4x">
            <w:r w:rsidDel="00000000" w:rsidR="00000000" w:rsidRPr="00000000">
              <w:rPr>
                <w:rFonts w:ascii="Calibri" w:cs="Calibri" w:eastAsia="Calibri" w:hAnsi="Calibri"/>
                <w:b w:val="0"/>
                <w:sz w:val="22"/>
                <w:szCs w:val="22"/>
                <w:rtl w:val="0"/>
              </w:rPr>
              <w:tab/>
            </w:r>
          </w:hyperlink>
          <w:hyperlink w:anchor="_Toc409973888">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pv6qcq">
            <w:r w:rsidDel="00000000" w:rsidR="00000000" w:rsidRPr="00000000">
              <w:rPr>
                <w:rFonts w:ascii="Calibri" w:cs="Calibri" w:eastAsia="Calibri" w:hAnsi="Calibri"/>
                <w:b w:val="0"/>
                <w:color w:val="0000ff"/>
                <w:sz w:val="22"/>
                <w:szCs w:val="22"/>
                <w:u w:val="single"/>
                <w:rtl w:val="0"/>
              </w:rPr>
              <w:t xml:space="preserve">24.5.4</w:t>
            </w:r>
          </w:hyperlink>
          <w:hyperlink w:anchor="_pv6qcq">
            <w:r w:rsidDel="00000000" w:rsidR="00000000" w:rsidRPr="00000000">
              <w:rPr>
                <w:rFonts w:ascii="Calibri" w:cs="Calibri" w:eastAsia="Calibri" w:hAnsi="Calibri"/>
                <w:b w:val="0"/>
                <w:sz w:val="22"/>
                <w:szCs w:val="22"/>
                <w:rtl w:val="0"/>
              </w:rPr>
              <w:tab/>
            </w:r>
          </w:hyperlink>
          <w:hyperlink w:anchor="_pv6qcq">
            <w:r w:rsidDel="00000000" w:rsidR="00000000" w:rsidRPr="00000000">
              <w:rPr>
                <w:rFonts w:ascii="Calibri" w:cs="Calibri" w:eastAsia="Calibri" w:hAnsi="Calibri"/>
                <w:b w:val="0"/>
                <w:color w:val="0000ff"/>
                <w:sz w:val="22"/>
                <w:szCs w:val="22"/>
                <w:u w:val="single"/>
                <w:rtl w:val="0"/>
              </w:rPr>
              <w:t xml:space="preserve">Règles de gestion</w:t>
            </w:r>
          </w:hyperlink>
          <w:hyperlink w:anchor="_pv6qcq">
            <w:r w:rsidDel="00000000" w:rsidR="00000000" w:rsidRPr="00000000">
              <w:rPr>
                <w:rFonts w:ascii="Calibri" w:cs="Calibri" w:eastAsia="Calibri" w:hAnsi="Calibri"/>
                <w:b w:val="0"/>
                <w:sz w:val="22"/>
                <w:szCs w:val="22"/>
                <w:rtl w:val="0"/>
              </w:rPr>
              <w:tab/>
            </w:r>
          </w:hyperlink>
          <w:hyperlink w:anchor="_Toc409973889">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9uu90j">
            <w:r w:rsidDel="00000000" w:rsidR="00000000" w:rsidRPr="00000000">
              <w:rPr>
                <w:rFonts w:ascii="Calibri" w:cs="Calibri" w:eastAsia="Calibri" w:hAnsi="Calibri"/>
                <w:b w:val="0"/>
                <w:color w:val="0000ff"/>
                <w:sz w:val="22"/>
                <w:szCs w:val="22"/>
                <w:u w:val="single"/>
                <w:rtl w:val="0"/>
              </w:rPr>
              <w:t xml:space="preserve">24.5.5</w:t>
            </w:r>
          </w:hyperlink>
          <w:hyperlink w:anchor="_39uu90j">
            <w:r w:rsidDel="00000000" w:rsidR="00000000" w:rsidRPr="00000000">
              <w:rPr>
                <w:rFonts w:ascii="Calibri" w:cs="Calibri" w:eastAsia="Calibri" w:hAnsi="Calibri"/>
                <w:b w:val="0"/>
                <w:sz w:val="22"/>
                <w:szCs w:val="22"/>
                <w:rtl w:val="0"/>
              </w:rPr>
              <w:tab/>
            </w:r>
          </w:hyperlink>
          <w:hyperlink w:anchor="_39uu90j">
            <w:r w:rsidDel="00000000" w:rsidR="00000000" w:rsidRPr="00000000">
              <w:rPr>
                <w:rFonts w:ascii="Calibri" w:cs="Calibri" w:eastAsia="Calibri" w:hAnsi="Calibri"/>
                <w:b w:val="0"/>
                <w:color w:val="0000ff"/>
                <w:sz w:val="22"/>
                <w:szCs w:val="22"/>
                <w:u w:val="single"/>
                <w:rtl w:val="0"/>
              </w:rPr>
              <w:t xml:space="preserve">Message d'erreur</w:t>
            </w:r>
          </w:hyperlink>
          <w:hyperlink w:anchor="_39uu90j">
            <w:r w:rsidDel="00000000" w:rsidR="00000000" w:rsidRPr="00000000">
              <w:rPr>
                <w:rFonts w:ascii="Calibri" w:cs="Calibri" w:eastAsia="Calibri" w:hAnsi="Calibri"/>
                <w:b w:val="0"/>
                <w:sz w:val="22"/>
                <w:szCs w:val="22"/>
                <w:rtl w:val="0"/>
              </w:rPr>
              <w:tab/>
            </w:r>
          </w:hyperlink>
          <w:hyperlink w:anchor="_Toc409973890">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p04j8c">
            <w:r w:rsidDel="00000000" w:rsidR="00000000" w:rsidRPr="00000000">
              <w:rPr>
                <w:rFonts w:ascii="Calibri" w:cs="Calibri" w:eastAsia="Calibri" w:hAnsi="Calibri"/>
                <w:b w:val="0"/>
                <w:color w:val="0000ff"/>
                <w:sz w:val="22"/>
                <w:szCs w:val="22"/>
                <w:u w:val="single"/>
                <w:rtl w:val="0"/>
              </w:rPr>
              <w:t xml:space="preserve">25</w:t>
            </w:r>
          </w:hyperlink>
          <w:hyperlink w:anchor="_1p04j8c">
            <w:r w:rsidDel="00000000" w:rsidR="00000000" w:rsidRPr="00000000">
              <w:rPr>
                <w:rFonts w:ascii="Calibri" w:cs="Calibri" w:eastAsia="Calibri" w:hAnsi="Calibri"/>
                <w:b w:val="0"/>
                <w:sz w:val="22"/>
                <w:szCs w:val="22"/>
                <w:rtl w:val="0"/>
              </w:rPr>
              <w:tab/>
            </w:r>
          </w:hyperlink>
          <w:hyperlink w:anchor="_1p04j8c">
            <w:r w:rsidDel="00000000" w:rsidR="00000000" w:rsidRPr="00000000">
              <w:rPr>
                <w:rFonts w:ascii="Calibri" w:cs="Calibri" w:eastAsia="Calibri" w:hAnsi="Calibri"/>
                <w:b w:val="0"/>
                <w:color w:val="0000ff"/>
                <w:sz w:val="22"/>
                <w:szCs w:val="22"/>
                <w:u w:val="single"/>
                <w:rtl w:val="0"/>
              </w:rPr>
              <w:t xml:space="preserve">Description des écrans</w:t>
            </w:r>
          </w:hyperlink>
          <w:hyperlink w:anchor="_1p04j8c">
            <w:r w:rsidDel="00000000" w:rsidR="00000000" w:rsidRPr="00000000">
              <w:rPr>
                <w:rFonts w:ascii="Calibri" w:cs="Calibri" w:eastAsia="Calibri" w:hAnsi="Calibri"/>
                <w:b w:val="0"/>
                <w:sz w:val="22"/>
                <w:szCs w:val="22"/>
                <w:rtl w:val="0"/>
              </w:rPr>
              <w:tab/>
            </w:r>
          </w:hyperlink>
          <w:hyperlink w:anchor="_Toc409973891">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8zs1w5">
            <w:r w:rsidDel="00000000" w:rsidR="00000000" w:rsidRPr="00000000">
              <w:rPr>
                <w:rFonts w:ascii="Calibri" w:cs="Calibri" w:eastAsia="Calibri" w:hAnsi="Calibri"/>
                <w:b w:val="0"/>
                <w:color w:val="0000ff"/>
                <w:sz w:val="22"/>
                <w:szCs w:val="22"/>
                <w:u w:val="single"/>
                <w:rtl w:val="0"/>
              </w:rPr>
              <w:t xml:space="preserve">25.1</w:t>
            </w:r>
          </w:hyperlink>
          <w:hyperlink w:anchor="_48zs1w5">
            <w:r w:rsidDel="00000000" w:rsidR="00000000" w:rsidRPr="00000000">
              <w:rPr>
                <w:rFonts w:ascii="Calibri" w:cs="Calibri" w:eastAsia="Calibri" w:hAnsi="Calibri"/>
                <w:b w:val="0"/>
                <w:sz w:val="22"/>
                <w:szCs w:val="22"/>
                <w:rtl w:val="0"/>
              </w:rPr>
              <w:tab/>
            </w:r>
          </w:hyperlink>
          <w:hyperlink w:anchor="_48zs1w5">
            <w:r w:rsidDel="00000000" w:rsidR="00000000" w:rsidRPr="00000000">
              <w:rPr>
                <w:rFonts w:ascii="Calibri" w:cs="Calibri" w:eastAsia="Calibri" w:hAnsi="Calibri"/>
                <w:b w:val="0"/>
                <w:color w:val="0000ff"/>
                <w:sz w:val="22"/>
                <w:szCs w:val="22"/>
                <w:u w:val="single"/>
                <w:rtl w:val="0"/>
              </w:rPr>
              <w:t xml:space="preserve">Description de l’édition &lt;Convention tripartite relative à la transmission d'ordres via un support électronique&gt;</w:t>
            </w:r>
          </w:hyperlink>
          <w:hyperlink w:anchor="_48zs1w5">
            <w:r w:rsidDel="00000000" w:rsidR="00000000" w:rsidRPr="00000000">
              <w:rPr>
                <w:rFonts w:ascii="Calibri" w:cs="Calibri" w:eastAsia="Calibri" w:hAnsi="Calibri"/>
                <w:b w:val="0"/>
                <w:sz w:val="22"/>
                <w:szCs w:val="22"/>
                <w:rtl w:val="0"/>
              </w:rPr>
              <w:tab/>
            </w:r>
          </w:hyperlink>
          <w:hyperlink w:anchor="_Toc409973892">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2o52c3y">
            <w:r w:rsidDel="00000000" w:rsidR="00000000" w:rsidRPr="00000000">
              <w:rPr>
                <w:rFonts w:ascii="Calibri" w:cs="Calibri" w:eastAsia="Calibri" w:hAnsi="Calibri"/>
                <w:b w:val="0"/>
                <w:color w:val="0000ff"/>
                <w:sz w:val="22"/>
                <w:szCs w:val="22"/>
                <w:u w:val="single"/>
                <w:rtl w:val="0"/>
              </w:rPr>
              <w:t xml:space="preserve">25.1.1</w:t>
            </w:r>
          </w:hyperlink>
          <w:hyperlink w:anchor="_2o52c3y">
            <w:r w:rsidDel="00000000" w:rsidR="00000000" w:rsidRPr="00000000">
              <w:rPr>
                <w:rFonts w:ascii="Calibri" w:cs="Calibri" w:eastAsia="Calibri" w:hAnsi="Calibri"/>
                <w:b w:val="0"/>
                <w:sz w:val="22"/>
                <w:szCs w:val="22"/>
                <w:rtl w:val="0"/>
              </w:rPr>
              <w:tab/>
            </w:r>
          </w:hyperlink>
          <w:hyperlink w:anchor="_2o52c3y">
            <w:r w:rsidDel="00000000" w:rsidR="00000000" w:rsidRPr="00000000">
              <w:rPr>
                <w:rFonts w:ascii="Calibri" w:cs="Calibri" w:eastAsia="Calibri" w:hAnsi="Calibri"/>
                <w:b w:val="0"/>
                <w:color w:val="0000ff"/>
                <w:sz w:val="22"/>
                <w:szCs w:val="22"/>
                <w:u w:val="single"/>
                <w:rtl w:val="0"/>
              </w:rPr>
              <w:t xml:space="preserve">Maquette de l’édition &lt;&gt;</w:t>
            </w:r>
          </w:hyperlink>
          <w:hyperlink w:anchor="_2o52c3y">
            <w:r w:rsidDel="00000000" w:rsidR="00000000" w:rsidRPr="00000000">
              <w:rPr>
                <w:rFonts w:ascii="Calibri" w:cs="Calibri" w:eastAsia="Calibri" w:hAnsi="Calibri"/>
                <w:b w:val="0"/>
                <w:sz w:val="22"/>
                <w:szCs w:val="22"/>
                <w:rtl w:val="0"/>
              </w:rPr>
              <w:tab/>
            </w:r>
          </w:hyperlink>
          <w:hyperlink w:anchor="_Toc409973893">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3acmbr">
            <w:r w:rsidDel="00000000" w:rsidR="00000000" w:rsidRPr="00000000">
              <w:rPr>
                <w:rFonts w:ascii="Calibri" w:cs="Calibri" w:eastAsia="Calibri" w:hAnsi="Calibri"/>
                <w:b w:val="0"/>
                <w:color w:val="0000ff"/>
                <w:sz w:val="22"/>
                <w:szCs w:val="22"/>
                <w:u w:val="single"/>
                <w:rtl w:val="0"/>
              </w:rPr>
              <w:t xml:space="preserve">25.2</w:t>
            </w:r>
          </w:hyperlink>
          <w:hyperlink w:anchor="_13acmbr">
            <w:r w:rsidDel="00000000" w:rsidR="00000000" w:rsidRPr="00000000">
              <w:rPr>
                <w:rFonts w:ascii="Calibri" w:cs="Calibri" w:eastAsia="Calibri" w:hAnsi="Calibri"/>
                <w:b w:val="0"/>
                <w:sz w:val="22"/>
                <w:szCs w:val="22"/>
                <w:rtl w:val="0"/>
              </w:rPr>
              <w:tab/>
            </w:r>
          </w:hyperlink>
          <w:hyperlink w:anchor="_13acmbr">
            <w:r w:rsidDel="00000000" w:rsidR="00000000" w:rsidRPr="00000000">
              <w:rPr>
                <w:rFonts w:ascii="Calibri" w:cs="Calibri" w:eastAsia="Calibri" w:hAnsi="Calibri"/>
                <w:b w:val="0"/>
                <w:color w:val="0000ff"/>
                <w:sz w:val="22"/>
                <w:szCs w:val="22"/>
                <w:u w:val="single"/>
                <w:rtl w:val="0"/>
              </w:rPr>
              <w:t xml:space="preserve">Description de l’édition &lt;Bulletin de souscription de la bourse en ligne&gt;</w:t>
            </w:r>
          </w:hyperlink>
          <w:hyperlink w:anchor="_13acmbr">
            <w:r w:rsidDel="00000000" w:rsidR="00000000" w:rsidRPr="00000000">
              <w:rPr>
                <w:rFonts w:ascii="Calibri" w:cs="Calibri" w:eastAsia="Calibri" w:hAnsi="Calibri"/>
                <w:b w:val="0"/>
                <w:sz w:val="22"/>
                <w:szCs w:val="22"/>
                <w:rtl w:val="0"/>
              </w:rPr>
              <w:tab/>
            </w:r>
          </w:hyperlink>
          <w:hyperlink w:anchor="_Toc409973894">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3na04zk">
            <w:r w:rsidDel="00000000" w:rsidR="00000000" w:rsidRPr="00000000">
              <w:rPr>
                <w:rFonts w:ascii="Calibri" w:cs="Calibri" w:eastAsia="Calibri" w:hAnsi="Calibri"/>
                <w:b w:val="0"/>
                <w:color w:val="0000ff"/>
                <w:sz w:val="22"/>
                <w:szCs w:val="22"/>
                <w:u w:val="single"/>
                <w:rtl w:val="0"/>
              </w:rPr>
              <w:t xml:space="preserve">25.2.1</w:t>
            </w:r>
          </w:hyperlink>
          <w:hyperlink w:anchor="_3na04zk">
            <w:r w:rsidDel="00000000" w:rsidR="00000000" w:rsidRPr="00000000">
              <w:rPr>
                <w:rFonts w:ascii="Calibri" w:cs="Calibri" w:eastAsia="Calibri" w:hAnsi="Calibri"/>
                <w:b w:val="0"/>
                <w:sz w:val="22"/>
                <w:szCs w:val="22"/>
                <w:rtl w:val="0"/>
              </w:rPr>
              <w:tab/>
            </w:r>
          </w:hyperlink>
          <w:hyperlink w:anchor="_3na04zk">
            <w:r w:rsidDel="00000000" w:rsidR="00000000" w:rsidRPr="00000000">
              <w:rPr>
                <w:rFonts w:ascii="Calibri" w:cs="Calibri" w:eastAsia="Calibri" w:hAnsi="Calibri"/>
                <w:b w:val="0"/>
                <w:color w:val="0000ff"/>
                <w:sz w:val="22"/>
                <w:szCs w:val="22"/>
                <w:u w:val="single"/>
                <w:rtl w:val="0"/>
              </w:rPr>
              <w:t xml:space="preserve">Maquette de l’édition &lt;&gt;</w:t>
            </w:r>
          </w:hyperlink>
          <w:hyperlink w:anchor="_3na04zk">
            <w:r w:rsidDel="00000000" w:rsidR="00000000" w:rsidRPr="00000000">
              <w:rPr>
                <w:rFonts w:ascii="Calibri" w:cs="Calibri" w:eastAsia="Calibri" w:hAnsi="Calibri"/>
                <w:b w:val="0"/>
                <w:sz w:val="22"/>
                <w:szCs w:val="22"/>
                <w:rtl w:val="0"/>
              </w:rPr>
              <w:tab/>
            </w:r>
          </w:hyperlink>
          <w:hyperlink w:anchor="_Toc409973895">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2faf7d">
            <w:r w:rsidDel="00000000" w:rsidR="00000000" w:rsidRPr="00000000">
              <w:rPr>
                <w:rFonts w:ascii="Calibri" w:cs="Calibri" w:eastAsia="Calibri" w:hAnsi="Calibri"/>
                <w:b w:val="0"/>
                <w:color w:val="0000ff"/>
                <w:sz w:val="22"/>
                <w:szCs w:val="22"/>
                <w:u w:val="single"/>
                <w:rtl w:val="0"/>
              </w:rPr>
              <w:t xml:space="preserve">25.3</w:t>
            </w:r>
          </w:hyperlink>
          <w:hyperlink w:anchor="_22faf7d">
            <w:r w:rsidDel="00000000" w:rsidR="00000000" w:rsidRPr="00000000">
              <w:rPr>
                <w:rFonts w:ascii="Calibri" w:cs="Calibri" w:eastAsia="Calibri" w:hAnsi="Calibri"/>
                <w:b w:val="0"/>
                <w:sz w:val="22"/>
                <w:szCs w:val="22"/>
                <w:rtl w:val="0"/>
              </w:rPr>
              <w:tab/>
            </w:r>
          </w:hyperlink>
          <w:hyperlink w:anchor="_22faf7d">
            <w:r w:rsidDel="00000000" w:rsidR="00000000" w:rsidRPr="00000000">
              <w:rPr>
                <w:rFonts w:ascii="Calibri" w:cs="Calibri" w:eastAsia="Calibri" w:hAnsi="Calibri"/>
                <w:b w:val="0"/>
                <w:color w:val="0000ff"/>
                <w:sz w:val="22"/>
                <w:szCs w:val="22"/>
                <w:u w:val="single"/>
                <w:rtl w:val="0"/>
              </w:rPr>
              <w:t xml:space="preserve">Description de l’édition &lt;Demande d'autorisation de la résiliation de contrat bourse en ligne&gt;</w:t>
            </w:r>
          </w:hyperlink>
          <w:hyperlink w:anchor="_22faf7d">
            <w:r w:rsidDel="00000000" w:rsidR="00000000" w:rsidRPr="00000000">
              <w:rPr>
                <w:rFonts w:ascii="Calibri" w:cs="Calibri" w:eastAsia="Calibri" w:hAnsi="Calibri"/>
                <w:b w:val="0"/>
                <w:sz w:val="22"/>
                <w:szCs w:val="22"/>
                <w:rtl w:val="0"/>
              </w:rPr>
              <w:tab/>
            </w:r>
          </w:hyperlink>
          <w:hyperlink w:anchor="_Toc409973896">
            <w:r w:rsidDel="00000000" w:rsidR="00000000" w:rsidRPr="00000000">
              <w:rPr>
                <w:rtl w:val="0"/>
              </w:rPr>
            </w:r>
          </w:hyperlink>
        </w:p>
        <w:p w:rsidR="00000000" w:rsidDel="00000000" w:rsidP="00000000" w:rsidRDefault="00000000" w:rsidRPr="00000000">
          <w:pPr>
            <w:pBdr/>
            <w:tabs>
              <w:tab w:val="left" w:pos="849"/>
              <w:tab w:val="right" w:pos="9062"/>
            </w:tabs>
            <w:spacing w:after="100" w:before="0" w:line="276" w:lineRule="auto"/>
            <w:contextualSpacing w:val="0"/>
            <w:jc w:val="both"/>
            <w:rPr>
              <w:rFonts w:ascii="Calibri" w:cs="Calibri" w:eastAsia="Calibri" w:hAnsi="Calibri"/>
              <w:b w:val="0"/>
              <w:sz w:val="22"/>
              <w:szCs w:val="22"/>
            </w:rPr>
          </w:pPr>
          <w:hyperlink w:anchor="_hkkpf6">
            <w:r w:rsidDel="00000000" w:rsidR="00000000" w:rsidRPr="00000000">
              <w:rPr>
                <w:rFonts w:ascii="Calibri" w:cs="Calibri" w:eastAsia="Calibri" w:hAnsi="Calibri"/>
                <w:b w:val="0"/>
                <w:color w:val="0000ff"/>
                <w:sz w:val="22"/>
                <w:szCs w:val="22"/>
                <w:u w:val="single"/>
                <w:rtl w:val="0"/>
              </w:rPr>
              <w:t xml:space="preserve">25.3.1</w:t>
            </w:r>
          </w:hyperlink>
          <w:hyperlink w:anchor="_hkkpf6">
            <w:r w:rsidDel="00000000" w:rsidR="00000000" w:rsidRPr="00000000">
              <w:rPr>
                <w:rFonts w:ascii="Calibri" w:cs="Calibri" w:eastAsia="Calibri" w:hAnsi="Calibri"/>
                <w:b w:val="0"/>
                <w:sz w:val="22"/>
                <w:szCs w:val="22"/>
                <w:rtl w:val="0"/>
              </w:rPr>
              <w:tab/>
            </w:r>
          </w:hyperlink>
          <w:hyperlink w:anchor="_hkkpf6">
            <w:r w:rsidDel="00000000" w:rsidR="00000000" w:rsidRPr="00000000">
              <w:rPr>
                <w:rFonts w:ascii="Calibri" w:cs="Calibri" w:eastAsia="Calibri" w:hAnsi="Calibri"/>
                <w:b w:val="0"/>
                <w:color w:val="0000ff"/>
                <w:sz w:val="22"/>
                <w:szCs w:val="22"/>
                <w:u w:val="single"/>
                <w:rtl w:val="0"/>
              </w:rPr>
              <w:t xml:space="preserve">Maquette de l’édition</w:t>
            </w:r>
          </w:hyperlink>
          <w:hyperlink w:anchor="_hkkpf6">
            <w:r w:rsidDel="00000000" w:rsidR="00000000" w:rsidRPr="00000000">
              <w:rPr>
                <w:rFonts w:ascii="Calibri" w:cs="Calibri" w:eastAsia="Calibri" w:hAnsi="Calibri"/>
                <w:b w:val="0"/>
                <w:sz w:val="22"/>
                <w:szCs w:val="22"/>
                <w:rtl w:val="0"/>
              </w:rPr>
              <w:tab/>
            </w:r>
          </w:hyperlink>
          <w:hyperlink w:anchor="_Toc409973897">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31k882z">
            <w:r w:rsidDel="00000000" w:rsidR="00000000" w:rsidRPr="00000000">
              <w:rPr>
                <w:rFonts w:ascii="Calibri" w:cs="Calibri" w:eastAsia="Calibri" w:hAnsi="Calibri"/>
                <w:b w:val="0"/>
                <w:color w:val="0000ff"/>
                <w:sz w:val="22"/>
                <w:szCs w:val="22"/>
                <w:u w:val="single"/>
                <w:rtl w:val="0"/>
              </w:rPr>
              <w:t xml:space="preserve">26</w:t>
            </w:r>
          </w:hyperlink>
          <w:hyperlink w:anchor="_31k882z">
            <w:r w:rsidDel="00000000" w:rsidR="00000000" w:rsidRPr="00000000">
              <w:rPr>
                <w:rFonts w:ascii="Calibri" w:cs="Calibri" w:eastAsia="Calibri" w:hAnsi="Calibri"/>
                <w:b w:val="0"/>
                <w:sz w:val="22"/>
                <w:szCs w:val="22"/>
                <w:rtl w:val="0"/>
              </w:rPr>
              <w:tab/>
            </w:r>
          </w:hyperlink>
          <w:hyperlink w:anchor="_31k882z">
            <w:r w:rsidDel="00000000" w:rsidR="00000000" w:rsidRPr="00000000">
              <w:rPr>
                <w:rFonts w:ascii="Calibri" w:cs="Calibri" w:eastAsia="Calibri" w:hAnsi="Calibri"/>
                <w:b w:val="0"/>
                <w:color w:val="0000ff"/>
                <w:sz w:val="22"/>
                <w:szCs w:val="22"/>
                <w:u w:val="single"/>
                <w:rtl w:val="0"/>
              </w:rPr>
              <w:t xml:space="preserve">Parametrage</w:t>
            </w:r>
          </w:hyperlink>
          <w:hyperlink w:anchor="_31k882z">
            <w:r w:rsidDel="00000000" w:rsidR="00000000" w:rsidRPr="00000000">
              <w:rPr>
                <w:rFonts w:ascii="Calibri" w:cs="Calibri" w:eastAsia="Calibri" w:hAnsi="Calibri"/>
                <w:b w:val="0"/>
                <w:sz w:val="22"/>
                <w:szCs w:val="22"/>
                <w:rtl w:val="0"/>
              </w:rPr>
              <w:tab/>
            </w:r>
          </w:hyperlink>
          <w:hyperlink w:anchor="_Toc409973898">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1gpiias">
            <w:r w:rsidDel="00000000" w:rsidR="00000000" w:rsidRPr="00000000">
              <w:rPr>
                <w:rFonts w:ascii="Calibri" w:cs="Calibri" w:eastAsia="Calibri" w:hAnsi="Calibri"/>
                <w:b w:val="0"/>
                <w:color w:val="0000ff"/>
                <w:sz w:val="22"/>
                <w:szCs w:val="22"/>
                <w:u w:val="single"/>
                <w:rtl w:val="0"/>
              </w:rPr>
              <w:t xml:space="preserve">26.1</w:t>
            </w:r>
          </w:hyperlink>
          <w:hyperlink w:anchor="_1gpiias">
            <w:r w:rsidDel="00000000" w:rsidR="00000000" w:rsidRPr="00000000">
              <w:rPr>
                <w:rFonts w:ascii="Calibri" w:cs="Calibri" w:eastAsia="Calibri" w:hAnsi="Calibri"/>
                <w:b w:val="0"/>
                <w:sz w:val="22"/>
                <w:szCs w:val="22"/>
                <w:rtl w:val="0"/>
              </w:rPr>
              <w:tab/>
            </w:r>
          </w:hyperlink>
          <w:hyperlink w:anchor="_1gpiias">
            <w:r w:rsidDel="00000000" w:rsidR="00000000" w:rsidRPr="00000000">
              <w:rPr>
                <w:rFonts w:ascii="Calibri" w:cs="Calibri" w:eastAsia="Calibri" w:hAnsi="Calibri"/>
                <w:b w:val="0"/>
                <w:color w:val="0000ff"/>
                <w:sz w:val="22"/>
                <w:szCs w:val="22"/>
                <w:u w:val="single"/>
                <w:rtl w:val="0"/>
              </w:rPr>
              <w:t xml:space="preserve">Tableau de Bord</w:t>
            </w:r>
          </w:hyperlink>
          <w:hyperlink w:anchor="_1gpiias">
            <w:r w:rsidDel="00000000" w:rsidR="00000000" w:rsidRPr="00000000">
              <w:rPr>
                <w:rFonts w:ascii="Calibri" w:cs="Calibri" w:eastAsia="Calibri" w:hAnsi="Calibri"/>
                <w:b w:val="0"/>
                <w:sz w:val="22"/>
                <w:szCs w:val="22"/>
                <w:rtl w:val="0"/>
              </w:rPr>
              <w:tab/>
            </w:r>
          </w:hyperlink>
          <w:hyperlink w:anchor="_Toc409973899">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40p60yl">
            <w:r w:rsidDel="00000000" w:rsidR="00000000" w:rsidRPr="00000000">
              <w:rPr>
                <w:rFonts w:ascii="Calibri" w:cs="Calibri" w:eastAsia="Calibri" w:hAnsi="Calibri"/>
                <w:b w:val="0"/>
                <w:color w:val="0000ff"/>
                <w:sz w:val="22"/>
                <w:szCs w:val="22"/>
                <w:u w:val="single"/>
                <w:rtl w:val="0"/>
              </w:rPr>
              <w:t xml:space="preserve">26.2</w:t>
            </w:r>
          </w:hyperlink>
          <w:hyperlink w:anchor="_40p60yl">
            <w:r w:rsidDel="00000000" w:rsidR="00000000" w:rsidRPr="00000000">
              <w:rPr>
                <w:rFonts w:ascii="Calibri" w:cs="Calibri" w:eastAsia="Calibri" w:hAnsi="Calibri"/>
                <w:b w:val="0"/>
                <w:sz w:val="22"/>
                <w:szCs w:val="22"/>
                <w:rtl w:val="0"/>
              </w:rPr>
              <w:tab/>
            </w:r>
          </w:hyperlink>
          <w:hyperlink w:anchor="_40p60yl">
            <w:r w:rsidDel="00000000" w:rsidR="00000000" w:rsidRPr="00000000">
              <w:rPr>
                <w:rFonts w:ascii="Calibri" w:cs="Calibri" w:eastAsia="Calibri" w:hAnsi="Calibri"/>
                <w:b w:val="0"/>
                <w:color w:val="0000ff"/>
                <w:sz w:val="22"/>
                <w:szCs w:val="22"/>
                <w:u w:val="single"/>
                <w:rtl w:val="0"/>
              </w:rPr>
              <w:t xml:space="preserve">Profils</w:t>
            </w:r>
          </w:hyperlink>
          <w:hyperlink w:anchor="_40p60yl">
            <w:r w:rsidDel="00000000" w:rsidR="00000000" w:rsidRPr="00000000">
              <w:rPr>
                <w:rFonts w:ascii="Calibri" w:cs="Calibri" w:eastAsia="Calibri" w:hAnsi="Calibri"/>
                <w:b w:val="0"/>
                <w:sz w:val="22"/>
                <w:szCs w:val="22"/>
                <w:rtl w:val="0"/>
              </w:rPr>
              <w:tab/>
            </w:r>
          </w:hyperlink>
          <w:hyperlink w:anchor="_Toc409973900">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2fugb6e">
            <w:r w:rsidDel="00000000" w:rsidR="00000000" w:rsidRPr="00000000">
              <w:rPr>
                <w:rFonts w:ascii="Calibri" w:cs="Calibri" w:eastAsia="Calibri" w:hAnsi="Calibri"/>
                <w:b w:val="0"/>
                <w:color w:val="0000ff"/>
                <w:sz w:val="22"/>
                <w:szCs w:val="22"/>
                <w:u w:val="single"/>
                <w:rtl w:val="0"/>
              </w:rPr>
              <w:t xml:space="preserve">26.3</w:t>
            </w:r>
          </w:hyperlink>
          <w:hyperlink w:anchor="_2fugb6e">
            <w:r w:rsidDel="00000000" w:rsidR="00000000" w:rsidRPr="00000000">
              <w:rPr>
                <w:rFonts w:ascii="Calibri" w:cs="Calibri" w:eastAsia="Calibri" w:hAnsi="Calibri"/>
                <w:b w:val="0"/>
                <w:sz w:val="22"/>
                <w:szCs w:val="22"/>
                <w:rtl w:val="0"/>
              </w:rPr>
              <w:tab/>
            </w:r>
          </w:hyperlink>
          <w:hyperlink w:anchor="_2fugb6e">
            <w:r w:rsidDel="00000000" w:rsidR="00000000" w:rsidRPr="00000000">
              <w:rPr>
                <w:rFonts w:ascii="Calibri" w:cs="Calibri" w:eastAsia="Calibri" w:hAnsi="Calibri"/>
                <w:b w:val="0"/>
                <w:color w:val="0000ff"/>
                <w:sz w:val="22"/>
                <w:szCs w:val="22"/>
                <w:u w:val="single"/>
                <w:rtl w:val="0"/>
              </w:rPr>
              <w:t xml:space="preserve">Taxes et fiscalité:</w:t>
            </w:r>
          </w:hyperlink>
          <w:hyperlink w:anchor="_2fugb6e">
            <w:r w:rsidDel="00000000" w:rsidR="00000000" w:rsidRPr="00000000">
              <w:rPr>
                <w:rFonts w:ascii="Calibri" w:cs="Calibri" w:eastAsia="Calibri" w:hAnsi="Calibri"/>
                <w:b w:val="0"/>
                <w:sz w:val="22"/>
                <w:szCs w:val="22"/>
                <w:rtl w:val="0"/>
              </w:rPr>
              <w:tab/>
            </w:r>
          </w:hyperlink>
          <w:hyperlink w:anchor="_Toc409973901">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uzqle7">
            <w:r w:rsidDel="00000000" w:rsidR="00000000" w:rsidRPr="00000000">
              <w:rPr>
                <w:rFonts w:ascii="Calibri" w:cs="Calibri" w:eastAsia="Calibri" w:hAnsi="Calibri"/>
                <w:b w:val="0"/>
                <w:color w:val="0000ff"/>
                <w:sz w:val="22"/>
                <w:szCs w:val="22"/>
                <w:u w:val="single"/>
                <w:rtl w:val="0"/>
              </w:rPr>
              <w:t xml:space="preserve">26.4</w:t>
            </w:r>
          </w:hyperlink>
          <w:hyperlink w:anchor="_uzqle7">
            <w:r w:rsidDel="00000000" w:rsidR="00000000" w:rsidRPr="00000000">
              <w:rPr>
                <w:rFonts w:ascii="Calibri" w:cs="Calibri" w:eastAsia="Calibri" w:hAnsi="Calibri"/>
                <w:b w:val="0"/>
                <w:sz w:val="22"/>
                <w:szCs w:val="22"/>
                <w:rtl w:val="0"/>
              </w:rPr>
              <w:tab/>
            </w:r>
          </w:hyperlink>
          <w:hyperlink w:anchor="_uzqle7">
            <w:r w:rsidDel="00000000" w:rsidR="00000000" w:rsidRPr="00000000">
              <w:rPr>
                <w:rFonts w:ascii="Calibri" w:cs="Calibri" w:eastAsia="Calibri" w:hAnsi="Calibri"/>
                <w:b w:val="0"/>
                <w:color w:val="0000ff"/>
                <w:sz w:val="22"/>
                <w:szCs w:val="22"/>
                <w:u w:val="single"/>
                <w:rtl w:val="0"/>
              </w:rPr>
              <w:t xml:space="preserve">Frais:</w:t>
            </w:r>
          </w:hyperlink>
          <w:hyperlink w:anchor="_uzqle7">
            <w:r w:rsidDel="00000000" w:rsidR="00000000" w:rsidRPr="00000000">
              <w:rPr>
                <w:rFonts w:ascii="Calibri" w:cs="Calibri" w:eastAsia="Calibri" w:hAnsi="Calibri"/>
                <w:b w:val="0"/>
                <w:sz w:val="22"/>
                <w:szCs w:val="22"/>
                <w:rtl w:val="0"/>
              </w:rPr>
              <w:tab/>
            </w:r>
          </w:hyperlink>
          <w:hyperlink w:anchor="_Toc409973902">
            <w:r w:rsidDel="00000000" w:rsidR="00000000" w:rsidRPr="00000000">
              <w:rPr>
                <w:rtl w:val="0"/>
              </w:rPr>
            </w:r>
          </w:hyperlink>
        </w:p>
        <w:p w:rsidR="00000000" w:rsidDel="00000000" w:rsidP="00000000" w:rsidRDefault="00000000" w:rsidRPr="00000000">
          <w:pPr>
            <w:pBdr/>
            <w:tabs>
              <w:tab w:val="left" w:pos="849"/>
            </w:tabs>
            <w:spacing w:after="100" w:before="0" w:line="276" w:lineRule="auto"/>
            <w:contextualSpacing w:val="0"/>
            <w:rPr>
              <w:rFonts w:ascii="Calibri" w:cs="Calibri" w:eastAsia="Calibri" w:hAnsi="Calibri"/>
              <w:b w:val="0"/>
              <w:sz w:val="22"/>
              <w:szCs w:val="22"/>
            </w:rPr>
          </w:pPr>
          <w:hyperlink w:anchor="_3eze420">
            <w:r w:rsidDel="00000000" w:rsidR="00000000" w:rsidRPr="00000000">
              <w:rPr>
                <w:rFonts w:ascii="Calibri" w:cs="Calibri" w:eastAsia="Calibri" w:hAnsi="Calibri"/>
                <w:b w:val="0"/>
                <w:color w:val="0000ff"/>
                <w:sz w:val="22"/>
                <w:szCs w:val="22"/>
                <w:u w:val="single"/>
                <w:rtl w:val="0"/>
              </w:rPr>
              <w:t xml:space="preserve">26.5</w:t>
            </w:r>
          </w:hyperlink>
          <w:hyperlink w:anchor="_3eze420">
            <w:r w:rsidDel="00000000" w:rsidR="00000000" w:rsidRPr="00000000">
              <w:rPr>
                <w:rFonts w:ascii="Calibri" w:cs="Calibri" w:eastAsia="Calibri" w:hAnsi="Calibri"/>
                <w:b w:val="0"/>
                <w:sz w:val="22"/>
                <w:szCs w:val="22"/>
                <w:rtl w:val="0"/>
              </w:rPr>
              <w:tab/>
            </w:r>
          </w:hyperlink>
          <w:hyperlink w:anchor="_3eze420">
            <w:r w:rsidDel="00000000" w:rsidR="00000000" w:rsidRPr="00000000">
              <w:rPr>
                <w:rFonts w:ascii="Calibri" w:cs="Calibri" w:eastAsia="Calibri" w:hAnsi="Calibri"/>
                <w:b w:val="0"/>
                <w:color w:val="0000ff"/>
                <w:sz w:val="22"/>
                <w:szCs w:val="22"/>
                <w:u w:val="single"/>
                <w:rtl w:val="0"/>
              </w:rPr>
              <w:t xml:space="preserve">Comptabilité :</w:t>
            </w:r>
          </w:hyperlink>
          <w:hyperlink w:anchor="_3eze420">
            <w:r w:rsidDel="00000000" w:rsidR="00000000" w:rsidRPr="00000000">
              <w:rPr>
                <w:rFonts w:ascii="Calibri" w:cs="Calibri" w:eastAsia="Calibri" w:hAnsi="Calibri"/>
                <w:b w:val="0"/>
                <w:sz w:val="22"/>
                <w:szCs w:val="22"/>
                <w:rtl w:val="0"/>
              </w:rPr>
              <w:tab/>
            </w:r>
          </w:hyperlink>
          <w:hyperlink w:anchor="_Toc409973903">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u4oe9t">
            <w:r w:rsidDel="00000000" w:rsidR="00000000" w:rsidRPr="00000000">
              <w:rPr>
                <w:rFonts w:ascii="Calibri" w:cs="Calibri" w:eastAsia="Calibri" w:hAnsi="Calibri"/>
                <w:b w:val="0"/>
                <w:color w:val="0000ff"/>
                <w:sz w:val="22"/>
                <w:szCs w:val="22"/>
                <w:u w:val="single"/>
                <w:rtl w:val="0"/>
              </w:rPr>
              <w:t xml:space="preserve">27</w:t>
            </w:r>
          </w:hyperlink>
          <w:hyperlink w:anchor="_1u4oe9t">
            <w:r w:rsidDel="00000000" w:rsidR="00000000" w:rsidRPr="00000000">
              <w:rPr>
                <w:rFonts w:ascii="Calibri" w:cs="Calibri" w:eastAsia="Calibri" w:hAnsi="Calibri"/>
                <w:b w:val="0"/>
                <w:sz w:val="22"/>
                <w:szCs w:val="22"/>
                <w:rtl w:val="0"/>
              </w:rPr>
              <w:tab/>
            </w:r>
          </w:hyperlink>
          <w:hyperlink w:anchor="_1u4oe9t">
            <w:r w:rsidDel="00000000" w:rsidR="00000000" w:rsidRPr="00000000">
              <w:rPr>
                <w:rFonts w:ascii="Calibri" w:cs="Calibri" w:eastAsia="Calibri" w:hAnsi="Calibri"/>
                <w:b w:val="0"/>
                <w:color w:val="0000ff"/>
                <w:sz w:val="22"/>
                <w:szCs w:val="22"/>
                <w:u w:val="single"/>
                <w:rtl w:val="0"/>
              </w:rPr>
              <w:t xml:space="preserve">Batches</w:t>
            </w:r>
          </w:hyperlink>
          <w:hyperlink w:anchor="_1u4oe9t">
            <w:r w:rsidDel="00000000" w:rsidR="00000000" w:rsidRPr="00000000">
              <w:rPr>
                <w:rFonts w:ascii="Calibri" w:cs="Calibri" w:eastAsia="Calibri" w:hAnsi="Calibri"/>
                <w:b w:val="0"/>
                <w:sz w:val="22"/>
                <w:szCs w:val="22"/>
                <w:rtl w:val="0"/>
              </w:rPr>
              <w:tab/>
            </w:r>
          </w:hyperlink>
          <w:hyperlink w:anchor="_Toc409973904">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2t9m75f">
            <w:r w:rsidDel="00000000" w:rsidR="00000000" w:rsidRPr="00000000">
              <w:rPr>
                <w:rFonts w:ascii="Calibri" w:cs="Calibri" w:eastAsia="Calibri" w:hAnsi="Calibri"/>
                <w:b w:val="0"/>
                <w:color w:val="0000ff"/>
                <w:sz w:val="22"/>
                <w:szCs w:val="22"/>
                <w:u w:val="single"/>
                <w:rtl w:val="0"/>
              </w:rPr>
              <w:t xml:space="preserve">28</w:t>
            </w:r>
          </w:hyperlink>
          <w:hyperlink w:anchor="_2t9m75f">
            <w:r w:rsidDel="00000000" w:rsidR="00000000" w:rsidRPr="00000000">
              <w:rPr>
                <w:rFonts w:ascii="Calibri" w:cs="Calibri" w:eastAsia="Calibri" w:hAnsi="Calibri"/>
                <w:b w:val="0"/>
                <w:sz w:val="22"/>
                <w:szCs w:val="22"/>
                <w:rtl w:val="0"/>
              </w:rPr>
              <w:tab/>
            </w:r>
          </w:hyperlink>
          <w:hyperlink w:anchor="_2t9m75f">
            <w:r w:rsidDel="00000000" w:rsidR="00000000" w:rsidRPr="00000000">
              <w:rPr>
                <w:rFonts w:ascii="Calibri" w:cs="Calibri" w:eastAsia="Calibri" w:hAnsi="Calibri"/>
                <w:b w:val="0"/>
                <w:color w:val="0000ff"/>
                <w:sz w:val="22"/>
                <w:szCs w:val="22"/>
                <w:u w:val="single"/>
                <w:rtl w:val="0"/>
              </w:rPr>
              <w:t xml:space="preserve">Contraintes</w:t>
            </w:r>
          </w:hyperlink>
          <w:hyperlink w:anchor="_2t9m75f">
            <w:r w:rsidDel="00000000" w:rsidR="00000000" w:rsidRPr="00000000">
              <w:rPr>
                <w:rFonts w:ascii="Calibri" w:cs="Calibri" w:eastAsia="Calibri" w:hAnsi="Calibri"/>
                <w:b w:val="0"/>
                <w:sz w:val="22"/>
                <w:szCs w:val="22"/>
                <w:rtl w:val="0"/>
              </w:rPr>
              <w:tab/>
            </w:r>
          </w:hyperlink>
          <w:hyperlink w:anchor="_Toc409973905">
            <w:r w:rsidDel="00000000" w:rsidR="00000000" w:rsidRPr="00000000">
              <w:rPr>
                <w:rtl w:val="0"/>
              </w:rPr>
            </w:r>
          </w:hyperlink>
        </w:p>
        <w:p w:rsidR="00000000" w:rsidDel="00000000" w:rsidP="00000000" w:rsidRDefault="00000000" w:rsidRPr="00000000">
          <w:pPr>
            <w:pBdr/>
            <w:tabs>
              <w:tab w:val="left" w:pos="660"/>
              <w:tab w:val="right" w:pos="9062"/>
            </w:tabs>
            <w:spacing w:after="100" w:before="0" w:line="276" w:lineRule="auto"/>
            <w:contextualSpacing w:val="0"/>
            <w:rPr>
              <w:rFonts w:ascii="Calibri" w:cs="Calibri" w:eastAsia="Calibri" w:hAnsi="Calibri"/>
              <w:b w:val="0"/>
              <w:sz w:val="22"/>
              <w:szCs w:val="22"/>
            </w:rPr>
          </w:pPr>
          <w:hyperlink w:anchor="_18ewhd8">
            <w:r w:rsidDel="00000000" w:rsidR="00000000" w:rsidRPr="00000000">
              <w:rPr>
                <w:rFonts w:ascii="Calibri" w:cs="Calibri" w:eastAsia="Calibri" w:hAnsi="Calibri"/>
                <w:b w:val="0"/>
                <w:color w:val="0000ff"/>
                <w:sz w:val="22"/>
                <w:szCs w:val="22"/>
                <w:u w:val="single"/>
                <w:rtl w:val="0"/>
              </w:rPr>
              <w:t xml:space="preserve">29</w:t>
            </w:r>
          </w:hyperlink>
          <w:hyperlink w:anchor="_18ewhd8">
            <w:r w:rsidDel="00000000" w:rsidR="00000000" w:rsidRPr="00000000">
              <w:rPr>
                <w:rFonts w:ascii="Calibri" w:cs="Calibri" w:eastAsia="Calibri" w:hAnsi="Calibri"/>
                <w:b w:val="0"/>
                <w:sz w:val="22"/>
                <w:szCs w:val="22"/>
                <w:rtl w:val="0"/>
              </w:rPr>
              <w:tab/>
            </w:r>
          </w:hyperlink>
          <w:hyperlink w:anchor="_18ewhd8">
            <w:r w:rsidDel="00000000" w:rsidR="00000000" w:rsidRPr="00000000">
              <w:rPr>
                <w:rFonts w:ascii="Calibri" w:cs="Calibri" w:eastAsia="Calibri" w:hAnsi="Calibri"/>
                <w:b w:val="0"/>
                <w:color w:val="0000ff"/>
                <w:sz w:val="22"/>
                <w:szCs w:val="22"/>
                <w:u w:val="single"/>
                <w:rtl w:val="0"/>
              </w:rPr>
              <w:t xml:space="preserve">ANNEXES</w:t>
            </w:r>
          </w:hyperlink>
          <w:hyperlink w:anchor="_18ewhd8">
            <w:r w:rsidDel="00000000" w:rsidR="00000000" w:rsidRPr="00000000">
              <w:rPr>
                <w:rFonts w:ascii="Calibri" w:cs="Calibri" w:eastAsia="Calibri" w:hAnsi="Calibri"/>
                <w:b w:val="0"/>
                <w:sz w:val="22"/>
                <w:szCs w:val="22"/>
                <w:rtl w:val="0"/>
              </w:rPr>
              <w:tab/>
            </w:r>
          </w:hyperlink>
          <w:hyperlink w:anchor="_Toc409973906">
            <w:r w:rsidDel="00000000" w:rsidR="00000000" w:rsidRPr="00000000">
              <w:rPr>
                <w:rtl w:val="0"/>
              </w:rPr>
            </w:r>
          </w:hyperlink>
          <w:r w:rsidDel="00000000" w:rsidR="00000000" w:rsidRPr="00000000">
            <w:fldChar w:fldCharType="end"/>
          </w:r>
        </w:p>
      </w:sdtContent>
    </w:sdt>
    <w:p w:rsidR="00000000" w:rsidDel="00000000" w:rsidP="00000000" w:rsidRDefault="00000000" w:rsidRPr="00000000">
      <w:pPr>
        <w:pBdr/>
        <w:contextualSpacing w:val="0"/>
        <w:jc w:val="both"/>
        <w:rPr/>
      </w:pPr>
      <w:hyperlink w:anchor="_Toc409973906">
        <w:r w:rsidDel="00000000" w:rsidR="00000000" w:rsidRPr="00000000">
          <w:rPr>
            <w:rtl w:val="0"/>
          </w:rPr>
        </w:r>
      </w:hyperlink>
    </w:p>
    <w:p w:rsidR="00000000" w:rsidDel="00000000" w:rsidP="00000000" w:rsidRDefault="00000000" w:rsidRPr="00000000">
      <w:pPr>
        <w:pBdr/>
        <w:contextualSpacing w:val="0"/>
        <w:jc w:val="both"/>
        <w:rPr>
          <w:rFonts w:ascii="Cambria" w:cs="Cambria" w:eastAsia="Cambria" w:hAnsi="Cambria"/>
          <w:b w:val="1"/>
          <w:color w:val="404040"/>
        </w:rPr>
      </w:pPr>
      <w:r w:rsidDel="00000000" w:rsidR="00000000" w:rsidRPr="00000000">
        <w:br w:type="page"/>
      </w:r>
      <w:hyperlink w:anchor="_Toc409973906">
        <w:r w:rsidDel="00000000" w:rsidR="00000000" w:rsidRPr="00000000">
          <w:rPr>
            <w:rtl w:val="0"/>
          </w:rPr>
        </w:r>
      </w:hyperlink>
    </w:p>
    <w:p w:rsidR="00000000" w:rsidDel="00000000" w:rsidP="00000000" w:rsidRDefault="00000000" w:rsidRPr="00000000">
      <w:pPr>
        <w:pStyle w:val="Heading1"/>
        <w:numPr>
          <w:ilvl w:val="0"/>
          <w:numId w:val="61"/>
        </w:numPr>
        <w:pBdr/>
        <w:ind w:left="432" w:hanging="432"/>
        <w:rPr/>
      </w:pPr>
      <w:bookmarkStart w:colFirst="0" w:colLast="0" w:name="_2s8eyo1" w:id="9"/>
      <w:bookmarkEnd w:id="9"/>
      <w:r w:rsidDel="00000000" w:rsidR="00000000" w:rsidRPr="00000000">
        <w:rPr>
          <w:rtl w:val="0"/>
        </w:rPr>
        <w:t xml:space="preserve">Introduction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7dp8vu" w:id="10"/>
      <w:bookmarkEnd w:id="10"/>
      <w:r w:rsidDel="00000000" w:rsidR="00000000" w:rsidRPr="00000000">
        <w:rPr>
          <w:rFonts w:ascii="Calibri" w:cs="Calibri" w:eastAsia="Calibri" w:hAnsi="Calibri"/>
          <w:b w:val="1"/>
          <w:color w:val="000000"/>
          <w:sz w:val="26"/>
          <w:szCs w:val="26"/>
          <w:rtl w:val="0"/>
        </w:rPr>
        <w:t xml:space="preserve">Objectifs du document</w:t>
      </w:r>
      <w:r w:rsidDel="00000000" w:rsidR="00000000" w:rsidRPr="00000000">
        <w:rPr>
          <w:rtl w:val="0"/>
        </w:rPr>
      </w:r>
    </w:p>
    <w:p w:rsidR="00000000" w:rsidDel="00000000" w:rsidP="00000000" w:rsidRDefault="00000000" w:rsidRPr="00000000">
      <w:pPr>
        <w:pBdr/>
        <w:spacing w:before="240" w:lineRule="auto"/>
        <w:contextualSpacing w:val="0"/>
        <w:jc w:val="both"/>
        <w:rPr/>
      </w:pPr>
      <w:bookmarkStart w:colFirst="0" w:colLast="0" w:name="_3rdcrjn" w:id="11"/>
      <w:bookmarkEnd w:id="11"/>
      <w:r w:rsidDel="00000000" w:rsidR="00000000" w:rsidRPr="00000000">
        <w:rPr>
          <w:rtl w:val="0"/>
        </w:rPr>
        <w:t xml:space="preserve">L’objectif du document est de détailler les besoins fonctionnels énoncés pour la gestion du carnet d'ordres marché local, des offres publiques de vente, des plans d'épargne en actions et de la bourse en ligne.</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6in1rg" w:id="12"/>
      <w:bookmarkEnd w:id="12"/>
      <w:r w:rsidDel="00000000" w:rsidR="00000000" w:rsidRPr="00000000">
        <w:rPr>
          <w:rFonts w:ascii="Calibri" w:cs="Calibri" w:eastAsia="Calibri" w:hAnsi="Calibri"/>
          <w:b w:val="1"/>
          <w:color w:val="000000"/>
          <w:sz w:val="26"/>
          <w:szCs w:val="26"/>
          <w:rtl w:val="0"/>
        </w:rPr>
        <w:t xml:space="preserve">Objectifs et périmètre du projet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bookmarkStart w:colFirst="0" w:colLast="0" w:name="_lnxbz9" w:id="13"/>
      <w:bookmarkEnd w:id="13"/>
      <w:r w:rsidDel="00000000" w:rsidR="00000000" w:rsidRPr="00000000">
        <w:rPr>
          <w:rFonts w:ascii="Calibri" w:cs="Calibri" w:eastAsia="Calibri" w:hAnsi="Calibri"/>
          <w:b w:val="0"/>
          <w:color w:val="00000a"/>
          <w:sz w:val="22"/>
          <w:szCs w:val="22"/>
          <w:rtl w:val="0"/>
        </w:rPr>
        <w:t xml:space="preserve">L'objectif du projet est de mettre en place la gestion du carnet d'ordres destiné au marché locale, des OPVs, des Plans d'épargne en action et des  contrats bourse en ligne. </w:t>
      </w:r>
    </w:p>
    <w:p w:rsidR="00000000" w:rsidDel="00000000" w:rsidP="00000000" w:rsidRDefault="00000000" w:rsidRPr="00000000">
      <w:pPr>
        <w:pBdr/>
        <w:tabs>
          <w:tab w:val="left" w:pos="708"/>
        </w:tabs>
        <w:spacing w:after="0" w:before="240" w:line="276" w:lineRule="auto"/>
        <w:ind w:left="0" w:right="142" w:firstLine="0"/>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Le carnet d’ordres prend également en charge les ordres portant sur les droits liés aux valeurs cotées, formant rompus issus des opérations sur titres.</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des ordres de bourse simples et groupés : Achat et ventes des titres cotés (Actions, Obligations et droits)</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des ordres de souscriptions, rachats simples et groupés</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des offres publiques de vente (OPV).</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du plan d'épargne en action.</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des ordres initiés depuis la bourse en ligne.</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des exécutions des ordres de bourse.</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cycle de vie des exécutions des ordres de Souscriptions rachats OPCVM.</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gestion pour les ordres bourse.</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gestion pour les souscriptions rachats OPCVM.</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gestion pour les souscriptions en une OPV. </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gestion des contrats PEA.</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gestion des ordres de la bourse en ligne.</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frais pour les ordres de bourse.</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frais pour les ordres de souscriptions / rachats OPCVM.</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règles de frais des ordres initiés depuis la bourse en ligne.</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contrôle de la provision titres et espèces lors de l'initiation des ordres.</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La transmission des ordres vers le règlement livraison pour le dénouement poste marché.</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La gestion du « Cutt - off time » réception pour la collecte des ordres.</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La gestion des flux entrants et sortants</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La génération des reporting (OPV, BEL, PEA)</w:t>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consultations et recherches multicritères</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5nkun2" w:id="14"/>
      <w:bookmarkEnd w:id="14"/>
      <w:r w:rsidDel="00000000" w:rsidR="00000000" w:rsidRPr="00000000">
        <w:rPr>
          <w:rFonts w:ascii="Calibri" w:cs="Calibri" w:eastAsia="Calibri" w:hAnsi="Calibri"/>
          <w:b w:val="1"/>
          <w:color w:val="000000"/>
          <w:sz w:val="26"/>
          <w:szCs w:val="26"/>
          <w:rtl w:val="0"/>
        </w:rPr>
        <w:t xml:space="preserve">Limites du document</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Ce document ne couvre pas la partie habilitation.</w:t>
      </w: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b w:val="1"/>
          <w:i w:val="1"/>
          <w:sz w:val="20"/>
          <w:szCs w:val="20"/>
        </w:rPr>
      </w:pPr>
      <w:r w:rsidDel="00000000" w:rsidR="00000000" w:rsidRPr="00000000">
        <w:rPr>
          <w:b w:val="1"/>
          <w:i w:val="1"/>
          <w:sz w:val="20"/>
          <w:szCs w:val="20"/>
          <w:rtl w:val="0"/>
        </w:rPr>
        <w:t xml:space="preserve">[Début Section Vermeg]</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ksv4uv" w:id="15"/>
      <w:bookmarkEnd w:id="15"/>
      <w:r w:rsidDel="00000000" w:rsidR="00000000" w:rsidRPr="00000000">
        <w:rPr>
          <w:rFonts w:ascii="Calibri" w:cs="Calibri" w:eastAsia="Calibri" w:hAnsi="Calibri"/>
          <w:b w:val="1"/>
          <w:color w:val="000000"/>
          <w:sz w:val="26"/>
          <w:szCs w:val="26"/>
          <w:rtl w:val="0"/>
        </w:rPr>
        <w:t xml:space="preserve">Points en suspens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La liste des points non encore résolus et couverts par le périmètre fonctionnel :</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Templates des reports statistiques</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Date de levée de nantissement sur les contrats générés suite au financement par crédit lors d’une OPV.</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pBdr/>
        <w:spacing w:before="240" w:lineRule="auto"/>
        <w:ind w:right="142"/>
        <w:contextualSpacing w:val="0"/>
        <w:jc w:val="both"/>
        <w:rPr/>
      </w:pPr>
      <w:r w:rsidDel="00000000" w:rsidR="00000000" w:rsidRPr="00000000">
        <w:rPr>
          <w:b w:val="1"/>
          <w:i w:val="1"/>
          <w:sz w:val="20"/>
          <w:szCs w:val="20"/>
          <w:rtl w:val="0"/>
        </w:rPr>
        <w:t xml:space="preserve"> [Fin section Vermeg]</w:t>
      </w:r>
      <w:r w:rsidDel="00000000" w:rsidR="00000000" w:rsidRPr="00000000">
        <w:rPr>
          <w:rtl w:val="0"/>
        </w:rPr>
      </w:r>
    </w:p>
    <w:p w:rsidR="00000000" w:rsidDel="00000000" w:rsidP="00000000" w:rsidRDefault="00000000" w:rsidRPr="00000000">
      <w:pPr>
        <w:pBdr/>
        <w:spacing w:before="240" w:lineRule="auto"/>
        <w:ind w:right="142"/>
        <w:contextualSpacing w:val="0"/>
        <w:jc w:val="both"/>
        <w:rPr/>
      </w:pPr>
      <w:r w:rsidDel="00000000" w:rsidR="00000000" w:rsidRPr="00000000">
        <w:rPr>
          <w:rtl w:val="0"/>
        </w:rPr>
        <w:t xml:space="preserve"> </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4sinio" w:id="16"/>
      <w:bookmarkEnd w:id="16"/>
      <w:r w:rsidDel="00000000" w:rsidR="00000000" w:rsidRPr="00000000">
        <w:rPr>
          <w:rFonts w:ascii="Calibri" w:cs="Calibri" w:eastAsia="Calibri" w:hAnsi="Calibri"/>
          <w:b w:val="1"/>
          <w:color w:val="000000"/>
          <w:sz w:val="26"/>
          <w:szCs w:val="26"/>
          <w:rtl w:val="0"/>
        </w:rPr>
        <w:t xml:space="preserve">Références</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[Refonte Chaine Titres Spécifications Des Interfaces Techniques]</w:t>
        <w:tab/>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before="240" w:lin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2jxsxqh" w:id="17"/>
      <w:bookmarkEnd w:id="17"/>
      <w:r w:rsidDel="00000000" w:rsidR="00000000" w:rsidRPr="00000000">
        <w:rPr>
          <w:rFonts w:ascii="Calibri" w:cs="Calibri" w:eastAsia="Calibri" w:hAnsi="Calibri"/>
          <w:b w:val="1"/>
          <w:smallCaps w:val="1"/>
          <w:color w:val="404040"/>
          <w:sz w:val="32"/>
          <w:szCs w:val="32"/>
          <w:rtl w:val="0"/>
        </w:rPr>
        <w:t xml:space="preserve">Diagramme de Flux</w:t>
      </w:r>
      <w:r w:rsidDel="00000000" w:rsidR="00000000" w:rsidRPr="00000000">
        <w:rPr>
          <w:rtl w:val="0"/>
        </w:rPr>
      </w:r>
    </w:p>
    <w:p w:rsidR="00000000" w:rsidDel="00000000" w:rsidP="00000000" w:rsidRDefault="00000000" w:rsidRPr="00000000">
      <w:pPr>
        <w:pBdr/>
        <w:spacing w:after="0" w:before="240" w:line="276" w:lineRule="auto"/>
        <w:ind w:left="786"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z337ya" w:id="18"/>
      <w:bookmarkEnd w:id="18"/>
      <w:r w:rsidDel="00000000" w:rsidR="00000000" w:rsidRPr="00000000">
        <w:rPr>
          <w:rFonts w:ascii="Calibri" w:cs="Calibri" w:eastAsia="Calibri" w:hAnsi="Calibri"/>
          <w:b w:val="1"/>
          <w:color w:val="000000"/>
          <w:sz w:val="26"/>
          <w:szCs w:val="26"/>
          <w:rtl w:val="0"/>
        </w:rPr>
        <w:t xml:space="preserve">Description du diagramme des flux :</w:t>
      </w: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drawing>
          <wp:inline distB="0" distT="0" distL="0" distR="0">
            <wp:extent cx="5648325" cy="7191375"/>
            <wp:effectExtent b="0" l="0" r="0" t="0"/>
            <wp:docPr id="26" name="image59.jpg"/>
            <a:graphic>
              <a:graphicData uri="http://schemas.openxmlformats.org/drawingml/2006/picture">
                <pic:pic>
                  <pic:nvPicPr>
                    <pic:cNvPr id="0" name="image59.jpg"/>
                    <pic:cNvPicPr preferRelativeResize="0"/>
                  </pic:nvPicPr>
                  <pic:blipFill>
                    <a:blip r:embed="rId11"/>
                    <a:srcRect b="0" l="0" r="0" t="0"/>
                    <a:stretch>
                      <a:fillRect/>
                    </a:stretch>
                  </pic:blipFill>
                  <pic:spPr>
                    <a:xfrm>
                      <a:off x="0" y="0"/>
                      <a:ext cx="5648325" cy="7191375"/>
                    </a:xfrm>
                    <a:prstGeom prst="rect"/>
                    <a:ln/>
                  </pic:spPr>
                </pic:pic>
              </a:graphicData>
            </a:graphic>
          </wp:inline>
        </w:drawing>
      </w: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pBdr/>
        <w:tabs>
          <w:tab w:val="left" w:pos="3288"/>
        </w:tabs>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701"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j2qqm3" w:id="19"/>
      <w:bookmarkEnd w:id="19"/>
      <w:r w:rsidDel="00000000" w:rsidR="00000000" w:rsidRPr="00000000">
        <w:rPr>
          <w:rFonts w:ascii="Calibri" w:cs="Calibri" w:eastAsia="Calibri" w:hAnsi="Calibri"/>
          <w:b w:val="1"/>
          <w:color w:val="000000"/>
          <w:sz w:val="26"/>
          <w:szCs w:val="26"/>
          <w:rtl w:val="0"/>
        </w:rPr>
        <w:t xml:space="preserve">Liste des acteurs :</w:t>
      </w:r>
      <w:r w:rsidDel="00000000" w:rsidR="00000000" w:rsidRPr="00000000">
        <w:rPr>
          <w:rtl w:val="0"/>
        </w:rPr>
      </w:r>
    </w:p>
    <w:p w:rsidR="00000000" w:rsidDel="00000000" w:rsidP="00000000" w:rsidRDefault="00000000" w:rsidRPr="00000000">
      <w:pPr>
        <w:numPr>
          <w:ilvl w:val="0"/>
          <w:numId w:val="60"/>
        </w:numPr>
        <w:pBdr/>
        <w:spacing w:after="240" w:before="240" w:line="240" w:lineRule="auto"/>
        <w:ind w:left="786"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Description détaillée de chaque acteur :</w:t>
      </w:r>
    </w:p>
    <w:tbl>
      <w:tblPr>
        <w:tblStyle w:val="Table5"/>
        <w:bidiVisual w:val="0"/>
        <w:tblW w:w="9266.0" w:type="dxa"/>
        <w:jc w:val="left"/>
        <w:tblInd w:w="-115.0" w:type="dxa"/>
        <w:tblLayout w:type="fixed"/>
        <w:tblLook w:val="0000"/>
      </w:tblPr>
      <w:tblGrid>
        <w:gridCol w:w="1190"/>
        <w:gridCol w:w="8076"/>
        <w:tblGridChange w:id="0">
          <w:tblGrid>
            <w:gridCol w:w="1190"/>
            <w:gridCol w:w="807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Acteurs</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Client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Client, souscripteur, porteur de part</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SDB</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Société de bourse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SDG</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Société de gestion (Gestionnaire de fond)</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SDGR</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Système de gestion de la réservation espèce au niveau de l’agence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BEL</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Bourse en ligne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BVC</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Bourse de valeurs de Casablanca</w:t>
            </w:r>
          </w:p>
        </w:tc>
      </w:tr>
    </w:tbl>
    <w:p w:rsidR="00000000" w:rsidDel="00000000" w:rsidP="00000000" w:rsidRDefault="00000000" w:rsidRPr="00000000">
      <w:pPr>
        <w:pBdr/>
        <w:spacing w:after="240" w:before="240" w:line="240" w:lineRule="auto"/>
        <w:ind w:left="786" w:right="142"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y810tw" w:id="20"/>
      <w:bookmarkEnd w:id="20"/>
      <w:r w:rsidDel="00000000" w:rsidR="00000000" w:rsidRPr="00000000">
        <w:rPr>
          <w:rFonts w:ascii="Calibri" w:cs="Calibri" w:eastAsia="Calibri" w:hAnsi="Calibri"/>
          <w:b w:val="1"/>
          <w:color w:val="000000"/>
          <w:sz w:val="26"/>
          <w:szCs w:val="26"/>
          <w:rtl w:val="0"/>
        </w:rPr>
        <w:t xml:space="preserve">Liste des flux :</w:t>
      </w:r>
      <w:r w:rsidDel="00000000" w:rsidR="00000000" w:rsidRPr="00000000">
        <w:rPr>
          <w:rtl w:val="0"/>
        </w:rPr>
      </w:r>
    </w:p>
    <w:p w:rsidR="00000000" w:rsidDel="00000000" w:rsidP="00000000" w:rsidRDefault="00000000" w:rsidRPr="00000000">
      <w:pPr>
        <w:numPr>
          <w:ilvl w:val="0"/>
          <w:numId w:val="60"/>
        </w:numPr>
        <w:pBdr/>
        <w:spacing w:after="240" w:before="240" w:line="240" w:lineRule="auto"/>
        <w:ind w:left="786" w:right="142" w:hanging="360"/>
        <w:contextualSpacing w:val="1"/>
        <w:jc w:val="both"/>
        <w:rPr>
          <w:b w:val="0"/>
          <w:sz w:val="22"/>
          <w:szCs w:val="22"/>
        </w:rPr>
      </w:pPr>
      <w:r w:rsidDel="00000000" w:rsidR="00000000" w:rsidRPr="00000000">
        <w:rPr>
          <w:rFonts w:ascii="Calibri" w:cs="Calibri" w:eastAsia="Calibri" w:hAnsi="Calibri"/>
          <w:b w:val="0"/>
          <w:sz w:val="22"/>
          <w:szCs w:val="22"/>
          <w:rtl w:val="0"/>
        </w:rPr>
        <w:t xml:space="preserve">Description détaillée de chaque flux échangé :</w:t>
      </w:r>
    </w:p>
    <w:tbl>
      <w:tblPr>
        <w:tblStyle w:val="Table6"/>
        <w:bidiVisual w:val="0"/>
        <w:tblW w:w="9287.0" w:type="dxa"/>
        <w:jc w:val="left"/>
        <w:tblInd w:w="-115.0" w:type="dxa"/>
        <w:tblLayout w:type="fixed"/>
        <w:tblLook w:val="0000"/>
      </w:tblPr>
      <w:tblGrid>
        <w:gridCol w:w="895"/>
        <w:gridCol w:w="1238"/>
        <w:gridCol w:w="7154"/>
        <w:tblGridChange w:id="0">
          <w:tblGrid>
            <w:gridCol w:w="895"/>
            <w:gridCol w:w="1238"/>
            <w:gridCol w:w="715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bookmarkStart w:colFirst="0" w:colLast="0" w:name="_4i7ojhp" w:id="21"/>
            <w:bookmarkEnd w:id="21"/>
            <w:r w:rsidDel="00000000" w:rsidR="00000000" w:rsidRPr="00000000">
              <w:rPr>
                <w:rFonts w:ascii="Arial" w:cs="Arial" w:eastAsia="Arial" w:hAnsi="Arial"/>
                <w:b w:val="1"/>
                <w:sz w:val="20"/>
                <w:szCs w:val="20"/>
                <w:rtl w:val="0"/>
              </w:rPr>
              <w:t xml:space="preserve">Flux</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Type</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tabs>
                <w:tab w:val="left" w:pos="426"/>
                <w:tab w:val="left" w:pos="1134"/>
                <w:tab w:val="left" w:pos="1701"/>
                <w:tab w:val="left" w:pos="2268"/>
                <w:tab w:val="left" w:pos="3402"/>
                <w:tab w:val="left" w:pos="4536"/>
                <w:tab w:val="left" w:pos="5670"/>
                <w:tab w:val="left" w:pos="6804"/>
                <w:tab w:val="left" w:pos="7938"/>
              </w:tabs>
              <w:spacing w:after="0" w:before="120" w:line="276" w:lineRule="auto"/>
              <w:contextualSpacing w:val="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1 -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Ordre </w:t>
            </w:r>
            <w:r w:rsidDel="00000000" w:rsidR="00000000" w:rsidRPr="00000000">
              <w:rPr>
                <w:b w:val="1"/>
                <w:rtl w:val="0"/>
              </w:rPr>
              <w:t xml:space="preserve">(Media : Saisie manuel, Intégration d’un fichier d’ordres massif, Interface Wafa Gestion pour les ordres S/R)</w:t>
            </w:r>
            <w:r w:rsidDel="00000000" w:rsidR="00000000" w:rsidRPr="00000000">
              <w:rPr>
                <w:rtl w:val="0"/>
              </w:rPr>
              <w:t xml:space="preserve"> </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2 -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Ordre généré vers la SDB, SDG, BVC </w:t>
            </w:r>
            <w:r w:rsidDel="00000000" w:rsidR="00000000" w:rsidRPr="00000000">
              <w:rPr>
                <w:b w:val="1"/>
                <w:rtl w:val="0"/>
              </w:rPr>
              <w:t xml:space="preserve">(Media : Fichier des ordres)</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3 -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Entrant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Exécutions reçues de la SDB, BVC </w:t>
            </w:r>
            <w:r w:rsidDel="00000000" w:rsidR="00000000" w:rsidRPr="00000000">
              <w:rPr>
                <w:b w:val="1"/>
                <w:rtl w:val="0"/>
              </w:rPr>
              <w:t xml:space="preserve">(Media : Fichier SDB, Fichier d’attribution de la BVC), </w:t>
            </w:r>
            <w:r w:rsidDel="00000000" w:rsidR="00000000" w:rsidRPr="00000000">
              <w:rPr>
                <w:rtl w:val="0"/>
              </w:rPr>
              <w:t xml:space="preserve">Valeur liquidative reçu de la SDG </w:t>
            </w:r>
            <w:r w:rsidDel="00000000" w:rsidR="00000000" w:rsidRPr="00000000">
              <w:rPr>
                <w:b w:val="1"/>
                <w:rtl w:val="0"/>
              </w:rPr>
              <w:t xml:space="preserve">(Media : Saisie manuelle)</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4 -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Sortant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Génération de l'IRL pour le module de règlement livraison.</w:t>
            </w:r>
          </w:p>
        </w:tc>
      </w:tr>
    </w:tbl>
    <w:p w:rsidR="00000000" w:rsidDel="00000000" w:rsidP="00000000" w:rsidRDefault="00000000" w:rsidRPr="00000000">
      <w:pPr>
        <w:pBdr/>
        <w:contextualSpacing w:val="0"/>
        <w:jc w:val="both"/>
        <w:rPr>
          <w:b w:val="1"/>
          <w:i w:val="1"/>
          <w:smallCaps w:val="1"/>
          <w:color w:val="404040"/>
          <w:sz w:val="20"/>
          <w:szCs w:val="20"/>
        </w:rPr>
      </w:pPr>
      <w:r w:rsidDel="00000000" w:rsidR="00000000" w:rsidRPr="00000000">
        <w:br w:type="page"/>
      </w:r>
      <w:r w:rsidDel="00000000" w:rsidR="00000000" w:rsidRPr="00000000">
        <w:rPr>
          <w:b w:val="1"/>
          <w:i w:val="1"/>
          <w:sz w:val="20"/>
          <w:szCs w:val="20"/>
          <w:rtl w:val="0"/>
        </w:rPr>
        <w:t xml:space="preserve">[Début Section Vermeg]</w:t>
      </w: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2xcytpi" w:id="22"/>
      <w:bookmarkEnd w:id="22"/>
      <w:r w:rsidDel="00000000" w:rsidR="00000000" w:rsidRPr="00000000">
        <w:rPr>
          <w:rFonts w:ascii="Calibri" w:cs="Calibri" w:eastAsia="Calibri" w:hAnsi="Calibri"/>
          <w:b w:val="1"/>
          <w:smallCaps w:val="1"/>
          <w:color w:val="404040"/>
          <w:sz w:val="32"/>
          <w:szCs w:val="32"/>
          <w:rtl w:val="0"/>
        </w:rPr>
        <w:t xml:space="preserve">Processus Metier : CARNET d’ordres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Les processus métier dans ce document sont ceux relatifs à la gestion des ordres simples et globaux pour le marché local, ils peuvent porter sur les actions, obligations et les droits pour les ordres de bourse et sur les OPCVM pour les opérations de souscriptions rachats.</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Les fonctionnalités qui sont gérées par le module de gestion des carnets d’ordres sont :</w:t>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création, modification et annulation de l’ordre.</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génération de la jambe miroir pour un ordre de vente avec un Aller / Retour</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des données de l’ordre.</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des règles de contrôle.</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du contrôle de provision titre et espèce.</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du cut – off réception pour la réception des ordres.</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du commissionnement </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des notifications et reporting</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gestion des exécutions, rapprochement à l’ordre et allocations.</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 déversement des instructions de règlement livraison.</w:t>
      </w:r>
      <w:r w:rsidDel="00000000" w:rsidR="00000000" w:rsidRPr="00000000">
        <w:rPr>
          <w:rtl w:val="0"/>
        </w:rPr>
      </w:r>
    </w:p>
    <w:p w:rsidR="00000000" w:rsidDel="00000000" w:rsidP="00000000" w:rsidRDefault="00000000" w:rsidRPr="00000000">
      <w:pPr>
        <w:numPr>
          <w:ilvl w:val="0"/>
          <w:numId w:val="50"/>
        </w:numPr>
        <w:pBdr/>
        <w:tabs>
          <w:tab w:val="left" w:pos="708"/>
        </w:tabs>
        <w:spacing w:after="240" w:before="240" w:line="276" w:lineRule="auto"/>
        <w:ind w:left="720" w:right="142"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Gestion de la réservation espèce : Procédure de réservation :</w:t>
      </w:r>
    </w:p>
    <w:p w:rsidR="00000000" w:rsidDel="00000000" w:rsidP="00000000" w:rsidRDefault="00000000" w:rsidRPr="00000000">
      <w:pPr>
        <w:numPr>
          <w:ilvl w:val="0"/>
          <w:numId w:val="77"/>
        </w:numPr>
        <w:pBdr/>
        <w:spacing w:after="0" w:before="0" w:line="276" w:lineRule="auto"/>
        <w:ind w:left="1065" w:hanging="360"/>
        <w:contextualSpacing w:val="1"/>
        <w:rPr/>
      </w:pPr>
      <w:r w:rsidDel="00000000" w:rsidR="00000000" w:rsidRPr="00000000">
        <w:rPr>
          <w:rFonts w:ascii="Calibri" w:cs="Calibri" w:eastAsia="Calibri" w:hAnsi="Calibri"/>
          <w:b w:val="1"/>
          <w:i w:val="1"/>
          <w:sz w:val="22"/>
          <w:szCs w:val="22"/>
          <w:u w:val="single"/>
          <w:rtl w:val="0"/>
        </w:rPr>
        <w:t xml:space="preserve">Carnet d’ordre bourse</w:t>
      </w:r>
      <w:r w:rsidDel="00000000" w:rsidR="00000000" w:rsidRPr="00000000">
        <w:rPr>
          <w:rFonts w:ascii="Calibri" w:cs="Calibri" w:eastAsia="Calibri" w:hAnsi="Calibri"/>
          <w:b w:val="0"/>
          <w:sz w:val="22"/>
          <w:szCs w:val="22"/>
          <w:rtl w:val="0"/>
        </w:rPr>
        <w:t xml:space="preserve"> : le flag  « Réservation » doit être toujours actif et obligatoire mais sans passer par le débit, avec possibilité de forçage selon le besoin sans passer par la réservation.</w:t>
      </w:r>
      <w:r w:rsidDel="00000000" w:rsidR="00000000" w:rsidRPr="00000000">
        <w:rPr>
          <w:rtl w:val="0"/>
        </w:rPr>
      </w:r>
    </w:p>
    <w:p w:rsidR="00000000" w:rsidDel="00000000" w:rsidP="00000000" w:rsidRDefault="00000000" w:rsidRPr="00000000">
      <w:pPr>
        <w:numPr>
          <w:ilvl w:val="0"/>
          <w:numId w:val="77"/>
        </w:numPr>
        <w:pBdr/>
        <w:spacing w:after="0" w:before="0" w:line="276" w:lineRule="auto"/>
        <w:ind w:left="1065" w:hanging="360"/>
        <w:contextualSpacing w:val="1"/>
        <w:rPr/>
      </w:pPr>
      <w:r w:rsidDel="00000000" w:rsidR="00000000" w:rsidRPr="00000000">
        <w:rPr>
          <w:rFonts w:ascii="Calibri" w:cs="Calibri" w:eastAsia="Calibri" w:hAnsi="Calibri"/>
          <w:b w:val="1"/>
          <w:i w:val="1"/>
          <w:sz w:val="22"/>
          <w:szCs w:val="22"/>
          <w:u w:val="single"/>
          <w:rtl w:val="0"/>
        </w:rPr>
        <w:t xml:space="preserve">Carnet d’ordre OPCVM</w:t>
      </w:r>
      <w:r w:rsidDel="00000000" w:rsidR="00000000" w:rsidRPr="00000000">
        <w:rPr>
          <w:rFonts w:ascii="Calibri" w:cs="Calibri" w:eastAsia="Calibri" w:hAnsi="Calibri"/>
          <w:b w:val="0"/>
          <w:sz w:val="22"/>
          <w:szCs w:val="22"/>
          <w:rtl w:val="0"/>
        </w:rPr>
        <w:t xml:space="preserve"> : </w:t>
      </w:r>
      <w:r w:rsidDel="00000000" w:rsidR="00000000" w:rsidRPr="00000000">
        <w:rPr>
          <w:rtl w:val="0"/>
        </w:rPr>
      </w:r>
    </w:p>
    <w:p w:rsidR="00000000" w:rsidDel="00000000" w:rsidP="00000000" w:rsidRDefault="00000000" w:rsidRPr="00000000">
      <w:pPr>
        <w:numPr>
          <w:ilvl w:val="0"/>
          <w:numId w:val="80"/>
        </w:numPr>
        <w:pBdr/>
        <w:spacing w:after="0" w:before="0" w:line="276" w:lineRule="auto"/>
        <w:ind w:left="1776" w:hanging="360"/>
        <w:contextualSpacing w:val="1"/>
        <w:rPr/>
      </w:pPr>
      <w:r w:rsidDel="00000000" w:rsidR="00000000" w:rsidRPr="00000000">
        <w:rPr>
          <w:rFonts w:ascii="Calibri" w:cs="Calibri" w:eastAsia="Calibri" w:hAnsi="Calibri"/>
          <w:b w:val="0"/>
          <w:sz w:val="22"/>
          <w:szCs w:val="22"/>
          <w:rtl w:val="0"/>
        </w:rPr>
        <w:t xml:space="preserve">Ordres Réseaux : procédure à l’identique du carnet d’ordre bourse</w:t>
      </w:r>
      <w:r w:rsidDel="00000000" w:rsidR="00000000" w:rsidRPr="00000000">
        <w:rPr>
          <w:rtl w:val="0"/>
        </w:rPr>
      </w:r>
    </w:p>
    <w:p w:rsidR="00000000" w:rsidDel="00000000" w:rsidP="00000000" w:rsidRDefault="00000000" w:rsidRPr="00000000">
      <w:pPr>
        <w:numPr>
          <w:ilvl w:val="0"/>
          <w:numId w:val="80"/>
        </w:numPr>
        <w:pBdr/>
        <w:spacing w:after="0" w:before="0" w:line="276" w:lineRule="auto"/>
        <w:ind w:left="1776" w:hanging="360"/>
        <w:contextualSpacing w:val="1"/>
        <w:rPr/>
      </w:pPr>
      <w:r w:rsidDel="00000000" w:rsidR="00000000" w:rsidRPr="00000000">
        <w:rPr>
          <w:rFonts w:ascii="Calibri" w:cs="Calibri" w:eastAsia="Calibri" w:hAnsi="Calibri"/>
          <w:b w:val="0"/>
          <w:sz w:val="22"/>
          <w:szCs w:val="22"/>
          <w:rtl w:val="0"/>
        </w:rPr>
        <w:t xml:space="preserve">Ordres Directs : sont exclus de la réservation, mais ils passent via la procédure de validation et autorisation de l’agence « Workflow »</w:t>
      </w:r>
      <w:r w:rsidDel="00000000" w:rsidR="00000000" w:rsidRPr="00000000">
        <w:rPr>
          <w:rtl w:val="0"/>
        </w:rPr>
      </w:r>
    </w:p>
    <w:p w:rsidR="00000000" w:rsidDel="00000000" w:rsidP="00000000" w:rsidRDefault="00000000" w:rsidRPr="00000000">
      <w:pPr>
        <w:numPr>
          <w:ilvl w:val="0"/>
          <w:numId w:val="77"/>
        </w:numPr>
        <w:pBdr/>
        <w:spacing w:after="0" w:before="0" w:line="276" w:lineRule="auto"/>
        <w:ind w:left="1065" w:right="142" w:hanging="360"/>
        <w:contextualSpacing w:val="1"/>
        <w:jc w:val="both"/>
        <w:rPr/>
      </w:pPr>
      <w:r w:rsidDel="00000000" w:rsidR="00000000" w:rsidRPr="00000000">
        <w:rPr>
          <w:rFonts w:ascii="Calibri" w:cs="Calibri" w:eastAsia="Calibri" w:hAnsi="Calibri"/>
          <w:b w:val="1"/>
          <w:i w:val="1"/>
          <w:sz w:val="22"/>
          <w:szCs w:val="22"/>
          <w:u w:val="single"/>
          <w:rtl w:val="0"/>
        </w:rPr>
        <w:t xml:space="preserve">Ordres OPV/IPO</w:t>
      </w:r>
      <w:r w:rsidDel="00000000" w:rsidR="00000000" w:rsidRPr="00000000">
        <w:rPr>
          <w:rFonts w:ascii="Calibri" w:cs="Calibri" w:eastAsia="Calibri" w:hAnsi="Calibri"/>
          <w:b w:val="0"/>
          <w:sz w:val="22"/>
          <w:szCs w:val="22"/>
          <w:rtl w:val="0"/>
        </w:rPr>
        <w:t xml:space="preserve"> : En plus de la réservation, le système opère le débit à la fin de la  journée (traitement Batch). avec possibilité de forçage selon le besoin sans passer par la réservation ni de débit pour les cas du crédit, Collatéral et le mode de paiement par chèque.</w:t>
      </w:r>
      <w:r w:rsidDel="00000000" w:rsidR="00000000" w:rsidRPr="00000000">
        <w:rPr>
          <w:rtl w:val="0"/>
        </w:rPr>
      </w:r>
    </w:p>
    <w:p w:rsidR="00000000" w:rsidDel="00000000" w:rsidP="00000000" w:rsidRDefault="00000000" w:rsidRPr="00000000">
      <w:pPr>
        <w:pBdr/>
        <w:spacing w:after="0" w:before="0" w:line="276" w:lineRule="auto"/>
        <w:ind w:left="1065" w:right="142" w:firstLine="0"/>
        <w:contextualSpacing w:val="0"/>
        <w:jc w:val="both"/>
        <w:rPr/>
      </w:pPr>
      <w:r w:rsidDel="00000000" w:rsidR="00000000" w:rsidRPr="00000000">
        <w:rPr>
          <w:rtl w:val="0"/>
        </w:rPr>
      </w:r>
    </w:p>
    <w:p w:rsidR="00000000" w:rsidDel="00000000" w:rsidP="00000000" w:rsidRDefault="00000000" w:rsidRPr="00000000">
      <w:pPr>
        <w:numPr>
          <w:ilvl w:val="0"/>
          <w:numId w:val="77"/>
        </w:numPr>
        <w:pBdr/>
        <w:spacing w:after="0" w:before="0" w:line="276" w:lineRule="auto"/>
        <w:ind w:left="1065" w:right="142" w:hanging="360"/>
        <w:contextualSpacing w:val="1"/>
        <w:jc w:val="both"/>
        <w:rPr/>
      </w:pPr>
      <w:r w:rsidDel="00000000" w:rsidR="00000000" w:rsidRPr="00000000">
        <w:rPr>
          <w:rFonts w:ascii="Calibri" w:cs="Calibri" w:eastAsia="Calibri" w:hAnsi="Calibri"/>
          <w:b w:val="0"/>
          <w:sz w:val="22"/>
          <w:szCs w:val="22"/>
          <w:rtl w:val="0"/>
        </w:rPr>
        <w:t xml:space="preserve">Pour toute Annulation, le système doit lever la réservation si avant batch sinon  restituer les débits si après batch.</w:t>
      </w:r>
      <w:r w:rsidDel="00000000" w:rsidR="00000000" w:rsidRPr="00000000">
        <w:rPr>
          <w:rtl w:val="0"/>
        </w:rPr>
      </w:r>
    </w:p>
    <w:p w:rsidR="00000000" w:rsidDel="00000000" w:rsidP="00000000" w:rsidRDefault="00000000" w:rsidRPr="00000000">
      <w:pPr>
        <w:numPr>
          <w:ilvl w:val="0"/>
          <w:numId w:val="77"/>
        </w:numPr>
        <w:pBdr/>
        <w:spacing w:after="0" w:before="0" w:line="276" w:lineRule="auto"/>
        <w:ind w:left="1065" w:right="142" w:hanging="360"/>
        <w:contextualSpacing w:val="1"/>
        <w:jc w:val="both"/>
        <w:rPr/>
      </w:pPr>
      <w:r w:rsidDel="00000000" w:rsidR="00000000" w:rsidRPr="00000000">
        <w:rPr>
          <w:rFonts w:ascii="Calibri" w:cs="Calibri" w:eastAsia="Calibri" w:hAnsi="Calibri"/>
          <w:b w:val="0"/>
          <w:sz w:val="22"/>
          <w:szCs w:val="22"/>
          <w:rtl w:val="0"/>
        </w:rPr>
        <w:t xml:space="preserve">Levée de la réservation : le système doit lever la réservation au fur et mesure des quantités exécutées et échues pour la bourse et l’OPCVM.</w:t>
      </w:r>
      <w:r w:rsidDel="00000000" w:rsidR="00000000" w:rsidRPr="00000000">
        <w:rPr>
          <w:rtl w:val="0"/>
        </w:rPr>
      </w:r>
    </w:p>
    <w:p w:rsidR="00000000" w:rsidDel="00000000" w:rsidP="00000000" w:rsidRDefault="00000000" w:rsidRPr="00000000">
      <w:pPr>
        <w:pBdr/>
        <w:spacing w:after="0" w:before="0" w:line="276" w:lineRule="auto"/>
        <w:ind w:left="1065" w:right="142" w:firstLine="0"/>
        <w:contextualSpacing w:val="0"/>
        <w:jc w:val="both"/>
        <w:rPr/>
      </w:pPr>
      <w:r w:rsidDel="00000000" w:rsidR="00000000" w:rsidRPr="00000000">
        <w:rPr>
          <w:rtl w:val="0"/>
        </w:rPr>
      </w:r>
    </w:p>
    <w:p w:rsidR="00000000" w:rsidDel="00000000" w:rsidP="00000000" w:rsidRDefault="00000000" w:rsidRPr="00000000">
      <w:pPr>
        <w:numPr>
          <w:ilvl w:val="0"/>
          <w:numId w:val="77"/>
        </w:numPr>
        <w:pBdr/>
        <w:spacing w:after="0" w:before="0" w:line="276" w:lineRule="auto"/>
        <w:ind w:left="1065" w:right="142" w:hanging="360"/>
        <w:contextualSpacing w:val="1"/>
        <w:jc w:val="both"/>
        <w:rPr/>
      </w:pPr>
      <w:r w:rsidDel="00000000" w:rsidR="00000000" w:rsidRPr="00000000">
        <w:rPr>
          <w:rFonts w:ascii="Calibri" w:cs="Calibri" w:eastAsia="Calibri" w:hAnsi="Calibri"/>
          <w:b w:val="0"/>
          <w:sz w:val="22"/>
          <w:szCs w:val="22"/>
          <w:rtl w:val="0"/>
        </w:rPr>
        <w:t xml:space="preserve">Gestion de la restitution lors d’une OPV : La restitution des débits des souscriptions à l’OPV doit être opérée totalement le jour de la comptabilisation des allocations titres et espèces, et le nouveau débit sera effectué à l’hauteur des quantités attribuées. MegaCustody ne doit pas poster une comptabilité espèce pour les instructions générées.</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color w:val="ff0000"/>
          <w:sz w:val="22"/>
          <w:szCs w:val="22"/>
        </w:rPr>
      </w:pPr>
      <w:r w:rsidDel="00000000" w:rsidR="00000000" w:rsidRPr="00000000">
        <w:rPr>
          <w:rtl w:val="0"/>
        </w:rPr>
      </w:r>
    </w:p>
    <w:p w:rsidR="00000000" w:rsidDel="00000000" w:rsidP="00000000" w:rsidRDefault="00000000" w:rsidRPr="00000000">
      <w:pPr>
        <w:numPr>
          <w:ilvl w:val="0"/>
          <w:numId w:val="77"/>
        </w:numPr>
        <w:pBdr/>
        <w:spacing w:after="240" w:before="0" w:line="276" w:lineRule="auto"/>
        <w:ind w:left="1065" w:right="142" w:hanging="360"/>
        <w:contextualSpacing w:val="1"/>
        <w:jc w:val="both"/>
        <w:rPr/>
      </w:pPr>
      <w:r w:rsidDel="00000000" w:rsidR="00000000" w:rsidRPr="00000000">
        <w:rPr>
          <w:rFonts w:ascii="Calibri" w:cs="Calibri" w:eastAsia="Calibri" w:hAnsi="Calibri"/>
          <w:b w:val="0"/>
          <w:color w:val="ff0000"/>
          <w:sz w:val="22"/>
          <w:szCs w:val="22"/>
          <w:rtl w:val="0"/>
        </w:rPr>
        <w:t xml:space="preserve">Les déversements du carnet vers ATI : se feront automatiquement moyennant la configuration des Job selon les horaires suivants :</w:t>
      </w:r>
      <w:r w:rsidDel="00000000" w:rsidR="00000000" w:rsidRPr="00000000">
        <w:rPr>
          <w:rtl w:val="0"/>
        </w:rPr>
      </w:r>
    </w:p>
    <w:tbl>
      <w:tblPr>
        <w:tblStyle w:val="Table7"/>
        <w:bidiVisual w:val="0"/>
        <w:tblW w:w="9396.0" w:type="dxa"/>
        <w:jc w:val="left"/>
        <w:tblInd w:w="5.0" w:type="dxa"/>
        <w:tblLayout w:type="fixed"/>
        <w:tblLook w:val="0000"/>
      </w:tblPr>
      <w:tblGrid>
        <w:gridCol w:w="1532"/>
        <w:gridCol w:w="3771"/>
        <w:gridCol w:w="4093"/>
        <w:tblGridChange w:id="0">
          <w:tblGrid>
            <w:gridCol w:w="1532"/>
            <w:gridCol w:w="3771"/>
            <w:gridCol w:w="4093"/>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rPr>
                <w:b w:val="1"/>
                <w:color w:val="ff0000"/>
              </w:rPr>
            </w:pPr>
            <w:r w:rsidDel="00000000" w:rsidR="00000000" w:rsidRPr="00000000">
              <w:rPr>
                <w:b w:val="1"/>
                <w:color w:val="ff0000"/>
                <w:rtl w:val="0"/>
              </w:rPr>
              <w:t xml:space="preserve">Envoi du carnet</w:t>
            </w:r>
          </w:p>
        </w:tc>
        <w:tc>
          <w:tcPr>
            <w:tcBorders>
              <w:top w:color="000000" w:space="0" w:sz="4" w:val="single"/>
              <w:left w:color="000000" w:space="0" w:sz="0" w:val="nil"/>
              <w:bottom w:color="000000" w:space="0" w:sz="4" w:val="single"/>
              <w:right w:color="000000" w:space="0" w:sz="4" w:val="single"/>
            </w:tcBorders>
            <w:shd w:fill="ffff00"/>
            <w:vAlign w:val="center"/>
          </w:tcPr>
          <w:p w:rsidR="00000000" w:rsidDel="00000000" w:rsidP="00000000" w:rsidRDefault="00000000" w:rsidRPr="00000000">
            <w:pPr>
              <w:pBdr/>
              <w:spacing w:line="240" w:lineRule="auto"/>
              <w:contextualSpacing w:val="0"/>
              <w:jc w:val="center"/>
              <w:rPr>
                <w:b w:val="1"/>
                <w:color w:val="ff0000"/>
              </w:rPr>
            </w:pPr>
            <w:r w:rsidDel="00000000" w:rsidR="00000000" w:rsidRPr="00000000">
              <w:rPr>
                <w:b w:val="1"/>
                <w:color w:val="ff0000"/>
                <w:rtl w:val="0"/>
              </w:rPr>
              <w:t xml:space="preserve">Cut-Off Time ( Horaire normal)</w:t>
            </w:r>
          </w:p>
        </w:tc>
        <w:tc>
          <w:tcPr>
            <w:tcBorders>
              <w:top w:color="000000" w:space="0" w:sz="4" w:val="single"/>
              <w:left w:color="000000" w:space="0" w:sz="0" w:val="nil"/>
              <w:bottom w:color="000000" w:space="0" w:sz="4" w:val="single"/>
              <w:right w:color="000000" w:space="0" w:sz="4" w:val="single"/>
            </w:tcBorders>
            <w:shd w:fill="ffff00"/>
            <w:vAlign w:val="center"/>
          </w:tcPr>
          <w:p w:rsidR="00000000" w:rsidDel="00000000" w:rsidP="00000000" w:rsidRDefault="00000000" w:rsidRPr="00000000">
            <w:pPr>
              <w:pBdr/>
              <w:spacing w:line="240" w:lineRule="auto"/>
              <w:contextualSpacing w:val="0"/>
              <w:jc w:val="center"/>
              <w:rPr>
                <w:b w:val="1"/>
                <w:color w:val="ff0000"/>
              </w:rPr>
            </w:pPr>
            <w:r w:rsidDel="00000000" w:rsidR="00000000" w:rsidRPr="00000000">
              <w:rPr>
                <w:b w:val="1"/>
                <w:color w:val="ff0000"/>
                <w:rtl w:val="0"/>
              </w:rPr>
              <w:t xml:space="preserve">Cut-Off </w:t>
            </w:r>
            <w:commentRangeStart w:id="0"/>
            <w:r w:rsidDel="00000000" w:rsidR="00000000" w:rsidRPr="00000000">
              <w:rPr>
                <w:b w:val="1"/>
                <w:color w:val="ff0000"/>
                <w:rtl w:val="0"/>
              </w:rPr>
              <w:t xml:space="preserve">Time</w:t>
            </w:r>
            <w:commentRangeEnd w:id="0"/>
            <w:r w:rsidDel="00000000" w:rsidR="00000000" w:rsidRPr="00000000">
              <w:commentReference w:id="0"/>
            </w:r>
            <w:r w:rsidDel="00000000" w:rsidR="00000000" w:rsidRPr="00000000">
              <w:rPr>
                <w:b w:val="1"/>
                <w:color w:val="ff0000"/>
                <w:rtl w:val="0"/>
              </w:rPr>
              <w:t xml:space="preserve"> ( Horaire Ramadan)</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1ere vacation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08h30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09h15</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2ème vacation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10h30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10h15</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3ème vacation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12h30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11h30</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4ème vacation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14h00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12h45</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Adhoc</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Possibilité d'envoi supplémentaire à la demande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Possibilité d'envoi supplémentaire à la demande</w:t>
            </w:r>
          </w:p>
        </w:tc>
      </w:tr>
    </w:tbl>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A noter que l’utilisateur peut à tout moment lancer manuellement un envoi du carnet vers ATI (mode  adhoc)</w:t>
      </w:r>
    </w:p>
    <w:p w:rsidR="00000000" w:rsidDel="00000000" w:rsidP="00000000" w:rsidRDefault="00000000" w:rsidRPr="00000000">
      <w:pPr>
        <w:numPr>
          <w:ilvl w:val="0"/>
          <w:numId w:val="77"/>
        </w:numPr>
        <w:pBdr/>
        <w:spacing w:after="240" w:before="240" w:line="276" w:lineRule="auto"/>
        <w:ind w:left="1065" w:right="142" w:hanging="360"/>
        <w:contextualSpacing w:val="1"/>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Cut-Off Time de la Saisie  d’un nouvel ordre de Bourse :</w:t>
      </w:r>
    </w:p>
    <w:tbl>
      <w:tblPr>
        <w:tblStyle w:val="Table8"/>
        <w:bidiVisual w:val="0"/>
        <w:tblW w:w="9419.0" w:type="dxa"/>
        <w:jc w:val="left"/>
        <w:tblLayout w:type="fixed"/>
        <w:tblLook w:val="0000"/>
      </w:tblPr>
      <w:tblGrid>
        <w:gridCol w:w="1144"/>
        <w:gridCol w:w="897"/>
        <w:gridCol w:w="1423"/>
        <w:gridCol w:w="1283"/>
        <w:gridCol w:w="2365"/>
        <w:gridCol w:w="2307"/>
        <w:tblGridChange w:id="0">
          <w:tblGrid>
            <w:gridCol w:w="1144"/>
            <w:gridCol w:w="897"/>
            <w:gridCol w:w="1423"/>
            <w:gridCol w:w="1283"/>
            <w:gridCol w:w="2365"/>
            <w:gridCol w:w="2307"/>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commentRangeStart w:id="1"/>
            <w:r w:rsidDel="00000000" w:rsidR="00000000" w:rsidRPr="00000000">
              <w:rPr>
                <w:color w:val="ff0000"/>
                <w:sz w:val="18"/>
                <w:szCs w:val="18"/>
                <w:rtl w:val="0"/>
              </w:rPr>
              <w:t xml:space="preserve">Nature opération</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Limite cours</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Cut-Off Time normal/Ramadan</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Avant Cut-Off Time</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Entre Cut-Off Time</w:t>
            </w:r>
          </w:p>
        </w:tc>
        <w:tc>
          <w:tcPr>
            <w:tcBorders>
              <w:top w:color="000000" w:space="0" w:sz="4" w:val="single"/>
              <w:left w:color="000000" w:space="0" w:sz="4" w:val="single"/>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Après Cut-Off Time</w:t>
            </w:r>
          </w:p>
        </w:tc>
      </w:tr>
      <w:tr>
        <w:trPr>
          <w:trHeight w:val="152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Achat / vente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OPEN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Se référer au tableau plus haut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Tout ordre saisi après l’envoi du 1er carnet de bourse «08h30 », ne sera traité (transmis à ATI) que la journée suivante.</w:t>
              <w:br w:type="textWrapping"/>
              <w:t xml:space="preserve">la date de début de l'ordre doit être la journée ouverte suivante (date début = date de l'ordre)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Tout ordre saisi après l’envoi du 1er carnet de bourse «08h30 », ne sera traité (transmis à ATI) que la journée suivante.</w:t>
              <w:br w:type="textWrapping"/>
              <w:t xml:space="preserve">la date de début de l'ordre doit être la journée ouverte suivante (date début = date de l'ordre)</w:t>
            </w:r>
          </w:p>
        </w:tc>
      </w:tr>
      <w:tr>
        <w:trPr>
          <w:trHeight w:val="152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Achat / vente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Au Marché</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Entre 2</w:t>
            </w:r>
            <w:r w:rsidDel="00000000" w:rsidR="00000000" w:rsidRPr="00000000">
              <w:rPr>
                <w:color w:val="ff0000"/>
                <w:sz w:val="18"/>
                <w:szCs w:val="18"/>
                <w:vertAlign w:val="superscript"/>
                <w:rtl w:val="0"/>
              </w:rPr>
              <w:t xml:space="preserve">ème</w:t>
            </w:r>
            <w:r w:rsidDel="00000000" w:rsidR="00000000" w:rsidRPr="00000000">
              <w:rPr>
                <w:color w:val="ff0000"/>
                <w:sz w:val="18"/>
                <w:szCs w:val="18"/>
                <w:rtl w:val="0"/>
              </w:rPr>
              <w:t xml:space="preserve"> vacation et la Dernière vacation du carnet (14h30)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Ne pas permettre la saisie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permettre la saisie d’un ordre avec La limité Au Marché</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Ne pas permettre la saisie</w:t>
            </w:r>
          </w:p>
        </w:tc>
      </w:tr>
      <w:tr>
        <w:trPr>
          <w:trHeight w:val="152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Achat / vente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ATP, Fix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Dernière vacation du carnet (14h30)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Tout ordre saisi après l’envoi de la dernière vacation carnet de bourse «14h00 », ne sera traité (transmis à ATI) que la journée suivante.</w:t>
              <w:br w:type="textWrapping"/>
              <w:t xml:space="preserve">la date de début de l'ordre doit être la journée ouverte suivante (date début = date de l'ordre)</w:t>
            </w:r>
          </w:p>
        </w:tc>
      </w:tr>
      <w:tr>
        <w:trPr>
          <w:trHeight w:val="152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Modification/ Annulation pour les ordres déjà envoyés à la SDB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OPEN, ATP, Au Marché, Fix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 Entre 08h30  « l’envoi du 1</w:t>
            </w:r>
            <w:r w:rsidDel="00000000" w:rsidR="00000000" w:rsidRPr="00000000">
              <w:rPr>
                <w:color w:val="ff0000"/>
                <w:sz w:val="18"/>
                <w:szCs w:val="18"/>
                <w:vertAlign w:val="superscript"/>
                <w:rtl w:val="0"/>
              </w:rPr>
              <w:t xml:space="preserve">er</w:t>
            </w:r>
            <w:r w:rsidDel="00000000" w:rsidR="00000000" w:rsidRPr="00000000">
              <w:rPr>
                <w:color w:val="ff0000"/>
                <w:sz w:val="18"/>
                <w:szCs w:val="18"/>
                <w:rtl w:val="0"/>
              </w:rPr>
              <w:t xml:space="preserve"> carnet » ET  16h15 « Réception des exécutions de la SDB ATI »</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Ne pas permettre la saisie de  l’annulation (configuration actuelle) dans l’attente de la prise en charge de la demande d’annulation par ATI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NB : Il faut s’assurer que la réception des exécutions de ATI est bien reçu avant d’autoriser l’annulation.</w:t>
            </w:r>
          </w:p>
        </w:tc>
      </w:tr>
      <w:tr>
        <w:trPr>
          <w:trHeight w:val="152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Modification/ Annulation pour les ordres en attente d’envoi  à la SDB</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OPEN, ATP, Au Marché, Fix</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 Possible à tout moment de la journée</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pPr>
        <w:numPr>
          <w:ilvl w:val="0"/>
          <w:numId w:val="77"/>
        </w:numPr>
        <w:pBdr/>
        <w:tabs>
          <w:tab w:val="left" w:pos="708"/>
        </w:tabs>
        <w:spacing w:after="240" w:before="240" w:line="276" w:lineRule="auto"/>
        <w:ind w:left="1065" w:right="142" w:hanging="36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Le déversement du carnet d’ordre OPCVM : en mode automatique via Job selon les horaires suivants :</w:t>
      </w:r>
    </w:p>
    <w:tbl>
      <w:tblPr>
        <w:tblStyle w:val="Table9"/>
        <w:bidiVisual w:val="0"/>
        <w:tblW w:w="9401.0" w:type="dxa"/>
        <w:jc w:val="left"/>
        <w:tblLayout w:type="fixed"/>
        <w:tblLook w:val="0000"/>
      </w:tblPr>
      <w:tblGrid>
        <w:gridCol w:w="993"/>
        <w:gridCol w:w="4110"/>
        <w:gridCol w:w="4298"/>
        <w:tblGridChange w:id="0">
          <w:tblGrid>
            <w:gridCol w:w="993"/>
            <w:gridCol w:w="4110"/>
            <w:gridCol w:w="4298"/>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rPr>
                <w:b w:val="1"/>
                <w:color w:val="ff0000"/>
              </w:rPr>
            </w:pPr>
            <w:r w:rsidDel="00000000" w:rsidR="00000000" w:rsidRPr="00000000">
              <w:rPr>
                <w:b w:val="1"/>
                <w:color w:val="ff0000"/>
                <w:rtl w:val="0"/>
              </w:rPr>
              <w:t xml:space="preserve">Envoi du carnet</w:t>
            </w:r>
          </w:p>
        </w:tc>
        <w:tc>
          <w:tcPr>
            <w:tcBorders>
              <w:top w:color="000000" w:space="0" w:sz="4" w:val="single"/>
              <w:left w:color="000000" w:space="0" w:sz="0" w:val="nil"/>
              <w:bottom w:color="000000" w:space="0" w:sz="4" w:val="single"/>
              <w:right w:color="000000" w:space="0" w:sz="4" w:val="single"/>
            </w:tcBorders>
            <w:shd w:fill="ffff00"/>
            <w:vAlign w:val="center"/>
          </w:tcPr>
          <w:p w:rsidR="00000000" w:rsidDel="00000000" w:rsidP="00000000" w:rsidRDefault="00000000" w:rsidRPr="00000000">
            <w:pPr>
              <w:pBdr/>
              <w:spacing w:line="240" w:lineRule="auto"/>
              <w:contextualSpacing w:val="0"/>
              <w:jc w:val="center"/>
              <w:rPr>
                <w:b w:val="1"/>
                <w:color w:val="ff0000"/>
              </w:rPr>
            </w:pPr>
            <w:r w:rsidDel="00000000" w:rsidR="00000000" w:rsidRPr="00000000">
              <w:rPr>
                <w:color w:val="ff0000"/>
                <w:sz w:val="20"/>
                <w:szCs w:val="20"/>
                <w:rtl w:val="0"/>
              </w:rPr>
              <w:t xml:space="preserve">VL Quotidienne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00"/>
            <w:vAlign w:val="center"/>
          </w:tcPr>
          <w:p w:rsidR="00000000" w:rsidDel="00000000" w:rsidP="00000000" w:rsidRDefault="00000000" w:rsidRPr="00000000">
            <w:pPr>
              <w:pBdr/>
              <w:spacing w:line="240" w:lineRule="auto"/>
              <w:contextualSpacing w:val="0"/>
              <w:jc w:val="center"/>
              <w:rPr>
                <w:b w:val="1"/>
                <w:color w:val="ff0000"/>
              </w:rPr>
            </w:pPr>
            <w:r w:rsidDel="00000000" w:rsidR="00000000" w:rsidRPr="00000000">
              <w:rPr>
                <w:color w:val="ff0000"/>
                <w:sz w:val="20"/>
                <w:szCs w:val="20"/>
                <w:rtl w:val="0"/>
              </w:rPr>
              <w:t xml:space="preserve">VL Hebdomadaire</w:t>
            </w:r>
            <w:r w:rsidDel="00000000" w:rsidR="00000000" w:rsidRPr="00000000">
              <w:rPr>
                <w:rtl w:val="0"/>
              </w:rPr>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b w:val="1"/>
                <w:color w:val="ff0000"/>
                <w:rtl w:val="0"/>
              </w:rPr>
              <w:t xml:space="preserve">Envoi du carnet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Chaque jour à 10h00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jc w:val="center"/>
              <w:rPr>
                <w:color w:val="ff0000"/>
                <w:sz w:val="20"/>
                <w:szCs w:val="20"/>
              </w:rPr>
            </w:pPr>
            <w:r w:rsidDel="00000000" w:rsidR="00000000" w:rsidRPr="00000000">
              <w:rPr>
                <w:color w:val="ff0000"/>
                <w:sz w:val="20"/>
                <w:szCs w:val="20"/>
                <w:rtl w:val="0"/>
              </w:rPr>
              <w:t xml:space="preserve">Chaque vendredi 09h00</w:t>
            </w:r>
          </w:p>
        </w:tc>
      </w:tr>
      <w:tr>
        <w:trPr>
          <w:trHeight w:val="300" w:hRule="atLeast"/>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Manuel</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Possibilité d'envoi supplémentaire à la demande</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pPr>
              <w:pBdr/>
              <w:spacing w:line="240" w:lineRule="auto"/>
              <w:contextualSpacing w:val="0"/>
              <w:rPr>
                <w:color w:val="ff0000"/>
                <w:sz w:val="20"/>
                <w:szCs w:val="20"/>
              </w:rPr>
            </w:pPr>
            <w:r w:rsidDel="00000000" w:rsidR="00000000" w:rsidRPr="00000000">
              <w:rPr>
                <w:color w:val="ff0000"/>
                <w:sz w:val="20"/>
                <w:szCs w:val="20"/>
                <w:rtl w:val="0"/>
              </w:rPr>
              <w:t xml:space="preserve">Possibilité d'envoi supplémentaire à la demande</w:t>
            </w:r>
          </w:p>
        </w:tc>
      </w:tr>
    </w:tbl>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A noter que l’utilisateur peut à tout moment lancer manuellement un envoi du carnet vers la SDG (mode adhoc)</w:t>
      </w:r>
    </w:p>
    <w:p w:rsidR="00000000" w:rsidDel="00000000" w:rsidP="00000000" w:rsidRDefault="00000000" w:rsidRPr="00000000">
      <w:pPr>
        <w:numPr>
          <w:ilvl w:val="0"/>
          <w:numId w:val="77"/>
        </w:numPr>
        <w:pBdr/>
        <w:tabs>
          <w:tab w:val="left" w:pos="708"/>
        </w:tabs>
        <w:spacing w:after="240" w:before="240" w:line="276" w:lineRule="auto"/>
        <w:ind w:left="1065" w:right="142" w:hanging="360"/>
        <w:jc w:val="both"/>
        <w:rPr>
          <w:rFonts w:ascii="Calibri" w:cs="Calibri" w:eastAsia="Calibri" w:hAnsi="Calibri"/>
          <w:b w:val="0"/>
          <w:color w:val="ff0000"/>
          <w:sz w:val="22"/>
          <w:szCs w:val="22"/>
        </w:rPr>
      </w:pPr>
      <w:r w:rsidDel="00000000" w:rsidR="00000000" w:rsidRPr="00000000">
        <w:rPr>
          <w:rFonts w:ascii="Calibri" w:cs="Calibri" w:eastAsia="Calibri" w:hAnsi="Calibri"/>
          <w:b w:val="0"/>
          <w:color w:val="ff0000"/>
          <w:sz w:val="22"/>
          <w:szCs w:val="22"/>
          <w:rtl w:val="0"/>
        </w:rPr>
        <w:t xml:space="preserve">Cut off des es Souscription/rachat de la journée selon la périodicité de calcul de la VL du fond</w:t>
      </w:r>
    </w:p>
    <w:tbl>
      <w:tblPr>
        <w:tblStyle w:val="Table10"/>
        <w:bidiVisual w:val="0"/>
        <w:tblW w:w="9356.0" w:type="dxa"/>
        <w:jc w:val="left"/>
        <w:tblLayout w:type="fixed"/>
        <w:tblLook w:val="0000"/>
      </w:tblPr>
      <w:tblGrid>
        <w:gridCol w:w="1049"/>
        <w:gridCol w:w="1231"/>
        <w:gridCol w:w="1395"/>
        <w:gridCol w:w="1582"/>
        <w:gridCol w:w="4099"/>
        <w:tblGridChange w:id="0">
          <w:tblGrid>
            <w:gridCol w:w="1049"/>
            <w:gridCol w:w="1231"/>
            <w:gridCol w:w="1395"/>
            <w:gridCol w:w="1582"/>
            <w:gridCol w:w="4099"/>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Nature opération</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Limite cours</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Cut-Off Times</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Avant Cut-Off Time</w:t>
            </w:r>
          </w:p>
        </w:tc>
        <w:tc>
          <w:tcPr>
            <w:tcBorders>
              <w:top w:color="000000" w:space="0" w:sz="4" w:val="single"/>
              <w:left w:color="000000" w:space="0" w:sz="0" w:val="nil"/>
              <w:bottom w:color="000000" w:space="0" w:sz="4" w:val="single"/>
              <w:right w:color="000000" w:space="0" w:sz="4" w:val="single"/>
            </w:tcBorders>
            <w:shd w:fill="ffff00"/>
            <w:vAlign w:val="bottom"/>
          </w:tcPr>
          <w:p w:rsidR="00000000" w:rsidDel="00000000" w:rsidP="00000000" w:rsidRDefault="00000000" w:rsidRPr="00000000">
            <w:pPr>
              <w:pBdr/>
              <w:spacing w:line="240" w:lineRule="auto"/>
              <w:contextualSpacing w:val="0"/>
              <w:jc w:val="center"/>
              <w:rPr>
                <w:color w:val="ff0000"/>
                <w:sz w:val="18"/>
                <w:szCs w:val="18"/>
              </w:rPr>
            </w:pPr>
            <w:r w:rsidDel="00000000" w:rsidR="00000000" w:rsidRPr="00000000">
              <w:rPr>
                <w:color w:val="ff0000"/>
                <w:sz w:val="18"/>
                <w:szCs w:val="18"/>
                <w:rtl w:val="0"/>
              </w:rPr>
              <w:t xml:space="preserve">Après Cut-Off Time</w:t>
            </w:r>
          </w:p>
        </w:tc>
      </w:tr>
      <w:tr>
        <w:trPr>
          <w:trHeight w:val="84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Souscription</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/rachat</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 Carnet agence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20"/>
                <w:szCs w:val="20"/>
                <w:rtl w:val="0"/>
              </w:rPr>
              <w:t xml:space="preserve">Quotidien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20"/>
                <w:szCs w:val="20"/>
                <w:rtl w:val="0"/>
              </w:rPr>
              <w:t xml:space="preserve"> 10h00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Tout ordre saisi après l’envoi du «10h00 », ne sera traité (transmis à la SDG) que la journée suivante.</w:t>
              <w:br w:type="textWrapping"/>
              <w:t xml:space="preserve">la date de l’ordre doit être la journée ouverte suivante (date VL = date de l'ordre)</w:t>
            </w:r>
          </w:p>
        </w:tc>
      </w:tr>
      <w:tr>
        <w:trPr>
          <w:trHeight w:val="880" w:hRule="atLeast"/>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Souscription</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/rachat</w:t>
            </w:r>
          </w:p>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 Carnet agence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Hebdomadaire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Vendredi 10h00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Pas de restriction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pPr>
              <w:pBdr/>
              <w:spacing w:line="240" w:lineRule="auto"/>
              <w:contextualSpacing w:val="0"/>
              <w:rPr>
                <w:color w:val="ff0000"/>
                <w:sz w:val="18"/>
                <w:szCs w:val="18"/>
              </w:rPr>
            </w:pPr>
            <w:r w:rsidDel="00000000" w:rsidR="00000000" w:rsidRPr="00000000">
              <w:rPr>
                <w:color w:val="ff0000"/>
                <w:sz w:val="18"/>
                <w:szCs w:val="18"/>
                <w:rtl w:val="0"/>
              </w:rPr>
              <w:t xml:space="preserve">Tout ordre saisi après l’envoi du vendredi à«10h00 », ne sera traité (transmis à la SDG) que le vendredi i suivant.</w:t>
              <w:br w:type="textWrapping"/>
              <w:t xml:space="preserve">la date de l'ordre doit être la vendredi ouvert suivant ( date VL = date de l'ordre)</w:t>
            </w:r>
          </w:p>
        </w:tc>
      </w:tr>
    </w:tbl>
    <w:p w:rsidR="00000000" w:rsidDel="00000000" w:rsidP="00000000" w:rsidRDefault="00000000" w:rsidRPr="00000000">
      <w:pPr>
        <w:pBdr/>
        <w:spacing w:after="240" w:before="240" w:lineRule="auto"/>
        <w:ind w:right="142"/>
        <w:contextualSpacing w:val="0"/>
        <w:jc w:val="both"/>
        <w:rPr>
          <w:b w:val="1"/>
          <w:color w:val="00b050"/>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ci93xb" w:id="23"/>
      <w:bookmarkEnd w:id="23"/>
      <w:r w:rsidDel="00000000" w:rsidR="00000000" w:rsidRPr="00000000">
        <w:rPr>
          <w:rFonts w:ascii="Calibri" w:cs="Calibri" w:eastAsia="Calibri" w:hAnsi="Calibri"/>
          <w:b w:val="1"/>
          <w:color w:val="000000"/>
          <w:sz w:val="26"/>
          <w:szCs w:val="26"/>
          <w:rtl w:val="0"/>
        </w:rPr>
        <w:t xml:space="preserve">L’ordre de bourse simple marché Local</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whwml4" w:id="24"/>
      <w:bookmarkEnd w:id="24"/>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bookmarkStart w:colFirst="0" w:colLast="0" w:name="_2bn6wsx" w:id="25"/>
      <w:bookmarkEnd w:id="25"/>
      <w:r w:rsidDel="00000000" w:rsidR="00000000" w:rsidRPr="00000000">
        <w:rPr>
          <w:rtl w:val="0"/>
        </w:rPr>
        <w:t xml:space="preserve">Le but de cette première partie est l'étude des ordres de bourse dans le marché local, de leurs création jusqu'à leurs transmission vers le module de règlement / Livraison</w:t>
      </w:r>
    </w:p>
    <w:p w:rsidR="00000000" w:rsidDel="00000000" w:rsidP="00000000" w:rsidRDefault="00000000" w:rsidRPr="00000000">
      <w:pPr>
        <w:numPr>
          <w:ilvl w:val="0"/>
          <w:numId w:val="52"/>
        </w:numPr>
        <w:pBdr/>
        <w:spacing w:after="240" w:before="240" w:lineRule="auto"/>
        <w:ind w:left="720" w:hanging="360"/>
        <w:jc w:val="both"/>
        <w:rPr>
          <w:i w:val="1"/>
          <w:u w:val="single"/>
        </w:rPr>
      </w:pPr>
      <w:r w:rsidDel="00000000" w:rsidR="00000000" w:rsidRPr="00000000">
        <w:rPr>
          <w:i w:val="1"/>
          <w:u w:val="single"/>
          <w:rtl w:val="0"/>
        </w:rPr>
        <w:t xml:space="preserve">Contexte de la réservation titres en droit constaté :</w:t>
      </w:r>
    </w:p>
    <w:p w:rsidR="00000000" w:rsidDel="00000000" w:rsidP="00000000" w:rsidRDefault="00000000" w:rsidRPr="00000000">
      <w:pPr>
        <w:pBdr/>
        <w:spacing w:after="240" w:before="240" w:lineRule="auto"/>
        <w:contextualSpacing w:val="0"/>
        <w:jc w:val="both"/>
        <w:rPr/>
      </w:pPr>
      <w:r w:rsidDel="00000000" w:rsidR="00000000" w:rsidRPr="00000000">
        <w:rPr>
          <w:rtl w:val="0"/>
        </w:rPr>
        <w:t xml:space="preserve">Pour toute opération de vente passant par le carnet, le système doit établir à la date de l’ordre une réservation de la provision titres sur la base de la position disponible.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color w:val="0000ff"/>
          <w:sz w:val="22"/>
          <w:szCs w:val="22"/>
        </w:rPr>
      </w:pPr>
      <w:r w:rsidDel="00000000" w:rsidR="00000000" w:rsidRPr="00000000">
        <w:rPr>
          <w:rFonts w:ascii="Calibri" w:cs="Calibri" w:eastAsia="Calibri" w:hAnsi="Calibri"/>
          <w:b w:val="1"/>
          <w:color w:val="0000ff"/>
          <w:sz w:val="22"/>
          <w:szCs w:val="22"/>
          <w:rtl w:val="0"/>
        </w:rPr>
        <w:t xml:space="preserve">Position disponible « Carnet d’ordres » : Position dénouée + Achats (1) – Ventes (2)</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0"/>
          <w:sz w:val="22"/>
          <w:szCs w:val="22"/>
        </w:rPr>
      </w:pPr>
      <w:r w:rsidDel="00000000" w:rsidR="00000000" w:rsidRPr="00000000">
        <w:rPr>
          <w:rFonts w:ascii="Calibri" w:cs="Calibri" w:eastAsia="Calibri" w:hAnsi="Calibri"/>
          <w:b w:val="1"/>
          <w:i w:val="1"/>
          <w:color w:val="000000"/>
          <w:sz w:val="22"/>
          <w:szCs w:val="22"/>
          <w:rtl w:val="0"/>
        </w:rPr>
        <w:t xml:space="preserve">(1) Achats comprennent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Achats « Exécutés » (MegaTrade)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Achats « Ajustés » (MegaCustody)</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Achats « Instruits » d’origine du carnet d’ordre (MegaCustody)</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0"/>
          <w:sz w:val="22"/>
          <w:szCs w:val="22"/>
        </w:rPr>
      </w:pPr>
      <w:r w:rsidDel="00000000" w:rsidR="00000000" w:rsidRPr="00000000">
        <w:rPr>
          <w:rFonts w:ascii="Calibri" w:cs="Calibri" w:eastAsia="Calibri" w:hAnsi="Calibri"/>
          <w:b w:val="1"/>
          <w:i w:val="1"/>
          <w:color w:val="000000"/>
          <w:sz w:val="22"/>
          <w:szCs w:val="22"/>
          <w:rtl w:val="0"/>
        </w:rPr>
        <w:t xml:space="preserve">(2) Ventes comprennent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Ventes « Validés » en attente d’exécution sur le carnet d’ordres (MegaTrade)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Ventes « Exécutés » sur le carnet d’ordres (MegaTrade)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 « Instruits » (MegaCustody)</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Ventes ajustées (MegaCustody)</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52"/>
        </w:numPr>
        <w:pBdr/>
        <w:spacing w:after="240" w:before="240" w:lineRule="auto"/>
        <w:ind w:left="0" w:firstLine="0"/>
        <w:jc w:val="both"/>
        <w:rPr>
          <w:i w:val="1"/>
          <w:color w:val="000000"/>
          <w:u w:val="single"/>
        </w:rPr>
      </w:pPr>
      <w:r w:rsidDel="00000000" w:rsidR="00000000" w:rsidRPr="00000000">
        <w:rPr>
          <w:i w:val="1"/>
          <w:color w:val="000000"/>
          <w:u w:val="single"/>
          <w:rtl w:val="0"/>
        </w:rPr>
        <w:t xml:space="preserve">Montant de réservation éspèce :</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Pour toute opération d'achat en bourse, le système doit procéder à une demande du solde espèce à la date de l'ordre à la hauteur de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Achat de titre à prix connu : le cours est renseigné dans l'ordre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Montant brut : quantité * cours renseigné dans l’ordre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Montant à réserver à hauteur du montant net : (montant brut + frais calculés)*(1+ taux de couverture de la commission R/L)</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Frais calculés : Impôt de bourse + Commission de courtage </w:t>
      </w:r>
      <w:r w:rsidDel="00000000" w:rsidR="00000000" w:rsidRPr="00000000">
        <w:rPr>
          <w:rFonts w:ascii="Calibri" w:cs="Calibri" w:eastAsia="Calibri" w:hAnsi="Calibri"/>
          <w:b w:val="1"/>
          <w:i w:val="1"/>
          <w:color w:val="00000a"/>
          <w:sz w:val="22"/>
          <w:szCs w:val="22"/>
          <w:rtl w:val="0"/>
        </w:rPr>
        <w:t xml:space="preserve">(Commissions à calculer en TTC)</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Achat de titre à prix inconnu : le cours n'est renseigné dans l'ordre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Montant brut : quantité * dernier cours disponible du titre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Montant à réserver à hauteur du montant brut </w:t>
      </w:r>
      <w:r w:rsidDel="00000000" w:rsidR="00000000" w:rsidRPr="00000000">
        <w:rPr>
          <w:rFonts w:ascii="Calibri" w:cs="Calibri" w:eastAsia="Calibri" w:hAnsi="Calibri"/>
          <w:b w:val="1"/>
          <w:i w:val="1"/>
          <w:color w:val="00000a"/>
          <w:sz w:val="22"/>
          <w:szCs w:val="22"/>
          <w:u w:val="single"/>
          <w:rtl w:val="0"/>
        </w:rPr>
        <w:t xml:space="preserve">majoré d'un taux de couverture (30%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Ce taux doit être dans repris dans un contexte configurable afin de le modifier</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NB : La validité de l’achat de titre à prix inconnu ne doit pas dépasser 3 jours ouvrables</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qsh70q" w:id="26"/>
      <w:bookmarkEnd w:id="26"/>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L'ordre de bourse pour le marché local doit couvrir toutes les opérations initiés sur les valeurs côtés, achat et vente, l'écran de saisie a été conçu dans l'objectif de banaliser en toute sécurité la création dudit ordre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Les données définissant un ordre de bourse sont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Référence de l'ordre : c'est un code généré automatiquement par le système assurant l'unicité de chaque opération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Affixe : OB+Code affilié +Séquence</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Séquence : 9 Chiffres</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code affilié d’AWB est 113</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Ordre Collecté : (Booléen) Renseigner si l’ordre est collecté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Compte espèce client : Saisi manuellement ou calculé sur la base du compte titre client</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Compte titre client : Saisi manuellement ou calculé sur la base du compte espèce client</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type d'identifiant du client : Carte d'identité nationale, passeport, numéro de registre de commerce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Numéro d'identité principale : ce champ renseigne le numéro de l'identité.</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de l'ordre : s'il s'agit d'un achat ou d'une vente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Actif : Saisi manuellement ou calculé sur la base de l’ISIN, libellé de l’actif ou autres critères de recherche.</w:t>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Quantité : exprimé en quantité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de prix :</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Open : Prix qui correspond à l'ouverture de la séance boursière.</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ATP : A tout prix </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Au marché : Aucune restriction, l’ordre est saisi avec un prix inconnu.</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Fix ou seuil limite : Dans ce cas, on définit un seuil pour déclanchement </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Achat : Le prix sera un prix maximal au-delà duquel l’ordre ne doit pas être   exécuté.</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Vente : Le prix sera minimal en deçà duquel l’ordre ne doit pas être exécuté.</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de validité :</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30 Jours calendaire : A compter de la date de réception de l'ordre.</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Jour : une journée ouvrée de la date de réception de l'ordre.</w:t>
      </w:r>
      <w:r w:rsidDel="00000000" w:rsidR="00000000" w:rsidRPr="00000000">
        <w:rPr>
          <w:rtl w:val="0"/>
        </w:rPr>
      </w:r>
    </w:p>
    <w:p w:rsidR="00000000" w:rsidDel="00000000" w:rsidP="00000000" w:rsidRDefault="00000000" w:rsidRPr="00000000">
      <w:pPr>
        <w:numPr>
          <w:ilvl w:val="0"/>
          <w:numId w:val="3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date déterminée : ordre valide pour une durée de n jours calendaires</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validité : La date de fin de validité est générée automatiquement suivant la durée de validité renseignée, calculée à compter de la date de l’ordre.</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Nombre de jours de validité : Calculé entre la date de réception de l'ordre et sa date de validité en jours calendaires.</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réception de l'ordre : Date du système par défaut (pas de modification sur la mappe de saisie)</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l’ordre : Date du jour par défaut, il est donc modifiable par l’utilisateur la date de l’ordre doit être la date de début de validité et la date à laquelle l’ordre doit être transmis à la société de bourse. Megara gérera les limites des cours selon les Cut-off Times de la saisie de l’ordre  conformément à ce qui est spécifié plus haut</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Montant de la réservation espèce : Uniquement dans les opérations d'achat ce champ renseigne le montant qui sera bloqué sur le compte espèce de l'initiateur de l'opération sans exception.</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Aller / Retour : Cela indique s'il s'agit d'un ordre « aller / retour »</w:t>
      </w:r>
      <w:r w:rsidDel="00000000" w:rsidR="00000000" w:rsidRPr="00000000">
        <w:rPr>
          <w:rtl w:val="0"/>
        </w:rPr>
      </w:r>
    </w:p>
    <w:p w:rsidR="00000000" w:rsidDel="00000000" w:rsidP="00000000" w:rsidRDefault="00000000" w:rsidRPr="00000000">
      <w:pPr>
        <w:numPr>
          <w:ilvl w:val="0"/>
          <w:numId w:val="54"/>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Commentaire : Champs libre de saisie exploitable par l'utilisateur.</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 la sauvegarde de la première saisie les ordres sont sauvegardés en « statut en attente de validation »</w:t>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pStyle w:val="Heading4"/>
        <w:numPr>
          <w:ilvl w:val="3"/>
          <w:numId w:val="56"/>
        </w:numPr>
        <w:pBdr/>
        <w:tabs>
          <w:tab w:val="left" w:pos="708"/>
        </w:tabs>
        <w:ind w:left="1800" w:hanging="360"/>
        <w:jc w:val="both"/>
        <w:rPr>
          <w:b w:val="0"/>
          <w:i w:val="0"/>
          <w:color w:val="00000a"/>
          <w:sz w:val="22"/>
          <w:szCs w:val="22"/>
          <w:u w:val="single"/>
        </w:rPr>
      </w:pPr>
      <w:r w:rsidDel="00000000" w:rsidR="00000000" w:rsidRPr="00000000">
        <w:rPr>
          <w:b w:val="0"/>
          <w:i w:val="0"/>
          <w:color w:val="00000a"/>
          <w:sz w:val="22"/>
          <w:szCs w:val="22"/>
          <w:rtl w:val="0"/>
        </w:rPr>
        <w:t xml:space="preserve">Ordre de bourse : Achat</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Ci-après un diagramme de séquence représentant une opération d'achat bourse jusqu'à la génération des instructions vers le règlement livraison :</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331585" cy="9100185"/>
            <wp:effectExtent b="0" l="0" r="0" t="0"/>
            <wp:wrapSquare wrapText="bothSides" distB="0" distT="0" distL="0" distR="0"/>
            <wp:docPr id="13" name="image46.jpg"/>
            <a:graphic>
              <a:graphicData uri="http://schemas.openxmlformats.org/drawingml/2006/picture">
                <pic:pic>
                  <pic:nvPicPr>
                    <pic:cNvPr id="0" name="image46.jpg"/>
                    <pic:cNvPicPr preferRelativeResize="0"/>
                  </pic:nvPicPr>
                  <pic:blipFill>
                    <a:blip r:embed="rId12"/>
                    <a:srcRect b="0" l="0" r="0" t="0"/>
                    <a:stretch>
                      <a:fillRect/>
                    </a:stretch>
                  </pic:blipFill>
                  <pic:spPr>
                    <a:xfrm>
                      <a:off x="0" y="0"/>
                      <a:ext cx="6331585" cy="9100185"/>
                    </a:xfrm>
                    <a:prstGeom prst="rect"/>
                    <a:ln/>
                  </pic:spPr>
                </pic:pic>
              </a:graphicData>
            </a:graphic>
          </wp:anchor>
        </w:drawing>
      </w:r>
    </w:p>
    <w:p w:rsidR="00000000" w:rsidDel="00000000" w:rsidP="00000000" w:rsidRDefault="00000000" w:rsidRPr="00000000">
      <w:pPr>
        <w:pStyle w:val="Heading4"/>
        <w:numPr>
          <w:ilvl w:val="3"/>
          <w:numId w:val="56"/>
        </w:numPr>
        <w:pBdr/>
        <w:tabs>
          <w:tab w:val="left" w:pos="708"/>
        </w:tabs>
        <w:ind w:left="1800" w:hanging="360"/>
        <w:jc w:val="both"/>
        <w:rPr/>
      </w:pPr>
      <w:r w:rsidDel="00000000" w:rsidR="00000000" w:rsidRPr="00000000">
        <w:rPr>
          <w:rtl w:val="0"/>
        </w:rPr>
        <w:t xml:space="preserve">Ordre de bourse : Vente</w:t>
      </w:r>
    </w:p>
    <w:p w:rsidR="00000000" w:rsidDel="00000000" w:rsidP="00000000" w:rsidRDefault="00000000" w:rsidRPr="00000000">
      <w:pPr>
        <w:pBdr/>
        <w:tabs>
          <w:tab w:val="left" w:pos="708"/>
        </w:tabs>
        <w:spacing w:after="240" w:before="240" w:line="276" w:lineRule="auto"/>
        <w:ind w:right="142"/>
        <w:contextualSpacing w:val="0"/>
        <w:jc w:val="both"/>
        <w:rPr/>
      </w:pPr>
      <w:r w:rsidDel="00000000" w:rsidR="00000000" w:rsidRPr="00000000">
        <w:rPr>
          <w:rFonts w:ascii="Calibri" w:cs="Calibri" w:eastAsia="Calibri" w:hAnsi="Calibri"/>
          <w:b w:val="0"/>
          <w:color w:val="00000a"/>
          <w:sz w:val="22"/>
          <w:szCs w:val="22"/>
          <w:rtl w:val="0"/>
        </w:rPr>
        <w:t xml:space="preserve">Ci-après un diagramme de séquence représentant une opération de vente bourse jusqu'a la génération des instructions vers le règlement livraison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-558164</wp:posOffset>
            </wp:positionV>
            <wp:extent cx="6331585" cy="9895840"/>
            <wp:effectExtent b="0" l="0" r="0" t="0"/>
            <wp:wrapSquare wrapText="bothSides" distB="0" distT="0" distL="0" distR="0"/>
            <wp:docPr id="18" name="image51.jpg"/>
            <a:graphic>
              <a:graphicData uri="http://schemas.openxmlformats.org/drawingml/2006/picture">
                <pic:pic>
                  <pic:nvPicPr>
                    <pic:cNvPr id="0" name="image51.jpg"/>
                    <pic:cNvPicPr preferRelativeResize="0"/>
                  </pic:nvPicPr>
                  <pic:blipFill>
                    <a:blip r:embed="rId13"/>
                    <a:srcRect b="0" l="0" r="0" t="0"/>
                    <a:stretch>
                      <a:fillRect/>
                    </a:stretch>
                  </pic:blipFill>
                  <pic:spPr>
                    <a:xfrm>
                      <a:off x="0" y="0"/>
                      <a:ext cx="6331585" cy="9895840"/>
                    </a:xfrm>
                    <a:prstGeom prst="rect"/>
                    <a:ln/>
                  </pic:spPr>
                </pic:pic>
              </a:graphicData>
            </a:graphic>
          </wp:anchor>
        </w:drawing>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Description du cycle de vie de l’ordre de bourse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a"/>
          <w:sz w:val="22"/>
          <w:szCs w:val="22"/>
        </w:rPr>
      </w:pP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L’ordre est créé sous le statut « </w:t>
      </w:r>
      <w:r w:rsidDel="00000000" w:rsidR="00000000" w:rsidRPr="00000000">
        <w:rPr>
          <w:rFonts w:ascii="Calibri" w:cs="Calibri" w:eastAsia="Calibri" w:hAnsi="Calibri"/>
          <w:b w:val="1"/>
          <w:color w:val="00000a"/>
          <w:sz w:val="22"/>
          <w:szCs w:val="22"/>
          <w:rtl w:val="0"/>
        </w:rPr>
        <w:t xml:space="preserve">en attente de validation</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l’ordre est rejeté suite à sa création il passe en statut « </w:t>
      </w:r>
      <w:r w:rsidDel="00000000" w:rsidR="00000000" w:rsidRPr="00000000">
        <w:rPr>
          <w:rFonts w:ascii="Calibri" w:cs="Calibri" w:eastAsia="Calibri" w:hAnsi="Calibri"/>
          <w:b w:val="1"/>
          <w:color w:val="00000a"/>
          <w:sz w:val="22"/>
          <w:szCs w:val="22"/>
          <w:rtl w:val="0"/>
        </w:rPr>
        <w:t xml:space="preserve">Ordre rejeté</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3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l’ordre est validé, il passe au statut « </w:t>
      </w:r>
      <w:r w:rsidDel="00000000" w:rsidR="00000000" w:rsidRPr="00000000">
        <w:rPr>
          <w:rFonts w:ascii="Calibri" w:cs="Calibri" w:eastAsia="Calibri" w:hAnsi="Calibri"/>
          <w:b w:val="1"/>
          <w:color w:val="00000a"/>
          <w:sz w:val="22"/>
          <w:szCs w:val="22"/>
          <w:rtl w:val="0"/>
        </w:rPr>
        <w:t xml:space="preserve">en attente d’envoi à la SDB</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En cas d’annulation de l’ordre avant l’envoi de l’ordre vers la SDB, le statut passe à  </w:t>
      </w:r>
      <w:r w:rsidDel="00000000" w:rsidR="00000000" w:rsidRPr="00000000">
        <w:rPr>
          <w:rFonts w:ascii="Calibri" w:cs="Calibri" w:eastAsia="Calibri" w:hAnsi="Calibri"/>
          <w:b w:val="1"/>
          <w:color w:val="00000a"/>
          <w:sz w:val="22"/>
          <w:szCs w:val="22"/>
          <w:rtl w:val="0"/>
        </w:rPr>
        <w:t xml:space="preserve">« Ordre annulé</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l’envoi, le statut de l’ordre passe à  « </w:t>
      </w:r>
      <w:r w:rsidDel="00000000" w:rsidR="00000000" w:rsidRPr="00000000">
        <w:rPr>
          <w:rFonts w:ascii="Calibri" w:cs="Calibri" w:eastAsia="Calibri" w:hAnsi="Calibri"/>
          <w:b w:val="1"/>
          <w:color w:val="00000a"/>
          <w:sz w:val="22"/>
          <w:szCs w:val="22"/>
          <w:rtl w:val="0"/>
        </w:rPr>
        <w:t xml:space="preserve">en attente d’acquittement</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Dès l’acquittement de l’ordre le statut passe à « </w:t>
      </w:r>
      <w:r w:rsidDel="00000000" w:rsidR="00000000" w:rsidRPr="00000000">
        <w:rPr>
          <w:rFonts w:ascii="Calibri" w:cs="Calibri" w:eastAsia="Calibri" w:hAnsi="Calibri"/>
          <w:b w:val="1"/>
          <w:color w:val="00000a"/>
          <w:sz w:val="22"/>
          <w:szCs w:val="22"/>
          <w:rtl w:val="0"/>
        </w:rPr>
        <w:t xml:space="preserve">en attente d’exécution</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une demande d’annulation a été transmise vers la SDB, le statut de l’ordre passe à « </w:t>
      </w:r>
      <w:r w:rsidDel="00000000" w:rsidR="00000000" w:rsidRPr="00000000">
        <w:rPr>
          <w:rFonts w:ascii="Calibri" w:cs="Calibri" w:eastAsia="Calibri" w:hAnsi="Calibri"/>
          <w:b w:val="1"/>
          <w:color w:val="00000a"/>
          <w:sz w:val="22"/>
          <w:szCs w:val="22"/>
          <w:rtl w:val="0"/>
        </w:rPr>
        <w:t xml:space="preserve">ordre en cours d’annulation </w:t>
      </w: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p w:rsidR="00000000" w:rsidDel="00000000" w:rsidP="00000000" w:rsidRDefault="00000000" w:rsidRPr="00000000">
      <w:pPr>
        <w:numPr>
          <w:ilvl w:val="0"/>
          <w:numId w:val="3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demande d’annulation est accepté, le statut de l’ordre passe à « </w:t>
      </w:r>
      <w:r w:rsidDel="00000000" w:rsidR="00000000" w:rsidRPr="00000000">
        <w:rPr>
          <w:rFonts w:ascii="Calibri" w:cs="Calibri" w:eastAsia="Calibri" w:hAnsi="Calibri"/>
          <w:b w:val="1"/>
          <w:color w:val="00000a"/>
          <w:sz w:val="22"/>
          <w:szCs w:val="22"/>
          <w:rtl w:val="0"/>
        </w:rPr>
        <w:t xml:space="preserve">Ordre annulé</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3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demande d’annulation est rejeté, le statut de l’ordre revient à « </w:t>
      </w:r>
      <w:r w:rsidDel="00000000" w:rsidR="00000000" w:rsidRPr="00000000">
        <w:rPr>
          <w:rFonts w:ascii="Calibri" w:cs="Calibri" w:eastAsia="Calibri" w:hAnsi="Calibri"/>
          <w:b w:val="1"/>
          <w:color w:val="00000a"/>
          <w:sz w:val="22"/>
          <w:szCs w:val="22"/>
          <w:rtl w:val="0"/>
        </w:rPr>
        <w:t xml:space="preserve">en attente d’exécution</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réception d’une exécution partielle le statut de l’ordre passe à  « </w:t>
      </w:r>
      <w:r w:rsidDel="00000000" w:rsidR="00000000" w:rsidRPr="00000000">
        <w:rPr>
          <w:rFonts w:ascii="Calibri" w:cs="Calibri" w:eastAsia="Calibri" w:hAnsi="Calibri"/>
          <w:b w:val="1"/>
          <w:color w:val="00000a"/>
          <w:sz w:val="22"/>
          <w:szCs w:val="22"/>
          <w:rtl w:val="0"/>
        </w:rPr>
        <w:t xml:space="preserve">Exécuté partiellement</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35"/>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réception d’une exécution totale le statut de l’ordre passe à « </w:t>
      </w:r>
      <w:r w:rsidDel="00000000" w:rsidR="00000000" w:rsidRPr="00000000">
        <w:rPr>
          <w:rFonts w:ascii="Calibri" w:cs="Calibri" w:eastAsia="Calibri" w:hAnsi="Calibri"/>
          <w:b w:val="1"/>
          <w:color w:val="00000a"/>
          <w:sz w:val="22"/>
          <w:szCs w:val="22"/>
          <w:rtl w:val="0"/>
        </w:rPr>
        <w:t xml:space="preserve">Envoyé R/L</w:t>
      </w:r>
      <w:r w:rsidDel="00000000" w:rsidR="00000000" w:rsidRPr="00000000">
        <w:rPr>
          <w:rFonts w:ascii="Calibri" w:cs="Calibri" w:eastAsia="Calibri" w:hAnsi="Calibri"/>
          <w:b w:val="0"/>
          <w:color w:val="00000a"/>
          <w:sz w:val="22"/>
          <w:szCs w:val="22"/>
          <w:rtl w:val="0"/>
        </w:rPr>
        <w:t xml:space="preserve"> »</w:t>
      </w:r>
      <w:r w:rsidDel="00000000" w:rsidR="00000000" w:rsidRPr="00000000">
        <w:rPr>
          <w:rtl w:val="0"/>
        </w:rPr>
      </w:r>
    </w:p>
    <w:p w:rsidR="00000000" w:rsidDel="00000000" w:rsidP="00000000" w:rsidRDefault="00000000" w:rsidRPr="00000000">
      <w:pPr>
        <w:numPr>
          <w:ilvl w:val="0"/>
          <w:numId w:val="21"/>
        </w:numPr>
        <w:pBdr/>
        <w:tabs>
          <w:tab w:val="left" w:pos="708"/>
        </w:tabs>
        <w:spacing w:after="12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En cas de fin de validité de l’ordre, son statut passe à « </w:t>
      </w:r>
      <w:r w:rsidDel="00000000" w:rsidR="00000000" w:rsidRPr="00000000">
        <w:rPr>
          <w:rFonts w:ascii="Calibri" w:cs="Calibri" w:eastAsia="Calibri" w:hAnsi="Calibri"/>
          <w:b w:val="1"/>
          <w:color w:val="00000a"/>
          <w:sz w:val="22"/>
          <w:szCs w:val="22"/>
          <w:rtl w:val="0"/>
        </w:rPr>
        <w:t xml:space="preserve">Ordre échu</w:t>
      </w:r>
      <w:r w:rsidDel="00000000" w:rsidR="00000000" w:rsidRPr="00000000">
        <w:rPr>
          <w:rFonts w:ascii="Calibri" w:cs="Calibri" w:eastAsia="Calibri" w:hAnsi="Calibri"/>
          <w:b w:val="0"/>
          <w:color w:val="00000a"/>
          <w:sz w:val="22"/>
          <w:szCs w:val="22"/>
          <w:rtl w:val="0"/>
        </w:rPr>
        <w:t xml:space="preserve"> » : La possibilité de réactiver un ordre échu n’est pas à prévoir, il ne doit pas être possible de modifier notamment la date de validité pour un ordre échu.</w:t>
      </w:r>
      <w:r w:rsidDel="00000000" w:rsidR="00000000" w:rsidRPr="00000000">
        <w:rPr>
          <w:rtl w:val="0"/>
        </w:rPr>
      </w:r>
    </w:p>
    <w:p w:rsidR="00000000" w:rsidDel="00000000" w:rsidP="00000000" w:rsidRDefault="00000000" w:rsidRPr="00000000">
      <w:pPr>
        <w:pBdr/>
        <w:tabs>
          <w:tab w:val="left" w:pos="708"/>
        </w:tabs>
        <w:spacing w:after="120" w:before="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Pour être reconduit, un ordre échu doit être saisi de nouveau avec une référence nouvelle s’identifiant ainsi à un ordre complètement nouveau.</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as4poj" w:id="27"/>
      <w:bookmarkEnd w:id="27"/>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bookmarkStart w:colFirst="0" w:colLast="0" w:name="_1pxezwc" w:id="28"/>
      <w:bookmarkEnd w:id="28"/>
      <w:r w:rsidDel="00000000" w:rsidR="00000000" w:rsidRPr="00000000">
        <w:rPr>
          <w:rtl w:val="0"/>
        </w:rPr>
        <w:t xml:space="preserve">Ceci est la liste des alertes pouvant être configuré au niveau du tableau de bord de l'utilisateur pour donner des indications sur l'état des ordres et des exécutions à un instant T :</w:t>
      </w:r>
    </w:p>
    <w:p w:rsidR="00000000" w:rsidDel="00000000" w:rsidP="00000000" w:rsidRDefault="00000000" w:rsidRPr="00000000">
      <w:pPr>
        <w:pBdr/>
        <w:spacing w:after="240" w:before="240" w:lineRule="auto"/>
        <w:ind w:left="720" w:right="142" w:firstLine="0"/>
        <w:contextualSpacing w:val="0"/>
        <w:jc w:val="both"/>
        <w:rPr/>
      </w:pPr>
      <w:r w:rsidDel="00000000" w:rsidR="00000000" w:rsidRPr="00000000">
        <w:rPr>
          <w:rtl w:val="0"/>
        </w:rPr>
        <w:t xml:space="preserve">Pour un profil agence :</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Ordre rejeté : La date de réception de l’ordre n’est pas autorisée selon la date de validité de l’ordre.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Ordre incomplet : Les ordres dont au minimum une règle de gestion a été violée.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Ordre en attente de reconstitution de stock  titres ou espèces.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Ordre Echu : Si les ordres sont non exécutés ou partiellement exécutés, une alerte sera remontée à J-N, N étant paramétrable et J la date de validité de l’ordre </w:t>
      </w:r>
      <w:r w:rsidDel="00000000" w:rsidR="00000000" w:rsidRPr="00000000">
        <w:rPr>
          <w:rFonts w:ascii="Calibri" w:cs="Calibri" w:eastAsia="Calibri" w:hAnsi="Calibri"/>
          <w:b w:val="1"/>
          <w:color w:val="00000a"/>
          <w:sz w:val="22"/>
          <w:szCs w:val="22"/>
          <w:rtl w:val="0"/>
        </w:rPr>
        <w:t xml:space="preserve">(Calculé sur la base de la date de l’ordre et sa durée de validité), </w:t>
      </w:r>
      <w:r w:rsidDel="00000000" w:rsidR="00000000" w:rsidRPr="00000000">
        <w:rPr>
          <w:rFonts w:ascii="Calibri" w:cs="Calibri" w:eastAsia="Calibri" w:hAnsi="Calibri"/>
          <w:b w:val="0"/>
          <w:color w:val="00000a"/>
          <w:sz w:val="22"/>
          <w:szCs w:val="22"/>
          <w:rtl w:val="0"/>
        </w:rPr>
        <w:t xml:space="preserve">sinon une deuxième alerte est remontée à J pour les ordres échus.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Pour un profil BOT :</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Exécution non rapprochée : Une exécution reçue ne correspondant à aucun 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Retenir les mêmes alertes que celle de l’agence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Alerte sur les ordres en attente d’envoi à la SDB, et sur les ordres partiellement exécutés ou envoyé R/L (Valable pour les exécutions reçu de ATI ou de WBourse)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9x2ik5" w:id="29"/>
      <w:bookmarkEnd w:id="29"/>
      <w:r w:rsidDel="00000000" w:rsidR="00000000" w:rsidRPr="00000000">
        <w:rPr>
          <w:rFonts w:ascii="Calibri" w:cs="Calibri" w:eastAsia="Calibri" w:hAnsi="Calibri"/>
          <w:b w:val="1"/>
          <w:color w:val="000000"/>
          <w:sz w:val="26"/>
          <w:szCs w:val="26"/>
          <w:rtl w:val="0"/>
        </w:rPr>
        <w:t xml:space="preserve">Ordre de bourse marché local : cas d'une Aller / retour</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p2csry" w:id="30"/>
      <w:bookmarkEnd w:id="30"/>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Aucune modification à soulever par rapport au cycle de vie normal d'un ordre de bourse.</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47n2zr" w:id="31"/>
      <w:bookmarkEnd w:id="31"/>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Dans le cadre d'une opération d'aller-retour, Megara permet par une simple sélection de l'icône « Aller/Retour » de générer automatiquement </w:t>
      </w:r>
      <w:r w:rsidDel="00000000" w:rsidR="00000000" w:rsidRPr="00000000">
        <w:rPr>
          <w:rFonts w:ascii="Calibri" w:cs="Calibri" w:eastAsia="Calibri" w:hAnsi="Calibri"/>
          <w:b w:val="0"/>
          <w:i w:val="1"/>
          <w:color w:val="00000a"/>
          <w:sz w:val="22"/>
          <w:szCs w:val="22"/>
          <w:u w:val="single"/>
          <w:rtl w:val="0"/>
        </w:rPr>
        <w:t xml:space="preserve">la jambe miroir achat bourse</w:t>
      </w:r>
      <w:r w:rsidDel="00000000" w:rsidR="00000000" w:rsidRPr="00000000">
        <w:rPr>
          <w:rFonts w:ascii="Calibri" w:cs="Calibri" w:eastAsia="Calibri" w:hAnsi="Calibri"/>
          <w:b w:val="0"/>
          <w:i w:val="1"/>
          <w:color w:val="00000a"/>
          <w:sz w:val="22"/>
          <w:szCs w:val="22"/>
          <w:rtl w:val="0"/>
        </w:rPr>
        <w:t xml:space="preserve"> </w:t>
      </w:r>
      <w:r w:rsidDel="00000000" w:rsidR="00000000" w:rsidRPr="00000000">
        <w:rPr>
          <w:rFonts w:ascii="Calibri" w:cs="Calibri" w:eastAsia="Calibri" w:hAnsi="Calibri"/>
          <w:b w:val="0"/>
          <w:color w:val="00000a"/>
          <w:sz w:val="22"/>
          <w:szCs w:val="22"/>
          <w:rtl w:val="0"/>
        </w:rPr>
        <w:t xml:space="preserve">au niveau du carnet d'ordre, ceci tient à respecter toutes les caractéristiques de l'ordre initial (Le type de prix inconnu, Quantité, compte espèce, validité de l'ordre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L'ordre d'achat devrait être rattaché par une référence unique à l'ordre de vente pour des pistes de contrôle et d'audit.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ordres évolueront indépendamment sans qu'aucun contrôle ne soit appliqué sur une première jambe pour la bonne exécution de la deuxième jambe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frais relatifs aux ordres (Aller / Retour) seront spécifiques, il faut ajouter un flag au niveau du contexte de commissionnement dans Megara.</w:t>
      </w:r>
      <w:r w:rsidDel="00000000" w:rsidR="00000000" w:rsidRPr="00000000">
        <w:rPr>
          <w:rtl w:val="0"/>
        </w:rPr>
      </w:r>
    </w:p>
    <w:p w:rsidR="00000000" w:rsidDel="00000000" w:rsidP="00000000" w:rsidRDefault="00000000" w:rsidRPr="00000000">
      <w:pPr>
        <w:pStyle w:val="Heading2"/>
        <w:numPr>
          <w:ilvl w:val="1"/>
          <w:numId w:val="61"/>
        </w:numPr>
        <w:pBdr/>
        <w:ind w:left="576" w:hanging="576"/>
        <w:rPr/>
      </w:pPr>
      <w:bookmarkStart w:colFirst="0" w:colLast="0" w:name="_3o7alnk" w:id="32"/>
      <w:bookmarkEnd w:id="32"/>
      <w:r w:rsidDel="00000000" w:rsidR="00000000" w:rsidRPr="00000000">
        <w:rPr>
          <w:rtl w:val="0"/>
        </w:rPr>
        <w:t xml:space="preserve">Ordre de bourse groupé marché local</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3ckvvd" w:id="33"/>
      <w:bookmarkEnd w:id="33"/>
      <w:r w:rsidDel="00000000" w:rsidR="00000000" w:rsidRPr="00000000">
        <w:rPr>
          <w:rFonts w:ascii="Calibri" w:cs="Calibri" w:eastAsia="Calibri" w:hAnsi="Calibri"/>
          <w:b w:val="1"/>
          <w:sz w:val="24"/>
          <w:szCs w:val="24"/>
          <w:rtl w:val="0"/>
        </w:rPr>
        <w:t xml:space="preserve">Description générale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Ci bas la description du standard Megara.</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Un ordre groupé est composé de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Un ordre global : Cet ordre est passé sur un compte fictif.</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Des sous ordres clients : Chaque sous ordre reprendra une part de l’ordre global, cette ventilation est exprimée en quantité.</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mêmes traitements et contrôles appliquées pour les ordres simples seront effectués pour les sous ordres clients (Réservation espèce, Réservation titre)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l’exécution, le système effectuera les mêmes contrôles que pour l’ordre simple, une exécution sur la base de cet ordre global sera effectuée avec les exécutions correspondantes.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exécutions réconciliées seront ventilées, automatiquement, une à une sur les sous ordres clients, chaque exécution doit être répartie sur l’ensemble des sous-ordres de telle sorte qu’en cas d’exécutions partielle, tous les sous ordres auront été servis d’une manière équitable, cette répartition se fera au prorata de la part de chaque sous ordre exprimé préalablement lors de la saisie de l’ordre global.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réconciliations  (Sous ordres / exécutions) qu’elles soient totales ou partielles généreront des instructions filles au niveau de MegaCustody sous l’instruction globale.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Note : en cas d’exécution partielle, il y aura un seul reliquat d’ordre exprimé au niveau de l’ordre global.</w:t>
      </w:r>
      <w:r w:rsidDel="00000000" w:rsidR="00000000" w:rsidRPr="00000000">
        <w:rPr>
          <w:rtl w:val="0"/>
        </w:rPr>
      </w:r>
    </w:p>
    <w:p w:rsidR="00000000" w:rsidDel="00000000" w:rsidP="00000000" w:rsidRDefault="00000000" w:rsidRPr="00000000">
      <w:pPr>
        <w:pStyle w:val="Heading2"/>
        <w:numPr>
          <w:ilvl w:val="1"/>
          <w:numId w:val="61"/>
        </w:numPr>
        <w:pBdr/>
        <w:ind w:left="576" w:hanging="576"/>
        <w:rPr/>
      </w:pPr>
      <w:bookmarkStart w:colFirst="0" w:colLast="0" w:name="_ihv636" w:id="34"/>
      <w:bookmarkEnd w:id="34"/>
      <w:r w:rsidDel="00000000" w:rsidR="00000000" w:rsidRPr="00000000">
        <w:rPr>
          <w:rtl w:val="0"/>
        </w:rPr>
        <w:t xml:space="preserve">Intégration automatique des ordres de bourse</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L’intégration automatique concerne l’injection de fichier dans un périphérique d’entrée pour la création automatique des ordres. Un modèle de fichier sera spécifié pour utilisation, l’intégration automatique concerne uniquement les ordres simples bourse.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2hioqz" w:id="35"/>
      <w:bookmarkEnd w:id="35"/>
      <w:r w:rsidDel="00000000" w:rsidR="00000000" w:rsidRPr="00000000">
        <w:rPr>
          <w:rFonts w:ascii="Calibri" w:cs="Calibri" w:eastAsia="Calibri" w:hAnsi="Calibri"/>
          <w:b w:val="1"/>
          <w:color w:val="000000"/>
          <w:sz w:val="26"/>
          <w:szCs w:val="26"/>
          <w:rtl w:val="0"/>
        </w:rPr>
        <w:t xml:space="preserve">L’ordre de S/R OPCVM simple marché local (AWB Collecteur d’ordres)</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hmsyys" w:id="36"/>
      <w:bookmarkEnd w:id="36"/>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L'objectif de cette deuxième partie est l'étude des ordres de souscription rachat OPCVM dès la création jusqu’à la génération des instructions dans le règlement livraison</w:t>
      </w: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Arial" w:cs="Arial" w:eastAsia="Arial" w:hAnsi="Arial"/>
          <w:b w:val="1"/>
          <w:i w:val="1"/>
          <w:color w:val="000000"/>
          <w:sz w:val="20"/>
          <w:szCs w:val="20"/>
        </w:rPr>
      </w:pPr>
      <w:r w:rsidDel="00000000" w:rsidR="00000000" w:rsidRPr="00000000">
        <w:rPr>
          <w:rFonts w:ascii="Arial" w:cs="Arial" w:eastAsia="Arial" w:hAnsi="Arial"/>
          <w:b w:val="1"/>
          <w:i w:val="1"/>
          <w:color w:val="000000"/>
          <w:sz w:val="20"/>
          <w:szCs w:val="20"/>
          <w:rtl w:val="0"/>
        </w:rPr>
        <w:t xml:space="preserve">Contexte de la réservation titres hors droit constaté</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Lors de la saisie d’un ordre de Vente en bourse ou de rachat OPCVM, le système doit établir à la date de l’ordre une réservation de la provision titres sur la base de la position disponible.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color w:val="0000ff"/>
          <w:sz w:val="22"/>
          <w:szCs w:val="22"/>
        </w:rPr>
      </w:pPr>
      <w:r w:rsidDel="00000000" w:rsidR="00000000" w:rsidRPr="00000000">
        <w:rPr>
          <w:rFonts w:ascii="Calibri" w:cs="Calibri" w:eastAsia="Calibri" w:hAnsi="Calibri"/>
          <w:b w:val="1"/>
          <w:color w:val="0000ff"/>
          <w:sz w:val="22"/>
          <w:szCs w:val="22"/>
          <w:rtl w:val="0"/>
        </w:rPr>
        <w:t xml:space="preserve">Position disponible « Carnet d’ordres » : Position dénouée – Ventes (1)</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color w:val="0000ff"/>
          <w:sz w:val="22"/>
          <w:szCs w:val="22"/>
        </w:rPr>
      </w:pPr>
      <w:r w:rsidDel="00000000" w:rsidR="00000000" w:rsidRPr="00000000">
        <w:rPr>
          <w:rtl w:val="0"/>
        </w:rPr>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0"/>
          <w:sz w:val="22"/>
          <w:szCs w:val="22"/>
        </w:rPr>
      </w:pPr>
      <w:r w:rsidDel="00000000" w:rsidR="00000000" w:rsidRPr="00000000">
        <w:rPr>
          <w:rFonts w:ascii="Calibri" w:cs="Calibri" w:eastAsia="Calibri" w:hAnsi="Calibri"/>
          <w:b w:val="1"/>
          <w:i w:val="1"/>
          <w:color w:val="000000"/>
          <w:sz w:val="22"/>
          <w:szCs w:val="22"/>
          <w:rtl w:val="0"/>
        </w:rPr>
        <w:t xml:space="preserve">(1) Ventes comprennent :</w:t>
      </w:r>
    </w:p>
    <w:p w:rsidR="00000000" w:rsidDel="00000000" w:rsidP="00000000" w:rsidRDefault="00000000" w:rsidRPr="00000000">
      <w:pPr>
        <w:pBdr/>
        <w:tabs>
          <w:tab w:val="left" w:pos="708"/>
        </w:tabs>
        <w:spacing w:after="120" w:before="0" w:line="264"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Ventes « Validés » en attente d’exécution sur le carnet d’ordres (MegaTrade)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Ventes « Exécutés » sur le carnet d’ordres (MegaTrade)</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 « Instruits » (MegaCustody)</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Ventes appariées (MegaCustody)</w:t>
      </w:r>
    </w:p>
    <w:p w:rsidR="00000000" w:rsidDel="00000000" w:rsidP="00000000" w:rsidRDefault="00000000" w:rsidRPr="00000000">
      <w:pPr>
        <w:pBdr/>
        <w:tabs>
          <w:tab w:val="left" w:pos="708"/>
        </w:tabs>
        <w:spacing w:after="120" w:before="0" w:line="276" w:lineRule="auto"/>
        <w:contextualSpacing w:val="0"/>
        <w:jc w:val="both"/>
        <w:rPr/>
      </w:pPr>
      <w:r w:rsidDel="00000000" w:rsidR="00000000" w:rsidRPr="00000000">
        <w:rPr>
          <w:rtl w:val="0"/>
        </w:rPr>
      </w:r>
    </w:p>
    <w:p w:rsidR="00000000" w:rsidDel="00000000" w:rsidP="00000000" w:rsidRDefault="00000000" w:rsidRPr="00000000">
      <w:pPr>
        <w:numPr>
          <w:ilvl w:val="0"/>
          <w:numId w:val="52"/>
        </w:numPr>
        <w:pBdr/>
        <w:spacing w:after="240" w:before="240" w:lineRule="auto"/>
        <w:ind w:left="0" w:firstLine="0"/>
        <w:jc w:val="both"/>
        <w:rPr>
          <w:i w:val="1"/>
          <w:color w:val="000000"/>
          <w:u w:val="single"/>
        </w:rPr>
      </w:pPr>
      <w:r w:rsidDel="00000000" w:rsidR="00000000" w:rsidRPr="00000000">
        <w:rPr>
          <w:i w:val="1"/>
          <w:color w:val="000000"/>
          <w:u w:val="single"/>
          <w:rtl w:val="0"/>
        </w:rPr>
        <w:t xml:space="preserve">Montant de réservation espèce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Pour toute opération de souscription OPCVM en quantité ou en montant le système doit opérer une réservation sur les comptes espèces des souscripteurs selon la formule suivante :</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1"/>
          <w:i w:val="1"/>
          <w:color w:val="000000"/>
          <w:sz w:val="22"/>
          <w:szCs w:val="22"/>
        </w:rPr>
      </w:pPr>
      <w:r w:rsidDel="00000000" w:rsidR="00000000" w:rsidRPr="00000000">
        <w:rPr>
          <w:rFonts w:ascii="Calibri" w:cs="Calibri" w:eastAsia="Calibri" w:hAnsi="Calibri"/>
          <w:b w:val="1"/>
          <w:i w:val="1"/>
          <w:color w:val="000000"/>
          <w:sz w:val="22"/>
          <w:szCs w:val="22"/>
          <w:rtl w:val="0"/>
        </w:rPr>
        <w:t xml:space="preserve">Montant brut : quantité * VL provisoire (dernière VL)</w:t>
      </w:r>
    </w:p>
    <w:p w:rsidR="00000000" w:rsidDel="00000000" w:rsidP="00000000" w:rsidRDefault="00000000" w:rsidRPr="00000000">
      <w:pPr>
        <w:pBdr/>
        <w:tabs>
          <w:tab w:val="left" w:pos="708"/>
        </w:tabs>
        <w:spacing w:after="12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Montant à réserver à hauteur du montant brut majoré d'un pourcentage configurable.</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1mghml" w:id="37"/>
      <w:bookmarkEnd w:id="37"/>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L'ordre de souscription rachat OPCVM doit couvrir toutes les opérations initiées depuis le carnet sur les différents types de fonds (OPCVM, FCP) dont </w:t>
      </w:r>
      <w:r w:rsidDel="00000000" w:rsidR="00000000" w:rsidRPr="00000000">
        <w:rPr>
          <w:b w:val="1"/>
          <w:i w:val="1"/>
          <w:rtl w:val="0"/>
        </w:rPr>
        <w:t xml:space="preserve">Attijariwafa bank est collecteur</w:t>
      </w:r>
      <w:r w:rsidDel="00000000" w:rsidR="00000000" w:rsidRPr="00000000">
        <w:rPr>
          <w:b w:val="1"/>
          <w:color w:val="ff0000"/>
          <w:rtl w:val="0"/>
        </w:rPr>
        <w:t xml:space="preserve"> </w:t>
      </w:r>
      <w:r w:rsidDel="00000000" w:rsidR="00000000" w:rsidRPr="00000000">
        <w:rPr>
          <w:rtl w:val="0"/>
        </w:rPr>
        <w:t xml:space="preserve">par quantité et par montant et ceux reçus de Wafa gestion et de Wafa Bourse dans le cas ou cette dernière est collecteur d’ordres. Le système permet saisir manuellement la valeur liquidative reçue de la SDG pour générer les instructions vers le règlement livraison.</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Les données relatives à un ordre de souscription / rachat sont :</w:t>
      </w:r>
    </w:p>
    <w:p w:rsidR="00000000" w:rsidDel="00000000" w:rsidP="00000000" w:rsidRDefault="00000000" w:rsidRPr="00000000">
      <w:pPr>
        <w:numPr>
          <w:ilvl w:val="0"/>
          <w:numId w:val="28"/>
        </w:numPr>
        <w:pBdr/>
        <w:spacing w:after="240" w:before="240" w:lineRule="auto"/>
        <w:ind w:left="720" w:hanging="360"/>
        <w:jc w:val="both"/>
        <w:rPr/>
      </w:pPr>
      <w:r w:rsidDel="00000000" w:rsidR="00000000" w:rsidRPr="00000000">
        <w:rPr>
          <w:rtl w:val="0"/>
        </w:rPr>
        <w:t xml:space="preserve">Référence d’application : il s'agit de la référence générée automatiquement par le système dès la sauvegarde de l'ordre et elle composé de :</w:t>
      </w:r>
    </w:p>
    <w:p w:rsidR="00000000" w:rsidDel="00000000" w:rsidP="00000000" w:rsidRDefault="00000000" w:rsidRPr="00000000">
      <w:pPr>
        <w:numPr>
          <w:ilvl w:val="0"/>
          <w:numId w:val="26"/>
        </w:numPr>
        <w:pBdr/>
        <w:spacing w:after="240" w:before="240" w:lineRule="auto"/>
        <w:ind w:left="0" w:right="142" w:firstLine="0"/>
        <w:jc w:val="both"/>
        <w:rPr/>
      </w:pPr>
      <w:r w:rsidDel="00000000" w:rsidR="00000000" w:rsidRPr="00000000">
        <w:rPr>
          <w:rtl w:val="0"/>
        </w:rPr>
        <w:t xml:space="preserve">Affixe : SR+Code affilié AWB +Séquence</w:t>
      </w:r>
    </w:p>
    <w:p w:rsidR="00000000" w:rsidDel="00000000" w:rsidP="00000000" w:rsidRDefault="00000000" w:rsidRPr="00000000">
      <w:pPr>
        <w:numPr>
          <w:ilvl w:val="0"/>
          <w:numId w:val="26"/>
        </w:numPr>
        <w:pBdr/>
        <w:spacing w:after="240" w:before="240" w:lineRule="auto"/>
        <w:ind w:left="0" w:right="142" w:firstLine="0"/>
        <w:jc w:val="both"/>
        <w:rPr/>
      </w:pPr>
      <w:r w:rsidDel="00000000" w:rsidR="00000000" w:rsidRPr="00000000">
        <w:rPr>
          <w:rtl w:val="0"/>
        </w:rPr>
        <w:t xml:space="preserve">Séquence : 9 Chiffres</w:t>
      </w:r>
    </w:p>
    <w:p w:rsidR="00000000" w:rsidDel="00000000" w:rsidP="00000000" w:rsidRDefault="00000000" w:rsidRPr="00000000">
      <w:pPr>
        <w:numPr>
          <w:ilvl w:val="0"/>
          <w:numId w:val="28"/>
        </w:numPr>
        <w:pBdr/>
        <w:spacing w:after="240" w:before="240" w:lineRule="auto"/>
        <w:ind w:left="720" w:hanging="360"/>
        <w:jc w:val="both"/>
        <w:rPr/>
      </w:pPr>
      <w:r w:rsidDel="00000000" w:rsidR="00000000" w:rsidRPr="00000000">
        <w:rPr>
          <w:rtl w:val="0"/>
        </w:rPr>
        <w:t xml:space="preserve">Est collecté : Renseigner si l’Ordre S/R est collecté </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Compte espèce client : Saisi manuellement ou calculé sur la base du compte titre client</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Libellé du compte espèce client : déduit automatiquement</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Compte titre client : Saisi manuellement ou calculé sur la base du compte espèce client</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Libellé compte titre client : déduit automatiquement </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Le type d'identifiant du client : Carte d'identité nationale, passeport, numéro de registre de commerce ...</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Numéro d'identité principale : ce champ renseigne le numéro de l'identité.</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Sens de l'ordre : Souscription ou rachat </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Fond : l'instrument financier sujet de l'ordre avec son code ISIN et son libellé</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Type du fond : SICAV ou FCP</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Valeur liquidative : dernière VL récupérée automatiquement à titre d'information et/ou pour le calcul estimatif du montant de réservation</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Périodicité de la VL : Fréquence de calcul de la valeur liquidative du fond.</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Date de négociation pour les Ordres SR : le système doit calculer automatiquement la bonne date de négociation pour la prise en charge de cet ordre selon les cut-off de réception et la périodicité de la Valeur liquidative</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Avant Cut-Off time réception : - </w:t>
      </w:r>
      <w:r w:rsidDel="00000000" w:rsidR="00000000" w:rsidRPr="00000000">
        <w:rPr>
          <w:b w:val="1"/>
          <w:i w:val="1"/>
          <w:rtl w:val="0"/>
        </w:rPr>
        <w:t xml:space="preserve">Si Valeur liquidative est quotidienne</w:t>
      </w:r>
      <w:r w:rsidDel="00000000" w:rsidR="00000000" w:rsidRPr="00000000">
        <w:rPr>
          <w:rtl w:val="0"/>
        </w:rPr>
        <w:t xml:space="preserve"> : Date de négociation =                           Date jour  </w:t>
      </w:r>
    </w:p>
    <w:p w:rsidR="00000000" w:rsidDel="00000000" w:rsidP="00000000" w:rsidRDefault="00000000" w:rsidRPr="00000000">
      <w:pPr>
        <w:pBdr/>
        <w:spacing w:after="240" w:before="240" w:lineRule="auto"/>
        <w:ind w:left="6663" w:hanging="4111"/>
        <w:contextualSpacing w:val="0"/>
        <w:jc w:val="both"/>
        <w:rPr/>
      </w:pPr>
      <w:r w:rsidDel="00000000" w:rsidR="00000000" w:rsidRPr="00000000">
        <w:rPr>
          <w:rtl w:val="0"/>
        </w:rPr>
        <w:t xml:space="preserve">- </w:t>
      </w:r>
      <w:r w:rsidDel="00000000" w:rsidR="00000000" w:rsidRPr="00000000">
        <w:rPr>
          <w:b w:val="1"/>
          <w:i w:val="1"/>
          <w:rtl w:val="0"/>
        </w:rPr>
        <w:t xml:space="preserve">Si Valeur liquidative est Hebdomadaire</w:t>
      </w:r>
      <w:r w:rsidDel="00000000" w:rsidR="00000000" w:rsidRPr="00000000">
        <w:rPr>
          <w:rtl w:val="0"/>
        </w:rPr>
        <w:t xml:space="preserve"> : Date de négociation = date semaine (vendredi)  </w:t>
      </w:r>
    </w:p>
    <w:p w:rsidR="00000000" w:rsidDel="00000000" w:rsidP="00000000" w:rsidRDefault="00000000" w:rsidRPr="00000000">
      <w:pPr>
        <w:pBdr/>
        <w:spacing w:after="240" w:before="240" w:lineRule="auto"/>
        <w:ind w:left="6372" w:hanging="5652"/>
        <w:contextualSpacing w:val="0"/>
        <w:jc w:val="both"/>
        <w:rPr/>
      </w:pPr>
      <w:r w:rsidDel="00000000" w:rsidR="00000000" w:rsidRPr="00000000">
        <w:rPr>
          <w:rtl w:val="0"/>
        </w:rPr>
        <w:t xml:space="preserve">Après Cut-Off time réception : - </w:t>
      </w:r>
      <w:r w:rsidDel="00000000" w:rsidR="00000000" w:rsidRPr="00000000">
        <w:rPr>
          <w:b w:val="1"/>
          <w:i w:val="1"/>
          <w:rtl w:val="0"/>
        </w:rPr>
        <w:t xml:space="preserve">Si Valeur liquidative est quotidienne</w:t>
      </w:r>
      <w:r w:rsidDel="00000000" w:rsidR="00000000" w:rsidRPr="00000000">
        <w:rPr>
          <w:rtl w:val="0"/>
        </w:rPr>
        <w:t xml:space="preserve"> : Date de négociation = Date jour suivant </w:t>
      </w:r>
    </w:p>
    <w:p w:rsidR="00000000" w:rsidDel="00000000" w:rsidP="00000000" w:rsidRDefault="00000000" w:rsidRPr="00000000">
      <w:pPr>
        <w:pBdr/>
        <w:spacing w:after="240" w:before="240" w:lineRule="auto"/>
        <w:ind w:left="6521" w:hanging="3941"/>
        <w:contextualSpacing w:val="0"/>
        <w:jc w:val="both"/>
        <w:rPr/>
      </w:pPr>
      <w:r w:rsidDel="00000000" w:rsidR="00000000" w:rsidRPr="00000000">
        <w:rPr>
          <w:rtl w:val="0"/>
        </w:rPr>
        <w:t xml:space="preserve">- </w:t>
      </w:r>
      <w:r w:rsidDel="00000000" w:rsidR="00000000" w:rsidRPr="00000000">
        <w:rPr>
          <w:b w:val="1"/>
          <w:i w:val="1"/>
          <w:rtl w:val="0"/>
        </w:rPr>
        <w:t xml:space="preserve">Si Valeur liquidative est Hebdomadaire</w:t>
      </w:r>
      <w:r w:rsidDel="00000000" w:rsidR="00000000" w:rsidRPr="00000000">
        <w:rPr>
          <w:rtl w:val="0"/>
        </w:rPr>
        <w:t xml:space="preserve"> : Date de négociation = date vendredi suivant.</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Ordre par montant ou par quantité : Selon le choix un des champs (quantité ou montant) n'est plus exploitable.</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Quantité : le format du champ quantité dépend du type de fond :</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1 – </w:t>
      </w:r>
      <w:r w:rsidDel="00000000" w:rsidR="00000000" w:rsidRPr="00000000">
        <w:rPr>
          <w:u w:val="single"/>
          <w:rtl w:val="0"/>
        </w:rPr>
        <w:t xml:space="preserve">Le fond est une SICAV :</w:t>
      </w:r>
      <w:r w:rsidDel="00000000" w:rsidR="00000000" w:rsidRPr="00000000">
        <w:rPr>
          <w:rtl w:val="0"/>
        </w:rPr>
        <w:t xml:space="preserve"> La quantité doit être un nombre entier. S’il s’agit d’une opération en montant il faut prévoir un arrondissement :</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A </w:t>
      </w:r>
      <w:r w:rsidDel="00000000" w:rsidR="00000000" w:rsidRPr="00000000">
        <w:rPr>
          <w:b w:val="1"/>
          <w:i w:val="1"/>
          <w:rtl w:val="0"/>
        </w:rPr>
        <w:t xml:space="preserve">– Souscription</w:t>
      </w:r>
      <w:r w:rsidDel="00000000" w:rsidR="00000000" w:rsidRPr="00000000">
        <w:rPr>
          <w:rtl w:val="0"/>
        </w:rPr>
        <w:t xml:space="preserve"> : A l’entité inférieure.</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B – </w:t>
      </w:r>
      <w:r w:rsidDel="00000000" w:rsidR="00000000" w:rsidRPr="00000000">
        <w:rPr>
          <w:b w:val="1"/>
          <w:i w:val="1"/>
          <w:rtl w:val="0"/>
        </w:rPr>
        <w:t xml:space="preserve">Rachat</w:t>
      </w:r>
      <w:r w:rsidDel="00000000" w:rsidR="00000000" w:rsidRPr="00000000">
        <w:rPr>
          <w:rtl w:val="0"/>
        </w:rPr>
        <w:t xml:space="preserve"> : A l’entité supérieure.</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2 – </w:t>
      </w:r>
      <w:r w:rsidDel="00000000" w:rsidR="00000000" w:rsidRPr="00000000">
        <w:rPr>
          <w:u w:val="single"/>
          <w:rtl w:val="0"/>
        </w:rPr>
        <w:t xml:space="preserve">Le fond est un FCP :</w:t>
      </w:r>
      <w:r w:rsidDel="00000000" w:rsidR="00000000" w:rsidRPr="00000000">
        <w:rPr>
          <w:rtl w:val="0"/>
        </w:rPr>
        <w:t xml:space="preserve"> La quantité peut être décimalisée à trois décimales. Au-delà de trois décimales, il faut prévoir un arrondissement : </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A </w:t>
      </w:r>
      <w:r w:rsidDel="00000000" w:rsidR="00000000" w:rsidRPr="00000000">
        <w:rPr>
          <w:b w:val="1"/>
          <w:i w:val="1"/>
          <w:rtl w:val="0"/>
        </w:rPr>
        <w:t xml:space="preserve">– Souscription</w:t>
      </w:r>
      <w:r w:rsidDel="00000000" w:rsidR="00000000" w:rsidRPr="00000000">
        <w:rPr>
          <w:rtl w:val="0"/>
        </w:rPr>
        <w:t xml:space="preserve"> : A l’entité inférieure.</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t xml:space="preserve">B – </w:t>
      </w:r>
      <w:r w:rsidDel="00000000" w:rsidR="00000000" w:rsidRPr="00000000">
        <w:rPr>
          <w:b w:val="1"/>
          <w:i w:val="1"/>
          <w:rtl w:val="0"/>
        </w:rPr>
        <w:t xml:space="preserve">Rachat</w:t>
      </w:r>
      <w:r w:rsidDel="00000000" w:rsidR="00000000" w:rsidRPr="00000000">
        <w:rPr>
          <w:rtl w:val="0"/>
        </w:rPr>
        <w:t xml:space="preserve"> : A l’entité supérieure.</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Date de réception de l'ordre : Date système par défaut</w:t>
      </w:r>
    </w:p>
    <w:p w:rsidR="00000000" w:rsidDel="00000000" w:rsidP="00000000" w:rsidRDefault="00000000" w:rsidRPr="00000000">
      <w:pPr>
        <w:numPr>
          <w:ilvl w:val="0"/>
          <w:numId w:val="29"/>
        </w:numPr>
        <w:pBdr/>
        <w:spacing w:after="240" w:before="240" w:lineRule="auto"/>
        <w:ind w:left="720" w:hanging="360"/>
        <w:jc w:val="both"/>
        <w:rPr/>
      </w:pPr>
      <w:r w:rsidDel="00000000" w:rsidR="00000000" w:rsidRPr="00000000">
        <w:rPr>
          <w:rtl w:val="0"/>
        </w:rPr>
        <w:t xml:space="preserve">Montant de réservation espèce : Uniquement dans les opérations de souscription  ce champ renseigne le montant qui sera bloqué sur le compte espèce de l'initiateur de l'opération sans exception.</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r>
    </w:p>
    <w:p w:rsidR="00000000" w:rsidDel="00000000" w:rsidP="00000000" w:rsidRDefault="00000000" w:rsidRPr="00000000">
      <w:pPr>
        <w:pStyle w:val="Heading4"/>
        <w:numPr>
          <w:ilvl w:val="3"/>
          <w:numId w:val="24"/>
        </w:numPr>
        <w:pBdr/>
        <w:tabs>
          <w:tab w:val="left" w:pos="708"/>
        </w:tabs>
        <w:spacing w:after="240" w:before="240" w:lineRule="auto"/>
        <w:ind w:left="864" w:hanging="864"/>
        <w:jc w:val="both"/>
        <w:rPr>
          <w:rFonts w:ascii="Calibri" w:cs="Calibri" w:eastAsia="Calibri" w:hAnsi="Calibri"/>
          <w:b w:val="0"/>
          <w:i w:val="0"/>
          <w:color w:val="00000a"/>
          <w:sz w:val="22"/>
          <w:szCs w:val="22"/>
          <w:u w:val="single"/>
        </w:rPr>
      </w:pPr>
      <w:r w:rsidDel="00000000" w:rsidR="00000000" w:rsidRPr="00000000">
        <w:rPr>
          <w:b w:val="0"/>
          <w:i w:val="0"/>
          <w:color w:val="00000a"/>
          <w:sz w:val="22"/>
          <w:szCs w:val="22"/>
          <w:rtl w:val="0"/>
        </w:rPr>
        <w:t xml:space="preserve">Ordre de souscription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Ceci est une représentation par diagramme de séquence d'un flux de souscription jusqu'a déversement vers le règlement livraison :</w:t>
      </w:r>
    </w:p>
    <w:p w:rsidR="00000000" w:rsidDel="00000000" w:rsidP="00000000" w:rsidRDefault="00000000" w:rsidRPr="00000000">
      <w:pPr>
        <w:pBdr/>
        <w:spacing w:after="240" w:before="240" w:lineRule="auto"/>
        <w:ind w:right="142"/>
        <w:contextualSpacing w:val="0"/>
        <w:jc w:val="both"/>
        <w:rPr/>
      </w:pPr>
      <w:r w:rsidDel="00000000" w:rsidR="00000000" w:rsidRPr="00000000">
        <w:drawing>
          <wp:inline distB="0" distT="0" distL="0" distR="0">
            <wp:extent cx="5705475" cy="4505325"/>
            <wp:effectExtent b="0" l="0" r="0" t="0"/>
            <wp:docPr id="28" name="image61.jpg"/>
            <a:graphic>
              <a:graphicData uri="http://schemas.openxmlformats.org/drawingml/2006/picture">
                <pic:pic>
                  <pic:nvPicPr>
                    <pic:cNvPr id="0" name="image61.jpg"/>
                    <pic:cNvPicPr preferRelativeResize="0"/>
                  </pic:nvPicPr>
                  <pic:blipFill>
                    <a:blip r:embed="rId14"/>
                    <a:srcRect b="0" l="0" r="0" t="0"/>
                    <a:stretch>
                      <a:fillRect/>
                    </a:stretch>
                  </pic:blipFill>
                  <pic:spPr>
                    <a:xfrm>
                      <a:off x="0" y="0"/>
                      <a:ext cx="5705475" cy="4505325"/>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pStyle w:val="Heading4"/>
        <w:numPr>
          <w:ilvl w:val="3"/>
          <w:numId w:val="24"/>
        </w:numPr>
        <w:pBdr/>
        <w:tabs>
          <w:tab w:val="left" w:pos="708"/>
        </w:tabs>
        <w:spacing w:after="240" w:before="240" w:lineRule="auto"/>
        <w:ind w:left="864" w:hanging="864"/>
        <w:jc w:val="both"/>
        <w:rPr>
          <w:rFonts w:ascii="Calibri" w:cs="Calibri" w:eastAsia="Calibri" w:hAnsi="Calibri"/>
          <w:b w:val="0"/>
          <w:i w:val="0"/>
          <w:color w:val="00000a"/>
          <w:sz w:val="22"/>
          <w:szCs w:val="22"/>
          <w:u w:val="single"/>
        </w:rPr>
      </w:pPr>
      <w:r w:rsidDel="00000000" w:rsidR="00000000" w:rsidRPr="00000000">
        <w:rPr>
          <w:b w:val="0"/>
          <w:i w:val="0"/>
          <w:color w:val="00000a"/>
          <w:sz w:val="22"/>
          <w:szCs w:val="22"/>
          <w:rtl w:val="0"/>
        </w:rPr>
        <w:t xml:space="preserve">Ordre de rachat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Ceci est une représentation par diagramme de séquence d'un flux de rachat jusqu'à déversement vers le règlement livraison :</w:t>
      </w:r>
    </w:p>
    <w:p w:rsidR="00000000" w:rsidDel="00000000" w:rsidP="00000000" w:rsidRDefault="00000000" w:rsidRPr="00000000">
      <w:pPr>
        <w:pBdr/>
        <w:spacing w:after="240" w:before="240" w:lineRule="auto"/>
        <w:ind w:right="142"/>
        <w:contextualSpacing w:val="0"/>
        <w:jc w:val="both"/>
        <w:rPr/>
      </w:pPr>
      <w:r w:rsidDel="00000000" w:rsidR="00000000" w:rsidRPr="00000000">
        <w:drawing>
          <wp:inline distB="0" distT="0" distL="0" distR="0">
            <wp:extent cx="5724525" cy="5362575"/>
            <wp:effectExtent b="0" l="0" r="0" t="0"/>
            <wp:docPr id="27" name="image60.jpg"/>
            <a:graphic>
              <a:graphicData uri="http://schemas.openxmlformats.org/drawingml/2006/picture">
                <pic:pic>
                  <pic:nvPicPr>
                    <pic:cNvPr id="0" name="image60.jpg"/>
                    <pic:cNvPicPr preferRelativeResize="0"/>
                  </pic:nvPicPr>
                  <pic:blipFill>
                    <a:blip r:embed="rId15"/>
                    <a:srcRect b="0" l="0" r="0" t="0"/>
                    <a:stretch>
                      <a:fillRect/>
                    </a:stretch>
                  </pic:blipFill>
                  <pic:spPr>
                    <a:xfrm>
                      <a:off x="0" y="0"/>
                      <a:ext cx="5724525" cy="5362575"/>
                    </a:xfrm>
                    <a:prstGeom prst="rect"/>
                    <a:ln/>
                  </pic:spPr>
                </pic:pic>
              </a:graphicData>
            </a:graphic>
          </wp:inline>
        </w:drawing>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grqrue" w:id="38"/>
      <w:bookmarkEnd w:id="38"/>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Ces alertes doivent être générées au niveau du tableau de bord lors du processus de souscription rachat OPCVM pour informer l'utilisateur sur l’ensemble des incidents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Pour un profil agence :</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Ordre incomplet : Les ordres dont au minimum une règle de gestion a été violée.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Ordre en attente de reconstitution de stock  titres ou espèces.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Pour un profil BOT :</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Exécution non rapprochée : Une exécution reçue ne correspondant à aucun 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Reprendre les mêmes alertes du profil agence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Alertes sur la réception des ordres de WafaBourse et en statut d’envoi à la SDG. </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rFonts w:ascii="Calibri" w:cs="Calibri" w:eastAsia="Calibri" w:hAnsi="Calibri"/>
          <w:b w:val="1"/>
          <w:color w:val="000000"/>
          <w:sz w:val="26"/>
          <w:szCs w:val="26"/>
        </w:rPr>
      </w:pPr>
      <w:bookmarkStart w:colFirst="0" w:colLast="0" w:name="_vx1227" w:id="39"/>
      <w:bookmarkEnd w:id="39"/>
      <w:r w:rsidDel="00000000" w:rsidR="00000000" w:rsidRPr="00000000">
        <w:rPr>
          <w:rFonts w:ascii="Calibri" w:cs="Calibri" w:eastAsia="Calibri" w:hAnsi="Calibri"/>
          <w:b w:val="1"/>
          <w:color w:val="000000"/>
          <w:sz w:val="26"/>
          <w:szCs w:val="26"/>
          <w:rtl w:val="0"/>
        </w:rPr>
        <w:t xml:space="preserve">Ordre de souscription rachat OPCVM marché local : cas d’un aller / retour</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fwokq0" w:id="40"/>
      <w:bookmarkEnd w:id="40"/>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Aucune modification à soulever par rapport au cycle de vie normal d'un ordre de souscription rachat OPCVM simple marché local</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v1yuxt" w:id="41"/>
      <w:bookmarkEnd w:id="41"/>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Pour la gestion des opérations (Aller/Retour) OPCVM Megara offre le flag « Aller / Retour » qui au moment de sa sélection permettra de générer automatiquement la jambe miroir de souscription OPCVM. Ceci tenant a respecté toute les caractéristiques du rachat initiale (Client, compte titre, compte espèce, fond, par quantité ou montant)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L'ordre de souscription devrait être rattaché par une référence unique à l'ordre de Rachat pour des pistes de contrôle et d'audit.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ordres évolueront indépendamment sans qu'aucun contrôle ne soit appliqué sur une première jambe pour la bonne exécution de la deuxième jambe.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Pas de contrôle de provision titre ni espèce pour ce type d’ordre OPCVM.</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 rachat et la souscription s’opéreront à J-J (Même jour).</w:t>
      </w:r>
      <w:r w:rsidDel="00000000" w:rsidR="00000000" w:rsidRPr="00000000">
        <w:rPr>
          <w:rtl w:val="0"/>
        </w:rPr>
      </w:r>
    </w:p>
    <w:p w:rsidR="00000000" w:rsidDel="00000000" w:rsidP="00000000" w:rsidRDefault="00000000" w:rsidRPr="00000000">
      <w:pPr>
        <w:pBdr/>
        <w:spacing w:after="240" w:before="240" w:lineRule="auto"/>
        <w:contextualSpacing w:val="0"/>
        <w:jc w:val="both"/>
        <w:rPr/>
      </w:pPr>
      <w:r w:rsidDel="00000000" w:rsidR="00000000" w:rsidRPr="00000000">
        <w:rPr>
          <w:rtl w:val="0"/>
        </w:rPr>
        <w:t xml:space="preserve">AWB demande à ce qu’il y est des configurations (SLA) pour mettre en place des conditions spécifiques à cette opération pour exonération des droits Acquis aux fonds et commissions réseau collecteur.</w:t>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f1mdlm" w:id="42"/>
      <w:bookmarkEnd w:id="42"/>
      <w:r w:rsidDel="00000000" w:rsidR="00000000" w:rsidRPr="00000000">
        <w:rPr>
          <w:rFonts w:ascii="Calibri" w:cs="Calibri" w:eastAsia="Calibri" w:hAnsi="Calibri"/>
          <w:b w:val="1"/>
          <w:color w:val="000000"/>
          <w:sz w:val="26"/>
          <w:szCs w:val="26"/>
          <w:rtl w:val="0"/>
        </w:rPr>
        <w:t xml:space="preserve">Ordre de S/R OPCVM simple marché local (Wafa Gestion Collecteur d’ordres) </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u6wntf" w:id="43"/>
      <w:bookmarkEnd w:id="43"/>
      <w:r w:rsidDel="00000000" w:rsidR="00000000" w:rsidRPr="00000000">
        <w:rPr>
          <w:rFonts w:ascii="Calibri" w:cs="Calibri" w:eastAsia="Calibri" w:hAnsi="Calibri"/>
          <w:b w:val="1"/>
          <w:sz w:val="24"/>
          <w:szCs w:val="24"/>
          <w:rtl w:val="0"/>
        </w:rPr>
        <w:t xml:space="preserve">Description générale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ordres collectés par Wafa Gestion ne seront pas saisis manuellement dans le système, un fichier  sera transmis et chargé au niveau de l’application pour générer automatiquement les ordres.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Il faut aussi prévoir la saisie des carnets WafaGestion et WafaBourse par le BOT suite aux incidents techniques [CFT, Réseau] en identifiant au niveau de l’ordre l’émetteur ( Si collecté par l’agence, par Wafa Bourse ou par WafaGestion)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Identiques a ceux collectés par AWB, les ordres de Wafa Gestion seront transmis vers le règlement / Livraison pour dénouement dés la réception de la Valeur liquidative, notons qu’aucun contrôle de provision espèce ne sera fait pour ce type d’ordres.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La gestion de ses ordres est assurée uniquement par la BOT.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Pas de cut-off géré au niveau de Megara pour les ordres collectés par Wafagestion.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0"/>
          <w:i w:val="1"/>
          <w:color w:val="00000a"/>
          <w:sz w:val="22"/>
          <w:szCs w:val="22"/>
        </w:rPr>
      </w:pPr>
      <w:r w:rsidDel="00000000" w:rsidR="00000000" w:rsidRPr="00000000">
        <w:rPr>
          <w:rFonts w:ascii="Calibri" w:cs="Calibri" w:eastAsia="Calibri" w:hAnsi="Calibri"/>
          <w:b w:val="0"/>
          <w:i w:val="1"/>
          <w:color w:val="00000a"/>
          <w:sz w:val="22"/>
          <w:szCs w:val="22"/>
          <w:rtl w:val="0"/>
        </w:rPr>
        <w:t xml:space="preserve">[Se référer aux spécifications techniques des interfaces]</w:t>
      </w:r>
    </w:p>
    <w:p w:rsidR="00000000" w:rsidDel="00000000" w:rsidP="00000000" w:rsidRDefault="00000000" w:rsidRPr="00000000">
      <w:pPr>
        <w:pBdr/>
        <w:tabs>
          <w:tab w:val="left" w:pos="708"/>
        </w:tabs>
        <w:spacing w:after="240" w:before="240" w:line="276" w:lineRule="auto"/>
        <w:ind w:left="0" w:right="142" w:firstLine="0"/>
        <w:contextualSpacing w:val="0"/>
        <w:jc w:val="both"/>
        <w:rPr>
          <w:rFonts w:ascii="Calibri" w:cs="Calibri" w:eastAsia="Calibri" w:hAnsi="Calibri"/>
          <w:b w:val="0"/>
          <w:i w:val="1"/>
          <w:color w:val="00000a"/>
          <w:sz w:val="22"/>
          <w:szCs w:val="22"/>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9c6y18" w:id="44"/>
      <w:bookmarkEnd w:id="44"/>
      <w:r w:rsidDel="00000000" w:rsidR="00000000" w:rsidRPr="00000000">
        <w:rPr>
          <w:rFonts w:ascii="Calibri" w:cs="Calibri" w:eastAsia="Calibri" w:hAnsi="Calibri"/>
          <w:b w:val="1"/>
          <w:color w:val="000000"/>
          <w:sz w:val="26"/>
          <w:szCs w:val="26"/>
          <w:rtl w:val="0"/>
        </w:rPr>
        <w:t xml:space="preserve">Ordre de Souscription  / Rachat OPCVM groupé marché local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Ci bas une description du standard Megara</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L’ordre groupé de souscription / rachat est possible pour tous les clients.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 groupement se fait pars « Fond » et par « Opération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 système doit donner la possibilité à l’utilisateur de décider du groupement lors de la génération du bulletin. En effet, l’utilisateur saisit tous les ordres et engage un groupement pour générer des bulletins par « Fonds », « opération » en montant ou en quantité (Ou les deux) selon le choix de l’utilisateur.</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La société de gestion rendra une VL par bulletin qu’il faudra allouer au prorata sur les sous-ordres de l’ordre global.</w:t>
      </w: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tbugp1" w:id="45"/>
      <w:bookmarkEnd w:id="45"/>
      <w:r w:rsidDel="00000000" w:rsidR="00000000" w:rsidRPr="00000000">
        <w:rPr>
          <w:rFonts w:ascii="Calibri" w:cs="Calibri" w:eastAsia="Calibri" w:hAnsi="Calibri"/>
          <w:b w:val="1"/>
          <w:smallCaps w:val="1"/>
          <w:color w:val="404040"/>
          <w:sz w:val="32"/>
          <w:szCs w:val="32"/>
          <w:rtl w:val="0"/>
        </w:rPr>
        <w:t xml:space="preserve">Services/ Activités</w:t>
      </w:r>
      <w:r w:rsidDel="00000000" w:rsidR="00000000" w:rsidRPr="00000000">
        <w:rPr>
          <w:rtl w:val="0"/>
        </w:rPr>
      </w:r>
    </w:p>
    <w:p w:rsidR="00000000" w:rsidDel="00000000" w:rsidP="00000000" w:rsidRDefault="00000000" w:rsidRPr="00000000">
      <w:pPr>
        <w:pBdr/>
        <w:contextualSpacing w:val="0"/>
        <w:jc w:val="both"/>
        <w:rPr/>
      </w:pPr>
      <w:bookmarkStart w:colFirst="0" w:colLast="0" w:name="_28h4qwu" w:id="46"/>
      <w:bookmarkEnd w:id="46"/>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services décrits ci-dessous sont relatifs et applicables aux deux types d’ordre détaillés ci-dessus :</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Déduction des données de l’ordre.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Contrôle des règles de gestion.</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Calcul des commissions.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Rapprochement Exécution-Ordre de bourse.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nmf14n" w:id="47"/>
      <w:bookmarkEnd w:id="47"/>
      <w:r w:rsidDel="00000000" w:rsidR="00000000" w:rsidRPr="00000000">
        <w:rPr>
          <w:rFonts w:ascii="Calibri" w:cs="Calibri" w:eastAsia="Calibri" w:hAnsi="Calibri"/>
          <w:b w:val="1"/>
          <w:color w:val="000000"/>
          <w:sz w:val="26"/>
          <w:szCs w:val="26"/>
          <w:rtl w:val="0"/>
        </w:rPr>
        <w:t xml:space="preserve">Déduction des données de l’ordre</w:t>
      </w:r>
      <w:r w:rsidDel="00000000" w:rsidR="00000000" w:rsidRPr="00000000">
        <w:rPr>
          <w:rtl w:val="0"/>
        </w:rPr>
      </w:r>
    </w:p>
    <w:p w:rsidR="00000000" w:rsidDel="00000000" w:rsidP="00000000" w:rsidRDefault="00000000" w:rsidRPr="00000000">
      <w:pPr>
        <w:pBdr/>
        <w:contextualSpacing w:val="0"/>
        <w:jc w:val="both"/>
        <w:rPr/>
      </w:pPr>
      <w:bookmarkStart w:colFirst="0" w:colLast="0" w:name="_37m2jsg" w:id="48"/>
      <w:bookmarkEnd w:id="48"/>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données suivantes sont déduites selon une configuration prédéfinie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1mrcu09" w:id="49"/>
      <w:bookmarkEnd w:id="49"/>
      <w:r w:rsidDel="00000000" w:rsidR="00000000" w:rsidRPr="00000000">
        <w:rPr>
          <w:rtl w:val="0"/>
        </w:rPr>
        <w:t xml:space="preserve">Les ordres de bourse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Selon une SLA prédéfinie, il est possible de générer le compte titre depuis le compte espèce et inversement, dans le cas où le client a plus d'un comptes titres, le système identifie la liste des comptes et c'est à l'utilisateur de faire la sélection.</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L'identité du client est générée dès la saisie de son compte titre ou son compte espèce.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Définition de la société de bourse pour tous les ordres routés depuis le carnet : ATI (ATTIJARI Intermédiation).</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Dans la validité de l'ordre, le système calcul la date de validité si le nombre de jours est renseigné ou l'inverse.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date de réception de l'ordre est par défaut la date système.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date de l’ordre est saisie manuellement par l’utilisateur (il s’agit de la date de référence pour le calcul de la validité de l’ordre).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b w:val="1"/>
          <w:color w:val="00000a"/>
          <w:sz w:val="22"/>
          <w:szCs w:val="22"/>
        </w:rPr>
      </w:pPr>
      <w:r w:rsidDel="00000000" w:rsidR="00000000" w:rsidRPr="00000000">
        <w:rPr>
          <w:rFonts w:ascii="Calibri" w:cs="Calibri" w:eastAsia="Calibri" w:hAnsi="Calibri"/>
          <w:b w:val="0"/>
          <w:color w:val="00000a"/>
          <w:sz w:val="22"/>
          <w:szCs w:val="22"/>
          <w:rtl w:val="0"/>
        </w:rPr>
        <w:t xml:space="preserve">Le montant de réservation espèce est calculé automatiquement sur la base du cours et de la quantité saisie</w:t>
      </w:r>
      <w:r w:rsidDel="00000000" w:rsidR="00000000" w:rsidRPr="00000000">
        <w:rPr>
          <w:rFonts w:ascii="Calibri" w:cs="Calibri" w:eastAsia="Calibri" w:hAnsi="Calibri"/>
          <w:b w:val="0"/>
          <w:i w:val="1"/>
          <w:color w:val="00000a"/>
          <w:sz w:val="22"/>
          <w:szCs w:val="22"/>
          <w:rtl w:val="0"/>
        </w:rPr>
        <w:t xml:space="preserve">. [se référer à la procédure de la réservation]</w:t>
      </w: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46r0co2" w:id="50"/>
      <w:bookmarkEnd w:id="50"/>
      <w:r w:rsidDel="00000000" w:rsidR="00000000" w:rsidRPr="00000000">
        <w:rPr>
          <w:rtl w:val="0"/>
        </w:rPr>
        <w:t xml:space="preserve">Les ordres souscription rachat OPCVM</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Selon une SLA prédéfinie, il est possible de générer le compte titre depuis le compte espèce et inversement, dans le cas où le client a plus d'un comptes titres, le système identifie la liste des comptes et c'est à l'utilisateur de sélectionner le bon.</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L'identité du client est générée dès la saisie de son compte titre ou son compte espèce.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SDG est déduite automatiquement du champ « Gestionnaire du fond » sous l'OPCVM (Référentiel Valeurs)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 Les champs : Type du fond, Description du fond, Valeur liquidative, Périodicité de VL sont générés automatiquement dès que l'utilisateur renseigne le fond ainsi que le sens de l'Ordre.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date de réception de l'ordre est par défaut la date système.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date de l’ordre renseigne par défaut la date du jour mais elle est modifiable par l’utilisateur ayant un profil BOT.</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date de l’ordre est renseigné par défaut date du jour, mais modifiable par l’utilisateur.</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 montant de réservation espèce est :</w:t>
      </w:r>
      <w:r w:rsidDel="00000000" w:rsidR="00000000" w:rsidRPr="00000000">
        <w:rPr>
          <w:rtl w:val="0"/>
        </w:rPr>
      </w:r>
    </w:p>
    <w:p w:rsidR="00000000" w:rsidDel="00000000" w:rsidP="00000000" w:rsidRDefault="00000000" w:rsidRPr="00000000">
      <w:pPr>
        <w:numPr>
          <w:ilvl w:val="1"/>
          <w:numId w:val="42"/>
        </w:numPr>
        <w:pBdr/>
        <w:tabs>
          <w:tab w:val="left" w:pos="708"/>
        </w:tabs>
        <w:ind w:left="1080" w:hanging="360"/>
        <w:jc w:val="both"/>
        <w:rPr>
          <w:u w:val="single"/>
        </w:rPr>
      </w:pPr>
      <w:r w:rsidDel="00000000" w:rsidR="00000000" w:rsidRPr="00000000">
        <w:rPr>
          <w:rtl w:val="0"/>
        </w:rPr>
        <w:t xml:space="preserve">Q * dernière VL * Taux de majoration. </w:t>
      </w:r>
      <w:r w:rsidDel="00000000" w:rsidR="00000000" w:rsidRPr="00000000">
        <w:rPr>
          <w:u w:val="single"/>
          <w:rtl w:val="0"/>
        </w:rPr>
        <w:t xml:space="preserve">(Si opération en quantité)</w:t>
      </w:r>
    </w:p>
    <w:p w:rsidR="00000000" w:rsidDel="00000000" w:rsidP="00000000" w:rsidRDefault="00000000" w:rsidRPr="00000000">
      <w:pPr>
        <w:numPr>
          <w:ilvl w:val="1"/>
          <w:numId w:val="42"/>
        </w:numPr>
        <w:pBdr/>
        <w:tabs>
          <w:tab w:val="left" w:pos="708"/>
        </w:tabs>
        <w:ind w:left="1080" w:hanging="360"/>
        <w:jc w:val="both"/>
        <w:rPr>
          <w:u w:val="single"/>
        </w:rPr>
      </w:pPr>
      <w:r w:rsidDel="00000000" w:rsidR="00000000" w:rsidRPr="00000000">
        <w:rPr>
          <w:rtl w:val="0"/>
        </w:rPr>
        <w:t xml:space="preserve">Montant de souscription * Taux de Majoration, </w:t>
      </w:r>
      <w:r w:rsidDel="00000000" w:rsidR="00000000" w:rsidRPr="00000000">
        <w:rPr>
          <w:u w:val="single"/>
          <w:rtl w:val="0"/>
        </w:rPr>
        <w:t xml:space="preserve">(si opération en montant)</w:t>
      </w:r>
    </w:p>
    <w:p w:rsidR="00000000" w:rsidDel="00000000" w:rsidP="00000000" w:rsidRDefault="00000000" w:rsidRPr="00000000">
      <w:pPr>
        <w:pBdr/>
        <w:contextualSpacing w:val="0"/>
        <w:jc w:val="both"/>
        <w:rPr>
          <w:i w:val="1"/>
          <w:u w:val="single"/>
        </w:rPr>
      </w:pPr>
      <w:r w:rsidDel="00000000" w:rsidR="00000000" w:rsidRPr="00000000">
        <w:rPr>
          <w:rtl w:val="0"/>
        </w:rPr>
        <w:t xml:space="preserve">                   </w:t>
      </w:r>
      <w:r w:rsidDel="00000000" w:rsidR="00000000" w:rsidRPr="00000000">
        <w:rPr>
          <w:i w:val="1"/>
          <w:rtl w:val="0"/>
        </w:rPr>
        <w:t xml:space="preserve">[Se référer à la procédure de la réservation]</w:t>
      </w:r>
      <w:r w:rsidDel="00000000" w:rsidR="00000000" w:rsidRPr="00000000">
        <w:rPr>
          <w:rtl w:val="0"/>
        </w:rPr>
      </w:r>
    </w:p>
    <w:p w:rsidR="00000000" w:rsidDel="00000000" w:rsidP="00000000" w:rsidRDefault="00000000" w:rsidRPr="00000000">
      <w:pPr>
        <w:pBdr/>
        <w:contextualSpacing w:val="0"/>
        <w:jc w:val="both"/>
        <w:rPr>
          <w:u w:val="single"/>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lwamvv" w:id="51"/>
      <w:bookmarkEnd w:id="51"/>
      <w:r w:rsidDel="00000000" w:rsidR="00000000" w:rsidRPr="00000000">
        <w:rPr>
          <w:rFonts w:ascii="Calibri" w:cs="Calibri" w:eastAsia="Calibri" w:hAnsi="Calibri"/>
          <w:b w:val="1"/>
          <w:color w:val="000000"/>
          <w:sz w:val="26"/>
          <w:szCs w:val="26"/>
          <w:rtl w:val="0"/>
        </w:rPr>
        <w:t xml:space="preserve">Contrôle des règles de gestion :</w:t>
      </w: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111kx3o" w:id="52"/>
      <w:bookmarkEnd w:id="52"/>
      <w:r w:rsidDel="00000000" w:rsidR="00000000" w:rsidRPr="00000000">
        <w:rPr>
          <w:rtl w:val="0"/>
        </w:rPr>
        <w:t xml:space="preserve">Les ordres de bourse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color w:val="ff000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décrit les règles de gestion qui sont prédéfinies et vérifiées lors de la création d’un ordre.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4"/>
        </w:numPr>
        <w:pBdr/>
        <w:ind w:left="720" w:hanging="360"/>
        <w:jc w:val="both"/>
        <w:rPr/>
      </w:pPr>
      <w:r w:rsidDel="00000000" w:rsidR="00000000" w:rsidRPr="00000000">
        <w:rPr>
          <w:rtl w:val="0"/>
        </w:rPr>
        <w:t xml:space="preserve">Le compte espèce doit être actif</w:t>
      </w:r>
    </w:p>
    <w:p w:rsidR="00000000" w:rsidDel="00000000" w:rsidP="00000000" w:rsidRDefault="00000000" w:rsidRPr="00000000">
      <w:pPr>
        <w:numPr>
          <w:ilvl w:val="0"/>
          <w:numId w:val="44"/>
        </w:numPr>
        <w:pBdr/>
        <w:ind w:left="720" w:hanging="360"/>
        <w:jc w:val="both"/>
        <w:rPr/>
      </w:pPr>
      <w:r w:rsidDel="00000000" w:rsidR="00000000" w:rsidRPr="00000000">
        <w:rPr>
          <w:rtl w:val="0"/>
        </w:rPr>
        <w:t xml:space="preserve">Le compte titre client doit être actif </w:t>
      </w:r>
    </w:p>
    <w:p w:rsidR="00000000" w:rsidDel="00000000" w:rsidP="00000000" w:rsidRDefault="00000000" w:rsidRPr="00000000">
      <w:pPr>
        <w:numPr>
          <w:ilvl w:val="0"/>
          <w:numId w:val="44"/>
        </w:numPr>
        <w:pBdr/>
        <w:ind w:left="720" w:hanging="360"/>
        <w:jc w:val="both"/>
        <w:rPr/>
      </w:pPr>
      <w:r w:rsidDel="00000000" w:rsidR="00000000" w:rsidRPr="00000000">
        <w:rPr>
          <w:rtl w:val="0"/>
        </w:rPr>
        <w:t xml:space="preserve">La date de réception est égale à la date du système</w:t>
      </w:r>
    </w:p>
    <w:p w:rsidR="00000000" w:rsidDel="00000000" w:rsidP="00000000" w:rsidRDefault="00000000" w:rsidRPr="00000000">
      <w:pPr>
        <w:numPr>
          <w:ilvl w:val="0"/>
          <w:numId w:val="44"/>
        </w:numPr>
        <w:pBdr/>
        <w:ind w:left="720" w:hanging="360"/>
        <w:jc w:val="both"/>
        <w:rPr/>
      </w:pPr>
      <w:r w:rsidDel="00000000" w:rsidR="00000000" w:rsidRPr="00000000">
        <w:rPr>
          <w:rtl w:val="0"/>
        </w:rPr>
        <w:t xml:space="preserve">La quantité ne doit pas être négative</w:t>
      </w:r>
    </w:p>
    <w:p w:rsidR="00000000" w:rsidDel="00000000" w:rsidP="00000000" w:rsidRDefault="00000000" w:rsidRPr="00000000">
      <w:pPr>
        <w:numPr>
          <w:ilvl w:val="0"/>
          <w:numId w:val="44"/>
        </w:numPr>
        <w:pBdr/>
        <w:ind w:left="720" w:hanging="360"/>
        <w:jc w:val="both"/>
        <w:rPr/>
      </w:pPr>
      <w:r w:rsidDel="00000000" w:rsidR="00000000" w:rsidRPr="00000000">
        <w:rPr>
          <w:rtl w:val="0"/>
        </w:rPr>
        <w:t xml:space="preserve">Actif : la liste doit être réservée aux valeurs cotées en bourse</w:t>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variation de prix ne doit pas dépasser la limite de 30% du dernier prix disponible  (Contexte configurable) avec une possibilité de forçage au niveau de l’agence, il s’agit dans ce cas d’une règle de gestion non bloquante.</w:t>
      </w: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del w:author="Habib TANOUBI" w:id="1" w:date="2015-03-05T12:17:00Z"/>
          <w:b w:val="1"/>
          <w:color w:val="ff0000"/>
          <w:sz w:val="22"/>
          <w:szCs w:val="22"/>
        </w:rPr>
      </w:pPr>
      <w:del w:author="Habib TANOUBI" w:id="1" w:date="2015-03-05T12:17:00Z">
        <w:r w:rsidDel="00000000" w:rsidR="00000000" w:rsidRPr="00000000">
          <w:rPr>
            <w:rFonts w:ascii="Calibri" w:cs="Calibri" w:eastAsia="Calibri" w:hAnsi="Calibri"/>
            <w:b w:val="1"/>
            <w:color w:val="ff0000"/>
            <w:sz w:val="22"/>
            <w:szCs w:val="22"/>
            <w:rtl w:val="0"/>
          </w:rPr>
          <w:delText xml:space="preserve">Saisie d’un ordre hors Cut off de cotation, à contrôler en fonction du groupe de cotation de la valeur. Le Cut-off est bloquant avec possibilité de modification :</w:delText>
        </w:r>
      </w:del>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2" w:date="2015-03-05T12:18:00Z"/>
          <w:rFonts w:ascii="Calibri" w:cs="Calibri" w:eastAsia="Calibri" w:hAnsi="Calibri"/>
          <w:b w:val="1"/>
          <w:color w:val="ff0000"/>
          <w:sz w:val="22"/>
          <w:szCs w:val="22"/>
        </w:rPr>
      </w:pPr>
      <w:del w:author="Habib TANOUBI" w:id="2" w:date="2015-03-05T12:18:00Z">
        <w:r w:rsidDel="00000000" w:rsidR="00000000" w:rsidRPr="00000000">
          <w:rPr>
            <w:rFonts w:ascii="Calibri" w:cs="Calibri" w:eastAsia="Calibri" w:hAnsi="Calibri"/>
            <w:b w:val="1"/>
            <w:color w:val="ff0000"/>
            <w:sz w:val="22"/>
            <w:szCs w:val="22"/>
            <w:rtl w:val="0"/>
          </w:rPr>
          <w:delText xml:space="preserve">Après les cut-Off Times,  le blocage doit s’opérer et pour lever ce blocage l’utilisateur doit changer soit la limite des cours soit la date de l’ordre, la date de l’ordre doit être la date de début de validité et la date à laquelle l’ordre doit être transmis à la société de bourse. Megara Doit être en mesure de gérer les limites des cours selon les groupes de cotation et leurs séances d’ouvertures sur la marché boursier.</w:delText>
        </w:r>
      </w:del>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2" w:date="2015-03-05T12:18:00Z"/>
          <w:rFonts w:ascii="Calibri" w:cs="Calibri" w:eastAsia="Calibri" w:hAnsi="Calibri"/>
          <w:b w:val="1"/>
          <w:color w:val="00b050"/>
          <w:sz w:val="22"/>
          <w:szCs w:val="22"/>
        </w:rPr>
      </w:pPr>
      <w:del w:author="Habib TANOUBI" w:id="2" w:date="2015-03-05T12:18:00Z">
        <w:r w:rsidDel="00000000" w:rsidR="00000000" w:rsidRPr="00000000">
          <w:rPr>
            <w:rFonts w:ascii="Calibri" w:cs="Calibri" w:eastAsia="Calibri" w:hAnsi="Calibri"/>
            <w:b w:val="1"/>
            <w:color w:val="00b050"/>
            <w:sz w:val="22"/>
            <w:szCs w:val="22"/>
            <w:rtl w:val="0"/>
          </w:rPr>
          <w:delText xml:space="preserve">Réponse Vermeg : Hors périmètre du carnet.</w:delText>
        </w:r>
      </w:del>
    </w:p>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validité de l'ordre ne doit pas dépasser 30 jours calendaires</w:t>
      </w: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validité est calculée sur la base de la date de l’ordre et du nombre de jours de validité</w:t>
      </w: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 type de prix au marché, ATP, OPEN ne permet pas la saisie du prix de l'ordre.</w:t>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saisie du cours est obligatoire dans un type de prix « Seuil de déclenchement »</w:t>
      </w: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Définition du cut-off de réception pour les ordres de bourse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 noter que le cut-off réception est sans possibilité de forçage.</w:t>
      </w:r>
    </w:p>
    <w:p w:rsidR="00000000" w:rsidDel="00000000" w:rsidP="00000000" w:rsidRDefault="00000000" w:rsidRPr="00000000">
      <w:pPr>
        <w:numPr>
          <w:ilvl w:val="0"/>
          <w:numId w:val="44"/>
        </w:numPr>
        <w:pBdr/>
        <w:tabs>
          <w:tab w:val="left" w:pos="708"/>
        </w:tabs>
        <w:spacing w:after="0" w:before="6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L’SLA du cut-off time de réception doit prendre en considération les limites de l’ordre :</w:t>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00000a"/>
          <w:sz w:val="22"/>
          <w:szCs w:val="22"/>
        </w:rPr>
      </w:pPr>
      <w:r w:rsidDel="00000000" w:rsidR="00000000" w:rsidRPr="00000000">
        <w:rPr>
          <w:rtl w:val="0"/>
        </w:rPr>
      </w:r>
    </w:p>
    <w:tbl>
      <w:tblPr>
        <w:tblStyle w:val="Table11"/>
        <w:bidiVisual w:val="0"/>
        <w:tblW w:w="6840.0" w:type="dxa"/>
        <w:jc w:val="left"/>
        <w:tblInd w:w="1052.0" w:type="dxa"/>
        <w:tblLayout w:type="fixed"/>
        <w:tblLook w:val="0400"/>
      </w:tblPr>
      <w:tblGrid>
        <w:gridCol w:w="1548"/>
        <w:gridCol w:w="5292"/>
        <w:tblGridChange w:id="0">
          <w:tblGrid>
            <w:gridCol w:w="1548"/>
            <w:gridCol w:w="5292"/>
          </w:tblGrid>
        </w:tblGridChange>
      </w:tblGrid>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SLA Heure limite de réception </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Contexte</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Résultat</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Début du cut off time</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Actif</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Fin du cut off time</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Traitement début des jours férié</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Traitement fin des jours férié</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Dates à contrôler</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Calendrier Métier</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rejeter </w:t>
            </w:r>
          </w:p>
        </w:tc>
      </w:tr>
    </w:tbl>
    <w:p w:rsidR="00000000" w:rsidDel="00000000" w:rsidP="00000000" w:rsidRDefault="00000000" w:rsidRPr="00000000">
      <w:pPr>
        <w:pBdr/>
        <w:tabs>
          <w:tab w:val="left" w:pos="708"/>
        </w:tabs>
        <w:spacing w:after="0" w:before="60" w:line="276" w:lineRule="auto"/>
        <w:ind w:left="0" w:firstLine="0"/>
        <w:contextualSpacing w:val="0"/>
        <w:jc w:val="both"/>
        <w:rPr>
          <w:rFonts w:ascii="Calibri" w:cs="Calibri" w:eastAsia="Calibri" w:hAnsi="Calibri"/>
          <w:b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Ordre en double si mêmes : (sens, valeur, quantité, cours, compte titre), avec une possibilité de forçage par l’utilisateur.</w:t>
      </w: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validité d’un ordre à un prix inconnu est de 3 jours par défaut, avec une possibilité de modification.</w:t>
      </w:r>
      <w:r w:rsidDel="00000000" w:rsidR="00000000" w:rsidRPr="00000000">
        <w:rPr>
          <w:rtl w:val="0"/>
        </w:rPr>
      </w:r>
    </w:p>
    <w:p w:rsidR="00000000" w:rsidDel="00000000" w:rsidP="00000000" w:rsidRDefault="00000000" w:rsidRPr="00000000">
      <w:pPr>
        <w:numPr>
          <w:ilvl w:val="0"/>
          <w:numId w:val="44"/>
        </w:numPr>
        <w:pBdr/>
        <w:tabs>
          <w:tab w:val="left" w:pos="708"/>
        </w:tabs>
        <w:spacing w:after="0" w:before="60" w:line="276" w:lineRule="auto"/>
        <w:ind w:left="720" w:hanging="360"/>
        <w:jc w:val="both"/>
        <w:rPr>
          <w:ins w:author="Habib TANOUBI" w:id="3" w:date="2015-03-05T12:22:00Z"/>
          <w:b w:val="1"/>
          <w:color w:val="ff0000"/>
          <w:sz w:val="22"/>
          <w:szCs w:val="22"/>
        </w:rPr>
      </w:pPr>
      <w:r w:rsidDel="00000000" w:rsidR="00000000" w:rsidRPr="00000000">
        <w:rPr>
          <w:rFonts w:ascii="Calibri" w:cs="Calibri" w:eastAsia="Calibri" w:hAnsi="Calibri"/>
          <w:b w:val="1"/>
          <w:color w:val="ff0000"/>
          <w:sz w:val="22"/>
          <w:szCs w:val="22"/>
          <w:rtl w:val="0"/>
        </w:rPr>
        <w:t xml:space="preserve">Gestion des pas de cotation</w:t>
      </w:r>
      <w:del w:author="Habib TANOUBI" w:id="3" w:date="2015-03-05T12:22:00Z">
        <w:r w:rsidDel="00000000" w:rsidR="00000000" w:rsidRPr="00000000">
          <w:rPr>
            <w:rFonts w:ascii="Calibri" w:cs="Calibri" w:eastAsia="Calibri" w:hAnsi="Calibri"/>
            <w:b w:val="1"/>
            <w:color w:val="ff0000"/>
            <w:sz w:val="22"/>
            <w:szCs w:val="22"/>
            <w:rtl w:val="0"/>
          </w:rPr>
          <w:delText xml:space="preserve"> (Suspens)</w:delText>
        </w:r>
      </w:del>
      <w:ins w:author="Habib TANOUBI" w:id="3" w:date="2015-03-05T12:22:00Z">
        <w:r w:rsidDel="00000000" w:rsidR="00000000" w:rsidRPr="00000000">
          <w:rPr>
            <w:rFonts w:ascii="Calibri" w:cs="Calibri" w:eastAsia="Calibri" w:hAnsi="Calibri"/>
            <w:b w:val="1"/>
            <w:color w:val="ff0000"/>
            <w:sz w:val="22"/>
            <w:szCs w:val="22"/>
            <w:rtl w:val="0"/>
          </w:rPr>
          <w:t xml:space="preserve"> : Le pas de cotation traite du nombre de décimales qu’un prix de marché peut supporter lors de la saisie d’un ordre à prix connu</w:t>
        </w:r>
      </w:ins>
    </w:p>
    <w:p w:rsidR="00000000" w:rsidDel="00000000" w:rsidP="00000000" w:rsidRDefault="00000000" w:rsidRPr="00000000">
      <w:pPr>
        <w:pBdr/>
        <w:tabs>
          <w:tab w:val="left" w:pos="708"/>
        </w:tabs>
        <w:spacing w:after="0" w:before="60" w:line="276" w:lineRule="auto"/>
        <w:ind w:left="720" w:firstLine="0"/>
        <w:jc w:val="both"/>
        <w:rPr>
          <w:b w:val="1"/>
          <w:color w:val="ff0000"/>
          <w:sz w:val="22"/>
          <w:szCs w:val="22"/>
        </w:rPr>
        <w:pPrChange w:author="Habib TANOUBI" w:id="0" w:date="2015-03-05T12:25:00Z">
          <w:pPr>
            <w:numPr>
              <w:ilvl w:val="0"/>
              <w:numId w:val="44"/>
            </w:numPr>
            <w:pBdr/>
            <w:tabs>
              <w:tab w:val="left" w:pos="708"/>
            </w:tabs>
            <w:spacing w:after="0" w:before="60" w:line="276" w:lineRule="auto"/>
            <w:ind w:left="720" w:hanging="360"/>
            <w:jc w:val="both"/>
          </w:pPr>
        </w:pPrChange>
      </w:pPr>
      <w:ins w:author="Habib TANOUBI" w:id="3" w:date="2015-03-05T12:22:00Z">
        <w:r w:rsidDel="00000000" w:rsidR="00000000" w:rsidRPr="00000000">
          <w:rPr>
            <w:rFonts w:ascii="Calibri" w:cs="Calibri" w:eastAsia="Calibri" w:hAnsi="Calibri"/>
            <w:b w:val="1"/>
            <w:color w:val="ff0000"/>
            <w:sz w:val="22"/>
            <w:szCs w:val="22"/>
            <w:rtl w:val="0"/>
          </w:rPr>
          <w:t xml:space="preserve">Le pas de cotation fait référence au dernier cours connu auquel s’ajoute un delta décimalisé (se référer à la colonne « Pas de cotation en DH » du tableau ci-après) selon la tranche de prix du dernier cours connu (se référer à la colonne « Cours en DH » du tableau ci-après)</w:t>
        </w:r>
      </w:ins>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ff0000"/>
          <w:sz w:val="22"/>
          <w:szCs w:val="22"/>
        </w:rPr>
      </w:pPr>
      <w:r w:rsidDel="00000000" w:rsidR="00000000" w:rsidRPr="00000000">
        <w:rPr>
          <w:rFonts w:ascii="Calibri" w:cs="Calibri" w:eastAsia="Calibri" w:hAnsi="Calibri"/>
          <w:b w:val="1"/>
          <w:color w:val="ff0000"/>
          <w:sz w:val="22"/>
          <w:szCs w:val="22"/>
          <w:rtl w:val="0"/>
        </w:rPr>
        <w:t xml:space="preserve">Les pas de cotations appliqu</w:t>
      </w:r>
      <w:ins w:author="Habib TANOUBI" w:id="5" w:date="2015-03-05T12:23:00Z">
        <w:r w:rsidDel="00000000" w:rsidR="00000000" w:rsidRPr="00000000">
          <w:rPr>
            <w:rFonts w:ascii="Calibri" w:cs="Calibri" w:eastAsia="Calibri" w:hAnsi="Calibri"/>
            <w:b w:val="1"/>
            <w:color w:val="ff0000"/>
            <w:sz w:val="22"/>
            <w:szCs w:val="22"/>
            <w:rtl w:val="0"/>
          </w:rPr>
          <w:t xml:space="preserve">é</w:t>
        </w:r>
      </w:ins>
      <w:del w:author="Habib TANOUBI" w:id="5" w:date="2015-03-05T12:23:00Z">
        <w:r w:rsidDel="00000000" w:rsidR="00000000" w:rsidRPr="00000000">
          <w:rPr>
            <w:rFonts w:ascii="Calibri" w:cs="Calibri" w:eastAsia="Calibri" w:hAnsi="Calibri"/>
            <w:b w:val="1"/>
            <w:color w:val="ff0000"/>
            <w:sz w:val="22"/>
            <w:szCs w:val="22"/>
            <w:rtl w:val="0"/>
          </w:rPr>
          <w:delText xml:space="preserve">e</w:delText>
        </w:r>
      </w:del>
      <w:r w:rsidDel="00000000" w:rsidR="00000000" w:rsidRPr="00000000">
        <w:rPr>
          <w:rFonts w:ascii="Calibri" w:cs="Calibri" w:eastAsia="Calibri" w:hAnsi="Calibri"/>
          <w:b w:val="1"/>
          <w:color w:val="ff0000"/>
          <w:sz w:val="22"/>
          <w:szCs w:val="22"/>
          <w:rtl w:val="0"/>
        </w:rPr>
        <w:t xml:space="preserve">s pour les titres de capital et pour les titres de créances cotés en dirhams sont fixés comme suit :</w:t>
      </w:r>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6" w:date="2015-03-05T12:23:00Z"/>
          <w:rFonts w:ascii="Calibri" w:cs="Calibri" w:eastAsia="Calibri" w:hAnsi="Calibri"/>
          <w:b w:val="1"/>
          <w:color w:val="ff0000"/>
          <w:sz w:val="22"/>
          <w:szCs w:val="22"/>
        </w:rPr>
      </w:pPr>
      <w:del w:author="Habib TANOUBI" w:id="6" w:date="2015-03-05T12:23:00Z">
        <w:r w:rsidDel="00000000" w:rsidR="00000000" w:rsidRPr="00000000">
          <w:rPr>
            <w:rFonts w:ascii="Calibri" w:cs="Calibri" w:eastAsia="Calibri" w:hAnsi="Calibri"/>
            <w:b w:val="1"/>
            <w:color w:val="ff0000"/>
            <w:sz w:val="22"/>
            <w:szCs w:val="22"/>
            <w:rtl w:val="0"/>
          </w:rPr>
          <w:delText xml:space="preserve">Le contrôle du pas de cotation des ordres à limite fixe doit se faire en amont avant son routage à la BVC, tout ordre ne respectant pas ces marges sera rejeté d’office par cette dernière.</w:delText>
        </w:r>
      </w:del>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ff0000"/>
          <w:sz w:val="22"/>
          <w:szCs w:val="22"/>
        </w:rPr>
      </w:pPr>
      <w:r w:rsidDel="00000000" w:rsidR="00000000" w:rsidRPr="00000000">
        <w:drawing>
          <wp:inline distB="0" distT="0" distL="0" distR="0">
            <wp:extent cx="4561840" cy="1356360"/>
            <wp:effectExtent b="0" l="0" r="0" t="0"/>
            <wp:docPr id="29" name="image62.png"/>
            <a:graphic>
              <a:graphicData uri="http://schemas.openxmlformats.org/drawingml/2006/picture">
                <pic:pic>
                  <pic:nvPicPr>
                    <pic:cNvPr id="0" name="image62.png"/>
                    <pic:cNvPicPr preferRelativeResize="0"/>
                  </pic:nvPicPr>
                  <pic:blipFill>
                    <a:blip r:embed="rId16"/>
                    <a:srcRect b="0" l="0" r="0" t="0"/>
                    <a:stretch>
                      <a:fillRect/>
                    </a:stretch>
                  </pic:blipFill>
                  <pic:spPr>
                    <a:xfrm>
                      <a:off x="0" y="0"/>
                      <a:ext cx="4561840" cy="135636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ins w:author="Habib TANOUBI" w:id="7" w:date="2015-03-05T12:23:00Z"/>
          <w:rFonts w:ascii="Calibri" w:cs="Calibri" w:eastAsia="Calibri" w:hAnsi="Calibri"/>
          <w:b w:val="1"/>
          <w:color w:val="ff0000"/>
          <w:sz w:val="22"/>
          <w:szCs w:val="22"/>
        </w:rPr>
      </w:pPr>
      <w:ins w:author="Habib TANOUBI" w:id="7" w:date="2015-03-05T12:23:00Z">
        <w:r w:rsidDel="00000000" w:rsidR="00000000" w:rsidRPr="00000000">
          <w:rPr>
            <w:rFonts w:ascii="Calibri" w:cs="Calibri" w:eastAsia="Calibri" w:hAnsi="Calibri"/>
            <w:b w:val="1"/>
            <w:color w:val="ff0000"/>
            <w:sz w:val="22"/>
            <w:szCs w:val="22"/>
            <w:rtl w:val="0"/>
          </w:rPr>
          <w:t xml:space="preserve">Le contrôle du pas de cotation des ordres à limite fixe (prix déterminé au niveau de l’ordre) doit se faire en amont avant son routage à la BVC, tout ordre ne respectant pas ces marges sera rejeté d’office par cette dernière.</w:t>
        </w:r>
      </w:ins>
    </w:p>
    <w:p w:rsidR="00000000" w:rsidDel="00000000" w:rsidP="00000000" w:rsidRDefault="00000000" w:rsidRPr="00000000">
      <w:pPr>
        <w:pBdr/>
        <w:tabs>
          <w:tab w:val="left" w:pos="708"/>
        </w:tabs>
        <w:spacing w:after="0" w:before="60" w:line="276" w:lineRule="auto"/>
        <w:ind w:left="720" w:firstLine="0"/>
        <w:contextualSpacing w:val="0"/>
        <w:jc w:val="both"/>
        <w:rPr>
          <w:ins w:author="Habib TANOUBI" w:id="7" w:date="2015-03-05T12:23:00Z"/>
          <w:rFonts w:ascii="Calibri" w:cs="Calibri" w:eastAsia="Calibri" w:hAnsi="Calibri"/>
          <w:b w:val="1"/>
          <w:color w:val="ff0000"/>
          <w:sz w:val="22"/>
          <w:szCs w:val="22"/>
        </w:rPr>
      </w:pPr>
      <w:ins w:author="Habib TANOUBI" w:id="7" w:date="2015-03-05T12:23:00Z">
        <w:r w:rsidDel="00000000" w:rsidR="00000000" w:rsidRPr="00000000">
          <w:rPr>
            <w:rFonts w:ascii="Calibri" w:cs="Calibri" w:eastAsia="Calibri" w:hAnsi="Calibri"/>
            <w:b w:val="1"/>
            <w:color w:val="ff0000"/>
            <w:sz w:val="22"/>
            <w:szCs w:val="22"/>
            <w:rtl w:val="0"/>
          </w:rPr>
          <w:t xml:space="preserve">Pour ce faire, Megara appliquera les contrôles suivants sur le prix saisi au niveau de l’ordre et le passage des ordres dans le carnet se fera en respect à ce contrôle bloquant</w:t>
        </w:r>
      </w:ins>
    </w:p>
    <w:p w:rsidR="00000000" w:rsidDel="00000000" w:rsidP="00000000" w:rsidRDefault="00000000" w:rsidRPr="00000000">
      <w:pPr>
        <w:pBdr/>
        <w:tabs>
          <w:tab w:val="left" w:pos="708"/>
        </w:tabs>
        <w:spacing w:after="0" w:before="60" w:line="276" w:lineRule="auto"/>
        <w:ind w:left="720" w:firstLine="0"/>
        <w:contextualSpacing w:val="0"/>
        <w:jc w:val="both"/>
        <w:rPr>
          <w:ins w:author="Habib TANOUBI" w:id="7" w:date="2015-03-05T12:23:00Z"/>
          <w:rFonts w:ascii="Calibri" w:cs="Calibri" w:eastAsia="Calibri" w:hAnsi="Calibri"/>
          <w:b w:val="1"/>
          <w:color w:val="ff0000"/>
          <w:sz w:val="22"/>
          <w:szCs w:val="22"/>
        </w:rPr>
      </w:pPr>
      <w:ins w:author="Habib TANOUBI" w:id="7" w:date="2015-03-05T12:23:00Z">
        <w:r w:rsidDel="00000000" w:rsidR="00000000" w:rsidRPr="00000000">
          <w:rPr>
            <w:rtl w:val="0"/>
          </w:rPr>
        </w:r>
      </w:ins>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7" w:date="2015-03-05T12:23:00Z"/>
          <w:rFonts w:ascii="Calibri" w:cs="Calibri" w:eastAsia="Calibri" w:hAnsi="Calibri"/>
          <w:b w:val="1"/>
          <w:color w:val="ff0000"/>
          <w:sz w:val="22"/>
          <w:szCs w:val="22"/>
        </w:rPr>
      </w:pPr>
      <w:del w:author="Habib TANOUBI" w:id="7" w:date="2015-03-05T12:23:00Z">
        <w:r w:rsidDel="00000000" w:rsidR="00000000" w:rsidRPr="00000000">
          <w:rPr>
            <w:rFonts w:ascii="Calibri" w:cs="Calibri" w:eastAsia="Calibri" w:hAnsi="Calibri"/>
            <w:b w:val="1"/>
            <w:color w:val="ff0000"/>
            <w:sz w:val="22"/>
            <w:szCs w:val="22"/>
            <w:rtl w:val="0"/>
          </w:rPr>
          <w:delText xml:space="preserve">Le pas de cotation applique pour les titres de créances cotés en pourcentage est de 0.01% </w:delText>
        </w:r>
      </w:del>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ff0000"/>
          <w:sz w:val="22"/>
          <w:szCs w:val="22"/>
        </w:rPr>
      </w:pP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8" w:date="2015-03-05T12:21:00Z"/>
          <w:rFonts w:ascii="Calibri" w:cs="Calibri" w:eastAsia="Calibri" w:hAnsi="Calibri"/>
          <w:b w:val="1"/>
          <w:color w:val="ff0000"/>
          <w:sz w:val="22"/>
          <w:szCs w:val="22"/>
        </w:rPr>
      </w:pPr>
      <w:del w:author="Habib TANOUBI" w:id="8" w:date="2015-03-05T12:21:00Z">
        <w:r w:rsidDel="00000000" w:rsidR="00000000" w:rsidRPr="00000000">
          <w:rPr>
            <w:rFonts w:ascii="Calibri" w:cs="Calibri" w:eastAsia="Calibri" w:hAnsi="Calibri"/>
            <w:b w:val="1"/>
            <w:color w:val="ff0000"/>
            <w:sz w:val="22"/>
            <w:szCs w:val="22"/>
            <w:rtl w:val="0"/>
          </w:rPr>
          <w:delText xml:space="preserve">Les horaires de cotation des valeurs sur le système de cotation électronique sont fixés du lundi au vendredi comme suit :</w:delText>
        </w:r>
      </w:del>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8" w:date="2015-03-05T12:21:00Z"/>
          <w:rFonts w:ascii="Calibri" w:cs="Calibri" w:eastAsia="Calibri" w:hAnsi="Calibri"/>
          <w:b w:val="1"/>
          <w:color w:val="ff0000"/>
          <w:sz w:val="22"/>
          <w:szCs w:val="22"/>
        </w:rPr>
      </w:pPr>
      <w:del w:author="Habib TANOUBI" w:id="8" w:date="2015-03-05T12:21:00Z">
        <w:r w:rsidDel="00000000" w:rsidR="00000000" w:rsidRPr="00000000">
          <w:rPr>
            <w:rtl w:val="0"/>
          </w:rPr>
        </w:r>
      </w:del>
    </w:p>
    <w:p w:rsidR="00000000" w:rsidDel="00000000" w:rsidP="00000000" w:rsidRDefault="00000000" w:rsidRPr="00000000">
      <w:pPr>
        <w:pBdr/>
        <w:contextualSpacing w:val="0"/>
        <w:jc w:val="both"/>
        <w:rPr>
          <w:del w:author="Habib TANOUBI" w:id="8" w:date="2015-03-05T12:21:00Z"/>
          <w:b w:val="1"/>
          <w:i w:val="1"/>
          <w:color w:val="ff0000"/>
        </w:rPr>
      </w:pPr>
      <w:del w:author="Habib TANOUBI" w:id="8" w:date="2015-03-05T12:21:00Z">
        <w:r w:rsidDel="00000000" w:rsidR="00000000" w:rsidRPr="00000000">
          <w:rPr>
            <w:b w:val="1"/>
            <w:color w:val="ff0000"/>
            <w:rtl w:val="0"/>
          </w:rPr>
          <w:delText xml:space="preserve">             La liste des groupes de cotation</w:delText>
        </w:r>
        <w:r w:rsidDel="00000000" w:rsidR="00000000" w:rsidRPr="00000000">
          <w:rPr>
            <w:b w:val="1"/>
            <w:i w:val="1"/>
            <w:color w:val="ff0000"/>
            <w:rtl w:val="0"/>
          </w:rPr>
          <w:delText xml:space="preserve"> </w:delText>
        </w:r>
      </w:del>
    </w:p>
    <w:p w:rsidR="00000000" w:rsidDel="00000000" w:rsidP="00000000" w:rsidRDefault="00000000" w:rsidRPr="00000000">
      <w:pPr>
        <w:pBdr/>
        <w:tabs>
          <w:tab w:val="left" w:pos="708"/>
        </w:tabs>
        <w:spacing w:after="0" w:before="60" w:line="276" w:lineRule="auto"/>
        <w:ind w:left="720" w:firstLine="0"/>
        <w:contextualSpacing w:val="0"/>
        <w:jc w:val="both"/>
        <w:rPr>
          <w:del w:author="Habib TANOUBI" w:id="8" w:date="2015-03-05T12:21:00Z"/>
          <w:rFonts w:ascii="Calibri" w:cs="Calibri" w:eastAsia="Calibri" w:hAnsi="Calibri"/>
          <w:b w:val="1"/>
          <w:color w:val="00b050"/>
          <w:sz w:val="22"/>
          <w:szCs w:val="22"/>
        </w:rPr>
      </w:pPr>
      <w:del w:author="Habib TANOUBI" w:id="8" w:date="2015-03-05T12:21:00Z">
        <w:r w:rsidDel="00000000" w:rsidR="00000000" w:rsidRPr="00000000">
          <w:rPr>
            <w:rFonts w:ascii="Calibri" w:cs="Calibri" w:eastAsia="Calibri" w:hAnsi="Calibri"/>
            <w:b w:val="1"/>
            <w:color w:val="00b050"/>
            <w:sz w:val="22"/>
            <w:szCs w:val="22"/>
            <w:rtl w:val="0"/>
          </w:rPr>
          <w:delText xml:space="preserve">Réponse Vermeg : Hors périmètre du projet</w:delText>
        </w:r>
      </w:del>
    </w:p>
    <w:p w:rsidR="00000000" w:rsidDel="00000000" w:rsidP="00000000" w:rsidRDefault="00000000" w:rsidRPr="00000000">
      <w:pPr>
        <w:pBdr/>
        <w:contextualSpacing w:val="0"/>
        <w:jc w:val="both"/>
        <w:rPr>
          <w:b w:val="1"/>
          <w:i w:val="1"/>
          <w:color w:val="ff0000"/>
        </w:rPr>
      </w:pP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3l18frh" w:id="53"/>
      <w:bookmarkEnd w:id="53"/>
      <w:r w:rsidDel="00000000" w:rsidR="00000000" w:rsidRPr="00000000">
        <w:rPr>
          <w:rtl w:val="0"/>
        </w:rPr>
        <w:t xml:space="preserve">Les ordres de souscription / Rachat OPCVM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compte espèce doit être actif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compte titre doit être actif </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Contrôle de cohérence entre le champ « type quantité » et « quantité ou montant » saisi.</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réception de l’ordre égale à la date système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système ne doit ramener que les fonds dont AttijariWafa Bank est collecteur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360" w:firstLine="0"/>
        <w:contextualSpacing w:val="0"/>
        <w:jc w:val="both"/>
        <w:rPr/>
      </w:pPr>
      <w:r w:rsidDel="00000000" w:rsidR="00000000" w:rsidRPr="00000000">
        <w:rPr>
          <w:rFonts w:ascii="Calibri" w:cs="Calibri" w:eastAsia="Calibri" w:hAnsi="Calibri"/>
          <w:b w:val="0"/>
          <w:color w:val="00000a"/>
          <w:sz w:val="22"/>
          <w:szCs w:val="22"/>
          <w:rtl w:val="0"/>
        </w:rPr>
        <w:t xml:space="preserve">        [Se référer aux spécifications fonctionnelles du référentiel valeurs] </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quantité ne doit pas être négative.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Contrôle sur le montant maximal de l’opération en remontant une alerte au niveau du tableau de bord.</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Définition de l’SLA cut-off réception pour les ordres de souscription rachat OPCVM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 noter que le cut-off réception est sans possibilité de forçage.</w:t>
      </w:r>
    </w:p>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tbl>
      <w:tblPr>
        <w:tblStyle w:val="Table12"/>
        <w:bidiVisual w:val="0"/>
        <w:tblW w:w="6840.0" w:type="dxa"/>
        <w:jc w:val="left"/>
        <w:tblInd w:w="1052.0" w:type="dxa"/>
        <w:tblLayout w:type="fixed"/>
        <w:tblLook w:val="0400"/>
      </w:tblPr>
      <w:tblGrid>
        <w:gridCol w:w="1548"/>
        <w:gridCol w:w="5292"/>
        <w:tblGridChange w:id="0">
          <w:tblGrid>
            <w:gridCol w:w="1548"/>
            <w:gridCol w:w="5292"/>
          </w:tblGrid>
        </w:tblGridChange>
      </w:tblGrid>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SLA Heure limite de réception </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Contexte</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Résultat</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Début du cut off time</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Actif</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Fin du cut off time</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Traitement début des jours férié</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Traitement fin des jours férié</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Dates à contrôler</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Calendrier Métier</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 rejeter </w:t>
            </w:r>
          </w:p>
        </w:tc>
      </w:tr>
    </w:tbl>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Définition de l’SLA cut-off d’envoi pour les ordres de souscription rachat OPCVM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1"/>
          <w:color w:val="00000a"/>
          <w:sz w:val="22"/>
          <w:szCs w:val="22"/>
          <w:rtl w:val="0"/>
        </w:rPr>
        <w:t xml:space="preserve">A noter que le cut-off d’envoi pour la société de gestion est avec possibilité de forçage.</w:t>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00000a"/>
          <w:sz w:val="22"/>
          <w:szCs w:val="22"/>
        </w:rPr>
      </w:pP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rFonts w:ascii="Calibri" w:cs="Calibri" w:eastAsia="Calibri" w:hAnsi="Calibri"/>
          <w:b w:val="1"/>
          <w:color w:val="00000a"/>
          <w:sz w:val="22"/>
          <w:szCs w:val="22"/>
        </w:rPr>
      </w:pPr>
      <w:r w:rsidDel="00000000" w:rsidR="00000000" w:rsidRPr="00000000">
        <w:rPr>
          <w:rtl w:val="0"/>
        </w:rPr>
      </w:r>
    </w:p>
    <w:tbl>
      <w:tblPr>
        <w:tblStyle w:val="Table13"/>
        <w:bidiVisual w:val="0"/>
        <w:tblW w:w="7040.0" w:type="dxa"/>
        <w:jc w:val="left"/>
        <w:tblInd w:w="1005.0" w:type="dxa"/>
        <w:tblLayout w:type="fixed"/>
        <w:tblLook w:val="0400"/>
      </w:tblPr>
      <w:tblGrid>
        <w:gridCol w:w="1401"/>
        <w:gridCol w:w="5639"/>
        <w:tblGridChange w:id="0">
          <w:tblGrid>
            <w:gridCol w:w="1401"/>
            <w:gridCol w:w="5639"/>
          </w:tblGrid>
        </w:tblGridChange>
      </w:tblGrid>
      <w:tr>
        <w:trPr>
          <w:trHeight w:val="320" w:hRule="atLeast"/>
        </w:trPr>
        <w:tc>
          <w:tcPr>
            <w:gridSpan w:val="2"/>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SLA Heure limite d'envoi</w:t>
            </w:r>
          </w:p>
        </w:tc>
      </w:tr>
      <w:tr>
        <w:trPr>
          <w:trHeight w:val="32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Contexte</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Résultat</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Fond</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Calendrier Métier</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Date à contrôler </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GMT</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Début cut-off time</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Fin du cut off time</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0" w:val="nil"/>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Traitement début des jours fériés</w:t>
            </w:r>
          </w:p>
        </w:tc>
      </w:tr>
      <w:tr>
        <w:trPr>
          <w:trHeight w:val="32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Traitement date de fin des jours fériés</w:t>
            </w:r>
          </w:p>
        </w:tc>
      </w:tr>
    </w:tbl>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06ipza" w:id="54"/>
      <w:bookmarkEnd w:id="54"/>
      <w:r w:rsidDel="00000000" w:rsidR="00000000" w:rsidRPr="00000000">
        <w:rPr>
          <w:rFonts w:ascii="Calibri" w:cs="Calibri" w:eastAsia="Calibri" w:hAnsi="Calibri"/>
          <w:b w:val="1"/>
          <w:color w:val="000000"/>
          <w:sz w:val="26"/>
          <w:szCs w:val="26"/>
          <w:rtl w:val="0"/>
        </w:rPr>
        <w:t xml:space="preserve">Calcul des commissions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montant final des commissions sera retenu lors de la réception des exécutions pour les ordres de bourse et de la VL pour les ordres de souscription / Rachat, elles sont constatés dans le carnet mais elle n’impactent que le net client dans le R/L.</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b w:val="0"/>
          <w:color w:val="000000"/>
          <w:sz w:val="22"/>
          <w:szCs w:val="22"/>
        </w:rPr>
      </w:pPr>
      <w:r w:rsidDel="00000000" w:rsidR="00000000" w:rsidRPr="00000000">
        <w:rPr>
          <w:rFonts w:ascii="Calibri" w:cs="Calibri" w:eastAsia="Calibri" w:hAnsi="Calibri"/>
          <w:b w:val="0"/>
          <w:color w:val="000000"/>
          <w:sz w:val="22"/>
          <w:szCs w:val="22"/>
          <w:rtl w:val="0"/>
        </w:rPr>
        <w:t xml:space="preserve">Une fois les ordres exécutés, il n'est plus possible de faire un retour sur les montants de commissions calculés, l'information étant déjà transmise vers le R/L</w:t>
      </w:r>
    </w:p>
    <w:p w:rsidR="00000000" w:rsidDel="00000000" w:rsidP="00000000" w:rsidRDefault="00000000" w:rsidRPr="00000000">
      <w:pPr>
        <w:pBdr/>
        <w:tabs>
          <w:tab w:val="left" w:pos="708"/>
        </w:tabs>
        <w:spacing w:after="0" w:before="60" w:line="276" w:lineRule="auto"/>
        <w:ind w:left="360" w:firstLine="0"/>
        <w:contextualSpacing w:val="0"/>
        <w:jc w:val="both"/>
        <w:rPr/>
      </w:pP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4k668n3" w:id="55"/>
      <w:bookmarkEnd w:id="55"/>
      <w:r w:rsidDel="00000000" w:rsidR="00000000" w:rsidRPr="00000000">
        <w:rPr>
          <w:rtl w:val="0"/>
        </w:rPr>
        <w:t xml:space="preserve">L’ordre de bourse</w:t>
      </w:r>
    </w:p>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Prévoir une commission de collecte d'ordre : Commission du réseau, définie dans un contexte d’SLA au niveau du carnet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60" w:line="276" w:lineRule="auto"/>
        <w:ind w:left="720" w:firstLine="0"/>
        <w:contextualSpacing w:val="0"/>
        <w:jc w:val="both"/>
        <w:rPr/>
      </w:pPr>
      <w:r w:rsidDel="00000000" w:rsidR="00000000" w:rsidRPr="00000000">
        <w:rPr>
          <w:rtl w:val="0"/>
        </w:rPr>
      </w:r>
    </w:p>
    <w:tbl>
      <w:tblPr>
        <w:tblStyle w:val="Table14"/>
        <w:bidiVisual w:val="0"/>
        <w:tblW w:w="6840.0" w:type="dxa"/>
        <w:jc w:val="left"/>
        <w:tblInd w:w="1052.0" w:type="dxa"/>
        <w:tblLayout w:type="fixed"/>
        <w:tblLook w:val="0400"/>
      </w:tblPr>
      <w:tblGrid>
        <w:gridCol w:w="3867"/>
        <w:gridCol w:w="2973"/>
        <w:tblGridChange w:id="0">
          <w:tblGrid>
            <w:gridCol w:w="3867"/>
            <w:gridCol w:w="2973"/>
          </w:tblGrid>
        </w:tblGridChange>
      </w:tblGrid>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Commission de collecte d'ordre </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Contexte</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Résultat</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Actif </w:t>
            </w:r>
          </w:p>
        </w:tc>
        <w:tc>
          <w:tcPr>
            <w:vMerge w:val="restart"/>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Règles de frais</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SDB</w:t>
            </w:r>
          </w:p>
        </w:tc>
        <w:tc>
          <w:tcPr>
            <w:vMerge w:val="continue"/>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w:t>
            </w:r>
          </w:p>
        </w:tc>
        <w:tc>
          <w:tcPr>
            <w:vMerge w:val="continue"/>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w:t>
            </w:r>
          </w:p>
        </w:tc>
        <w:tc>
          <w:tcPr>
            <w:vMerge w:val="continue"/>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Type de client </w:t>
            </w:r>
          </w:p>
        </w:tc>
        <w:tc>
          <w:tcPr>
            <w:vMerge w:val="continue"/>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Groupe de client</w:t>
            </w:r>
          </w:p>
        </w:tc>
        <w:tc>
          <w:tcPr>
            <w:vMerge w:val="continue"/>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c>
          <w:tcPr>
            <w:vMerge w:val="continue"/>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bl>
    <w:p w:rsidR="00000000" w:rsidDel="00000000" w:rsidP="00000000" w:rsidRDefault="00000000" w:rsidRPr="00000000">
      <w:pPr>
        <w:pBdr/>
        <w:tabs>
          <w:tab w:val="left" w:pos="708"/>
        </w:tabs>
        <w:spacing w:after="0" w:before="6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60" w:line="276" w:lineRule="auto"/>
        <w:ind w:left="0" w:firstLine="0"/>
        <w:contextualSpacing w:val="0"/>
        <w:jc w:val="both"/>
        <w:rPr/>
      </w:pP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2zbgiuw" w:id="56"/>
      <w:bookmarkEnd w:id="56"/>
      <w:r w:rsidDel="00000000" w:rsidR="00000000" w:rsidRPr="00000000">
        <w:rPr>
          <w:rtl w:val="0"/>
        </w:rPr>
        <w:t xml:space="preserve">L’ordre de souscription rachat OPCVM</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calcul des commissions dans le système est défini par deux contextes :</w:t>
      </w:r>
      <w:r w:rsidDel="00000000" w:rsidR="00000000" w:rsidRPr="00000000">
        <w:rPr>
          <w:rtl w:val="0"/>
        </w:rPr>
      </w:r>
    </w:p>
    <w:p w:rsidR="00000000" w:rsidDel="00000000" w:rsidP="00000000" w:rsidRDefault="00000000" w:rsidRPr="00000000">
      <w:pPr>
        <w:pBdr/>
        <w:tabs>
          <w:tab w:val="left" w:pos="708"/>
        </w:tabs>
        <w:spacing w:after="0" w:before="60" w:line="276" w:lineRule="auto"/>
        <w:ind w:left="360" w:firstLine="0"/>
        <w:contextualSpacing w:val="0"/>
        <w:jc w:val="both"/>
        <w:rPr/>
      </w:pPr>
      <w:r w:rsidDel="00000000" w:rsidR="00000000" w:rsidRPr="00000000">
        <w:rPr>
          <w:rtl w:val="0"/>
        </w:rPr>
      </w:r>
    </w:p>
    <w:p w:rsidR="00000000" w:rsidDel="00000000" w:rsidP="00000000" w:rsidRDefault="00000000" w:rsidRPr="00000000">
      <w:pPr>
        <w:numPr>
          <w:ilvl w:val="1"/>
          <w:numId w:val="42"/>
        </w:numPr>
        <w:pBdr/>
        <w:tabs>
          <w:tab w:val="left" w:pos="708"/>
        </w:tabs>
        <w:ind w:left="1080" w:hanging="360"/>
        <w:jc w:val="both"/>
        <w:rPr/>
      </w:pPr>
      <w:r w:rsidDel="00000000" w:rsidR="00000000" w:rsidRPr="00000000">
        <w:rPr>
          <w:rtl w:val="0"/>
        </w:rPr>
        <w:t xml:space="preserve">Droits d’entrée / sortie de l’OPCVM : Commission intrinsèque du fond, configurée en pourcentage ou par montant au niveau du référentiel valeur. </w:t>
      </w:r>
    </w:p>
    <w:p w:rsidR="00000000" w:rsidDel="00000000" w:rsidP="00000000" w:rsidRDefault="00000000" w:rsidRPr="00000000">
      <w:pPr>
        <w:numPr>
          <w:ilvl w:val="1"/>
          <w:numId w:val="42"/>
        </w:numPr>
        <w:pBdr/>
        <w:tabs>
          <w:tab w:val="left" w:pos="708"/>
        </w:tabs>
        <w:ind w:left="1080" w:hanging="360"/>
        <w:jc w:val="both"/>
        <w:rPr/>
      </w:pPr>
      <w:r w:rsidDel="00000000" w:rsidR="00000000" w:rsidRPr="00000000">
        <w:rPr>
          <w:rtl w:val="0"/>
        </w:rPr>
        <w:t xml:space="preserve">Commission du réseau placeur : Commission du réseau, définie dans un contexte d’SLA au niveau du carnet. (Hors carnets, Wafa Bourse et Wafa gestion). Elle doit doit contenir aussi le sens de l’opération. (Souscription/Rachat)</w:t>
      </w:r>
    </w:p>
    <w:p w:rsidR="00000000" w:rsidDel="00000000" w:rsidP="00000000" w:rsidRDefault="00000000" w:rsidRPr="00000000">
      <w:pPr>
        <w:pBdr/>
        <w:ind w:left="720" w:firstLine="0"/>
        <w:contextualSpacing w:val="0"/>
        <w:jc w:val="both"/>
        <w:rPr/>
      </w:pPr>
      <w:r w:rsidDel="00000000" w:rsidR="00000000" w:rsidRPr="00000000">
        <w:rPr>
          <w:rtl w:val="0"/>
        </w:rPr>
      </w:r>
    </w:p>
    <w:tbl>
      <w:tblPr>
        <w:tblStyle w:val="Table15"/>
        <w:bidiVisual w:val="0"/>
        <w:tblW w:w="6840.0" w:type="dxa"/>
        <w:jc w:val="left"/>
        <w:tblInd w:w="1052.0" w:type="dxa"/>
        <w:tblLayout w:type="fixed"/>
        <w:tblLook w:val="0400"/>
      </w:tblPr>
      <w:tblGrid>
        <w:gridCol w:w="3952"/>
        <w:gridCol w:w="2888"/>
        <w:tblGridChange w:id="0">
          <w:tblGrid>
            <w:gridCol w:w="3952"/>
            <w:gridCol w:w="2888"/>
          </w:tblGrid>
        </w:tblGridChange>
      </w:tblGrid>
      <w:tr>
        <w:trPr>
          <w:trHeight w:val="300" w:hRule="atLeast"/>
        </w:trPr>
        <w:tc>
          <w:tcPr>
            <w:gridSpan w:val="2"/>
            <w:tcBorders>
              <w:top w:color="000000" w:space="0" w:sz="8" w:val="single"/>
              <w:left w:color="000000" w:space="0" w:sz="8" w:val="single"/>
              <w:bottom w:color="000000" w:space="0" w:sz="8" w:val="single"/>
              <w:right w:color="000000" w:space="0" w:sz="8" w:val="single"/>
            </w:tcBorders>
            <w:shd w:fill="bfbfbf"/>
            <w:vAlign w:val="bottom"/>
          </w:tcPr>
          <w:p w:rsidR="00000000" w:rsidDel="00000000" w:rsidP="00000000" w:rsidRDefault="00000000" w:rsidRPr="00000000">
            <w:pPr>
              <w:pBdr/>
              <w:spacing w:line="240" w:lineRule="auto"/>
              <w:contextualSpacing w:val="0"/>
              <w:jc w:val="center"/>
              <w:rPr>
                <w:b w:val="1"/>
                <w:i w:val="1"/>
                <w:color w:val="000000"/>
              </w:rPr>
            </w:pPr>
            <w:r w:rsidDel="00000000" w:rsidR="00000000" w:rsidRPr="00000000">
              <w:rPr>
                <w:b w:val="1"/>
                <w:i w:val="1"/>
                <w:color w:val="000000"/>
                <w:rtl w:val="0"/>
              </w:rPr>
              <w:t xml:space="preserve">Commission du réseau placeur</w:t>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Contexte</w:t>
            </w:r>
          </w:p>
        </w:tc>
        <w:tc>
          <w:tcPr>
            <w:tcBorders>
              <w:top w:color="000000" w:space="0" w:sz="0" w:val="nil"/>
              <w:left w:color="000000" w:space="0" w:sz="8" w:val="single"/>
              <w:bottom w:color="000000" w:space="0" w:sz="8" w:val="single"/>
              <w:right w:color="000000" w:space="0" w:sz="8" w:val="single"/>
            </w:tcBorders>
            <w:shd w:fill="ffffff"/>
            <w:vAlign w:val="bottom"/>
          </w:tcPr>
          <w:p w:rsidR="00000000" w:rsidDel="00000000" w:rsidP="00000000" w:rsidRDefault="00000000" w:rsidRPr="00000000">
            <w:pPr>
              <w:pBdr/>
              <w:spacing w:line="240" w:lineRule="auto"/>
              <w:contextualSpacing w:val="0"/>
              <w:rPr>
                <w:b w:val="1"/>
                <w:color w:val="000000"/>
              </w:rPr>
            </w:pPr>
            <w:r w:rsidDel="00000000" w:rsidR="00000000" w:rsidRPr="00000000">
              <w:rPr>
                <w:b w:val="1"/>
                <w:color w:val="000000"/>
                <w:rtl w:val="0"/>
              </w:rPr>
              <w:t xml:space="preserve">Résultat</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Actif </w:t>
            </w:r>
          </w:p>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Nature de l’opération (Sous/Rach)</w:t>
            </w:r>
          </w:p>
        </w:tc>
        <w:tc>
          <w:tcPr>
            <w:vMerge w:val="restart"/>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Règles de frais</w:t>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SDG</w:t>
            </w:r>
          </w:p>
        </w:tc>
        <w:tc>
          <w:tcPr>
            <w:vMerge w:val="continue"/>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Client</w:t>
            </w:r>
          </w:p>
        </w:tc>
        <w:tc>
          <w:tcPr>
            <w:vMerge w:val="continue"/>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Compte titre client</w:t>
            </w:r>
          </w:p>
        </w:tc>
        <w:tc>
          <w:tcPr>
            <w:vMerge w:val="continue"/>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Dépositaire du fond</w:t>
            </w:r>
          </w:p>
        </w:tc>
        <w:tc>
          <w:tcPr>
            <w:vMerge w:val="continue"/>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0" w:val="nil"/>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Groupe de client</w:t>
            </w:r>
          </w:p>
        </w:tc>
        <w:tc>
          <w:tcPr>
            <w:vMerge w:val="continue"/>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r>
        <w:trPr>
          <w:trHeight w:val="300" w:hRule="atLeast"/>
        </w:trPr>
        <w:tc>
          <w:tcPr>
            <w:tcBorders>
              <w:top w:color="000000" w:space="0" w:sz="0" w:val="nil"/>
              <w:left w:color="000000" w:space="0" w:sz="8" w:val="single"/>
              <w:bottom w:color="000000" w:space="0" w:sz="8" w:val="single"/>
              <w:right w:color="000000" w:space="0" w:sz="0" w:val="nil"/>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Marché</w:t>
            </w:r>
          </w:p>
        </w:tc>
        <w:tc>
          <w:tcPr>
            <w:vMerge w:val="continue"/>
            <w:tcBorders>
              <w:top w:color="000000" w:space="0" w:sz="0" w:val="nil"/>
              <w:left w:color="000000" w:space="0" w:sz="0" w:val="nil"/>
              <w:bottom w:color="000000" w:space="0" w:sz="8" w:val="single"/>
              <w:right w:color="000000" w:space="0" w:sz="8" w:val="single"/>
            </w:tcBorders>
            <w:shd w:fill="ffffff"/>
            <w:vAlign w:val="center"/>
          </w:tcPr>
          <w:p w:rsidR="00000000" w:rsidDel="00000000" w:rsidP="00000000" w:rsidRDefault="00000000" w:rsidRPr="00000000">
            <w:pPr>
              <w:pBdr/>
              <w:spacing w:line="240" w:lineRule="auto"/>
              <w:contextualSpacing w:val="0"/>
              <w:rPr>
                <w:color w:val="000000"/>
              </w:rPr>
            </w:pP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ind w:left="1080" w:firstLine="0"/>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60" w:line="276" w:lineRule="auto"/>
        <w:ind w:left="720" w:hanging="360"/>
        <w:jc w:val="both"/>
        <w:rPr>
          <w:b w:val="0"/>
          <w:color w:val="000000"/>
          <w:sz w:val="22"/>
          <w:szCs w:val="22"/>
        </w:rPr>
      </w:pPr>
      <w:r w:rsidDel="00000000" w:rsidR="00000000" w:rsidRPr="00000000">
        <w:rPr>
          <w:rFonts w:ascii="Calibri" w:cs="Calibri" w:eastAsia="Calibri" w:hAnsi="Calibri"/>
          <w:b w:val="0"/>
          <w:color w:val="000000"/>
          <w:sz w:val="22"/>
          <w:szCs w:val="22"/>
          <w:rtl w:val="0"/>
        </w:rPr>
        <w:t xml:space="preserve">Le système ne doit pas calculer les commissions du réseau placeur dans le cas ou les ordres sont collectés par Wafa Gestion.</w:t>
      </w:r>
    </w:p>
    <w:p w:rsidR="00000000" w:rsidDel="00000000" w:rsidP="00000000" w:rsidRDefault="00000000" w:rsidRPr="00000000">
      <w:pPr>
        <w:numPr>
          <w:ilvl w:val="0"/>
          <w:numId w:val="43"/>
        </w:numPr>
        <w:pBdr/>
        <w:tabs>
          <w:tab w:val="left" w:pos="708"/>
        </w:tabs>
        <w:spacing w:after="0" w:before="60" w:line="276" w:lineRule="auto"/>
        <w:ind w:left="720" w:hanging="360"/>
        <w:jc w:val="both"/>
        <w:rPr>
          <w:b w:val="0"/>
          <w:color w:val="000000"/>
          <w:sz w:val="22"/>
          <w:szCs w:val="22"/>
        </w:rPr>
      </w:pPr>
      <w:r w:rsidDel="00000000" w:rsidR="00000000" w:rsidRPr="00000000">
        <w:rPr>
          <w:rFonts w:ascii="Calibri" w:cs="Calibri" w:eastAsia="Calibri" w:hAnsi="Calibri"/>
          <w:b w:val="0"/>
          <w:color w:val="000000"/>
          <w:sz w:val="22"/>
          <w:szCs w:val="22"/>
          <w:rtl w:val="0"/>
        </w:rPr>
        <w:t xml:space="preserve">Il doit être possible de configurer la commission du réseau placeur par fond, il se trouve que certains OPCVM sont exonérés en termes de frais.</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egqt2p" w:id="57"/>
      <w:bookmarkEnd w:id="57"/>
      <w:r w:rsidDel="00000000" w:rsidR="00000000" w:rsidRPr="00000000">
        <w:rPr>
          <w:rFonts w:ascii="Calibri" w:cs="Calibri" w:eastAsia="Calibri" w:hAnsi="Calibri"/>
          <w:b w:val="1"/>
          <w:color w:val="000000"/>
          <w:sz w:val="26"/>
          <w:szCs w:val="26"/>
          <w:rtl w:val="0"/>
        </w:rPr>
        <w:t xml:space="preserve">Rapprochement Exécution-Ordre de bourse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L’exécution est réconciliée avec l’ordre selon les données du dernier. Le rapprochement automatique se fait en se basant sur la référence de l’ordre.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Les critères de rapprochement manuels entre l’ordre et l’exécution sont les suivants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5"/>
        </w:numPr>
        <w:pBdr/>
        <w:ind w:left="708" w:firstLine="0"/>
        <w:jc w:val="both"/>
        <w:rPr/>
      </w:pPr>
      <w:r w:rsidDel="00000000" w:rsidR="00000000" w:rsidRPr="00000000">
        <w:rPr>
          <w:rtl w:val="0"/>
        </w:rPr>
        <w:t xml:space="preserve">La référence de l'ordre</w:t>
      </w:r>
    </w:p>
    <w:p w:rsidR="00000000" w:rsidDel="00000000" w:rsidP="00000000" w:rsidRDefault="00000000" w:rsidRPr="00000000">
      <w:pPr>
        <w:numPr>
          <w:ilvl w:val="0"/>
          <w:numId w:val="45"/>
        </w:numPr>
        <w:pBdr/>
        <w:ind w:left="708" w:firstLine="0"/>
        <w:jc w:val="both"/>
        <w:rPr/>
      </w:pPr>
      <w:r w:rsidDel="00000000" w:rsidR="00000000" w:rsidRPr="00000000">
        <w:rPr>
          <w:rtl w:val="0"/>
        </w:rPr>
        <w:t xml:space="preserve">Le sens de l'ordre </w:t>
      </w:r>
    </w:p>
    <w:p w:rsidR="00000000" w:rsidDel="00000000" w:rsidP="00000000" w:rsidRDefault="00000000" w:rsidRPr="00000000">
      <w:pPr>
        <w:numPr>
          <w:ilvl w:val="0"/>
          <w:numId w:val="45"/>
        </w:numPr>
        <w:pBdr/>
        <w:ind w:left="708" w:firstLine="0"/>
        <w:jc w:val="both"/>
        <w:rPr/>
      </w:pPr>
      <w:r w:rsidDel="00000000" w:rsidR="00000000" w:rsidRPr="00000000">
        <w:rPr>
          <w:rtl w:val="0"/>
        </w:rPr>
        <w:t xml:space="preserve">le titre</w:t>
      </w:r>
    </w:p>
    <w:p w:rsidR="00000000" w:rsidDel="00000000" w:rsidP="00000000" w:rsidRDefault="00000000" w:rsidRPr="00000000">
      <w:pPr>
        <w:numPr>
          <w:ilvl w:val="0"/>
          <w:numId w:val="45"/>
        </w:numPr>
        <w:pBdr/>
        <w:ind w:left="708" w:firstLine="0"/>
        <w:jc w:val="both"/>
        <w:rPr/>
      </w:pPr>
      <w:r w:rsidDel="00000000" w:rsidR="00000000" w:rsidRPr="00000000">
        <w:rPr>
          <w:rtl w:val="0"/>
        </w:rPr>
        <w:t xml:space="preserve">la quantité</w:t>
      </w:r>
    </w:p>
    <w:p w:rsidR="00000000" w:rsidDel="00000000" w:rsidP="00000000" w:rsidRDefault="00000000" w:rsidRPr="00000000">
      <w:pPr>
        <w:numPr>
          <w:ilvl w:val="0"/>
          <w:numId w:val="45"/>
        </w:numPr>
        <w:pBdr/>
        <w:ind w:left="708" w:firstLine="0"/>
        <w:jc w:val="both"/>
        <w:rPr/>
      </w:pPr>
      <w:r w:rsidDel="00000000" w:rsidR="00000000" w:rsidRPr="00000000">
        <w:rPr>
          <w:rtl w:val="0"/>
        </w:rPr>
        <w:t xml:space="preserve">le prix</w:t>
      </w:r>
    </w:p>
    <w:p w:rsidR="00000000" w:rsidDel="00000000" w:rsidP="00000000" w:rsidRDefault="00000000" w:rsidRPr="00000000">
      <w:pPr>
        <w:numPr>
          <w:ilvl w:val="0"/>
          <w:numId w:val="45"/>
        </w:numPr>
        <w:pBdr/>
        <w:ind w:left="708" w:firstLine="0"/>
        <w:jc w:val="both"/>
        <w:rPr/>
      </w:pPr>
      <w:r w:rsidDel="00000000" w:rsidR="00000000" w:rsidRPr="00000000">
        <w:rPr>
          <w:rtl w:val="0"/>
        </w:rPr>
        <w:t xml:space="preserve">la date d'exécution par rapport à la date de validité de l'ordre</w:t>
      </w:r>
    </w:p>
    <w:p w:rsidR="00000000" w:rsidDel="00000000" w:rsidP="00000000" w:rsidRDefault="00000000" w:rsidRPr="00000000">
      <w:pPr>
        <w:pBdr/>
        <w:ind w:left="708"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En cas de divergence entre l’ordre et l’exécution, cette dernière ne sera pas rapprochée et elle sera retenue en un statut « En attente de rapprochement »  </w:t>
      </w:r>
    </w:p>
    <w:p w:rsidR="00000000" w:rsidDel="00000000" w:rsidP="00000000" w:rsidRDefault="00000000" w:rsidRPr="00000000">
      <w:pPr>
        <w:pBdr/>
        <w:contextualSpacing w:val="0"/>
        <w:jc w:val="both"/>
        <w:rPr/>
      </w:pPr>
      <w:r w:rsidDel="00000000" w:rsidR="00000000" w:rsidRPr="00000000">
        <w:rPr>
          <w:rtl w:val="0"/>
        </w:rPr>
        <w:t xml:space="preserve">A la réception des fichiers des exécutions, le contrôle de la cohérence des prix des exécutions avec ceux fixés initialement pour les ordres est effectué.</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ygebqi" w:id="58"/>
      <w:bookmarkEnd w:id="58"/>
      <w:r w:rsidDel="00000000" w:rsidR="00000000" w:rsidRPr="00000000">
        <w:rPr>
          <w:rFonts w:ascii="Calibri" w:cs="Calibri" w:eastAsia="Calibri" w:hAnsi="Calibri"/>
          <w:b w:val="1"/>
          <w:smallCaps w:val="1"/>
          <w:color w:val="404040"/>
          <w:sz w:val="32"/>
          <w:szCs w:val="32"/>
          <w:rtl w:val="0"/>
        </w:rPr>
        <w:t xml:space="preserve">Menu</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menu de l'application est présenté comme suit: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23495</wp:posOffset>
            </wp:positionV>
            <wp:extent cx="6331585" cy="561340"/>
            <wp:effectExtent b="0" l="0" r="0" t="0"/>
            <wp:wrapSquare wrapText="bothSides" distB="0" distT="0" distL="0" distR="0"/>
            <wp:docPr id="17" name="image50.png"/>
            <a:graphic>
              <a:graphicData uri="http://schemas.openxmlformats.org/drawingml/2006/picture">
                <pic:pic>
                  <pic:nvPicPr>
                    <pic:cNvPr id="0" name="image50.png"/>
                    <pic:cNvPicPr preferRelativeResize="0"/>
                  </pic:nvPicPr>
                  <pic:blipFill>
                    <a:blip r:embed="rId17"/>
                    <a:srcRect b="0" l="0" r="0" t="0"/>
                    <a:stretch>
                      <a:fillRect/>
                    </a:stretch>
                  </pic:blipFill>
                  <pic:spPr>
                    <a:xfrm>
                      <a:off x="0" y="0"/>
                      <a:ext cx="6331585" cy="561340"/>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t xml:space="preserve">Les entrées de menu pour la gestion des processus et l'affichage des données sont présentées comme suit:</w:t>
      </w:r>
      <w:r w:rsidDel="00000000" w:rsidR="00000000" w:rsidRPr="00000000">
        <w:drawing>
          <wp:anchor allowOverlap="1" behindDoc="0" distB="0" distT="0" distL="0" distR="0" hidden="0" layoutInCell="0" locked="0" relativeHeight="0" simplePos="0">
            <wp:simplePos x="0" y="0"/>
            <wp:positionH relativeFrom="margin">
              <wp:posOffset>991870</wp:posOffset>
            </wp:positionH>
            <wp:positionV relativeFrom="paragraph">
              <wp:posOffset>276860</wp:posOffset>
            </wp:positionV>
            <wp:extent cx="3910965" cy="4457700"/>
            <wp:effectExtent b="0" l="0" r="0" t="0"/>
            <wp:wrapSquare wrapText="bothSides" distB="0" distT="0" distL="0" distR="0"/>
            <wp:docPr id="11" name="image41.jpg"/>
            <a:graphic>
              <a:graphicData uri="http://schemas.openxmlformats.org/drawingml/2006/picture">
                <pic:pic>
                  <pic:nvPicPr>
                    <pic:cNvPr id="0" name="image41.jpg"/>
                    <pic:cNvPicPr preferRelativeResize="0"/>
                  </pic:nvPicPr>
                  <pic:blipFill>
                    <a:blip r:embed="rId18"/>
                    <a:srcRect b="0" l="0" r="0" t="0"/>
                    <a:stretch>
                      <a:fillRect/>
                    </a:stretch>
                  </pic:blipFill>
                  <pic:spPr>
                    <a:xfrm>
                      <a:off x="0" y="0"/>
                      <a:ext cx="3910965" cy="4457700"/>
                    </a:xfrm>
                    <a:prstGeom prst="rect"/>
                    <a:ln/>
                  </pic:spPr>
                </pic:pic>
              </a:graphicData>
            </a:graphic>
          </wp:anchor>
        </w:drawing>
      </w:r>
    </w:p>
    <w:p w:rsidR="00000000" w:rsidDel="00000000" w:rsidP="00000000" w:rsidRDefault="00000000" w:rsidRPr="00000000">
      <w:pPr>
        <w:pBdr/>
        <w:contextualSpacing w:val="0"/>
        <w:jc w:val="both"/>
        <w:rPr>
          <w:sz w:val="20"/>
          <w:szCs w:val="20"/>
        </w:rPr>
      </w:pPr>
      <w:r w:rsidDel="00000000" w:rsidR="00000000" w:rsidRPr="00000000">
        <w:rPr>
          <w:rtl w:val="0"/>
        </w:rPr>
      </w:r>
    </w:p>
    <w:p w:rsidR="00000000" w:rsidDel="00000000" w:rsidP="00000000" w:rsidRDefault="00000000" w:rsidRPr="00000000">
      <w:pPr>
        <w:pBdr/>
        <w:contextualSpacing w:val="0"/>
        <w:jc w:val="both"/>
        <w:rPr>
          <w:sz w:val="20"/>
          <w:szCs w:val="20"/>
        </w:rPr>
      </w:pPr>
      <w:r w:rsidDel="00000000" w:rsidR="00000000" w:rsidRPr="00000000">
        <w:rPr>
          <w:rtl w:val="0"/>
        </w:rPr>
      </w:r>
    </w:p>
    <w:p w:rsidR="00000000" w:rsidDel="00000000" w:rsidP="00000000" w:rsidRDefault="00000000" w:rsidRPr="00000000">
      <w:pPr>
        <w:pBdr/>
        <w:contextualSpacing w:val="0"/>
        <w:jc w:val="both"/>
        <w:rPr>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2dlolyb" w:id="59"/>
      <w:bookmarkEnd w:id="59"/>
      <w:r w:rsidDel="00000000" w:rsidR="00000000" w:rsidRPr="00000000">
        <w:rPr>
          <w:rFonts w:ascii="Calibri" w:cs="Calibri" w:eastAsia="Calibri" w:hAnsi="Calibri"/>
          <w:b w:val="1"/>
          <w:smallCaps w:val="1"/>
          <w:color w:val="404040"/>
          <w:sz w:val="32"/>
          <w:szCs w:val="32"/>
          <w:rtl w:val="0"/>
        </w:rPr>
        <w:t xml:space="preserve">Description des cas d’utilisation</w:t>
      </w:r>
      <w:r w:rsidDel="00000000" w:rsidR="00000000" w:rsidRPr="00000000">
        <w:rPr>
          <w:rtl w:val="0"/>
        </w:rPr>
      </w:r>
    </w:p>
    <w:p w:rsidR="00000000" w:rsidDel="00000000" w:rsidP="00000000" w:rsidRDefault="00000000" w:rsidRPr="00000000">
      <w:pPr>
        <w:numPr>
          <w:ilvl w:val="0"/>
          <w:numId w:val="60"/>
        </w:numPr>
        <w:pBdr/>
        <w:spacing w:after="0" w:before="240" w:line="240" w:lineRule="auto"/>
        <w:ind w:left="786" w:right="142" w:hanging="360"/>
        <w:contextualSpacing w:val="1"/>
        <w:jc w:val="both"/>
        <w:rPr/>
      </w:pPr>
      <w:r w:rsidDel="00000000" w:rsidR="00000000" w:rsidRPr="00000000">
        <w:rPr>
          <w:rFonts w:ascii="Calibri" w:cs="Calibri" w:eastAsia="Calibri" w:hAnsi="Calibri"/>
          <w:b w:val="0"/>
          <w:sz w:val="22"/>
          <w:szCs w:val="22"/>
          <w:rtl w:val="0"/>
        </w:rPr>
        <w:t xml:space="preserve">Description détaillée de chaque cas d’utilisation</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40" w:line="276" w:lineRule="auto"/>
        <w:ind w:left="576" w:hanging="576"/>
        <w:jc w:val="both"/>
        <w:rPr/>
      </w:pPr>
      <w:bookmarkStart w:colFirst="0" w:colLast="0" w:name="_sqyw64" w:id="60"/>
      <w:bookmarkEnd w:id="60"/>
      <w:r w:rsidDel="00000000" w:rsidR="00000000" w:rsidRPr="00000000">
        <w:rPr>
          <w:rFonts w:ascii="Calibri" w:cs="Calibri" w:eastAsia="Calibri" w:hAnsi="Calibri"/>
          <w:b w:val="1"/>
          <w:color w:val="000000"/>
          <w:sz w:val="26"/>
          <w:szCs w:val="26"/>
          <w:rtl w:val="0"/>
        </w:rPr>
        <w:t xml:space="preserve">Cas d’utilisation&lt;Saisie manuelle d’un ordre de bourse local&gt;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cqmetx" w:id="61"/>
      <w:bookmarkEnd w:id="61"/>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bookmarkStart w:colFirst="0" w:colLast="0" w:name="_1rvwp1q" w:id="62"/>
      <w:bookmarkEnd w:id="62"/>
      <w:r w:rsidDel="00000000" w:rsidR="00000000" w:rsidRPr="00000000">
        <w:rPr>
          <w:rtl w:val="0"/>
        </w:rPr>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L'objectif de ce cas d'utilisation détaillé est de lister l'ensemble des champs retenus pour la saisie d'un ordre de bourse simple pour le marché local, Megara offre à l’utilisateur  (</w:t>
      </w:r>
      <w:r w:rsidDel="00000000" w:rsidR="00000000" w:rsidRPr="00000000">
        <w:rPr>
          <w:b w:val="1"/>
          <w:i w:val="1"/>
          <w:rtl w:val="0"/>
        </w:rPr>
        <w:t xml:space="preserve">Au niveau de l’agence ou back office)</w:t>
      </w:r>
      <w:r w:rsidDel="00000000" w:rsidR="00000000" w:rsidRPr="00000000">
        <w:rPr>
          <w:rtl w:val="0"/>
        </w:rPr>
        <w:t xml:space="preserve"> plusieurs fonctionnalités pour faciliter la création de l'ordre et minimiser les risques d'erreur ou d'omissions.</w:t>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Megara offre aussi un écran de monitoring avec multicritères (Date, client, statut, titre ...) qui permet de suivre l'état d'avancement de chaque ordre via le statut de l'ordre.</w:t>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Ci-dessous une matrice des différents événements (annulations, modifications et rejets) qui s’appliquent ou pas selon les différents statuts de l’ordre, tenant compte des ateliers fonctionnelles, les modifications sont des opérations 'annulation de remplacement par un nouvel ordre de bourse</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Toute modification nécessite une annulation de l’ordre et une création d’un nouvel ordre :</w:t>
      </w:r>
    </w:p>
    <w:p w:rsidR="00000000" w:rsidDel="00000000" w:rsidP="00000000" w:rsidRDefault="00000000" w:rsidRPr="00000000">
      <w:pPr>
        <w:pBdr/>
        <w:contextualSpacing w:val="0"/>
        <w:rPr>
          <w:color w:val="ff0000"/>
        </w:rPr>
      </w:pPr>
      <w:r w:rsidDel="00000000" w:rsidR="00000000" w:rsidRPr="00000000">
        <w:rPr>
          <w:rtl w:val="0"/>
        </w:rPr>
      </w:r>
    </w:p>
    <w:tbl>
      <w:tblPr>
        <w:tblStyle w:val="Table16"/>
        <w:bidiVisual w:val="0"/>
        <w:tblW w:w="10080.0" w:type="dxa"/>
        <w:jc w:val="left"/>
        <w:tblInd w:w="-227.0" w:type="dxa"/>
        <w:tblLayout w:type="fixed"/>
        <w:tblLook w:val="0000"/>
      </w:tblPr>
      <w:tblGrid>
        <w:gridCol w:w="1358"/>
        <w:gridCol w:w="1243"/>
        <w:gridCol w:w="1243"/>
        <w:gridCol w:w="1247"/>
        <w:gridCol w:w="1243"/>
        <w:gridCol w:w="1246"/>
        <w:gridCol w:w="1243"/>
        <w:gridCol w:w="1257"/>
        <w:tblGridChange w:id="0">
          <w:tblGrid>
            <w:gridCol w:w="1358"/>
            <w:gridCol w:w="1243"/>
            <w:gridCol w:w="1243"/>
            <w:gridCol w:w="1247"/>
            <w:gridCol w:w="1243"/>
            <w:gridCol w:w="1246"/>
            <w:gridCol w:w="1243"/>
            <w:gridCol w:w="1257"/>
          </w:tblGrid>
        </w:tblGridChange>
      </w:tblGrid>
      <w:tr>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Statut </w:t>
            </w:r>
          </w:p>
        </w:tc>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En attente de validation</w:t>
            </w:r>
          </w:p>
        </w:tc>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En attente d'envoi à ATI</w:t>
            </w:r>
          </w:p>
        </w:tc>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En attente d'exécution</w:t>
            </w:r>
          </w:p>
        </w:tc>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Exécuté partiellement </w:t>
            </w:r>
          </w:p>
        </w:tc>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Exécuté en totalité</w:t>
            </w:r>
          </w:p>
        </w:tc>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Annulé</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Envoyé vers le R/L</w:t>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Annulation</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Vrai (1)</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Vrai (1)</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Vrai (2)</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Vrai (3)</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Faux</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Faux</w:t>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Rejet</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Vrai </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Faux</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Faux</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Faux</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Faux</w:t>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Faux</w:t>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 (1) Possibilité d'annulation avec retour sur la réservation espèce dans le cadre d'une opération d'achat</w:t>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(2) Envoi d'une demande d'annulation (Si oui l'ordre est annulé, sinon la demande d'annulation est rejetée et l'ordre reprend son statut initial)</w:t>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(3) Envoi d'une demande d'annulation du reliquat non exécuté, si la demande est accepté alors annulé sinon l'ordre reprend son statut initial</w:t>
      </w:r>
    </w:p>
    <w:p w:rsidR="00000000" w:rsidDel="00000000" w:rsidP="00000000" w:rsidRDefault="00000000" w:rsidRPr="00000000">
      <w:pPr>
        <w:numPr>
          <w:ilvl w:val="0"/>
          <w:numId w:val="46"/>
        </w:numPr>
        <w:pBdr/>
        <w:ind w:left="720" w:hanging="360"/>
        <w:jc w:val="both"/>
        <w:rPr/>
      </w:pPr>
      <w:r w:rsidDel="00000000" w:rsidR="00000000" w:rsidRPr="00000000">
        <w:rPr>
          <w:rtl w:val="0"/>
        </w:rPr>
        <w:t xml:space="preserve">le nouvel ordre généré reprendra dans le champ « référence liée » la référence de l’ordre objet de la demande d’annulation initiale du reliquat non exécuté.</w:t>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pBdr/>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bvk7pj" w:id="63"/>
      <w:bookmarkEnd w:id="63"/>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6"/>
        </w:numPr>
        <w:pBdr/>
        <w:tabs>
          <w:tab w:val="left" w:pos="708"/>
        </w:tabs>
        <w:spacing w:after="240" w:before="240" w:line="276" w:lineRule="auto"/>
        <w:ind w:left="1440" w:hanging="360"/>
        <w:jc w:val="both"/>
        <w:rPr/>
      </w:pPr>
      <w:bookmarkStart w:colFirst="0" w:colLast="0" w:name="_2r0uhxc" w:id="64"/>
      <w:bookmarkEnd w:id="64"/>
      <w:r w:rsidDel="00000000" w:rsidR="00000000" w:rsidRPr="00000000">
        <w:rPr>
          <w:rFonts w:ascii="Calibri" w:cs="Calibri" w:eastAsia="Calibri" w:hAnsi="Calibri"/>
          <w:b w:val="0"/>
          <w:color w:val="00000a"/>
          <w:sz w:val="22"/>
          <w:szCs w:val="22"/>
          <w:rtl w:val="0"/>
        </w:rPr>
        <w:t xml:space="preserve">Les pré-conditions spécifiques à la saisie d'un ordre de bourse du marché local sont :</w:t>
      </w:r>
      <w:r w:rsidDel="00000000" w:rsidR="00000000" w:rsidRPr="00000000">
        <w:rPr>
          <w:rtl w:val="0"/>
        </w:rPr>
      </w:r>
    </w:p>
    <w:tbl>
      <w:tblPr>
        <w:tblStyle w:val="Table17"/>
        <w:bidiVisual w:val="0"/>
        <w:tblW w:w="9962.0" w:type="dxa"/>
        <w:jc w:val="left"/>
        <w:tblInd w:w="-115.0" w:type="dxa"/>
        <w:tblLayout w:type="fixed"/>
        <w:tblLook w:val="0000"/>
      </w:tblPr>
      <w:tblGrid>
        <w:gridCol w:w="1689"/>
        <w:gridCol w:w="8273"/>
        <w:tblGridChange w:id="0">
          <w:tblGrid>
            <w:gridCol w:w="1689"/>
            <w:gridCol w:w="8273"/>
          </w:tblGrid>
        </w:tblGridChange>
      </w:tblGrid>
      <w:tr>
        <w:tc>
          <w:tcPr>
            <w:tcBorders>
              <w:top w:color="000000" w:space="0" w:sz="4" w:val="single"/>
              <w:left w:color="000000" w:space="0" w:sz="4" w:val="single"/>
              <w:bottom w:color="000000" w:space="0" w:sz="4" w:val="single"/>
            </w:tcBorders>
            <w:shd w:fill="c0c0c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c0c0c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left w:color="000000" w:space="0" w:sz="4" w:val="single"/>
              <w:bottom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PRE-080-1</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titres objets à un ordre de bourse.</w:t>
            </w:r>
          </w:p>
        </w:tc>
      </w:tr>
      <w:tr>
        <w:tc>
          <w:tcPr>
            <w:tcBorders>
              <w:left w:color="000000" w:space="0" w:sz="4" w:val="single"/>
              <w:bottom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places de dénouement sujet à un ordre de bourse.</w:t>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PRE-080-3</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clients sujets à un ordre de bourse.</w:t>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PRE-080-4</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comptes-titres espèces sujets à un ordre de bourse.</w:t>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PRE-080-5</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comptes-titres client sujets à un ordre de bourse.</w:t>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PRE-080-6</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Définir dans un contexte d'SLA l'éligibilité comptes titres et espèces</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PRE-080-7</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Définir la Société de bourse a qui les ordres du carnet vont être transmis</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664s55" w:id="65"/>
      <w:bookmarkEnd w:id="65"/>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36"/>
        </w:numPr>
        <w:pBdr/>
        <w:tabs>
          <w:tab w:val="left" w:pos="708"/>
        </w:tabs>
        <w:spacing w:after="240" w:before="240" w:line="276" w:lineRule="auto"/>
        <w:ind w:left="1440" w:hanging="360"/>
        <w:jc w:val="both"/>
        <w:rPr/>
      </w:pPr>
      <w:bookmarkStart w:colFirst="0" w:colLast="0" w:name="_3q5sasy" w:id="66"/>
      <w:bookmarkEnd w:id="66"/>
      <w:r w:rsidDel="00000000" w:rsidR="00000000" w:rsidRPr="00000000">
        <w:rPr>
          <w:rFonts w:ascii="Calibri" w:cs="Calibri" w:eastAsia="Calibri" w:hAnsi="Calibri"/>
          <w:b w:val="0"/>
          <w:color w:val="00000a"/>
          <w:sz w:val="22"/>
          <w:szCs w:val="22"/>
          <w:rtl w:val="0"/>
        </w:rPr>
        <w:t xml:space="preserve">Les post-conditions spécifiques à la saisie d'un ordre de bourse du marché local sont :</w:t>
      </w:r>
      <w:r w:rsidDel="00000000" w:rsidR="00000000" w:rsidRPr="00000000">
        <w:rPr>
          <w:rtl w:val="0"/>
        </w:rPr>
      </w:r>
    </w:p>
    <w:tbl>
      <w:tblPr>
        <w:tblStyle w:val="Table18"/>
        <w:bidiVisual w:val="0"/>
        <w:tblW w:w="9962.0" w:type="dxa"/>
        <w:jc w:val="left"/>
        <w:tblInd w:w="-115.0" w:type="dxa"/>
        <w:tblLayout w:type="fixed"/>
        <w:tblLook w:val="0000"/>
      </w:tblPr>
      <w:tblGrid>
        <w:gridCol w:w="1689"/>
        <w:gridCol w:w="8273"/>
        <w:tblGridChange w:id="0">
          <w:tblGrid>
            <w:gridCol w:w="1689"/>
            <w:gridCol w:w="8273"/>
          </w:tblGrid>
        </w:tblGridChange>
      </w:tblGrid>
      <w:tr>
        <w:tc>
          <w:tcPr>
            <w:tcBorders>
              <w:top w:color="000000" w:space="0" w:sz="4" w:val="single"/>
              <w:left w:color="000000" w:space="0" w:sz="4" w:val="single"/>
              <w:bottom w:color="000000" w:space="0" w:sz="4" w:val="single"/>
            </w:tcBorders>
            <w:shd w:fill="c0c0c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c0c0c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left w:color="000000" w:space="0" w:sz="4" w:val="single"/>
              <w:bottom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POS-080-1</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Se référer aux règles de gestion ci bas.</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5b2l0r" w:id="67"/>
      <w:bookmarkEnd w:id="67"/>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numPr>
          <w:ilvl w:val="0"/>
          <w:numId w:val="36"/>
        </w:numPr>
        <w:pBdr/>
        <w:tabs>
          <w:tab w:val="left" w:pos="708"/>
        </w:tabs>
        <w:spacing w:after="240" w:before="240" w:line="276" w:lineRule="auto"/>
        <w:ind w:left="1440" w:hanging="360"/>
        <w:jc w:val="both"/>
        <w:rPr/>
      </w:pPr>
      <w:bookmarkStart w:colFirst="0" w:colLast="0" w:name="_kgcv8k" w:id="68"/>
      <w:bookmarkEnd w:id="68"/>
      <w:r w:rsidDel="00000000" w:rsidR="00000000" w:rsidRPr="00000000">
        <w:rPr>
          <w:rFonts w:ascii="Calibri" w:cs="Calibri" w:eastAsia="Calibri" w:hAnsi="Calibri"/>
          <w:b w:val="0"/>
          <w:color w:val="00000a"/>
          <w:sz w:val="22"/>
          <w:szCs w:val="22"/>
          <w:rtl w:val="0"/>
        </w:rPr>
        <w:t xml:space="preserve">L’interaction entre l'utilisateur et le système lors de la création d'un ordre de bourse va se présenter comme suit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pPr>
      <w:r w:rsidDel="00000000" w:rsidR="00000000" w:rsidRPr="00000000">
        <w:rPr>
          <w:rtl w:val="0"/>
        </w:rPr>
      </w:r>
    </w:p>
    <w:tbl>
      <w:tblPr>
        <w:tblStyle w:val="Table19"/>
        <w:bidiVisual w:val="0"/>
        <w:tblW w:w="9251.0" w:type="dxa"/>
        <w:jc w:val="left"/>
        <w:tblInd w:w="-115.0" w:type="dxa"/>
        <w:tblLayout w:type="fixed"/>
        <w:tblLook w:val="0000"/>
      </w:tblPr>
      <w:tblGrid>
        <w:gridCol w:w="4340"/>
        <w:gridCol w:w="4911"/>
        <w:tblGridChange w:id="0">
          <w:tblGrid>
            <w:gridCol w:w="4340"/>
            <w:gridCol w:w="4911"/>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MegaTrade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Consultation des champs aide à la saisie pour se guider lors de la création de l'ordre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Identification du compte espèce ou le compte titre du client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Selon les données insérées, le système va générer ou le compte espèce ou le compte titre du client et :</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La description du compte titre</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la description di compte espèce</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le type d'identité du client</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le numéro d'identité du client</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Sélection du type d'ordre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S'il s'agit d'une opération d'achat le système fera apparaître le champ du montant de réservation espèce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Identification de l'actif par son code ISIN,  sa description ou une fraction de la description en la saisissant entre %% puis pousser le bouton F2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système va générer automatiquement la description de la valeur au niveau du champ 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Saisie de la quantité d'achat ou de vente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Choisir le type de prix de l'ordre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 S'il s'agit d'un ordre avec seuil de déclanchement, le système fera apparaitre un champ (Prix Limite) a renseigner et s'il s'agit d'une opération d'achat, le montant de réservation espèce est calculé dans le champ « Montant de réservation espèce »</w:t>
            </w:r>
          </w:p>
        </w:tc>
      </w:tr>
      <w:tr>
        <w:trPr>
          <w:trHeight w:val="30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Choisir le type de validité</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 Ordre a validité déterminé, le champ nombre de jours de validité renseigne le nombre de jours.</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1"/>
                <w:i w:val="0"/>
                <w:color w:val="ff0000"/>
                <w:sz w:val="20"/>
                <w:szCs w:val="20"/>
              </w:rPr>
            </w:pPr>
            <w:r w:rsidDel="00000000" w:rsidR="00000000" w:rsidRPr="00000000">
              <w:rPr>
                <w:rFonts w:ascii="Calibri" w:cs="Calibri" w:eastAsia="Calibri" w:hAnsi="Calibri"/>
                <w:b w:val="0"/>
                <w:i w:val="0"/>
                <w:sz w:val="20"/>
                <w:szCs w:val="20"/>
                <w:rtl w:val="0"/>
              </w:rPr>
              <w:t xml:space="preserve">- Ordre Jour, la validité est J+1 prenant en considération les règles de date de l’ordre.</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1"/>
                <w:i w:val="0"/>
                <w:color w:val="ff0000"/>
                <w:sz w:val="20"/>
                <w:szCs w:val="20"/>
              </w:rPr>
            </w:pPr>
            <w:r w:rsidDel="00000000" w:rsidR="00000000" w:rsidRPr="00000000">
              <w:rPr>
                <w:rFonts w:ascii="Calibri" w:cs="Calibri" w:eastAsia="Calibri" w:hAnsi="Calibri"/>
                <w:b w:val="0"/>
                <w:i w:val="0"/>
                <w:sz w:val="20"/>
                <w:szCs w:val="20"/>
                <w:rtl w:val="0"/>
              </w:rPr>
              <w:t xml:space="preserve">- Ordre à 30 jours calendaires, le même champ affichera en grisé le nombre de 30 jours.</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Consultation de la date de réception de l'ordre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 la date de réception de l'ordre étant pas défaut la date du jour.</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Montant de réservation espèce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 Le montant de réservation est calculé comme expliqué dans l’étape (6)</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Consultation des règles de gestion de l'écran de saisie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 Les règles de gestion sont mentionnées en bas de l'écran pour orienter l'utilisateur.</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4g0dwd" w:id="69"/>
      <w:bookmarkEnd w:id="69"/>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rtl w:val="0"/>
        </w:rPr>
      </w:r>
    </w:p>
    <w:tbl>
      <w:tblPr>
        <w:tblStyle w:val="Table20"/>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compte titre est calculé automatiquement depuis le compte espèce.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compte espèce est calculé automatiquement depuis le compte titre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Book Antiqua" w:cs="Book Antiqua" w:eastAsia="Book Antiqua" w:hAnsi="Book Antiqua"/>
                <w:b w:val="0"/>
                <w:i w:val="0"/>
                <w:sz w:val="20"/>
                <w:szCs w:val="20"/>
              </w:rPr>
            </w:pPr>
            <w:r w:rsidDel="00000000" w:rsidR="00000000" w:rsidRPr="00000000">
              <w:rPr>
                <w:rFonts w:ascii="Calibri" w:cs="Calibri" w:eastAsia="Calibri" w:hAnsi="Calibri"/>
                <w:b w:val="0"/>
                <w:i w:val="0"/>
                <w:sz w:val="20"/>
                <w:szCs w:val="20"/>
                <w:rtl w:val="0"/>
              </w:rPr>
              <w:t xml:space="preserve">Si le compte titre n'est pas généré automatiquement, il est possible que le client détient plusieurs compte titre, l'utilisateur doit sélectionner un seul en poussant le combo box dans le champ compte titre  (Idem pour les comptes espèces)</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Les descriptions des comptes titres et espèces sont générées en automatique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Type d'identité principale calculé automatiquement depuis compte titre ou espèce du client.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Numéro d'identité est calculé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RG-080-7</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Il est possible de rechercher l'ISIN par son code, sa description ou une partie de sa description en saisissant dans le champ : %ATTIJ% puis F2</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RG-080-8</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Description de la valeur calculée en automatique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RG-080-9</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Si le type de prix « Seuil de déclanchement » un champ prix limite sera généré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RG-080-10</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date de validité peut être déduite depuis le nombre de jours de validité</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RG-080-11</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nombre de jours de validité peut être déduit depuis la date de validité</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date de réception est la date du système par défaut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montant de réservation espèce est calculé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Une référence d'ordre unique sera générée dès la sauvegarde de l'ordre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Le système doit bloquer à la saisie les titres (Code ISIN) n’ayant pas été rattaché à leurs code internes, ceci étant valable que pour les valeurs cotées.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RG-080-16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Contrôle à appliquer sur la date de négociation par rapport à la date métier</w:t>
            </w:r>
          </w:p>
          <w:p w:rsidR="00000000" w:rsidDel="00000000" w:rsidP="00000000" w:rsidRDefault="00000000" w:rsidRPr="00000000">
            <w:pPr>
              <w:widowControl w:val="0"/>
              <w:numPr>
                <w:ilvl w:val="0"/>
                <w:numId w:val="34"/>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la date de négociation égale à la date métier</w:t>
            </w:r>
          </w:p>
          <w:p w:rsidR="00000000" w:rsidDel="00000000" w:rsidP="00000000" w:rsidRDefault="00000000" w:rsidRPr="00000000">
            <w:pPr>
              <w:widowControl w:val="0"/>
              <w:numPr>
                <w:ilvl w:val="0"/>
                <w:numId w:val="34"/>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La date de négociation peut être inférieure à la date métier</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jlao46" w:id="70"/>
      <w:bookmarkEnd w:id="70"/>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contextualSpacing w:val="0"/>
        <w:jc w:val="both"/>
        <w:rPr/>
      </w:pPr>
      <w:bookmarkStart w:colFirst="0" w:colLast="0" w:name="_43ky6rz" w:id="71"/>
      <w:bookmarkEnd w:id="71"/>
      <w:r w:rsidDel="00000000" w:rsidR="00000000" w:rsidRPr="00000000">
        <w:rPr>
          <w:rtl w:val="0"/>
        </w:rPr>
        <w:t xml:space="preserve">L'objectif de cette partie est d'expliquer le traitement qui sera mené par l’utilisateur afin de saisir convenablement un ordre de bourse qui sera remis pour exécution.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Voici les étapes à suivre par l’utilisateur :</w:t>
      </w:r>
    </w:p>
    <w:p w:rsidR="00000000" w:rsidDel="00000000" w:rsidP="00000000" w:rsidRDefault="00000000" w:rsidRPr="00000000">
      <w:pPr>
        <w:pBdr/>
        <w:contextualSpacing w:val="0"/>
        <w:jc w:val="both"/>
        <w:rPr/>
      </w:pPr>
      <w:r w:rsidDel="00000000" w:rsidR="00000000" w:rsidRPr="00000000">
        <w:rPr>
          <w:rtl w:val="0"/>
        </w:rPr>
      </w:r>
    </w:p>
    <w:tbl>
      <w:tblPr>
        <w:tblStyle w:val="Table21"/>
        <w:bidiVisual w:val="0"/>
        <w:tblW w:w="9228.0" w:type="dxa"/>
        <w:jc w:val="left"/>
        <w:tblInd w:w="-115.0" w:type="dxa"/>
        <w:tblLayout w:type="fixed"/>
        <w:tblLook w:val="0000"/>
      </w:tblPr>
      <w:tblGrid>
        <w:gridCol w:w="1510"/>
        <w:gridCol w:w="7718"/>
        <w:tblGridChange w:id="0">
          <w:tblGrid>
            <w:gridCol w:w="1510"/>
            <w:gridCol w:w="7718"/>
          </w:tblGrid>
        </w:tblGridChange>
      </w:tblGrid>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Une fois le compte espèce identifié ou le compte titre du client, ci joint la liste des informations qui seront automatiquement générés au niveau de l'application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les deux comptes réciproquement (Depuis la configuration de l'SLA éligibilité compte titre / espèce)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Description du compte et espèce.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Type d'identifiant du client récupéré depuis le référentiel client.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Numéro d'identité principale du client.</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Il est possible de faire une recherche des comptes titres ou espèce sur la base d'une fraction du libellé du compte comprise entre %%, suivi par le bouton F2</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En choisissant l'achat dans le champ type d'opération, le système fera apparaître le champ « Montant de la réservation espèce » au niveau de l'ordre</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L'identification du titre de l'ordre peut être faite sur la base d'une fraction de sa description comprise entre %%, suivi par le bouton f2</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Une fois le titre renseigné la description sera générée automatiquement</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Saisir la quantité de l'ordre de vente ou d'achat</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Si dans l'identification du type de prix, le type choisit est « Seuil de déclanchement » un champ « Seuil limite » apparait pour le prix soit saisi au niveau de l'ordre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 montant de réservation espèce pour un prix seuil est calculé sur la base du brut (Px * Quantité)  avec les frais de courtage et l’impôt de bourse.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Si le prix n'est pas mentionné au niveau de l'ordre, « Au marché » a titre d'exemple, le montant de réservation va se calculer sur la base du dernier cours de la valeur avec un majoration par un taux de couverture configuré en amont.</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bookmarkStart w:colFirst="0" w:colLast="0" w:name="_2iq8gzs" w:id="72"/>
            <w:bookmarkEnd w:id="72"/>
            <w:r w:rsidDel="00000000" w:rsidR="00000000" w:rsidRPr="00000000">
              <w:rPr>
                <w:rtl w:val="0"/>
              </w:rPr>
              <w:t xml:space="preserve">TRT-080-6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 système présente 3 types de validité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A 30 jours calendaire : calculé sur la base de la date de réception de l'ordre, le champ « Nombres de jours de validité » affichera dans ce cas le valeur de 30.</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Jour : A une journée de sa réception [Se référer aux règles de date de l’ordre]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 A date déterminé : Calculé sur la base de la réception de l'ordre ainsi que le nombre de jours mentionné au niveau champ « Nombre de jours de validité », il est possible de saisir la date de validité et que le système calcule automatiquement le nombre de jours de validité.</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TRT-080-7</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date de réception hérite de la date du jour.</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TRT-080-8</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Au moment de la sauvegarde de l'ordre, la référence est générée automatiquement au niveau de l'écran pour annoncer la conformité de l'ordre crée.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 contrôle de provision titre et espèce pour les opérations vente et achat se fait à cette étape, en cas de défaut, le système affichera un statut d'  « Insuffisance titre ou espèce » respectivement.</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L'ordre sera créé sous le statut « en attente de validation », son édition sera possible à ce niveau afin de le présenter et de le faire signé par le client, suite à cela il sera scanné et le réintégré en pièce jointe, cette opération sera déterminante dans la validation de l'ordre par le chef d'agence.</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Une fois l'ordre validé, son statut passera en « En attente d'envoi à la SDB ».</w:t>
            </w:r>
            <w:r w:rsidDel="00000000" w:rsidR="00000000" w:rsidRPr="00000000">
              <w:rPr>
                <w:rtl w:val="0"/>
              </w:rPr>
            </w:r>
          </w:p>
        </w:tc>
      </w:tr>
    </w:tbl>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xvir7l" w:id="73"/>
      <w:bookmarkEnd w:id="73"/>
      <w:r w:rsidDel="00000000" w:rsidR="00000000" w:rsidRPr="00000000">
        <w:rPr>
          <w:rFonts w:ascii="Calibri" w:cs="Calibri" w:eastAsia="Calibri" w:hAnsi="Calibri"/>
          <w:b w:val="1"/>
          <w:sz w:val="24"/>
          <w:szCs w:val="24"/>
          <w:rtl w:val="0"/>
        </w:rPr>
        <w:t xml:space="preserve">Messages d’erreur</w:t>
      </w:r>
      <w:r w:rsidDel="00000000" w:rsidR="00000000" w:rsidRPr="00000000">
        <w:rPr>
          <w:rtl w:val="0"/>
        </w:rPr>
      </w:r>
    </w:p>
    <w:p w:rsidR="00000000" w:rsidDel="00000000" w:rsidP="00000000" w:rsidRDefault="00000000" w:rsidRPr="00000000">
      <w:pPr>
        <w:pBdr/>
        <w:spacing w:after="240" w:before="240" w:line="240" w:lineRule="auto"/>
        <w:ind w:right="142"/>
        <w:contextualSpacing w:val="0"/>
        <w:jc w:val="both"/>
        <w:rPr/>
      </w:pPr>
      <w:r w:rsidDel="00000000" w:rsidR="00000000" w:rsidRPr="00000000">
        <w:rPr>
          <w:rtl w:val="0"/>
        </w:rPr>
      </w:r>
    </w:p>
    <w:tbl>
      <w:tblPr>
        <w:tblStyle w:val="Table22"/>
        <w:bidiVisual w:val="0"/>
        <w:tblW w:w="9245.0" w:type="dxa"/>
        <w:jc w:val="center"/>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7719"/>
        <w:tblGridChange w:id="0">
          <w:tblGrid>
            <w:gridCol w:w="1526"/>
            <w:gridCol w:w="7719"/>
          </w:tblGrid>
        </w:tblGridChange>
      </w:tblGrid>
      <w:tr>
        <w:tc>
          <w:tcPr>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p w:rsidR="00000000" w:rsidDel="00000000" w:rsidP="00000000" w:rsidRDefault="00000000" w:rsidRPr="00000000">
            <w:pPr>
              <w:pBdr/>
              <w:contextualSpacing w:val="0"/>
              <w:jc w:val="both"/>
              <w:rPr/>
            </w:pPr>
            <w:r w:rsidDel="00000000" w:rsidR="00000000" w:rsidRPr="00000000">
              <w:rPr>
                <w:rtl w:val="0"/>
              </w:rPr>
              <w:t xml:space="preserve">ERR-080-1</w:t>
            </w:r>
          </w:p>
        </w:tc>
        <w:tc>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1"/>
                <w:sz w:val="22"/>
                <w:szCs w:val="22"/>
              </w:rPr>
            </w:pPr>
            <w:r w:rsidDel="00000000" w:rsidR="00000000" w:rsidRPr="00000000">
              <w:rPr>
                <w:rFonts w:ascii="Calibri" w:cs="Calibri" w:eastAsia="Calibri" w:hAnsi="Calibri"/>
                <w:b w:val="0"/>
                <w:i w:val="1"/>
                <w:sz w:val="22"/>
                <w:szCs w:val="22"/>
                <w:rtl w:val="0"/>
              </w:rPr>
              <w:t xml:space="preserve">« Données invalides » dans le cas où l'une des règles de gestion à la saisie de l'ordre n'a pas été respectée.</w:t>
            </w:r>
          </w:p>
        </w:tc>
      </w:tr>
    </w:tbl>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hv69ve" w:id="74"/>
      <w:bookmarkEnd w:id="74"/>
      <w:r w:rsidDel="00000000" w:rsidR="00000000" w:rsidRPr="00000000">
        <w:rPr>
          <w:rFonts w:ascii="Calibri" w:cs="Calibri" w:eastAsia="Calibri" w:hAnsi="Calibri"/>
          <w:b w:val="1"/>
          <w:color w:val="000000"/>
          <w:sz w:val="26"/>
          <w:szCs w:val="26"/>
          <w:rtl w:val="0"/>
        </w:rPr>
        <w:t xml:space="preserve">Cas d’utilisation &lt;Saisie manuelle d'une exécution pour un OB&gt;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x0gk37" w:id="75"/>
      <w:bookmarkEnd w:id="75"/>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L'objectif de ce cas d'utilisation est donner la possibilité à l'utilisateur de saisir les exécutions de son ordre dans le cas d'échec du processus automatique et ne pas bloquer le flux de génération des instructions pour le règlement livraison</w:t>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Même approche que l'écran de saisie d'un ordre de bourse, plusieurs fonctionnalité sont à la disposition de l'utilisateur pour faciliter la saisie de l'exécution.</w:t>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4h042r0" w:id="76"/>
      <w:bookmarkEnd w:id="76"/>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Les prés conditions spécifiques à la saisie d'une exécution d'ordre de bourse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23"/>
        <w:bidiVisual w:val="0"/>
        <w:tblW w:w="9246.0" w:type="dxa"/>
        <w:jc w:val="left"/>
        <w:tblInd w:w="-115.0" w:type="dxa"/>
        <w:tblLayout w:type="fixed"/>
        <w:tblLook w:val="0000"/>
      </w:tblPr>
      <w:tblGrid>
        <w:gridCol w:w="1222"/>
        <w:gridCol w:w="8024"/>
        <w:tblGridChange w:id="0">
          <w:tblGrid>
            <w:gridCol w:w="1222"/>
            <w:gridCol w:w="802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L'ordre sujet à l'exécution doit détenir le statut « En attente d'exécution » sinon il sera pas retenu au niveau de l'écran de saisie</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w5ecyt" w:id="77"/>
      <w:bookmarkEnd w:id="77"/>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Les post - conditions spécifiques à la saisie d'une exécution d'ordre de bourse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24"/>
        <w:bidiVisual w:val="0"/>
        <w:tblW w:w="9939.0" w:type="dxa"/>
        <w:jc w:val="left"/>
        <w:tblInd w:w="-117.0" w:type="dxa"/>
        <w:tblLayout w:type="fixed"/>
        <w:tblLook w:val="0000"/>
      </w:tblPr>
      <w:tblGrid>
        <w:gridCol w:w="1913"/>
        <w:gridCol w:w="8026"/>
        <w:tblGridChange w:id="0">
          <w:tblGrid>
            <w:gridCol w:w="1913"/>
            <w:gridCol w:w="802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POS-081-1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Identification de la référence d'ordre objet de l'exécution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POS-081-2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Saisie du numéro de contrat de qui sera déversé dans le R/L</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POS-0981-3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Saisie de la quantité d'exécution : Totale ou partielle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 081-4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Saisie du prix de l'exécution</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1baon6m" w:id="78"/>
      <w:bookmarkEnd w:id="78"/>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25"/>
        <w:bidiVisual w:val="0"/>
        <w:tblW w:w="9251.0" w:type="dxa"/>
        <w:jc w:val="left"/>
        <w:tblInd w:w="-115.0" w:type="dxa"/>
        <w:tblLayout w:type="fixed"/>
        <w:tblLook w:val="0000"/>
      </w:tblPr>
      <w:tblGrid>
        <w:gridCol w:w="4340"/>
        <w:gridCol w:w="4911"/>
        <w:tblGridChange w:id="0">
          <w:tblGrid>
            <w:gridCol w:w="4340"/>
            <w:gridCol w:w="4911"/>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MegaTrade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Ouverture de l'écran par l'utilisateur</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date de l'exécution, reprend la date du jour, mais elle est modifiable car il se peut que le traitement ne peut être effectué qu’a une date ultérieure de la date réelle de l’exécution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Identification de l'ordre objet de l'exécution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Il est possible de lancer la recherche en appuyant sur le bouton F2, ou limiter la recherche par une fraction de la référence de l'ordre entre %TR11358%, plusieurs champs seront déduits lors de cette étape :</w:t>
            </w:r>
          </w:p>
          <w:p w:rsidR="00000000" w:rsidDel="00000000" w:rsidP="00000000" w:rsidRDefault="00000000" w:rsidRPr="00000000">
            <w:pPr>
              <w:widowControl w:val="0"/>
              <w:numPr>
                <w:ilvl w:val="0"/>
                <w:numId w:val="6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titre de l'ordre</w:t>
            </w:r>
          </w:p>
          <w:p w:rsidR="00000000" w:rsidDel="00000000" w:rsidP="00000000" w:rsidRDefault="00000000" w:rsidRPr="00000000">
            <w:pPr>
              <w:widowControl w:val="0"/>
              <w:numPr>
                <w:ilvl w:val="0"/>
                <w:numId w:val="6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quantité à exécuter</w:t>
            </w:r>
          </w:p>
          <w:p w:rsidR="00000000" w:rsidDel="00000000" w:rsidP="00000000" w:rsidRDefault="00000000" w:rsidRPr="00000000">
            <w:pPr>
              <w:widowControl w:val="0"/>
              <w:numPr>
                <w:ilvl w:val="0"/>
                <w:numId w:val="6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sens de l'opération</w:t>
            </w:r>
          </w:p>
          <w:p w:rsidR="00000000" w:rsidDel="00000000" w:rsidP="00000000" w:rsidRDefault="00000000" w:rsidRPr="00000000">
            <w:pPr>
              <w:widowControl w:val="0"/>
              <w:numPr>
                <w:ilvl w:val="0"/>
                <w:numId w:val="6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quantité exécutée</w:t>
            </w:r>
          </w:p>
          <w:p w:rsidR="00000000" w:rsidDel="00000000" w:rsidP="00000000" w:rsidRDefault="00000000" w:rsidRPr="00000000">
            <w:pPr>
              <w:widowControl w:val="0"/>
              <w:numPr>
                <w:ilvl w:val="0"/>
                <w:numId w:val="6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quantité restante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Saisie du numéro de contrat de l'ordre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Book Antiqua" w:cs="Book Antiqua" w:eastAsia="Book Antiqua" w:hAnsi="Book Antiqua"/>
                <w:b w:val="0"/>
                <w:i w:val="1"/>
                <w:sz w:val="22"/>
                <w:szCs w:val="22"/>
              </w:rPr>
            </w:pP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Modification de la quantité exécutée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A utiliser dans le cas d'une exécution partielle, le système ajustera toutes les données calculées sur la base de ce champ.</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Défiler sur la date de l'exécution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système calcule la date de dénouement via une configuration (Date d'exécution DayShift)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Saisie du prix de l'exécution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A ce niveau le système calculera les champs suivants à la fois :</w:t>
            </w:r>
          </w:p>
          <w:p w:rsidR="00000000" w:rsidDel="00000000" w:rsidP="00000000" w:rsidRDefault="00000000" w:rsidRPr="00000000">
            <w:pPr>
              <w:widowControl w:val="0"/>
              <w:numPr>
                <w:ilvl w:val="0"/>
                <w:numId w:val="6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champs de commissions de courtage en HT et TTC</w:t>
            </w:r>
          </w:p>
          <w:p w:rsidR="00000000" w:rsidDel="00000000" w:rsidP="00000000" w:rsidRDefault="00000000" w:rsidRPr="00000000">
            <w:pPr>
              <w:widowControl w:val="0"/>
              <w:numPr>
                <w:ilvl w:val="0"/>
                <w:numId w:val="6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champs impôt de bourse en HT et TTC</w:t>
            </w:r>
          </w:p>
          <w:p w:rsidR="00000000" w:rsidDel="00000000" w:rsidP="00000000" w:rsidRDefault="00000000" w:rsidRPr="00000000">
            <w:pPr>
              <w:widowControl w:val="0"/>
              <w:numPr>
                <w:ilvl w:val="0"/>
                <w:numId w:val="6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montants des TVA appliqués</w:t>
            </w:r>
          </w:p>
          <w:p w:rsidR="00000000" w:rsidDel="00000000" w:rsidP="00000000" w:rsidRDefault="00000000" w:rsidRPr="00000000">
            <w:pPr>
              <w:widowControl w:val="0"/>
              <w:numPr>
                <w:ilvl w:val="0"/>
                <w:numId w:val="6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taux de commission de courtage</w:t>
            </w:r>
          </w:p>
          <w:p w:rsidR="00000000" w:rsidDel="00000000" w:rsidP="00000000" w:rsidRDefault="00000000" w:rsidRPr="00000000">
            <w:pPr>
              <w:widowControl w:val="0"/>
              <w:numPr>
                <w:ilvl w:val="0"/>
                <w:numId w:val="6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taux d’impôt de bourse</w:t>
            </w:r>
          </w:p>
          <w:p w:rsidR="00000000" w:rsidDel="00000000" w:rsidP="00000000" w:rsidRDefault="00000000" w:rsidRPr="00000000">
            <w:pPr>
              <w:widowControl w:val="0"/>
              <w:numPr>
                <w:ilvl w:val="0"/>
                <w:numId w:val="6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montants nets et bruts</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3vac5uf" w:id="79"/>
      <w:bookmarkEnd w:id="79"/>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8"/>
        </w:numPr>
        <w:pBdr/>
        <w:ind w:left="720" w:hanging="360"/>
        <w:jc w:val="both"/>
        <w:rPr/>
      </w:pPr>
      <w:r w:rsidDel="00000000" w:rsidR="00000000" w:rsidRPr="00000000">
        <w:rPr>
          <w:rtl w:val="0"/>
        </w:rPr>
        <w:t xml:space="preserve">Cette partie identifie toutes les règles de gestion relative à un d’achat vente bourse pour le marché local :</w:t>
      </w:r>
    </w:p>
    <w:p w:rsidR="00000000" w:rsidDel="00000000" w:rsidP="00000000" w:rsidRDefault="00000000" w:rsidRPr="00000000">
      <w:pPr>
        <w:pBdr/>
        <w:contextualSpacing w:val="0"/>
        <w:jc w:val="both"/>
        <w:rPr/>
      </w:pPr>
      <w:r w:rsidDel="00000000" w:rsidR="00000000" w:rsidRPr="00000000">
        <w:rPr>
          <w:rtl w:val="0"/>
        </w:rPr>
      </w:r>
    </w:p>
    <w:tbl>
      <w:tblPr>
        <w:tblStyle w:val="Table26"/>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référence de l'exécution est calculée par le système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numéro de contrat est obligatoire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RG-081-3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date de dénouement est calculée depuis la date d'exécution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RG-081-4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titre de l'ordre est généré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RG-081-5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Les quantités a exécuter restantes et exécutées sont calculées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RG-081-6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Les montants des commissions BVC et SDB sont déduites selon une configuration SLA faite en amont.</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afmg28" w:id="80"/>
      <w:bookmarkEnd w:id="80"/>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la partie traitement est d'expliquer les différentes étapes à suivre lors de la saisie d'une exécution d'un ordre de bourse, au moment de la sauvegarde de cette opération, une notification sera générée vers le règlement livraison pour créer les instructions règlement livraison.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27"/>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Ouverture de l'écran de l'exécution via le chemin de l'application : Ordres de bourse&gt;Exécutions Ordre de bourse&gt; Saisie Exécution marché</w:t>
            </w:r>
            <w:r w:rsidDel="00000000" w:rsidR="00000000" w:rsidRPr="00000000">
              <w:rPr>
                <w:rtl w:val="0"/>
              </w:rPr>
            </w:r>
          </w:p>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L'écran généré en haut et à gauche la référence de l'exécution Object de réconciliation.</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Apres la saisie du numéro de contrat, l'utilisateur doit identifier la référence de l'ordre par bouton F2 au niveau du champ « Référence opération de bourse » ou par une fraction de la référence entre %%</w:t>
            </w:r>
            <w:r w:rsidDel="00000000" w:rsidR="00000000" w:rsidRPr="00000000">
              <w:rPr>
                <w:rtl w:val="0"/>
              </w:rPr>
            </w:r>
          </w:p>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champs calculés au niveau de l'écran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Le titre de l'ordre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La quantité à exécuter</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Le sens de l'opération</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La quantité exécutée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La quantité restante</w:t>
            </w:r>
            <w:r w:rsidDel="00000000" w:rsidR="00000000" w:rsidRPr="00000000">
              <w:rPr>
                <w:rtl w:val="0"/>
              </w:rPr>
            </w:r>
          </w:p>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est possible de modifier la quantité à exécuter dans le cas d'une exécution partielle, cela engendre une modification sur les montant les frais calculés.</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TRT-081-3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saisie du prix de l'exécution génère automatiquement le calcul des montants et des frais tel que cité dans la liste suivante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 Les champs de commissions en HT et TTC</w:t>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Les champs d'impôt de bourse en HT et TTC</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Les taux de TVA appliqués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rFonts w:ascii="Calibri" w:cs="Calibri" w:eastAsia="Calibri" w:hAnsi="Calibri"/>
                <w:b w:val="0"/>
                <w:color w:val="00000a"/>
                <w:sz w:val="22"/>
                <w:szCs w:val="22"/>
              </w:rPr>
            </w:pPr>
            <w:r w:rsidDel="00000000" w:rsidR="00000000" w:rsidRPr="00000000">
              <w:rPr>
                <w:rFonts w:ascii="Calibri" w:cs="Calibri" w:eastAsia="Calibri" w:hAnsi="Calibri"/>
                <w:b w:val="0"/>
                <w:color w:val="00000a"/>
                <w:sz w:val="22"/>
                <w:szCs w:val="22"/>
                <w:rtl w:val="0"/>
              </w:rPr>
              <w:t xml:space="preserve">- Les montants nets et bruts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TRT-081-4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À la sauvegarde de l'exécution le système génère une notification transmise au niveau du Module MegaCustody pour les générer les instructions de règlement livraison</w:t>
            </w:r>
            <w:r w:rsidDel="00000000" w:rsidR="00000000" w:rsidRPr="00000000">
              <w:rPr>
                <w:rtl w:val="0"/>
              </w:rPr>
            </w:r>
          </w:p>
        </w:tc>
      </w:tr>
    </w:tbl>
    <w:p w:rsidR="00000000" w:rsidDel="00000000" w:rsidP="00000000" w:rsidRDefault="00000000" w:rsidRPr="00000000">
      <w:pPr>
        <w:pBdr/>
        <w:contextualSpacing w:val="0"/>
        <w:jc w:val="both"/>
        <w:rPr/>
      </w:pPr>
      <w:bookmarkStart w:colFirst="0" w:colLast="0" w:name="_pkwqa1" w:id="81"/>
      <w:bookmarkEnd w:id="81"/>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39kk8xu" w:id="82"/>
      <w:bookmarkEnd w:id="82"/>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tl w:val="0"/>
        </w:rPr>
      </w:r>
    </w:p>
    <w:tbl>
      <w:tblPr>
        <w:tblStyle w:val="Table28"/>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pBdr/>
        <w:spacing w:before="60" w:lineRule="auto"/>
        <w:contextualSpacing w:val="0"/>
        <w:jc w:val="both"/>
        <w:rPr>
          <w:i w:val="1"/>
          <w:sz w:val="20"/>
          <w:szCs w:val="20"/>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opuj5n" w:id="83"/>
      <w:bookmarkEnd w:id="83"/>
      <w:r w:rsidDel="00000000" w:rsidR="00000000" w:rsidRPr="00000000">
        <w:rPr>
          <w:rFonts w:ascii="Calibri" w:cs="Calibri" w:eastAsia="Calibri" w:hAnsi="Calibri"/>
          <w:b w:val="1"/>
          <w:color w:val="000000"/>
          <w:sz w:val="26"/>
          <w:szCs w:val="26"/>
          <w:rtl w:val="0"/>
        </w:rPr>
        <w:t xml:space="preserve">Cas d’utilisation &lt;Saisie manuelle d’un ordre de souscription rachat OPCVM&gt;</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8pi1tg" w:id="84"/>
      <w:bookmarkEnd w:id="84"/>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L'objectif de ce cas d'utilisation détaillé est de lister l'ensemble des champs retenues pour la saisie d'un ordre de souscription Rachat / OPCVM pour le marché local, Megara offre à l’utilisateur (Agence et Back Office) plusieurs fonctionnalités pour faciliter la création de l'ordre et minimiser les risques d'erreur ou omission.</w:t>
      </w:r>
    </w:p>
    <w:p w:rsidR="00000000" w:rsidDel="00000000" w:rsidP="00000000" w:rsidRDefault="00000000" w:rsidRPr="00000000">
      <w:pPr>
        <w:numPr>
          <w:ilvl w:val="0"/>
          <w:numId w:val="47"/>
        </w:numPr>
        <w:pBdr/>
        <w:tabs>
          <w:tab w:val="left" w:pos="708"/>
        </w:tabs>
        <w:spacing w:before="240" w:lineRule="auto"/>
        <w:ind w:left="720" w:hanging="360"/>
        <w:jc w:val="both"/>
        <w:rPr/>
      </w:pPr>
      <w:r w:rsidDel="00000000" w:rsidR="00000000" w:rsidRPr="00000000">
        <w:rPr>
          <w:rtl w:val="0"/>
        </w:rPr>
        <w:t xml:space="preserve">Megara offre aussi un écran de monitoring avec multicritères (Date, client, statut, titre ...) qui permet de suivre l'état d'avancement de chaque ordre OPCVM via un statut significatif.</w:t>
      </w:r>
    </w:p>
    <w:p w:rsidR="00000000" w:rsidDel="00000000" w:rsidP="00000000" w:rsidRDefault="00000000" w:rsidRPr="00000000">
      <w:pPr>
        <w:numPr>
          <w:ilvl w:val="0"/>
          <w:numId w:val="47"/>
        </w:numPr>
        <w:pBdr/>
        <w:tabs>
          <w:tab w:val="left" w:pos="708"/>
        </w:tabs>
        <w:spacing w:before="240" w:lineRule="auto"/>
        <w:ind w:left="720" w:hanging="360"/>
        <w:jc w:val="both"/>
        <w:rPr/>
      </w:pPr>
      <w:r w:rsidDel="00000000" w:rsidR="00000000" w:rsidRPr="00000000">
        <w:rPr>
          <w:rtl w:val="0"/>
        </w:rPr>
        <w:t xml:space="preserve">Une fois l'ordre est exécuté, il est automatiquement déversé vers le règlement / livraison pour dénouement (Se référer du diagramme de séquence de l'ordre et se référer aux Spécifications du module MegaCustody pour le traitement des processus de R/L)</w:t>
      </w:r>
    </w:p>
    <w:p w:rsidR="00000000" w:rsidDel="00000000" w:rsidP="00000000" w:rsidRDefault="00000000" w:rsidRPr="00000000">
      <w:pPr>
        <w:pBdr/>
        <w:spacing w:before="240" w:lineRule="auto"/>
        <w:contextualSpacing w:val="0"/>
        <w:jc w:val="both"/>
        <w:rPr/>
      </w:pPr>
      <w:r w:rsidDel="00000000" w:rsidR="00000000" w:rsidRPr="00000000">
        <w:rPr>
          <w:rtl w:val="0"/>
        </w:rPr>
        <w:tab/>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nusc19" w:id="85"/>
      <w:bookmarkEnd w:id="85"/>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51"/>
        </w:numPr>
        <w:pBdr/>
        <w:spacing w:before="240" w:lineRule="auto"/>
        <w:ind w:left="720" w:hanging="360"/>
        <w:jc w:val="both"/>
        <w:rPr/>
      </w:pPr>
      <w:r w:rsidDel="00000000" w:rsidR="00000000" w:rsidRPr="00000000">
        <w:rPr>
          <w:rtl w:val="0"/>
        </w:rPr>
        <w:t xml:space="preserve">Les pré-conditions spécifiques à la création d'un ordre de souscription / Rachat OPCVM sont :</w:t>
      </w:r>
    </w:p>
    <w:p w:rsidR="00000000" w:rsidDel="00000000" w:rsidP="00000000" w:rsidRDefault="00000000" w:rsidRPr="00000000">
      <w:pPr>
        <w:pBdr/>
        <w:spacing w:before="240" w:lineRule="auto"/>
        <w:contextualSpacing w:val="0"/>
        <w:jc w:val="both"/>
        <w:rPr/>
      </w:pPr>
      <w:r w:rsidDel="00000000" w:rsidR="00000000" w:rsidRPr="00000000">
        <w:rPr>
          <w:rtl w:val="0"/>
        </w:rPr>
      </w:r>
    </w:p>
    <w:tbl>
      <w:tblPr>
        <w:tblStyle w:val="Table29"/>
        <w:bidiVisual w:val="0"/>
        <w:tblW w:w="9228.0" w:type="dxa"/>
        <w:jc w:val="left"/>
        <w:tblInd w:w="-6.999999999999993" w:type="dxa"/>
        <w:tblLayout w:type="fixed"/>
        <w:tblLook w:val="0000"/>
      </w:tblPr>
      <w:tblGrid>
        <w:gridCol w:w="1204"/>
        <w:gridCol w:w="8024"/>
        <w:tblGridChange w:id="0">
          <w:tblGrid>
            <w:gridCol w:w="1204"/>
            <w:gridCol w:w="802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valeurs, les OPCVMs objets à un ordre de souscription rachat pour le marché local, ceux dont AttijariWafabank est le collecteur au niveau de l'agence.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PRE-083-2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les clients au niveau du référentiel</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PRE-083-3</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comptes-titres clients </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PRE-083-4</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comptes-espèces clients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PRE-083-5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l'éligibilité comptes titres et comptes espèces client via un SLA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Contexte : Compte titre client</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Résultat : Comptes espèces client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PRE-083-6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valeurs la société de gestion à qui les ordres seront envoyés.</w:t>
            </w:r>
          </w:p>
        </w:tc>
      </w:tr>
    </w:tbl>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1302m92" w:id="86"/>
      <w:bookmarkEnd w:id="86"/>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Les post-conditions spécifiques à la création d'un ordre de souscription / Rachat OPCVM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tl w:val="0"/>
        </w:rPr>
      </w:r>
    </w:p>
    <w:tbl>
      <w:tblPr>
        <w:tblStyle w:val="Table30"/>
        <w:bidiVisual w:val="0"/>
        <w:tblW w:w="9228.0" w:type="dxa"/>
        <w:jc w:val="left"/>
        <w:tblInd w:w="-6.999999999999993" w:type="dxa"/>
        <w:tblLayout w:type="fixed"/>
        <w:tblLook w:val="0000"/>
      </w:tblPr>
      <w:tblGrid>
        <w:gridCol w:w="1204"/>
        <w:gridCol w:w="8024"/>
        <w:tblGridChange w:id="0">
          <w:tblGrid>
            <w:gridCol w:w="1204"/>
            <w:gridCol w:w="802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POS-083-1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Voir les règles de gestion d'un ordre de souscription / rachat OPCVM pour le marché local ci bas</w:t>
            </w:r>
          </w:p>
        </w:tc>
      </w:tr>
    </w:tbl>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3mzq4wv" w:id="87"/>
      <w:bookmarkEnd w:id="87"/>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numPr>
          <w:ilvl w:val="0"/>
          <w:numId w:val="53"/>
        </w:numPr>
        <w:pBdr/>
        <w:spacing w:before="240" w:lineRule="auto"/>
        <w:ind w:left="720" w:hanging="360"/>
        <w:jc w:val="both"/>
        <w:rPr/>
      </w:pPr>
      <w:r w:rsidDel="00000000" w:rsidR="00000000" w:rsidRPr="00000000">
        <w:rPr>
          <w:rtl w:val="0"/>
        </w:rPr>
        <w:t xml:space="preserve">L'interaction entre le système et l'utilisateur va se présenté comme suite :</w:t>
      </w:r>
    </w:p>
    <w:p w:rsidR="00000000" w:rsidDel="00000000" w:rsidP="00000000" w:rsidRDefault="00000000" w:rsidRPr="00000000">
      <w:pPr>
        <w:pBdr/>
        <w:spacing w:before="240" w:lineRule="auto"/>
        <w:contextualSpacing w:val="0"/>
        <w:jc w:val="both"/>
        <w:rPr/>
      </w:pPr>
      <w:r w:rsidDel="00000000" w:rsidR="00000000" w:rsidRPr="00000000">
        <w:rPr>
          <w:rtl w:val="0"/>
        </w:rPr>
      </w:r>
    </w:p>
    <w:tbl>
      <w:tblPr>
        <w:tblStyle w:val="Table31"/>
        <w:bidiVisual w:val="0"/>
        <w:tblW w:w="9251.0" w:type="dxa"/>
        <w:jc w:val="left"/>
        <w:tblInd w:w="-115.0" w:type="dxa"/>
        <w:tblLayout w:type="fixed"/>
        <w:tblLook w:val="0000"/>
      </w:tblPr>
      <w:tblGrid>
        <w:gridCol w:w="4340"/>
        <w:gridCol w:w="4911"/>
        <w:tblGridChange w:id="0">
          <w:tblGrid>
            <w:gridCol w:w="4340"/>
            <w:gridCol w:w="4911"/>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MegaTrade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Consultation du champ aide à la saisie pour guider l'utilisateur lors de la création de l'ordre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Book Antiqua" w:cs="Book Antiqua" w:eastAsia="Book Antiqua" w:hAnsi="Book Antiqua"/>
                <w:b w:val="0"/>
                <w:i w:val="1"/>
                <w:sz w:val="22"/>
                <w:szCs w:val="22"/>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Identification du compte espèce ou le compte titre du client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Selon les données insérées, le système va générer ou le compte espèce ou le compte titre du client et :</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description du compte titre</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description di compte espèce</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type d'identité du client</w:t>
            </w:r>
          </w:p>
          <w:p w:rsidR="00000000" w:rsidDel="00000000" w:rsidP="00000000" w:rsidRDefault="00000000" w:rsidRPr="00000000">
            <w:pPr>
              <w:widowControl w:val="0"/>
              <w:numPr>
                <w:ilvl w:val="0"/>
                <w:numId w:val="3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numéro d'identité du client</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Sélection du type d'ordre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S'il s'agit d'une opération de souscription le système fera apparaître le champ montant de réservation espèce.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Identification du fond par son code ISIN,  sa description ou une fraction de la description en la saisissant entre %% puis pousser le bouton F2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Ci joint toutes les informations qui seront calculées automatiquement au niveau du système :</w:t>
            </w:r>
          </w:p>
          <w:p w:rsidR="00000000" w:rsidDel="00000000" w:rsidP="00000000" w:rsidRDefault="00000000" w:rsidRPr="00000000">
            <w:pPr>
              <w:widowControl w:val="0"/>
              <w:numPr>
                <w:ilvl w:val="0"/>
                <w:numId w:val="5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Description du fond</w:t>
            </w:r>
          </w:p>
          <w:p w:rsidR="00000000" w:rsidDel="00000000" w:rsidP="00000000" w:rsidRDefault="00000000" w:rsidRPr="00000000">
            <w:pPr>
              <w:widowControl w:val="0"/>
              <w:numPr>
                <w:ilvl w:val="0"/>
                <w:numId w:val="5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type du fond : FCP ou OPCVM</w:t>
            </w:r>
          </w:p>
          <w:p w:rsidR="00000000" w:rsidDel="00000000" w:rsidP="00000000" w:rsidRDefault="00000000" w:rsidRPr="00000000">
            <w:pPr>
              <w:widowControl w:val="0"/>
              <w:numPr>
                <w:ilvl w:val="0"/>
                <w:numId w:val="5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valeur Liquidative du fond</w:t>
            </w:r>
          </w:p>
          <w:p w:rsidR="00000000" w:rsidDel="00000000" w:rsidP="00000000" w:rsidRDefault="00000000" w:rsidRPr="00000000">
            <w:pPr>
              <w:widowControl w:val="0"/>
              <w:numPr>
                <w:ilvl w:val="0"/>
                <w:numId w:val="5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date de la VL</w:t>
            </w:r>
          </w:p>
          <w:p w:rsidR="00000000" w:rsidDel="00000000" w:rsidP="00000000" w:rsidRDefault="00000000" w:rsidRPr="00000000">
            <w:pPr>
              <w:widowControl w:val="0"/>
              <w:numPr>
                <w:ilvl w:val="0"/>
                <w:numId w:val="5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périodicité du fond</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Choix de souscription par quantité ou par montant via le bouton par montant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Si le bouton par montant est faux, il n'est possible que de saisir un ordre souscription rachat que par quantité sinon le champ quantité sera grisé et la saisie se fera dans le champ montant.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Date de réception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date de réception sera à défaut la date du jour.</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Montant de réservation espèce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Ce montant sera calculé automatiquement sur la base de quantité * VL si la souscription est par quantité, sinon sur la base du montant saisie s'il s'agit d'une souscription par montant</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réservation est majoré par un taux de couverture à configuré en amont.</w:t>
            </w:r>
          </w:p>
        </w:tc>
      </w:tr>
    </w:tbl>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250f4o" w:id="88"/>
      <w:bookmarkEnd w:id="88"/>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8"/>
        </w:numPr>
        <w:pBdr/>
        <w:ind w:left="720" w:hanging="360"/>
        <w:jc w:val="both"/>
        <w:rPr/>
      </w:pPr>
      <w:r w:rsidDel="00000000" w:rsidR="00000000" w:rsidRPr="00000000">
        <w:rPr>
          <w:rtl w:val="0"/>
        </w:rPr>
        <w:t xml:space="preserve">Cette partie identifie toutes les règles de gestion relative à un ordre de souscription rachat OPCVM pour le marché local</w:t>
      </w:r>
    </w:p>
    <w:p w:rsidR="00000000" w:rsidDel="00000000" w:rsidP="00000000" w:rsidRDefault="00000000" w:rsidRPr="00000000">
      <w:pPr>
        <w:pBdr/>
        <w:contextualSpacing w:val="0"/>
        <w:jc w:val="both"/>
        <w:rPr/>
      </w:pPr>
      <w:r w:rsidDel="00000000" w:rsidR="00000000" w:rsidRPr="00000000">
        <w:rPr>
          <w:rtl w:val="0"/>
        </w:rPr>
      </w:r>
    </w:p>
    <w:tbl>
      <w:tblPr>
        <w:tblStyle w:val="Table32"/>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compte titre est calculé automatiquement depuis le compte espèce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compte espèce est calculé automatiquement depuis le compte titre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Les descriptions des comptes titres et espèces sont générées en automatique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Type d'identité principale calculé automatiquement depuis compte titre ou espèce du client.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Numéro d'identité est calculé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Il est possible de rechercher l'ISIN du fond par son code, sa description ou une partie de sa description en saisissant dans le champ : %Fond% puis F2</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RG-083-7</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Description du fond calculé en automatique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RG-083-8</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sélection du type d'opération « Souscription » fera apparaître le champ  montant de réservation espèce en bas de l'écran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RG-083-9</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Les champs suivants seront déduits dès l'identification du code de la valeur :</w:t>
            </w:r>
          </w:p>
          <w:p w:rsidR="00000000" w:rsidDel="00000000" w:rsidP="00000000" w:rsidRDefault="00000000" w:rsidRPr="00000000">
            <w:pPr>
              <w:widowControl w:val="0"/>
              <w:numPr>
                <w:ilvl w:val="0"/>
                <w:numId w:val="5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Description du fond</w:t>
            </w:r>
          </w:p>
          <w:p w:rsidR="00000000" w:rsidDel="00000000" w:rsidP="00000000" w:rsidRDefault="00000000" w:rsidRPr="00000000">
            <w:pPr>
              <w:widowControl w:val="0"/>
              <w:numPr>
                <w:ilvl w:val="0"/>
                <w:numId w:val="5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Type du fond</w:t>
            </w:r>
          </w:p>
          <w:p w:rsidR="00000000" w:rsidDel="00000000" w:rsidP="00000000" w:rsidRDefault="00000000" w:rsidRPr="00000000">
            <w:pPr>
              <w:widowControl w:val="0"/>
              <w:numPr>
                <w:ilvl w:val="0"/>
                <w:numId w:val="5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valeur liquidative</w:t>
            </w:r>
          </w:p>
          <w:p w:rsidR="00000000" w:rsidDel="00000000" w:rsidP="00000000" w:rsidRDefault="00000000" w:rsidRPr="00000000">
            <w:pPr>
              <w:widowControl w:val="0"/>
              <w:numPr>
                <w:ilvl w:val="0"/>
                <w:numId w:val="5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date de VL (C’est la date de la VL et la date à laquelle l’ordre est transmis à la SDG, cette date peut être modifiée par le BOT)</w:t>
            </w:r>
          </w:p>
          <w:p w:rsidR="00000000" w:rsidDel="00000000" w:rsidP="00000000" w:rsidRDefault="00000000" w:rsidRPr="00000000">
            <w:pPr>
              <w:widowControl w:val="0"/>
              <w:numPr>
                <w:ilvl w:val="0"/>
                <w:numId w:val="5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périodicité de calcul de la VL</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RG-083-10</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Par Montant » : Quantité ou Montant de l’ordre à saisir comme suit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OPCVM à VL inconnu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Deux cas sont possibles :</w:t>
            </w:r>
          </w:p>
          <w:p w:rsidR="00000000" w:rsidDel="00000000" w:rsidP="00000000" w:rsidRDefault="00000000" w:rsidRPr="00000000">
            <w:pPr>
              <w:widowControl w:val="0"/>
              <w:numPr>
                <w:ilvl w:val="0"/>
                <w:numId w:val="58"/>
              </w:numPr>
              <w:pBdr/>
              <w:tabs>
                <w:tab w:val="left" w:pos="708"/>
              </w:tabs>
              <w:spacing w:after="0" w:before="0" w:line="240" w:lineRule="auto"/>
              <w:ind w:left="720" w:hanging="36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Par Montant = Non; le champ quantité est à saisir et le champ montant est calculé sur la base de la dernière VL disponible titre indicatif.</w:t>
            </w:r>
          </w:p>
          <w:p w:rsidR="00000000" w:rsidDel="00000000" w:rsidP="00000000" w:rsidRDefault="00000000" w:rsidRPr="00000000">
            <w:pPr>
              <w:widowControl w:val="0"/>
              <w:numPr>
                <w:ilvl w:val="0"/>
                <w:numId w:val="58"/>
              </w:numPr>
              <w:pBdr/>
              <w:tabs>
                <w:tab w:val="left" w:pos="708"/>
              </w:tabs>
              <w:spacing w:after="0" w:before="0" w:line="240" w:lineRule="auto"/>
              <w:ind w:left="720" w:hanging="36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Par Montant = Oui; le champ montant est à saisir et le champ quantité est calculé sur la base de la dernière VL disponible, un arrondissement doit être opéré selon le type de l’ordre :</w:t>
            </w:r>
          </w:p>
          <w:p w:rsidR="00000000" w:rsidDel="00000000" w:rsidP="00000000" w:rsidRDefault="00000000" w:rsidRPr="00000000">
            <w:pPr>
              <w:widowControl w:val="0"/>
              <w:pBdr/>
              <w:spacing w:after="0" w:before="0" w:line="240" w:lineRule="auto"/>
              <w:ind w:left="72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a. Souscription : la quantité doit être arrondie à l’entier inférieur.</w:t>
            </w:r>
          </w:p>
          <w:p w:rsidR="00000000" w:rsidDel="00000000" w:rsidP="00000000" w:rsidRDefault="00000000" w:rsidRPr="00000000">
            <w:pPr>
              <w:widowControl w:val="0"/>
              <w:pBdr/>
              <w:spacing w:after="0" w:before="0" w:line="240" w:lineRule="auto"/>
              <w:ind w:left="72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b. Rachat : la quantité doit être arrondie à l’entier supérieur. </w:t>
            </w:r>
          </w:p>
          <w:p w:rsidR="00000000" w:rsidDel="00000000" w:rsidP="00000000" w:rsidRDefault="00000000" w:rsidRPr="00000000">
            <w:pPr>
              <w:widowControl w:val="0"/>
              <w:pBdr/>
              <w:spacing w:after="0" w:before="0" w:line="240" w:lineRule="auto"/>
              <w:ind w:left="72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quantité est utilisé pour effectuer la réservation titre pour le cas de rachat.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RG-083-11</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date de réception sera la date du jour par défaut.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Montant de réservation espèce :</w:t>
            </w:r>
          </w:p>
          <w:p w:rsidR="00000000" w:rsidDel="00000000" w:rsidP="00000000" w:rsidRDefault="00000000" w:rsidRPr="00000000">
            <w:pPr>
              <w:widowControl w:val="0"/>
              <w:numPr>
                <w:ilvl w:val="0"/>
                <w:numId w:val="5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Q*VL* (1+Taux de majoration) si l’opération est en quantité</w:t>
            </w:r>
          </w:p>
          <w:p w:rsidR="00000000" w:rsidDel="00000000" w:rsidP="00000000" w:rsidRDefault="00000000" w:rsidRPr="00000000">
            <w:pPr>
              <w:widowControl w:val="0"/>
              <w:numPr>
                <w:ilvl w:val="0"/>
                <w:numId w:val="5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Montant de souscription *(1+Taux de majoration) si l'opération est en montant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RG-083-13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Contrôle a appliqué sur la date de négociation par rapport à la date métier</w:t>
            </w:r>
          </w:p>
          <w:p w:rsidR="00000000" w:rsidDel="00000000" w:rsidP="00000000" w:rsidRDefault="00000000" w:rsidRPr="00000000">
            <w:pPr>
              <w:widowControl w:val="0"/>
              <w:numPr>
                <w:ilvl w:val="0"/>
                <w:numId w:val="3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Si OPCVM à VL journalière : Date de négociation égale à la date métier ou la date négociation est égale à J-1 date métier</w:t>
            </w:r>
          </w:p>
          <w:p w:rsidR="00000000" w:rsidDel="00000000" w:rsidP="00000000" w:rsidRDefault="00000000" w:rsidRPr="00000000">
            <w:pPr>
              <w:widowControl w:val="0"/>
              <w:numPr>
                <w:ilvl w:val="0"/>
                <w:numId w:val="3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Si OPCVM à VL Hebdomadaire : Date de négociation inférieur ou égale à la date métier.</w:t>
            </w:r>
          </w:p>
          <w:p w:rsidR="00000000" w:rsidDel="00000000" w:rsidP="00000000" w:rsidRDefault="00000000" w:rsidRPr="00000000">
            <w:pPr>
              <w:widowControl w:val="0"/>
              <w:pBdr/>
              <w:spacing w:after="0" w:before="0" w:line="240" w:lineRule="auto"/>
              <w:ind w:left="36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Se référer aux cutt-Off time de collecte de la collecte OPCVM.</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RG-083-14</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Megara doit déduire la date de négociation selon la fréquence de la VL et son jour de calcul.</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haapch" w:id="89"/>
      <w:bookmarkEnd w:id="89"/>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la partie traitement est d'expliquer les différentes étapes à suivre lors de la saisie d'un ordre de souscription / rachat OPCVM qui sera transmis par la suite vers la SDG correspondante pour exécution.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33"/>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Chaque utilisateur pourra consulter les règles de gestion dans des cases dédiées pour être guidé lors de sa saisie.</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Une fois le compte espèce ou le compte titre sont identifiés par l'utilisateur plusieurs informations seront calculées automatiquement au niveau de l'ordre.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les deux comptes réciproquement (Depuis la configuration de l'SLA éligibilité compte titre / espèce)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Description du compte et espèce.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Type d'identifiant du client récupéré depuis le référentiel client.</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Numéro d'identité principale du client.</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est possible d'entamer une recherche des comptes titres ou espèce sur la base d'une fraction du libellé du compte comprise entre %%, suivi par le bouton F2</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S'il s'agit d'un ordre de souscription, un champ  « montant de réservation espèce » s'affichera en bas de l'écran pour afficher le montant qui sera transmis vers le système de gestion de la réservation.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75"/>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L'identification du titre de l'ordre peut être faite sur la base d'une fraction de sa description comprise entre %%, suivi par le bouton f2</w:t>
            </w:r>
            <w:r w:rsidDel="00000000" w:rsidR="00000000" w:rsidRPr="00000000">
              <w:rPr>
                <w:rtl w:val="0"/>
              </w:rPr>
            </w:r>
          </w:p>
          <w:p w:rsidR="00000000" w:rsidDel="00000000" w:rsidP="00000000" w:rsidRDefault="00000000" w:rsidRPr="00000000">
            <w:pPr>
              <w:numPr>
                <w:ilvl w:val="0"/>
                <w:numId w:val="75"/>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Une fois le titre renseigné plusieurs informations seront calculé automatiquement au niveau de l'écran, générées depuis le référentiel valeur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Le type du fond : FCP ou SICAV</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La valeur liquidative : Il s'agit de la VL</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La date de la VL</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La périodicité de calcul de la VL</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6"/>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Selon la demande du client, l'utilisateur aura le choix entre une opération en montant ou en quantité, dès qu'il coche l'icône « Par montant » le champ « Montant » sera déverrouillé pour permettre la saisie, sinon ça sera le champ « Quantité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L'utilisateur n'aura pas à saisir la date de réception de l'ordre, cette dernière hérite delà date du jour.</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TRT-083-7</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 la sauvegarde de l'ordre, le système génère sa référence </w:t>
            </w:r>
          </w:p>
          <w:p w:rsidR="00000000" w:rsidDel="00000000" w:rsidP="00000000" w:rsidRDefault="00000000" w:rsidRPr="00000000">
            <w:pPr>
              <w:widowControl w:val="0"/>
              <w:numPr>
                <w:ilvl w:val="0"/>
                <w:numId w:val="4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 la sauvegarde, le système opère un contrôle de provision titre ou espèce selon le type de l'opération, s'il s'agit d'une opération de souscription, un message est transmis vers le SDGR pour consultation du solde.</w:t>
            </w:r>
          </w:p>
          <w:p w:rsidR="00000000" w:rsidDel="00000000" w:rsidP="00000000" w:rsidRDefault="00000000" w:rsidRPr="00000000">
            <w:pPr>
              <w:widowControl w:val="0"/>
              <w:numPr>
                <w:ilvl w:val="0"/>
                <w:numId w:val="4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système permet d’éditer l’ordre « en attente de validation » afin qu’il soit présenté au client pour signature, il est possible de scanner la pièce physique et de la rattacher au niveau de l’application, ceci permet au chef d’agence de consulter et de valider l’ordre du client. </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319y80a" w:id="90"/>
      <w:bookmarkEnd w:id="90"/>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34"/>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ERR-083-1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Données invalides » en cas de violation de l'une des règles de gestion de l'écran de saisie</w:t>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gf8i83" w:id="91"/>
      <w:bookmarkEnd w:id="91"/>
      <w:r w:rsidDel="00000000" w:rsidR="00000000" w:rsidRPr="00000000">
        <w:rPr>
          <w:rFonts w:ascii="Calibri" w:cs="Calibri" w:eastAsia="Calibri" w:hAnsi="Calibri"/>
          <w:b w:val="1"/>
          <w:color w:val="000000"/>
          <w:sz w:val="26"/>
          <w:szCs w:val="26"/>
          <w:rtl w:val="0"/>
        </w:rPr>
        <w:t xml:space="preserve">Cas d’utilisation &lt;Saisie manuelle de la valeur liquidative&gt;</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0ew0vw" w:id="92"/>
      <w:bookmarkEnd w:id="92"/>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L'objectif de se cas d'utilisation est de permettre à l'utilisateur de saisir la valeur liquidative dés sa réception de la SDG.</w:t>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fk6b3p" w:id="93"/>
      <w:bookmarkEnd w:id="93"/>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Les pré conditions spécifiques à la saisie de l'exécution d'un ordre de souscription rachat OPCVM sont :</w:t>
      </w:r>
    </w:p>
    <w:p w:rsidR="00000000" w:rsidDel="00000000" w:rsidP="00000000" w:rsidRDefault="00000000" w:rsidRPr="00000000">
      <w:pPr>
        <w:pBdr/>
        <w:contextualSpacing w:val="0"/>
        <w:jc w:val="both"/>
        <w:rPr/>
      </w:pPr>
      <w:r w:rsidDel="00000000" w:rsidR="00000000" w:rsidRPr="00000000">
        <w:rPr>
          <w:rtl w:val="0"/>
        </w:rPr>
      </w:r>
    </w:p>
    <w:tbl>
      <w:tblPr>
        <w:tblStyle w:val="Table35"/>
        <w:bidiVisual w:val="0"/>
        <w:tblW w:w="9246.0" w:type="dxa"/>
        <w:jc w:val="left"/>
        <w:tblInd w:w="-115.0" w:type="dxa"/>
        <w:tblLayout w:type="fixed"/>
        <w:tblLook w:val="0000"/>
      </w:tblPr>
      <w:tblGrid>
        <w:gridCol w:w="1222"/>
        <w:gridCol w:w="8024"/>
        <w:tblGridChange w:id="0">
          <w:tblGrid>
            <w:gridCol w:w="1222"/>
            <w:gridCol w:w="8024"/>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PRE-084-1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L'ordre objet de l'exécution doit détenir le statut « En attente de la VL » pour apparaître au niveau de l'écran de saisie</w:t>
            </w:r>
          </w:p>
        </w:tc>
      </w:tr>
    </w:tbl>
    <w:p w:rsidR="00000000" w:rsidDel="00000000" w:rsidP="00000000" w:rsidRDefault="00000000" w:rsidRPr="00000000">
      <w:pPr>
        <w:pBdr/>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upglbi" w:id="94"/>
      <w:bookmarkEnd w:id="94"/>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62"/>
        </w:numPr>
        <w:pBdr/>
        <w:ind w:left="720" w:hanging="360"/>
        <w:jc w:val="both"/>
        <w:rPr/>
      </w:pPr>
      <w:r w:rsidDel="00000000" w:rsidR="00000000" w:rsidRPr="00000000">
        <w:rPr>
          <w:rtl w:val="0"/>
        </w:rPr>
        <w:t xml:space="preserve">Les post - conditions spécifiques à ce cas d'utilisation sont les suites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36"/>
        <w:bidiVisual w:val="0"/>
        <w:tblW w:w="9229.0" w:type="dxa"/>
        <w:jc w:val="left"/>
        <w:tblInd w:w="-6.999999999999993" w:type="dxa"/>
        <w:tblLayout w:type="fixed"/>
        <w:tblLook w:val="0000"/>
      </w:tblPr>
      <w:tblGrid>
        <w:gridCol w:w="1203"/>
        <w:gridCol w:w="8026"/>
        <w:tblGridChange w:id="0">
          <w:tblGrid>
            <w:gridCol w:w="1203"/>
            <w:gridCol w:w="802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POS-084-1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Identification de l’OPCVM</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POS-085-2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Identification de la valeur liquidative depuis  la table cours  (Référentiel valeur)</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3ep43zb" w:id="95"/>
      <w:bookmarkEnd w:id="95"/>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37"/>
        <w:bidiVisual w:val="0"/>
        <w:tblW w:w="9251.0" w:type="dxa"/>
        <w:jc w:val="left"/>
        <w:tblInd w:w="-115.0" w:type="dxa"/>
        <w:tblLayout w:type="fixed"/>
        <w:tblLook w:val="0000"/>
      </w:tblPr>
      <w:tblGrid>
        <w:gridCol w:w="4340"/>
        <w:gridCol w:w="4911"/>
        <w:tblGridChange w:id="0">
          <w:tblGrid>
            <w:gridCol w:w="4340"/>
            <w:gridCol w:w="4911"/>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L’utilisateur</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MegaTrade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Identification de l’OPCVM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Il est possible de lancer la recherche en appuyant sur le bouton F2, ou limiter la recherche par une fraction de la référence de l'ordre entre %TRSR11391%, la description de l’OPCVM sera déduite automatiquement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Saisi de la valeur liquidative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L’utilisateur identifie la valeur liquidative de l’OPCVM depuis la table cours, en appuyant sur le bouton F2.</w:t>
            </w:r>
          </w:p>
          <w:p w:rsidR="00000000" w:rsidDel="00000000" w:rsidP="00000000" w:rsidRDefault="00000000" w:rsidRPr="00000000">
            <w:pPr>
              <w:widowControl w:val="0"/>
              <w:pBdr/>
              <w:spacing w:after="0" w:before="0" w:line="240" w:lineRule="auto"/>
              <w:contextualSpacing w:val="0"/>
              <w:jc w:val="both"/>
              <w:rPr>
                <w:rFonts w:ascii="Book Antiqua" w:cs="Book Antiqua" w:eastAsia="Book Antiqua" w:hAnsi="Book Antiqua"/>
                <w:b w:val="0"/>
                <w:i w:val="0"/>
                <w:sz w:val="20"/>
                <w:szCs w:val="20"/>
              </w:rPr>
            </w:pPr>
            <w:r w:rsidDel="00000000" w:rsidR="00000000" w:rsidRPr="00000000">
              <w:rPr>
                <w:rFonts w:ascii="Calibri" w:cs="Calibri" w:eastAsia="Calibri" w:hAnsi="Calibri"/>
                <w:b w:val="0"/>
                <w:i w:val="0"/>
                <w:sz w:val="20"/>
                <w:szCs w:val="20"/>
                <w:rtl w:val="0"/>
              </w:rPr>
              <w:t xml:space="preserve">La date de la VL sera calculée en automatique.</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1tuee74" w:id="96"/>
      <w:bookmarkEnd w:id="96"/>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8"/>
        </w:numPr>
        <w:pBdr/>
        <w:spacing w:before="240" w:lineRule="auto"/>
        <w:ind w:left="720" w:hanging="360"/>
        <w:jc w:val="both"/>
        <w:rPr/>
      </w:pPr>
      <w:r w:rsidDel="00000000" w:rsidR="00000000" w:rsidRPr="00000000">
        <w:rPr>
          <w:rtl w:val="0"/>
        </w:rPr>
        <w:t xml:space="preserve">Cette partie identifie toutes les règles de gestion relative à l'exécution d'un ordre de souscription rachat OPCVM :</w:t>
      </w:r>
    </w:p>
    <w:p w:rsidR="00000000" w:rsidDel="00000000" w:rsidP="00000000" w:rsidRDefault="00000000" w:rsidRPr="00000000">
      <w:pPr>
        <w:pBdr/>
        <w:spacing w:before="240" w:lineRule="auto"/>
        <w:contextualSpacing w:val="0"/>
        <w:jc w:val="both"/>
        <w:rPr/>
      </w:pPr>
      <w:r w:rsidDel="00000000" w:rsidR="00000000" w:rsidRPr="00000000">
        <w:rPr>
          <w:rtl w:val="0"/>
        </w:rPr>
      </w:r>
    </w:p>
    <w:tbl>
      <w:tblPr>
        <w:tblStyle w:val="Table38"/>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RG-084-1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L’identification de l’OPCVM est obligatoire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RG-084-2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description de l’OPCVM est générée automatiquement dés la saisi du code ISIN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RG-084-3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L’identification de la VL est obligatoire et depuis la table cours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RG-084-4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La date de la VL est calculée automatiquement  dés l’identification de la VL</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du1wux" w:id="97"/>
      <w:bookmarkEnd w:id="97"/>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L'objectif de la partie traitement est d'expliquer les différentes étapes à suivre lors de la saisie d'une exécution d'un ordre de souscription rachat OPCVM, au moment de la sauvegarde de cette opération, une notification sera générée vers le règlement livraison pour créer les instructions OPCVM en poste marché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39"/>
        <w:bidiVisual w:val="0"/>
        <w:tblW w:w="9220.0" w:type="dxa"/>
        <w:jc w:val="left"/>
        <w:tblInd w:w="-115.0" w:type="dxa"/>
        <w:tblLayout w:type="fixed"/>
        <w:tblLook w:val="0000"/>
      </w:tblPr>
      <w:tblGrid>
        <w:gridCol w:w="1501"/>
        <w:gridCol w:w="7719"/>
        <w:tblGridChange w:id="0">
          <w:tblGrid>
            <w:gridCol w:w="1501"/>
            <w:gridCol w:w="771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TRT-084-1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Ouverture de l'écran de l'exécution via le chemin de l'application : Ordre de souscription rachat&gt; Saisi de la valeur liquidative</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TRT-084-2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L'utilisateur commence par identifier le code ISIN ou la description de la Valeur liquidative entre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Le champ « Description sera déduit automatiquement » </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TRT-084-3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L’utilisateur renseigne la dernière valeur liquidative </w:t>
            </w:r>
            <w:r w:rsidDel="00000000" w:rsidR="00000000" w:rsidRPr="00000000">
              <w:rPr>
                <w:rtl w:val="0"/>
              </w:rPr>
            </w:r>
          </w:p>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date de la VL est générée en automatique.</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TRT-084-4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3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Dés la sauvegarde de la VL, le système génère les notifications pour le règlement livraison</w:t>
            </w: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2szc72q" w:id="98"/>
      <w:bookmarkEnd w:id="98"/>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40"/>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pBdr/>
        <w:contextualSpacing w:val="0"/>
        <w:jc w:val="both"/>
        <w:rPr/>
      </w:pPr>
      <w:bookmarkStart w:colFirst="0" w:colLast="0" w:name="_184mhaj" w:id="99"/>
      <w:bookmarkEnd w:id="99"/>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s49zyc" w:id="100"/>
      <w:bookmarkEnd w:id="100"/>
      <w:r w:rsidDel="00000000" w:rsidR="00000000" w:rsidRPr="00000000">
        <w:rPr>
          <w:rFonts w:ascii="Calibri" w:cs="Calibri" w:eastAsia="Calibri" w:hAnsi="Calibri"/>
          <w:b w:val="1"/>
          <w:smallCaps w:val="1"/>
          <w:color w:val="404040"/>
          <w:sz w:val="32"/>
          <w:szCs w:val="32"/>
          <w:rtl w:val="0"/>
        </w:rPr>
        <w:t xml:space="preserve">Description des écrans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79ka65" w:id="101"/>
      <w:bookmarkEnd w:id="101"/>
      <w:r w:rsidDel="00000000" w:rsidR="00000000" w:rsidRPr="00000000">
        <w:rPr>
          <w:rFonts w:ascii="Calibri" w:cs="Calibri" w:eastAsia="Calibri" w:hAnsi="Calibri"/>
          <w:b w:val="1"/>
          <w:color w:val="000000"/>
          <w:sz w:val="26"/>
          <w:szCs w:val="26"/>
          <w:rtl w:val="0"/>
        </w:rPr>
        <w:t xml:space="preserve">Diagramme de navigation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Ordre de Bourse &gt; Ordres de bourse Simples&gt; Saisie des OB</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meukdy" w:id="102"/>
      <w:bookmarkEnd w:id="102"/>
      <w:r w:rsidDel="00000000" w:rsidR="00000000" w:rsidRPr="00000000">
        <w:rPr>
          <w:rtl w:val="0"/>
        </w:rPr>
        <w:t xml:space="preserve">Description de l’écran &lt;Saisie d'un ordre de bourse&gt;</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6ei31r" w:id="103"/>
      <w:bookmarkEnd w:id="103"/>
      <w:r w:rsidDel="00000000" w:rsidR="00000000" w:rsidRPr="00000000">
        <w:rPr>
          <w:rFonts w:ascii="Calibri" w:cs="Calibri" w:eastAsia="Calibri" w:hAnsi="Calibri"/>
          <w:b w:val="1"/>
          <w:sz w:val="24"/>
          <w:szCs w:val="24"/>
          <w:rtl w:val="0"/>
        </w:rPr>
        <w:t xml:space="preserve">Prototypage de l’écran &lt;Saisie d'un ordre de bourse&gt;</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drawing>
          <wp:inline distB="0" distT="0" distL="0" distR="0">
            <wp:extent cx="6324600" cy="2657475"/>
            <wp:effectExtent b="0" l="0" r="0" t="0"/>
            <wp:docPr id="30" name="image63.png"/>
            <a:graphic>
              <a:graphicData uri="http://schemas.openxmlformats.org/drawingml/2006/picture">
                <pic:pic>
                  <pic:nvPicPr>
                    <pic:cNvPr id="0" name="image63.png"/>
                    <pic:cNvPicPr preferRelativeResize="0"/>
                  </pic:nvPicPr>
                  <pic:blipFill>
                    <a:blip r:embed="rId19"/>
                    <a:srcRect b="0" l="0" r="0" t="0"/>
                    <a:stretch>
                      <a:fillRect/>
                    </a:stretch>
                  </pic:blipFill>
                  <pic:spPr>
                    <a:xfrm>
                      <a:off x="0" y="0"/>
                      <a:ext cx="6324600" cy="2657475"/>
                    </a:xfrm>
                    <a:prstGeom prst="rect"/>
                    <a:ln/>
                  </pic:spPr>
                </pic:pic>
              </a:graphicData>
            </a:graphic>
          </wp:inline>
        </w:drawing>
      </w:r>
      <w:r w:rsidDel="00000000" w:rsidR="00000000" w:rsidRPr="00000000">
        <w:rPr>
          <w:rtl w:val="0"/>
        </w:rPr>
      </w:r>
    </w:p>
    <w:p w:rsidR="00000000" w:rsidDel="00000000" w:rsidP="00000000" w:rsidRDefault="00000000" w:rsidRPr="00000000">
      <w:pPr>
        <w:pBdr/>
        <w:spacing w:after="0" w:before="0" w:line="240" w:lineRule="auto"/>
        <w:ind w:left="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ljsd9k" w:id="104"/>
      <w:bookmarkEnd w:id="104"/>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bookmarkStart w:colFirst="0" w:colLast="0" w:name="_45jfvxd" w:id="105"/>
      <w:bookmarkEnd w:id="105"/>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Ci joint la liste des champs à saisir lors d'un ordre de bourse</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tl w:val="0"/>
        </w:rPr>
      </w:r>
    </w:p>
    <w:tbl>
      <w:tblPr>
        <w:tblStyle w:val="Table41"/>
        <w:bidiVisual w:val="0"/>
        <w:tblW w:w="9970.0" w:type="dxa"/>
        <w:jc w:val="left"/>
        <w:tblInd w:w="-115.0" w:type="dxa"/>
        <w:tblLayout w:type="fixed"/>
        <w:tblLook w:val="0000"/>
      </w:tblPr>
      <w:tblGrid>
        <w:gridCol w:w="1661"/>
        <w:gridCol w:w="1658"/>
        <w:gridCol w:w="1658"/>
        <w:gridCol w:w="1658"/>
        <w:gridCol w:w="1658"/>
        <w:gridCol w:w="1677"/>
        <w:tblGridChange w:id="0">
          <w:tblGrid>
            <w:gridCol w:w="1661"/>
            <w:gridCol w:w="1658"/>
            <w:gridCol w:w="1658"/>
            <w:gridCol w:w="1658"/>
            <w:gridCol w:w="1658"/>
            <w:gridCol w:w="1677"/>
          </w:tblGrid>
        </w:tblGridChange>
      </w:tblGrid>
      <w:tr>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Champ</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Etiquette</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champ</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des données manipulées</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Taille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Description &amp; valeurs possibles</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espèce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espèce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Comptes espèces client</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client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client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Comptes titres client</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l'ordre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l'ordre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de caractères</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de caractères</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Achat / Vente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Actif </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Actif </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12</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Code valeur</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Quantité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Quantité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prix </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prix</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de caractères</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de caractères</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Chaine de caractères</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Prix Limite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Prix Limite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Date de validité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Date de validité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Date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Date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Horodatage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 de jours de validité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 de jours de Validité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koq656" w:id="106"/>
      <w:bookmarkEnd w:id="106"/>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bookmarkStart w:colFirst="0" w:colLast="0" w:name="_zu0gcz" w:id="107"/>
      <w:bookmarkEnd w:id="107"/>
      <w:r w:rsidDel="00000000" w:rsidR="00000000" w:rsidRPr="00000000">
        <w:rPr>
          <w:rFonts w:ascii="Calibri" w:cs="Calibri" w:eastAsia="Calibri" w:hAnsi="Calibri"/>
          <w:b w:val="0"/>
          <w:color w:val="00000a"/>
          <w:sz w:val="22"/>
          <w:szCs w:val="22"/>
          <w:rtl w:val="0"/>
        </w:rPr>
        <w:t xml:space="preserve">Ouverture de l'écran depuis le menu : Ordre de bourse.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Message en cas de violation d'une règle de gestion ou omission d'une donnée relative à un champ obligatoire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Sauvegarde de l'écran ==&gt; La référence de l'ordre est généré automatiquement pour l'utilisateur avec message « L'ordre TRXXXXXX » est créé avec succès.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jtnz0s" w:id="108"/>
      <w:bookmarkEnd w:id="108"/>
      <w:r w:rsidDel="00000000" w:rsidR="00000000" w:rsidRPr="00000000">
        <w:rPr>
          <w:rFonts w:ascii="Calibri" w:cs="Calibri" w:eastAsia="Calibri" w:hAnsi="Calibri"/>
          <w:b w:val="1"/>
          <w:color w:val="000000"/>
          <w:sz w:val="26"/>
          <w:szCs w:val="26"/>
          <w:rtl w:val="0"/>
        </w:rPr>
        <w:t xml:space="preserve">Diagramme de navigation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Ordres de bourse &gt; Exécution Ordres de bourse&gt; Saisie exécution marché</w:t>
      </w: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1yyy98l" w:id="109"/>
      <w:bookmarkEnd w:id="109"/>
      <w:r w:rsidDel="00000000" w:rsidR="00000000" w:rsidRPr="00000000">
        <w:rPr>
          <w:rtl w:val="0"/>
        </w:rPr>
        <w:t xml:space="preserve">Description de l’écran &lt;Saisie exécution marché&gt;</w:t>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4iylrwe" w:id="110"/>
      <w:bookmarkEnd w:id="110"/>
      <w:r w:rsidDel="00000000" w:rsidR="00000000" w:rsidRPr="00000000">
        <w:rPr>
          <w:rFonts w:ascii="Calibri" w:cs="Calibri" w:eastAsia="Calibri" w:hAnsi="Calibri"/>
          <w:b w:val="1"/>
          <w:sz w:val="24"/>
          <w:szCs w:val="24"/>
          <w:rtl w:val="0"/>
        </w:rPr>
        <w:t xml:space="preserve">Prototypage de l’écran &lt;Saisie exécution marché&gt;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drawing>
          <wp:inline distB="0" distT="0" distL="0" distR="0">
            <wp:extent cx="5629275" cy="1647825"/>
            <wp:effectExtent b="0" l="0" r="0" t="0"/>
            <wp:docPr id="32" name="image66.png"/>
            <a:graphic>
              <a:graphicData uri="http://schemas.openxmlformats.org/drawingml/2006/picture">
                <pic:pic>
                  <pic:nvPicPr>
                    <pic:cNvPr id="0" name="image66.png"/>
                    <pic:cNvPicPr preferRelativeResize="0"/>
                  </pic:nvPicPr>
                  <pic:blipFill>
                    <a:blip r:embed="rId20"/>
                    <a:srcRect b="0" l="0" r="0" t="0"/>
                    <a:stretch>
                      <a:fillRect/>
                    </a:stretch>
                  </pic:blipFill>
                  <pic:spPr>
                    <a:xfrm>
                      <a:off x="0" y="0"/>
                      <a:ext cx="5629275" cy="1647825"/>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y3w247" w:id="111"/>
      <w:bookmarkEnd w:id="111"/>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Ci-joint la liste des champs à saisir lors d’une exécution d’ordres de bourse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tbl>
      <w:tblPr>
        <w:tblStyle w:val="Table42"/>
        <w:bidiVisual w:val="0"/>
        <w:tblW w:w="9970.0" w:type="dxa"/>
        <w:jc w:val="left"/>
        <w:tblInd w:w="-115.0" w:type="dxa"/>
        <w:tblLayout w:type="fixed"/>
        <w:tblLook w:val="0000"/>
      </w:tblPr>
      <w:tblGrid>
        <w:gridCol w:w="1648"/>
        <w:gridCol w:w="1870"/>
        <w:gridCol w:w="1760"/>
        <w:gridCol w:w="1650"/>
        <w:gridCol w:w="1365"/>
        <w:gridCol w:w="1677"/>
        <w:tblGridChange w:id="0">
          <w:tblGrid>
            <w:gridCol w:w="1648"/>
            <w:gridCol w:w="1870"/>
            <w:gridCol w:w="1760"/>
            <w:gridCol w:w="1650"/>
            <w:gridCol w:w="1365"/>
            <w:gridCol w:w="1677"/>
          </w:tblGrid>
        </w:tblGridChange>
      </w:tblGrid>
      <w:tr>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Champ</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Etiquette</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champ</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des données manipulées</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Taille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Description &amp; valeurs possibles</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Numéro de contrat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Numéro de contrat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Chaîne alphanumérique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Référence opération de bourse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Référence opération de bourse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Date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Date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Référence de l’ordre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Date de dénouement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Date de dénouement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Date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Date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Horodatage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Quantité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Quantité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Marché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Marché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Liste chaîne de caractère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Liste chaîne de caractère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Central ou bloc</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Prix</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Prix</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bl>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hanging="720"/>
        <w:jc w:val="both"/>
        <w:rPr/>
      </w:pPr>
      <w:bookmarkStart w:colFirst="0" w:colLast="0" w:name="_1d96cc0" w:id="112"/>
      <w:bookmarkEnd w:id="112"/>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Ouverture de l’écran depuis l’entrée de menu</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Message généré en cas de violation d'une règle de gestion ou omission d'une donnée relative à un champ obligatoire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Sauvegarde de l'écran ==&gt; La référence de l'exécution est affichée automatiquement pour l'utilisateur avec message « L’exécution EX000XXXXX est sauvegardé avec le statut traitée »</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x8tuzt" w:id="113"/>
      <w:bookmarkEnd w:id="113"/>
      <w:r w:rsidDel="00000000" w:rsidR="00000000" w:rsidRPr="00000000">
        <w:rPr>
          <w:rFonts w:ascii="Calibri" w:cs="Calibri" w:eastAsia="Calibri" w:hAnsi="Calibri"/>
          <w:b w:val="1"/>
          <w:color w:val="000000"/>
          <w:sz w:val="26"/>
          <w:szCs w:val="26"/>
          <w:rtl w:val="0"/>
        </w:rPr>
        <w:t xml:space="preserve">Diagramme de navigation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Ordre S/R &gt; Ordre S/R Simples&gt; Saisie des ordres S/R </w:t>
      </w: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2ce457m" w:id="114"/>
      <w:bookmarkEnd w:id="114"/>
      <w:r w:rsidDel="00000000" w:rsidR="00000000" w:rsidRPr="00000000">
        <w:rPr>
          <w:rtl w:val="0"/>
        </w:rPr>
        <w:t xml:space="preserve">Description de l’écran &lt;Saisie d'un ordre SR&gt;</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rjefff" w:id="115"/>
      <w:bookmarkEnd w:id="115"/>
      <w:r w:rsidDel="00000000" w:rsidR="00000000" w:rsidRPr="00000000">
        <w:rPr>
          <w:rFonts w:ascii="Calibri" w:cs="Calibri" w:eastAsia="Calibri" w:hAnsi="Calibri"/>
          <w:b w:val="1"/>
          <w:sz w:val="24"/>
          <w:szCs w:val="24"/>
          <w:rtl w:val="0"/>
        </w:rPr>
        <w:t xml:space="preserve">Maquette de l’écran &lt;Saisie d'un ordre SR&gt;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240780" cy="2493645"/>
            <wp:effectExtent b="0" l="0" r="0" t="0"/>
            <wp:wrapSquare wrapText="bothSides" distB="0" distT="0" distL="0" distR="0"/>
            <wp:docPr id="12"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6240780" cy="2493645"/>
                    </a:xfrm>
                    <a:prstGeom prst="rect"/>
                    <a:ln/>
                  </pic:spPr>
                </pic:pic>
              </a:graphicData>
            </a:graphic>
          </wp:anchor>
        </w:drawing>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3bj1y38" w:id="116"/>
      <w:bookmarkEnd w:id="116"/>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Ci joint la liste des champs à saisir lors d'un ordre de souscription rachat OPCVM</w:t>
      </w:r>
      <w:r w:rsidDel="00000000" w:rsidR="00000000" w:rsidRPr="00000000">
        <w:rPr>
          <w:rtl w:val="0"/>
        </w:rPr>
      </w:r>
    </w:p>
    <w:tbl>
      <w:tblPr>
        <w:tblStyle w:val="Table43"/>
        <w:bidiVisual w:val="0"/>
        <w:tblW w:w="9971.000000000002" w:type="dxa"/>
        <w:jc w:val="left"/>
        <w:tblInd w:w="-115.0" w:type="dxa"/>
        <w:tblLayout w:type="fixed"/>
        <w:tblLook w:val="0000"/>
      </w:tblPr>
      <w:tblGrid>
        <w:gridCol w:w="1661"/>
        <w:gridCol w:w="1640"/>
        <w:gridCol w:w="1662"/>
        <w:gridCol w:w="1658"/>
        <w:gridCol w:w="1658"/>
        <w:gridCol w:w="1692"/>
        <w:tblGridChange w:id="0">
          <w:tblGrid>
            <w:gridCol w:w="1661"/>
            <w:gridCol w:w="1640"/>
            <w:gridCol w:w="1662"/>
            <w:gridCol w:w="1658"/>
            <w:gridCol w:w="1658"/>
            <w:gridCol w:w="1692"/>
          </w:tblGrid>
        </w:tblGridChange>
      </w:tblGrid>
      <w:tr>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Champ </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Etiquette</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champ</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des données manipulées</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Taille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Description des valeurs Possibles</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espèce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espèce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Comptes espèces client</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client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 titre client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Comptes titres client</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Sens de l'ordre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Sens de l'ordre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de caractères</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de caractère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Souscription ou rachat</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OPCVM</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Fond</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12</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Titres OPCVM</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En montant </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En montant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Booléen</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Booléen</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Vrai ou Faux</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Quantité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Quantité</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Montant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Montant</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240" w:before="240" w:line="276" w:lineRule="auto"/>
        <w:ind w:left="720" w:hanging="720"/>
        <w:jc w:val="both"/>
        <w:rPr/>
      </w:pPr>
      <w:bookmarkStart w:colFirst="0" w:colLast="0" w:name="_1qoc8b1" w:id="117"/>
      <w:bookmarkEnd w:id="117"/>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Ouverture de l'écran depuis le menu : Ordre de souscription Rachat OPCVM</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Pop-Up généré en cas de violation d'une règle de gestion ou omission d'une donnée relative à un champ obligatoire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Sauvegarde de l'écran ==&gt; La référence de l'ordre est généré automatiquement pour l'utilisateur avec message « L'ordre TRSRXXXXXX » est créé avec succès.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anzqyu" w:id="118"/>
      <w:bookmarkEnd w:id="118"/>
      <w:r w:rsidDel="00000000" w:rsidR="00000000" w:rsidRPr="00000000">
        <w:rPr>
          <w:rFonts w:ascii="Calibri" w:cs="Calibri" w:eastAsia="Calibri" w:hAnsi="Calibri"/>
          <w:b w:val="1"/>
          <w:color w:val="000000"/>
          <w:sz w:val="26"/>
          <w:szCs w:val="26"/>
          <w:rtl w:val="0"/>
        </w:rPr>
        <w:t xml:space="preserve">Diagramme de Navigation</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pta16n" w:id="119"/>
      <w:bookmarkEnd w:id="119"/>
      <w:r w:rsidDel="00000000" w:rsidR="00000000" w:rsidRPr="00000000">
        <w:rPr>
          <w:rFonts w:ascii="Calibri" w:cs="Calibri" w:eastAsia="Calibri" w:hAnsi="Calibri"/>
          <w:b w:val="1"/>
          <w:sz w:val="24"/>
          <w:szCs w:val="24"/>
          <w:rtl w:val="0"/>
        </w:rPr>
        <w:t xml:space="preserve">Description de l’écran &lt;Saisie de la valeur liquidative&gt;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4ykbeg" w:id="120"/>
      <w:bookmarkEnd w:id="120"/>
      <w:r w:rsidDel="00000000" w:rsidR="00000000" w:rsidRPr="00000000">
        <w:rPr>
          <w:rFonts w:ascii="Calibri" w:cs="Calibri" w:eastAsia="Calibri" w:hAnsi="Calibri"/>
          <w:b w:val="1"/>
          <w:sz w:val="24"/>
          <w:szCs w:val="24"/>
          <w:rtl w:val="0"/>
        </w:rPr>
        <w:t xml:space="preserve">Maquette de l’écran &lt;Saisie de la valeur liquidative&gt;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drawing>
          <wp:inline distB="0" distT="0" distL="0" distR="0">
            <wp:extent cx="5762625" cy="485775"/>
            <wp:effectExtent b="0" l="0" r="0" t="0"/>
            <wp:docPr id="31"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5762625" cy="485775"/>
                    </a:xfrm>
                    <a:prstGeom prst="rect"/>
                    <a:ln/>
                  </pic:spPr>
                </pic:pic>
              </a:graphicData>
            </a:graphic>
          </wp:inline>
        </w:drawing>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3oy7u29" w:id="121"/>
      <w:bookmarkEnd w:id="121"/>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tbl>
      <w:tblPr>
        <w:tblStyle w:val="Table44"/>
        <w:bidiVisual w:val="0"/>
        <w:tblW w:w="9971.000000000002" w:type="dxa"/>
        <w:jc w:val="left"/>
        <w:tblInd w:w="-115.0" w:type="dxa"/>
        <w:tblLayout w:type="fixed"/>
        <w:tblLook w:val="0000"/>
      </w:tblPr>
      <w:tblGrid>
        <w:gridCol w:w="1661"/>
        <w:gridCol w:w="1640"/>
        <w:gridCol w:w="1662"/>
        <w:gridCol w:w="1658"/>
        <w:gridCol w:w="1658"/>
        <w:gridCol w:w="1692"/>
        <w:tblGridChange w:id="0">
          <w:tblGrid>
            <w:gridCol w:w="1661"/>
            <w:gridCol w:w="1640"/>
            <w:gridCol w:w="1662"/>
            <w:gridCol w:w="1658"/>
            <w:gridCol w:w="1658"/>
            <w:gridCol w:w="1692"/>
          </w:tblGrid>
        </w:tblGridChange>
      </w:tblGrid>
      <w:tr>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Champ </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Etiquette</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 champ</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Type des données manipulées</w:t>
            </w:r>
            <w:r w:rsidDel="00000000" w:rsidR="00000000" w:rsidRPr="00000000">
              <w:rPr>
                <w:rtl w:val="0"/>
              </w:rPr>
            </w:r>
          </w:p>
        </w:tc>
        <w:tc>
          <w:tcPr>
            <w:tcBorders>
              <w:top w:color="000000" w:space="0" w:sz="4" w:val="single"/>
              <w:left w:color="000000" w:space="0" w:sz="4" w:val="single"/>
              <w:bottom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Taille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Description des valeurs Possibles</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OPCVM</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OPCVM</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alphanumérique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Code Isin OPCVM</w:t>
            </w:r>
            <w:r w:rsidDel="00000000" w:rsidR="00000000" w:rsidRPr="00000000">
              <w:rPr>
                <w:rtl w:val="0"/>
              </w:rPr>
            </w:r>
          </w:p>
        </w:tc>
      </w:tr>
      <w:tr>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Valeur Liquidative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Valeur Liquidative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Liste numérique</w:t>
            </w:r>
            <w:r w:rsidDel="00000000" w:rsidR="00000000" w:rsidRPr="00000000">
              <w:rPr>
                <w:rtl w:val="0"/>
              </w:rPr>
            </w:r>
          </w:p>
        </w:tc>
        <w:tc>
          <w:tcPr>
            <w:tcBorders>
              <w:left w:color="000000" w:space="0" w:sz="4" w:val="single"/>
              <w:bottom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spacing w:after="0" w:before="0" w:line="276" w:lineRule="auto"/>
              <w:contextualSpacing w:val="0"/>
              <w:jc w:val="both"/>
              <w:rPr/>
            </w:pPr>
            <w:r w:rsidDel="00000000" w:rsidR="00000000" w:rsidRPr="00000000">
              <w:rPr>
                <w:rFonts w:ascii="Calibri" w:cs="Calibri" w:eastAsia="Calibri" w:hAnsi="Calibri"/>
                <w:b w:val="0"/>
                <w:color w:val="00000a"/>
                <w:sz w:val="22"/>
                <w:szCs w:val="22"/>
                <w:rtl w:val="0"/>
              </w:rPr>
              <w:t xml:space="preserve">Nombre (Valeur liquidative)</w:t>
            </w:r>
            <w:r w:rsidDel="00000000" w:rsidR="00000000" w:rsidRPr="00000000">
              <w:rPr>
                <w:rtl w:val="0"/>
              </w:rPr>
            </w:r>
          </w:p>
        </w:tc>
      </w:tr>
    </w:tbl>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hanging="720"/>
        <w:jc w:val="both"/>
        <w:rPr/>
      </w:pPr>
      <w:bookmarkStart w:colFirst="0" w:colLast="0" w:name="_243i4a2" w:id="122"/>
      <w:bookmarkEnd w:id="122"/>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Ecran non encore disponible.</w:t>
      </w: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j8sehv" w:id="123"/>
      <w:bookmarkEnd w:id="123"/>
      <w:r w:rsidDel="00000000" w:rsidR="00000000" w:rsidRPr="00000000">
        <w:rPr>
          <w:rFonts w:ascii="Calibri" w:cs="Calibri" w:eastAsia="Calibri" w:hAnsi="Calibri"/>
          <w:b w:val="1"/>
          <w:smallCaps w:val="1"/>
          <w:color w:val="404040"/>
          <w:sz w:val="32"/>
          <w:szCs w:val="32"/>
          <w:rtl w:val="0"/>
        </w:rPr>
        <w:t xml:space="preserve">Parametrage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38fx5o" w:id="124"/>
      <w:bookmarkEnd w:id="124"/>
      <w:r w:rsidDel="00000000" w:rsidR="00000000" w:rsidRPr="00000000">
        <w:rPr>
          <w:rFonts w:ascii="Calibri" w:cs="Calibri" w:eastAsia="Calibri" w:hAnsi="Calibri"/>
          <w:b w:val="1"/>
          <w:color w:val="000000"/>
          <w:sz w:val="26"/>
          <w:szCs w:val="26"/>
          <w:rtl w:val="0"/>
        </w:rPr>
        <w:t xml:space="preserve">Tableau de Bord</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Plusieurs actions sont configurables au niveau du tableau de bord selon la criticité de l'opération, exemple :</w:t>
      </w:r>
    </w:p>
    <w:p w:rsidR="00000000" w:rsidDel="00000000" w:rsidP="00000000" w:rsidRDefault="00000000" w:rsidRPr="00000000">
      <w:pPr>
        <w:numPr>
          <w:ilvl w:val="0"/>
          <w:numId w:val="67"/>
        </w:numPr>
        <w:pBdr/>
        <w:ind w:left="720" w:hanging="360"/>
        <w:jc w:val="both"/>
        <w:rPr/>
      </w:pPr>
      <w:r w:rsidDel="00000000" w:rsidR="00000000" w:rsidRPr="00000000">
        <w:rPr>
          <w:rtl w:val="0"/>
        </w:rPr>
        <w:t xml:space="preserve">Ordre en attente de validation</w:t>
      </w:r>
    </w:p>
    <w:p w:rsidR="00000000" w:rsidDel="00000000" w:rsidP="00000000" w:rsidRDefault="00000000" w:rsidRPr="00000000">
      <w:pPr>
        <w:numPr>
          <w:ilvl w:val="0"/>
          <w:numId w:val="67"/>
        </w:numPr>
        <w:pBdr/>
        <w:ind w:left="720" w:hanging="360"/>
        <w:jc w:val="both"/>
        <w:rPr/>
      </w:pPr>
      <w:r w:rsidDel="00000000" w:rsidR="00000000" w:rsidRPr="00000000">
        <w:rPr>
          <w:rtl w:val="0"/>
        </w:rPr>
        <w:t xml:space="preserve">Ordre en attente d'exécution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idq7dh" w:id="125"/>
      <w:bookmarkEnd w:id="125"/>
      <w:r w:rsidDel="00000000" w:rsidR="00000000" w:rsidRPr="00000000">
        <w:rPr>
          <w:rFonts w:ascii="Calibri" w:cs="Calibri" w:eastAsia="Calibri" w:hAnsi="Calibri"/>
          <w:b w:val="1"/>
          <w:color w:val="000000"/>
          <w:sz w:val="26"/>
          <w:szCs w:val="26"/>
          <w:rtl w:val="0"/>
        </w:rPr>
        <w:t xml:space="preserve">Profils</w:t>
      </w:r>
      <w:r w:rsidDel="00000000" w:rsidR="00000000" w:rsidRPr="00000000">
        <w:rPr>
          <w:rtl w:val="0"/>
        </w:rPr>
      </w:r>
    </w:p>
    <w:p w:rsidR="00000000" w:rsidDel="00000000" w:rsidP="00000000" w:rsidRDefault="00000000" w:rsidRPr="00000000">
      <w:pPr>
        <w:pBdr/>
        <w:spacing w:before="120" w:lineRule="auto"/>
        <w:contextualSpacing w:val="0"/>
        <w:jc w:val="both"/>
        <w:rPr/>
      </w:pPr>
      <w:r w:rsidDel="00000000" w:rsidR="00000000" w:rsidRPr="00000000">
        <w:rPr>
          <w:rtl w:val="0"/>
        </w:rPr>
        <w:t xml:space="preserve">Liste des profils des utilisateurs à configurer dans l’application:</w:t>
      </w:r>
    </w:p>
    <w:p w:rsidR="00000000" w:rsidDel="00000000" w:rsidP="00000000" w:rsidRDefault="00000000" w:rsidRPr="00000000">
      <w:pPr>
        <w:numPr>
          <w:ilvl w:val="0"/>
          <w:numId w:val="66"/>
        </w:numPr>
        <w:pBdr/>
        <w:tabs>
          <w:tab w:val="left" w:pos="708"/>
        </w:tabs>
        <w:spacing w:after="0" w:before="12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Langue : Français.</w:t>
      </w:r>
      <w:r w:rsidDel="00000000" w:rsidR="00000000" w:rsidRPr="00000000">
        <w:rPr>
          <w:rtl w:val="0"/>
        </w:rPr>
      </w:r>
    </w:p>
    <w:p w:rsidR="00000000" w:rsidDel="00000000" w:rsidP="00000000" w:rsidRDefault="00000000" w:rsidRPr="00000000">
      <w:pPr>
        <w:numPr>
          <w:ilvl w:val="0"/>
          <w:numId w:val="66"/>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66"/>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des montants et chiffres : En règle avec les devises utilisés.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2ddq1a" w:id="126"/>
      <w:bookmarkEnd w:id="126"/>
      <w:r w:rsidDel="00000000" w:rsidR="00000000" w:rsidRPr="00000000">
        <w:rPr>
          <w:rFonts w:ascii="Calibri" w:cs="Calibri" w:eastAsia="Calibri" w:hAnsi="Calibri"/>
          <w:b w:val="1"/>
          <w:color w:val="000000"/>
          <w:sz w:val="26"/>
          <w:szCs w:val="26"/>
          <w:rtl w:val="0"/>
        </w:rPr>
        <w:t xml:space="preserve">Taxes et fiscalité: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n’est pas renseignés, les processus de gestion d’ordres détaillés ci-dessus ne sont pas assujettis à une quelconque taxe et ne génèrent pas de fiscalité.</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hio093" w:id="127"/>
      <w:bookmarkEnd w:id="127"/>
      <w:r w:rsidDel="00000000" w:rsidR="00000000" w:rsidRPr="00000000">
        <w:rPr>
          <w:rFonts w:ascii="Calibri" w:cs="Calibri" w:eastAsia="Calibri" w:hAnsi="Calibri"/>
          <w:b w:val="1"/>
          <w:color w:val="000000"/>
          <w:sz w:val="26"/>
          <w:szCs w:val="26"/>
          <w:rtl w:val="0"/>
        </w:rPr>
        <w:t xml:space="preserve">Frais: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La matrice des conditions, des règles et des formules relatives aux calculs des frais est a configuré dans un contexte d’SLA à transmettre pas AWB</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wnyagw" w:id="128"/>
      <w:bookmarkEnd w:id="128"/>
      <w:r w:rsidDel="00000000" w:rsidR="00000000" w:rsidRPr="00000000">
        <w:rPr>
          <w:rFonts w:ascii="Calibri" w:cs="Calibri" w:eastAsia="Calibri" w:hAnsi="Calibri"/>
          <w:b w:val="1"/>
          <w:color w:val="000000"/>
          <w:sz w:val="26"/>
          <w:szCs w:val="26"/>
          <w:rtl w:val="0"/>
        </w:rPr>
        <w:t xml:space="preserve">Comptabilité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n’est pas renseigné, les processus de gestion d’ordres détaillés ci-dessus ne génèrent pas d’entrées comptables.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gnlt4p" w:id="129"/>
      <w:bookmarkEnd w:id="129"/>
      <w:r w:rsidDel="00000000" w:rsidR="00000000" w:rsidRPr="00000000">
        <w:rPr>
          <w:rFonts w:ascii="Calibri" w:cs="Calibri" w:eastAsia="Calibri" w:hAnsi="Calibri"/>
          <w:b w:val="1"/>
          <w:smallCaps w:val="1"/>
          <w:color w:val="404040"/>
          <w:sz w:val="32"/>
          <w:szCs w:val="32"/>
          <w:rtl w:val="0"/>
        </w:rPr>
        <w:t xml:space="preserve">Processus Metier :gestion des offreS publiqueS de vente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 processus métier dans cette partie du document met l'accent sur la gestion du carnet d'ordre dans le marché primaire, la collecte et la transmission des souscriptions via un fichier structuré sera faite par MegaTrade dans l'objectif de recevoir les allocations fournit par la BVC, la régularisation titre / espèces sur les comptes des souscripteurs sera faite avant l'introduction de la valeur en bourse.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MegaTrade générera via un flux sortant les instructions globales de règlement livraison en poste marché dans le module MegaCustody.</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Dans sa gestion des souscriptions OPV, MegaTrade va devoir gérer deux carnets de souscriptions, un premier relatif aux souscriptions collectées par les agences d’AttijariWafa Bank, et un deuxième pour les souscriptions collectées par WafaBourse.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Chaque collecte est représentée par une instruction globale </w:t>
      </w:r>
      <w:r w:rsidDel="00000000" w:rsidR="00000000" w:rsidRPr="00000000">
        <w:rPr>
          <w:b w:val="1"/>
          <w:i w:val="1"/>
          <w:rtl w:val="0"/>
        </w:rPr>
        <w:t xml:space="preserve">(GIRL : Global IRL)</w:t>
      </w:r>
      <w:r w:rsidDel="00000000" w:rsidR="00000000" w:rsidRPr="00000000">
        <w:rPr>
          <w:rtl w:val="0"/>
        </w:rPr>
        <w:t xml:space="preserve"> regroupant toutes les instructions filles de chaque collecteur (WafaBourse, AttijariWafa Bank).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Les fonctionnalités qui sont gérées par le composant offre publique de vente dans MegaTrade sont :</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création, modification et annulation de l'annonce OPV.</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Le contrôle des modes de financement pour chaque OPV.</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configuration des tranches de souscription par profil de client (S'aligner à la note d'information reçu de la CDVM)</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notification des clients du dépositaire moyennent un email avec pj</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collecte des ordres reçus des clients de la banque.</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gestion des alertes sur les ordres saisis suite à la modification de l'annonce.</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Le contrôle de provision espèce de chaque souscripteur.</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gestion des heures limites pour la réception des ordres.</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L'activation désactivation des tranches de souscription.</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Le contrôle de cohérence entre les ordres et les tranches saisies.</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Le contrôle d'unicité par souscription.</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Le contrôle de la tutelle. </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génération du fichier de souscription</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réception et l'allocation des quantités attribuées par la BVC.</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Gestion de la restitution</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génération des instructions globales après la réception du code ISIN.</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La gestion des frais.</w:t>
      </w:r>
    </w:p>
    <w:p w:rsidR="00000000" w:rsidDel="00000000" w:rsidP="00000000" w:rsidRDefault="00000000" w:rsidRPr="00000000">
      <w:pPr>
        <w:numPr>
          <w:ilvl w:val="0"/>
          <w:numId w:val="68"/>
        </w:numPr>
        <w:pBdr/>
        <w:spacing w:after="240" w:before="240" w:lineRule="auto"/>
        <w:ind w:left="720" w:hanging="360"/>
        <w:jc w:val="both"/>
        <w:rPr/>
      </w:pPr>
      <w:r w:rsidDel="00000000" w:rsidR="00000000" w:rsidRPr="00000000">
        <w:rPr>
          <w:rtl w:val="0"/>
        </w:rPr>
        <w:t xml:space="preserve">Reporting et fonction statistique.</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vsw3ci" w:id="130"/>
      <w:bookmarkEnd w:id="130"/>
      <w:r w:rsidDel="00000000" w:rsidR="00000000" w:rsidRPr="00000000">
        <w:rPr>
          <w:rFonts w:ascii="Calibri" w:cs="Calibri" w:eastAsia="Calibri" w:hAnsi="Calibri"/>
          <w:b w:val="1"/>
          <w:color w:val="000000"/>
          <w:sz w:val="26"/>
          <w:szCs w:val="26"/>
          <w:rtl w:val="0"/>
        </w:rPr>
        <w:t xml:space="preserve">Souscription à une offre publique de vente (OPV)</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fsjm0b" w:id="131"/>
      <w:bookmarkEnd w:id="131"/>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L'objectif dans ce passage est l'étude de la souscription à une OPV qui va permettre à la suite la cotation de la valeur dans le marché boursier.</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 description des processus de collecte, de centralisation et de transmission des ordres vers le règlement livraison sera détaillée dans la partie ici-bas.</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uxtw84" w:id="132"/>
      <w:bookmarkEnd w:id="132"/>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Chaque annonce d'OPV est spécifique lors de sa publication. A la réception de la note d'information depuis la CDVM l'utilisateur enregistrera les caractéristiques de l'annonce dans un écran dédié :</w:t>
      </w:r>
    </w:p>
    <w:p w:rsidR="00000000" w:rsidDel="00000000" w:rsidP="00000000" w:rsidRDefault="00000000" w:rsidRPr="00000000">
      <w:pPr>
        <w:pBdr/>
        <w:spacing w:after="240" w:before="240" w:lineRule="auto"/>
        <w:ind w:right="142"/>
        <w:contextualSpacing w:val="0"/>
        <w:jc w:val="both"/>
        <w:rPr>
          <w:b w:val="1"/>
          <w:i w:val="1"/>
          <w:u w:val="single"/>
        </w:rPr>
      </w:pPr>
      <w:r w:rsidDel="00000000" w:rsidR="00000000" w:rsidRPr="00000000">
        <w:rPr>
          <w:b w:val="1"/>
          <w:i w:val="1"/>
          <w:u w:val="single"/>
          <w:rtl w:val="0"/>
        </w:rPr>
        <w:t xml:space="preserve">Les données d'une annonce offre publique de vente sont :</w:t>
      </w:r>
    </w:p>
    <w:p w:rsidR="00000000" w:rsidDel="00000000" w:rsidP="00000000" w:rsidRDefault="00000000" w:rsidRPr="00000000">
      <w:pPr>
        <w:numPr>
          <w:ilvl w:val="0"/>
          <w:numId w:val="70"/>
        </w:numPr>
        <w:pBdr/>
        <w:spacing w:after="240" w:before="240" w:lineRule="auto"/>
        <w:ind w:left="720" w:hanging="360"/>
        <w:jc w:val="both"/>
        <w:rPr/>
      </w:pPr>
      <w:r w:rsidDel="00000000" w:rsidR="00000000" w:rsidRPr="00000000">
        <w:rPr>
          <w:rtl w:val="0"/>
        </w:rPr>
        <w:t xml:space="preserve">Aide à la saisie : Champ de texte libre</w:t>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référence de l’application : Une référence unique par offre publique de vente dont le format peut être configuré comme suit : Préfix + Séquence, la longueur du préfix ne doit pas dépasser 5 caractères et celle de la séquence ne doit pas dépasser 9 digits. L’exemple retenu de la référence de l’application : IPO00000001</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nombre d'action offerte : Champ numérique pour indiquer le volume des titres sujet à la transaction par tranche de souscription pour augmentation de capital ou cession.</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Valeur à introduire : l'instrument sujet à l'introduction, la recherche se fera par la description, le code ISIN étant non encore fourni par Maroclear</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Description de la valeur : Champs déduit depuis le précédant.</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Prix de l'introduction : Champ numérique à saisir</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b w:val="1"/>
          <w:i w:val="1"/>
          <w:color w:val="00000a"/>
          <w:sz w:val="22"/>
          <w:szCs w:val="22"/>
        </w:rPr>
      </w:pPr>
      <w:r w:rsidDel="00000000" w:rsidR="00000000" w:rsidRPr="00000000">
        <w:rPr>
          <w:rFonts w:ascii="Calibri" w:cs="Calibri" w:eastAsia="Calibri" w:hAnsi="Calibri"/>
          <w:b w:val="0"/>
          <w:color w:val="00000a"/>
          <w:sz w:val="22"/>
          <w:szCs w:val="22"/>
          <w:rtl w:val="0"/>
        </w:rPr>
        <w:t xml:space="preserve">Type de prix : Connu ou inconnu (Les introduction en bourse marocaine sont avec toujours avec des prix connus, </w:t>
      </w:r>
      <w:r w:rsidDel="00000000" w:rsidR="00000000" w:rsidRPr="00000000">
        <w:rPr>
          <w:rFonts w:ascii="Calibri" w:cs="Calibri" w:eastAsia="Calibri" w:hAnsi="Calibri"/>
          <w:b w:val="1"/>
          <w:i w:val="1"/>
          <w:color w:val="00000a"/>
          <w:sz w:val="22"/>
          <w:szCs w:val="22"/>
          <w:rtl w:val="0"/>
        </w:rPr>
        <w:t xml:space="preserve">(les offres publiques à prix ouvert ne sont pas dans le périmètre du projet)</w:t>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de l'introduction : Par cession ou par augmentation de capital</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début de souscription : Date de début des souscriptions</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fin de la souscription : Date de fin de réception des souscriptions </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clôture : Date de clôture de la saisie</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Premier jour de cotation</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date de restitution </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date de règlement livraison  </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Conseiller financier : les banques</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Chef de file : Les sociétés de bourse</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Co-Chef de file : Les dépositaires et les banques.</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Membre du syndicat de placement (MSP) : Les dépositaires, les banques, et les sociétés de Bourse.</w:t>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Commission de courtage : Taux de commission à saisir, ce taux est appliqué pour toutes les souscriptions collectées (AttijariWafa Banque, Wafa Bourse) </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Commission de règlement livraison : Taux de commission à saisir, ce taux est appliqué pour toutes les souscriptions collectées (AttijariWafa Banque, Wafa Bourse) </w:t>
      </w:r>
      <w:r w:rsidDel="00000000" w:rsidR="00000000" w:rsidRPr="00000000">
        <w:rPr>
          <w:rtl w:val="0"/>
        </w:rPr>
      </w:r>
    </w:p>
    <w:p w:rsidR="00000000" w:rsidDel="00000000" w:rsidP="00000000" w:rsidRDefault="00000000" w:rsidRPr="00000000">
      <w:pPr>
        <w:numPr>
          <w:ilvl w:val="0"/>
          <w:numId w:val="69"/>
        </w:numPr>
        <w:pBdr/>
        <w:tabs>
          <w:tab w:val="left" w:pos="214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Commission du réseau placeur : Taux de commission appliqué (Pour des besoins de facturation sur les quantités attribués aux clients AWB </w:t>
      </w:r>
      <w:r w:rsidDel="00000000" w:rsidR="00000000" w:rsidRPr="00000000">
        <w:rPr>
          <w:rFonts w:ascii="Calibri" w:cs="Calibri" w:eastAsia="Calibri" w:hAnsi="Calibri"/>
          <w:b w:val="1"/>
          <w:color w:val="00000a"/>
          <w:sz w:val="22"/>
          <w:szCs w:val="22"/>
          <w:rtl w:val="0"/>
        </w:rPr>
        <w:t xml:space="preserve">[Quantité * taux * Px IPO]*[1+taux TVA]</w:t>
      </w: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Catégorie d'agent économique : Champ groupant plusieurs agents économique qui servira dans la configuration des tranches de souscription.</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Document : Mettre en PJ la note d'information de CDVM</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b w:val="1"/>
          <w:i w:val="1"/>
          <w:color w:val="00000a"/>
          <w:sz w:val="22"/>
          <w:szCs w:val="22"/>
        </w:rPr>
      </w:pPr>
      <w:r w:rsidDel="00000000" w:rsidR="00000000" w:rsidRPr="00000000">
        <w:rPr>
          <w:rFonts w:ascii="Calibri" w:cs="Calibri" w:eastAsia="Calibri" w:hAnsi="Calibri"/>
          <w:b w:val="1"/>
          <w:i w:val="1"/>
          <w:color w:val="00000a"/>
          <w:sz w:val="22"/>
          <w:szCs w:val="22"/>
          <w:rtl w:val="0"/>
        </w:rPr>
        <w:t xml:space="preserve">Présentation de la tranche de souscription pour une OPV :</w:t>
      </w:r>
    </w:p>
    <w:p w:rsidR="00000000" w:rsidDel="00000000" w:rsidP="00000000" w:rsidRDefault="00000000" w:rsidRPr="00000000">
      <w:pPr>
        <w:pBdr/>
        <w:tabs>
          <w:tab w:val="left" w:pos="708"/>
        </w:tabs>
        <w:spacing w:after="240" w:before="240" w:line="276" w:lineRule="auto"/>
        <w:ind w:left="0" w:firstLine="0"/>
        <w:contextualSpacing w:val="0"/>
        <w:jc w:val="both"/>
        <w:rPr/>
      </w:pPr>
      <w:r w:rsidDel="00000000" w:rsidR="00000000" w:rsidRPr="00000000">
        <w:drawing>
          <wp:inline distB="0" distT="0" distL="0" distR="0">
            <wp:extent cx="6115420" cy="3212465"/>
            <wp:effectExtent b="0" l="0" r="0" t="0"/>
            <wp:docPr id="33" name="image67.jpg"/>
            <a:graphic>
              <a:graphicData uri="http://schemas.openxmlformats.org/drawingml/2006/picture">
                <pic:pic>
                  <pic:nvPicPr>
                    <pic:cNvPr id="0" name="image67.jpg"/>
                    <pic:cNvPicPr preferRelativeResize="0"/>
                  </pic:nvPicPr>
                  <pic:blipFill>
                    <a:blip r:embed="rId23"/>
                    <a:srcRect b="0" l="0" r="0" t="0"/>
                    <a:stretch>
                      <a:fillRect/>
                    </a:stretch>
                  </pic:blipFill>
                  <pic:spPr>
                    <a:xfrm>
                      <a:off x="0" y="0"/>
                      <a:ext cx="6115420" cy="3212465"/>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Mode de financement par tranche de souscription : plusieurs informations seront affichées lors de la création du mode financement pour chaque tranche :</w:t>
      </w:r>
      <w:r w:rsidDel="00000000" w:rsidR="00000000" w:rsidRPr="00000000">
        <w:rPr>
          <w:rtl w:val="0"/>
        </w:rPr>
      </w:r>
    </w:p>
    <w:p w:rsidR="00000000" w:rsidDel="00000000" w:rsidP="00000000" w:rsidRDefault="00000000" w:rsidRPr="00000000">
      <w:pPr>
        <w:numPr>
          <w:ilvl w:val="0"/>
          <w:numId w:val="34"/>
        </w:numPr>
        <w:pBdr/>
        <w:tabs>
          <w:tab w:val="left" w:pos="708"/>
        </w:tabs>
        <w:spacing w:after="240" w:before="240" w:line="276" w:lineRule="auto"/>
        <w:ind w:left="720" w:hanging="360"/>
        <w:jc w:val="both"/>
        <w:rPr>
          <w:b w:val="1"/>
          <w:color w:val="00000a"/>
          <w:sz w:val="22"/>
          <w:szCs w:val="22"/>
        </w:rPr>
      </w:pPr>
      <w:r w:rsidDel="00000000" w:rsidR="00000000" w:rsidRPr="00000000">
        <w:rPr>
          <w:rFonts w:ascii="Calibri" w:cs="Calibri" w:eastAsia="Calibri" w:hAnsi="Calibri"/>
          <w:b w:val="1"/>
          <w:color w:val="00000a"/>
          <w:sz w:val="22"/>
          <w:szCs w:val="22"/>
          <w:rtl w:val="0"/>
        </w:rPr>
        <w:t xml:space="preserve">Apport propre : </w:t>
      </w:r>
      <w:r w:rsidDel="00000000" w:rsidR="00000000" w:rsidRPr="00000000">
        <w:rPr>
          <w:rFonts w:ascii="Calibri" w:cs="Calibri" w:eastAsia="Calibri" w:hAnsi="Calibri"/>
          <w:b w:val="0"/>
          <w:color w:val="00000a"/>
          <w:sz w:val="22"/>
          <w:szCs w:val="22"/>
          <w:rtl w:val="0"/>
        </w:rPr>
        <w:t xml:space="preserve">Chèque, Espèce.</w:t>
      </w:r>
      <w:r w:rsidDel="00000000" w:rsidR="00000000" w:rsidRPr="00000000">
        <w:rPr>
          <w:rFonts w:ascii="Calibri" w:cs="Calibri" w:eastAsia="Calibri" w:hAnsi="Calibri"/>
          <w:b w:val="1"/>
          <w:color w:val="00000a"/>
          <w:sz w:val="22"/>
          <w:szCs w:val="22"/>
          <w:rtl w:val="0"/>
        </w:rPr>
        <w:t xml:space="preserve"> </w:t>
      </w:r>
    </w:p>
    <w:p w:rsidR="00000000" w:rsidDel="00000000" w:rsidP="00000000" w:rsidRDefault="00000000" w:rsidRPr="00000000">
      <w:pPr>
        <w:numPr>
          <w:ilvl w:val="0"/>
          <w:numId w:val="34"/>
        </w:numPr>
        <w:pBdr/>
        <w:tabs>
          <w:tab w:val="left" w:pos="708"/>
        </w:tabs>
        <w:spacing w:after="240" w:before="240" w:line="276" w:lineRule="auto"/>
        <w:ind w:left="720" w:hanging="360"/>
        <w:jc w:val="both"/>
        <w:rPr>
          <w:b w:val="1"/>
          <w:color w:val="00000a"/>
          <w:sz w:val="22"/>
          <w:szCs w:val="22"/>
        </w:rPr>
      </w:pPr>
      <w:r w:rsidDel="00000000" w:rsidR="00000000" w:rsidRPr="00000000">
        <w:rPr>
          <w:rFonts w:ascii="Calibri" w:cs="Calibri" w:eastAsia="Calibri" w:hAnsi="Calibri"/>
          <w:b w:val="1"/>
          <w:color w:val="00000a"/>
          <w:sz w:val="22"/>
          <w:szCs w:val="22"/>
          <w:rtl w:val="0"/>
        </w:rPr>
        <w:t xml:space="preserve">Crédit : </w:t>
      </w:r>
      <w:r w:rsidDel="00000000" w:rsidR="00000000" w:rsidRPr="00000000">
        <w:rPr>
          <w:rFonts w:ascii="Calibri" w:cs="Calibri" w:eastAsia="Calibri" w:hAnsi="Calibri"/>
          <w:b w:val="0"/>
          <w:color w:val="00000a"/>
          <w:sz w:val="22"/>
          <w:szCs w:val="22"/>
          <w:rtl w:val="0"/>
        </w:rPr>
        <w:t xml:space="preserve">Les formes d’amortissement de crédit disponibles dans Megara (In fine, Trimestriel, Annuel … etc).</w:t>
      </w:r>
      <w:r w:rsidDel="00000000" w:rsidR="00000000" w:rsidRPr="00000000">
        <w:rPr>
          <w:rtl w:val="0"/>
        </w:rPr>
      </w:r>
    </w:p>
    <w:p w:rsidR="00000000" w:rsidDel="00000000" w:rsidP="00000000" w:rsidRDefault="00000000" w:rsidRPr="00000000">
      <w:pPr>
        <w:numPr>
          <w:ilvl w:val="0"/>
          <w:numId w:val="34"/>
        </w:numPr>
        <w:pBdr/>
        <w:tabs>
          <w:tab w:val="left" w:pos="708"/>
        </w:tabs>
        <w:spacing w:after="240" w:before="240" w:line="276" w:lineRule="auto"/>
        <w:ind w:left="720" w:hanging="360"/>
        <w:jc w:val="both"/>
        <w:rPr>
          <w:b w:val="1"/>
          <w:color w:val="00000a"/>
          <w:sz w:val="22"/>
          <w:szCs w:val="22"/>
        </w:rPr>
      </w:pPr>
      <w:r w:rsidDel="00000000" w:rsidR="00000000" w:rsidRPr="00000000">
        <w:rPr>
          <w:rFonts w:ascii="Calibri" w:cs="Calibri" w:eastAsia="Calibri" w:hAnsi="Calibri"/>
          <w:b w:val="1"/>
          <w:color w:val="00000a"/>
          <w:sz w:val="22"/>
          <w:szCs w:val="22"/>
          <w:rtl w:val="0"/>
        </w:rPr>
        <w:t xml:space="preserve">Collatéral : </w:t>
      </w:r>
      <w:r w:rsidDel="00000000" w:rsidR="00000000" w:rsidRPr="00000000">
        <w:rPr>
          <w:rFonts w:ascii="Calibri" w:cs="Calibri" w:eastAsia="Calibri" w:hAnsi="Calibri"/>
          <w:b w:val="0"/>
          <w:color w:val="00000a"/>
          <w:sz w:val="22"/>
          <w:szCs w:val="22"/>
          <w:rtl w:val="0"/>
        </w:rPr>
        <w:t xml:space="preserve">Définir le montant de Nantissement pour un financement par collatéral.</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mode de financement d’une tranche peut se limiter à un seul moyen, comme il peut être le résultat de plusieurs combinaisons possibles.</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Décote : il devrait être possible de saisir la décote par taux ou pas montant selon le besoin de l’utilisateur, le choix d’un mode désactive l’autre.</w:t>
      </w:r>
    </w:p>
    <w:p w:rsidR="00000000" w:rsidDel="00000000" w:rsidP="00000000" w:rsidRDefault="00000000" w:rsidRPr="00000000">
      <w:pPr>
        <w:numPr>
          <w:ilvl w:val="0"/>
          <w:numId w:val="69"/>
        </w:numPr>
        <w:pBdr/>
        <w:tabs>
          <w:tab w:val="left" w:pos="7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Il faut ajouter la quantité offerte par tranche de souscripteurs pour calculer le taux de participation de nos souscripteurs (statistique DG)</w:t>
      </w:r>
    </w:p>
    <w:p w:rsidR="00000000" w:rsidDel="00000000" w:rsidP="00000000" w:rsidRDefault="00000000" w:rsidRPr="00000000">
      <w:pPr>
        <w:numPr>
          <w:ilvl w:val="0"/>
          <w:numId w:val="69"/>
        </w:numPr>
        <w:pBdr/>
        <w:tabs>
          <w:tab w:val="left" w:pos="7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Pour gérer les souscriptions des personnels de la banque, l’utilisateur devra définir la catégorie d’agent économique (341 Personnel de l’établissement) au niveau de la tranche.</w:t>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flag de « Tranche active » permettra à l’utilisateur de désactiver la saisie des ordres pour une tranche donnée.</w:t>
      </w:r>
      <w:r w:rsidDel="00000000" w:rsidR="00000000" w:rsidRPr="00000000">
        <w:rPr>
          <w:rtl w:val="0"/>
        </w:rPr>
      </w:r>
    </w:p>
    <w:p w:rsidR="00000000" w:rsidDel="00000000" w:rsidP="00000000" w:rsidRDefault="00000000" w:rsidRPr="00000000">
      <w:pPr>
        <w:numPr>
          <w:ilvl w:val="0"/>
          <w:numId w:val="69"/>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Validité d’une tranche : la validité d’une tranche est définie dans l’axe du temps avec une date de début de validité égale à la date de début des souscriptions et une date de fin de validité saisie par l’utilisateur.</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firstLine="0"/>
        <w:contextualSpacing w:val="0"/>
        <w:jc w:val="both"/>
        <w:rPr>
          <w:rFonts w:ascii="Calibri" w:cs="Calibri" w:eastAsia="Calibri" w:hAnsi="Calibri"/>
          <w:b w:val="1"/>
          <w:i w:val="1"/>
          <w:color w:val="00000a"/>
          <w:sz w:val="22"/>
          <w:szCs w:val="22"/>
          <w:u w:val="single"/>
        </w:rPr>
      </w:pPr>
      <w:r w:rsidDel="00000000" w:rsidR="00000000" w:rsidRPr="00000000">
        <w:rPr>
          <w:rFonts w:ascii="Calibri" w:cs="Calibri" w:eastAsia="Calibri" w:hAnsi="Calibri"/>
          <w:b w:val="1"/>
          <w:i w:val="1"/>
          <w:color w:val="00000a"/>
          <w:sz w:val="22"/>
          <w:szCs w:val="22"/>
          <w:u w:val="single"/>
          <w:rtl w:val="0"/>
        </w:rPr>
        <w:t xml:space="preserve">Les données d'un ordre de souscription à une OPV :</w:t>
      </w:r>
    </w:p>
    <w:p w:rsidR="00000000" w:rsidDel="00000000" w:rsidP="00000000" w:rsidRDefault="00000000" w:rsidRPr="00000000">
      <w:pPr>
        <w:numPr>
          <w:ilvl w:val="0"/>
          <w:numId w:val="50"/>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Aide à la saisie : Champ de texte libre</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Compte espèce client : Champ récupéré depuis le référentiel valeur ou calculé depuis le compte titre client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Description du compte espèce : Calculé automatiquement depuis le compte espèce</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Compte titre client : Champ récupéré depuis le référentiel valeur ou calculé depuis le compte espèce client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Description du compte titre client : Calculé automatiquement depuis le compte titre client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d'identité principale : déduit depuis le référentiel.</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Numéro d'identité principale : déduit depuis le référentiel.</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naissance : Donnée calculé depuis le référentiel</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Aide à la saisie : Champ de texte libre</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d'ordre : Valeur achat par défaut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Actif : Généré depuis le référentiel valeur (Possibilité de recherche par description)</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Description de la valeur : Calculé automatiquement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Quantité : Champ numérique  à saisir </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de prix : Seuil de déclenchement par défaut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Prix limité : Prix de l'introduction par défaut </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Type de validité : A date déterminée par défaut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validité : Calculé automatiquement à 30 jours de la réception</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Nombre de jours de validité : 30 jours</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Date de réception : Date du système par défaut</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Première participation : Identification des clients ayant déjà participés à une OPV. </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Identifiant de la tranche de souscription : Calculé depuis l'annonce</w:t>
      </w:r>
      <w:r w:rsidDel="00000000" w:rsidR="00000000" w:rsidRPr="00000000">
        <w:rPr>
          <w:rtl w:val="0"/>
        </w:rPr>
      </w:r>
    </w:p>
    <w:p w:rsidR="00000000" w:rsidDel="00000000" w:rsidP="00000000" w:rsidRDefault="00000000" w:rsidRPr="00000000">
      <w:pPr>
        <w:numPr>
          <w:ilvl w:val="0"/>
          <w:numId w:val="66"/>
        </w:numPr>
        <w:pBdr/>
        <w:tabs>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 w:val="left" w:pos="15828"/>
          <w:tab w:val="left" w:pos="1654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Salarié : Définir si le client est un salarié de l’émetteur de l’OPV.</w:t>
      </w:r>
      <w:r w:rsidDel="00000000" w:rsidR="00000000" w:rsidRPr="00000000">
        <w:rPr>
          <w:rtl w:val="0"/>
        </w:rPr>
      </w:r>
    </w:p>
    <w:p w:rsidR="00000000" w:rsidDel="00000000" w:rsidP="00000000" w:rsidRDefault="00000000" w:rsidRPr="00000000">
      <w:pPr>
        <w:numPr>
          <w:ilvl w:val="0"/>
          <w:numId w:val="66"/>
        </w:numPr>
        <w:pBdr/>
        <w:tabs>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 w:val="left" w:pos="15828"/>
          <w:tab w:val="left" w:pos="16548"/>
        </w:tabs>
        <w:spacing w:after="240" w:before="240" w:line="276" w:lineRule="auto"/>
        <w:ind w:left="720" w:hanging="360"/>
        <w:jc w:val="both"/>
        <w:rPr/>
      </w:pPr>
      <w:r w:rsidDel="00000000" w:rsidR="00000000" w:rsidRPr="00000000">
        <w:rPr>
          <w:rFonts w:ascii="Calibri" w:cs="Calibri" w:eastAsia="Calibri" w:hAnsi="Calibri"/>
          <w:b w:val="1"/>
          <w:color w:val="00000a"/>
          <w:sz w:val="22"/>
          <w:szCs w:val="22"/>
          <w:rtl w:val="0"/>
        </w:rPr>
        <w:t xml:space="preserve">Mode de financement :</w:t>
      </w:r>
      <w:r w:rsidDel="00000000" w:rsidR="00000000" w:rsidRPr="00000000">
        <w:rPr>
          <w:rFonts w:ascii="Calibri" w:cs="Calibri" w:eastAsia="Calibri" w:hAnsi="Calibri"/>
          <w:b w:val="0"/>
          <w:color w:val="00000a"/>
          <w:sz w:val="22"/>
          <w:szCs w:val="22"/>
          <w:rtl w:val="0"/>
        </w:rPr>
        <w:t xml:space="preserve"> la répartition des moyens de financement est déduite automatiquement en pourcentage ou en montant du total, l’objectif dans ce cas est d’établir un ordonnancement dans le calcul de chaque mode de financement par client :</w:t>
      </w:r>
      <w:r w:rsidDel="00000000" w:rsidR="00000000" w:rsidRPr="00000000">
        <w:rPr>
          <w:rtl w:val="0"/>
        </w:rPr>
      </w:r>
    </w:p>
    <w:p w:rsidR="00000000" w:rsidDel="00000000" w:rsidP="00000000" w:rsidRDefault="00000000" w:rsidRPr="00000000">
      <w:pPr>
        <w:pBdr/>
        <w:tabs>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 w:val="left" w:pos="15828"/>
          <w:tab w:val="left" w:pos="16548"/>
        </w:tabs>
        <w:spacing w:after="240" w:before="240" w:line="276" w:lineRule="auto"/>
        <w:ind w:left="720" w:firstLine="0"/>
        <w:contextualSpacing w:val="0"/>
        <w:jc w:val="both"/>
        <w:rPr/>
      </w:pPr>
      <w:r w:rsidDel="00000000" w:rsidR="00000000" w:rsidRPr="00000000">
        <w:rPr>
          <w:rFonts w:ascii="Calibri" w:cs="Calibri" w:eastAsia="Calibri" w:hAnsi="Calibri"/>
          <w:b w:val="1"/>
          <w:color w:val="00000a"/>
          <w:sz w:val="22"/>
          <w:szCs w:val="22"/>
          <w:rtl w:val="0"/>
        </w:rPr>
        <w:t xml:space="preserve">Illustration :</w:t>
      </w:r>
      <w:r w:rsidDel="00000000" w:rsidR="00000000" w:rsidRPr="00000000">
        <w:rPr>
          <w:rtl w:val="0"/>
        </w:rPr>
      </w:r>
    </w:p>
    <w:tbl>
      <w:tblPr>
        <w:tblStyle w:val="Table45"/>
        <w:bidiVisual w:val="0"/>
        <w:tblW w:w="9001.0" w:type="dxa"/>
        <w:jc w:val="left"/>
        <w:tblInd w:w="521.0" w:type="dxa"/>
        <w:tblLayout w:type="fixed"/>
        <w:tblLook w:val="0400"/>
      </w:tblPr>
      <w:tblGrid>
        <w:gridCol w:w="3619"/>
        <w:gridCol w:w="1251"/>
        <w:gridCol w:w="1437"/>
        <w:gridCol w:w="2694"/>
        <w:tblGridChange w:id="0">
          <w:tblGrid>
            <w:gridCol w:w="3619"/>
            <w:gridCol w:w="1251"/>
            <w:gridCol w:w="1437"/>
            <w:gridCol w:w="2694"/>
          </w:tblGrid>
        </w:tblGridChange>
      </w:tblGrid>
      <w:tr>
        <w:trPr>
          <w:trHeight w:val="300" w:hRule="atLeast"/>
        </w:trPr>
        <w:tc>
          <w:tcPr>
            <w:gridSpan w:val="3"/>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Modes de financement </w:t>
            </w:r>
          </w:p>
        </w:tc>
        <w:tc>
          <w:tcPr>
            <w:tcBorders>
              <w:top w:color="000000" w:space="0" w:sz="4" w:val="single"/>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center"/>
              <w:rPr>
                <w:color w:val="000000"/>
              </w:rPr>
            </w:pPr>
            <w:r w:rsidDel="00000000" w:rsidR="00000000" w:rsidRPr="00000000">
              <w:rPr>
                <w:color w:val="000000"/>
                <w:rtl w:val="0"/>
              </w:rPr>
              <w:t xml:space="preserve">Apport Propre, Crédit</w:t>
            </w:r>
          </w:p>
        </w:tc>
      </w:tr>
      <w:tr>
        <w:trPr>
          <w:trHeight w:val="300" w:hRule="atLeast"/>
        </w:trPr>
        <w:tc>
          <w:tcPr>
            <w:gridSpan w:val="3"/>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 total de financement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1000</w:t>
            </w:r>
          </w:p>
        </w:tc>
      </w:tr>
      <w:tr>
        <w:trPr>
          <w:trHeight w:val="300" w:hRule="atLeast"/>
        </w:trPr>
        <w:tc>
          <w:tcPr>
            <w:tcBorders>
              <w:top w:color="000000" w:space="0" w:sz="0" w:val="nil"/>
              <w:left w:color="000000" w:space="0" w:sz="4" w:val="single"/>
              <w:bottom w:color="000000" w:space="0" w:sz="4" w:val="single"/>
              <w:right w:color="000000" w:space="0" w:sz="4" w:val="single"/>
            </w:tcBorders>
            <w:shd w:fill="93cddd"/>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Financement </w:t>
            </w:r>
          </w:p>
        </w:tc>
        <w:tc>
          <w:tcPr>
            <w:tcBorders>
              <w:top w:color="000000" w:space="0" w:sz="0" w:val="nil"/>
              <w:left w:color="000000" w:space="0" w:sz="0" w:val="nil"/>
              <w:bottom w:color="000000" w:space="0" w:sz="4" w:val="single"/>
              <w:right w:color="000000" w:space="0" w:sz="4" w:val="single"/>
            </w:tcBorders>
            <w:shd w:fill="93cddd"/>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Taux</w:t>
            </w:r>
          </w:p>
        </w:tc>
        <w:tc>
          <w:tcPr>
            <w:tcBorders>
              <w:top w:color="000000" w:space="0" w:sz="0" w:val="nil"/>
              <w:left w:color="000000" w:space="0" w:sz="0" w:val="nil"/>
              <w:bottom w:color="000000" w:space="0" w:sz="4" w:val="single"/>
              <w:right w:color="000000" w:space="0" w:sz="4" w:val="single"/>
            </w:tcBorders>
            <w:shd w:fill="93cddd"/>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Montant</w:t>
            </w:r>
          </w:p>
        </w:tc>
        <w:tc>
          <w:tcPr>
            <w:tcBorders>
              <w:top w:color="000000" w:space="0" w:sz="0" w:val="nil"/>
              <w:left w:color="000000" w:space="0" w:sz="0" w:val="nil"/>
              <w:bottom w:color="000000" w:space="0" w:sz="4" w:val="single"/>
              <w:right w:color="000000" w:space="0" w:sz="4" w:val="single"/>
            </w:tcBorders>
            <w:shd w:fill="93cddd"/>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Données</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Apport Propre</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300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Saisie Manuelle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Crédit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jc w:val="right"/>
              <w:rPr>
                <w:color w:val="000000"/>
              </w:rPr>
            </w:pPr>
            <w:r w:rsidDel="00000000" w:rsidR="00000000" w:rsidRPr="00000000">
              <w:rPr>
                <w:color w:val="000000"/>
                <w:rtl w:val="0"/>
              </w:rPr>
              <w:t xml:space="preserve">700</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Généré par le système</w:t>
            </w:r>
          </w:p>
        </w:tc>
      </w:tr>
    </w:tbl>
    <w:p w:rsidR="00000000" w:rsidDel="00000000" w:rsidP="00000000" w:rsidRDefault="00000000" w:rsidRPr="00000000">
      <w:pPr>
        <w:pBdr/>
        <w:tabs>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 w:val="left" w:pos="15828"/>
          <w:tab w:val="left" w:pos="16548"/>
        </w:tabs>
        <w:spacing w:after="24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Montant de la réservation en espèce : calculé automatiquement sur la base du montant brut majoré par un taux de couverture.</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Commentaire : Champ de texte libre</w:t>
      </w:r>
      <w:r w:rsidDel="00000000" w:rsidR="00000000" w:rsidRPr="00000000">
        <w:rPr>
          <w:rtl w:val="0"/>
        </w:rPr>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Règles de gestion de l'ordre : Champ de texte libre</w:t>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Saisie ou calcule du code profession du souscripteur</w:t>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Calculer ou saisir le code de la ville pour les clients identifiés par leur code de registre de commerce.</w:t>
      </w:r>
    </w:p>
    <w:p w:rsidR="00000000" w:rsidDel="00000000" w:rsidP="00000000" w:rsidRDefault="00000000" w:rsidRPr="00000000">
      <w:pPr>
        <w:numPr>
          <w:ilvl w:val="0"/>
          <w:numId w:val="66"/>
        </w:numPr>
        <w:pBdr/>
        <w:tabs>
          <w:tab w:val="left" w:pos="1428"/>
          <w:tab w:val="left" w:pos="2148"/>
          <w:tab w:val="left" w:pos="2868"/>
          <w:tab w:val="left" w:pos="3588"/>
          <w:tab w:val="left" w:pos="4308"/>
          <w:tab w:val="left" w:pos="5028"/>
          <w:tab w:val="left" w:pos="5748"/>
          <w:tab w:val="left" w:pos="6468"/>
          <w:tab w:val="left" w:pos="7188"/>
          <w:tab w:val="left" w:pos="7908"/>
          <w:tab w:val="left" w:pos="8628"/>
          <w:tab w:val="left" w:pos="9348"/>
          <w:tab w:val="left" w:pos="10068"/>
          <w:tab w:val="left" w:pos="10788"/>
          <w:tab w:val="left" w:pos="11508"/>
          <w:tab w:val="left" w:pos="12228"/>
          <w:tab w:val="left" w:pos="12948"/>
          <w:tab w:val="left" w:pos="13668"/>
          <w:tab w:val="left" w:pos="14388"/>
          <w:tab w:val="left" w:pos="15108"/>
        </w:tabs>
        <w:spacing w:after="24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Edition d’un compte rendu de la souscription à remettre au client pour valider sa demande.</w:t>
      </w:r>
    </w:p>
    <w:p w:rsidR="00000000" w:rsidDel="00000000" w:rsidP="00000000" w:rsidRDefault="00000000" w:rsidRPr="00000000">
      <w:pPr>
        <w:pBdr/>
        <w:tabs>
          <w:tab w:val="left" w:pos="708"/>
        </w:tabs>
        <w:spacing w:after="24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Ci joint le diagramme de séquence pour un ordre de souscription OPV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firstLine="0"/>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-57149</wp:posOffset>
            </wp:positionH>
            <wp:positionV relativeFrom="paragraph">
              <wp:posOffset>-314324</wp:posOffset>
            </wp:positionV>
            <wp:extent cx="6331585" cy="9523730"/>
            <wp:effectExtent b="0" l="0" r="0" t="0"/>
            <wp:wrapSquare wrapText="bothSides" distB="0" distT="0" distL="0" distR="0"/>
            <wp:docPr id="19" name="image52.jpg"/>
            <a:graphic>
              <a:graphicData uri="http://schemas.openxmlformats.org/drawingml/2006/picture">
                <pic:pic>
                  <pic:nvPicPr>
                    <pic:cNvPr id="0" name="image52.jpg"/>
                    <pic:cNvPicPr preferRelativeResize="0"/>
                  </pic:nvPicPr>
                  <pic:blipFill>
                    <a:blip r:embed="rId24"/>
                    <a:srcRect b="0" l="0" r="0" t="0"/>
                    <a:stretch>
                      <a:fillRect/>
                    </a:stretch>
                  </pic:blipFill>
                  <pic:spPr>
                    <a:xfrm>
                      <a:off x="0" y="0"/>
                      <a:ext cx="6331585" cy="9523730"/>
                    </a:xfrm>
                    <a:prstGeom prst="rect"/>
                    <a:ln/>
                  </pic:spPr>
                </pic:pic>
              </a:graphicData>
            </a:graphic>
          </wp:anchor>
        </w:drawing>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a346fx" w:id="133"/>
      <w:bookmarkEnd w:id="133"/>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Ce paragraphe décrit les alertes et les notifications qui doivent être générées dans le tableau de bord pendant la création d'une OPV ainsi que les ordres de souscriptions :</w:t>
      </w:r>
    </w:p>
    <w:p w:rsidR="00000000" w:rsidDel="00000000" w:rsidP="00000000" w:rsidRDefault="00000000" w:rsidRPr="00000000">
      <w:pPr>
        <w:numPr>
          <w:ilvl w:val="0"/>
          <w:numId w:val="71"/>
        </w:numPr>
        <w:pBdr/>
        <w:spacing w:after="240" w:before="240" w:lineRule="auto"/>
        <w:ind w:left="720" w:hanging="360"/>
        <w:jc w:val="both"/>
        <w:rPr/>
      </w:pPr>
      <w:r w:rsidDel="00000000" w:rsidR="00000000" w:rsidRPr="00000000">
        <w:rPr>
          <w:rtl w:val="0"/>
        </w:rPr>
        <w:t xml:space="preserve">Génération d'un courrier électronique au moment de la notification des clients de la banque sur l'OPV.</w:t>
      </w:r>
    </w:p>
    <w:p w:rsidR="00000000" w:rsidDel="00000000" w:rsidP="00000000" w:rsidRDefault="00000000" w:rsidRPr="00000000">
      <w:pPr>
        <w:numPr>
          <w:ilvl w:val="0"/>
          <w:numId w:val="71"/>
        </w:numPr>
        <w:pBdr/>
        <w:spacing w:after="240" w:before="240" w:lineRule="auto"/>
        <w:ind w:left="720" w:hanging="360"/>
        <w:jc w:val="both"/>
        <w:rPr/>
      </w:pPr>
      <w:r w:rsidDel="00000000" w:rsidR="00000000" w:rsidRPr="00000000">
        <w:rPr>
          <w:rtl w:val="0"/>
        </w:rPr>
        <w:t xml:space="preserve">Alerte au niveau du tableau de bord pour les utilisateurs sur les ordres crées avant la modification de l'annonce pour l’agence.</w:t>
      </w:r>
    </w:p>
    <w:p w:rsidR="00000000" w:rsidDel="00000000" w:rsidP="00000000" w:rsidRDefault="00000000" w:rsidRPr="00000000">
      <w:pPr>
        <w:numPr>
          <w:ilvl w:val="0"/>
          <w:numId w:val="71"/>
        </w:numPr>
        <w:pBdr/>
        <w:spacing w:after="240" w:before="240" w:lineRule="auto"/>
        <w:ind w:left="720" w:hanging="360"/>
        <w:jc w:val="both"/>
        <w:rPr/>
      </w:pPr>
      <w:r w:rsidDel="00000000" w:rsidR="00000000" w:rsidRPr="00000000">
        <w:rPr>
          <w:rtl w:val="0"/>
        </w:rPr>
        <w:t xml:space="preserve">Alerte lors de la désactivation d'une tranche de souscription sur le tableau de bord des utilisateurs.</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u2rp3q" w:id="134"/>
      <w:bookmarkEnd w:id="134"/>
      <w:r w:rsidDel="00000000" w:rsidR="00000000" w:rsidRPr="00000000">
        <w:rPr>
          <w:rFonts w:ascii="Calibri" w:cs="Calibri" w:eastAsia="Calibri" w:hAnsi="Calibri"/>
          <w:b w:val="1"/>
          <w:smallCaps w:val="1"/>
          <w:color w:val="404040"/>
          <w:sz w:val="32"/>
          <w:szCs w:val="32"/>
          <w:rtl w:val="0"/>
        </w:rPr>
        <w:t xml:space="preserve">Services/ Activités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981zbj" w:id="135"/>
      <w:bookmarkEnd w:id="135"/>
      <w:r w:rsidDel="00000000" w:rsidR="00000000" w:rsidRPr="00000000">
        <w:rPr>
          <w:rFonts w:ascii="Calibri" w:cs="Calibri" w:eastAsia="Calibri" w:hAnsi="Calibri"/>
          <w:b w:val="1"/>
          <w:color w:val="000000"/>
          <w:sz w:val="26"/>
          <w:szCs w:val="26"/>
          <w:rtl w:val="0"/>
        </w:rPr>
        <w:t xml:space="preserve">Service/Activité 1</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w:t>
      </w:r>
      <w:r w:rsidDel="00000000" w:rsidR="00000000" w:rsidRPr="00000000">
        <w:rPr>
          <w:i w:val="1"/>
          <w:rtl w:val="0"/>
        </w:rPr>
        <w:t xml:space="preserve">Processus décrit dans la Description des cas d'utilisation</w:t>
      </w:r>
      <w:r w:rsidDel="00000000" w:rsidR="00000000" w:rsidRPr="00000000">
        <w:rPr>
          <w:rtl w:val="0"/>
        </w:rPr>
        <w:t xml:space="preserve">]</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odc9jc" w:id="136"/>
      <w:bookmarkEnd w:id="136"/>
      <w:r w:rsidDel="00000000" w:rsidR="00000000" w:rsidRPr="00000000">
        <w:rPr>
          <w:rFonts w:ascii="Calibri" w:cs="Calibri" w:eastAsia="Calibri" w:hAnsi="Calibri"/>
          <w:b w:val="1"/>
          <w:smallCaps w:val="1"/>
          <w:color w:val="404040"/>
          <w:sz w:val="32"/>
          <w:szCs w:val="32"/>
          <w:rtl w:val="0"/>
        </w:rPr>
        <w:t xml:space="preserve">Menu</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menu de l'application est présenté comme suit:</w:t>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-1904</wp:posOffset>
            </wp:positionH>
            <wp:positionV relativeFrom="paragraph">
              <wp:posOffset>216534</wp:posOffset>
            </wp:positionV>
            <wp:extent cx="5624830" cy="175260"/>
            <wp:effectExtent b="0" l="0" r="0" t="0"/>
            <wp:wrapSquare wrapText="bothSides" distB="0" distT="0" distL="0" distR="0"/>
            <wp:docPr id="10"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624830" cy="175260"/>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L'organisation des différentes entrées de menu pour la gestion et l'affichage des données est présentée comme suit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3617595" cy="1483995"/>
            <wp:effectExtent b="0" l="0" r="0" t="0"/>
            <wp:wrapSquare wrapText="bothSides" distB="0" distT="0" distL="0" distR="0"/>
            <wp:docPr id="3"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3617595" cy="1483995"/>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pBdr/>
        <w:contextualSpacing w:val="0"/>
        <w:jc w:val="both"/>
        <w:rPr>
          <w:b w:val="1"/>
          <w:i w:val="1"/>
          <w:sz w:val="20"/>
          <w:szCs w:val="20"/>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8czs75" w:id="137"/>
      <w:bookmarkEnd w:id="137"/>
      <w:r w:rsidDel="00000000" w:rsidR="00000000" w:rsidRPr="00000000">
        <w:rPr>
          <w:rFonts w:ascii="Calibri" w:cs="Calibri" w:eastAsia="Calibri" w:hAnsi="Calibri"/>
          <w:b w:val="1"/>
          <w:smallCaps w:val="1"/>
          <w:color w:val="404040"/>
          <w:sz w:val="32"/>
          <w:szCs w:val="32"/>
          <w:rtl w:val="0"/>
        </w:rPr>
        <w:t xml:space="preserve">Description des cas d’utilisation</w:t>
      </w:r>
      <w:r w:rsidDel="00000000" w:rsidR="00000000" w:rsidRPr="00000000">
        <w:rPr>
          <w:rtl w:val="0"/>
        </w:rPr>
      </w:r>
    </w:p>
    <w:p w:rsidR="00000000" w:rsidDel="00000000" w:rsidP="00000000" w:rsidRDefault="00000000" w:rsidRPr="00000000">
      <w:pPr>
        <w:pBdr/>
        <w:spacing w:before="240" w:lineRule="auto"/>
        <w:contextualSpacing w:val="0"/>
        <w:jc w:val="both"/>
        <w:rPr>
          <w:b w:val="1"/>
          <w:u w:val="single"/>
        </w:rPr>
      </w:pPr>
      <w:r w:rsidDel="00000000" w:rsidR="00000000" w:rsidRPr="00000000">
        <w:rPr>
          <w:b w:val="1"/>
          <w:u w:val="single"/>
          <w:rtl w:val="0"/>
        </w:rPr>
        <w:t xml:space="preserve">Remarques Générales:</w:t>
      </w:r>
    </w:p>
    <w:p w:rsidR="00000000" w:rsidDel="00000000" w:rsidP="00000000" w:rsidRDefault="00000000" w:rsidRPr="00000000">
      <w:pPr>
        <w:numPr>
          <w:ilvl w:val="0"/>
          <w:numId w:val="47"/>
        </w:numPr>
        <w:pBdr/>
        <w:tabs>
          <w:tab w:val="left" w:pos="708"/>
        </w:tabs>
        <w:spacing w:before="240" w:lineRule="auto"/>
        <w:ind w:left="720" w:hanging="360"/>
        <w:jc w:val="both"/>
        <w:rPr/>
      </w:pPr>
      <w:r w:rsidDel="00000000" w:rsidR="00000000" w:rsidRPr="00000000">
        <w:rPr>
          <w:rtl w:val="0"/>
        </w:rPr>
        <w:t xml:space="preserve">Le système doit permettre les fonctionnalités suivantes tout au long du cycle de vie du processus :</w:t>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 La consultation des écrans de monitoring avec une recherche multicritères</w:t>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 La visualisation et l'extraction (en fichier excel natif Megara) de toutes les instances créées dans le système (Annonces, Ordres, attributions)</w:t>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 La génération du reporting.</w:t>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 L'utilisation des informations stockées dans les référentiels clients / Valeurs (MegaCommon)</w:t>
      </w:r>
    </w:p>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nia2ey" w:id="138"/>
      <w:bookmarkEnd w:id="138"/>
      <w:r w:rsidDel="00000000" w:rsidR="00000000" w:rsidRPr="00000000">
        <w:rPr>
          <w:rFonts w:ascii="Calibri" w:cs="Calibri" w:eastAsia="Calibri" w:hAnsi="Calibri"/>
          <w:b w:val="1"/>
          <w:color w:val="000000"/>
          <w:sz w:val="26"/>
          <w:szCs w:val="26"/>
          <w:rtl w:val="0"/>
        </w:rPr>
        <w:t xml:space="preserve">Cas d’utilisation &lt;Création de l'annonce&gt;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7hxl2r" w:id="139"/>
      <w:bookmarkEnd w:id="139"/>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création de l'annonce d'OPV se fait manuellement via un écran dédié à la saisie qui permettra le groupement d'un ensemble de données spécifiant ladite annonce, l'écran est compartimenté par groupe de données.</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mn7vak" w:id="140"/>
      <w:bookmarkEnd w:id="140"/>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relatives à la création d'une OPV</w:t>
      </w:r>
      <w:r w:rsidDel="00000000" w:rsidR="00000000" w:rsidRPr="00000000">
        <w:rPr>
          <w:rtl w:val="0"/>
        </w:rPr>
      </w:r>
    </w:p>
    <w:tbl>
      <w:tblPr>
        <w:tblStyle w:val="Table46"/>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Titre de l'introduction qui doit être crée au niveau du référentiel avec ou sans code ISIN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catégorie d'agent économique a configuré avant la tranche de souscription (En cas d'utilisation)</w:t>
            </w:r>
          </w:p>
        </w:tc>
      </w:tr>
    </w:tbl>
    <w:p w:rsidR="00000000" w:rsidDel="00000000" w:rsidP="00000000" w:rsidRDefault="00000000" w:rsidRPr="00000000">
      <w:pPr>
        <w:pBdr/>
        <w:spacing w:before="6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1si5id" w:id="141"/>
      <w:bookmarkEnd w:id="141"/>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08" w:right="142" w:firstLine="0"/>
        <w:jc w:val="both"/>
        <w:rPr/>
      </w:pPr>
      <w:r w:rsidDel="00000000" w:rsidR="00000000" w:rsidRPr="00000000">
        <w:rPr>
          <w:rFonts w:ascii="Calibri" w:cs="Calibri" w:eastAsia="Calibri" w:hAnsi="Calibri"/>
          <w:b w:val="0"/>
          <w:color w:val="00000a"/>
          <w:sz w:val="22"/>
          <w:szCs w:val="22"/>
          <w:rtl w:val="0"/>
        </w:rPr>
        <w:t xml:space="preserve">Les poste-conditions relatives à la création d'une OPV</w:t>
      </w:r>
      <w:r w:rsidDel="00000000" w:rsidR="00000000" w:rsidRPr="00000000">
        <w:rPr>
          <w:rtl w:val="0"/>
        </w:rPr>
      </w:r>
    </w:p>
    <w:tbl>
      <w:tblPr>
        <w:tblStyle w:val="Table47"/>
        <w:bidiVisual w:val="0"/>
        <w:tblW w:w="8765.0" w:type="dxa"/>
        <w:jc w:val="left"/>
        <w:tblInd w:w="-14.000000000000004" w:type="dxa"/>
        <w:tblLayout w:type="fixed"/>
        <w:tblLook w:val="0400"/>
      </w:tblPr>
      <w:tblGrid>
        <w:gridCol w:w="3461"/>
        <w:gridCol w:w="5304"/>
        <w:tblGridChange w:id="0">
          <w:tblGrid>
            <w:gridCol w:w="3461"/>
            <w:gridCol w:w="5304"/>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nombre d’actions offertes.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Identification de la valeur à introduire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prix de l'introduction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type de l'introduction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la date de début de souscription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POS-090-6</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la date de fin de souscription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POS-090-7</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la date de clôture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POS-090-8</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premier jour de cotation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POS-090-9</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la date de restitution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la date de règlement livraison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taux de commission de courtage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taux de règlement / Livraison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 taux de commission du réseau placeur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Identifier le mode de financement</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la ou les catégorie(s) d'agents économique si applicable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POS-090-16</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Rattacher la note d'information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POS-090-17</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Définir les tranches de souscription</w:t>
            </w:r>
          </w:p>
        </w:tc>
      </w:tr>
    </w:tbl>
    <w:p w:rsidR="00000000" w:rsidDel="00000000" w:rsidP="00000000" w:rsidRDefault="00000000" w:rsidRPr="00000000">
      <w:pPr>
        <w:pBdr/>
        <w:spacing w:before="6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ls5o66" w:id="142"/>
      <w:bookmarkEnd w:id="142"/>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pPr>
      <w:r w:rsidDel="00000000" w:rsidR="00000000" w:rsidRPr="00000000">
        <w:drawing>
          <wp:inline distB="0" distT="0" distL="0" distR="0">
            <wp:extent cx="5753100" cy="2790825"/>
            <wp:effectExtent b="0" l="0" r="0" t="0"/>
            <wp:docPr id="34" name="image68.png"/>
            <a:graphic>
              <a:graphicData uri="http://schemas.openxmlformats.org/drawingml/2006/picture">
                <pic:pic>
                  <pic:nvPicPr>
                    <pic:cNvPr id="0" name="image68.png"/>
                    <pic:cNvPicPr preferRelativeResize="0"/>
                  </pic:nvPicPr>
                  <pic:blipFill>
                    <a:blip r:embed="rId27"/>
                    <a:srcRect b="0" l="0" r="0" t="0"/>
                    <a:stretch>
                      <a:fillRect/>
                    </a:stretch>
                  </pic:blipFill>
                  <pic:spPr>
                    <a:xfrm>
                      <a:off x="0" y="0"/>
                      <a:ext cx="5753100" cy="2790825"/>
                    </a:xfrm>
                    <a:prstGeom prst="rect"/>
                    <a:ln/>
                  </pic:spPr>
                </pic:pic>
              </a:graphicData>
            </a:graphic>
          </wp:inline>
        </w:drawing>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0xfydz" w:id="143"/>
      <w:bookmarkEnd w:id="143"/>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liste des règles de gestion pour la création d'une annonce OPV</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48"/>
        <w:bidiVisual w:val="0"/>
        <w:tblW w:w="8690.0" w:type="dxa"/>
        <w:jc w:val="left"/>
        <w:tblInd w:w="-70.0" w:type="dxa"/>
        <w:tblLayout w:type="fixed"/>
        <w:tblLook w:val="0400"/>
      </w:tblPr>
      <w:tblGrid>
        <w:gridCol w:w="1601"/>
        <w:gridCol w:w="7089"/>
        <w:tblGridChange w:id="0">
          <w:tblGrid>
            <w:gridCol w:w="1601"/>
            <w:gridCol w:w="7089"/>
          </w:tblGrid>
        </w:tblGridChange>
      </w:tblGrid>
      <w:tr>
        <w:trPr>
          <w:trHeight w:val="300" w:hRule="atLeast"/>
        </w:trPr>
        <w:tc>
          <w:tcPr>
            <w:tcBorders>
              <w:top w:color="000000" w:space="0" w:sz="8" w:val="single"/>
              <w:left w:color="000000" w:space="0" w:sz="8" w:val="single"/>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Réf.</w:t>
            </w:r>
          </w:p>
        </w:tc>
        <w:tc>
          <w:tcPr>
            <w:tcBorders>
              <w:top w:color="000000" w:space="0" w:sz="8" w:val="single"/>
              <w:left w:color="000000" w:space="0" w:sz="0" w:val="nil"/>
              <w:bottom w:color="000000" w:space="0" w:sz="8" w:val="single"/>
              <w:right w:color="000000" w:space="0" w:sz="8" w:val="single"/>
            </w:tcBorders>
            <w:shd w:fill="d9d9d9"/>
          </w:tcPr>
          <w:p w:rsidR="00000000" w:rsidDel="00000000" w:rsidP="00000000" w:rsidRDefault="00000000" w:rsidRPr="00000000">
            <w:pPr>
              <w:pBdr/>
              <w:spacing w:line="240" w:lineRule="auto"/>
              <w:contextualSpacing w:val="0"/>
              <w:jc w:val="both"/>
              <w:rPr>
                <w:b w:val="1"/>
                <w:color w:val="000000"/>
              </w:rPr>
            </w:pPr>
            <w:r w:rsidDel="00000000" w:rsidR="00000000" w:rsidRPr="00000000">
              <w:rPr>
                <w:b w:val="1"/>
                <w:color w:val="000000"/>
                <w:rtl w:val="0"/>
              </w:rPr>
              <w:t xml:space="preserve">Description</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Le champ prix de l'introduction doit contenir une valeur numérique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date de début de souscription est supérieure ou égale à la date métier</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date de fin est supérieure à la date de début de souscription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Le premier jour de cotation est supérieur à la date de fin de souscription</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date de restitution est comprise entre la date de fin de souscription et le premier jour de cotation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RG-090-6</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Le champ conseillé financier reprend les rôles entités banques</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RG-090-7</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Le champ chef de file reprend les rôles entités Société de bourse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RG-090-8</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composition co-chef de file reprend les rôles entités dépositaire et banques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RG-090-9</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composition membres du syndicat de placement reprend les rôles entités dépositaire, banques et société de bourse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Chaque groupe d'agent économique doit avoir une référence unique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L'identifiant est unique par tranche de souscription</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Chaque tranche de souscription doit avoir un contexte unique</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RG-090-13</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quantité maximale dans le résultat de la tranche doit être supérieure à la quantité minimale de la tranche</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RG-090-14</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tranche de souscriptions doit être active des sa création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RG-090-15</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Pour la tranche personnel, le code de catégorie d'agent économique est le 341</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RG-090-16</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décote doit être configurée par taux ou par montant</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RG-090-17</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quantité minimale de souscription est minimale est inférieur à la quantité maximale de souscription</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RG-090-18</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quantité offerte par tranche de souscription doit être inférieure au nombre de titres émis </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RG-090-19</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somme des quantités offertes ne doit pas dépasser le nombre de titres émis</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RG-090-20</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Date de début de validité de la tranche est égal à la date de la première souscription</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RG-090-21</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La date de fin de validité est supérieure ou égale à la date de début de validité de la tranche </w:t>
            </w:r>
          </w:p>
        </w:tc>
      </w:tr>
      <w:tr>
        <w:trPr>
          <w:trHeight w:val="6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RG-090-22</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color w:val="000000"/>
              </w:rPr>
            </w:pPr>
            <w:r w:rsidDel="00000000" w:rsidR="00000000" w:rsidRPr="00000000">
              <w:rPr>
                <w:color w:val="000000"/>
                <w:rtl w:val="0"/>
              </w:rPr>
              <w:t xml:space="preserve">si les deux dates sont les mêmes, cela signifie que la validité de la tranche est d'une journée</w:t>
            </w:r>
          </w:p>
        </w:tc>
      </w:tr>
    </w:tbl>
    <w:p w:rsidR="00000000" w:rsidDel="00000000" w:rsidP="00000000" w:rsidRDefault="00000000" w:rsidRPr="00000000">
      <w:pPr>
        <w:pBdr/>
        <w:spacing w:before="60" w:lineRule="auto"/>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kx3h1s" w:id="144"/>
      <w:bookmarkEnd w:id="144"/>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traitements spécifiques à ce CUF.</w:t>
      </w:r>
      <w:r w:rsidDel="00000000" w:rsidR="00000000" w:rsidRPr="00000000">
        <w:rPr>
          <w:rtl w:val="0"/>
        </w:rPr>
      </w:r>
    </w:p>
    <w:tbl>
      <w:tblPr>
        <w:tblStyle w:val="Table49"/>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2"/>
              </w:numPr>
              <w:pBdr/>
              <w:spacing w:after="0" w:before="0" w:line="240" w:lineRule="auto"/>
              <w:ind w:left="720" w:hanging="360"/>
              <w:jc w:val="both"/>
              <w:rPr>
                <w:b w:val="1"/>
                <w:i w:val="0"/>
                <w:sz w:val="22"/>
                <w:szCs w:val="22"/>
              </w:rPr>
            </w:pPr>
            <w:r w:rsidDel="00000000" w:rsidR="00000000" w:rsidRPr="00000000">
              <w:rPr>
                <w:rFonts w:ascii="Calibri" w:cs="Calibri" w:eastAsia="Calibri" w:hAnsi="Calibri"/>
                <w:b w:val="0"/>
                <w:i w:val="0"/>
                <w:sz w:val="22"/>
                <w:szCs w:val="22"/>
                <w:rtl w:val="0"/>
              </w:rPr>
              <w:t xml:space="preserve">Début de la saisie par identification de l'actif au niveau du champ « Titre de l'introduction », il est possible de lancer une recherche par la description de la valeur, l'utilisateur devra renseigner entre « %% » une fraction de la description puis pousser le bouton </w:t>
            </w:r>
            <w:r w:rsidDel="00000000" w:rsidR="00000000" w:rsidRPr="00000000">
              <w:rPr>
                <w:rFonts w:ascii="Calibri" w:cs="Calibri" w:eastAsia="Calibri" w:hAnsi="Calibri"/>
                <w:b w:val="1"/>
                <w:i w:val="0"/>
                <w:sz w:val="22"/>
                <w:szCs w:val="22"/>
                <w:rtl w:val="0"/>
              </w:rPr>
              <w:t xml:space="preserve">F2</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1"/>
                <w:i w:val="0"/>
                <w:sz w:val="22"/>
                <w:szCs w:val="22"/>
              </w:rPr>
            </w:pPr>
            <w:r w:rsidDel="00000000" w:rsidR="00000000" w:rsidRPr="00000000">
              <w:rPr>
                <w:rFonts w:ascii="Calibri" w:cs="Calibri" w:eastAsia="Calibri" w:hAnsi="Calibri"/>
                <w:b w:val="0"/>
                <w:i w:val="0"/>
                <w:sz w:val="22"/>
                <w:szCs w:val="22"/>
                <w:rtl w:val="0"/>
              </w:rPr>
              <w:t xml:space="preserve">Exemple : Pour la Valeur </w:t>
            </w:r>
            <w:r w:rsidDel="00000000" w:rsidR="00000000" w:rsidRPr="00000000">
              <w:rPr>
                <w:rFonts w:ascii="Calibri" w:cs="Calibri" w:eastAsia="Calibri" w:hAnsi="Calibri"/>
                <w:b w:val="1"/>
                <w:i w:val="0"/>
                <w:sz w:val="22"/>
                <w:szCs w:val="22"/>
                <w:rtl w:val="0"/>
              </w:rPr>
              <w:t xml:space="preserve">« ATTIJARI »</w:t>
            </w:r>
            <w:r w:rsidDel="00000000" w:rsidR="00000000" w:rsidRPr="00000000">
              <w:rPr>
                <w:rFonts w:ascii="Calibri" w:cs="Calibri" w:eastAsia="Calibri" w:hAnsi="Calibri"/>
                <w:b w:val="0"/>
                <w:i w:val="0"/>
                <w:sz w:val="22"/>
                <w:szCs w:val="22"/>
                <w:rtl w:val="0"/>
              </w:rPr>
              <w:t xml:space="preserve">, il suffit de mentionner </w:t>
            </w:r>
            <w:r w:rsidDel="00000000" w:rsidR="00000000" w:rsidRPr="00000000">
              <w:rPr>
                <w:rFonts w:ascii="Calibri" w:cs="Calibri" w:eastAsia="Calibri" w:hAnsi="Calibri"/>
                <w:b w:val="1"/>
                <w:i w:val="0"/>
                <w:sz w:val="22"/>
                <w:szCs w:val="22"/>
                <w:rtl w:val="0"/>
              </w:rPr>
              <w:t xml:space="preserve">« %ATTI% »</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Une fois la valeur est saisie le champ description est calculé automatiquement (Sans code Isin)</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des nombres d’actions offertes : Une note affichée au niveau de la documentation CDVM</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Renseigner le prix de l'introduction</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Type de prix est connu par défaut dans la place marocaine, le champ de saisie est grisé</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Renseigner le type de l'introduction : par cession ou par augmentation de capital</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Toutes les dates seront remplies en respectant les « Règles de gestion » citées plus haut.</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Pousser le bouton F2 sur le champ « Conseiller financier » pour la sélection.</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Description du conseiller financier calculée par le système</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Pousser le bouton F2 sur le champ « Chef de file » pour la sélection.</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Description du chef de file calculée par le système</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Co-chef de file et MSP : En cliquant sur le bouton, l'utilisateur est orienté vers des écrans annexes pour faire les multiples sélections, il suffit de cliquer par la suite sur retour pour revenir à l'écran principal</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Catégorie d'agent économique : En cliquant sur le bouton, l'utilisateur devra nommer son groupe d'agent économique dans un écran annexe puis il choisit les différentes catégories selon le besoin des tranches de souscription.</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Remplir tous les champs relatifs au commissionnement</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Rattacher la note de la CDVM au niveau du champ document avec la possibilité d'ajouter des commentaires selon le besoin.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configuration de la tranche de souscription au niveau de l'annonce OPV consiste à combiner l’ensemble des données du contexte de l'« SLA Tranche» selon le profil des souscripteurs:</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1"/>
                <w:i w:val="0"/>
                <w:sz w:val="22"/>
                <w:szCs w:val="22"/>
                <w:rtl w:val="0"/>
              </w:rPr>
              <w:t xml:space="preserve">             Exemple</w:t>
            </w:r>
            <w:r w:rsidDel="00000000" w:rsidR="00000000" w:rsidRPr="00000000">
              <w:rPr>
                <w:rFonts w:ascii="Calibri" w:cs="Calibri" w:eastAsia="Calibri" w:hAnsi="Calibri"/>
                <w:b w:val="0"/>
                <w:i w:val="0"/>
                <w:sz w:val="22"/>
                <w:szCs w:val="22"/>
                <w:rtl w:val="0"/>
              </w:rPr>
              <w:t xml:space="preserve"> : MRE : Marocain résident à l'étranger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Champ à sélectionner : Nationalité : Marocain</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Client physique : Vrai</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Résidence : Faux</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Dans le cas où le contexte </w:t>
            </w:r>
            <w:r w:rsidDel="00000000" w:rsidR="00000000" w:rsidRPr="00000000">
              <w:rPr>
                <w:rFonts w:ascii="Calibri" w:cs="Calibri" w:eastAsia="Calibri" w:hAnsi="Calibri"/>
                <w:b w:val="0"/>
                <w:i w:val="1"/>
                <w:sz w:val="22"/>
                <w:szCs w:val="22"/>
                <w:rtl w:val="0"/>
              </w:rPr>
              <w:t xml:space="preserve">nécessite</w:t>
            </w:r>
            <w:r w:rsidDel="00000000" w:rsidR="00000000" w:rsidRPr="00000000">
              <w:rPr>
                <w:rFonts w:ascii="Calibri" w:cs="Calibri" w:eastAsia="Calibri" w:hAnsi="Calibri"/>
                <w:b w:val="0"/>
                <w:i w:val="0"/>
                <w:sz w:val="22"/>
                <w:szCs w:val="22"/>
                <w:rtl w:val="0"/>
              </w:rPr>
              <w:t xml:space="preserve"> l'appel à une catégorie d'agent économique, celle-ci devrait être configuré comme décrit plus haut pour que le système la ramène automatiquement au niveau du champ « Catégorie d'agent économique »</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Pour le traitement des souscriptions du personnel de la banque, il est convenu que la catégorie d’agent économique sera la 341 (personnel de l’établissement).</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Pour traiter la tranche des salariés de l’OPV, il faut utiliser le flag salarié</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L’utilisateur doit identifier la tranche de souscription</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 Définir le taux ou le montant de la décoté si applicable</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Définir l’intervalle de la tranche en quantité</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modes de financement défini pour chaque tranche seront repris dans la création des ordres OPVs. </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Définir la validité de la tranche (La date de début est calculé par le système)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24"/>
                <w:szCs w:val="24"/>
              </w:rPr>
            </w:pPr>
            <w:r w:rsidDel="00000000" w:rsidR="00000000" w:rsidRPr="00000000">
              <w:rPr>
                <w:sz w:val="24"/>
                <w:szCs w:val="24"/>
                <w:rtl w:val="0"/>
              </w:rPr>
              <w:t xml:space="preserve">TRT-090-3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Après avoir renseigné toutes les informations de l'OPV, l'utilisateur pousse le bouton de sauvegarde pour enregistrer l'annonce dans avec son code unique IPOXXXXXXXX</w:t>
            </w:r>
          </w:p>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4"/>
                <w:szCs w:val="24"/>
              </w:rPr>
            </w:pPr>
            <w:r w:rsidDel="00000000" w:rsidR="00000000" w:rsidRPr="00000000">
              <w:rPr>
                <w:rFonts w:ascii="Calibri" w:cs="Calibri" w:eastAsia="Calibri" w:hAnsi="Calibri"/>
                <w:b w:val="0"/>
                <w:i w:val="0"/>
                <w:sz w:val="22"/>
                <w:szCs w:val="22"/>
                <w:rtl w:val="0"/>
              </w:rPr>
              <w:t xml:space="preserve">Cette référence est celle utilisé dans les menus de recherche multicritères</w:t>
            </w:r>
            <w:r w:rsidDel="00000000" w:rsidR="00000000" w:rsidRPr="00000000">
              <w:rPr>
                <w:rFonts w:ascii="Calibri" w:cs="Calibri" w:eastAsia="Calibri" w:hAnsi="Calibri"/>
                <w:b w:val="0"/>
                <w:i w:val="0"/>
                <w:sz w:val="24"/>
                <w:szCs w:val="24"/>
                <w:rtl w:val="0"/>
              </w:rPr>
              <w:t xml:space="preserve">.</w:t>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302dr9l" w:id="145"/>
      <w:bookmarkEnd w:id="145"/>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50"/>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00" w:line="276" w:lineRule="auto"/>
        <w:ind w:left="576" w:right="142" w:hanging="576"/>
        <w:jc w:val="both"/>
        <w:rPr/>
      </w:pPr>
      <w:bookmarkStart w:colFirst="0" w:colLast="0" w:name="_1f7o1he" w:id="146"/>
      <w:bookmarkEnd w:id="146"/>
      <w:r w:rsidDel="00000000" w:rsidR="00000000" w:rsidRPr="00000000">
        <w:rPr>
          <w:rFonts w:ascii="Calibri" w:cs="Calibri" w:eastAsia="Calibri" w:hAnsi="Calibri"/>
          <w:b w:val="1"/>
          <w:color w:val="000000"/>
          <w:sz w:val="26"/>
          <w:szCs w:val="26"/>
          <w:rtl w:val="0"/>
        </w:rPr>
        <w:t xml:space="preserve">Cas d’utilisation &lt;Notification des Clients de la banque&gt;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z7bk57" w:id="147"/>
      <w:bookmarkEnd w:id="147"/>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cet écran est de générer la notification via des courriers électroniques pour tous les clients de la banque après la création de l'annonce.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 fichier par collecteurs sera généré au niveau du système dans le cas ou les ordres sont collectés par AWB et par WB. </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eclud0" w:id="148"/>
      <w:bookmarkEnd w:id="148"/>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à la notification des clients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tl w:val="0"/>
        </w:rPr>
      </w:r>
    </w:p>
    <w:tbl>
      <w:tblPr>
        <w:tblStyle w:val="Table51"/>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Il faut que l'annonce soit déjà créée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adresses du courrier électronique sont rattachées au client de la banque dans le référentiel clients (MegaCommon)</w:t>
            </w:r>
          </w:p>
        </w:tc>
      </w:tr>
    </w:tbl>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thw4kt" w:id="149"/>
      <w:bookmarkEnd w:id="149"/>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poste-conditions relatives à la notification des clients </w:t>
      </w:r>
      <w:r w:rsidDel="00000000" w:rsidR="00000000" w:rsidRPr="00000000">
        <w:rPr>
          <w:rtl w:val="0"/>
        </w:rPr>
      </w:r>
    </w:p>
    <w:tbl>
      <w:tblPr>
        <w:tblStyle w:val="Table52"/>
        <w:bidiVisual w:val="0"/>
        <w:tblW w:w="9224.0" w:type="dxa"/>
        <w:jc w:val="left"/>
        <w:tblInd w:w="-6.999999999999993" w:type="dxa"/>
        <w:tblLayout w:type="fixed"/>
        <w:tblLook w:val="0000"/>
      </w:tblPr>
      <w:tblGrid>
        <w:gridCol w:w="1506"/>
        <w:gridCol w:w="7718"/>
        <w:tblGridChange w:id="0">
          <w:tblGrid>
            <w:gridCol w:w="1506"/>
            <w:gridCol w:w="771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Statut de l'exécution suite à la fin du processus.</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dhjn8m" w:id="150"/>
      <w:bookmarkEnd w:id="150"/>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367665</wp:posOffset>
            </wp:positionV>
            <wp:extent cx="5895975" cy="3179445"/>
            <wp:effectExtent b="0" l="0" r="0" t="0"/>
            <wp:wrapSquare wrapText="bothSides" distB="0" distT="0" distL="0" distR="0"/>
            <wp:docPr id="2" name="image25.jpg"/>
            <a:graphic>
              <a:graphicData uri="http://schemas.openxmlformats.org/drawingml/2006/picture">
                <pic:pic>
                  <pic:nvPicPr>
                    <pic:cNvPr id="0" name="image25.jpg"/>
                    <pic:cNvPicPr preferRelativeResize="0"/>
                  </pic:nvPicPr>
                  <pic:blipFill>
                    <a:blip r:embed="rId28"/>
                    <a:srcRect b="0" l="0" r="0" t="0"/>
                    <a:stretch>
                      <a:fillRect/>
                    </a:stretch>
                  </pic:blipFill>
                  <pic:spPr>
                    <a:xfrm>
                      <a:off x="0" y="0"/>
                      <a:ext cx="5895975" cy="3179445"/>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smtxgf" w:id="151"/>
      <w:bookmarkEnd w:id="151"/>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tbl>
      <w:tblPr>
        <w:tblStyle w:val="Table53"/>
        <w:bidiVisual w:val="0"/>
        <w:tblW w:w="9237.0" w:type="dxa"/>
        <w:jc w:val="left"/>
        <w:tblInd w:w="-115.0" w:type="dxa"/>
        <w:tblLayout w:type="fixed"/>
        <w:tblLook w:val="0000"/>
      </w:tblPr>
      <w:tblGrid>
        <w:gridCol w:w="1525"/>
        <w:gridCol w:w="7712"/>
        <w:tblGridChange w:id="0">
          <w:tblGrid>
            <w:gridCol w:w="1525"/>
            <w:gridCol w:w="7712"/>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sz w:val="24"/>
                <w:szCs w:val="24"/>
              </w:rPr>
            </w:pPr>
            <w:r w:rsidDel="00000000" w:rsidR="00000000" w:rsidRPr="00000000">
              <w:rPr>
                <w:b w:val="1"/>
                <w:sz w:val="24"/>
                <w:szCs w:val="24"/>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sz w:val="24"/>
                <w:szCs w:val="24"/>
              </w:rPr>
            </w:pPr>
            <w:r w:rsidDel="00000000" w:rsidR="00000000" w:rsidRPr="00000000">
              <w:rPr>
                <w:b w:val="1"/>
                <w:sz w:val="24"/>
                <w:szCs w:val="24"/>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RG-091-1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Une notification ne se génère qu’une seule fois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Une annonce clôturée ne doit plus généré des notifications.</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cmhg48" w:id="152"/>
      <w:bookmarkEnd w:id="152"/>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right="142" w:firstLine="0"/>
        <w:contextualSpacing w:val="0"/>
        <w:jc w:val="both"/>
        <w:rPr/>
      </w:pPr>
      <w:r w:rsidDel="00000000" w:rsidR="00000000" w:rsidRPr="00000000">
        <w:rPr>
          <w:rFonts w:ascii="Calibri" w:cs="Calibri" w:eastAsia="Calibri" w:hAnsi="Calibri"/>
          <w:b w:val="0"/>
          <w:color w:val="00000a"/>
          <w:sz w:val="22"/>
          <w:szCs w:val="22"/>
          <w:rtl w:val="0"/>
        </w:rPr>
        <w:t xml:space="preserve">Les traitements relatifs à la notification des clients :</w:t>
      </w:r>
      <w:r w:rsidDel="00000000" w:rsidR="00000000" w:rsidRPr="00000000">
        <w:rPr>
          <w:rtl w:val="0"/>
        </w:rPr>
      </w:r>
    </w:p>
    <w:tbl>
      <w:tblPr>
        <w:tblStyle w:val="Table54"/>
        <w:bidiVisual w:val="0"/>
        <w:tblW w:w="9240.0" w:type="dxa"/>
        <w:jc w:val="left"/>
        <w:tblInd w:w="-6.999999999999993" w:type="dxa"/>
        <w:tblLayout w:type="fixed"/>
        <w:tblLook w:val="0000"/>
      </w:tblPr>
      <w:tblGrid>
        <w:gridCol w:w="1506"/>
        <w:gridCol w:w="34"/>
        <w:gridCol w:w="7684"/>
        <w:gridCol w:w="16"/>
        <w:tblGridChange w:id="0">
          <w:tblGrid>
            <w:gridCol w:w="1506"/>
            <w:gridCol w:w="34"/>
            <w:gridCol w:w="7684"/>
            <w:gridCol w:w="16"/>
          </w:tblGrid>
        </w:tblGridChange>
      </w:tblGrid>
      <w:tr>
        <w:tc>
          <w:tcPr>
            <w:gridSpan w:val="2"/>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sz w:val="24"/>
                <w:szCs w:val="24"/>
              </w:rPr>
            </w:pPr>
            <w:r w:rsidDel="00000000" w:rsidR="00000000" w:rsidRPr="00000000">
              <w:rPr>
                <w:b w:val="1"/>
                <w:sz w:val="24"/>
                <w:szCs w:val="24"/>
                <w:rtl w:val="0"/>
              </w:rPr>
              <w:t xml:space="preserve">Réf.</w:t>
            </w:r>
          </w:p>
        </w:tc>
        <w:tc>
          <w:tcPr>
            <w:gridSpan w:val="2"/>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sz w:val="24"/>
                <w:szCs w:val="24"/>
              </w:rPr>
            </w:pPr>
            <w:r w:rsidDel="00000000" w:rsidR="00000000" w:rsidRPr="00000000">
              <w:rPr>
                <w:b w:val="1"/>
                <w:sz w:val="24"/>
                <w:szCs w:val="24"/>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TRT-091-1</w:t>
            </w:r>
          </w:p>
        </w:tc>
        <w:tc>
          <w:tcPr>
            <w:gridSpan w:val="2"/>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Insertion de la référence de l'OPV au niveau de l'écran de monitoring, le système générera dans cet écran la ligne de l'annonce avec toutes les informations dont il a besoin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TRT-091-2</w:t>
            </w:r>
          </w:p>
        </w:tc>
        <w:tc>
          <w:tcPr>
            <w:gridSpan w:val="2"/>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7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Après la sélection de la ligne, l'utilisateur va pousser le bouton notifier pour lancer le processus de notification, la moulinette du processus commencera à tourner jusqu’à ce qu'elle affiche la fin de l'opération.</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2rrrqc1" w:id="153"/>
      <w:bookmarkEnd w:id="153"/>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55"/>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40" w:line="276" w:lineRule="auto"/>
        <w:ind w:left="576" w:right="142" w:hanging="576"/>
        <w:jc w:val="both"/>
        <w:rPr/>
      </w:pPr>
      <w:bookmarkStart w:colFirst="0" w:colLast="0" w:name="_16x20ju" w:id="154"/>
      <w:bookmarkEnd w:id="154"/>
      <w:r w:rsidDel="00000000" w:rsidR="00000000" w:rsidRPr="00000000">
        <w:rPr>
          <w:rFonts w:ascii="Calibri" w:cs="Calibri" w:eastAsia="Calibri" w:hAnsi="Calibri"/>
          <w:b w:val="1"/>
          <w:color w:val="000000"/>
          <w:sz w:val="26"/>
          <w:szCs w:val="26"/>
          <w:rtl w:val="0"/>
        </w:rPr>
        <w:t xml:space="preserve">Cas d’utilisation &lt;Création d'un ordre de souscription OPV&gt;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qwpj7n" w:id="155"/>
      <w:bookmarkEnd w:id="155"/>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cas d’utilisation est dédié à la création d’un ordre de souscription à une OPV pour le marché primaire. Il est différent à celui réservé au carnet d'ordre.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Megara offre un écran de monitoring dans un menu à part qui affiche les ordres OPV selon un ensemble de critères sélectionnés des champs: (Date, client, statut, titre...). </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Toute modification de souscription saisie nécessite une annulation et remplacement par une nouvelle souscription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tl w:val="0"/>
        </w:rPr>
      </w:r>
    </w:p>
    <w:tbl>
      <w:tblPr>
        <w:tblStyle w:val="Table56"/>
        <w:bidiVisual w:val="0"/>
        <w:tblW w:w="9231.0" w:type="dxa"/>
        <w:jc w:val="left"/>
        <w:tblInd w:w="-17.0" w:type="dxa"/>
        <w:tblLayout w:type="fixed"/>
        <w:tblLook w:val="0400"/>
      </w:tblPr>
      <w:tblGrid>
        <w:gridCol w:w="2002"/>
        <w:gridCol w:w="2551"/>
        <w:gridCol w:w="2127"/>
        <w:gridCol w:w="2551"/>
        <w:tblGridChange w:id="0">
          <w:tblGrid>
            <w:gridCol w:w="2002"/>
            <w:gridCol w:w="2551"/>
            <w:gridCol w:w="2127"/>
            <w:gridCol w:w="2551"/>
          </w:tblGrid>
        </w:tblGridChange>
      </w:tblGrid>
      <w:tr>
        <w:trPr>
          <w:trHeight w:val="600" w:hRule="atLeast"/>
        </w:trPr>
        <w:tc>
          <w:tcPr>
            <w:tcBorders>
              <w:top w:color="000000" w:space="0" w:sz="8" w:val="single"/>
              <w:left w:color="000000" w:space="0" w:sz="8" w:val="single"/>
              <w:bottom w:color="000000" w:space="0" w:sz="8" w:val="single"/>
              <w:right w:color="000000" w:space="0" w:sz="8" w:val="single"/>
            </w:tcBorders>
            <w:shd w:fill="a5a5a5"/>
          </w:tcPr>
          <w:p w:rsidR="00000000" w:rsidDel="00000000" w:rsidP="00000000" w:rsidRDefault="00000000" w:rsidRPr="00000000">
            <w:pPr>
              <w:pBdr/>
              <w:spacing w:line="240" w:lineRule="auto"/>
              <w:contextualSpacing w:val="0"/>
              <w:jc w:val="both"/>
              <w:rPr/>
            </w:pPr>
            <w:r w:rsidDel="00000000" w:rsidR="00000000" w:rsidRPr="00000000">
              <w:rPr>
                <w:rtl w:val="0"/>
              </w:rPr>
              <w:t xml:space="preserve">Statut </w:t>
            </w:r>
          </w:p>
        </w:tc>
        <w:tc>
          <w:tcPr>
            <w:tcBorders>
              <w:top w:color="000000" w:space="0" w:sz="8" w:val="single"/>
              <w:left w:color="000000" w:space="0" w:sz="0" w:val="nil"/>
              <w:bottom w:color="000000" w:space="0" w:sz="8" w:val="single"/>
              <w:right w:color="000000" w:space="0" w:sz="8" w:val="single"/>
            </w:tcBorders>
            <w:shd w:fill="a5a5a5"/>
          </w:tcPr>
          <w:p w:rsidR="00000000" w:rsidDel="00000000" w:rsidP="00000000" w:rsidRDefault="00000000" w:rsidRPr="00000000">
            <w:pPr>
              <w:pBdr/>
              <w:spacing w:line="240" w:lineRule="auto"/>
              <w:contextualSpacing w:val="0"/>
              <w:jc w:val="both"/>
              <w:rPr/>
            </w:pPr>
            <w:r w:rsidDel="00000000" w:rsidR="00000000" w:rsidRPr="00000000">
              <w:rPr>
                <w:rtl w:val="0"/>
              </w:rPr>
              <w:t xml:space="preserve">En attente de validation</w:t>
            </w:r>
          </w:p>
        </w:tc>
        <w:tc>
          <w:tcPr>
            <w:tcBorders>
              <w:top w:color="000000" w:space="0" w:sz="8" w:val="single"/>
              <w:left w:color="000000" w:space="0" w:sz="0" w:val="nil"/>
              <w:bottom w:color="000000" w:space="0" w:sz="8" w:val="single"/>
              <w:right w:color="000000" w:space="0" w:sz="8" w:val="single"/>
            </w:tcBorders>
            <w:shd w:fill="a5a5a5"/>
          </w:tcPr>
          <w:p w:rsidR="00000000" w:rsidDel="00000000" w:rsidP="00000000" w:rsidRDefault="00000000" w:rsidRPr="00000000">
            <w:pPr>
              <w:pBdr/>
              <w:spacing w:line="240" w:lineRule="auto"/>
              <w:contextualSpacing w:val="0"/>
              <w:jc w:val="both"/>
              <w:rPr/>
            </w:pPr>
            <w:r w:rsidDel="00000000" w:rsidR="00000000" w:rsidRPr="00000000">
              <w:rPr>
                <w:rtl w:val="0"/>
              </w:rPr>
              <w:t xml:space="preserve">Avant clôture OPV </w:t>
            </w:r>
          </w:p>
        </w:tc>
        <w:tc>
          <w:tcPr>
            <w:tcBorders>
              <w:top w:color="000000" w:space="0" w:sz="8" w:val="single"/>
              <w:left w:color="000000" w:space="0" w:sz="0" w:val="nil"/>
              <w:bottom w:color="000000" w:space="0" w:sz="8" w:val="single"/>
              <w:right w:color="000000" w:space="0" w:sz="8" w:val="single"/>
            </w:tcBorders>
            <w:shd w:fill="a5a5a5"/>
          </w:tcPr>
          <w:p w:rsidR="00000000" w:rsidDel="00000000" w:rsidP="00000000" w:rsidRDefault="00000000" w:rsidRPr="00000000">
            <w:pPr>
              <w:pBdr/>
              <w:spacing w:line="240" w:lineRule="auto"/>
              <w:contextualSpacing w:val="0"/>
              <w:jc w:val="both"/>
              <w:rPr/>
            </w:pPr>
            <w:r w:rsidDel="00000000" w:rsidR="00000000" w:rsidRPr="00000000">
              <w:rPr>
                <w:rtl w:val="0"/>
              </w:rPr>
              <w:t xml:space="preserve">Après Clôture OPV</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Annulation</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VRAI</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Vrai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FAUX</w:t>
            </w:r>
          </w:p>
        </w:tc>
      </w:tr>
      <w:tr>
        <w:trPr>
          <w:trHeight w:val="300" w:hRule="atLeast"/>
        </w:trPr>
        <w:tc>
          <w:tcPr>
            <w:tcBorders>
              <w:top w:color="000000" w:space="0" w:sz="0" w:val="nil"/>
              <w:left w:color="000000" w:space="0" w:sz="8" w:val="single"/>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Rejet</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Vrai </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FAUX</w:t>
            </w:r>
          </w:p>
        </w:tc>
        <w:tc>
          <w:tcPr>
            <w:tcBorders>
              <w:top w:color="000000" w:space="0" w:sz="0" w:val="nil"/>
              <w:left w:color="000000" w:space="0" w:sz="0" w:val="nil"/>
              <w:bottom w:color="000000" w:space="0" w:sz="8" w:val="single"/>
              <w:right w:color="000000" w:space="0" w:sz="8" w:val="single"/>
            </w:tcBorders>
            <w:shd w:fill="ffffff"/>
          </w:tcPr>
          <w:p w:rsidR="00000000" w:rsidDel="00000000" w:rsidP="00000000" w:rsidRDefault="00000000" w:rsidRPr="00000000">
            <w:pPr>
              <w:pBdr/>
              <w:spacing w:line="240" w:lineRule="auto"/>
              <w:contextualSpacing w:val="0"/>
              <w:jc w:val="both"/>
              <w:rPr/>
            </w:pPr>
            <w:r w:rsidDel="00000000" w:rsidR="00000000" w:rsidRPr="00000000">
              <w:rPr>
                <w:rtl w:val="0"/>
              </w:rPr>
              <w:t xml:space="preserve">FAUX</w:t>
            </w:r>
          </w:p>
        </w:tc>
      </w:tr>
    </w:tbl>
    <w:p w:rsidR="00000000" w:rsidDel="00000000" w:rsidP="00000000" w:rsidRDefault="00000000" w:rsidRPr="00000000">
      <w:pPr>
        <w:pBdr/>
        <w:tabs>
          <w:tab w:val="left" w:pos="708"/>
        </w:tabs>
        <w:spacing w:after="120" w:lineRule="auto"/>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Si la réservation est effectuée au cours de la journée avant le postage du débit, l’annulation nécessite une levée de réservation sans effectuer le postage de débit.</w:t>
      </w:r>
    </w:p>
    <w:p w:rsidR="00000000" w:rsidDel="00000000" w:rsidP="00000000" w:rsidRDefault="00000000" w:rsidRPr="00000000">
      <w:pPr>
        <w:numPr>
          <w:ilvl w:val="0"/>
          <w:numId w:val="43"/>
        </w:numPr>
        <w:pBdr/>
        <w:tabs>
          <w:tab w:val="left" w:pos="708"/>
        </w:tabs>
        <w:spacing w:after="0" w:before="240" w:line="276" w:lineRule="auto"/>
        <w:ind w:left="720" w:hanging="36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Si l’annulation est effectuée après le débit, il faut restituer le débit</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61ztfg" w:id="156"/>
      <w:bookmarkEnd w:id="156"/>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ce CUF sont :</w:t>
      </w:r>
      <w:r w:rsidDel="00000000" w:rsidR="00000000" w:rsidRPr="00000000">
        <w:rPr>
          <w:rtl w:val="0"/>
        </w:rPr>
      </w:r>
    </w:p>
    <w:tbl>
      <w:tblPr>
        <w:tblStyle w:val="Table57"/>
        <w:bidiVisual w:val="0"/>
        <w:tblW w:w="9238.0" w:type="dxa"/>
        <w:jc w:val="left"/>
        <w:tblInd w:w="-115.0" w:type="dxa"/>
        <w:tblLayout w:type="fixed"/>
        <w:tblLook w:val="0000"/>
      </w:tblPr>
      <w:tblGrid>
        <w:gridCol w:w="1511"/>
        <w:gridCol w:w="7727"/>
        <w:tblGridChange w:id="0">
          <w:tblGrid>
            <w:gridCol w:w="1511"/>
            <w:gridCol w:w="7727"/>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PRE-092-1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valeur le titre de l'introduction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PRE-092-2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clients sujets à l'ordre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PRE-092-3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comptes-titres client sujets à l'ordre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PRE-092-4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dans le référentiel les comptes-espèces client sujets à un ordre de bourse.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PRE-092-5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Définir l'éligibilité compte-titres et comptes espèces client via l'SLA d'éligibilité </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l7a3n9" w:id="157"/>
      <w:bookmarkEnd w:id="157"/>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poste-conditions relatives à ce CUF sont :</w:t>
      </w:r>
      <w:r w:rsidDel="00000000" w:rsidR="00000000" w:rsidRPr="00000000">
        <w:rPr>
          <w:rtl w:val="0"/>
        </w:rPr>
      </w:r>
    </w:p>
    <w:p w:rsidR="00000000" w:rsidDel="00000000" w:rsidP="00000000" w:rsidRDefault="00000000" w:rsidRPr="00000000">
      <w:pPr>
        <w:keepNext w:val="1"/>
        <w:keepLines w:val="1"/>
        <w:pBdr/>
        <w:spacing w:after="0" w:before="200" w:line="276" w:lineRule="auto"/>
        <w:ind w:left="0" w:firstLine="0"/>
        <w:contextualSpacing w:val="0"/>
        <w:jc w:val="both"/>
        <w:rPr/>
      </w:pPr>
      <w:r w:rsidDel="00000000" w:rsidR="00000000" w:rsidRPr="00000000">
        <w:rPr>
          <w:rtl w:val="0"/>
        </w:rPr>
      </w:r>
    </w:p>
    <w:tbl>
      <w:tblPr>
        <w:tblStyle w:val="Table58"/>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497"/>
        <w:gridCol w:w="7673"/>
        <w:tblGridChange w:id="0">
          <w:tblGrid>
            <w:gridCol w:w="1497"/>
            <w:gridCol w:w="7673"/>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POS-092-1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Identifier le compte espèce ou le compte titre du client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POS-092-2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Identifier la valeur sujette à l'introduction</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POS-092-3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Saisir la quantité de l'ordre a souscrire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POS-092-4</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Spécifier le mode de financement du souscripteur</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56xmb2" w:id="158"/>
      <w:bookmarkEnd w:id="158"/>
      <w:r w:rsidDel="00000000" w:rsidR="00000000" w:rsidRPr="00000000">
        <w:rPr>
          <w:rFonts w:ascii="Calibri" w:cs="Calibri" w:eastAsia="Calibri" w:hAnsi="Calibri"/>
          <w:b w:val="1"/>
          <w:sz w:val="24"/>
          <w:szCs w:val="24"/>
          <w:rtl w:val="0"/>
        </w:rPr>
        <w:t xml:space="preserve">Diagramme d’activité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firstLine="0"/>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-1904</wp:posOffset>
            </wp:positionH>
            <wp:positionV relativeFrom="paragraph">
              <wp:posOffset>-3174</wp:posOffset>
            </wp:positionV>
            <wp:extent cx="5810250" cy="2853055"/>
            <wp:effectExtent b="0" l="0" r="0" t="0"/>
            <wp:wrapSquare wrapText="bothSides" distB="0" distT="0" distL="0" distR="0"/>
            <wp:docPr id="7" name="image30.jpg"/>
            <a:graphic>
              <a:graphicData uri="http://schemas.openxmlformats.org/drawingml/2006/picture">
                <pic:pic>
                  <pic:nvPicPr>
                    <pic:cNvPr id="0" name="image30.jpg"/>
                    <pic:cNvPicPr preferRelativeResize="0"/>
                  </pic:nvPicPr>
                  <pic:blipFill>
                    <a:blip r:embed="rId29"/>
                    <a:srcRect b="0" l="0" r="0" t="0"/>
                    <a:stretch>
                      <a:fillRect/>
                    </a:stretch>
                  </pic:blipFill>
                  <pic:spPr>
                    <a:xfrm>
                      <a:off x="0" y="0"/>
                      <a:ext cx="5810250" cy="2853055"/>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kc7wiv" w:id="159"/>
      <w:bookmarkEnd w:id="159"/>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La liste des règles de gestion de l'écran de création d'un ordre OPV</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59"/>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496"/>
        <w:gridCol w:w="7674"/>
        <w:tblGridChange w:id="0">
          <w:tblGrid>
            <w:gridCol w:w="1496"/>
            <w:gridCol w:w="7674"/>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 compte titre est calculé depuis le compte espèce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 compte espèce est calculé depuis le compte titre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Les descriptions des comptes titres et espèce sont calculés automatiquement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RG-092-4</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Type d'identité principale à saisir au niveau de l'ordre (Les données référentiel ne seront pas retenues)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RG-092-5</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Numéro d'identité est  saisi au niveau de l'ordre (les données référentiel ne seront pas retenues)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RG-092-6</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Type d'ordre est un champ grisé affichant un « achat » par défaut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RG-092-7</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Il est possible de rechercher l'ISIN par sa description ou une partie de sa description  comprise entre %%</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RG-092-8</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Description de la valeur calculée en automatique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RG-092-9</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 Type de prix est un champ grisé affichant « Seuil de déclanchement » par défaut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RG-092-10</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Prix de l'introduction : Prix déduit depuis l'annonce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RG-092-11</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Date de validité = Date du jour + 30 Jours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Nombre de jours de validité = 30 jours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Type de validité par défaut a date déterminé</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RG-092-14</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Date de l’ordre est la date du jour par défaut</w:t>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RG-092-15</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Date de réception est la date du système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RG-092-16</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Identifiant de la tranche de souscription calculé automatiquement s'il existe, sinon c'est un champ grisé vide.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RG-092-17</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Montant de réservation espèce calculé automatiquement sur la base de l'apport propre du client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RG-092-18</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Pas de deux Majeurs avec la même CIN.</w:t>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RG-092-19</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Un client ne peut pas souscrire deux fois pour une même OPV seulement dans les cas suivants :</w:t>
            </w:r>
          </w:p>
          <w:p w:rsidR="00000000" w:rsidDel="00000000" w:rsidP="00000000" w:rsidRDefault="00000000" w:rsidRPr="00000000">
            <w:pPr>
              <w:widowControl w:val="0"/>
              <w:numPr>
                <w:ilvl w:val="0"/>
                <w:numId w:val="25"/>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Souscrire en tant que salarié et client ordinaire : Le client sera identifié une fois par sa CIN, une fois par le couple (CIN, salarié)</w:t>
            </w:r>
          </w:p>
          <w:p w:rsidR="00000000" w:rsidDel="00000000" w:rsidP="00000000" w:rsidRDefault="00000000" w:rsidRPr="00000000">
            <w:pPr>
              <w:widowControl w:val="0"/>
              <w:numPr>
                <w:ilvl w:val="0"/>
                <w:numId w:val="25"/>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Souscrire pour un mineur : Même CIN mais avec la date de naissance du fils l’utilisateur est tenu de modifier le nom du souscripteur dans ce cas de figure.</w:t>
            </w:r>
          </w:p>
        </w:tc>
      </w:tr>
      <w:tr>
        <w:tc>
          <w:tcPr>
            <w:tcBorders>
              <w:bottom w:color="000000"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RG-092-20</w:t>
            </w:r>
          </w:p>
        </w:tc>
        <w:tc>
          <w:tcPr>
            <w:tcBorders>
              <w:left w:color="000001" w:space="0" w:sz="4" w:val="single"/>
              <w:bottom w:color="000000"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Pour les comptes joints, le système opère un contrôle d’unicité compte titre/CIN, la première souscription est validée, la deuxième souscription sera retenue avec possibilité de forçage. </w:t>
            </w:r>
          </w:p>
        </w:tc>
      </w:tr>
      <w:tr>
        <w:tc>
          <w:tcPr>
            <w:tcBorders>
              <w:top w:color="000000" w:space="0" w:sz="4" w:val="single"/>
              <w:left w:color="000000" w:space="0" w:sz="4" w:val="single"/>
              <w:bottom w:color="000000" w:space="0" w:sz="4" w:val="single"/>
              <w:right w:color="000000"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RG-092-21</w:t>
            </w:r>
          </w:p>
        </w:tc>
        <w:tc>
          <w:tcPr>
            <w:tcBorders>
              <w:top w:color="000000" w:space="0" w:sz="4" w:val="single"/>
              <w:left w:color="000000" w:space="0" w:sz="4" w:val="single"/>
              <w:bottom w:color="000000" w:space="0" w:sz="4" w:val="single"/>
              <w:right w:color="000000"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montant de réservation se fait à l’échelle de l’apport propre.</w:t>
            </w:r>
          </w:p>
        </w:tc>
      </w:tr>
    </w:tbl>
    <w:p w:rsidR="00000000" w:rsidDel="00000000" w:rsidP="00000000" w:rsidRDefault="00000000" w:rsidRPr="00000000">
      <w:pPr>
        <w:pBdr/>
        <w:spacing w:before="6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4bvf6o" w:id="160"/>
      <w:bookmarkEnd w:id="160"/>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traitements spécifiques à la création des ordres OPV.</w:t>
      </w:r>
      <w:r w:rsidDel="00000000" w:rsidR="00000000" w:rsidRPr="00000000">
        <w:rPr>
          <w:rtl w:val="0"/>
        </w:rPr>
      </w:r>
    </w:p>
    <w:tbl>
      <w:tblPr>
        <w:tblStyle w:val="Table60"/>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515"/>
        <w:gridCol w:w="7655"/>
        <w:tblGridChange w:id="0">
          <w:tblGrid>
            <w:gridCol w:w="1515"/>
            <w:gridCol w:w="7655"/>
          </w:tblGrid>
        </w:tblGridChange>
      </w:tblGrid>
      <w:tr>
        <w:tc>
          <w:tcPr>
            <w:tcBorders>
              <w:top w:color="000001" w:space="0" w:sz="4" w:val="single"/>
              <w:bottom w:color="000001" w:space="0" w:sz="4" w:val="single"/>
              <w:right w:color="000001" w:space="0" w:sz="4" w:val="single"/>
            </w:tcBorders>
            <w:shd w:fill="808080"/>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808080"/>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TRT-092-1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 L'utilisateur commence par introduire le compte espèce ou le compte titre du client (Se référer aux règles de gestion de l'écran plus haut)</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Génération automatique des données (Se référer aux règles de gestion de l'écran plus haut)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TRT-092-2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Au moment de la saisie de la valeur le système récupère en automatique toutes les informations configuré dans l'annonce en amont</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La combinaison entre les données du client ainsi que ceux relatives à l'OPV, déduira la tranche de souscription du client </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TRT-092-3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200" w:before="0" w:line="240" w:lineRule="auto"/>
              <w:ind w:left="36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L’utilisateur définit au niveau de l’ordre le ou les modes de financement du client par montant ou pourcentage et le système déduira le reliquat en automatique.</w:t>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Définition du mode de financement :</w:t>
            </w:r>
          </w:p>
          <w:p w:rsidR="00000000" w:rsidDel="00000000" w:rsidP="00000000" w:rsidRDefault="00000000" w:rsidRPr="00000000">
            <w:pPr>
              <w:widowControl w:val="0"/>
              <w:pBdr/>
              <w:spacing w:after="200" w:before="0" w:line="240" w:lineRule="auto"/>
              <w:ind w:left="72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Il faut prévoir le montant de crédit après attribution qui est égale à :</w:t>
            </w:r>
          </w:p>
          <w:p w:rsidR="00000000" w:rsidDel="00000000" w:rsidP="00000000" w:rsidRDefault="00000000" w:rsidRPr="00000000">
            <w:pPr>
              <w:widowControl w:val="0"/>
              <w:pBdr/>
              <w:spacing w:after="200" w:before="0" w:line="240" w:lineRule="auto"/>
              <w:ind w:left="72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(Quantité attribuée*Prix unitaire) – Apport propre avec Minimum</w:t>
            </w:r>
          </w:p>
          <w:p w:rsidR="00000000" w:rsidDel="00000000" w:rsidP="00000000" w:rsidRDefault="00000000" w:rsidRPr="00000000">
            <w:pPr>
              <w:widowControl w:val="0"/>
              <w:pBdr/>
              <w:spacing w:after="200" w:before="0" w:line="240" w:lineRule="auto"/>
              <w:ind w:left="720" w:firstLine="0"/>
              <w:contextualSpacing w:val="0"/>
              <w:jc w:val="both"/>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Cas de nantissement : </w:t>
            </w:r>
          </w:p>
          <w:p w:rsidR="00000000" w:rsidDel="00000000" w:rsidP="00000000" w:rsidRDefault="00000000" w:rsidRPr="00000000">
            <w:pPr>
              <w:widowControl w:val="0"/>
              <w:pBdr/>
              <w:spacing w:after="200" w:before="0" w:line="240" w:lineRule="auto"/>
              <w:ind w:left="36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Si la souscription est financée totalement ou partiellement par crédit, le client n’aura par le droit de céder la totalité ou une partie des titres attribué à l’hauteur du capital financé par crédit.</w:t>
            </w:r>
          </w:p>
          <w:p w:rsidR="00000000" w:rsidDel="00000000" w:rsidP="00000000" w:rsidRDefault="00000000" w:rsidRPr="00000000">
            <w:pPr>
              <w:widowControl w:val="0"/>
              <w:numPr>
                <w:ilvl w:val="0"/>
                <w:numId w:val="34"/>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Si le client fait partie du personnel: Il faut nantir la totalité de la position</w:t>
            </w:r>
          </w:p>
          <w:p w:rsidR="00000000" w:rsidDel="00000000" w:rsidP="00000000" w:rsidRDefault="00000000" w:rsidRPr="00000000">
            <w:pPr>
              <w:widowControl w:val="0"/>
              <w:numPr>
                <w:ilvl w:val="0"/>
                <w:numId w:val="34"/>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 Si le client ne fait pas partie du personnel: il faut nantir à la hauteur du crédit octroyé</w:t>
            </w:r>
          </w:p>
          <w:p w:rsidR="00000000" w:rsidDel="00000000" w:rsidP="00000000" w:rsidRDefault="00000000" w:rsidRPr="00000000">
            <w:pPr>
              <w:widowControl w:val="0"/>
              <w:pBdr/>
              <w:spacing w:after="200" w:before="0" w:line="240" w:lineRule="auto"/>
              <w:ind w:left="720" w:firstLine="0"/>
              <w:contextualSpacing w:val="0"/>
              <w:jc w:val="both"/>
              <w:rPr>
                <w:rFonts w:ascii="Calibri" w:cs="Calibri" w:eastAsia="Calibri" w:hAnsi="Calibri"/>
                <w:b w:val="1"/>
                <w:i w:val="1"/>
                <w:sz w:val="22"/>
                <w:szCs w:val="22"/>
              </w:rPr>
            </w:pPr>
            <w:r w:rsidDel="00000000" w:rsidR="00000000" w:rsidRPr="00000000">
              <w:rPr>
                <w:rFonts w:ascii="Calibri" w:cs="Calibri" w:eastAsia="Calibri" w:hAnsi="Calibri"/>
                <w:b w:val="1"/>
                <w:i w:val="1"/>
                <w:sz w:val="22"/>
                <w:szCs w:val="22"/>
                <w:rtl w:val="0"/>
              </w:rPr>
              <w:t xml:space="preserve">Cas de blocage :</w:t>
            </w:r>
          </w:p>
          <w:p w:rsidR="00000000" w:rsidDel="00000000" w:rsidP="00000000" w:rsidRDefault="00000000" w:rsidRPr="00000000">
            <w:pPr>
              <w:widowControl w:val="0"/>
              <w:pBdr/>
              <w:spacing w:after="200" w:before="0" w:line="240" w:lineRule="auto"/>
              <w:ind w:left="360" w:firstLine="0"/>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Pour un salarié, il n’a pas le droit de céder ses titres jusqu'à une date.</w:t>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contrats de blocage et de nantissement seront générés automatiquement depuis Megara avec une date d’entrée J+1 date de dénouement et une date de sortie (Suspens)</w:t>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levée de nantissement et du blocage devra être effectuée en automatique depuis Megara.</w:t>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TRT-092-4</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prix est calculé depuis l’annonce </w:t>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TRT-092-5</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7"/>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A la sauvegarde le système opère un contrôle sur tous les champs : Voir la section « Les Postes - condition saisie d’un ordre OPV » </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À la sauvegarde un ensemble de contrôle de validité sont opérés pour vérifier la conformité de l'ordre  (Voir les règles de gestion de l’ordre)</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color w:val="000000"/>
                <w:sz w:val="22"/>
                <w:szCs w:val="22"/>
                <w:rtl w:val="0"/>
              </w:rPr>
              <w:t xml:space="preserve">Si les contrôles de validité de l'ordre sont respectés l'ordre sera créé en un statut « En attente d'envoi à la BVC » sinon il sera sauvegardé avec un statut « Données invalides » pour des besoins d'historisation et piste d'audit.</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color w:val="000000"/>
                <w:sz w:val="22"/>
                <w:szCs w:val="22"/>
                <w:rtl w:val="0"/>
              </w:rPr>
              <w:t xml:space="preserve">L'ordre est sauvegardé avec une référence unique créé par le système TR113XXXXX</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color w:val="000000"/>
                <w:sz w:val="22"/>
                <w:szCs w:val="22"/>
                <w:rtl w:val="0"/>
              </w:rPr>
              <w:t xml:space="preserve">Le montant de réservation espèce sera généré à l’échelle de l’apport propre du client avec une levée en fin de journée plus un débit en batch (Postage Comptable).</w:t>
            </w:r>
            <w:r w:rsidDel="00000000" w:rsidR="00000000" w:rsidRPr="00000000">
              <w:rPr>
                <w:rtl w:val="0"/>
              </w:rPr>
            </w:r>
          </w:p>
        </w:tc>
      </w:tr>
    </w:tbl>
    <w:p w:rsidR="00000000" w:rsidDel="00000000" w:rsidP="00000000" w:rsidRDefault="00000000" w:rsidRPr="00000000">
      <w:pPr>
        <w:pBdr/>
        <w:spacing w:before="6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2jh5peh" w:id="161"/>
      <w:bookmarkEnd w:id="161"/>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tl w:val="0"/>
        </w:rPr>
      </w:r>
    </w:p>
    <w:tbl>
      <w:tblPr>
        <w:tblStyle w:val="Table61"/>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sz w:val="20"/>
          <w:szCs w:val="20"/>
        </w:rPr>
      </w:pPr>
      <w:r w:rsidDel="00000000" w:rsidR="00000000" w:rsidRPr="00000000">
        <w:rPr>
          <w:i w:val="1"/>
          <w:sz w:val="20"/>
          <w:szCs w:val="20"/>
          <w:rtl w:val="0"/>
        </w:rPr>
        <w:t xml:space="preserve">XXX = Trigramme spécifique à ce cas d’utilisation</w:t>
      </w:r>
    </w:p>
    <w:p w:rsidR="00000000" w:rsidDel="00000000" w:rsidP="00000000" w:rsidRDefault="00000000" w:rsidRPr="00000000">
      <w:pPr>
        <w:pBdr/>
        <w:spacing w:before="60" w:lineRule="auto"/>
        <w:contextualSpacing w:val="0"/>
        <w:jc w:val="both"/>
        <w:rPr>
          <w:i w:val="1"/>
          <w:sz w:val="20"/>
          <w:szCs w:val="20"/>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40" w:line="276" w:lineRule="auto"/>
        <w:ind w:left="576" w:right="142" w:hanging="576"/>
        <w:jc w:val="both"/>
        <w:rPr/>
      </w:pPr>
      <w:bookmarkStart w:colFirst="0" w:colLast="0" w:name="_ymfzma" w:id="162"/>
      <w:bookmarkEnd w:id="162"/>
      <w:r w:rsidDel="00000000" w:rsidR="00000000" w:rsidRPr="00000000">
        <w:rPr>
          <w:rFonts w:ascii="Calibri" w:cs="Calibri" w:eastAsia="Calibri" w:hAnsi="Calibri"/>
          <w:b w:val="1"/>
          <w:color w:val="000000"/>
          <w:sz w:val="26"/>
          <w:szCs w:val="26"/>
          <w:rtl w:val="0"/>
        </w:rPr>
        <w:t xml:space="preserve">Cas d’utilisation &lt;Envoi des ordres OPV vers la BVC&gt;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im3ia3" w:id="163"/>
      <w:bookmarkEnd w:id="163"/>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Ce cas d'utilisation a pour objectif la centralisation des ordres dans un seul fichier et par collecteur (Voir en annexes « Fichier centralisateur OPV »), qui seront transmis à la bourse de valeurs de Casablanca, le même sera retournée avec les attributions pour chaque participant</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La structure du fichier généré met en évidence les critères de rapprochement à utiliser pour ajuster les allocations avec les ordres</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xrdshw" w:id="164"/>
      <w:bookmarkEnd w:id="164"/>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l’envoi des ordres vers la BVC :</w:t>
      </w:r>
      <w:r w:rsidDel="00000000" w:rsidR="00000000" w:rsidRPr="00000000">
        <w:rPr>
          <w:rtl w:val="0"/>
        </w:rPr>
      </w:r>
    </w:p>
    <w:tbl>
      <w:tblPr>
        <w:tblStyle w:val="Table62"/>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ordres qui apparaissent dans cet écran doivent détenir le statut « en attente d'envoi à la BVC »</w:t>
            </w: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PRE-093-2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Pousser le bouton « select all » avant l'envoi du fichier pour regrouper tous les ordres.</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4hr1b5p" w:id="165"/>
      <w:bookmarkEnd w:id="165"/>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poste-conditions relatives à l’envoi des ordres vers la BVC :</w:t>
      </w:r>
      <w:r w:rsidDel="00000000" w:rsidR="00000000" w:rsidRPr="00000000">
        <w:rPr>
          <w:rtl w:val="0"/>
        </w:rPr>
      </w:r>
    </w:p>
    <w:tbl>
      <w:tblPr>
        <w:tblStyle w:val="Table63"/>
        <w:bidiVisual w:val="0"/>
        <w:tblW w:w="9224.0" w:type="dxa"/>
        <w:jc w:val="left"/>
        <w:tblInd w:w="-6.999999999999993" w:type="dxa"/>
        <w:tblLayout w:type="fixed"/>
        <w:tblLook w:val="0000"/>
      </w:tblPr>
      <w:tblGrid>
        <w:gridCol w:w="1506"/>
        <w:gridCol w:w="7718"/>
        <w:tblGridChange w:id="0">
          <w:tblGrid>
            <w:gridCol w:w="1506"/>
            <w:gridCol w:w="771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3"/>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Statut des ordres après l'envoi</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wwbldi" w:id="166"/>
      <w:bookmarkEnd w:id="166"/>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0" w:firstLine="0"/>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-1904</wp:posOffset>
            </wp:positionH>
            <wp:positionV relativeFrom="paragraph">
              <wp:posOffset>-3174</wp:posOffset>
            </wp:positionV>
            <wp:extent cx="5748655" cy="3094355"/>
            <wp:effectExtent b="0" l="0" r="0" t="0"/>
            <wp:wrapSquare wrapText="bothSides" distB="0" distT="0" distL="0" distR="0"/>
            <wp:docPr id="6" name="image29.jpg"/>
            <a:graphic>
              <a:graphicData uri="http://schemas.openxmlformats.org/drawingml/2006/picture">
                <pic:pic>
                  <pic:nvPicPr>
                    <pic:cNvPr id="0" name="image29.jpg"/>
                    <pic:cNvPicPr preferRelativeResize="0"/>
                  </pic:nvPicPr>
                  <pic:blipFill>
                    <a:blip r:embed="rId30"/>
                    <a:srcRect b="0" l="0" r="0" t="0"/>
                    <a:stretch>
                      <a:fillRect/>
                    </a:stretch>
                  </pic:blipFill>
                  <pic:spPr>
                    <a:xfrm>
                      <a:off x="0" y="0"/>
                      <a:ext cx="5748655" cy="3094355"/>
                    </a:xfrm>
                    <a:prstGeom prst="rect"/>
                    <a:ln/>
                  </pic:spPr>
                </pic:pic>
              </a:graphicData>
            </a:graphic>
          </wp:anchor>
        </w:drawing>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c1lvlb" w:id="167"/>
      <w:bookmarkEnd w:id="167"/>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Se référer à la section pré-conditions</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w19e94" w:id="168"/>
      <w:bookmarkEnd w:id="168"/>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tl w:val="0"/>
        </w:rPr>
      </w:r>
    </w:p>
    <w:tbl>
      <w:tblPr>
        <w:tblStyle w:val="Table64"/>
        <w:bidiVisual w:val="0"/>
        <w:tblW w:w="9237.0" w:type="dxa"/>
        <w:jc w:val="left"/>
        <w:tblInd w:w="-115.0" w:type="dxa"/>
        <w:tblLayout w:type="fixed"/>
        <w:tblLook w:val="0000"/>
      </w:tblPr>
      <w:tblGrid>
        <w:gridCol w:w="1525"/>
        <w:gridCol w:w="7712"/>
        <w:tblGridChange w:id="0">
          <w:tblGrid>
            <w:gridCol w:w="1525"/>
            <w:gridCol w:w="7712"/>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widowControl w:val="0"/>
              <w:pBdr/>
              <w:tabs>
                <w:tab w:val="left" w:pos="708"/>
              </w:tabs>
              <w:spacing w:after="0" w:before="0" w:line="240" w:lineRule="auto"/>
              <w:contextualSpacing w:val="0"/>
              <w:jc w:val="both"/>
              <w:rPr>
                <w:rFonts w:ascii="Calibri" w:cs="Calibri" w:eastAsia="Calibri" w:hAnsi="Calibri"/>
                <w:b w:val="1"/>
                <w:i w:val="0"/>
                <w:sz w:val="22"/>
                <w:szCs w:val="22"/>
              </w:rPr>
            </w:pPr>
            <w:r w:rsidDel="00000000" w:rsidR="00000000" w:rsidRPr="00000000">
              <w:rPr>
                <w:rFonts w:ascii="Calibri" w:cs="Calibri" w:eastAsia="Calibri" w:hAnsi="Calibri"/>
                <w:b w:val="1"/>
                <w:i w:val="0"/>
                <w:sz w:val="22"/>
                <w:szCs w:val="22"/>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TRT-093-1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7"/>
              </w:numPr>
              <w:pBdr/>
              <w:tabs>
                <w:tab w:val="left" w:pos="708"/>
              </w:tabs>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de la référence de l'OPV au niveau de l'écran d'envoi, et cliquer sur le loupe de recherche, le système générera tous les ordres non envoyés avec un statut « En attente d'envoi à la BVC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TRT-093-2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7"/>
              </w:numPr>
              <w:pBdr/>
              <w:tabs>
                <w:tab w:val="left" w:pos="708"/>
              </w:tabs>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Sélection de l'icône « Select all » ensuite lancement le processus de génération du fichier centralisateur en appuyant sur le bouton envoi tout en bas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TRT-093-3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7"/>
              </w:numPr>
              <w:pBdr/>
              <w:tabs>
                <w:tab w:val="left" w:pos="708"/>
              </w:tabs>
              <w:spacing w:after="0" w:before="0" w:line="240" w:lineRule="auto"/>
              <w:ind w:left="720" w:hanging="360"/>
              <w:jc w:val="both"/>
              <w:rPr>
                <w:b w:val="0"/>
                <w:i w:val="1"/>
                <w:sz w:val="22"/>
                <w:szCs w:val="22"/>
              </w:rPr>
            </w:pPr>
            <w:r w:rsidDel="00000000" w:rsidR="00000000" w:rsidRPr="00000000">
              <w:rPr>
                <w:rFonts w:ascii="Calibri" w:cs="Calibri" w:eastAsia="Calibri" w:hAnsi="Calibri"/>
                <w:b w:val="0"/>
                <w:i w:val="0"/>
                <w:sz w:val="22"/>
                <w:szCs w:val="22"/>
                <w:rtl w:val="0"/>
              </w:rPr>
              <w:t xml:space="preserve">Possibilité de visualisation du fichier avant l'envoi, l'utilisateur pourra consulter les données avant de mettre à jour les statuts via le bouton « Afficher le fichier »</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2b6jogx" w:id="169"/>
      <w:bookmarkEnd w:id="169"/>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65"/>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contextualSpacing w:val="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tabs>
                <w:tab w:val="left" w:pos="708"/>
              </w:tabs>
              <w:contextualSpacing w:val="0"/>
              <w:jc w:val="both"/>
              <w:rPr>
                <w:i w:val="1"/>
              </w:rPr>
            </w:pPr>
            <w:r w:rsidDel="00000000" w:rsidR="00000000" w:rsidRPr="00000000">
              <w:rPr>
                <w:rtl w:val="0"/>
              </w:rPr>
              <w:t xml:space="preserve">N/A</w:t>
            </w: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40" w:line="276" w:lineRule="auto"/>
        <w:ind w:left="576" w:right="142" w:hanging="576"/>
        <w:jc w:val="both"/>
        <w:rPr/>
      </w:pPr>
      <w:bookmarkStart w:colFirst="0" w:colLast="0" w:name="_qbtyoq" w:id="170"/>
      <w:bookmarkEnd w:id="170"/>
      <w:r w:rsidDel="00000000" w:rsidR="00000000" w:rsidRPr="00000000">
        <w:rPr>
          <w:rFonts w:ascii="Calibri" w:cs="Calibri" w:eastAsia="Calibri" w:hAnsi="Calibri"/>
          <w:b w:val="1"/>
          <w:color w:val="000000"/>
          <w:sz w:val="26"/>
          <w:szCs w:val="26"/>
          <w:rtl w:val="0"/>
        </w:rPr>
        <w:t xml:space="preserve">Cas d’utilisation &lt;Génération des instructions vers le R/L&gt;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abhhcj" w:id="171"/>
      <w:bookmarkEnd w:id="171"/>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Notons qu’à ce niveau du processus, le fichier des attributions est retourné depuis la BVC, l'attribution des titres est faite suite à l'injection dudit fichier dans un périphérique d'entrée.</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cas d'utilisation a pour objectif de créer les mouvements sur la base des quantités finales attribuées, il a été spécifié lors des ateliers fonctionnels que la réconciliation (Ordres OPV/Attributions)  ne générera pas l’instruction vers le R/L à l'opération (on-line).</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cas d'utilisation décrit tous les impacts générés depuis le système suite à la création du code ISIN</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pgrrkc" w:id="172"/>
      <w:bookmarkEnd w:id="172"/>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la génération des instructions vers le règlement livraison :  </w:t>
      </w:r>
      <w:r w:rsidDel="00000000" w:rsidR="00000000" w:rsidRPr="00000000">
        <w:rPr>
          <w:rtl w:val="0"/>
        </w:rPr>
      </w:r>
    </w:p>
    <w:tbl>
      <w:tblPr>
        <w:tblStyle w:val="Table66"/>
        <w:bidiVisual w:val="0"/>
        <w:tblW w:w="9238.0" w:type="dxa"/>
        <w:jc w:val="left"/>
        <w:tblInd w:w="-115.0" w:type="dxa"/>
        <w:tblLayout w:type="fixed"/>
        <w:tblLook w:val="0000"/>
      </w:tblPr>
      <w:tblGrid>
        <w:gridCol w:w="1511"/>
        <w:gridCol w:w="7727"/>
        <w:tblGridChange w:id="0">
          <w:tblGrid>
            <w:gridCol w:w="1511"/>
            <w:gridCol w:w="7727"/>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PRE-094-1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Création du code ISIN  au niveau du référentiel valeur</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PRE-094-2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Attribution des titres doit être faite pour les souscripteurs</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9gfa85" w:id="173"/>
      <w:bookmarkEnd w:id="173"/>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poste-conditions relatives à la génération des instructions vers le règlement livraison :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pPr>
      <w:r w:rsidDel="00000000" w:rsidR="00000000" w:rsidRPr="00000000">
        <w:rPr>
          <w:rtl w:val="0"/>
        </w:rPr>
      </w:r>
    </w:p>
    <w:tbl>
      <w:tblPr>
        <w:tblStyle w:val="Table67"/>
        <w:bidiVisual w:val="0"/>
        <w:tblW w:w="9224.0" w:type="dxa"/>
        <w:jc w:val="left"/>
        <w:tblInd w:w="-6.999999999999993" w:type="dxa"/>
        <w:tblLayout w:type="fixed"/>
        <w:tblLook w:val="0000"/>
      </w:tblPr>
      <w:tblGrid>
        <w:gridCol w:w="1506"/>
        <w:gridCol w:w="7718"/>
        <w:tblGridChange w:id="0">
          <w:tblGrid>
            <w:gridCol w:w="1506"/>
            <w:gridCol w:w="7718"/>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POS-094-1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de l'OPV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POS-094-2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du code ISIN transmis par la BVC</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olpkfy" w:id="174"/>
      <w:bookmarkEnd w:id="174"/>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22860</wp:posOffset>
            </wp:positionV>
            <wp:extent cx="5948680" cy="3282950"/>
            <wp:effectExtent b="0" l="0" r="0" t="0"/>
            <wp:wrapSquare wrapText="bothSides" distB="0" distT="0" distL="0" distR="0"/>
            <wp:docPr id="4" name="image27.jpg"/>
            <a:graphic>
              <a:graphicData uri="http://schemas.openxmlformats.org/drawingml/2006/picture">
                <pic:pic>
                  <pic:nvPicPr>
                    <pic:cNvPr id="0" name="image27.jpg"/>
                    <pic:cNvPicPr preferRelativeResize="0"/>
                  </pic:nvPicPr>
                  <pic:blipFill>
                    <a:blip r:embed="rId31"/>
                    <a:srcRect b="0" l="0" r="0" t="0"/>
                    <a:stretch>
                      <a:fillRect/>
                    </a:stretch>
                  </pic:blipFill>
                  <pic:spPr>
                    <a:xfrm>
                      <a:off x="0" y="0"/>
                      <a:ext cx="5948680" cy="3282950"/>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3qzunr" w:id="175"/>
      <w:bookmarkEnd w:id="175"/>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règles de gestion relatives à la génération des instructions vers le règlement livraison :</w:t>
      </w:r>
      <w:r w:rsidDel="00000000" w:rsidR="00000000" w:rsidRPr="00000000">
        <w:rPr>
          <w:rtl w:val="0"/>
        </w:rPr>
      </w:r>
    </w:p>
    <w:tbl>
      <w:tblPr>
        <w:tblStyle w:val="Table68"/>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517"/>
        <w:gridCol w:w="7653"/>
        <w:tblGridChange w:id="0">
          <w:tblGrid>
            <w:gridCol w:w="1517"/>
            <w:gridCol w:w="7653"/>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RG-094-1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saisie du code ISIN est sujette à une double validation</w:t>
            </w:r>
            <w:r w:rsidDel="00000000" w:rsidR="00000000" w:rsidRPr="00000000">
              <w:rPr>
                <w:rtl w:val="0"/>
              </w:rPr>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nqndbk" w:id="176"/>
      <w:bookmarkEnd w:id="176"/>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relatifs à la génération des instructions vers le règlement livraison :</w:t>
      </w:r>
      <w:r w:rsidDel="00000000" w:rsidR="00000000" w:rsidRPr="00000000">
        <w:rPr>
          <w:rtl w:val="0"/>
        </w:rPr>
      </w:r>
    </w:p>
    <w:tbl>
      <w:tblPr>
        <w:tblStyle w:val="Table69"/>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513"/>
        <w:gridCol w:w="11"/>
        <w:gridCol w:w="7631"/>
        <w:gridCol w:w="15"/>
        <w:tblGridChange w:id="0">
          <w:tblGrid>
            <w:gridCol w:w="1513"/>
            <w:gridCol w:w="11"/>
            <w:gridCol w:w="7631"/>
            <w:gridCol w:w="15"/>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gridSpan w:val="2"/>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c>
          <w:tcPr>
            <w:gridSpan w:val="2"/>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TRT-094-1</w:t>
            </w:r>
          </w:p>
        </w:tc>
        <w:tc>
          <w:tcPr>
            <w:gridSpan w:val="2"/>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L'utilisateur  identifie l'OPV </w:t>
            </w:r>
            <w:r w:rsidDel="00000000" w:rsidR="00000000" w:rsidRPr="00000000">
              <w:rPr>
                <w:rtl w:val="0"/>
              </w:rPr>
            </w:r>
          </w:p>
        </w:tc>
      </w:tr>
      <w:tr>
        <w:tc>
          <w:tcPr>
            <w:gridSpan w:val="2"/>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TRT-094-2</w:t>
            </w:r>
          </w:p>
        </w:tc>
        <w:tc>
          <w:tcPr>
            <w:gridSpan w:val="2"/>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L'utilisateur identifie le titre sur lequel les mouvements vont être générés </w:t>
            </w:r>
            <w:r w:rsidDel="00000000" w:rsidR="00000000" w:rsidRPr="00000000">
              <w:rPr>
                <w:rtl w:val="0"/>
              </w:rPr>
            </w:r>
          </w:p>
        </w:tc>
      </w:tr>
      <w:tr>
        <w:tc>
          <w:tcPr>
            <w:gridSpan w:val="2"/>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TRT-094-3</w:t>
            </w:r>
          </w:p>
        </w:tc>
        <w:tc>
          <w:tcPr>
            <w:gridSpan w:val="2"/>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L'utilisateur pousse le bouton « Générer les instructions »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date de position des mouvements titre sera la date du jour (Date de position = Date métier) car les clients peuvent vendre au premier jour de cotation.</w:t>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Pour les souscriptions générant des contrats de blocage ou de nantissement, Megara doit bloquer les titres attribués de la date de position des mouvements générés jusqu'à J+1 dénouement des instructions filles.</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0"/>
                <w:szCs w:val="20"/>
              </w:rPr>
            </w:pPr>
            <w:r w:rsidDel="00000000" w:rsidR="00000000" w:rsidRPr="00000000">
              <w:rPr>
                <w:rFonts w:ascii="Calibri" w:cs="Calibri" w:eastAsia="Calibri" w:hAnsi="Calibri"/>
                <w:b w:val="0"/>
                <w:i w:val="0"/>
                <w:sz w:val="22"/>
                <w:szCs w:val="22"/>
                <w:rtl w:val="0"/>
              </w:rPr>
              <w:t xml:space="preserve">Le flux espèce devrait être généré avec une date valeur relative à </w:t>
            </w:r>
            <w:r w:rsidDel="00000000" w:rsidR="00000000" w:rsidRPr="00000000">
              <w:rPr>
                <w:rFonts w:ascii="Calibri" w:cs="Calibri" w:eastAsia="Calibri" w:hAnsi="Calibri"/>
                <w:b w:val="0"/>
                <w:i w:val="0"/>
                <w:sz w:val="22"/>
                <w:szCs w:val="22"/>
                <w:u w:val="single"/>
                <w:rtl w:val="0"/>
              </w:rPr>
              <w:t xml:space="preserve">la date de règlement livraison renseignée au niveau de l'annonce.</w:t>
            </w:r>
            <w:r w:rsidDel="00000000" w:rsidR="00000000" w:rsidRPr="00000000">
              <w:rPr>
                <w:rtl w:val="0"/>
              </w:rPr>
            </w:r>
          </w:p>
          <w:p w:rsidR="00000000" w:rsidDel="00000000" w:rsidP="00000000" w:rsidRDefault="00000000" w:rsidRPr="00000000">
            <w:pPr>
              <w:pBdr/>
              <w:spacing w:after="0" w:before="0" w:line="276" w:lineRule="auto"/>
              <w:ind w:left="720" w:firstLine="0"/>
              <w:contextualSpacing w:val="0"/>
              <w:rPr>
                <w:rFonts w:ascii="Calibri" w:cs="Calibri" w:eastAsia="Calibri" w:hAnsi="Calibri"/>
                <w:b w:val="0"/>
                <w:i w:val="1"/>
                <w:sz w:val="22"/>
                <w:szCs w:val="22"/>
              </w:rPr>
            </w:pP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Pour la gestion de la restitution, le système crédite les comptes clients avec les montants de souscriptions puis les débitent uniquement par les montants qui correspondent aux quantités attribuées, les instructions filles sous les instructions globales ne doivent pas générer un postage comptable espèce dans MegaCustody.</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r>
        <w:tc>
          <w:tcPr>
            <w:gridSpan w:val="2"/>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TRT-094-4</w:t>
            </w:r>
          </w:p>
        </w:tc>
        <w:tc>
          <w:tcPr>
            <w:gridSpan w:val="2"/>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Il est possible de consulter les instructions globales de R/L dans le Module MegaCustody avec la référence de l'ordre  générée depuis MegaTrade.</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Tant qu’il y aura deux carnets de collecte, le système va générer une instruction globale par collecteurs contenant les instructions filles de chaque ordre. (un carnet AWB, et un Carnet WB)</w:t>
            </w:r>
            <w:r w:rsidDel="00000000" w:rsidR="00000000" w:rsidRPr="00000000">
              <w:rPr>
                <w:rtl w:val="0"/>
              </w:rPr>
            </w:r>
          </w:p>
          <w:p w:rsidR="00000000" w:rsidDel="00000000" w:rsidP="00000000" w:rsidRDefault="00000000" w:rsidRPr="00000000">
            <w:pPr>
              <w:widowControl w:val="0"/>
              <w:numPr>
                <w:ilvl w:val="0"/>
                <w:numId w:val="2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La consolidation des ordres OPV se fera au niveau de MegaCustody pour recevoir un AOE global pour dénouement.</w:t>
            </w:r>
            <w:r w:rsidDel="00000000" w:rsidR="00000000" w:rsidRPr="00000000">
              <w:rPr>
                <w:rtl w:val="0"/>
              </w:rPr>
            </w:r>
          </w:p>
        </w:tc>
      </w:tr>
    </w:tbl>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999999"/>
          <w:sz w:val="24"/>
          <w:szCs w:val="24"/>
        </w:rPr>
      </w:pPr>
      <w:bookmarkStart w:colFirst="0" w:colLast="0" w:name="_22vxnjd" w:id="177"/>
      <w:bookmarkEnd w:id="177"/>
      <w:r w:rsidDel="00000000" w:rsidR="00000000" w:rsidRPr="00000000">
        <w:rPr>
          <w:rFonts w:ascii="Calibri" w:cs="Calibri" w:eastAsia="Calibri" w:hAnsi="Calibri"/>
          <w:b w:val="1"/>
          <w:color w:val="999999"/>
          <w:sz w:val="24"/>
          <w:szCs w:val="24"/>
          <w:rtl w:val="0"/>
        </w:rPr>
        <w:t xml:space="preserve">Messages d’erreur</w:t>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70"/>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7"/>
              </w:numPr>
              <w:pBdr/>
              <w:tabs>
                <w:tab w:val="left" w:pos="708"/>
              </w:tabs>
              <w:spacing w:after="0" w:before="0" w:line="240" w:lineRule="auto"/>
              <w:ind w:left="720" w:hanging="36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i17xr6" w:id="178"/>
      <w:bookmarkEnd w:id="178"/>
      <w:r w:rsidDel="00000000" w:rsidR="00000000" w:rsidRPr="00000000">
        <w:rPr>
          <w:rFonts w:ascii="Calibri" w:cs="Calibri" w:eastAsia="Calibri" w:hAnsi="Calibri"/>
          <w:b w:val="1"/>
          <w:smallCaps w:val="1"/>
          <w:color w:val="404040"/>
          <w:sz w:val="32"/>
          <w:szCs w:val="32"/>
          <w:rtl w:val="0"/>
        </w:rPr>
        <w:t xml:space="preserve">Description des écrans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20vgez" w:id="179"/>
      <w:bookmarkEnd w:id="179"/>
      <w:r w:rsidDel="00000000" w:rsidR="00000000" w:rsidRPr="00000000">
        <w:rPr>
          <w:rFonts w:ascii="Calibri" w:cs="Calibri" w:eastAsia="Calibri" w:hAnsi="Calibri"/>
          <w:b w:val="1"/>
          <w:color w:val="000000"/>
          <w:sz w:val="26"/>
          <w:szCs w:val="26"/>
          <w:rtl w:val="0"/>
        </w:rPr>
        <w:t xml:space="preserve">Diagramme de navigation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Ecran de saisie principale de l'OPV</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Ecrans annexes : MSP et Co-Chef de file (Facultatif).</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Ecran annexe : Catégorie d'agent économique (Facultatif).</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Ecran annexe : Documentation (Obligatoire)</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Ecran annexe : Tranche de souscription (Obligatoire)</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h65qms" w:id="180"/>
      <w:bookmarkEnd w:id="180"/>
      <w:r w:rsidDel="00000000" w:rsidR="00000000" w:rsidRPr="00000000">
        <w:rPr>
          <w:rFonts w:ascii="Calibri" w:cs="Calibri" w:eastAsia="Calibri" w:hAnsi="Calibri"/>
          <w:b w:val="1"/>
          <w:color w:val="000000"/>
          <w:sz w:val="26"/>
          <w:szCs w:val="26"/>
          <w:rtl w:val="0"/>
        </w:rPr>
        <w:t xml:space="preserve">Description de l’écran &lt;Saisie d'une Offre publique de vente&gt;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15t9al" w:id="181"/>
      <w:bookmarkEnd w:id="181"/>
      <w:r w:rsidDel="00000000" w:rsidR="00000000" w:rsidRPr="00000000">
        <w:rPr>
          <w:rFonts w:ascii="Calibri" w:cs="Calibri" w:eastAsia="Calibri" w:hAnsi="Calibri"/>
          <w:b w:val="1"/>
          <w:sz w:val="24"/>
          <w:szCs w:val="24"/>
          <w:rtl w:val="0"/>
        </w:rPr>
        <w:t xml:space="preserve">Maquette de l’écran &lt;Saisie d'une offre publique de Vente&gt;</w:t>
      </w:r>
      <w:r w:rsidDel="00000000" w:rsidR="00000000" w:rsidRPr="00000000">
        <w:rPr>
          <w:rtl w:val="0"/>
        </w:rPr>
      </w:r>
    </w:p>
    <w:p w:rsidR="00000000" w:rsidDel="00000000" w:rsidP="00000000" w:rsidRDefault="00000000" w:rsidRPr="00000000">
      <w:pPr>
        <w:pBdr/>
        <w:tabs>
          <w:tab w:val="left" w:pos="708"/>
        </w:tabs>
        <w:spacing w:after="0" w:before="0" w:line="276" w:lineRule="auto"/>
        <w:ind w:left="720" w:firstLine="0"/>
        <w:contextualSpacing w:val="0"/>
        <w:jc w:val="both"/>
        <w:rPr/>
      </w:pPr>
      <w:r w:rsidDel="00000000" w:rsidR="00000000" w:rsidRPr="00000000">
        <w:rPr>
          <w:rtl w:val="0"/>
        </w:rPr>
      </w:r>
    </w:p>
    <w:p w:rsidR="00000000" w:rsidDel="00000000" w:rsidP="00000000" w:rsidRDefault="00000000" w:rsidRPr="00000000">
      <w:pPr>
        <w:numPr>
          <w:ilvl w:val="0"/>
          <w:numId w:val="18"/>
        </w:numPr>
        <w:pBdr/>
        <w:tabs>
          <w:tab w:val="left" w:pos="708"/>
        </w:tabs>
        <w:spacing w:after="0" w:before="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Maquette de saisie principale :</w:t>
      </w:r>
      <w:r w:rsidDel="00000000" w:rsidR="00000000" w:rsidRPr="00000000">
        <w:rPr>
          <w:rtl w:val="0"/>
        </w:rPr>
      </w:r>
    </w:p>
    <w:p w:rsidR="00000000" w:rsidDel="00000000" w:rsidP="00000000" w:rsidRDefault="00000000" w:rsidRPr="00000000">
      <w:pPr>
        <w:pBdr/>
        <w:tabs>
          <w:tab w:val="left" w:pos="708"/>
        </w:tabs>
        <w:spacing w:after="0" w:before="0" w:line="276" w:lineRule="auto"/>
        <w:ind w:left="360" w:firstLine="0"/>
        <w:contextualSpacing w:val="0"/>
        <w:jc w:val="both"/>
        <w:rPr/>
      </w:pPr>
      <w:r w:rsidDel="00000000" w:rsidR="00000000" w:rsidRPr="00000000">
        <w:rPr>
          <w:rtl w:val="0"/>
        </w:rPr>
      </w:r>
    </w:p>
    <w:p w:rsidR="00000000" w:rsidDel="00000000" w:rsidP="00000000" w:rsidRDefault="00000000" w:rsidRPr="00000000">
      <w:pPr>
        <w:pBdr/>
        <w:tabs>
          <w:tab w:val="left" w:pos="708"/>
        </w:tabs>
        <w:spacing w:after="0" w:before="0" w:line="276" w:lineRule="auto"/>
        <w:ind w:left="720" w:hanging="720"/>
        <w:contextualSpacing w:val="0"/>
        <w:rPr/>
      </w:pPr>
      <w:r w:rsidDel="00000000" w:rsidR="00000000" w:rsidRPr="00000000">
        <w:drawing>
          <wp:inline distB="0" distT="0" distL="0" distR="0">
            <wp:extent cx="6209077" cy="1828800"/>
            <wp:effectExtent b="0" l="0" r="0" t="0"/>
            <wp:docPr id="21" name="image54.png"/>
            <a:graphic>
              <a:graphicData uri="http://schemas.openxmlformats.org/drawingml/2006/picture">
                <pic:pic>
                  <pic:nvPicPr>
                    <pic:cNvPr id="0" name="image54.png"/>
                    <pic:cNvPicPr preferRelativeResize="0"/>
                  </pic:nvPicPr>
                  <pic:blipFill>
                    <a:blip r:embed="rId32"/>
                    <a:srcRect b="0" l="0" r="0" t="0"/>
                    <a:stretch>
                      <a:fillRect/>
                    </a:stretch>
                  </pic:blipFill>
                  <pic:spPr>
                    <a:xfrm>
                      <a:off x="0" y="0"/>
                      <a:ext cx="6209077" cy="1828800"/>
                    </a:xfrm>
                    <a:prstGeom prst="rect"/>
                    <a:ln/>
                  </pic:spPr>
                </pic:pic>
              </a:graphicData>
            </a:graphic>
          </wp:inline>
        </w:drawing>
      </w:r>
      <w:r w:rsidDel="00000000" w:rsidR="00000000" w:rsidRPr="00000000">
        <w:rPr>
          <w:rtl w:val="0"/>
        </w:rPr>
      </w:r>
    </w:p>
    <w:p w:rsidR="00000000" w:rsidDel="00000000" w:rsidP="00000000" w:rsidRDefault="00000000" w:rsidRPr="00000000">
      <w:pPr>
        <w:pBdr/>
        <w:tabs>
          <w:tab w:val="left" w:pos="708"/>
        </w:tabs>
        <w:spacing w:after="0" w:before="0" w:line="276" w:lineRule="auto"/>
        <w:ind w:left="0" w:firstLine="0"/>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330950" cy="704850"/>
            <wp:effectExtent b="0" l="0" r="0" t="0"/>
            <wp:wrapSquare wrapText="bothSides" distB="0" distT="0" distL="0" distR="0"/>
            <wp:docPr id="15" name="image48.png"/>
            <a:graphic>
              <a:graphicData uri="http://schemas.openxmlformats.org/drawingml/2006/picture">
                <pic:pic>
                  <pic:nvPicPr>
                    <pic:cNvPr id="0" name="image48.png"/>
                    <pic:cNvPicPr preferRelativeResize="0"/>
                  </pic:nvPicPr>
                  <pic:blipFill>
                    <a:blip r:embed="rId33"/>
                    <a:srcRect b="0" l="0" r="0" t="0"/>
                    <a:stretch>
                      <a:fillRect/>
                    </a:stretch>
                  </pic:blipFill>
                  <pic:spPr>
                    <a:xfrm>
                      <a:off x="0" y="0"/>
                      <a:ext cx="6330950" cy="704850"/>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330950" cy="1501140"/>
            <wp:effectExtent b="0" l="0" r="0" t="0"/>
            <wp:wrapSquare wrapText="bothSides" distB="0" distT="0" distL="0" distR="0"/>
            <wp:docPr id="24" name="image57.png"/>
            <a:graphic>
              <a:graphicData uri="http://schemas.openxmlformats.org/drawingml/2006/picture">
                <pic:pic>
                  <pic:nvPicPr>
                    <pic:cNvPr id="0" name="image57.png"/>
                    <pic:cNvPicPr preferRelativeResize="0"/>
                  </pic:nvPicPr>
                  <pic:blipFill>
                    <a:blip r:embed="rId34"/>
                    <a:srcRect b="0" l="0" r="0" t="0"/>
                    <a:stretch>
                      <a:fillRect/>
                    </a:stretch>
                  </pic:blipFill>
                  <pic:spPr>
                    <a:xfrm>
                      <a:off x="0" y="0"/>
                      <a:ext cx="6330950" cy="1501140"/>
                    </a:xfrm>
                    <a:prstGeom prst="rect"/>
                    <a:ln/>
                  </pic:spPr>
                </pic:pic>
              </a:graphicData>
            </a:graphic>
          </wp:anchor>
        </w:drawing>
      </w:r>
    </w:p>
    <w:p w:rsidR="00000000" w:rsidDel="00000000" w:rsidP="00000000" w:rsidRDefault="00000000" w:rsidRPr="00000000">
      <w:pPr>
        <w:pBdr/>
        <w:contextualSpacing w:val="0"/>
        <w:jc w:val="both"/>
        <w:rPr/>
      </w:pPr>
      <w:r w:rsidDel="00000000" w:rsidR="00000000" w:rsidRPr="00000000">
        <w:rPr>
          <w:rtl w:val="0"/>
        </w:rPr>
        <w:t xml:space="preserve">Tranche de souscription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drawing>
          <wp:inline distB="0" distT="0" distL="0" distR="0">
            <wp:extent cx="5667375" cy="1628775"/>
            <wp:effectExtent b="0" l="0" r="0" t="0"/>
            <wp:docPr id="22" name="image55.png"/>
            <a:graphic>
              <a:graphicData uri="http://schemas.openxmlformats.org/drawingml/2006/picture">
                <pic:pic>
                  <pic:nvPicPr>
                    <pic:cNvPr id="0" name="image55.png"/>
                    <pic:cNvPicPr preferRelativeResize="0"/>
                  </pic:nvPicPr>
                  <pic:blipFill>
                    <a:blip r:embed="rId35"/>
                    <a:srcRect b="0" l="0" r="0" t="0"/>
                    <a:stretch>
                      <a:fillRect/>
                    </a:stretch>
                  </pic:blipFill>
                  <pic:spPr>
                    <a:xfrm>
                      <a:off x="0" y="0"/>
                      <a:ext cx="5667375" cy="1628775"/>
                    </a:xfrm>
                    <a:prstGeom prst="rect"/>
                    <a:ln/>
                  </pic:spPr>
                </pic:pic>
              </a:graphicData>
            </a:graphic>
          </wp:inline>
        </w:drawing>
      </w: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gb3jie" w:id="182"/>
      <w:bookmarkEnd w:id="182"/>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Ci joint la liste des champs à saisir lors de la création de l'annonce OPV</w:t>
      </w:r>
      <w:r w:rsidDel="00000000" w:rsidR="00000000" w:rsidRPr="00000000">
        <w:rPr>
          <w:rtl w:val="0"/>
        </w:rPr>
      </w:r>
    </w:p>
    <w:tbl>
      <w:tblPr>
        <w:tblStyle w:val="Table71"/>
        <w:bidiVisual w:val="0"/>
        <w:tblW w:w="9600.0" w:type="dxa"/>
        <w:jc w:val="left"/>
        <w:tblInd w:w="-115.0" w:type="dxa"/>
        <w:tblLayout w:type="fixed"/>
        <w:tblLook w:val="0000"/>
      </w:tblPr>
      <w:tblGrid>
        <w:gridCol w:w="1676"/>
        <w:gridCol w:w="799"/>
        <w:gridCol w:w="1259"/>
        <w:gridCol w:w="2170"/>
        <w:gridCol w:w="1124"/>
        <w:gridCol w:w="2572"/>
        <w:tblGridChange w:id="0">
          <w:tblGrid>
            <w:gridCol w:w="1676"/>
            <w:gridCol w:w="799"/>
            <w:gridCol w:w="1259"/>
            <w:gridCol w:w="2170"/>
            <w:gridCol w:w="1124"/>
            <w:gridCol w:w="2572"/>
          </w:tblGrid>
        </w:tblGridChange>
      </w:tblGrid>
      <w:tr>
        <w:trPr>
          <w:trHeight w:val="620" w:hRule="atLeast"/>
        </w:trP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Etiquette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donnée manipulée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Taille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 &amp; valeurs possibles</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rtl w:val="0"/>
              </w:rPr>
            </w:r>
            <w:bookmarkStart w:colFirst="0" w:colLast="0" w:name="vgdtq7" w:id="183"/>
            <w:bookmarkEnd w:id="183"/>
            <w:r w:rsidDel="00000000" w:rsidR="00000000" w:rsidRPr="00000000">
              <w:rPr>
                <w:color w:val="000000"/>
                <w:sz w:val="16"/>
                <w:szCs w:val="16"/>
                <w:rtl w:val="0"/>
              </w:rPr>
              <w:t xml:space="preserve">Aide à la saisie</w:t>
            </w:r>
          </w:p>
          <w:p w:rsidR="00000000" w:rsidDel="00000000" w:rsidP="00000000" w:rsidRDefault="00000000" w:rsidRPr="00000000">
            <w:pPr>
              <w:pBdr/>
              <w:contextualSpacing w:val="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Aide à la saisie</w:t>
            </w:r>
          </w:p>
          <w:p w:rsidR="00000000" w:rsidDel="00000000" w:rsidP="00000000" w:rsidRDefault="00000000" w:rsidRPr="00000000">
            <w:pPr>
              <w:pBdr/>
              <w:contextualSpacing w:val="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 en alphanumérique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Nombre d'action offertes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Nombre d'action offertes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Valeurs à introduire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Valeurs à introduire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12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Code ISIN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Description de la valeur</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Description de la valeur</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 en alphanumérique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Prix de l'introduction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Prix de l'introduction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Type de prix</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Type de prix</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en texte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Type de l'introduction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Type de l'introduction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en texte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 Texte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début de souscription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début de souscription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fin de souscription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fin de souscription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clôture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clôture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Horodatage (JJ/MM/AAAA HH:MM:SSSS)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Premier jour de cotation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Premier jour de cotation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10</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restitution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restitution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10</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Règlement livraison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Date de règlement livraison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10</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Date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Conseiller Financier</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Conseiller financier</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 Texte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Chef de file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Chef de file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 Texte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Commission de courtage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Commission de courtage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Taux en pourcentage</w:t>
            </w:r>
          </w:p>
        </w:tc>
      </w:tr>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Etiquette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donnée manipulée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Taille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 &amp; valeurs possibles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Commision de règlement livraison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Commission de règlement livraison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Taux en pourcentage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Commission du réseau placeur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Commission du réseau placeur</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Taux en pourcentage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Mode de financement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Mode de finanacement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 texte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ab/>
              <w:tab/>
              <w:t xml:space="preserve">Identification de la catégorie d'agent économique</w:t>
              <w:tab/>
              <w:tab/>
              <w:tab/>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Identifiant de la catégorie d'agent Economique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 en alphanumérique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Catégorie d'agent économique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Catégorie d'agent économique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des catégorie d'agent économique depuis le référentiel valeur.</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Nationalité</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Nationalité</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des nationalité</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Statut de résidence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Statut de résidence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Booléen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Booléen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Vrai ou Faux</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Majorité Civile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Majorité civile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Mineur ou Majeur</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Client physique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Client physique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Booléen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Booléen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Vrai ou faux</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Lien d'apparenté</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Lien d'apprenté</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chaîne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Pays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Pays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des pays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Catégorie d'agent économique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Catégorie d'agent économique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chaîne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Personnel</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Personnel</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Booléen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Booléen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Vrai ou faux</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Identifiant de la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Identifiant de la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Chaîne alphanimérique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Chaîne 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 en alphanumérique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Taux /Montant de décote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Taux /Montant de décote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Taux en pourcentage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Quantité minimale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Quantité minimale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Nombre</w:t>
            </w:r>
          </w:p>
        </w:tc>
      </w:tr>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Etiquette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donnée manipulée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Taille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 &amp; valeurs possibles</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Quantité maximale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Quantité maximale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Nombre</w:t>
            </w:r>
          </w:p>
          <w:p w:rsidR="00000000" w:rsidDel="00000000" w:rsidP="00000000" w:rsidRDefault="00000000" w:rsidRPr="00000000">
            <w:pPr>
              <w:pBdr/>
              <w:contextualSpacing w:val="0"/>
              <w:jc w:val="both"/>
              <w:rPr>
                <w:sz w:val="16"/>
                <w:szCs w:val="16"/>
              </w:rPr>
            </w:pP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Montant minimale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Montant minimale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N/A (Grisé)</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Montant maximale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Montant maximale de souscription par tranche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N/A (Grisé)</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fg1ce0" w:id="184"/>
      <w:bookmarkEnd w:id="184"/>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Ouverture de l'écran depuis le menu</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Pop-Up généré en cas de violation d'une règle de gestion ou omission d'une donnée relative à un champ obligatoire</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L'ouverture des écrans annexes se fait depuis l'écran principal</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Sauvegarde de l'écran ==&gt; La référence de l'OPV est générée automatiquement pour l'utilisateur générant un message d'exécution avec succès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ulbmlt" w:id="185"/>
      <w:bookmarkEnd w:id="185"/>
      <w:r w:rsidDel="00000000" w:rsidR="00000000" w:rsidRPr="00000000">
        <w:rPr>
          <w:rFonts w:ascii="Calibri" w:cs="Calibri" w:eastAsia="Calibri" w:hAnsi="Calibri"/>
          <w:b w:val="1"/>
          <w:color w:val="000000"/>
          <w:sz w:val="26"/>
          <w:szCs w:val="26"/>
          <w:rtl w:val="0"/>
        </w:rPr>
        <w:t xml:space="preserve">Diagramme de navigation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Ecran de monitoring avec une recherche multicritères</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Sous écran « Résultat de la recherche » dans lequel s'affiche le résultat.</w:t>
      </w: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4ekz59m" w:id="186"/>
      <w:bookmarkEnd w:id="186"/>
      <w:r w:rsidDel="00000000" w:rsidR="00000000" w:rsidRPr="00000000">
        <w:rPr>
          <w:rtl w:val="0"/>
        </w:rPr>
        <w:t xml:space="preserve">Description de l’écran &lt;Monitoring des OPVs&gt;</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tq9fhf" w:id="187"/>
      <w:bookmarkEnd w:id="187"/>
      <w:r w:rsidDel="00000000" w:rsidR="00000000" w:rsidRPr="00000000">
        <w:rPr>
          <w:rFonts w:ascii="Calibri" w:cs="Calibri" w:eastAsia="Calibri" w:hAnsi="Calibri"/>
          <w:b w:val="1"/>
          <w:sz w:val="24"/>
          <w:szCs w:val="24"/>
          <w:rtl w:val="0"/>
        </w:rPr>
        <w:t xml:space="preserve">Maquette de l’écran &lt;Monitoring des OPVs&gt;</w:t>
      </w:r>
      <w:r w:rsidDel="00000000" w:rsidR="00000000" w:rsidRPr="00000000">
        <w:rPr>
          <w:rtl w:val="0"/>
        </w:rPr>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 L'écran de monitoring permet la notification des OPV</w:t>
      </w:r>
    </w:p>
    <w:p w:rsidR="00000000" w:rsidDel="00000000" w:rsidP="00000000" w:rsidRDefault="00000000" w:rsidRPr="00000000">
      <w:pPr>
        <w:pBdr/>
        <w:spacing w:before="240" w:lineRule="auto"/>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330950" cy="1652905"/>
            <wp:effectExtent b="0" l="0" r="0" t="0"/>
            <wp:wrapSquare wrapText="bothSides" distB="0" distT="0" distL="0" distR="0"/>
            <wp:docPr id="20" name="image53.png"/>
            <a:graphic>
              <a:graphicData uri="http://schemas.openxmlformats.org/drawingml/2006/picture">
                <pic:pic>
                  <pic:nvPicPr>
                    <pic:cNvPr id="0" name="image53.png"/>
                    <pic:cNvPicPr preferRelativeResize="0"/>
                  </pic:nvPicPr>
                  <pic:blipFill>
                    <a:blip r:embed="rId36"/>
                    <a:srcRect b="0" l="0" r="0" t="0"/>
                    <a:stretch>
                      <a:fillRect/>
                    </a:stretch>
                  </pic:blipFill>
                  <pic:spPr>
                    <a:xfrm>
                      <a:off x="0" y="0"/>
                      <a:ext cx="6330950" cy="1652905"/>
                    </a:xfrm>
                    <a:prstGeom prst="rect"/>
                    <a:ln/>
                  </pic:spPr>
                </pic:pic>
              </a:graphicData>
            </a:graphic>
          </wp:anchor>
        </w:drawing>
      </w:r>
    </w:p>
    <w:p w:rsidR="00000000" w:rsidDel="00000000" w:rsidP="00000000" w:rsidRDefault="00000000" w:rsidRPr="00000000">
      <w:pPr>
        <w:pBdr/>
        <w:spacing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8vjpp8" w:id="188"/>
      <w:bookmarkEnd w:id="188"/>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recherche s'effectue par la référence de l'annonce.</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sv78d1" w:id="189"/>
      <w:bookmarkEnd w:id="189"/>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Ouverture de l'écran de monitoring depuis le menu</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Affichage de la ligne correspondante à l'annonce</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 message s'affiche pour signaler la fin du processus de notification.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rFonts w:ascii="Calibri" w:cs="Calibri" w:eastAsia="Calibri" w:hAnsi="Calibri"/>
          <w:b w:val="1"/>
          <w:i w:val="1"/>
          <w:color w:val="000000"/>
          <w:sz w:val="26"/>
          <w:szCs w:val="26"/>
        </w:rPr>
      </w:pPr>
      <w:bookmarkStart w:colFirst="0" w:colLast="0" w:name="_280hiku" w:id="190"/>
      <w:bookmarkEnd w:id="190"/>
      <w:r w:rsidDel="00000000" w:rsidR="00000000" w:rsidRPr="00000000">
        <w:rPr>
          <w:rFonts w:ascii="Calibri" w:cs="Calibri" w:eastAsia="Calibri" w:hAnsi="Calibri"/>
          <w:b w:val="1"/>
          <w:i w:val="1"/>
          <w:color w:val="000000"/>
          <w:sz w:val="26"/>
          <w:szCs w:val="26"/>
          <w:rtl w:val="0"/>
        </w:rPr>
        <w:t xml:space="preserve">Diagramme de navigation</w:t>
      </w:r>
    </w:p>
    <w:p w:rsidR="00000000" w:rsidDel="00000000" w:rsidP="00000000" w:rsidRDefault="00000000" w:rsidRPr="00000000">
      <w:pPr>
        <w:numPr>
          <w:ilvl w:val="0"/>
          <w:numId w:val="47"/>
        </w:numPr>
        <w:pBdr/>
        <w:tabs>
          <w:tab w:val="left" w:pos="708"/>
        </w:tabs>
        <w:spacing w:after="0" w:before="240" w:line="276" w:lineRule="auto"/>
        <w:ind w:left="720" w:hanging="360"/>
        <w:jc w:val="both"/>
        <w:rPr>
          <w:b w:val="0"/>
          <w:color w:val="222222"/>
          <w:sz w:val="22"/>
          <w:szCs w:val="22"/>
        </w:rPr>
      </w:pPr>
      <w:r w:rsidDel="00000000" w:rsidR="00000000" w:rsidRPr="00000000">
        <w:rPr>
          <w:rFonts w:ascii="Calibri" w:cs="Calibri" w:eastAsia="Calibri" w:hAnsi="Calibri"/>
          <w:b w:val="0"/>
          <w:color w:val="222222"/>
          <w:sz w:val="22"/>
          <w:szCs w:val="22"/>
          <w:rtl w:val="0"/>
        </w:rPr>
        <w:t xml:space="preserve">Module IPO &gt; Ordres IPO &gt; Saisie Ordre IPO</w:t>
      </w:r>
    </w:p>
    <w:p w:rsidR="00000000" w:rsidDel="00000000" w:rsidP="00000000" w:rsidRDefault="00000000" w:rsidRPr="00000000">
      <w:pPr>
        <w:pStyle w:val="Heading3"/>
        <w:numPr>
          <w:ilvl w:val="2"/>
          <w:numId w:val="61"/>
        </w:numPr>
        <w:pBdr/>
        <w:ind w:left="720" w:hanging="720"/>
        <w:jc w:val="both"/>
        <w:rPr/>
      </w:pPr>
      <w:bookmarkStart w:colFirst="0" w:colLast="0" w:name="_n5rssn" w:id="191"/>
      <w:bookmarkEnd w:id="191"/>
      <w:r w:rsidDel="00000000" w:rsidR="00000000" w:rsidRPr="00000000">
        <w:rPr>
          <w:rtl w:val="0"/>
        </w:rPr>
        <w:t xml:space="preserve">Description de l’écran &lt;Ordre de souscription a une OPV&gt;</w:t>
      </w:r>
    </w:p>
    <w:p w:rsidR="00000000" w:rsidDel="00000000" w:rsidP="00000000" w:rsidRDefault="00000000" w:rsidRPr="00000000">
      <w:pPr>
        <w:keepNext w:val="1"/>
        <w:keepLines w:val="1"/>
        <w:numPr>
          <w:ilvl w:val="2"/>
          <w:numId w:val="61"/>
        </w:numPr>
        <w:pBdr/>
        <w:spacing w:after="0" w:before="240" w:line="276" w:lineRule="auto"/>
        <w:ind w:left="720" w:hanging="720"/>
        <w:jc w:val="both"/>
        <w:rPr>
          <w:rFonts w:ascii="Calibri" w:cs="Calibri" w:eastAsia="Calibri" w:hAnsi="Calibri"/>
          <w:b w:val="1"/>
          <w:color w:val="000000"/>
          <w:sz w:val="24"/>
          <w:szCs w:val="24"/>
        </w:rPr>
      </w:pPr>
      <w:bookmarkStart w:colFirst="0" w:colLast="0" w:name="_375fbgg" w:id="192"/>
      <w:bookmarkEnd w:id="192"/>
      <w:r w:rsidDel="00000000" w:rsidR="00000000" w:rsidRPr="00000000">
        <w:rPr>
          <w:rFonts w:ascii="Calibri" w:cs="Calibri" w:eastAsia="Calibri" w:hAnsi="Calibri"/>
          <w:b w:val="1"/>
          <w:color w:val="000000"/>
          <w:sz w:val="24"/>
          <w:szCs w:val="24"/>
          <w:rtl w:val="0"/>
        </w:rPr>
        <w:t xml:space="preserve">Maquette de l’écran &lt;Ordre de souscription a une OPV&gt;</w:t>
      </w:r>
    </w:p>
    <w:p w:rsidR="00000000" w:rsidDel="00000000" w:rsidP="00000000" w:rsidRDefault="00000000" w:rsidRPr="00000000">
      <w:pPr>
        <w:pBdr/>
        <w:tabs>
          <w:tab w:val="left" w:pos="708"/>
        </w:tabs>
        <w:spacing w:after="0" w:before="240" w:line="276" w:lineRule="auto"/>
        <w:ind w:left="0" w:firstLine="0"/>
        <w:contextualSpacing w:val="0"/>
        <w:jc w:val="both"/>
        <w:rPr>
          <w:rFonts w:ascii="Calibri" w:cs="Calibri" w:eastAsia="Calibri" w:hAnsi="Calibri"/>
          <w:b w:val="0"/>
          <w:color w:val="ffffff"/>
          <w:sz w:val="22"/>
          <w:szCs w:val="22"/>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drawing>
          <wp:inline distB="0" distT="0" distL="0" distR="0">
            <wp:extent cx="5610225" cy="2190750"/>
            <wp:effectExtent b="0" l="0" r="0" t="0"/>
            <wp:docPr id="23" name="image56.png"/>
            <a:graphic>
              <a:graphicData uri="http://schemas.openxmlformats.org/drawingml/2006/picture">
                <pic:pic>
                  <pic:nvPicPr>
                    <pic:cNvPr id="0" name="image56.png"/>
                    <pic:cNvPicPr preferRelativeResize="0"/>
                  </pic:nvPicPr>
                  <pic:blipFill>
                    <a:blip r:embed="rId37"/>
                    <a:srcRect b="0" l="0" r="0" t="0"/>
                    <a:stretch>
                      <a:fillRect/>
                    </a:stretch>
                  </pic:blipFill>
                  <pic:spPr>
                    <a:xfrm>
                      <a:off x="0" y="0"/>
                      <a:ext cx="5610225" cy="2190750"/>
                    </a:xfrm>
                    <a:prstGeom prst="rect"/>
                    <a:ln/>
                  </pic:spPr>
                </pic:pic>
              </a:graphicData>
            </a:graphic>
          </wp:inline>
        </w:drawing>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maplo9" w:id="193"/>
      <w:bookmarkEnd w:id="193"/>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Ci joint la liste des champs à saisir lors de la création d'un ordre OPV :</w:t>
      </w:r>
      <w:r w:rsidDel="00000000" w:rsidR="00000000" w:rsidRPr="00000000">
        <w:rPr>
          <w:rtl w:val="0"/>
        </w:rPr>
      </w:r>
    </w:p>
    <w:tbl>
      <w:tblPr>
        <w:tblStyle w:val="Table72"/>
        <w:bidiVisual w:val="0"/>
        <w:tblW w:w="9603.0" w:type="dxa"/>
        <w:jc w:val="left"/>
        <w:tblInd w:w="-115.0" w:type="dxa"/>
        <w:tblLayout w:type="fixed"/>
        <w:tblLook w:val="0000"/>
      </w:tblPr>
      <w:tblGrid>
        <w:gridCol w:w="1067"/>
        <w:gridCol w:w="1418"/>
        <w:gridCol w:w="1264"/>
        <w:gridCol w:w="2157"/>
        <w:gridCol w:w="1137"/>
        <w:gridCol w:w="2560"/>
        <w:tblGridChange w:id="0">
          <w:tblGrid>
            <w:gridCol w:w="1067"/>
            <w:gridCol w:w="1418"/>
            <w:gridCol w:w="1264"/>
            <w:gridCol w:w="2157"/>
            <w:gridCol w:w="1137"/>
            <w:gridCol w:w="2560"/>
          </w:tblGrid>
        </w:tblGridChange>
      </w:tblGrid>
      <w:tr>
        <w:trPr>
          <w:trHeight w:val="620" w:hRule="atLeast"/>
        </w:trP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Etiquette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donnée manipulée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Taille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 &amp; valeurs possibles</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Aide à la saisie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Aide à la saisie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caractères</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 en alphanumérique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Compte espèce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Compte espèce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Compte espèce client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Compte titre client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Compte titre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Compte titre client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Aide à la saisie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Aide a la saisie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Chaine de caractères</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Chaîne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Texte en alphanumérique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Actif</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color w:val="000000"/>
                <w:sz w:val="16"/>
                <w:szCs w:val="16"/>
              </w:rPr>
            </w:pPr>
            <w:r w:rsidDel="00000000" w:rsidR="00000000" w:rsidRPr="00000000">
              <w:rPr>
                <w:color w:val="000000"/>
                <w:sz w:val="16"/>
                <w:szCs w:val="16"/>
                <w:rtl w:val="0"/>
              </w:rPr>
              <w:t xml:space="preserve">Actif</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sz w:val="16"/>
                <w:szCs w:val="16"/>
              </w:rPr>
            </w:pPr>
            <w:r w:rsidDel="00000000" w:rsidR="00000000" w:rsidRPr="00000000">
              <w:rPr>
                <w:sz w:val="16"/>
                <w:szCs w:val="16"/>
                <w:rtl w:val="0"/>
              </w:rPr>
              <w:t xml:space="preserve">Alphanumérique</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6ad4c2" w:id="194"/>
      <w:bookmarkEnd w:id="194"/>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Ouverture de l'écran depuis le menu</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Pop-Up généré en cas de violation d'une règle de gestion ou omission d'une donnée relative à un champ obligatoire</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Sauvegarde de l'écran ==&gt; La référence de l'ordre est générée automatiquement pour l'utilisateur avec un message de bonne exécution.</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rFonts w:ascii="Calibri" w:cs="Calibri" w:eastAsia="Calibri" w:hAnsi="Calibri"/>
          <w:b w:val="1"/>
          <w:i w:val="1"/>
          <w:color w:val="000000"/>
          <w:sz w:val="26"/>
          <w:szCs w:val="26"/>
        </w:rPr>
      </w:pPr>
      <w:bookmarkStart w:colFirst="0" w:colLast="0" w:name="_2lfnejv" w:id="195"/>
      <w:bookmarkEnd w:id="195"/>
      <w:r w:rsidDel="00000000" w:rsidR="00000000" w:rsidRPr="00000000">
        <w:rPr>
          <w:rFonts w:ascii="Calibri" w:cs="Calibri" w:eastAsia="Calibri" w:hAnsi="Calibri"/>
          <w:b w:val="1"/>
          <w:i w:val="1"/>
          <w:color w:val="000000"/>
          <w:sz w:val="26"/>
          <w:szCs w:val="26"/>
          <w:rtl w:val="0"/>
        </w:rPr>
        <w:t xml:space="preserve">Diagramme de navigation</w:t>
      </w:r>
    </w:p>
    <w:p w:rsidR="00000000" w:rsidDel="00000000" w:rsidP="00000000" w:rsidRDefault="00000000" w:rsidRPr="00000000">
      <w:pPr>
        <w:numPr>
          <w:ilvl w:val="0"/>
          <w:numId w:val="47"/>
        </w:numPr>
        <w:pBdr/>
        <w:tabs>
          <w:tab w:val="left" w:pos="708"/>
        </w:tabs>
        <w:spacing w:after="0" w:before="240" w:line="276" w:lineRule="auto"/>
        <w:ind w:left="720" w:hanging="360"/>
        <w:jc w:val="both"/>
        <w:rPr>
          <w:b w:val="0"/>
          <w:color w:val="222222"/>
          <w:sz w:val="22"/>
          <w:szCs w:val="22"/>
        </w:rPr>
      </w:pPr>
      <w:r w:rsidDel="00000000" w:rsidR="00000000" w:rsidRPr="00000000">
        <w:rPr>
          <w:rFonts w:ascii="Calibri" w:cs="Calibri" w:eastAsia="Calibri" w:hAnsi="Calibri"/>
          <w:b w:val="0"/>
          <w:color w:val="222222"/>
          <w:sz w:val="22"/>
          <w:szCs w:val="22"/>
          <w:rtl w:val="0"/>
        </w:rPr>
        <w:t xml:space="preserve">Module IPO &gt; Ordres IPO &gt; Saisie Ordre IPO</w:t>
      </w:r>
    </w:p>
    <w:p w:rsidR="00000000" w:rsidDel="00000000" w:rsidP="00000000" w:rsidRDefault="00000000" w:rsidRPr="00000000">
      <w:pPr>
        <w:pStyle w:val="Heading3"/>
        <w:numPr>
          <w:ilvl w:val="2"/>
          <w:numId w:val="61"/>
        </w:numPr>
        <w:pBdr/>
        <w:ind w:left="720" w:hanging="720"/>
        <w:jc w:val="both"/>
        <w:rPr/>
      </w:pPr>
      <w:bookmarkStart w:colFirst="0" w:colLast="0" w:name="_10kxoro" w:id="196"/>
      <w:bookmarkEnd w:id="196"/>
      <w:r w:rsidDel="00000000" w:rsidR="00000000" w:rsidRPr="00000000">
        <w:rPr>
          <w:rtl w:val="0"/>
        </w:rPr>
        <w:t xml:space="preserve">Description de l’écran &lt;Envoi des ordres OPV&gt;</w:t>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écran d'envoi avec une recherche multicritères.</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Sous écran « Résultat de la recherche » dans lequel s'affiche le résultat.</w:t>
      </w:r>
      <w:r w:rsidDel="00000000" w:rsidR="00000000" w:rsidRPr="00000000">
        <w:rPr>
          <w:rtl w:val="0"/>
        </w:rPr>
      </w:r>
    </w:p>
    <w:p w:rsidR="00000000" w:rsidDel="00000000" w:rsidP="00000000" w:rsidRDefault="00000000" w:rsidRPr="00000000">
      <w:pPr>
        <w:pBdr/>
        <w:contextualSpacing w:val="0"/>
        <w:jc w:val="both"/>
        <w:rPr/>
      </w:pPr>
      <w:bookmarkStart w:colFirst="0" w:colLast="0" w:name="_3kkl7fh" w:id="197"/>
      <w:bookmarkEnd w:id="197"/>
      <w:r w:rsidDel="00000000" w:rsidR="00000000" w:rsidRPr="00000000">
        <w:rPr>
          <w:rtl w:val="0"/>
        </w:rPr>
      </w:r>
    </w:p>
    <w:p w:rsidR="00000000" w:rsidDel="00000000" w:rsidP="00000000" w:rsidRDefault="00000000" w:rsidRPr="00000000">
      <w:pPr>
        <w:pBdr/>
        <w:spacing w:before="240" w:lineRule="auto"/>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-221614</wp:posOffset>
            </wp:positionH>
            <wp:positionV relativeFrom="paragraph">
              <wp:posOffset>-3174</wp:posOffset>
            </wp:positionV>
            <wp:extent cx="6328410" cy="2620010"/>
            <wp:effectExtent b="0" l="0" r="0" t="0"/>
            <wp:wrapSquare wrapText="bothSides" distB="0" distT="0" distL="0" distR="0"/>
            <wp:docPr id="14" name="image47.png"/>
            <a:graphic>
              <a:graphicData uri="http://schemas.openxmlformats.org/drawingml/2006/picture">
                <pic:pic>
                  <pic:nvPicPr>
                    <pic:cNvPr id="0" name="image47.png"/>
                    <pic:cNvPicPr preferRelativeResize="0"/>
                  </pic:nvPicPr>
                  <pic:blipFill>
                    <a:blip r:embed="rId38"/>
                    <a:srcRect b="0" l="0" r="0" t="0"/>
                    <a:stretch>
                      <a:fillRect/>
                    </a:stretch>
                  </pic:blipFill>
                  <pic:spPr>
                    <a:xfrm>
                      <a:off x="0" y="0"/>
                      <a:ext cx="6328410" cy="2620010"/>
                    </a:xfrm>
                    <a:prstGeom prst="rect"/>
                    <a:ln/>
                  </pic:spPr>
                </pic:pic>
              </a:graphicData>
            </a:graphic>
          </wp:anchor>
        </w:drawing>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zpvhna" w:id="198"/>
      <w:bookmarkEnd w:id="198"/>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Pas de données à manipuler, se référer à la maquette de l'écran monitoring ci dessus.</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jpj0b3" w:id="199"/>
      <w:bookmarkEnd w:id="199"/>
      <w:r w:rsidDel="00000000" w:rsidR="00000000" w:rsidRPr="00000000">
        <w:rPr>
          <w:rFonts w:ascii="Calibri" w:cs="Calibri" w:eastAsia="Calibri" w:hAnsi="Calibri"/>
          <w:b w:val="1"/>
          <w:sz w:val="24"/>
          <w:szCs w:val="24"/>
          <w:rtl w:val="0"/>
        </w:rPr>
        <w:t xml:space="preserve">Comportement de l’écran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Ouverture de l'écran d'envoi depuis le menu</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Affichage de tous les ordres relatifs à l'OPV concerné après la saisie de la référence de l'annonce « Champ référence principale » </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Visualisation du fichier avant l'envoi, un téléchargement sera opéré sur le même écran pour visualisation</w:t>
      </w:r>
      <w:r w:rsidDel="00000000" w:rsidR="00000000" w:rsidRPr="00000000">
        <w:rPr>
          <w:rtl w:val="0"/>
        </w:rPr>
      </w:r>
    </w:p>
    <w:p w:rsidR="00000000" w:rsidDel="00000000" w:rsidP="00000000" w:rsidRDefault="00000000" w:rsidRPr="00000000">
      <w:pPr>
        <w:numPr>
          <w:ilvl w:val="0"/>
          <w:numId w:val="47"/>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Cliquer sur le bouton envoyer, le téléchargement du ficher centralisateur final annonce la fin du processus</w:t>
      </w:r>
      <w:r w:rsidDel="00000000" w:rsidR="00000000" w:rsidRPr="00000000">
        <w:rPr>
          <w:rtl w:val="0"/>
        </w:rPr>
      </w:r>
    </w:p>
    <w:p w:rsidR="00000000" w:rsidDel="00000000" w:rsidP="00000000" w:rsidRDefault="00000000" w:rsidRPr="00000000">
      <w:pPr>
        <w:pStyle w:val="Heading3"/>
        <w:numPr>
          <w:ilvl w:val="2"/>
          <w:numId w:val="61"/>
        </w:numPr>
        <w:pBdr/>
        <w:ind w:left="720" w:hanging="720"/>
        <w:jc w:val="both"/>
        <w:rPr/>
      </w:pPr>
      <w:bookmarkStart w:colFirst="0" w:colLast="0" w:name="_2yutaiw" w:id="200"/>
      <w:bookmarkEnd w:id="200"/>
      <w:r w:rsidDel="00000000" w:rsidR="00000000" w:rsidRPr="00000000">
        <w:rPr>
          <w:rtl w:val="0"/>
        </w:rPr>
        <w:t xml:space="preserve">Description de l’édition &lt;Fonction Statistique&gt;</w:t>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1e03kqp" w:id="201"/>
      <w:bookmarkEnd w:id="201"/>
      <w:r w:rsidDel="00000000" w:rsidR="00000000" w:rsidRPr="00000000">
        <w:rPr>
          <w:rFonts w:ascii="Calibri" w:cs="Calibri" w:eastAsia="Calibri" w:hAnsi="Calibri"/>
          <w:b w:val="1"/>
          <w:color w:val="000000"/>
          <w:sz w:val="24"/>
          <w:szCs w:val="24"/>
          <w:rtl w:val="0"/>
        </w:rPr>
        <w:t xml:space="preserve">Maquette de l’édition &lt;Fonction statistique&gt;</w:t>
      </w:r>
    </w:p>
    <w:p w:rsidR="00000000" w:rsidDel="00000000" w:rsidP="00000000" w:rsidRDefault="00000000" w:rsidRPr="00000000">
      <w:pPr>
        <w:pBdr/>
        <w:spacing w:after="120" w:lineRule="auto"/>
        <w:contextualSpacing w:val="0"/>
        <w:jc w:val="both"/>
        <w:rPr>
          <w:color w:val="000000"/>
          <w:highlight w:val="white"/>
        </w:rPr>
      </w:pPr>
      <w:r w:rsidDel="00000000" w:rsidR="00000000" w:rsidRPr="00000000">
        <w:rPr>
          <w:rtl w:val="0"/>
        </w:rPr>
      </w:r>
    </w:p>
    <w:p w:rsidR="00000000" w:rsidDel="00000000" w:rsidP="00000000" w:rsidRDefault="00000000" w:rsidRPr="00000000">
      <w:pPr>
        <w:numPr>
          <w:ilvl w:val="0"/>
          <w:numId w:val="82"/>
        </w:numPr>
        <w:pBdr/>
        <w:spacing w:after="120" w:lineRule="auto"/>
        <w:ind w:left="720" w:hanging="360"/>
        <w:jc w:val="both"/>
        <w:rPr>
          <w:i w:val="1"/>
          <w:color w:val="000000"/>
          <w:highlight w:val="white"/>
          <w:u w:val="single"/>
        </w:rPr>
      </w:pPr>
      <w:r w:rsidDel="00000000" w:rsidR="00000000" w:rsidRPr="00000000">
        <w:rPr>
          <w:i w:val="1"/>
          <w:color w:val="000000"/>
          <w:highlight w:val="white"/>
          <w:u w:val="single"/>
          <w:rtl w:val="0"/>
        </w:rPr>
        <w:t xml:space="preserve">La Fonction Statistique </w:t>
      </w:r>
    </w:p>
    <w:p w:rsidR="00000000" w:rsidDel="00000000" w:rsidP="00000000" w:rsidRDefault="00000000" w:rsidRPr="00000000">
      <w:pPr>
        <w:pBdr/>
        <w:spacing w:after="120" w:lineRule="auto"/>
        <w:contextualSpacing w:val="0"/>
        <w:jc w:val="both"/>
        <w:rPr/>
      </w:pPr>
      <w:r w:rsidDel="00000000" w:rsidR="00000000" w:rsidRPr="00000000">
        <w:rPr>
          <w:rtl w:val="0"/>
        </w:rPr>
        <w:t xml:space="preserve">Possibilité de produire des statistiques quotidiennes et récapitulatives en fin de période de souscription :</w:t>
      </w:r>
    </w:p>
    <w:p w:rsidR="00000000" w:rsidDel="00000000" w:rsidP="00000000" w:rsidRDefault="00000000" w:rsidRPr="00000000">
      <w:pPr>
        <w:numPr>
          <w:ilvl w:val="1"/>
          <w:numId w:val="47"/>
        </w:numPr>
        <w:pBdr/>
        <w:tabs>
          <w:tab w:val="left" w:pos="708"/>
        </w:tabs>
        <w:spacing w:after="120" w:lineRule="auto"/>
        <w:ind w:left="1440" w:hanging="360"/>
        <w:jc w:val="both"/>
        <w:rPr/>
      </w:pPr>
      <w:r w:rsidDel="00000000" w:rsidR="00000000" w:rsidRPr="00000000">
        <w:rPr>
          <w:rtl w:val="0"/>
        </w:rPr>
        <w:t xml:space="preserve">Nombre de souscription :(nombre des instructions reçues) ;</w:t>
      </w:r>
    </w:p>
    <w:p w:rsidR="00000000" w:rsidDel="00000000" w:rsidP="00000000" w:rsidRDefault="00000000" w:rsidRPr="00000000">
      <w:pPr>
        <w:numPr>
          <w:ilvl w:val="1"/>
          <w:numId w:val="47"/>
        </w:numPr>
        <w:pBdr/>
        <w:tabs>
          <w:tab w:val="left" w:pos="708"/>
        </w:tabs>
        <w:spacing w:after="120" w:lineRule="auto"/>
        <w:ind w:left="1440" w:hanging="360"/>
        <w:jc w:val="both"/>
        <w:rPr/>
      </w:pPr>
      <w:r w:rsidDel="00000000" w:rsidR="00000000" w:rsidRPr="00000000">
        <w:rPr>
          <w:rtl w:val="0"/>
        </w:rPr>
        <w:t xml:space="preserve">Valeur de la collecte :( les instructions valorisées) ;</w:t>
      </w:r>
    </w:p>
    <w:p w:rsidR="00000000" w:rsidDel="00000000" w:rsidP="00000000" w:rsidRDefault="00000000" w:rsidRPr="00000000">
      <w:pPr>
        <w:numPr>
          <w:ilvl w:val="1"/>
          <w:numId w:val="47"/>
        </w:numPr>
        <w:pBdr/>
        <w:tabs>
          <w:tab w:val="left" w:pos="708"/>
        </w:tabs>
        <w:spacing w:after="120" w:lineRule="auto"/>
        <w:ind w:left="1440" w:hanging="360"/>
        <w:jc w:val="both"/>
        <w:rPr/>
      </w:pPr>
      <w:r w:rsidDel="00000000" w:rsidR="00000000" w:rsidRPr="00000000">
        <w:rPr>
          <w:rtl w:val="0"/>
        </w:rPr>
        <w:t xml:space="preserve">Nature des souscripteurs ;</w:t>
      </w:r>
    </w:p>
    <w:p w:rsidR="00000000" w:rsidDel="00000000" w:rsidP="00000000" w:rsidRDefault="00000000" w:rsidRPr="00000000">
      <w:pPr>
        <w:numPr>
          <w:ilvl w:val="1"/>
          <w:numId w:val="47"/>
        </w:numPr>
        <w:pBdr/>
        <w:tabs>
          <w:tab w:val="left" w:pos="708"/>
        </w:tabs>
        <w:spacing w:after="120" w:lineRule="auto"/>
        <w:ind w:left="1440" w:hanging="360"/>
        <w:jc w:val="both"/>
        <w:rPr/>
      </w:pPr>
      <w:r w:rsidDel="00000000" w:rsidR="00000000" w:rsidRPr="00000000">
        <w:rPr>
          <w:rtl w:val="0"/>
        </w:rPr>
        <w:t xml:space="preserve">Montant,</w:t>
      </w:r>
    </w:p>
    <w:p w:rsidR="00000000" w:rsidDel="00000000" w:rsidP="00000000" w:rsidRDefault="00000000" w:rsidRPr="00000000">
      <w:pPr>
        <w:numPr>
          <w:ilvl w:val="1"/>
          <w:numId w:val="47"/>
        </w:numPr>
        <w:pBdr/>
        <w:tabs>
          <w:tab w:val="left" w:pos="708"/>
        </w:tabs>
        <w:spacing w:after="120" w:lineRule="auto"/>
        <w:ind w:left="1440" w:hanging="360"/>
        <w:jc w:val="both"/>
        <w:rPr/>
      </w:pPr>
      <w:r w:rsidDel="00000000" w:rsidR="00000000" w:rsidRPr="00000000">
        <w:rPr>
          <w:rtl w:val="0"/>
        </w:rPr>
        <w:t xml:space="preserve">Type de souscription,</w:t>
      </w:r>
    </w:p>
    <w:p w:rsidR="00000000" w:rsidDel="00000000" w:rsidP="00000000" w:rsidRDefault="00000000" w:rsidRPr="00000000">
      <w:pPr>
        <w:numPr>
          <w:ilvl w:val="1"/>
          <w:numId w:val="47"/>
        </w:numPr>
        <w:pBdr/>
        <w:tabs>
          <w:tab w:val="left" w:pos="708"/>
        </w:tabs>
        <w:spacing w:after="120" w:lineRule="auto"/>
        <w:ind w:left="1440" w:hanging="360"/>
        <w:jc w:val="both"/>
        <w:rPr/>
      </w:pPr>
      <w:r w:rsidDel="00000000" w:rsidR="00000000" w:rsidRPr="00000000">
        <w:rPr>
          <w:rtl w:val="0"/>
        </w:rPr>
        <w:t xml:space="preserve">Sexe des souscripteurs,</w:t>
      </w:r>
    </w:p>
    <w:p w:rsidR="00000000" w:rsidDel="00000000" w:rsidP="00000000" w:rsidRDefault="00000000" w:rsidRPr="00000000">
      <w:pPr>
        <w:numPr>
          <w:ilvl w:val="1"/>
          <w:numId w:val="47"/>
        </w:numPr>
        <w:pBdr/>
        <w:tabs>
          <w:tab w:val="left" w:pos="708"/>
        </w:tabs>
        <w:spacing w:after="120" w:lineRule="auto"/>
        <w:ind w:left="1440" w:hanging="360"/>
        <w:jc w:val="both"/>
        <w:rPr>
          <w:color w:val="000000"/>
        </w:rPr>
      </w:pPr>
      <w:r w:rsidDel="00000000" w:rsidR="00000000" w:rsidRPr="00000000">
        <w:rPr>
          <w:color w:val="000000"/>
          <w:rtl w:val="0"/>
        </w:rPr>
        <w:t xml:space="preserve">Ville des souscripteurs,….</w:t>
      </w:r>
    </w:p>
    <w:p w:rsidR="00000000" w:rsidDel="00000000" w:rsidP="00000000" w:rsidRDefault="00000000" w:rsidRPr="00000000">
      <w:pPr>
        <w:pBdr/>
        <w:tabs>
          <w:tab w:val="left" w:pos="708"/>
        </w:tabs>
        <w:spacing w:after="120" w:lineRule="auto"/>
        <w:ind w:left="1440" w:firstLine="0"/>
        <w:contextualSpacing w:val="0"/>
        <w:jc w:val="both"/>
        <w:rPr>
          <w:color w:val="000000"/>
        </w:rPr>
      </w:pPr>
      <w:r w:rsidDel="00000000" w:rsidR="00000000" w:rsidRPr="00000000">
        <w:rPr>
          <w:rtl w:val="0"/>
        </w:rPr>
      </w:r>
    </w:p>
    <w:p w:rsidR="00000000" w:rsidDel="00000000" w:rsidP="00000000" w:rsidRDefault="00000000" w:rsidRPr="00000000">
      <w:pPr>
        <w:pBdr/>
        <w:tabs>
          <w:tab w:val="left" w:pos="708"/>
        </w:tabs>
        <w:spacing w:after="120" w:lineRule="auto"/>
        <w:contextualSpacing w:val="0"/>
        <w:jc w:val="both"/>
        <w:rPr/>
      </w:pPr>
      <w:r w:rsidDel="00000000" w:rsidR="00000000" w:rsidRPr="00000000">
        <w:rPr>
          <w:rtl w:val="0"/>
        </w:rPr>
        <w:t xml:space="preserve">Template report statistique à fournir :</w:t>
      </w:r>
    </w:p>
    <w:p w:rsidR="00000000" w:rsidDel="00000000" w:rsidP="00000000" w:rsidRDefault="00000000" w:rsidRPr="00000000">
      <w:pPr>
        <w:numPr>
          <w:ilvl w:val="1"/>
          <w:numId w:val="34"/>
        </w:numPr>
        <w:pBdr/>
        <w:tabs>
          <w:tab w:val="left" w:pos="708"/>
        </w:tabs>
        <w:spacing w:after="0" w:before="0" w:line="276" w:lineRule="auto"/>
        <w:ind w:left="1440" w:hanging="360"/>
        <w:contextualSpacing w:val="1"/>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Bourse de casablanca</w:t>
      </w:r>
    </w:p>
    <w:p w:rsidR="00000000" w:rsidDel="00000000" w:rsidP="00000000" w:rsidRDefault="00000000" w:rsidRPr="00000000">
      <w:pPr>
        <w:numPr>
          <w:ilvl w:val="1"/>
          <w:numId w:val="34"/>
        </w:numPr>
        <w:pBdr/>
        <w:tabs>
          <w:tab w:val="left" w:pos="708"/>
        </w:tabs>
        <w:spacing w:after="0" w:before="0" w:line="276" w:lineRule="auto"/>
        <w:ind w:left="1440" w:hanging="360"/>
        <w:contextualSpacing w:val="1"/>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CDVM</w:t>
      </w:r>
    </w:p>
    <w:p w:rsidR="00000000" w:rsidDel="00000000" w:rsidP="00000000" w:rsidRDefault="00000000" w:rsidRPr="00000000">
      <w:pPr>
        <w:numPr>
          <w:ilvl w:val="1"/>
          <w:numId w:val="34"/>
        </w:numPr>
        <w:pBdr/>
        <w:tabs>
          <w:tab w:val="left" w:pos="708"/>
        </w:tabs>
        <w:spacing w:after="0" w:before="0" w:line="276" w:lineRule="auto"/>
        <w:ind w:left="1440" w:hanging="360"/>
        <w:contextualSpacing w:val="1"/>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Direction Générale</w:t>
      </w:r>
    </w:p>
    <w:p w:rsidR="00000000" w:rsidDel="00000000" w:rsidP="00000000" w:rsidRDefault="00000000" w:rsidRPr="00000000">
      <w:pPr>
        <w:numPr>
          <w:ilvl w:val="1"/>
          <w:numId w:val="34"/>
        </w:numPr>
        <w:pBdr/>
        <w:tabs>
          <w:tab w:val="left" w:pos="708"/>
        </w:tabs>
        <w:spacing w:after="0" w:before="0" w:line="276" w:lineRule="auto"/>
        <w:ind w:left="1440" w:hanging="360"/>
        <w:contextualSpacing w:val="1"/>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Réseaux d’agence</w:t>
      </w:r>
    </w:p>
    <w:p w:rsidR="00000000" w:rsidDel="00000000" w:rsidP="00000000" w:rsidRDefault="00000000" w:rsidRPr="00000000">
      <w:pPr>
        <w:numPr>
          <w:ilvl w:val="1"/>
          <w:numId w:val="34"/>
        </w:numPr>
        <w:pBdr/>
        <w:tabs>
          <w:tab w:val="left" w:pos="708"/>
        </w:tabs>
        <w:spacing w:after="0" w:before="0" w:line="276" w:lineRule="auto"/>
        <w:ind w:left="1440" w:hanging="360"/>
        <w:contextualSpacing w:val="1"/>
        <w:jc w:val="both"/>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Fichier des données globales collectées par souscripteur</w:t>
      </w:r>
    </w:p>
    <w:p w:rsidR="00000000" w:rsidDel="00000000" w:rsidP="00000000" w:rsidRDefault="00000000" w:rsidRPr="00000000">
      <w:pPr>
        <w:pBdr/>
        <w:tabs>
          <w:tab w:val="left" w:pos="708"/>
        </w:tabs>
        <w:spacing w:after="120" w:before="0" w:line="276" w:lineRule="auto"/>
        <w:ind w:left="1440" w:firstLine="0"/>
        <w:contextualSpacing w:val="0"/>
        <w:jc w:val="both"/>
        <w:rPr>
          <w:rFonts w:ascii="Calibri" w:cs="Calibri" w:eastAsia="Calibri" w:hAnsi="Calibri"/>
          <w:b w:val="0"/>
          <w:sz w:val="22"/>
          <w:szCs w:val="22"/>
        </w:rPr>
      </w:pPr>
      <w:r w:rsidDel="00000000" w:rsidR="00000000" w:rsidRPr="00000000">
        <w:rPr>
          <w:rtl w:val="0"/>
        </w:rPr>
      </w:r>
    </w:p>
    <w:p w:rsidR="00000000" w:rsidDel="00000000" w:rsidP="00000000" w:rsidRDefault="00000000" w:rsidRPr="00000000">
      <w:pPr>
        <w:pBdr/>
        <w:tabs>
          <w:tab w:val="left" w:pos="708"/>
        </w:tabs>
        <w:spacing w:after="120" w:lineRule="auto"/>
        <w:contextualSpacing w:val="0"/>
        <w:jc w:val="both"/>
        <w:rPr/>
      </w:pPr>
      <w:r w:rsidDel="00000000" w:rsidR="00000000" w:rsidRPr="00000000">
        <w:rPr>
          <w:b w:val="1"/>
          <w:i w:val="1"/>
          <w:rtl w:val="0"/>
        </w:rPr>
        <w:t xml:space="preserve">Remarque </w:t>
      </w:r>
      <w:r w:rsidDel="00000000" w:rsidR="00000000" w:rsidRPr="00000000">
        <w:rPr>
          <w:rtl w:val="0"/>
        </w:rPr>
        <w:t xml:space="preserve">: Il est possible pour l’agence de consulter son propre carnet d’ordre via un écran de monitoring pour l’ensemble de ces clients ayant souscrit à l’OPV, ainsi que leurs quantités attribuées respectives.</w:t>
      </w:r>
    </w:p>
    <w:p w:rsidR="00000000" w:rsidDel="00000000" w:rsidP="00000000" w:rsidRDefault="00000000" w:rsidRPr="00000000">
      <w:pPr>
        <w:pBdr/>
        <w:tabs>
          <w:tab w:val="left" w:pos="708"/>
        </w:tabs>
        <w:spacing w:after="120" w:lineRule="auto"/>
        <w:contextualSpacing w:val="0"/>
        <w:jc w:val="both"/>
        <w:rPr>
          <w:color w:val="000000"/>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3xzr3ei" w:id="202"/>
      <w:bookmarkEnd w:id="202"/>
      <w:r w:rsidDel="00000000" w:rsidR="00000000" w:rsidRPr="00000000">
        <w:rPr>
          <w:rFonts w:ascii="Calibri" w:cs="Calibri" w:eastAsia="Calibri" w:hAnsi="Calibri"/>
          <w:b w:val="1"/>
          <w:color w:val="000000"/>
          <w:sz w:val="24"/>
          <w:szCs w:val="24"/>
          <w:rtl w:val="0"/>
        </w:rPr>
        <w:t xml:space="preserve">Typologie des données manipulées</w:t>
      </w:r>
    </w:p>
    <w:p w:rsidR="00000000" w:rsidDel="00000000" w:rsidP="00000000" w:rsidRDefault="00000000" w:rsidRPr="00000000">
      <w:pPr>
        <w:pBdr/>
        <w:tabs>
          <w:tab w:val="left" w:pos="708"/>
        </w:tabs>
        <w:spacing w:after="0" w:before="240" w:line="276" w:lineRule="auto"/>
        <w:ind w:left="0" w:firstLine="0"/>
        <w:contextualSpacing w:val="0"/>
        <w:jc w:val="both"/>
        <w:rPr>
          <w:rFonts w:ascii="Calibri" w:cs="Calibri" w:eastAsia="Calibri" w:hAnsi="Calibri"/>
          <w:b w:val="0"/>
          <w:i w:val="1"/>
          <w:color w:val="000000"/>
          <w:sz w:val="22"/>
          <w:szCs w:val="22"/>
        </w:rPr>
      </w:pPr>
      <w:r w:rsidDel="00000000" w:rsidR="00000000" w:rsidRPr="00000000">
        <w:rPr>
          <w:rFonts w:ascii="Calibri" w:cs="Calibri" w:eastAsia="Calibri" w:hAnsi="Calibri"/>
          <w:b w:val="0"/>
          <w:i w:val="1"/>
          <w:color w:val="000000"/>
          <w:sz w:val="22"/>
          <w:szCs w:val="22"/>
          <w:rtl w:val="0"/>
        </w:rPr>
        <w:t xml:space="preserve">[Détaillé dans le document SFD de reporting avec exemple de reports]</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2d51dmb" w:id="203"/>
      <w:bookmarkEnd w:id="203"/>
      <w:r w:rsidDel="00000000" w:rsidR="00000000" w:rsidRPr="00000000">
        <w:rPr>
          <w:rFonts w:ascii="Calibri" w:cs="Calibri" w:eastAsia="Calibri" w:hAnsi="Calibri"/>
          <w:b w:val="1"/>
          <w:smallCaps w:val="1"/>
          <w:color w:val="404040"/>
          <w:sz w:val="32"/>
          <w:szCs w:val="32"/>
          <w:rtl w:val="0"/>
        </w:rPr>
        <w:t xml:space="preserve">Parametrage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sabnu4" w:id="204"/>
      <w:bookmarkEnd w:id="204"/>
      <w:r w:rsidDel="00000000" w:rsidR="00000000" w:rsidRPr="00000000">
        <w:rPr>
          <w:rFonts w:ascii="Calibri" w:cs="Calibri" w:eastAsia="Calibri" w:hAnsi="Calibri"/>
          <w:b w:val="1"/>
          <w:color w:val="000000"/>
          <w:sz w:val="26"/>
          <w:szCs w:val="26"/>
          <w:rtl w:val="0"/>
        </w:rPr>
        <w:t xml:space="preserve">Tableau de Bord</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Le nœud du tableau de bord dans MegaTrade relatif à l'Offre publique de vente est  :</w:t>
      </w:r>
    </w:p>
    <w:p w:rsidR="00000000" w:rsidDel="00000000" w:rsidP="00000000" w:rsidRDefault="00000000" w:rsidRPr="00000000">
      <w:pPr>
        <w:numPr>
          <w:ilvl w:val="0"/>
          <w:numId w:val="96"/>
        </w:numPr>
        <w:pBdr/>
        <w:tabs>
          <w:tab w:val="left" w:pos="708"/>
        </w:tabs>
        <w:ind w:left="360" w:hanging="360"/>
        <w:jc w:val="both"/>
        <w:rPr/>
      </w:pPr>
      <w:r w:rsidDel="00000000" w:rsidR="00000000" w:rsidRPr="00000000">
        <w:rPr>
          <w:rtl w:val="0"/>
        </w:rPr>
        <w:t xml:space="preserve">Annonce OPV modifiée : L'alerte est décrite dans la section alerte.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c9z6hx" w:id="205"/>
      <w:bookmarkEnd w:id="205"/>
      <w:r w:rsidDel="00000000" w:rsidR="00000000" w:rsidRPr="00000000">
        <w:rPr>
          <w:rFonts w:ascii="Calibri" w:cs="Calibri" w:eastAsia="Calibri" w:hAnsi="Calibri"/>
          <w:b w:val="1"/>
          <w:color w:val="000000"/>
          <w:sz w:val="26"/>
          <w:szCs w:val="26"/>
          <w:rtl w:val="0"/>
        </w:rPr>
        <w:t xml:space="preserve">Profils</w:t>
      </w:r>
      <w:r w:rsidDel="00000000" w:rsidR="00000000" w:rsidRPr="00000000">
        <w:rPr>
          <w:rtl w:val="0"/>
        </w:rPr>
      </w:r>
    </w:p>
    <w:p w:rsidR="00000000" w:rsidDel="00000000" w:rsidP="00000000" w:rsidRDefault="00000000" w:rsidRPr="00000000">
      <w:pPr>
        <w:pBdr/>
        <w:spacing w:before="120" w:lineRule="auto"/>
        <w:contextualSpacing w:val="0"/>
        <w:jc w:val="both"/>
        <w:rPr/>
      </w:pPr>
      <w:r w:rsidDel="00000000" w:rsidR="00000000" w:rsidRPr="00000000">
        <w:rPr>
          <w:rtl w:val="0"/>
        </w:rPr>
        <w:t xml:space="preserve">Liste des profils des utilisateurs à configurer dans l’application:</w:t>
      </w:r>
    </w:p>
    <w:p w:rsidR="00000000" w:rsidDel="00000000" w:rsidP="00000000" w:rsidRDefault="00000000" w:rsidRPr="00000000">
      <w:pPr>
        <w:numPr>
          <w:ilvl w:val="0"/>
          <w:numId w:val="97"/>
        </w:numPr>
        <w:pBdr/>
        <w:tabs>
          <w:tab w:val="left" w:pos="708"/>
        </w:tabs>
        <w:spacing w:after="0" w:before="12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Langue</w:t>
      </w:r>
      <w:r w:rsidDel="00000000" w:rsidR="00000000" w:rsidRPr="00000000">
        <w:rPr>
          <w:rtl w:val="0"/>
        </w:rPr>
      </w:r>
    </w:p>
    <w:p w:rsidR="00000000" w:rsidDel="00000000" w:rsidP="00000000" w:rsidRDefault="00000000" w:rsidRPr="00000000">
      <w:pPr>
        <w:numPr>
          <w:ilvl w:val="0"/>
          <w:numId w:val="97"/>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97"/>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des montants et chiffres : Format et règles françaises. XXX,XXX.XX</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rf9gpq" w:id="206"/>
      <w:bookmarkEnd w:id="206"/>
      <w:r w:rsidDel="00000000" w:rsidR="00000000" w:rsidRPr="00000000">
        <w:rPr>
          <w:rFonts w:ascii="Calibri" w:cs="Calibri" w:eastAsia="Calibri" w:hAnsi="Calibri"/>
          <w:b w:val="1"/>
          <w:color w:val="000000"/>
          <w:sz w:val="26"/>
          <w:szCs w:val="26"/>
          <w:rtl w:val="0"/>
        </w:rPr>
        <w:t xml:space="preserve">Taxes et fiscalité: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n’est pas renseigné, les processus de gestion des ordres OPV détaillés ci-dessus ne sont pas assujettis à une quelconque taxe et ne génèrent pas de fiscalité.</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bewzdj" w:id="207"/>
      <w:bookmarkEnd w:id="207"/>
      <w:r w:rsidDel="00000000" w:rsidR="00000000" w:rsidRPr="00000000">
        <w:rPr>
          <w:rFonts w:ascii="Calibri" w:cs="Calibri" w:eastAsia="Calibri" w:hAnsi="Calibri"/>
          <w:b w:val="1"/>
          <w:color w:val="000000"/>
          <w:sz w:val="26"/>
          <w:szCs w:val="26"/>
          <w:rtl w:val="0"/>
        </w:rPr>
        <w:t xml:space="preserve">Frais: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En attente de la matrice des frais de chez AWB</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qk79lc" w:id="208"/>
      <w:bookmarkEnd w:id="208"/>
      <w:r w:rsidDel="00000000" w:rsidR="00000000" w:rsidRPr="00000000">
        <w:rPr>
          <w:rFonts w:ascii="Calibri" w:cs="Calibri" w:eastAsia="Calibri" w:hAnsi="Calibri"/>
          <w:b w:val="1"/>
          <w:color w:val="000000"/>
          <w:sz w:val="26"/>
          <w:szCs w:val="26"/>
          <w:rtl w:val="0"/>
        </w:rPr>
        <w:t xml:space="preserve">Comptabilité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 paragraphe n’est pas renseigné, les processus de gestion d’ordres détaillés ci-dessus ne génèrent pas d’entrées comptables.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b w:val="1"/>
          <w:i w:val="1"/>
          <w:sz w:val="20"/>
          <w:szCs w:val="20"/>
          <w:rtl w:val="0"/>
        </w:rPr>
        <w:t xml:space="preserve">[Début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rFonts w:ascii="Calibri" w:cs="Calibri" w:eastAsia="Calibri" w:hAnsi="Calibri"/>
          <w:b w:val="1"/>
          <w:smallCaps w:val="1"/>
          <w:color w:val="00000a"/>
          <w:sz w:val="32"/>
          <w:szCs w:val="32"/>
        </w:rPr>
      </w:pPr>
      <w:bookmarkStart w:colFirst="0" w:colLast="0" w:name="_15phjt5" w:id="209"/>
      <w:bookmarkEnd w:id="209"/>
      <w:r w:rsidDel="00000000" w:rsidR="00000000" w:rsidRPr="00000000">
        <w:rPr>
          <w:rFonts w:ascii="Calibri" w:cs="Calibri" w:eastAsia="Calibri" w:hAnsi="Calibri"/>
          <w:b w:val="1"/>
          <w:smallCaps w:val="1"/>
          <w:color w:val="00000a"/>
          <w:sz w:val="32"/>
          <w:szCs w:val="32"/>
          <w:rtl w:val="0"/>
        </w:rPr>
        <w:t xml:space="preserve">Processus Metier :</w:t>
      </w:r>
      <w:r w:rsidDel="00000000" w:rsidR="00000000" w:rsidRPr="00000000">
        <w:rPr>
          <w:rFonts w:ascii="Calibri" w:cs="Calibri" w:eastAsia="Calibri" w:hAnsi="Calibri"/>
          <w:b w:val="1"/>
          <w:smallCaps w:val="1"/>
          <w:color w:val="404040"/>
          <w:sz w:val="32"/>
          <w:szCs w:val="32"/>
          <w:rtl w:val="0"/>
        </w:rPr>
        <w:t xml:space="preserve"> PLAN d'épargne en action </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 processus métier présenté dans cette partie, est la gestion des contrats « Plan d'épargne en action » dans Megara. Composé d'un couple « Compte titre PEA/compte espèce PEA» ledit contrat est identifié au niveau de l'application, et soumis à des règles de gestion comme  identifié dans la fiche du produit.</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L'application assurera dans sa gestion des contrats PEA les fonctionnalités suivantes :</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Création de la fiche du produit PEA</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Identification des comptes titres et espèce PEA au niveau du référentiel valeur.</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Création du contrat PEA dédié</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Gestion des règles associées à la souscription PEA</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Contrôle et suivi des versements clients</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Résiliation ou clôture des contrats</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Comptabilisation des opérations liées aux comptes PEA</w:t>
      </w:r>
    </w:p>
    <w:p w:rsidR="00000000" w:rsidDel="00000000" w:rsidP="00000000" w:rsidRDefault="00000000" w:rsidRPr="00000000">
      <w:pPr>
        <w:numPr>
          <w:ilvl w:val="0"/>
          <w:numId w:val="83"/>
        </w:numPr>
        <w:pBdr/>
        <w:spacing w:after="240" w:before="240" w:lineRule="auto"/>
        <w:ind w:left="0" w:right="142" w:firstLine="0"/>
        <w:jc w:val="both"/>
        <w:rPr/>
      </w:pPr>
      <w:r w:rsidDel="00000000" w:rsidR="00000000" w:rsidRPr="00000000">
        <w:rPr>
          <w:rtl w:val="0"/>
        </w:rPr>
        <w:t xml:space="preserve">Editique et reporting de gestion (L'édition des ordres de bourse ET OPCVM sur les comptes PEA est la même que celle d'un ordre du carnet).</w:t>
      </w:r>
    </w:p>
    <w:p w:rsidR="00000000" w:rsidDel="00000000" w:rsidP="00000000" w:rsidRDefault="00000000" w:rsidRPr="00000000">
      <w:pPr>
        <w:keepNext w:val="1"/>
        <w:keepLines w:val="1"/>
        <w:numPr>
          <w:ilvl w:val="1"/>
          <w:numId w:val="61"/>
        </w:numPr>
        <w:pBdr/>
        <w:spacing w:after="0" w:before="200" w:line="276" w:lineRule="auto"/>
        <w:ind w:left="576" w:hanging="576"/>
        <w:jc w:val="both"/>
        <w:rPr>
          <w:rFonts w:ascii="Calibri" w:cs="Calibri" w:eastAsia="Calibri" w:hAnsi="Calibri"/>
          <w:b w:val="1"/>
          <w:color w:val="00000a"/>
          <w:sz w:val="26"/>
          <w:szCs w:val="26"/>
        </w:rPr>
      </w:pPr>
      <w:bookmarkStart w:colFirst="0" w:colLast="0" w:name="_3pp52gy" w:id="210"/>
      <w:bookmarkEnd w:id="210"/>
      <w:r w:rsidDel="00000000" w:rsidR="00000000" w:rsidRPr="00000000">
        <w:rPr>
          <w:rFonts w:ascii="Calibri" w:cs="Calibri" w:eastAsia="Calibri" w:hAnsi="Calibri"/>
          <w:b w:val="1"/>
          <w:color w:val="00000a"/>
          <w:sz w:val="26"/>
          <w:szCs w:val="26"/>
          <w:rtl w:val="0"/>
        </w:rPr>
        <w:t xml:space="preserve">Gestion des contrats PEA :</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4ufcor" w:id="211"/>
      <w:bookmarkEnd w:id="211"/>
      <w:r w:rsidDel="00000000" w:rsidR="00000000" w:rsidRPr="00000000">
        <w:rPr>
          <w:rFonts w:ascii="Calibri" w:cs="Calibri" w:eastAsia="Calibri" w:hAnsi="Calibri"/>
          <w:b w:val="1"/>
          <w:sz w:val="24"/>
          <w:szCs w:val="24"/>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L'objectif de cette partie est de décrire les différentes étapes du cycle de vie d'un PEA dès sa création jusqu'à sa suspension. Le périmètre fonctionnel du système est :</w:t>
      </w:r>
    </w:p>
    <w:p w:rsidR="00000000" w:rsidDel="00000000" w:rsidP="00000000" w:rsidRDefault="00000000" w:rsidRPr="00000000">
      <w:pPr>
        <w:numPr>
          <w:ilvl w:val="0"/>
          <w:numId w:val="2"/>
        </w:numPr>
        <w:pBdr/>
        <w:spacing w:after="240" w:before="240" w:lineRule="auto"/>
        <w:ind w:left="720" w:hanging="360"/>
        <w:jc w:val="both"/>
        <w:rPr/>
      </w:pPr>
      <w:r w:rsidDel="00000000" w:rsidR="00000000" w:rsidRPr="00000000">
        <w:rPr>
          <w:rtl w:val="0"/>
        </w:rPr>
        <w:t xml:space="preserve">L’élaboration du contrat, généré automatiquement dès la réception du compte espèce PEA, </w:t>
      </w:r>
    </w:p>
    <w:p w:rsidR="00000000" w:rsidDel="00000000" w:rsidP="00000000" w:rsidRDefault="00000000" w:rsidRPr="00000000">
      <w:pPr>
        <w:numPr>
          <w:ilvl w:val="0"/>
          <w:numId w:val="2"/>
        </w:numPr>
        <w:pBdr/>
        <w:spacing w:after="240" w:before="240" w:lineRule="auto"/>
        <w:ind w:left="720" w:hanging="360"/>
        <w:jc w:val="both"/>
        <w:rPr/>
      </w:pPr>
      <w:r w:rsidDel="00000000" w:rsidR="00000000" w:rsidRPr="00000000">
        <w:rPr>
          <w:rtl w:val="0"/>
        </w:rPr>
        <w:t xml:space="preserve">La gestion du PEA tout  au long de son activité</w:t>
      </w:r>
    </w:p>
    <w:p w:rsidR="00000000" w:rsidDel="00000000" w:rsidP="00000000" w:rsidRDefault="00000000" w:rsidRPr="00000000">
      <w:pPr>
        <w:numPr>
          <w:ilvl w:val="0"/>
          <w:numId w:val="2"/>
        </w:numPr>
        <w:pBdr/>
        <w:spacing w:after="240" w:before="240" w:lineRule="auto"/>
        <w:ind w:left="720" w:hanging="360"/>
        <w:jc w:val="both"/>
        <w:rPr/>
      </w:pPr>
      <w:r w:rsidDel="00000000" w:rsidR="00000000" w:rsidRPr="00000000">
        <w:rPr>
          <w:rtl w:val="0"/>
        </w:rPr>
        <w:t xml:space="preserve">Le contrôle des règles énoncées dans la fiche produit</w:t>
      </w:r>
    </w:p>
    <w:p w:rsidR="00000000" w:rsidDel="00000000" w:rsidP="00000000" w:rsidRDefault="00000000" w:rsidRPr="00000000">
      <w:pPr>
        <w:numPr>
          <w:ilvl w:val="0"/>
          <w:numId w:val="2"/>
        </w:numPr>
        <w:pBdr/>
        <w:spacing w:after="240" w:before="240" w:lineRule="auto"/>
        <w:ind w:left="720" w:hanging="360"/>
        <w:jc w:val="both"/>
        <w:rPr/>
      </w:pPr>
      <w:r w:rsidDel="00000000" w:rsidR="00000000" w:rsidRPr="00000000">
        <w:rPr>
          <w:rtl w:val="0"/>
        </w:rPr>
        <w:t xml:space="preserve">Le déclanchement des procédures de résiliation ou de clôture.</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jzpmwk" w:id="212"/>
      <w:bookmarkEnd w:id="212"/>
      <w:r w:rsidDel="00000000" w:rsidR="00000000" w:rsidRPr="00000000">
        <w:rPr>
          <w:rFonts w:ascii="Calibri" w:cs="Calibri" w:eastAsia="Calibri" w:hAnsi="Calibri"/>
          <w:b w:val="1"/>
          <w:sz w:val="24"/>
          <w:szCs w:val="24"/>
          <w:rtl w:val="0"/>
        </w:rPr>
        <w:t xml:space="preserve">Description détaillée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Le système permet la création d'un PEA, s'alignant aux 02 étapes suivantes :</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1- Création de la fiche représentative du produit PEA : Cette fiche centralise toutes les conditions qui règlemente la gestion du contrat (Cible, Avantage fiscal, Alimentation du compte, Plafond de versement ... etc.)</w:t>
      </w:r>
    </w:p>
    <w:p w:rsidR="00000000" w:rsidDel="00000000" w:rsidP="00000000" w:rsidRDefault="00000000" w:rsidRPr="00000000">
      <w:pPr>
        <w:pBdr/>
        <w:spacing w:after="240" w:before="240" w:lineRule="auto"/>
        <w:ind w:right="142"/>
        <w:contextualSpacing w:val="0"/>
        <w:jc w:val="both"/>
        <w:rPr>
          <w:b w:val="1"/>
        </w:rPr>
      </w:pPr>
      <w:r w:rsidDel="00000000" w:rsidR="00000000" w:rsidRPr="00000000">
        <w:rPr>
          <w:b w:val="1"/>
          <w:rtl w:val="0"/>
        </w:rPr>
        <w:t xml:space="preserve">NB : Cette opération n'est faite qu’une seul fois dans la limite de changement d'une des conditions du produit.</w:t>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2 –  Création du contrat PEA : A ce niveau les comptes sont rattachés sous le contexte de  la fiche produit, le tout référencé par un code de contrat PEA, Exemple (PEA000011445)</w:t>
      </w:r>
    </w:p>
    <w:p w:rsidR="00000000" w:rsidDel="00000000" w:rsidP="00000000" w:rsidRDefault="00000000" w:rsidRPr="00000000">
      <w:pPr>
        <w:pBdr/>
        <w:spacing w:after="240" w:before="240" w:lineRule="auto"/>
        <w:ind w:right="142"/>
        <w:contextualSpacing w:val="0"/>
        <w:jc w:val="both"/>
        <w:rPr>
          <w:b w:val="1"/>
          <w:i w:val="1"/>
        </w:rPr>
      </w:pPr>
      <w:r w:rsidDel="00000000" w:rsidR="00000000" w:rsidRPr="00000000">
        <w:rPr>
          <w:b w:val="1"/>
          <w:i w:val="1"/>
          <w:rtl w:val="0"/>
        </w:rPr>
        <w:t xml:space="preserve">Remarque : </w:t>
      </w:r>
    </w:p>
    <w:p w:rsidR="00000000" w:rsidDel="00000000" w:rsidP="00000000" w:rsidRDefault="00000000" w:rsidRPr="00000000">
      <w:pPr>
        <w:numPr>
          <w:ilvl w:val="0"/>
          <w:numId w:val="35"/>
        </w:numPr>
        <w:pBdr/>
        <w:spacing w:after="0" w:before="240" w:line="276"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champs relatifs aux écrans de création seront détaillés dans la partie «cas d'utilisation »</w:t>
      </w:r>
      <w:r w:rsidDel="00000000" w:rsidR="00000000" w:rsidRPr="00000000">
        <w:rPr>
          <w:rtl w:val="0"/>
        </w:rPr>
      </w:r>
    </w:p>
    <w:p w:rsidR="00000000" w:rsidDel="00000000" w:rsidP="00000000" w:rsidRDefault="00000000" w:rsidRPr="00000000">
      <w:pPr>
        <w:numPr>
          <w:ilvl w:val="0"/>
          <w:numId w:val="35"/>
        </w:numPr>
        <w:pBdr/>
        <w:spacing w:after="0" w:before="0" w:line="276"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Il a été acté avec AWB qu’il faut reprendre les trois champs suivants lors de la migration :</w:t>
      </w:r>
      <w:r w:rsidDel="00000000" w:rsidR="00000000" w:rsidRPr="00000000">
        <w:rPr>
          <w:rtl w:val="0"/>
        </w:rPr>
      </w:r>
    </w:p>
    <w:p w:rsidR="00000000" w:rsidDel="00000000" w:rsidP="00000000" w:rsidRDefault="00000000" w:rsidRPr="00000000">
      <w:pPr>
        <w:numPr>
          <w:ilvl w:val="0"/>
          <w:numId w:val="79"/>
        </w:numPr>
        <w:pBdr/>
        <w:spacing w:after="0" w:before="0" w:line="276"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date du premier versement </w:t>
      </w:r>
      <w:r w:rsidDel="00000000" w:rsidR="00000000" w:rsidRPr="00000000">
        <w:rPr>
          <w:rtl w:val="0"/>
        </w:rPr>
      </w:r>
    </w:p>
    <w:p w:rsidR="00000000" w:rsidDel="00000000" w:rsidP="00000000" w:rsidRDefault="00000000" w:rsidRPr="00000000">
      <w:pPr>
        <w:numPr>
          <w:ilvl w:val="0"/>
          <w:numId w:val="79"/>
        </w:numPr>
        <w:pBdr/>
        <w:spacing w:after="0" w:before="0" w:line="276"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 cumule des versements espèce</w:t>
      </w:r>
      <w:r w:rsidDel="00000000" w:rsidR="00000000" w:rsidRPr="00000000">
        <w:rPr>
          <w:rtl w:val="0"/>
        </w:rPr>
      </w:r>
    </w:p>
    <w:p w:rsidR="00000000" w:rsidDel="00000000" w:rsidP="00000000" w:rsidRDefault="00000000" w:rsidRPr="00000000">
      <w:pPr>
        <w:numPr>
          <w:ilvl w:val="0"/>
          <w:numId w:val="79"/>
        </w:numPr>
        <w:pBdr/>
        <w:spacing w:after="0" w:before="0" w:line="276"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Les numéros de contrats</w:t>
      </w:r>
      <w:r w:rsidDel="00000000" w:rsidR="00000000" w:rsidRPr="00000000">
        <w:rPr>
          <w:rtl w:val="0"/>
        </w:rPr>
      </w:r>
    </w:p>
    <w:p w:rsidR="00000000" w:rsidDel="00000000" w:rsidP="00000000" w:rsidRDefault="00000000" w:rsidRPr="00000000">
      <w:pPr>
        <w:numPr>
          <w:ilvl w:val="0"/>
          <w:numId w:val="35"/>
        </w:numPr>
        <w:pBdr/>
        <w:spacing w:after="240" w:before="0" w:line="276" w:lineRule="auto"/>
        <w:ind w:left="720" w:right="142" w:hanging="360"/>
        <w:contextualSpacing w:val="1"/>
        <w:jc w:val="both"/>
        <w:rPr/>
      </w:pPr>
      <w:r w:rsidDel="00000000" w:rsidR="00000000" w:rsidRPr="00000000">
        <w:rPr>
          <w:rFonts w:ascii="Calibri" w:cs="Calibri" w:eastAsia="Calibri" w:hAnsi="Calibri"/>
          <w:b w:val="0"/>
          <w:sz w:val="22"/>
          <w:szCs w:val="22"/>
          <w:rtl w:val="0"/>
        </w:rPr>
        <w:t xml:space="preserve">La reconstitution de l’historique de versement des contrats PEA migrés ne sera pas traitée dans Megara, en cas de besoin il faut revenir à l’archive de la banque.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241415" cy="7287260"/>
            <wp:effectExtent b="0" l="0" r="0" t="0"/>
            <wp:wrapSquare wrapText="bothSides" distB="0" distT="0" distL="0" distR="0"/>
            <wp:docPr id="9" name="image39.jpg"/>
            <a:graphic>
              <a:graphicData uri="http://schemas.openxmlformats.org/drawingml/2006/picture">
                <pic:pic>
                  <pic:nvPicPr>
                    <pic:cNvPr id="0" name="image39.jpg"/>
                    <pic:cNvPicPr preferRelativeResize="0"/>
                  </pic:nvPicPr>
                  <pic:blipFill>
                    <a:blip r:embed="rId39"/>
                    <a:srcRect b="0" l="0" r="0" t="0"/>
                    <a:stretch>
                      <a:fillRect/>
                    </a:stretch>
                  </pic:blipFill>
                  <pic:spPr>
                    <a:xfrm>
                      <a:off x="0" y="0"/>
                      <a:ext cx="6241415" cy="7287260"/>
                    </a:xfrm>
                    <a:prstGeom prst="rect"/>
                    <a:ln/>
                  </pic:spPr>
                </pic:pic>
              </a:graphicData>
            </a:graphic>
          </wp:anchor>
        </w:drawing>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3zd5kd" w:id="213"/>
      <w:bookmarkEnd w:id="213"/>
      <w:r w:rsidDel="00000000" w:rsidR="00000000" w:rsidRPr="00000000">
        <w:rPr>
          <w:rFonts w:ascii="Calibri" w:cs="Calibri" w:eastAsia="Calibri" w:hAnsi="Calibri"/>
          <w:b w:val="1"/>
          <w:sz w:val="24"/>
          <w:szCs w:val="24"/>
          <w:rtl w:val="0"/>
        </w:rPr>
        <w:t xml:space="preserve">Alertes et notifications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Ce paragraphe décrit les alertes à générer dans le tableau de bord du gestionnaire du contrat PEA :</w:t>
      </w:r>
    </w:p>
    <w:p w:rsidR="00000000" w:rsidDel="00000000" w:rsidP="00000000" w:rsidRDefault="00000000" w:rsidRPr="00000000">
      <w:pPr>
        <w:numPr>
          <w:ilvl w:val="0"/>
          <w:numId w:val="84"/>
        </w:numPr>
        <w:pBdr/>
        <w:spacing w:after="240" w:before="240" w:lineRule="auto"/>
        <w:ind w:left="720" w:hanging="360"/>
        <w:jc w:val="both"/>
        <w:rPr/>
      </w:pPr>
      <w:r w:rsidDel="00000000" w:rsidR="00000000" w:rsidRPr="00000000">
        <w:rPr>
          <w:rtl w:val="0"/>
        </w:rPr>
        <w:t xml:space="preserve">Défaut de versement annuel au-delà d'une année : s'il le compte n'est pas alimenté à la hauteur de 2400.00 MAD durant une année à compter à partir de la première date de versement.</w:t>
      </w:r>
    </w:p>
    <w:p w:rsidR="00000000" w:rsidDel="00000000" w:rsidP="00000000" w:rsidRDefault="00000000" w:rsidRPr="00000000">
      <w:pPr>
        <w:numPr>
          <w:ilvl w:val="0"/>
          <w:numId w:val="84"/>
        </w:numPr>
        <w:pBdr/>
        <w:spacing w:after="240" w:before="240" w:lineRule="auto"/>
        <w:ind w:left="720" w:hanging="360"/>
        <w:jc w:val="both"/>
        <w:rPr/>
      </w:pPr>
      <w:r w:rsidDel="00000000" w:rsidR="00000000" w:rsidRPr="00000000">
        <w:rPr>
          <w:rtl w:val="0"/>
        </w:rPr>
        <w:t xml:space="preserve">Dépassement des versements le seuil de 600,000 MAD</w:t>
      </w:r>
    </w:p>
    <w:p w:rsidR="00000000" w:rsidDel="00000000" w:rsidP="00000000" w:rsidRDefault="00000000" w:rsidRPr="00000000">
      <w:pPr>
        <w:numPr>
          <w:ilvl w:val="0"/>
          <w:numId w:val="84"/>
        </w:numPr>
        <w:pBdr/>
        <w:spacing w:after="240" w:before="240" w:lineRule="auto"/>
        <w:ind w:left="720" w:hanging="360"/>
        <w:jc w:val="both"/>
        <w:rPr/>
      </w:pPr>
      <w:r w:rsidDel="00000000" w:rsidR="00000000" w:rsidRPr="00000000">
        <w:rPr>
          <w:rtl w:val="0"/>
        </w:rPr>
        <w:t xml:space="preserve">Retrait espèce</w:t>
      </w:r>
    </w:p>
    <w:p w:rsidR="00000000" w:rsidDel="00000000" w:rsidP="00000000" w:rsidRDefault="00000000" w:rsidRPr="00000000">
      <w:pPr>
        <w:numPr>
          <w:ilvl w:val="0"/>
          <w:numId w:val="84"/>
        </w:numPr>
        <w:pBdr/>
        <w:spacing w:after="240" w:before="240" w:lineRule="auto"/>
        <w:ind w:left="720" w:hanging="360"/>
        <w:jc w:val="both"/>
        <w:rPr/>
      </w:pPr>
      <w:r w:rsidDel="00000000" w:rsidR="00000000" w:rsidRPr="00000000">
        <w:rPr>
          <w:rtl w:val="0"/>
        </w:rPr>
        <w:t xml:space="preserve">Demande de résiliation ou de clôture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1j4nfs6" w:id="214"/>
      <w:bookmarkEnd w:id="214"/>
      <w:r w:rsidDel="00000000" w:rsidR="00000000" w:rsidRPr="00000000">
        <w:rPr>
          <w:rFonts w:ascii="Calibri" w:cs="Calibri" w:eastAsia="Calibri" w:hAnsi="Calibri"/>
          <w:b w:val="1"/>
          <w:smallCaps w:val="1"/>
          <w:color w:val="404040"/>
          <w:sz w:val="32"/>
          <w:szCs w:val="32"/>
          <w:rtl w:val="0"/>
        </w:rPr>
        <w:t xml:space="preserve">Services/ Activités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34ayfz" w:id="215"/>
      <w:bookmarkEnd w:id="215"/>
      <w:r w:rsidDel="00000000" w:rsidR="00000000" w:rsidRPr="00000000">
        <w:rPr>
          <w:rFonts w:ascii="Calibri" w:cs="Calibri" w:eastAsia="Calibri" w:hAnsi="Calibri"/>
          <w:b w:val="1"/>
          <w:color w:val="000000"/>
          <w:sz w:val="26"/>
          <w:szCs w:val="26"/>
          <w:rtl w:val="0"/>
        </w:rPr>
        <w:t xml:space="preserve">Service/Activité 1</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w:t>
      </w:r>
      <w:r w:rsidDel="00000000" w:rsidR="00000000" w:rsidRPr="00000000">
        <w:rPr>
          <w:i w:val="1"/>
          <w:rtl w:val="0"/>
        </w:rPr>
        <w:t xml:space="preserve">Processus décrit dans la Description des cas d'utilisation</w:t>
      </w:r>
      <w:r w:rsidDel="00000000" w:rsidR="00000000" w:rsidRPr="00000000">
        <w:rPr>
          <w:rtl w:val="0"/>
        </w:rPr>
        <w:t xml:space="preserve">]</w:t>
      </w:r>
    </w:p>
    <w:p w:rsidR="00000000" w:rsidDel="00000000" w:rsidP="00000000" w:rsidRDefault="00000000" w:rsidRPr="00000000">
      <w:pPr>
        <w:pBdr/>
        <w:contextualSpacing w:val="0"/>
        <w:jc w:val="both"/>
        <w:rPr/>
      </w:pPr>
      <w:bookmarkStart w:colFirst="0" w:colLast="0" w:name="_2i9l8ns" w:id="216"/>
      <w:bookmarkEnd w:id="216"/>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xevivl" w:id="217"/>
      <w:bookmarkEnd w:id="217"/>
      <w:r w:rsidDel="00000000" w:rsidR="00000000" w:rsidRPr="00000000">
        <w:rPr>
          <w:rFonts w:ascii="Calibri" w:cs="Calibri" w:eastAsia="Calibri" w:hAnsi="Calibri"/>
          <w:b w:val="1"/>
          <w:smallCaps w:val="1"/>
          <w:color w:val="404040"/>
          <w:sz w:val="32"/>
          <w:szCs w:val="32"/>
          <w:rtl w:val="0"/>
        </w:rPr>
        <w:t xml:space="preserve">Menu</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[Pas de Menu disponible à ce niveau d’étude]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hej1je" w:id="218"/>
      <w:bookmarkEnd w:id="218"/>
      <w:r w:rsidDel="00000000" w:rsidR="00000000" w:rsidRPr="00000000">
        <w:rPr>
          <w:rFonts w:ascii="Calibri" w:cs="Calibri" w:eastAsia="Calibri" w:hAnsi="Calibri"/>
          <w:b w:val="1"/>
          <w:smallCaps w:val="1"/>
          <w:color w:val="404040"/>
          <w:sz w:val="32"/>
          <w:szCs w:val="32"/>
          <w:rtl w:val="0"/>
        </w:rPr>
        <w:t xml:space="preserve">Description des cas d’utilisation</w:t>
      </w:r>
      <w:r w:rsidDel="00000000" w:rsidR="00000000" w:rsidRPr="00000000">
        <w:rPr>
          <w:rtl w:val="0"/>
        </w:rPr>
      </w:r>
    </w:p>
    <w:p w:rsidR="00000000" w:rsidDel="00000000" w:rsidP="00000000" w:rsidRDefault="00000000" w:rsidRPr="00000000">
      <w:pPr>
        <w:pBdr/>
        <w:spacing w:before="240" w:lineRule="auto"/>
        <w:contextualSpacing w:val="0"/>
        <w:jc w:val="both"/>
        <w:rPr>
          <w:b w:val="1"/>
          <w:sz w:val="24"/>
          <w:szCs w:val="24"/>
          <w:u w:val="single"/>
        </w:rPr>
      </w:pPr>
      <w:r w:rsidDel="00000000" w:rsidR="00000000" w:rsidRPr="00000000">
        <w:rPr>
          <w:b w:val="1"/>
          <w:sz w:val="24"/>
          <w:szCs w:val="24"/>
          <w:u w:val="single"/>
          <w:rtl w:val="0"/>
        </w:rPr>
        <w:t xml:space="preserve">Remarques Générales:</w:t>
      </w:r>
    </w:p>
    <w:p w:rsidR="00000000" w:rsidDel="00000000" w:rsidP="00000000" w:rsidRDefault="00000000" w:rsidRPr="00000000">
      <w:pPr>
        <w:pBdr/>
        <w:spacing w:before="240" w:lineRule="auto"/>
        <w:contextualSpacing w:val="0"/>
        <w:jc w:val="both"/>
        <w:rPr/>
      </w:pPr>
      <w:r w:rsidDel="00000000" w:rsidR="00000000" w:rsidRPr="00000000">
        <w:rPr>
          <w:rtl w:val="0"/>
        </w:rPr>
        <w:t xml:space="preserve">Le système permet plusieurs fonctionnalités qui facilitent le suivi du contrat à l'utilisateur :</w:t>
      </w:r>
    </w:p>
    <w:p w:rsidR="00000000" w:rsidDel="00000000" w:rsidP="00000000" w:rsidRDefault="00000000" w:rsidRPr="00000000">
      <w:pPr>
        <w:numPr>
          <w:ilvl w:val="0"/>
          <w:numId w:val="85"/>
        </w:numPr>
        <w:pBdr/>
        <w:spacing w:before="240" w:lineRule="auto"/>
        <w:ind w:left="720" w:hanging="360"/>
        <w:jc w:val="both"/>
        <w:rPr/>
      </w:pPr>
      <w:r w:rsidDel="00000000" w:rsidR="00000000" w:rsidRPr="00000000">
        <w:rPr>
          <w:rtl w:val="0"/>
        </w:rPr>
        <w:t xml:space="preserve">La consultation des écrans de monitoring avec une recherche multicritères</w:t>
      </w:r>
    </w:p>
    <w:p w:rsidR="00000000" w:rsidDel="00000000" w:rsidP="00000000" w:rsidRDefault="00000000" w:rsidRPr="00000000">
      <w:pPr>
        <w:numPr>
          <w:ilvl w:val="0"/>
          <w:numId w:val="85"/>
        </w:numPr>
        <w:pBdr/>
        <w:spacing w:before="240" w:lineRule="auto"/>
        <w:ind w:left="720" w:hanging="360"/>
        <w:jc w:val="both"/>
        <w:rPr/>
      </w:pPr>
      <w:r w:rsidDel="00000000" w:rsidR="00000000" w:rsidRPr="00000000">
        <w:rPr>
          <w:rtl w:val="0"/>
        </w:rPr>
        <w:t xml:space="preserve"> La visualisation et l'extraction (en fichier Excel natif Megara) de toutes les instances créées dans le système (Opération, contrat et fiche produit)</w:t>
      </w:r>
    </w:p>
    <w:p w:rsidR="00000000" w:rsidDel="00000000" w:rsidP="00000000" w:rsidRDefault="00000000" w:rsidRPr="00000000">
      <w:pPr>
        <w:numPr>
          <w:ilvl w:val="0"/>
          <w:numId w:val="85"/>
        </w:numPr>
        <w:pBdr/>
        <w:spacing w:before="240" w:lineRule="auto"/>
        <w:ind w:left="720" w:hanging="360"/>
        <w:jc w:val="both"/>
        <w:rPr/>
      </w:pPr>
      <w:r w:rsidDel="00000000" w:rsidR="00000000" w:rsidRPr="00000000">
        <w:rPr>
          <w:rtl w:val="0"/>
        </w:rPr>
        <w:t xml:space="preserve">La génération du reporting.</w:t>
      </w:r>
    </w:p>
    <w:p w:rsidR="00000000" w:rsidDel="00000000" w:rsidP="00000000" w:rsidRDefault="00000000" w:rsidRPr="00000000">
      <w:pPr>
        <w:numPr>
          <w:ilvl w:val="0"/>
          <w:numId w:val="85"/>
        </w:numPr>
        <w:pBdr/>
        <w:spacing w:before="240" w:lineRule="auto"/>
        <w:ind w:left="720" w:hanging="360"/>
        <w:jc w:val="both"/>
        <w:rPr/>
      </w:pPr>
      <w:r w:rsidDel="00000000" w:rsidR="00000000" w:rsidRPr="00000000">
        <w:rPr>
          <w:rtl w:val="0"/>
        </w:rPr>
        <w:t xml:space="preserve">Exploitation des données référentiel : Compte titre, espèce ...</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wjtbr7" w:id="219"/>
      <w:bookmarkEnd w:id="219"/>
      <w:r w:rsidDel="00000000" w:rsidR="00000000" w:rsidRPr="00000000">
        <w:rPr>
          <w:rFonts w:ascii="Calibri" w:cs="Calibri" w:eastAsia="Calibri" w:hAnsi="Calibri"/>
          <w:b w:val="1"/>
          <w:color w:val="000000"/>
          <w:sz w:val="26"/>
          <w:szCs w:val="26"/>
          <w:rtl w:val="0"/>
        </w:rPr>
        <w:t xml:space="preserve">Cas d’utilisation &lt;Création de la fiche produit&gt;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gjguf0" w:id="220"/>
      <w:bookmarkEnd w:id="220"/>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 écran est dédié à la création de la fiche produit PEA, il s'agit de l'écran de la configuration contractuelle regroupant toutes les conditions à laquelle le client est soumis, les conditions du contrat PEA sont compartimentées par thématique. </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vor4mt" w:id="221"/>
      <w:bookmarkEnd w:id="221"/>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Pas de pré-conditions à prévoir pour le cas d'utilisation « Création de la fiche produit »</w:t>
      </w: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1au1eum" w:id="222"/>
      <w:bookmarkEnd w:id="222"/>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tbl>
      <w:tblPr>
        <w:tblStyle w:val="Table73"/>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603"/>
        <w:gridCol w:w="7567"/>
        <w:tblGridChange w:id="0">
          <w:tblGrid>
            <w:gridCol w:w="1603"/>
            <w:gridCol w:w="7567"/>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numPr>
                <w:ilvl w:val="0"/>
                <w:numId w:val="23"/>
              </w:numPr>
              <w:pBdr/>
              <w:spacing w:after="200" w:lineRule="auto"/>
              <w:ind w:left="720" w:hanging="36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du type du client : Résident, Majeure, MRE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POS-095-2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 la durée du PEA</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POS-095-3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du placement initial minimal</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POS-095-4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 l'exonération sur les taxes : TPA et TPCVM</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POS-095-5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des moyens d'alimentation du compte espèce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POS-095-6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du plafond du versement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POS-095-7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du versement minimal par année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POS-095-8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des titres de placement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POS-095-9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des types de transactions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POS-095-10</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Saisie du mode de financement</w:t>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POS-095-11</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Saisie de la fréquence de versement</w:t>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POS-095-12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des conditions de clôture (Champs texte libre)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POS-095-13 </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Saisie des conditions de résiliation (Champs texte libre)</w:t>
            </w:r>
            <w:r w:rsidDel="00000000" w:rsidR="00000000" w:rsidRPr="00000000">
              <w:rPr>
                <w:rtl w:val="0"/>
              </w:rPr>
            </w:r>
          </w:p>
        </w:tc>
      </w:tr>
    </w:tbl>
    <w:p w:rsidR="00000000" w:rsidDel="00000000" w:rsidP="00000000" w:rsidRDefault="00000000" w:rsidRPr="00000000">
      <w:pPr>
        <w:keepNext w:val="1"/>
        <w:keepLines w:val="1"/>
        <w:pBdr/>
        <w:spacing w:after="24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bookmarkStart w:colFirst="0" w:colLast="0" w:name="_3utoxif" w:id="223"/>
      <w:bookmarkEnd w:id="223"/>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29yz7q8" w:id="224"/>
      <w:bookmarkEnd w:id="224"/>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color w:val="000000"/>
          <w:sz w:val="20"/>
          <w:szCs w:val="20"/>
        </w:rPr>
      </w:pPr>
      <w:r w:rsidDel="00000000" w:rsidR="00000000" w:rsidRPr="00000000">
        <w:rPr>
          <w:color w:val="000000"/>
          <w:sz w:val="20"/>
          <w:szCs w:val="20"/>
          <w:rtl w:val="0"/>
        </w:rPr>
        <w:t xml:space="preserve">[Pas d'écran disponible a ce niveau] </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p49hy1" w:id="225"/>
      <w:bookmarkEnd w:id="225"/>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74"/>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603"/>
        <w:gridCol w:w="7567"/>
        <w:tblGridChange w:id="0">
          <w:tblGrid>
            <w:gridCol w:w="1603"/>
            <w:gridCol w:w="7567"/>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numPr>
                <w:ilvl w:val="0"/>
                <w:numId w:val="23"/>
              </w:numPr>
              <w:pBdr/>
              <w:spacing w:after="200" w:lineRule="auto"/>
              <w:ind w:left="720" w:hanging="36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saisie de l'identifiant fiche de produit est obligatoire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valeur du champ durée de la PEA est un nombre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valeur du champ placement initial minimal est un nombre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RG-095-4</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valeur des champs TPA et TPCVM est 0</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RG-095-5</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Les moyens d'alimentation du compte espèce PEA sont :</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Virement Permanant</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Virement Bancaire</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Remise de chèque</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Versement espèce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RG-095-6</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valeur du champ plafond du versement est un nombre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RG-095-7</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La valeur du champ versement minimal par année est un nombre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RG-095-8</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Les titres de placement sont les Actions, les OPCVMs action et les droits d'attribution ou de souscriptions.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RG-095-9</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Les types de transactions sont :</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Achat / Vente </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Souscription / Rachat </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Opération sur titres</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Nantissement</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Blocage</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L’impact manuel des titres n’est pas considéré en tant que type de transaction.</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NB : les opérations de transfert ne seront pas retenues, ceci en cas de transfert de titres, une alerte est remontée au niveau du tableau de bord.</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RG-095-10</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Les modes de financement : Libre et régulier</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RG-095-11</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fréquence de versement pour un virement bancaire :</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Mensuelle dans un premier temps, puis trimestrielle, semestrielle, et annuelle   dans un deuxième temps.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RG-095-12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Les conditions de résiliation d'un contrat PEA sont :</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Un retrait partiel du compte espèce PEA</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Dépassement du plafond de placement : 600.000MAD</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Un client n'a le droit qu'a un seul PEA</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Décès du titulaire</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Le transfert des valeurs d'un compte à un autre</w:t>
            </w: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Durée de vie du contrat&lt; 5 Ans (Imposition)</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Les conditions de clôture d'un contrat PEA sont :</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numPr>
                <w:ilvl w:val="0"/>
                <w:numId w:val="9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Durée de vie du contrat &gt; 5 ans (Exonération)</w:t>
            </w: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393x0lu" w:id="226"/>
      <w:bookmarkEnd w:id="226"/>
      <w:r w:rsidDel="00000000" w:rsidR="00000000" w:rsidRPr="00000000">
        <w:rPr>
          <w:rFonts w:ascii="Calibri" w:cs="Calibri" w:eastAsia="Calibri" w:hAnsi="Calibri"/>
          <w:b w:val="1"/>
          <w:sz w:val="24"/>
          <w:szCs w:val="24"/>
          <w:rtl w:val="0"/>
        </w:rPr>
        <w:t xml:space="preserve">Traitement</w:t>
      </w:r>
      <w:r w:rsidDel="00000000" w:rsidR="00000000" w:rsidRPr="00000000">
        <w:rPr>
          <w:rtl w:val="0"/>
        </w:rPr>
      </w:r>
    </w:p>
    <w:p w:rsidR="00000000" w:rsidDel="00000000" w:rsidP="00000000" w:rsidRDefault="00000000" w:rsidRPr="00000000">
      <w:pPr>
        <w:numPr>
          <w:ilvl w:val="0"/>
          <w:numId w:val="86"/>
        </w:numPr>
        <w:pBdr/>
        <w:ind w:left="720" w:hanging="360"/>
        <w:jc w:val="both"/>
        <w:rPr/>
      </w:pPr>
      <w:r w:rsidDel="00000000" w:rsidR="00000000" w:rsidRPr="00000000">
        <w:rPr>
          <w:rtl w:val="0"/>
        </w:rPr>
        <w:t xml:space="preserve">Se référer à la partie [Règles de gestion du contrat PEA]</w:t>
      </w:r>
    </w:p>
    <w:p w:rsidR="00000000" w:rsidDel="00000000" w:rsidP="00000000" w:rsidRDefault="00000000" w:rsidRPr="00000000">
      <w:pPr>
        <w:numPr>
          <w:ilvl w:val="0"/>
          <w:numId w:val="86"/>
        </w:numPr>
        <w:pBdr/>
        <w:ind w:left="720" w:hanging="360"/>
        <w:jc w:val="both"/>
        <w:rPr/>
      </w:pPr>
      <w:r w:rsidDel="00000000" w:rsidR="00000000" w:rsidRPr="00000000">
        <w:rPr>
          <w:rtl w:val="0"/>
        </w:rPr>
        <w:t xml:space="preserve">Il faut signaler que la fiche produit est référencé un identifiant</w:t>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1o97atn" w:id="227"/>
      <w:bookmarkEnd w:id="227"/>
      <w:r w:rsidDel="00000000" w:rsidR="00000000" w:rsidRPr="00000000">
        <w:rPr>
          <w:rFonts w:ascii="Calibri" w:cs="Calibri" w:eastAsia="Calibri" w:hAnsi="Calibri"/>
          <w:b w:val="1"/>
          <w:sz w:val="24"/>
          <w:szCs w:val="24"/>
          <w:rtl w:val="0"/>
        </w:rPr>
        <w:t xml:space="preserve">Message d'erreur</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75"/>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7"/>
              </w:numPr>
              <w:pBdr/>
              <w:tabs>
                <w:tab w:val="left" w:pos="708"/>
              </w:tabs>
              <w:spacing w:after="0" w:before="0" w:line="240" w:lineRule="auto"/>
              <w:ind w:left="720" w:hanging="36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88uthg" w:id="228"/>
      <w:bookmarkEnd w:id="228"/>
      <w:r w:rsidDel="00000000" w:rsidR="00000000" w:rsidRPr="00000000">
        <w:rPr>
          <w:rFonts w:ascii="Calibri" w:cs="Calibri" w:eastAsia="Calibri" w:hAnsi="Calibri"/>
          <w:b w:val="1"/>
          <w:color w:val="000000"/>
          <w:sz w:val="26"/>
          <w:szCs w:val="26"/>
          <w:rtl w:val="0"/>
        </w:rPr>
        <w:t xml:space="preserve">Cas d’utilisation &lt;Création du contrat PEA&gt;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ne53p9" w:id="229"/>
      <w:bookmarkEnd w:id="229"/>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Avant la création du contrat PEA, il est à signaler que le processus de création du compte titre PEA et le contrat en lui-même sont automatisés dès la réception du compte espèce PEA depuis l'agence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1"/>
          <w:color w:val="00000a"/>
          <w:sz w:val="22"/>
          <w:szCs w:val="22"/>
          <w:rtl w:val="0"/>
        </w:rPr>
        <w:t xml:space="preserve">1</w:t>
      </w:r>
      <w:r w:rsidDel="00000000" w:rsidR="00000000" w:rsidRPr="00000000">
        <w:rPr>
          <w:rFonts w:ascii="Calibri" w:cs="Calibri" w:eastAsia="Calibri" w:hAnsi="Calibri"/>
          <w:b w:val="1"/>
          <w:color w:val="00000a"/>
          <w:sz w:val="22"/>
          <w:szCs w:val="22"/>
          <w:vertAlign w:val="superscript"/>
          <w:rtl w:val="0"/>
        </w:rPr>
        <w:t xml:space="preserve">-</w:t>
      </w:r>
      <w:r w:rsidDel="00000000" w:rsidR="00000000" w:rsidRPr="00000000">
        <w:rPr>
          <w:rFonts w:ascii="Calibri" w:cs="Calibri" w:eastAsia="Calibri" w:hAnsi="Calibri"/>
          <w:b w:val="1"/>
          <w:color w:val="00000a"/>
          <w:sz w:val="22"/>
          <w:szCs w:val="22"/>
          <w:rtl w:val="0"/>
        </w:rPr>
        <w:t xml:space="preserve">Si le client existe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du compte espèce PEA de l'agence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du compte espèce PEA.</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du compte titre client PEA rattaché au client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de l'éligibilité comptes titre / espèce PEA</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1"/>
          <w:color w:val="00000a"/>
          <w:sz w:val="22"/>
          <w:szCs w:val="22"/>
          <w:rtl w:val="0"/>
        </w:rPr>
        <w:t xml:space="preserve">2-S'il s'agit d'un nouveau client </w:t>
      </w:r>
      <w:r w:rsidDel="00000000" w:rsidR="00000000" w:rsidRPr="00000000">
        <w:rPr>
          <w:rFonts w:ascii="Calibri" w:cs="Calibri" w:eastAsia="Calibri" w:hAnsi="Calibri"/>
          <w:b w:val="0"/>
          <w:color w:val="00000a"/>
          <w:sz w:val="22"/>
          <w:szCs w:val="22"/>
          <w:rtl w:val="0"/>
        </w:rPr>
        <w:t xml:space="preserv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du compte espèce PEA de l'agence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de la fiche client.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du compte espèce PEA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du compte titre client PEA rattaché au client.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 Création de l'éligibilité comptes titre / espèce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b w:val="0"/>
          <w:i w:val="1"/>
          <w:color w:val="00000a"/>
          <w:sz w:val="22"/>
          <w:szCs w:val="22"/>
          <w:u w:val="single"/>
        </w:rPr>
      </w:pPr>
      <w:r w:rsidDel="00000000" w:rsidR="00000000" w:rsidRPr="00000000">
        <w:rPr>
          <w:rFonts w:ascii="Calibri" w:cs="Calibri" w:eastAsia="Calibri" w:hAnsi="Calibri"/>
          <w:b w:val="0"/>
          <w:i w:val="1"/>
          <w:color w:val="00000a"/>
          <w:sz w:val="22"/>
          <w:szCs w:val="22"/>
          <w:u w:val="single"/>
          <w:rtl w:val="0"/>
        </w:rPr>
        <w:t xml:space="preserve">Prévoir lors de la migration, l'icône «</w:t>
      </w:r>
      <w:r w:rsidDel="00000000" w:rsidR="00000000" w:rsidRPr="00000000">
        <w:rPr>
          <w:rFonts w:ascii="Calibri" w:cs="Calibri" w:eastAsia="Calibri" w:hAnsi="Calibri"/>
          <w:b w:val="1"/>
          <w:i w:val="1"/>
          <w:color w:val="00000a"/>
          <w:sz w:val="22"/>
          <w:szCs w:val="22"/>
          <w:u w:val="single"/>
          <w:rtl w:val="0"/>
        </w:rPr>
        <w:t xml:space="preserve"> PEA </w:t>
      </w:r>
      <w:r w:rsidDel="00000000" w:rsidR="00000000" w:rsidRPr="00000000">
        <w:rPr>
          <w:rFonts w:ascii="Calibri" w:cs="Calibri" w:eastAsia="Calibri" w:hAnsi="Calibri"/>
          <w:b w:val="0"/>
          <w:i w:val="1"/>
          <w:color w:val="00000a"/>
          <w:sz w:val="22"/>
          <w:szCs w:val="22"/>
          <w:u w:val="single"/>
          <w:rtl w:val="0"/>
        </w:rPr>
        <w:t xml:space="preserve">» sous les comptes titres et espèces.[Se référer aux spécifications techniques des interfaces]</w:t>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rattaché le compte titre PEA au compte espèce PEA sous les contraintes de la fiche de produit.</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faut signaler qu’un compte PEA qu’on lui rajoute le service BEL ne passera plus par le carnet d’ordre.</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2jfdx2" w:id="230"/>
      <w:bookmarkEnd w:id="230"/>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la création du contrat PEA sont :</w:t>
      </w:r>
      <w:r w:rsidDel="00000000" w:rsidR="00000000" w:rsidRPr="00000000">
        <w:rPr>
          <w:rtl w:val="0"/>
        </w:rPr>
      </w:r>
    </w:p>
    <w:tbl>
      <w:tblPr>
        <w:tblStyle w:val="Table76"/>
        <w:bidiVisual w:val="0"/>
        <w:tblW w:w="9238.0" w:type="dxa"/>
        <w:jc w:val="left"/>
        <w:tblInd w:w="-115.0" w:type="dxa"/>
        <w:tblLayout w:type="fixed"/>
        <w:tblLook w:val="0000"/>
      </w:tblPr>
      <w:tblGrid>
        <w:gridCol w:w="1511"/>
        <w:gridCol w:w="7727"/>
        <w:tblGridChange w:id="0">
          <w:tblGrid>
            <w:gridCol w:w="1511"/>
            <w:gridCol w:w="7727"/>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PRE-096-1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Existence de le fiche produit </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PRE-096-2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Compte espèce PEA disponible</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PRE-096-3</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Compte titre PEA disponible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PRE-096-4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1"/>
                <w:sz w:val="22"/>
                <w:szCs w:val="22"/>
              </w:rPr>
            </w:pPr>
            <w:r w:rsidDel="00000000" w:rsidR="00000000" w:rsidRPr="00000000">
              <w:rPr>
                <w:rFonts w:ascii="Calibri" w:cs="Calibri" w:eastAsia="Calibri" w:hAnsi="Calibri"/>
                <w:b w:val="0"/>
                <w:i w:val="0"/>
                <w:sz w:val="22"/>
                <w:szCs w:val="22"/>
                <w:rtl w:val="0"/>
              </w:rPr>
              <w:t xml:space="preserve">Éligibilité Compte titre / espèce</w:t>
            </w:r>
            <w:r w:rsidDel="00000000" w:rsidR="00000000" w:rsidRPr="00000000">
              <w:rPr>
                <w:rtl w:val="0"/>
              </w:rPr>
            </w:r>
          </w:p>
        </w:tc>
      </w:tr>
    </w:tbl>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3mj2wkv" w:id="231"/>
      <w:bookmarkEnd w:id="231"/>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tbl>
      <w:tblPr>
        <w:tblStyle w:val="Table77"/>
        <w:bidiVisual w:val="0"/>
        <w:tblW w:w="9218.0" w:type="dxa"/>
        <w:jc w:val="left"/>
        <w:tblInd w:w="-115.0" w:type="dxa"/>
        <w:tblLayout w:type="fixed"/>
        <w:tblLook w:val="0000"/>
      </w:tblPr>
      <w:tblGrid>
        <w:gridCol w:w="1612"/>
        <w:gridCol w:w="7606"/>
        <w:tblGridChange w:id="0">
          <w:tblGrid>
            <w:gridCol w:w="1612"/>
            <w:gridCol w:w="760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POS-096-1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Absence d'un ancien contrat avec le même couple titre / espèce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POS-096-2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de la fiche produit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POS-096-3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du compte titre client PEA</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POS-096-4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du compte espèce client PEA</w:t>
            </w:r>
          </w:p>
        </w:tc>
      </w:tr>
    </w:tbl>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21od6so" w:id="232"/>
      <w:bookmarkEnd w:id="232"/>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[Pas d'écran disponible à ce niveau]</w:t>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gtnh0h" w:id="233"/>
      <w:bookmarkEnd w:id="233"/>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r>
    </w:p>
    <w:tbl>
      <w:tblPr>
        <w:tblStyle w:val="Table78"/>
        <w:bidiVisual w:val="0"/>
        <w:tblW w:w="9218.0" w:type="dxa"/>
        <w:jc w:val="left"/>
        <w:tblInd w:w="-115.0" w:type="dxa"/>
        <w:tblLayout w:type="fixed"/>
        <w:tblLook w:val="0000"/>
      </w:tblPr>
      <w:tblGrid>
        <w:gridCol w:w="1612"/>
        <w:gridCol w:w="7606"/>
        <w:tblGridChange w:id="0">
          <w:tblGrid>
            <w:gridCol w:w="1612"/>
            <w:gridCol w:w="760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RG-096-1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champ compte espèce ne génère que les comptes espèces PEA</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PG-096-2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champ compte titre ne génère que les comptes titres PEA</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RG-096-3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L'identifiant fiche de produit est obligatoire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RG-096-4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compte espèce calcule automatiquement le compte titre et inversement.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RG-096-5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nom du client, son type d'identifiant et son numéro d'identité sont calculé automatiquement au niveau de l'écran de saisie.</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0tazoa" w:id="234"/>
      <w:bookmarkEnd w:id="234"/>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 traitement spécifique à l'écran de saisie d'un PEA</w:t>
      </w:r>
      <w:r w:rsidDel="00000000" w:rsidR="00000000" w:rsidRPr="00000000">
        <w:rPr>
          <w:rtl w:val="0"/>
        </w:rPr>
      </w:r>
    </w:p>
    <w:tbl>
      <w:tblPr>
        <w:tblStyle w:val="Table79"/>
        <w:bidiVisual w:val="0"/>
        <w:tblW w:w="9237.0" w:type="dxa"/>
        <w:jc w:val="left"/>
        <w:tblInd w:w="-115.0" w:type="dxa"/>
        <w:tblLayout w:type="fixed"/>
        <w:tblLook w:val="0000"/>
      </w:tblPr>
      <w:tblGrid>
        <w:gridCol w:w="1525"/>
        <w:gridCol w:w="7712"/>
        <w:tblGridChange w:id="0">
          <w:tblGrid>
            <w:gridCol w:w="1525"/>
            <w:gridCol w:w="7712"/>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rPr>
          <w:trHeight w:val="10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TRT-096-1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L'utilisateur identifie la référence de la fiche produit en F2 (une seul fiche est configuré)</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TRT-096-2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1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Dès la saisie du compte espèce PEA, le compte titre dédié est généré en automatique et inversement..</w:t>
            </w:r>
          </w:p>
          <w:p w:rsidR="00000000" w:rsidDel="00000000" w:rsidP="00000000" w:rsidRDefault="00000000" w:rsidRPr="00000000">
            <w:pPr>
              <w:widowControl w:val="0"/>
              <w:numPr>
                <w:ilvl w:val="0"/>
                <w:numId w:val="11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description du client, son type d'identifiant, ainsi que son numéro d'identité seront calculé automatiquement</w:t>
            </w:r>
          </w:p>
        </w:tc>
      </w:tr>
      <w:tr>
        <w:trPr>
          <w:trHeight w:val="460" w:hRule="atLeast"/>
        </w:trP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TRT-096-3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09"/>
              </w:numPr>
              <w:pBdr/>
              <w:tabs>
                <w:tab w:val="left" w:pos="8920"/>
              </w:tabs>
              <w:spacing w:after="0" w:before="0" w:line="240" w:lineRule="auto"/>
              <w:ind w:left="720" w:hanging="360"/>
              <w:jc w:val="both"/>
              <w:rPr>
                <w:b w:val="0"/>
                <w:i w:val="0"/>
                <w:color w:val="000000"/>
                <w:sz w:val="22"/>
                <w:szCs w:val="22"/>
              </w:rPr>
            </w:pPr>
            <w:r w:rsidDel="00000000" w:rsidR="00000000" w:rsidRPr="00000000">
              <w:rPr>
                <w:rFonts w:ascii="Calibri" w:cs="Calibri" w:eastAsia="Calibri" w:hAnsi="Calibri"/>
                <w:b w:val="0"/>
                <w:i w:val="0"/>
                <w:color w:val="000000"/>
                <w:sz w:val="22"/>
                <w:szCs w:val="22"/>
                <w:rtl w:val="0"/>
              </w:rPr>
              <w:t xml:space="preserve">Suite à la création du contrat le système génère la référence, Exemple : PEA00000125</w:t>
            </w:r>
          </w:p>
          <w:p w:rsidR="00000000" w:rsidDel="00000000" w:rsidP="00000000" w:rsidRDefault="00000000" w:rsidRPr="00000000">
            <w:pPr>
              <w:widowControl w:val="0"/>
              <w:numPr>
                <w:ilvl w:val="0"/>
                <w:numId w:val="109"/>
              </w:numPr>
              <w:pBdr/>
              <w:tabs>
                <w:tab w:val="left" w:pos="8920"/>
              </w:tabs>
              <w:spacing w:after="0" w:before="0" w:line="240" w:lineRule="auto"/>
              <w:ind w:left="720" w:hanging="360"/>
              <w:jc w:val="both"/>
              <w:rPr>
                <w:b w:val="0"/>
                <w:i w:val="0"/>
                <w:color w:val="000000"/>
                <w:sz w:val="22"/>
                <w:szCs w:val="22"/>
              </w:rPr>
            </w:pPr>
            <w:r w:rsidDel="00000000" w:rsidR="00000000" w:rsidRPr="00000000">
              <w:rPr>
                <w:rFonts w:ascii="Calibri" w:cs="Calibri" w:eastAsia="Calibri" w:hAnsi="Calibri"/>
                <w:b w:val="0"/>
                <w:i w:val="0"/>
                <w:color w:val="000000"/>
                <w:sz w:val="22"/>
                <w:szCs w:val="22"/>
                <w:rtl w:val="0"/>
              </w:rPr>
              <w:t xml:space="preserve">Le statut du contrat est « En attente de validation», du moment qu'il est validé il passe en statut « Activé »</w:t>
            </w:r>
          </w:p>
        </w:tc>
      </w:tr>
    </w:tbl>
    <w:p w:rsidR="00000000" w:rsidDel="00000000" w:rsidP="00000000" w:rsidRDefault="00000000" w:rsidRPr="00000000">
      <w:pPr>
        <w:pBdr/>
        <w:spacing w:before="60" w:lineRule="auto"/>
        <w:ind w:right="142"/>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1fyl9w3" w:id="235"/>
      <w:bookmarkEnd w:id="235"/>
      <w:r w:rsidDel="00000000" w:rsidR="00000000" w:rsidRPr="00000000">
        <w:rPr>
          <w:rFonts w:ascii="Calibri" w:cs="Calibri" w:eastAsia="Calibri" w:hAnsi="Calibri"/>
          <w:b w:val="1"/>
          <w:color w:val="000000"/>
          <w:sz w:val="24"/>
          <w:szCs w:val="24"/>
          <w:rtl w:val="0"/>
        </w:rPr>
        <w:t xml:space="preserve">Message d'erreur</w:t>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80"/>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3zy8sjw" w:id="236"/>
      <w:bookmarkEnd w:id="236"/>
      <w:r w:rsidDel="00000000" w:rsidR="00000000" w:rsidRPr="00000000">
        <w:rPr>
          <w:rFonts w:ascii="Calibri" w:cs="Calibri" w:eastAsia="Calibri" w:hAnsi="Calibri"/>
          <w:b w:val="1"/>
          <w:color w:val="000000"/>
          <w:sz w:val="24"/>
          <w:szCs w:val="24"/>
          <w:rtl w:val="0"/>
        </w:rPr>
        <w:t xml:space="preserve">Alimentation du compte PEA</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Style w:val="Heading4"/>
        <w:numPr>
          <w:ilvl w:val="3"/>
          <w:numId w:val="61"/>
        </w:numPr>
        <w:pBdr/>
        <w:ind w:left="864" w:hanging="864"/>
        <w:jc w:val="both"/>
        <w:rPr/>
      </w:pPr>
      <w:r w:rsidDel="00000000" w:rsidR="00000000" w:rsidRPr="00000000">
        <w:rPr>
          <w:rtl w:val="0"/>
        </w:rPr>
        <w:t xml:space="preserve">Définition et objectif</w:t>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L'alimentation du compte PEA ne sera pas traitée en tant qu'un cas d'utilisation puisqu'il s'agit d'un écran de consultation.</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L’écran de consultation multicritères est mis à la disposition de l'utilisateur pour la visualisation du solde et des opérations des comptes espèces client.</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Deux fichiers journaliers seront transmis de l'agence : un fichier solde et un fichier mouvement, deux interfaces seront prévues lors de la migration.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360" w:firstLine="0"/>
        <w:contextualSpacing w:val="0"/>
        <w:jc w:val="both"/>
        <w:rPr/>
      </w:pPr>
      <w:r w:rsidDel="00000000" w:rsidR="00000000" w:rsidRPr="00000000">
        <w:rPr>
          <w:rFonts w:ascii="Calibri" w:cs="Calibri" w:eastAsia="Calibri" w:hAnsi="Calibri"/>
          <w:b w:val="0"/>
          <w:color w:val="00000a"/>
          <w:sz w:val="22"/>
          <w:szCs w:val="22"/>
          <w:rtl w:val="0"/>
        </w:rPr>
        <w:t xml:space="preserve">NB : Le fichier de solde servira uniquement lors de la clôture.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360" w:firstLine="0"/>
        <w:contextualSpacing w:val="0"/>
        <w:jc w:val="both"/>
        <w:rPr/>
      </w:pPr>
      <w:r w:rsidDel="00000000" w:rsidR="00000000" w:rsidRPr="00000000">
        <w:rPr>
          <w:rFonts w:ascii="Calibri" w:cs="Calibri" w:eastAsia="Calibri" w:hAnsi="Calibri"/>
          <w:b w:val="0"/>
          <w:i w:val="1"/>
          <w:color w:val="00000a"/>
          <w:sz w:val="22"/>
          <w:szCs w:val="22"/>
          <w:rtl w:val="0"/>
        </w:rPr>
        <w:t xml:space="preserve">       Il va falloir migrer tout les soldes et les virements sur les comptes PEA Espèce.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Chaque mouvement espèce est identifier par son code opération, seul les quatre types d'opérations sont retenus dans cet écran et dans le calcul du solde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             -  Virement permanant</w:t>
      </w:r>
      <w:r w:rsidDel="00000000" w:rsidR="00000000" w:rsidRPr="00000000">
        <w:rPr>
          <w:rtl w:val="0"/>
        </w:rPr>
      </w:r>
    </w:p>
    <w:p w:rsidR="00000000" w:rsidDel="00000000" w:rsidP="00000000" w:rsidRDefault="00000000" w:rsidRPr="00000000">
      <w:pPr>
        <w:pBdr/>
        <w:tabs>
          <w:tab w:val="center" w:pos="4536"/>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              - Virement bancaire</w:t>
        <w:tab/>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             - Remise chèque</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Fonts w:ascii="Calibri" w:cs="Calibri" w:eastAsia="Calibri" w:hAnsi="Calibri"/>
          <w:b w:val="0"/>
          <w:color w:val="00000a"/>
          <w:sz w:val="22"/>
          <w:szCs w:val="22"/>
          <w:rtl w:val="0"/>
        </w:rPr>
        <w:t xml:space="preserve">             - Virement espèce.</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Ci-joint le tableau des codes opérations autorisés pour l’alimentation du compte espèce PEA :</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tl w:val="0"/>
        </w:rPr>
      </w:r>
    </w:p>
    <w:tbl>
      <w:tblPr>
        <w:tblStyle w:val="Table81"/>
        <w:bidiVisual w:val="0"/>
        <w:tblW w:w="6380.0" w:type="dxa"/>
        <w:jc w:val="left"/>
        <w:tblInd w:w="793.0" w:type="dxa"/>
        <w:tblLayout w:type="fixed"/>
        <w:tblLook w:val="0400"/>
      </w:tblPr>
      <w:tblGrid>
        <w:gridCol w:w="1600"/>
        <w:gridCol w:w="4780"/>
        <w:tblGridChange w:id="0">
          <w:tblGrid>
            <w:gridCol w:w="1600"/>
            <w:gridCol w:w="4780"/>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Code opération </w:t>
            </w:r>
          </w:p>
        </w:tc>
        <w:tc>
          <w:tcPr>
            <w:tcBorders>
              <w:top w:color="000000" w:space="0" w:sz="4" w:val="single"/>
              <w:left w:color="000000" w:space="0" w:sz="0" w:val="nil"/>
              <w:bottom w:color="000000" w:space="0" w:sz="4" w:val="single"/>
              <w:right w:color="000000" w:space="0" w:sz="4" w:val="single"/>
            </w:tcBorders>
            <w:shd w:fill="a5a5a5"/>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Libellé</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VMB</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VIREMENT PERMANENT (A PARTIR COMPTE AWB)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VOB</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VIREMENT PERMANENT (A PARTIR COMPTE AWB)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VIRCMP</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VIREMENT BANCAIRE (AUTRE BANQUE)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VERCHQ</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REMISE DE CHEQUE </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VER </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ESPECE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VER ESP</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ESPECE</w:t>
            </w:r>
          </w:p>
        </w:tc>
      </w:tr>
      <w:tr>
        <w:trPr>
          <w:trHeight w:val="300" w:hRule="atLeast"/>
        </w:trPr>
        <w:tc>
          <w:tcPr>
            <w:tcBorders>
              <w:top w:color="000000" w:space="0" w:sz="0" w:val="nil"/>
              <w:left w:color="000000" w:space="0" w:sz="4" w:val="single"/>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VERCRN</w:t>
            </w:r>
          </w:p>
        </w:tc>
        <w:tc>
          <w:tcPr>
            <w:tcBorders>
              <w:top w:color="000000" w:space="0" w:sz="0" w:val="nil"/>
              <w:left w:color="000000" w:space="0" w:sz="0" w:val="nil"/>
              <w:bottom w:color="000000" w:space="0" w:sz="4" w:val="single"/>
              <w:right w:color="000000" w:space="0" w:sz="4" w:val="single"/>
            </w:tcBorders>
            <w:shd w:fill="ffffff"/>
            <w:vAlign w:val="bottom"/>
          </w:tcPr>
          <w:p w:rsidR="00000000" w:rsidDel="00000000" w:rsidP="00000000" w:rsidRDefault="00000000" w:rsidRPr="00000000">
            <w:pPr>
              <w:pBdr/>
              <w:spacing w:line="240" w:lineRule="auto"/>
              <w:contextualSpacing w:val="0"/>
              <w:rPr>
                <w:color w:val="000000"/>
              </w:rPr>
            </w:pPr>
            <w:r w:rsidDel="00000000" w:rsidR="00000000" w:rsidRPr="00000000">
              <w:rPr>
                <w:color w:val="000000"/>
                <w:rtl w:val="0"/>
              </w:rPr>
              <w:t xml:space="preserve">ESPECE</w:t>
            </w:r>
          </w:p>
        </w:tc>
      </w:tr>
    </w:tbl>
    <w:p w:rsidR="00000000" w:rsidDel="00000000" w:rsidP="00000000" w:rsidRDefault="00000000" w:rsidRPr="00000000">
      <w:pPr>
        <w:pBdr/>
        <w:tabs>
          <w:tab w:val="left" w:pos="708"/>
        </w:tabs>
        <w:spacing w:after="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Si une opération de retrait espèce du compte PEA est constaté, une alerte sera remonté au niveau du tableau de bord pour suspendre le contrat.</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 date valeur de la première alimentation est la date considérée par le système pour calculer la durée du contrat PEA.</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f3j2rp" w:id="237"/>
      <w:bookmarkEnd w:id="237"/>
      <w:r w:rsidDel="00000000" w:rsidR="00000000" w:rsidRPr="00000000">
        <w:rPr>
          <w:rFonts w:ascii="Calibri" w:cs="Calibri" w:eastAsia="Calibri" w:hAnsi="Calibri"/>
          <w:b w:val="1"/>
          <w:color w:val="000000"/>
          <w:sz w:val="26"/>
          <w:szCs w:val="26"/>
          <w:rtl w:val="0"/>
        </w:rPr>
        <w:t xml:space="preserve">Cas d’utilisation &lt;Résiliation du contrat PEA&gt;</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u8tczi" w:id="238"/>
      <w:bookmarkEnd w:id="238"/>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L'objectif de ce cas d'utilisation est la génération de la retenue à la source sur le contrat en cours de résiliation. </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 processus de fiscalisation doit attendre jusqu'a ce que toutes les opérations de cession initiées sur le compte titre PEA  soient dénouées.</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Lorsque la position titre est nulle le statut du contrat passe à </w:t>
      </w:r>
      <w:r w:rsidDel="00000000" w:rsidR="00000000" w:rsidRPr="00000000">
        <w:rPr>
          <w:rFonts w:ascii="Calibri" w:cs="Calibri" w:eastAsia="Calibri" w:hAnsi="Calibri"/>
          <w:b w:val="1"/>
          <w:color w:val="000000"/>
          <w:sz w:val="22"/>
          <w:szCs w:val="22"/>
          <w:rtl w:val="0"/>
        </w:rPr>
        <w:t xml:space="preserve">«Prêt a la fiscalisation »</w:t>
      </w:r>
      <w:r w:rsidDel="00000000" w:rsidR="00000000" w:rsidRPr="00000000">
        <w:rPr>
          <w:rtl w:val="0"/>
        </w:rPr>
      </w:r>
    </w:p>
    <w:p w:rsidR="00000000" w:rsidDel="00000000" w:rsidP="00000000" w:rsidRDefault="00000000" w:rsidRPr="00000000">
      <w:pPr>
        <w:numPr>
          <w:ilvl w:val="0"/>
          <w:numId w:val="43"/>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Il faut signaler que lors de la résiliation d’un compte PEA munit du service bourse en ligne, il est impératif que le contrat BEL soit désactivé avant la résiliation du contrat PEA, car WafaBourse, pourrait toujours transmettre des exécutions ou des ordres OPCVMs alors que le Compte PEA est en suspension.</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e8gvnb" w:id="239"/>
      <w:bookmarkEnd w:id="239"/>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à la résiliation du contrat PEA</w:t>
      </w:r>
      <w:r w:rsidDel="00000000" w:rsidR="00000000" w:rsidRPr="00000000">
        <w:rPr>
          <w:rtl w:val="0"/>
        </w:rPr>
      </w:r>
    </w:p>
    <w:tbl>
      <w:tblPr>
        <w:tblStyle w:val="Table82"/>
        <w:bidiVisual w:val="0"/>
        <w:tblW w:w="9238.0" w:type="dxa"/>
        <w:jc w:val="left"/>
        <w:tblInd w:w="-115.0" w:type="dxa"/>
        <w:tblLayout w:type="fixed"/>
        <w:tblLook w:val="0000"/>
      </w:tblPr>
      <w:tblGrid>
        <w:gridCol w:w="1511"/>
        <w:gridCol w:w="7727"/>
        <w:tblGridChange w:id="0">
          <w:tblGrid>
            <w:gridCol w:w="1511"/>
            <w:gridCol w:w="7727"/>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PRE-097-1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statut du contrat est «Activé»</w:t>
            </w:r>
          </w:p>
        </w:tc>
      </w:tr>
    </w:tbl>
    <w:p w:rsidR="00000000" w:rsidDel="00000000" w:rsidP="00000000" w:rsidRDefault="00000000" w:rsidRPr="00000000">
      <w:pPr>
        <w:pBdr/>
        <w:tabs>
          <w:tab w:val="left" w:pos="708"/>
        </w:tabs>
        <w:spacing w:after="0" w:before="24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tdr5v4" w:id="240"/>
      <w:bookmarkEnd w:id="240"/>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83"/>
        <w:bidiVisual w:val="0"/>
        <w:tblW w:w="9219.0" w:type="dxa"/>
        <w:jc w:val="left"/>
        <w:tblInd w:w="-115.0" w:type="dxa"/>
        <w:tblLayout w:type="fixed"/>
        <w:tblLook w:val="0000"/>
      </w:tblPr>
      <w:tblGrid>
        <w:gridCol w:w="1613"/>
        <w:gridCol w:w="7606"/>
        <w:tblGridChange w:id="0">
          <w:tblGrid>
            <w:gridCol w:w="1613"/>
            <w:gridCol w:w="760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POS-097-2</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ligne du contrat à résilier doit être sélectionnée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POS-097-2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Pour exécuter la résiliation, il faut appuyer sur le bouton « Résiliation »</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4ddeoix" w:id="241"/>
      <w:bookmarkEnd w:id="241"/>
      <w:r w:rsidDel="00000000" w:rsidR="00000000" w:rsidRPr="00000000">
        <w:rPr>
          <w:rFonts w:ascii="Calibri" w:cs="Calibri" w:eastAsia="Calibri" w:hAnsi="Calibri"/>
          <w:b w:val="1"/>
          <w:sz w:val="22"/>
          <w:szCs w:val="22"/>
          <w:rtl w:val="0"/>
        </w:rPr>
        <w:t xml:space="preserve">Diagramme d’activité</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[Pas d'écran disponible à ce niveau]</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2sioyqq" w:id="242"/>
      <w:bookmarkEnd w:id="242"/>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&gt; Pas de règles de gestion pour ce cas d'utilisation </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7nz8yj" w:id="243"/>
      <w:bookmarkEnd w:id="243"/>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Les traitements spécifiques à l'écran de saisie d'un PEA</w:t>
      </w:r>
      <w:r w:rsidDel="00000000" w:rsidR="00000000" w:rsidRPr="00000000">
        <w:rPr>
          <w:rtl w:val="0"/>
        </w:rPr>
      </w:r>
    </w:p>
    <w:tbl>
      <w:tblPr>
        <w:tblStyle w:val="Table84"/>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514"/>
        <w:gridCol w:w="7656"/>
        <w:tblGridChange w:id="0">
          <w:tblGrid>
            <w:gridCol w:w="1514"/>
            <w:gridCol w:w="7656"/>
          </w:tblGrid>
        </w:tblGridChange>
      </w:tblGrid>
      <w:tr>
        <w:tc>
          <w:tcPr>
            <w:tcBorders>
              <w:top w:color="000001" w:space="0" w:sz="4" w:val="single"/>
              <w:bottom w:color="000001" w:space="0" w:sz="4" w:val="single"/>
              <w:right w:color="000001" w:space="0" w:sz="4" w:val="single"/>
            </w:tcBorders>
            <w:shd w:fill="808080"/>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808080"/>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rPr>
          <w:trHeight w:val="100" w:hRule="atLeast"/>
        </w:trP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TRT-097-1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100"/>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L'utilisateur saisie dans un écran de recherche multicritères le compte espèce PEA, le compte titre PEA ou la référence du contrat </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TRT-097-2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L'utilisateur sélectionne la ligne du contrat puis appui sur le bouton « Résiliation»</w:t>
            </w: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Deux opérations seront déclenchées :</w:t>
            </w:r>
            <w:r w:rsidDel="00000000" w:rsidR="00000000" w:rsidRPr="00000000">
              <w:rPr>
                <w:rtl w:val="0"/>
              </w:rPr>
            </w:r>
          </w:p>
          <w:p w:rsidR="00000000" w:rsidDel="00000000" w:rsidP="00000000" w:rsidRDefault="00000000" w:rsidRPr="00000000">
            <w:pPr>
              <w:widowControl w:val="0"/>
              <w:numPr>
                <w:ilvl w:val="3"/>
                <w:numId w:val="90"/>
              </w:numPr>
              <w:pBdr/>
              <w:tabs>
                <w:tab w:val="left" w:pos="708"/>
              </w:tabs>
              <w:spacing w:after="200" w:before="0" w:line="240" w:lineRule="auto"/>
              <w:ind w:left="1800" w:hanging="360"/>
              <w:jc w:val="both"/>
              <w:rPr/>
            </w:pPr>
            <w:r w:rsidDel="00000000" w:rsidR="00000000" w:rsidRPr="00000000">
              <w:rPr>
                <w:rFonts w:ascii="Calibri" w:cs="Calibri" w:eastAsia="Calibri" w:hAnsi="Calibri"/>
                <w:b w:val="0"/>
                <w:i w:val="0"/>
                <w:sz w:val="22"/>
                <w:szCs w:val="22"/>
                <w:rtl w:val="0"/>
              </w:rPr>
              <w:t xml:space="preserve">Génération d'une alerte au niveau du tableau de bord pour annoncer que le contrat PEA est en cours de résiliation.</w:t>
            </w:r>
            <w:r w:rsidDel="00000000" w:rsidR="00000000" w:rsidRPr="00000000">
              <w:rPr>
                <w:rtl w:val="0"/>
              </w:rPr>
            </w:r>
          </w:p>
          <w:p w:rsidR="00000000" w:rsidDel="00000000" w:rsidP="00000000" w:rsidRDefault="00000000" w:rsidRPr="00000000">
            <w:pPr>
              <w:widowControl w:val="0"/>
              <w:numPr>
                <w:ilvl w:val="3"/>
                <w:numId w:val="90"/>
              </w:numPr>
              <w:pBdr/>
              <w:tabs>
                <w:tab w:val="left" w:pos="708"/>
              </w:tabs>
              <w:spacing w:after="200" w:before="0" w:line="240" w:lineRule="auto"/>
              <w:ind w:left="1800" w:hanging="360"/>
              <w:jc w:val="both"/>
              <w:rPr/>
            </w:pPr>
            <w:r w:rsidDel="00000000" w:rsidR="00000000" w:rsidRPr="00000000">
              <w:rPr>
                <w:rFonts w:ascii="Calibri" w:cs="Calibri" w:eastAsia="Calibri" w:hAnsi="Calibri"/>
                <w:b w:val="0"/>
                <w:i w:val="0"/>
                <w:sz w:val="22"/>
                <w:szCs w:val="22"/>
                <w:rtl w:val="0"/>
              </w:rPr>
              <w:t xml:space="preserve">Blocage des achats sur le compte titre PEA dédié.</w:t>
            </w: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Le statut du contrat est </w:t>
            </w:r>
            <w:r w:rsidDel="00000000" w:rsidR="00000000" w:rsidRPr="00000000">
              <w:rPr>
                <w:rFonts w:ascii="Calibri" w:cs="Calibri" w:eastAsia="Calibri" w:hAnsi="Calibri"/>
                <w:b w:val="1"/>
                <w:i w:val="0"/>
                <w:sz w:val="22"/>
                <w:szCs w:val="22"/>
                <w:rtl w:val="0"/>
              </w:rPr>
              <w:t xml:space="preserve">« En cours de résiliation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rnmrmc" w:id="244"/>
      <w:bookmarkEnd w:id="244"/>
      <w:r w:rsidDel="00000000" w:rsidR="00000000" w:rsidRPr="00000000">
        <w:rPr>
          <w:rFonts w:ascii="Calibri" w:cs="Calibri" w:eastAsia="Calibri" w:hAnsi="Calibri"/>
          <w:b w:val="1"/>
          <w:color w:val="000000"/>
          <w:sz w:val="26"/>
          <w:szCs w:val="26"/>
          <w:rtl w:val="0"/>
        </w:rPr>
        <w:t xml:space="preserve">Cas d’utilisation &lt;Processus de retenue à la source&gt;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6sx1u5" w:id="245"/>
      <w:bookmarkEnd w:id="245"/>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L'objectif de ce cas d'utilisation est la génération de la retenue à la source sur le contrat en cours de résiliation. </w:t>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Le processus de fiscalisation doit attendre jusqu'a ce que toutes les opérations de cession initiées sur le compte titre PEA ainsi que d'autres opérations diverses soient dénouées.</w:t>
      </w:r>
    </w:p>
    <w:p w:rsidR="00000000" w:rsidDel="00000000" w:rsidP="00000000" w:rsidRDefault="00000000" w:rsidRPr="00000000">
      <w:pPr>
        <w:numPr>
          <w:ilvl w:val="0"/>
          <w:numId w:val="101"/>
        </w:numPr>
        <w:pBdr/>
        <w:ind w:left="720" w:hanging="360"/>
        <w:jc w:val="both"/>
        <w:rPr>
          <w:i w:val="1"/>
          <w:color w:val="000000"/>
        </w:rPr>
      </w:pPr>
      <w:r w:rsidDel="00000000" w:rsidR="00000000" w:rsidRPr="00000000">
        <w:rPr>
          <w:rtl w:val="0"/>
        </w:rPr>
        <w:t xml:space="preserve">Lorsque la position titre est nulle le statut du contrat passe à </w:t>
      </w:r>
      <w:r w:rsidDel="00000000" w:rsidR="00000000" w:rsidRPr="00000000">
        <w:rPr>
          <w:b w:val="1"/>
          <w:color w:val="000000"/>
          <w:rtl w:val="0"/>
        </w:rPr>
        <w:t xml:space="preserve">«Prêt a la fiscalisation »</w:t>
      </w:r>
      <w:r w:rsidDel="00000000" w:rsidR="00000000" w:rsidRPr="00000000">
        <w:rPr>
          <w:i w:val="1"/>
          <w:color w:val="000000"/>
          <w:rtl w:val="0"/>
        </w:rPr>
        <w:t xml:space="preserve"> </w:t>
      </w:r>
    </w:p>
    <w:p w:rsidR="00000000" w:rsidDel="00000000" w:rsidP="00000000" w:rsidRDefault="00000000" w:rsidRPr="00000000">
      <w:pPr>
        <w:numPr>
          <w:ilvl w:val="0"/>
          <w:numId w:val="101"/>
        </w:numPr>
        <w:pBdr/>
        <w:ind w:left="720" w:hanging="360"/>
        <w:jc w:val="both"/>
        <w:rPr>
          <w:i w:val="1"/>
          <w:color w:val="000000"/>
        </w:rPr>
      </w:pPr>
      <w:r w:rsidDel="00000000" w:rsidR="00000000" w:rsidRPr="00000000">
        <w:rPr>
          <w:rtl w:val="0"/>
        </w:rPr>
        <w:t xml:space="preserve">Il serait possible suite à la fiscalisation du compte PEA de générer la déclaration fiscale sur le compte PEA du client [Se référer au Canevas de reporting déclaration fiscale sur les comptes PEA].</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ly7c1y" w:id="246"/>
      <w:bookmarkEnd w:id="246"/>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4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spécifiques au processus de retenue d'impôt :</w:t>
      </w:r>
      <w:r w:rsidDel="00000000" w:rsidR="00000000" w:rsidRPr="00000000">
        <w:rPr>
          <w:rtl w:val="0"/>
        </w:rPr>
      </w:r>
    </w:p>
    <w:tbl>
      <w:tblPr>
        <w:tblStyle w:val="Table85"/>
        <w:bidiVisual w:val="0"/>
        <w:tblW w:w="9238.0" w:type="dxa"/>
        <w:jc w:val="left"/>
        <w:tblInd w:w="-115.0" w:type="dxa"/>
        <w:tblLayout w:type="fixed"/>
        <w:tblLook w:val="0000"/>
      </w:tblPr>
      <w:tblGrid>
        <w:gridCol w:w="1511"/>
        <w:gridCol w:w="7727"/>
        <w:tblGridChange w:id="0">
          <w:tblGrid>
            <w:gridCol w:w="1511"/>
            <w:gridCol w:w="7727"/>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PRE-098-1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1"/>
                <w:i w:val="0"/>
                <w:sz w:val="20"/>
                <w:szCs w:val="20"/>
              </w:rPr>
            </w:pPr>
            <w:r w:rsidDel="00000000" w:rsidR="00000000" w:rsidRPr="00000000">
              <w:rPr>
                <w:rFonts w:ascii="Calibri" w:cs="Calibri" w:eastAsia="Calibri" w:hAnsi="Calibri"/>
                <w:b w:val="0"/>
                <w:i w:val="0"/>
                <w:sz w:val="20"/>
                <w:szCs w:val="20"/>
                <w:rtl w:val="0"/>
              </w:rPr>
              <w:t xml:space="preserve">Le statut du contrat est </w:t>
            </w:r>
            <w:r w:rsidDel="00000000" w:rsidR="00000000" w:rsidRPr="00000000">
              <w:rPr>
                <w:rFonts w:ascii="Calibri" w:cs="Calibri" w:eastAsia="Calibri" w:hAnsi="Calibri"/>
                <w:b w:val="1"/>
                <w:i w:val="0"/>
                <w:sz w:val="20"/>
                <w:szCs w:val="20"/>
                <w:rtl w:val="0"/>
              </w:rPr>
              <w:t xml:space="preserve">« Prêt a la fiscalisation»</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5xuupr" w:id="247"/>
      <w:bookmarkEnd w:id="247"/>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86"/>
        <w:bidiVisual w:val="0"/>
        <w:tblW w:w="9219.0" w:type="dxa"/>
        <w:jc w:val="left"/>
        <w:tblInd w:w="-115.0" w:type="dxa"/>
        <w:tblLayout w:type="fixed"/>
        <w:tblLook w:val="0000"/>
      </w:tblPr>
      <w:tblGrid>
        <w:gridCol w:w="1613"/>
        <w:gridCol w:w="7606"/>
        <w:tblGridChange w:id="0">
          <w:tblGrid>
            <w:gridCol w:w="1613"/>
            <w:gridCol w:w="7606"/>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numPr>
                <w:ilvl w:val="0"/>
                <w:numId w:val="43"/>
              </w:numPr>
              <w:pBdr/>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POS-098-1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ligne du contrat à fiscaliser doit être sélectionnée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POS-098-2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Pour exécuter la résiliation, il faut appuyer sur le bouton « Calculer la retenu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POS-098-3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La base de calcul de la taxe doit être strictement positive</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1l354xk" w:id="248"/>
      <w:bookmarkEnd w:id="248"/>
      <w:r w:rsidDel="00000000" w:rsidR="00000000" w:rsidRPr="00000000">
        <w:rPr>
          <w:rFonts w:ascii="Calibri" w:cs="Calibri" w:eastAsia="Calibri" w:hAnsi="Calibri"/>
          <w:b w:val="1"/>
          <w:sz w:val="22"/>
          <w:szCs w:val="22"/>
          <w:rtl w:val="0"/>
        </w:rPr>
        <w:t xml:space="preserve">Diagramme d’activité</w:t>
      </w:r>
    </w:p>
    <w:p w:rsidR="00000000" w:rsidDel="00000000" w:rsidP="00000000" w:rsidRDefault="00000000" w:rsidRPr="00000000">
      <w:pPr>
        <w:pBdr/>
        <w:contextualSpacing w:val="0"/>
        <w:jc w:val="both"/>
        <w:rPr>
          <w:sz w:val="20"/>
          <w:szCs w:val="20"/>
        </w:rPr>
      </w:pPr>
      <w:r w:rsidDel="00000000" w:rsidR="00000000" w:rsidRPr="00000000">
        <w:rPr>
          <w:sz w:val="20"/>
          <w:szCs w:val="20"/>
          <w:rtl w:val="0"/>
        </w:rPr>
        <w:t xml:space="preserve">[Pas d'écran disponible à ce niveau]</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452snld" w:id="249"/>
      <w:bookmarkEnd w:id="249"/>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&gt;Se référer aux post-conditions du cas d'utilisation</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k82xt6" w:id="250"/>
      <w:bookmarkEnd w:id="250"/>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right="142" w:firstLine="0"/>
        <w:jc w:val="both"/>
        <w:rPr/>
      </w:pPr>
      <w:r w:rsidDel="00000000" w:rsidR="00000000" w:rsidRPr="00000000">
        <w:rPr>
          <w:rFonts w:ascii="Calibri" w:cs="Calibri" w:eastAsia="Calibri" w:hAnsi="Calibri"/>
          <w:b w:val="0"/>
          <w:color w:val="00000a"/>
          <w:sz w:val="22"/>
          <w:szCs w:val="22"/>
          <w:rtl w:val="0"/>
        </w:rPr>
        <w:t xml:space="preserve">Les traitements spécifiques à l'écran de Processus de retenue à la source</w:t>
      </w:r>
      <w:r w:rsidDel="00000000" w:rsidR="00000000" w:rsidRPr="00000000">
        <w:rPr>
          <w:rtl w:val="0"/>
        </w:rPr>
      </w:r>
    </w:p>
    <w:tbl>
      <w:tblPr>
        <w:tblStyle w:val="Table87"/>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516"/>
        <w:gridCol w:w="7654"/>
        <w:tblGridChange w:id="0">
          <w:tblGrid>
            <w:gridCol w:w="1516"/>
            <w:gridCol w:w="7654"/>
          </w:tblGrid>
        </w:tblGridChange>
      </w:tblGrid>
      <w:tr>
        <w:tc>
          <w:tcPr>
            <w:tcBorders>
              <w:top w:color="000001" w:space="0" w:sz="4" w:val="single"/>
              <w:bottom w:color="000001" w:space="0" w:sz="4" w:val="single"/>
              <w:right w:color="000001" w:space="0" w:sz="4" w:val="single"/>
            </w:tcBorders>
            <w:shd w:fill="808080"/>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808080"/>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rPr>
          <w:trHeight w:val="100" w:hRule="atLeast"/>
        </w:trP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TRT-098-1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100"/>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L'utilisateur identifie le contrat a fiscaliser en effectuant une recherche par la référence du contrat, le compte espèce PEA, ou la compte titre PEA</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TRT-098-2</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Lorsque la ligne du contrat est affichée au niveau de l'écran, l'utilisateur lance le processus de calcul de la retenue à la source</w:t>
            </w: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Le système évalue la base de calcul de la taxe </w:t>
            </w:r>
            <w:r w:rsidDel="00000000" w:rsidR="00000000" w:rsidRPr="00000000">
              <w:rPr>
                <w:rFonts w:ascii="Calibri" w:cs="Calibri" w:eastAsia="Calibri" w:hAnsi="Calibri"/>
                <w:b w:val="0"/>
                <w:i w:val="0"/>
                <w:color w:val="000000"/>
                <w:sz w:val="22"/>
                <w:szCs w:val="22"/>
                <w:rtl w:val="0"/>
              </w:rPr>
              <w:t xml:space="preserve">et génère un mouvement de débit sur le compte espèce du client avec un postage comptable </w:t>
            </w: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La base de calcul se présente comme suit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1"/>
                <w:i w:val="1"/>
                <w:sz w:val="22"/>
                <w:szCs w:val="22"/>
              </w:rPr>
            </w:pPr>
            <w:r w:rsidDel="00000000" w:rsidR="00000000" w:rsidRPr="00000000">
              <w:rPr>
                <w:rFonts w:ascii="Calibri" w:cs="Calibri" w:eastAsia="Calibri" w:hAnsi="Calibri"/>
                <w:b w:val="0"/>
                <w:i w:val="0"/>
                <w:sz w:val="22"/>
                <w:szCs w:val="22"/>
                <w:rtl w:val="0"/>
              </w:rPr>
              <w:t xml:space="preserve">              </w:t>
            </w:r>
            <w:r w:rsidDel="00000000" w:rsidR="00000000" w:rsidRPr="00000000">
              <w:rPr>
                <w:rFonts w:ascii="Calibri" w:cs="Calibri" w:eastAsia="Calibri" w:hAnsi="Calibri"/>
                <w:b w:val="1"/>
                <w:i w:val="1"/>
                <w:sz w:val="22"/>
                <w:szCs w:val="22"/>
                <w:rtl w:val="0"/>
              </w:rPr>
              <w:t xml:space="preserve">Solde du compte espèce – Somme des virements = A</w:t>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1"/>
                <w:i w:val="0"/>
                <w:sz w:val="22"/>
                <w:szCs w:val="22"/>
                <w:rtl w:val="0"/>
              </w:rPr>
              <w:t xml:space="preserve">               Si A &lt; 0</w:t>
            </w:r>
            <w:r w:rsidDel="00000000" w:rsidR="00000000" w:rsidRPr="00000000">
              <w:rPr>
                <w:rFonts w:ascii="Calibri" w:cs="Calibri" w:eastAsia="Calibri" w:hAnsi="Calibri"/>
                <w:b w:val="0"/>
                <w:i w:val="0"/>
                <w:sz w:val="22"/>
                <w:szCs w:val="22"/>
                <w:rtl w:val="0"/>
              </w:rPr>
              <w:t xml:space="preserve"> : Pas de fiscalisation</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1"/>
                <w:i w:val="0"/>
                <w:sz w:val="22"/>
                <w:szCs w:val="22"/>
                <w:rtl w:val="0"/>
              </w:rPr>
              <w:t xml:space="preserve">               Si A = 0</w:t>
            </w:r>
            <w:r w:rsidDel="00000000" w:rsidR="00000000" w:rsidRPr="00000000">
              <w:rPr>
                <w:rFonts w:ascii="Calibri" w:cs="Calibri" w:eastAsia="Calibri" w:hAnsi="Calibri"/>
                <w:b w:val="0"/>
                <w:i w:val="0"/>
                <w:sz w:val="22"/>
                <w:szCs w:val="22"/>
                <w:rtl w:val="0"/>
              </w:rPr>
              <w:t xml:space="preserve"> : Pas de fiscalisation</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rFonts w:ascii="Book Antiqua" w:cs="Book Antiqua" w:eastAsia="Book Antiqua" w:hAnsi="Book Antiqua"/>
                <w:b w:val="1"/>
                <w:i w:val="1"/>
                <w:sz w:val="20"/>
                <w:szCs w:val="20"/>
                <w:u w:val="single"/>
              </w:rPr>
            </w:pPr>
            <w:r w:rsidDel="00000000" w:rsidR="00000000" w:rsidRPr="00000000">
              <w:rPr>
                <w:rFonts w:ascii="Calibri" w:cs="Calibri" w:eastAsia="Calibri" w:hAnsi="Calibri"/>
                <w:b w:val="1"/>
                <w:i w:val="0"/>
                <w:sz w:val="22"/>
                <w:szCs w:val="22"/>
                <w:rtl w:val="0"/>
              </w:rPr>
              <w:t xml:space="preserve">               Si A &gt; 0</w:t>
            </w:r>
            <w:r w:rsidDel="00000000" w:rsidR="00000000" w:rsidRPr="00000000">
              <w:rPr>
                <w:rFonts w:ascii="Calibri" w:cs="Calibri" w:eastAsia="Calibri" w:hAnsi="Calibri"/>
                <w:b w:val="0"/>
                <w:i w:val="0"/>
                <w:sz w:val="22"/>
                <w:szCs w:val="22"/>
                <w:rtl w:val="0"/>
              </w:rPr>
              <w:t xml:space="preserve"> : Il faut appliquer la retenue uniquement </w:t>
            </w:r>
            <w:r w:rsidDel="00000000" w:rsidR="00000000" w:rsidRPr="00000000">
              <w:rPr>
                <w:rFonts w:ascii="Calibri" w:cs="Calibri" w:eastAsia="Calibri" w:hAnsi="Calibri"/>
                <w:b w:val="1"/>
                <w:i w:val="1"/>
                <w:sz w:val="22"/>
                <w:szCs w:val="22"/>
                <w:u w:val="single"/>
                <w:rtl w:val="0"/>
              </w:rPr>
              <w:t xml:space="preserve">s'il ya uniquement des opérations  d'achat / Vente (Suspens)</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color w:val="000000"/>
                <w:sz w:val="22"/>
                <w:szCs w:val="22"/>
                <w:rtl w:val="0"/>
              </w:rPr>
              <w:t xml:space="preserve">Une alerte est générée au niveau du tableau de bord de l'utilisateur pour donner feu vert la résiliation du compte espèce PEA dans le système bancaire</w:t>
            </w: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color w:val="000000"/>
                <w:sz w:val="22"/>
                <w:szCs w:val="22"/>
                <w:rtl w:val="0"/>
              </w:rPr>
              <w:t xml:space="preserve">Le statut du contrat est </w:t>
            </w:r>
            <w:r w:rsidDel="00000000" w:rsidR="00000000" w:rsidRPr="00000000">
              <w:rPr>
                <w:rFonts w:ascii="Calibri" w:cs="Calibri" w:eastAsia="Calibri" w:hAnsi="Calibri"/>
                <w:b w:val="1"/>
                <w:i w:val="0"/>
                <w:color w:val="000000"/>
                <w:sz w:val="22"/>
                <w:szCs w:val="22"/>
                <w:rtl w:val="0"/>
              </w:rPr>
              <w:t xml:space="preserve">« Prêt pour la résiliation »</w:t>
            </w:r>
            <w:r w:rsidDel="00000000" w:rsidR="00000000" w:rsidRPr="00000000">
              <w:rPr>
                <w:rtl w:val="0"/>
              </w:rPr>
            </w:r>
          </w:p>
          <w:p w:rsidR="00000000" w:rsidDel="00000000" w:rsidP="00000000" w:rsidRDefault="00000000" w:rsidRPr="00000000">
            <w:pPr>
              <w:widowControl w:val="0"/>
              <w:numPr>
                <w:ilvl w:val="0"/>
                <w:numId w:val="9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Le taux de la retenue à la source et de 15%</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TRT-098-3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9"/>
              </w:numPr>
              <w:pBdr/>
              <w:spacing w:after="20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 la réception de la confirmation de clôture du compte espèce PEA de l'agence, l'utilisateur vérifie le statut du contrat et procède par la suite à la clôture des comptes titres et espèce dédiés</w:t>
            </w:r>
          </w:p>
        </w:tc>
      </w:tr>
    </w:tbl>
    <w:p w:rsidR="00000000" w:rsidDel="00000000" w:rsidP="00000000" w:rsidRDefault="00000000" w:rsidRPr="00000000">
      <w:pPr>
        <w:pBdr/>
        <w:tabs>
          <w:tab w:val="left" w:pos="708"/>
        </w:tabs>
        <w:spacing w:after="240" w:before="240" w:line="276" w:lineRule="auto"/>
        <w:ind w:left="720" w:right="142"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zdd80z" w:id="251"/>
      <w:bookmarkEnd w:id="251"/>
      <w:r w:rsidDel="00000000" w:rsidR="00000000" w:rsidRPr="00000000">
        <w:rPr>
          <w:rFonts w:ascii="Calibri" w:cs="Calibri" w:eastAsia="Calibri" w:hAnsi="Calibri"/>
          <w:b w:val="1"/>
          <w:sz w:val="24"/>
          <w:szCs w:val="24"/>
          <w:rtl w:val="0"/>
        </w:rPr>
        <w:t xml:space="preserve">Message d'erreur</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88"/>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jd0qos" w:id="252"/>
      <w:bookmarkEnd w:id="252"/>
      <w:r w:rsidDel="00000000" w:rsidR="00000000" w:rsidRPr="00000000">
        <w:rPr>
          <w:rFonts w:ascii="Calibri" w:cs="Calibri" w:eastAsia="Calibri" w:hAnsi="Calibri"/>
          <w:b w:val="1"/>
          <w:color w:val="000000"/>
          <w:sz w:val="26"/>
          <w:szCs w:val="26"/>
          <w:rtl w:val="0"/>
        </w:rPr>
        <w:t xml:space="preserve">Cas d’utilisation &lt;Clôture du contrat PEA&gt;</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yib0wl" w:id="253"/>
      <w:bookmarkEnd w:id="253"/>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L'objectif de ce cas d'utilisation est le déclanchement de la procédure de clôture d'un contrat PEA.</w:t>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La différence avec le processus de résiliation, c'est que la clôture est défiscalisée.</w:t>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La clôture est demandée par le client pour absence de transaction sur le compte titre PEA ou pour des raisons de mauvaise gestion « Solde du compte espèce  PEA débiteurs »</w:t>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Au delà de 5 ans le processus de clôture est défiscalisé.</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ihyjke" w:id="254"/>
      <w:bookmarkEnd w:id="254"/>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65"/>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Se référer la section [Cas d'utilisation &lt;Résiliation du contrat PEA&gt;]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xn8ts7" w:id="255"/>
      <w:bookmarkEnd w:id="255"/>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48"/>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Se référer la section [Cas d'utilisation &lt;Résiliation du contrat PEA&gt;]</w:t>
      </w: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1csj400" w:id="256"/>
      <w:bookmarkEnd w:id="256"/>
      <w:r w:rsidDel="00000000" w:rsidR="00000000" w:rsidRPr="00000000">
        <w:rPr>
          <w:rFonts w:ascii="Calibri" w:cs="Calibri" w:eastAsia="Calibri" w:hAnsi="Calibri"/>
          <w:b w:val="1"/>
          <w:sz w:val="22"/>
          <w:szCs w:val="22"/>
          <w:rtl w:val="0"/>
        </w:rPr>
        <w:t xml:space="preserve">Diagramme d’activité</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4"/>
        </w:numPr>
        <w:pBdr/>
        <w:tabs>
          <w:tab w:val="left" w:pos="708"/>
        </w:tabs>
        <w:ind w:left="791" w:hanging="360"/>
        <w:jc w:val="both"/>
        <w:rPr/>
      </w:pPr>
      <w:r w:rsidDel="00000000" w:rsidR="00000000" w:rsidRPr="00000000">
        <w:rPr>
          <w:rtl w:val="0"/>
        </w:rPr>
        <w:t xml:space="preserve">[Pas d'écran a ce niveau]</w:t>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3ws6mnt" w:id="257"/>
      <w:bookmarkEnd w:id="257"/>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15"/>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Se référer la section [Cas d'utilisation &lt;Résiliation du contrat PEA&gt;]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bxgwvm" w:id="258"/>
      <w:bookmarkEnd w:id="258"/>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16"/>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traitements relatifs à la clôture d’un contrat PEA :</w:t>
      </w:r>
      <w:r w:rsidDel="00000000" w:rsidR="00000000" w:rsidRPr="00000000">
        <w:rPr>
          <w:rtl w:val="0"/>
        </w:rPr>
      </w:r>
    </w:p>
    <w:tbl>
      <w:tblPr>
        <w:tblStyle w:val="Table89"/>
        <w:bidiVisual w:val="0"/>
        <w:tblW w:w="9237.0" w:type="dxa"/>
        <w:jc w:val="left"/>
        <w:tblInd w:w="-115.0" w:type="dxa"/>
        <w:tblLayout w:type="fixed"/>
        <w:tblLook w:val="0000"/>
      </w:tblPr>
      <w:tblGrid>
        <w:gridCol w:w="1525"/>
        <w:gridCol w:w="7712"/>
        <w:tblGridChange w:id="0">
          <w:tblGrid>
            <w:gridCol w:w="1525"/>
            <w:gridCol w:w="7712"/>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rPr>
          <w:trHeight w:val="100" w:hRule="atLeast"/>
        </w:trP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TRT-098-1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L'utilisateur saisie dans un écran de recherche multicritères le compte espèce PEA, le compte titre PEA ou la référence du contrat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TRT-098-2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0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L'utilisateur sélectionne la ligne du contrat puis appui sur le bouton « Clôture»</w:t>
            </w:r>
          </w:p>
          <w:p w:rsidR="00000000" w:rsidDel="00000000" w:rsidP="00000000" w:rsidRDefault="00000000" w:rsidRPr="00000000">
            <w:pPr>
              <w:widowControl w:val="0"/>
              <w:numPr>
                <w:ilvl w:val="0"/>
                <w:numId w:val="10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Deux opérations seront déclenchées :</w:t>
            </w:r>
          </w:p>
          <w:p w:rsidR="00000000" w:rsidDel="00000000" w:rsidP="00000000" w:rsidRDefault="00000000" w:rsidRPr="00000000">
            <w:pPr>
              <w:widowControl w:val="0"/>
              <w:numPr>
                <w:ilvl w:val="3"/>
                <w:numId w:val="103"/>
              </w:numPr>
              <w:pBdr/>
              <w:tabs>
                <w:tab w:val="left" w:pos="708"/>
              </w:tabs>
              <w:spacing w:after="0" w:before="0" w:line="240" w:lineRule="auto"/>
              <w:ind w:left="180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Génération d'une alerte au niveau du tableau de bord pour annoncer que le contrat PEA est en cours de clôture.</w:t>
            </w:r>
          </w:p>
          <w:p w:rsidR="00000000" w:rsidDel="00000000" w:rsidP="00000000" w:rsidRDefault="00000000" w:rsidRPr="00000000">
            <w:pPr>
              <w:widowControl w:val="0"/>
              <w:numPr>
                <w:ilvl w:val="3"/>
                <w:numId w:val="103"/>
              </w:numPr>
              <w:pBdr/>
              <w:tabs>
                <w:tab w:val="left" w:pos="708"/>
              </w:tabs>
              <w:spacing w:after="0" w:before="0" w:line="240" w:lineRule="auto"/>
              <w:ind w:left="180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Blocage des achats sur le compte titre PEA dédié.</w:t>
            </w:r>
          </w:p>
          <w:p w:rsidR="00000000" w:rsidDel="00000000" w:rsidP="00000000" w:rsidRDefault="00000000" w:rsidRPr="00000000">
            <w:pPr>
              <w:widowControl w:val="0"/>
              <w:numPr>
                <w:ilvl w:val="0"/>
                <w:numId w:val="102"/>
              </w:numPr>
              <w:pBdr/>
              <w:spacing w:after="0" w:before="0" w:line="240" w:lineRule="auto"/>
              <w:ind w:left="720" w:hanging="360"/>
              <w:jc w:val="both"/>
              <w:rPr>
                <w:b w:val="1"/>
                <w:i w:val="0"/>
                <w:sz w:val="22"/>
                <w:szCs w:val="22"/>
              </w:rPr>
            </w:pPr>
            <w:r w:rsidDel="00000000" w:rsidR="00000000" w:rsidRPr="00000000">
              <w:rPr>
                <w:rFonts w:ascii="Calibri" w:cs="Calibri" w:eastAsia="Calibri" w:hAnsi="Calibri"/>
                <w:b w:val="0"/>
                <w:i w:val="0"/>
                <w:sz w:val="22"/>
                <w:szCs w:val="22"/>
                <w:rtl w:val="0"/>
              </w:rPr>
              <w:t xml:space="preserve">Le statut du contrat est </w:t>
            </w:r>
            <w:r w:rsidDel="00000000" w:rsidR="00000000" w:rsidRPr="00000000">
              <w:rPr>
                <w:rFonts w:ascii="Calibri" w:cs="Calibri" w:eastAsia="Calibri" w:hAnsi="Calibri"/>
                <w:b w:val="1"/>
                <w:i w:val="0"/>
                <w:sz w:val="22"/>
                <w:szCs w:val="22"/>
                <w:rtl w:val="0"/>
              </w:rPr>
              <w:t xml:space="preserve">« En cours de clôture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tl w:val="0"/>
              </w:rPr>
            </w:r>
          </w:p>
        </w:tc>
      </w:tr>
    </w:tbl>
    <w:p w:rsidR="00000000" w:rsidDel="00000000" w:rsidP="00000000" w:rsidRDefault="00000000" w:rsidRPr="00000000">
      <w:pPr>
        <w:pBdr/>
        <w:tabs>
          <w:tab w:val="left" w:pos="708"/>
        </w:tabs>
        <w:spacing w:after="240" w:before="240" w:line="276" w:lineRule="auto"/>
        <w:ind w:left="720" w:firstLine="0"/>
        <w:contextualSpacing w:val="0"/>
        <w:jc w:val="both"/>
        <w:rPr>
          <w:rFonts w:ascii="Calibri" w:cs="Calibri" w:eastAsia="Calibri" w:hAnsi="Calibri"/>
          <w:b w:val="1"/>
          <w:color w:val="00000a"/>
          <w:sz w:val="22"/>
          <w:szCs w:val="22"/>
        </w:rPr>
      </w:pPr>
      <w:r w:rsidDel="00000000" w:rsidR="00000000" w:rsidRPr="00000000">
        <w:rPr>
          <w:rFonts w:ascii="Calibri" w:cs="Calibri" w:eastAsia="Calibri" w:hAnsi="Calibri"/>
          <w:b w:val="0"/>
          <w:color w:val="00000a"/>
          <w:sz w:val="22"/>
          <w:szCs w:val="22"/>
          <w:rtl w:val="0"/>
        </w:rPr>
        <w:t xml:space="preserve">Dès que la position sur le compte titre PEA devient nulle, le statut du contrat passe de </w:t>
      </w:r>
      <w:r w:rsidDel="00000000" w:rsidR="00000000" w:rsidRPr="00000000">
        <w:rPr>
          <w:rFonts w:ascii="Calibri" w:cs="Calibri" w:eastAsia="Calibri" w:hAnsi="Calibri"/>
          <w:b w:val="1"/>
          <w:color w:val="00000a"/>
          <w:sz w:val="22"/>
          <w:szCs w:val="22"/>
          <w:rtl w:val="0"/>
        </w:rPr>
        <w:t xml:space="preserve">« En cours de clôture »</w:t>
      </w:r>
      <w:r w:rsidDel="00000000" w:rsidR="00000000" w:rsidRPr="00000000">
        <w:rPr>
          <w:rFonts w:ascii="Calibri" w:cs="Calibri" w:eastAsia="Calibri" w:hAnsi="Calibri"/>
          <w:b w:val="0"/>
          <w:color w:val="00000a"/>
          <w:sz w:val="22"/>
          <w:szCs w:val="22"/>
          <w:rtl w:val="0"/>
        </w:rPr>
        <w:t xml:space="preserve"> à </w:t>
      </w:r>
      <w:r w:rsidDel="00000000" w:rsidR="00000000" w:rsidRPr="00000000">
        <w:rPr>
          <w:rFonts w:ascii="Calibri" w:cs="Calibri" w:eastAsia="Calibri" w:hAnsi="Calibri"/>
          <w:b w:val="1"/>
          <w:color w:val="00000a"/>
          <w:sz w:val="22"/>
          <w:szCs w:val="22"/>
          <w:rtl w:val="0"/>
        </w:rPr>
        <w:t xml:space="preserve">« Prêt pour la clôture »</w:t>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A la réception de la confirmation de clôture du compte espèce PEA de l’agence, l’utilisateur vérifie le statut du contrat et procède par la suite à la clôture des comptes titres et espèce dédiés. </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90"/>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r2r73f" w:id="259"/>
      <w:bookmarkEnd w:id="259"/>
      <w:r w:rsidDel="00000000" w:rsidR="00000000" w:rsidRPr="00000000">
        <w:rPr>
          <w:rFonts w:ascii="Calibri" w:cs="Calibri" w:eastAsia="Calibri" w:hAnsi="Calibri"/>
          <w:b w:val="1"/>
          <w:smallCaps w:val="1"/>
          <w:color w:val="404040"/>
          <w:sz w:val="32"/>
          <w:szCs w:val="32"/>
          <w:rtl w:val="0"/>
        </w:rPr>
        <w:t xml:space="preserve">Description des écrans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60" w:line="276" w:lineRule="auto"/>
        <w:ind w:left="576" w:hanging="576"/>
        <w:jc w:val="both"/>
        <w:rPr/>
      </w:pPr>
      <w:bookmarkStart w:colFirst="0" w:colLast="0" w:name="_3b2epr8" w:id="260"/>
      <w:bookmarkEnd w:id="260"/>
      <w:r w:rsidDel="00000000" w:rsidR="00000000" w:rsidRPr="00000000">
        <w:rPr>
          <w:rFonts w:ascii="Calibri" w:cs="Calibri" w:eastAsia="Calibri" w:hAnsi="Calibri"/>
          <w:b w:val="1"/>
          <w:color w:val="000000"/>
          <w:sz w:val="26"/>
          <w:szCs w:val="26"/>
          <w:rtl w:val="0"/>
        </w:rPr>
        <w:t xml:space="preserve">Diagramme de navigation &lt; Saisie de la fiche produit PEA&gt;</w:t>
      </w:r>
      <w:r w:rsidDel="00000000" w:rsidR="00000000" w:rsidRPr="00000000">
        <w:rPr>
          <w:rtl w:val="0"/>
        </w:rPr>
      </w:r>
    </w:p>
    <w:p w:rsidR="00000000" w:rsidDel="00000000" w:rsidP="00000000" w:rsidRDefault="00000000" w:rsidRPr="00000000">
      <w:pPr>
        <w:numPr>
          <w:ilvl w:val="0"/>
          <w:numId w:val="81"/>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 écran de saisie sera disponible sous le chemin : Gestion du PEA&gt;Saisie de la fiche Produit</w:t>
      </w:r>
      <w:r w:rsidDel="00000000" w:rsidR="00000000" w:rsidRPr="00000000">
        <w:rPr>
          <w:rtl w:val="0"/>
        </w:rPr>
      </w:r>
    </w:p>
    <w:p w:rsidR="00000000" w:rsidDel="00000000" w:rsidP="00000000" w:rsidRDefault="00000000" w:rsidRPr="00000000">
      <w:pPr>
        <w:numPr>
          <w:ilvl w:val="0"/>
          <w:numId w:val="81"/>
        </w:numPr>
        <w:pBdr/>
        <w:tabs>
          <w:tab w:val="left" w:pos="708"/>
        </w:tabs>
        <w:spacing w:after="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 écran de consultation de la fiche produit.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q7ozz1" w:id="261"/>
      <w:bookmarkEnd w:id="261"/>
      <w:r w:rsidDel="00000000" w:rsidR="00000000" w:rsidRPr="00000000">
        <w:rPr>
          <w:rFonts w:ascii="Calibri" w:cs="Calibri" w:eastAsia="Calibri" w:hAnsi="Calibri"/>
          <w:b w:val="1"/>
          <w:sz w:val="24"/>
          <w:szCs w:val="24"/>
          <w:rtl w:val="0"/>
        </w:rPr>
        <w:t xml:space="preserve">Maquette de l’écran &lt; Saisie de la fiche produit PEA&gt;</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[pas d'écran disponible à ce niveau]</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4a7cimu" w:id="262"/>
      <w:bookmarkEnd w:id="262"/>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91"/>
        <w:bidiVisual w:val="0"/>
        <w:tblW w:w="9603.0" w:type="dxa"/>
        <w:jc w:val="left"/>
        <w:tblInd w:w="-115.0" w:type="dxa"/>
        <w:tblLayout w:type="fixed"/>
        <w:tblLook w:val="0000"/>
      </w:tblPr>
      <w:tblGrid>
        <w:gridCol w:w="1067"/>
        <w:gridCol w:w="1418"/>
        <w:gridCol w:w="1267"/>
        <w:gridCol w:w="2157"/>
        <w:gridCol w:w="1137"/>
        <w:gridCol w:w="2557"/>
        <w:tblGridChange w:id="0">
          <w:tblGrid>
            <w:gridCol w:w="1067"/>
            <w:gridCol w:w="1418"/>
            <w:gridCol w:w="1267"/>
            <w:gridCol w:w="2157"/>
            <w:gridCol w:w="1137"/>
            <w:gridCol w:w="2557"/>
          </w:tblGrid>
        </w:tblGridChange>
      </w:tblGrid>
      <w:tr>
        <w:trPr>
          <w:trHeight w:val="620" w:hRule="atLeast"/>
        </w:trP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Etiquette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donnée manipulée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Taille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 &amp; valeurs possibles</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Type de client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Type de client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Résidence du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Résidence du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Chaine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Nationalité du client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Nationalité du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Chaine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Durée de  PEA</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Durée de PEA</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Placement initial minimal</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Placement initial minimal</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Numerique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TPA</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TPA</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TPCVM</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TPCVM</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Moyen d'alimentation compte espèce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Moyen d'alimentation compte espèce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alphanumérique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Code opération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Plafond de versement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Plafond de versement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Versement minimal par année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Versment minimal par année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Titre de placement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Titre de placement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de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Type d'instrument financier </w:t>
            </w:r>
          </w:p>
          <w:p w:rsidR="00000000" w:rsidDel="00000000" w:rsidP="00000000" w:rsidRDefault="00000000" w:rsidRPr="00000000">
            <w:pPr>
              <w:pBdr/>
              <w:contextualSpacing w:val="0"/>
              <w:jc w:val="both"/>
              <w:rPr/>
            </w:pPr>
            <w:r w:rsidDel="00000000" w:rsidR="00000000" w:rsidRPr="00000000">
              <w:rPr>
                <w:rtl w:val="0"/>
              </w:rPr>
              <w:t xml:space="preserve">Chaine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Type de transaction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Type de transaction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de chaine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Transaction Type </w:t>
            </w:r>
          </w:p>
          <w:p w:rsidR="00000000" w:rsidDel="00000000" w:rsidP="00000000" w:rsidRDefault="00000000" w:rsidRPr="00000000">
            <w:pPr>
              <w:pBdr/>
              <w:contextualSpacing w:val="0"/>
              <w:jc w:val="both"/>
              <w:rPr/>
            </w:pPr>
            <w:r w:rsidDel="00000000" w:rsidR="00000000" w:rsidRPr="00000000">
              <w:rPr>
                <w:rtl w:val="0"/>
              </w:rPr>
              <w:t xml:space="preserve">Liste chaine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Frais de tenu du compte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Frais de tenu de compte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Droit d'entrée sortie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Droit d'entrée sortie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Frais de courtage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Frais de courtage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Droit de garde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Droit de garde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Conditions de clôture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Condition de clôture </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Condition de résiliation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Condition de résiliation</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caratère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2pcmsun" w:id="263"/>
      <w:bookmarkEnd w:id="263"/>
      <w:r w:rsidDel="00000000" w:rsidR="00000000" w:rsidRPr="00000000">
        <w:rPr>
          <w:rFonts w:ascii="Calibri" w:cs="Calibri" w:eastAsia="Calibri" w:hAnsi="Calibri"/>
          <w:b w:val="1"/>
          <w:color w:val="000000"/>
          <w:sz w:val="24"/>
          <w:szCs w:val="24"/>
          <w:rtl w:val="0"/>
        </w:rPr>
        <w:t xml:space="preserve">Comportement de l’écran</w:t>
      </w:r>
    </w:p>
    <w:p w:rsidR="00000000" w:rsidDel="00000000" w:rsidP="00000000" w:rsidRDefault="00000000" w:rsidRPr="00000000">
      <w:pPr>
        <w:pBdr/>
        <w:tabs>
          <w:tab w:val="left" w:pos="708"/>
        </w:tabs>
        <w:spacing w:after="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[pas de comportement d'écran à ce niveau]</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right="142" w:firstLine="0"/>
        <w:contextualSpacing w:val="0"/>
        <w:jc w:val="both"/>
        <w:rPr>
          <w:rFonts w:ascii="Calibri" w:cs="Calibri" w:eastAsia="Calibri" w:hAnsi="Calibri"/>
          <w:b w:val="0"/>
          <w:color w:val="00000a"/>
          <w:sz w:val="24"/>
          <w:szCs w:val="24"/>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60" w:line="276" w:lineRule="auto"/>
        <w:ind w:left="576" w:hanging="576"/>
        <w:jc w:val="both"/>
        <w:rPr>
          <w:rFonts w:ascii="Calibri" w:cs="Calibri" w:eastAsia="Calibri" w:hAnsi="Calibri"/>
          <w:b w:val="1"/>
          <w:color w:val="000000"/>
          <w:sz w:val="24"/>
          <w:szCs w:val="24"/>
        </w:rPr>
      </w:pPr>
      <w:bookmarkStart w:colFirst="0" w:colLast="0" w:name="_14hx32g" w:id="264"/>
      <w:bookmarkEnd w:id="264"/>
      <w:r w:rsidDel="00000000" w:rsidR="00000000" w:rsidRPr="00000000">
        <w:rPr>
          <w:rFonts w:ascii="Calibri" w:cs="Calibri" w:eastAsia="Calibri" w:hAnsi="Calibri"/>
          <w:b w:val="1"/>
          <w:color w:val="000000"/>
          <w:sz w:val="24"/>
          <w:szCs w:val="24"/>
          <w:rtl w:val="0"/>
        </w:rPr>
        <w:t xml:space="preserve">Diagramme de navigation &lt; Création du contrat PEA&gt;</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10"/>
        </w:numPr>
        <w:pBdr/>
        <w:ind w:left="720" w:hanging="360"/>
        <w:jc w:val="both"/>
        <w:rPr/>
      </w:pPr>
      <w:r w:rsidDel="00000000" w:rsidR="00000000" w:rsidRPr="00000000">
        <w:rPr>
          <w:rtl w:val="0"/>
        </w:rPr>
        <w:t xml:space="preserve">Un écran sera disponible sous le chemin : Gestion du PEA&gt; Création d'un contrat PEA</w:t>
      </w:r>
    </w:p>
    <w:p w:rsidR="00000000" w:rsidDel="00000000" w:rsidP="00000000" w:rsidRDefault="00000000" w:rsidRPr="00000000">
      <w:pPr>
        <w:numPr>
          <w:ilvl w:val="0"/>
          <w:numId w:val="110"/>
        </w:numPr>
        <w:pBdr/>
        <w:ind w:left="720" w:hanging="360"/>
        <w:jc w:val="both"/>
        <w:rPr/>
      </w:pPr>
      <w:r w:rsidDel="00000000" w:rsidR="00000000" w:rsidRPr="00000000">
        <w:rPr>
          <w:rtl w:val="0"/>
        </w:rPr>
        <w:t xml:space="preserve">Un écran de monitoring pour la consultation des contrats saisis avec une recherche multicritères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ohklq9" w:id="265"/>
      <w:bookmarkEnd w:id="265"/>
      <w:r w:rsidDel="00000000" w:rsidR="00000000" w:rsidRPr="00000000">
        <w:rPr>
          <w:rFonts w:ascii="Calibri" w:cs="Calibri" w:eastAsia="Calibri" w:hAnsi="Calibri"/>
          <w:b w:val="1"/>
          <w:sz w:val="24"/>
          <w:szCs w:val="24"/>
          <w:rtl w:val="0"/>
        </w:rPr>
        <w:t xml:space="preserve">Maquette de l’écran</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720" w:right="142" w:firstLine="0"/>
        <w:contextualSpacing w:val="0"/>
        <w:jc w:val="both"/>
        <w:rPr/>
      </w:pPr>
      <w:r w:rsidDel="00000000" w:rsidR="00000000" w:rsidRPr="00000000">
        <w:rPr>
          <w:rFonts w:ascii="Calibri" w:cs="Calibri" w:eastAsia="Calibri" w:hAnsi="Calibri"/>
          <w:b w:val="0"/>
          <w:color w:val="00000a"/>
          <w:sz w:val="22"/>
          <w:szCs w:val="22"/>
          <w:rtl w:val="0"/>
        </w:rPr>
        <w:t xml:space="preserve">[pas de comportement d'écran à ce niveau]</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40" w:line="276" w:lineRule="auto"/>
        <w:ind w:left="720" w:hanging="720"/>
        <w:jc w:val="both"/>
        <w:rPr/>
      </w:pPr>
      <w:bookmarkStart w:colFirst="0" w:colLast="0" w:name="_23muvy2" w:id="266"/>
      <w:bookmarkEnd w:id="266"/>
      <w:r w:rsidDel="00000000" w:rsidR="00000000" w:rsidRPr="00000000">
        <w:rPr>
          <w:rFonts w:ascii="Calibri" w:cs="Calibri" w:eastAsia="Calibri" w:hAnsi="Calibri"/>
          <w:b w:val="1"/>
          <w:sz w:val="24"/>
          <w:szCs w:val="24"/>
          <w:rtl w:val="0"/>
        </w:rPr>
        <w:t xml:space="preserve">Typologie des données manipulées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92"/>
        <w:bidiVisual w:val="0"/>
        <w:tblW w:w="9607.0" w:type="dxa"/>
        <w:jc w:val="left"/>
        <w:tblInd w:w="-115.0" w:type="dxa"/>
        <w:tblLayout w:type="fixed"/>
        <w:tblLook w:val="0000"/>
      </w:tblPr>
      <w:tblGrid>
        <w:gridCol w:w="1066"/>
        <w:gridCol w:w="1420"/>
        <w:gridCol w:w="1265"/>
        <w:gridCol w:w="2162"/>
        <w:gridCol w:w="1138"/>
        <w:gridCol w:w="2556"/>
        <w:tblGridChange w:id="0">
          <w:tblGrid>
            <w:gridCol w:w="1066"/>
            <w:gridCol w:w="1420"/>
            <w:gridCol w:w="1265"/>
            <w:gridCol w:w="2162"/>
            <w:gridCol w:w="1138"/>
            <w:gridCol w:w="2556"/>
          </w:tblGrid>
        </w:tblGridChange>
      </w:tblGrid>
      <w:tr>
        <w:trPr>
          <w:trHeight w:val="620" w:hRule="atLeast"/>
        </w:trP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Etiquette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champ</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Type de donnée manipulée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Taille</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 &amp; valeurs possibles</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Fiche Produit  </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Fiche Produit</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de chaine de caractère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de chaine de caractère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Chaîne de caractère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Compte espèce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Compte espèce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Compte titre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Compte titre client</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Liste numérique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nombre</w:t>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is565v" w:id="267"/>
      <w:bookmarkEnd w:id="267"/>
      <w:r w:rsidDel="00000000" w:rsidR="00000000" w:rsidRPr="00000000">
        <w:rPr>
          <w:rFonts w:ascii="Calibri" w:cs="Calibri" w:eastAsia="Calibri" w:hAnsi="Calibri"/>
          <w:b w:val="1"/>
          <w:color w:val="000000"/>
          <w:sz w:val="26"/>
          <w:szCs w:val="26"/>
          <w:rtl w:val="0"/>
        </w:rPr>
        <w:t xml:space="preserve">Description de l’édition &lt;Etat des contrats PEA&gt;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32rsoto" w:id="268"/>
      <w:bookmarkEnd w:id="268"/>
      <w:r w:rsidDel="00000000" w:rsidR="00000000" w:rsidRPr="00000000">
        <w:rPr>
          <w:rFonts w:ascii="Calibri" w:cs="Calibri" w:eastAsia="Calibri" w:hAnsi="Calibri"/>
          <w:b w:val="1"/>
          <w:color w:val="000000"/>
          <w:sz w:val="24"/>
          <w:szCs w:val="24"/>
          <w:rtl w:val="0"/>
        </w:rPr>
        <w:t xml:space="preserve">Maquette de l’édition &lt;Nom de l’édition&gt;</w:t>
      </w:r>
    </w:p>
    <w:p w:rsidR="00000000" w:rsidDel="00000000" w:rsidP="00000000" w:rsidRDefault="00000000" w:rsidRPr="00000000">
      <w:pPr>
        <w:pBdr/>
        <w:tabs>
          <w:tab w:val="left" w:pos="708"/>
        </w:tabs>
        <w:spacing w:after="0" w:before="240" w:line="276" w:lineRule="auto"/>
        <w:ind w:left="720" w:firstLine="0"/>
        <w:contextualSpacing w:val="0"/>
        <w:jc w:val="both"/>
        <w:rPr>
          <w:rFonts w:ascii="Calibri" w:cs="Calibri" w:eastAsia="Calibri" w:hAnsi="Calibri"/>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En attente de template reporting</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hx2z1h" w:id="269"/>
      <w:bookmarkEnd w:id="269"/>
      <w:r w:rsidDel="00000000" w:rsidR="00000000" w:rsidRPr="00000000">
        <w:rPr>
          <w:rFonts w:ascii="Calibri" w:cs="Calibri" w:eastAsia="Calibri" w:hAnsi="Calibri"/>
          <w:b w:val="1"/>
          <w:color w:val="000000"/>
          <w:sz w:val="26"/>
          <w:szCs w:val="26"/>
          <w:rtl w:val="0"/>
        </w:rPr>
        <w:t xml:space="preserve">Description de l’édition &lt;Reporting Fiscal&gt;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41wqhpa" w:id="270"/>
      <w:bookmarkEnd w:id="270"/>
      <w:r w:rsidDel="00000000" w:rsidR="00000000" w:rsidRPr="00000000">
        <w:rPr>
          <w:rFonts w:ascii="Calibri" w:cs="Calibri" w:eastAsia="Calibri" w:hAnsi="Calibri"/>
          <w:b w:val="1"/>
          <w:color w:val="000000"/>
          <w:sz w:val="24"/>
          <w:szCs w:val="24"/>
          <w:rtl w:val="0"/>
        </w:rPr>
        <w:t xml:space="preserve">Maquette de l’édition &lt;Nom de l’édition&gt;</w:t>
      </w:r>
    </w:p>
    <w:p w:rsidR="00000000" w:rsidDel="00000000" w:rsidP="00000000" w:rsidRDefault="00000000" w:rsidRPr="00000000">
      <w:pPr>
        <w:pBdr/>
        <w:tabs>
          <w:tab w:val="left" w:pos="708"/>
        </w:tabs>
        <w:spacing w:after="0" w:before="240" w:line="276" w:lineRule="auto"/>
        <w:ind w:left="720" w:firstLine="0"/>
        <w:contextualSpacing w:val="0"/>
        <w:jc w:val="both"/>
        <w:rPr>
          <w:rFonts w:ascii="Calibri" w:cs="Calibri" w:eastAsia="Calibri" w:hAnsi="Calibri"/>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En attente de template reporting</w:t>
      </w:r>
    </w:p>
    <w:p w:rsidR="00000000" w:rsidDel="00000000" w:rsidP="00000000" w:rsidRDefault="00000000" w:rsidRPr="00000000">
      <w:pPr>
        <w:pBdr/>
        <w:tabs>
          <w:tab w:val="left" w:pos="708"/>
        </w:tabs>
        <w:spacing w:after="0" w:before="240" w:line="276" w:lineRule="auto"/>
        <w:ind w:left="720" w:firstLine="0"/>
        <w:contextualSpacing w:val="0"/>
        <w:jc w:val="both"/>
        <w:rPr>
          <w:rFonts w:ascii="Calibri" w:cs="Calibri" w:eastAsia="Calibri" w:hAnsi="Calibri"/>
          <w:b w:val="0"/>
          <w:color w:val="000000"/>
          <w:sz w:val="22"/>
          <w:szCs w:val="22"/>
          <w:highlight w:val="white"/>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2h20rx3" w:id="271"/>
      <w:bookmarkEnd w:id="271"/>
      <w:r w:rsidDel="00000000" w:rsidR="00000000" w:rsidRPr="00000000">
        <w:rPr>
          <w:rFonts w:ascii="Calibri" w:cs="Calibri" w:eastAsia="Calibri" w:hAnsi="Calibri"/>
          <w:b w:val="1"/>
          <w:smallCaps w:val="1"/>
          <w:color w:val="404040"/>
          <w:sz w:val="32"/>
          <w:szCs w:val="32"/>
          <w:rtl w:val="0"/>
        </w:rPr>
        <w:t xml:space="preserve">Parametrage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w7b24w" w:id="272"/>
      <w:bookmarkEnd w:id="272"/>
      <w:r w:rsidDel="00000000" w:rsidR="00000000" w:rsidRPr="00000000">
        <w:rPr>
          <w:rFonts w:ascii="Calibri" w:cs="Calibri" w:eastAsia="Calibri" w:hAnsi="Calibri"/>
          <w:b w:val="1"/>
          <w:color w:val="000000"/>
          <w:sz w:val="26"/>
          <w:szCs w:val="26"/>
          <w:rtl w:val="0"/>
        </w:rPr>
        <w:t xml:space="preserve">Tableau de Bord</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1"/>
        </w:numPr>
        <w:pBdr/>
        <w:ind w:left="720" w:hanging="360"/>
        <w:jc w:val="both"/>
        <w:rPr/>
      </w:pPr>
      <w:r w:rsidDel="00000000" w:rsidR="00000000" w:rsidRPr="00000000">
        <w:rPr>
          <w:rtl w:val="0"/>
        </w:rPr>
        <w:t xml:space="preserve">Liste des actions a configurer au niveau du tableau de bord pour la gestion des contrats PEA. A fournir par AWB</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g6yksp" w:id="273"/>
      <w:bookmarkEnd w:id="273"/>
      <w:r w:rsidDel="00000000" w:rsidR="00000000" w:rsidRPr="00000000">
        <w:rPr>
          <w:rFonts w:ascii="Calibri" w:cs="Calibri" w:eastAsia="Calibri" w:hAnsi="Calibri"/>
          <w:b w:val="1"/>
          <w:color w:val="000000"/>
          <w:sz w:val="26"/>
          <w:szCs w:val="26"/>
          <w:rtl w:val="0"/>
        </w:rPr>
        <w:t xml:space="preserve">Profils</w:t>
      </w:r>
      <w:r w:rsidDel="00000000" w:rsidR="00000000" w:rsidRPr="00000000">
        <w:rPr>
          <w:rtl w:val="0"/>
        </w:rPr>
      </w:r>
    </w:p>
    <w:p w:rsidR="00000000" w:rsidDel="00000000" w:rsidP="00000000" w:rsidRDefault="00000000" w:rsidRPr="00000000">
      <w:pPr>
        <w:pBdr/>
        <w:spacing w:before="120" w:lineRule="auto"/>
        <w:contextualSpacing w:val="0"/>
        <w:jc w:val="both"/>
        <w:rPr/>
      </w:pPr>
      <w:r w:rsidDel="00000000" w:rsidR="00000000" w:rsidRPr="00000000">
        <w:rPr>
          <w:rtl w:val="0"/>
        </w:rPr>
        <w:t xml:space="preserve">Liste des profils des utilisateurs à configurer dans l’application:</w:t>
      </w:r>
    </w:p>
    <w:p w:rsidR="00000000" w:rsidDel="00000000" w:rsidP="00000000" w:rsidRDefault="00000000" w:rsidRPr="00000000">
      <w:pPr>
        <w:numPr>
          <w:ilvl w:val="0"/>
          <w:numId w:val="97"/>
        </w:numPr>
        <w:pBdr/>
        <w:tabs>
          <w:tab w:val="left" w:pos="708"/>
        </w:tabs>
        <w:spacing w:after="0" w:before="12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Langue</w:t>
      </w:r>
      <w:r w:rsidDel="00000000" w:rsidR="00000000" w:rsidRPr="00000000">
        <w:rPr>
          <w:rtl w:val="0"/>
        </w:rPr>
      </w:r>
    </w:p>
    <w:p w:rsidR="00000000" w:rsidDel="00000000" w:rsidP="00000000" w:rsidRDefault="00000000" w:rsidRPr="00000000">
      <w:pPr>
        <w:numPr>
          <w:ilvl w:val="0"/>
          <w:numId w:val="97"/>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97"/>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des montants et chiffres : Format et règles françaises. XXX,XXX.XX</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vc8v0i" w:id="274"/>
      <w:bookmarkEnd w:id="274"/>
      <w:r w:rsidDel="00000000" w:rsidR="00000000" w:rsidRPr="00000000">
        <w:rPr>
          <w:rFonts w:ascii="Calibri" w:cs="Calibri" w:eastAsia="Calibri" w:hAnsi="Calibri"/>
          <w:b w:val="1"/>
          <w:color w:val="000000"/>
          <w:sz w:val="26"/>
          <w:szCs w:val="26"/>
          <w:rtl w:val="0"/>
        </w:rPr>
        <w:t xml:space="preserve">Taxes et fiscalité: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Formule de fiscalisation des comptes espèces PEA, point chez AWB</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fbwdob" w:id="275"/>
      <w:bookmarkEnd w:id="275"/>
      <w:r w:rsidDel="00000000" w:rsidR="00000000" w:rsidRPr="00000000">
        <w:rPr>
          <w:rFonts w:ascii="Calibri" w:cs="Calibri" w:eastAsia="Calibri" w:hAnsi="Calibri"/>
          <w:b w:val="1"/>
          <w:color w:val="000000"/>
          <w:sz w:val="26"/>
          <w:szCs w:val="26"/>
          <w:rtl w:val="0"/>
        </w:rPr>
        <w:t xml:space="preserve">Frais: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Frais a appliquer pour les contrat PEA, point chez AWB</w:t>
        <w:tab/>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uh6nw4" w:id="276"/>
      <w:bookmarkEnd w:id="276"/>
      <w:r w:rsidDel="00000000" w:rsidR="00000000" w:rsidRPr="00000000">
        <w:rPr>
          <w:rFonts w:ascii="Calibri" w:cs="Calibri" w:eastAsia="Calibri" w:hAnsi="Calibri"/>
          <w:b w:val="1"/>
          <w:color w:val="000000"/>
          <w:sz w:val="26"/>
          <w:szCs w:val="26"/>
          <w:rtl w:val="0"/>
        </w:rPr>
        <w:t xml:space="preserve">Comptabilité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Shéma comptable pour l'opération de fiscalisation du compte espèce PEA résilié, point chez AWB</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spacing w:before="240" w:lineRule="auto"/>
        <w:ind w:right="142"/>
        <w:contextualSpacing w:val="0"/>
        <w:jc w:val="both"/>
        <w:rPr>
          <w:b w:val="1"/>
          <w:i w:val="1"/>
          <w:sz w:val="20"/>
          <w:szCs w:val="20"/>
        </w:rPr>
      </w:pPr>
      <w:r w:rsidDel="00000000" w:rsidR="00000000" w:rsidRPr="00000000">
        <w:rPr>
          <w:b w:val="1"/>
          <w:i w:val="1"/>
          <w:sz w:val="20"/>
          <w:szCs w:val="20"/>
          <w:rtl w:val="0"/>
        </w:rPr>
        <w:t xml:space="preserve">[Début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19mgy3x" w:id="277"/>
      <w:bookmarkEnd w:id="277"/>
      <w:r w:rsidDel="00000000" w:rsidR="00000000" w:rsidRPr="00000000">
        <w:rPr>
          <w:rFonts w:ascii="Calibri" w:cs="Calibri" w:eastAsia="Calibri" w:hAnsi="Calibri"/>
          <w:b w:val="1"/>
          <w:smallCaps w:val="1"/>
          <w:color w:val="404040"/>
          <w:sz w:val="32"/>
          <w:szCs w:val="32"/>
          <w:rtl w:val="0"/>
        </w:rPr>
        <w:t xml:space="preserve">Processus Metier : BOURSE en Ligne</w:t>
      </w:r>
      <w:r w:rsidDel="00000000" w:rsidR="00000000" w:rsidRPr="00000000">
        <w:rPr>
          <w:rtl w:val="0"/>
        </w:rPr>
      </w:r>
    </w:p>
    <w:p w:rsidR="00000000" w:rsidDel="00000000" w:rsidP="00000000" w:rsidRDefault="00000000" w:rsidRPr="00000000">
      <w:pPr>
        <w:numPr>
          <w:ilvl w:val="0"/>
          <w:numId w:val="104"/>
        </w:numPr>
        <w:pBdr/>
        <w:spacing w:after="240" w:before="240" w:lineRule="auto"/>
        <w:ind w:left="720" w:hanging="360"/>
        <w:jc w:val="both"/>
        <w:rPr/>
      </w:pPr>
      <w:r w:rsidDel="00000000" w:rsidR="00000000" w:rsidRPr="00000000">
        <w:rPr>
          <w:rtl w:val="0"/>
        </w:rPr>
        <w:t xml:space="preserve">Cycle de vie du contrat bourse en ligne jusqu'à sa résiliation</w:t>
      </w:r>
    </w:p>
    <w:p w:rsidR="00000000" w:rsidDel="00000000" w:rsidP="00000000" w:rsidRDefault="00000000" w:rsidRPr="00000000">
      <w:pPr>
        <w:numPr>
          <w:ilvl w:val="0"/>
          <w:numId w:val="104"/>
        </w:numPr>
        <w:pBdr/>
        <w:spacing w:after="240" w:before="240" w:lineRule="auto"/>
        <w:ind w:left="720" w:hanging="360"/>
        <w:jc w:val="both"/>
        <w:rPr/>
      </w:pPr>
      <w:r w:rsidDel="00000000" w:rsidR="00000000" w:rsidRPr="00000000">
        <w:rPr>
          <w:rtl w:val="0"/>
        </w:rPr>
        <w:t xml:space="preserve">Gestion des ordres initiés depuis le service bourse en ligne dans un carnet d’ordre à part. (Ici Wafa Bourse est collecteur d'ordres)</w:t>
      </w:r>
    </w:p>
    <w:p w:rsidR="00000000" w:rsidDel="00000000" w:rsidP="00000000" w:rsidRDefault="00000000" w:rsidRPr="00000000">
      <w:pPr>
        <w:numPr>
          <w:ilvl w:val="0"/>
          <w:numId w:val="104"/>
        </w:numPr>
        <w:pBdr/>
        <w:spacing w:after="240" w:before="240" w:lineRule="auto"/>
        <w:ind w:left="720" w:hanging="360"/>
        <w:jc w:val="both"/>
        <w:rPr/>
      </w:pPr>
      <w:r w:rsidDel="00000000" w:rsidR="00000000" w:rsidRPr="00000000">
        <w:rPr>
          <w:rtl w:val="0"/>
        </w:rPr>
        <w:t xml:space="preserve">Une souscription à une offre publique de vente peut passer par le service bourse en ligne, une collecte sera faite par Wafa Bourse comme étant un deuxième bulletin de souscription, les ordres seront par la suite acheminés vers le règlement livraison dés la réception du Code ISIN, la consolidation sera faite au niveau de MegaCustody pour recevoir un AOE global et dédié ordres WafaBourse.</w:t>
      </w:r>
    </w:p>
    <w:p w:rsidR="00000000" w:rsidDel="00000000" w:rsidP="00000000" w:rsidRDefault="00000000" w:rsidRPr="00000000">
      <w:pPr>
        <w:numPr>
          <w:ilvl w:val="0"/>
          <w:numId w:val="104"/>
        </w:numPr>
        <w:pBdr/>
        <w:spacing w:after="240" w:before="240" w:lineRule="auto"/>
        <w:ind w:left="720" w:hanging="360"/>
        <w:jc w:val="both"/>
        <w:rPr/>
      </w:pPr>
      <w:r w:rsidDel="00000000" w:rsidR="00000000" w:rsidRPr="00000000">
        <w:rPr>
          <w:rtl w:val="0"/>
        </w:rPr>
        <w:t xml:space="preserve">Relation entre le service de la bourse en ligne et le plan d'épargne en action :</w:t>
      </w:r>
    </w:p>
    <w:p w:rsidR="00000000" w:rsidDel="00000000" w:rsidP="00000000" w:rsidRDefault="00000000" w:rsidRPr="00000000">
      <w:pPr>
        <w:pBdr/>
        <w:spacing w:after="240" w:before="240" w:lineRule="auto"/>
        <w:contextualSpacing w:val="0"/>
        <w:jc w:val="both"/>
        <w:rPr/>
      </w:pPr>
      <w:r w:rsidDel="00000000" w:rsidR="00000000" w:rsidRPr="00000000">
        <w:rPr>
          <w:b w:val="1"/>
          <w:i w:val="1"/>
          <w:rtl w:val="0"/>
        </w:rPr>
        <w:t xml:space="preserve">- Client Bourse en ligne :</w:t>
      </w:r>
      <w:r w:rsidDel="00000000" w:rsidR="00000000" w:rsidRPr="00000000">
        <w:rPr>
          <w:rtl w:val="0"/>
        </w:rPr>
        <w:t xml:space="preserve"> A l'ouverture d'un compte PEA il aura un compte PEA et un compte bourse en ligne.</w:t>
      </w:r>
    </w:p>
    <w:p w:rsidR="00000000" w:rsidDel="00000000" w:rsidP="00000000" w:rsidRDefault="00000000" w:rsidRPr="00000000">
      <w:pPr>
        <w:pBdr/>
        <w:spacing w:after="240" w:before="240" w:lineRule="auto"/>
        <w:contextualSpacing w:val="0"/>
        <w:jc w:val="both"/>
        <w:rPr/>
      </w:pPr>
      <w:r w:rsidDel="00000000" w:rsidR="00000000" w:rsidRPr="00000000">
        <w:rPr>
          <w:b w:val="1"/>
          <w:i w:val="1"/>
          <w:rtl w:val="0"/>
        </w:rPr>
        <w:t xml:space="preserve">- Client PEA :</w:t>
      </w:r>
      <w:r w:rsidDel="00000000" w:rsidR="00000000" w:rsidRPr="00000000">
        <w:rPr>
          <w:rtl w:val="0"/>
        </w:rPr>
        <w:t xml:space="preserve"> Il peut bénéficier des  services bourse en ligne sur le même compte PEA</w:t>
      </w:r>
    </w:p>
    <w:p w:rsidR="00000000" w:rsidDel="00000000" w:rsidP="00000000" w:rsidRDefault="00000000" w:rsidRPr="00000000">
      <w:pPr>
        <w:pBdr/>
        <w:spacing w:after="240" w:before="240" w:lineRule="auto"/>
        <w:contextualSpacing w:val="0"/>
        <w:jc w:val="both"/>
        <w:rPr>
          <w:color w:val="000000"/>
        </w:rPr>
      </w:pPr>
      <w:r w:rsidDel="00000000" w:rsidR="00000000" w:rsidRPr="00000000">
        <w:rPr>
          <w:b w:val="1"/>
          <w:color w:val="000000"/>
          <w:rtl w:val="0"/>
        </w:rPr>
        <w:t xml:space="preserve">Avantage : </w:t>
      </w:r>
      <w:r w:rsidDel="00000000" w:rsidR="00000000" w:rsidRPr="00000000">
        <w:rPr>
          <w:color w:val="000000"/>
          <w:rtl w:val="0"/>
        </w:rPr>
        <w:t xml:space="preserve">Les frais d'entrée et sortie sur les OPCVMs action d'un contrat PEA sont gratuits via la bourse en ligne.</w:t>
      </w:r>
    </w:p>
    <w:p w:rsidR="00000000" w:rsidDel="00000000" w:rsidP="00000000" w:rsidRDefault="00000000" w:rsidRPr="00000000">
      <w:pPr>
        <w:pBdr/>
        <w:spacing w:after="240" w:before="240" w:lineRule="auto"/>
        <w:contextualSpacing w:val="0"/>
        <w:jc w:val="both"/>
        <w:rPr>
          <w:i w:val="1"/>
          <w:color w:val="000000"/>
        </w:rPr>
      </w:pPr>
      <w:r w:rsidDel="00000000" w:rsidR="00000000" w:rsidRPr="00000000">
        <w:rPr>
          <w:i w:val="1"/>
          <w:color w:val="000000"/>
          <w:rtl w:val="0"/>
        </w:rPr>
        <w:t xml:space="preserve">Remarque : Wafa bourse est la seule institution qui collecte les ordres des clients bourse en ligne sur les activités Bourse, OPCVM et offre publique de vente et qui ne passe pas par le carnet de l’agence.</w:t>
      </w:r>
    </w:p>
    <w:p w:rsidR="00000000" w:rsidDel="00000000" w:rsidP="00000000" w:rsidRDefault="00000000" w:rsidRPr="00000000">
      <w:pPr>
        <w:pBdr/>
        <w:spacing w:after="240" w:before="240" w:lineRule="auto"/>
        <w:contextualSpacing w:val="0"/>
        <w:jc w:val="both"/>
        <w:rPr>
          <w:i w:val="1"/>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tm4grq" w:id="278"/>
      <w:bookmarkEnd w:id="278"/>
      <w:r w:rsidDel="00000000" w:rsidR="00000000" w:rsidRPr="00000000">
        <w:rPr>
          <w:rFonts w:ascii="Calibri" w:cs="Calibri" w:eastAsia="Calibri" w:hAnsi="Calibri"/>
          <w:b w:val="1"/>
          <w:color w:val="000000"/>
          <w:sz w:val="26"/>
          <w:szCs w:val="26"/>
          <w:rtl w:val="0"/>
        </w:rPr>
        <w:t xml:space="preserve">Description générale</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L'objectif de la description générale est de délimiter le périmètre fonctionnel du système dans sa gestion des contrats bourse en ligne :</w:t>
      </w:r>
    </w:p>
    <w:p w:rsidR="00000000" w:rsidDel="00000000" w:rsidP="00000000" w:rsidRDefault="00000000" w:rsidRPr="00000000">
      <w:pPr>
        <w:numPr>
          <w:ilvl w:val="0"/>
          <w:numId w:val="105"/>
        </w:numPr>
        <w:pBdr/>
        <w:spacing w:after="240" w:before="240" w:lineRule="auto"/>
        <w:ind w:left="720" w:hanging="360"/>
        <w:jc w:val="both"/>
        <w:rPr/>
      </w:pPr>
      <w:r w:rsidDel="00000000" w:rsidR="00000000" w:rsidRPr="00000000">
        <w:rPr>
          <w:rtl w:val="0"/>
        </w:rPr>
        <w:t xml:space="preserve">Génération de la convention tripartie pour l'adhérent</w:t>
      </w:r>
    </w:p>
    <w:p w:rsidR="00000000" w:rsidDel="00000000" w:rsidP="00000000" w:rsidRDefault="00000000" w:rsidRPr="00000000">
      <w:pPr>
        <w:numPr>
          <w:ilvl w:val="0"/>
          <w:numId w:val="105"/>
        </w:numPr>
        <w:pBdr/>
        <w:spacing w:after="240" w:before="240" w:lineRule="auto"/>
        <w:ind w:left="720" w:hanging="360"/>
        <w:jc w:val="both"/>
        <w:rPr/>
      </w:pPr>
      <w:r w:rsidDel="00000000" w:rsidR="00000000" w:rsidRPr="00000000">
        <w:rPr>
          <w:rtl w:val="0"/>
        </w:rPr>
        <w:t xml:space="preserve">Génération du bulletin de souscription a la bourse en ligne</w:t>
      </w:r>
    </w:p>
    <w:p w:rsidR="00000000" w:rsidDel="00000000" w:rsidP="00000000" w:rsidRDefault="00000000" w:rsidRPr="00000000">
      <w:pPr>
        <w:numPr>
          <w:ilvl w:val="0"/>
          <w:numId w:val="105"/>
        </w:numPr>
        <w:pBdr/>
        <w:spacing w:after="240" w:before="240" w:lineRule="auto"/>
        <w:ind w:left="720" w:hanging="360"/>
        <w:jc w:val="both"/>
        <w:rPr/>
      </w:pPr>
      <w:r w:rsidDel="00000000" w:rsidR="00000000" w:rsidRPr="00000000">
        <w:rPr>
          <w:rtl w:val="0"/>
        </w:rPr>
        <w:t xml:space="preserve">Gestion des ordres de bourse et OPCVM</w:t>
      </w:r>
    </w:p>
    <w:p w:rsidR="00000000" w:rsidDel="00000000" w:rsidP="00000000" w:rsidRDefault="00000000" w:rsidRPr="00000000">
      <w:pPr>
        <w:numPr>
          <w:ilvl w:val="0"/>
          <w:numId w:val="105"/>
        </w:numPr>
        <w:pBdr/>
        <w:spacing w:after="240" w:before="240" w:lineRule="auto"/>
        <w:ind w:left="720" w:hanging="360"/>
        <w:jc w:val="both"/>
        <w:rPr/>
      </w:pPr>
      <w:r w:rsidDel="00000000" w:rsidR="00000000" w:rsidRPr="00000000">
        <w:rPr>
          <w:rtl w:val="0"/>
        </w:rPr>
        <w:t xml:space="preserve">Gestion de la résiliation du contrat BEL</w:t>
      </w:r>
    </w:p>
    <w:p w:rsidR="00000000" w:rsidDel="00000000" w:rsidP="00000000" w:rsidRDefault="00000000" w:rsidRPr="00000000">
      <w:pPr>
        <w:numPr>
          <w:ilvl w:val="0"/>
          <w:numId w:val="105"/>
        </w:numPr>
        <w:pBdr/>
        <w:spacing w:after="240" w:before="240" w:lineRule="auto"/>
        <w:ind w:left="720" w:hanging="360"/>
        <w:jc w:val="both"/>
        <w:rPr/>
      </w:pPr>
      <w:r w:rsidDel="00000000" w:rsidR="00000000" w:rsidRPr="00000000">
        <w:rPr>
          <w:rtl w:val="0"/>
        </w:rPr>
        <w:t xml:space="preserve">Edition des contrats BEL à la création (Dossier client) à remettre au client.</w:t>
      </w:r>
    </w:p>
    <w:p w:rsidR="00000000" w:rsidDel="00000000" w:rsidP="00000000" w:rsidRDefault="00000000" w:rsidRPr="00000000">
      <w:pPr>
        <w:numPr>
          <w:ilvl w:val="0"/>
          <w:numId w:val="105"/>
        </w:numPr>
        <w:pBdr/>
        <w:spacing w:after="240" w:before="240" w:lineRule="auto"/>
        <w:ind w:left="720" w:hanging="360"/>
        <w:jc w:val="both"/>
        <w:rPr/>
      </w:pPr>
      <w:r w:rsidDel="00000000" w:rsidR="00000000" w:rsidRPr="00000000">
        <w:rPr>
          <w:rtl w:val="0"/>
        </w:rPr>
        <w:t xml:space="preserve">La saisie des ordres clients bourse en ligne ne passent pas par le carnet de l’agence (Exception faite pour le profil BOT qui peut substituer à WafaBourse en cas de défaillance technique).</w:t>
      </w:r>
    </w:p>
    <w:p w:rsidR="00000000" w:rsidDel="00000000" w:rsidP="00000000" w:rsidRDefault="00000000" w:rsidRPr="00000000">
      <w:pPr>
        <w:pBdr/>
        <w:spacing w:after="240" w:before="240" w:lineRule="auto"/>
        <w:ind w:left="720" w:firstLine="0"/>
        <w:contextualSpacing w:val="0"/>
        <w:jc w:val="both"/>
        <w:rPr/>
      </w:pPr>
      <w:r w:rsidDel="00000000" w:rsidR="00000000" w:rsidRPr="00000000">
        <w:rPr>
          <w:rtl w:val="0"/>
        </w:rPr>
      </w:r>
    </w:p>
    <w:p w:rsidR="00000000" w:rsidDel="00000000" w:rsidP="00000000" w:rsidRDefault="00000000" w:rsidRPr="00000000">
      <w:pPr>
        <w:pBdr/>
        <w:spacing w:after="240"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8reqzj" w:id="279"/>
      <w:bookmarkEnd w:id="279"/>
      <w:r w:rsidDel="00000000" w:rsidR="00000000" w:rsidRPr="00000000">
        <w:rPr>
          <w:rFonts w:ascii="Calibri" w:cs="Calibri" w:eastAsia="Calibri" w:hAnsi="Calibri"/>
          <w:b w:val="1"/>
          <w:color w:val="000000"/>
          <w:sz w:val="26"/>
          <w:szCs w:val="26"/>
          <w:rtl w:val="0"/>
        </w:rPr>
        <w:t xml:space="preserve">Description détaillée</w:t>
      </w:r>
      <w:r w:rsidDel="00000000" w:rsidR="00000000" w:rsidRPr="00000000">
        <w:rPr>
          <w:rtl w:val="0"/>
        </w:rPr>
      </w:r>
    </w:p>
    <w:p w:rsidR="00000000" w:rsidDel="00000000" w:rsidP="00000000" w:rsidRDefault="00000000" w:rsidRPr="00000000">
      <w:pPr>
        <w:pBdr/>
        <w:spacing w:after="240" w:before="240" w:lineRule="auto"/>
        <w:contextualSpacing w:val="0"/>
        <w:jc w:val="both"/>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0</wp:posOffset>
            </wp:positionH>
            <wp:positionV relativeFrom="paragraph">
              <wp:posOffset>0</wp:posOffset>
            </wp:positionV>
            <wp:extent cx="6331585" cy="7265670"/>
            <wp:effectExtent b="0" l="0" r="0" t="0"/>
            <wp:wrapSquare wrapText="bothSides" distB="0" distT="0" distL="0" distR="0"/>
            <wp:docPr id="16" name="image49.jpg"/>
            <a:graphic>
              <a:graphicData uri="http://schemas.openxmlformats.org/drawingml/2006/picture">
                <pic:pic>
                  <pic:nvPicPr>
                    <pic:cNvPr id="0" name="image49.jpg"/>
                    <pic:cNvPicPr preferRelativeResize="0"/>
                  </pic:nvPicPr>
                  <pic:blipFill>
                    <a:blip r:embed="rId40"/>
                    <a:srcRect b="0" l="0" r="0" t="0"/>
                    <a:stretch>
                      <a:fillRect/>
                    </a:stretch>
                  </pic:blipFill>
                  <pic:spPr>
                    <a:xfrm>
                      <a:off x="0" y="0"/>
                      <a:ext cx="6331585" cy="7265670"/>
                    </a:xfrm>
                    <a:prstGeom prst="rect"/>
                    <a:ln/>
                  </pic:spPr>
                </pic:pic>
              </a:graphicData>
            </a:graphic>
          </wp:anchor>
        </w:drawing>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sz w:val="22"/>
          <w:szCs w:val="22"/>
        </w:rPr>
      </w:pPr>
      <w:bookmarkStart w:colFirst="0" w:colLast="0" w:name="_nwp17c" w:id="280"/>
      <w:bookmarkEnd w:id="280"/>
      <w:r w:rsidDel="00000000" w:rsidR="00000000" w:rsidRPr="00000000">
        <w:rPr>
          <w:rFonts w:ascii="Calibri" w:cs="Calibri" w:eastAsia="Calibri" w:hAnsi="Calibri"/>
          <w:b w:val="1"/>
          <w:sz w:val="22"/>
          <w:szCs w:val="22"/>
          <w:rtl w:val="0"/>
        </w:rPr>
        <w:t xml:space="preserve">Alertes et notifications</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06"/>
        </w:numPr>
        <w:pBdr/>
        <w:ind w:left="720" w:hanging="360"/>
        <w:jc w:val="both"/>
        <w:rPr/>
      </w:pPr>
      <w:r w:rsidDel="00000000" w:rsidR="00000000" w:rsidRPr="00000000">
        <w:rPr>
          <w:rtl w:val="0"/>
        </w:rPr>
        <w:t xml:space="preserve">Alerte tableau de bord lors de la résiliation d'un contrat BEL.</w:t>
      </w:r>
    </w:p>
    <w:p w:rsidR="00000000" w:rsidDel="00000000" w:rsidP="00000000" w:rsidRDefault="00000000" w:rsidRPr="00000000">
      <w:pPr>
        <w:pBdr/>
        <w:contextualSpacing w:val="0"/>
        <w:jc w:val="both"/>
        <w:rPr>
          <w:color w:val="999999"/>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7wcjv5" w:id="281"/>
      <w:bookmarkEnd w:id="281"/>
      <w:r w:rsidDel="00000000" w:rsidR="00000000" w:rsidRPr="00000000">
        <w:rPr>
          <w:rFonts w:ascii="Calibri" w:cs="Calibri" w:eastAsia="Calibri" w:hAnsi="Calibri"/>
          <w:b w:val="1"/>
          <w:smallCaps w:val="1"/>
          <w:color w:val="404040"/>
          <w:sz w:val="32"/>
          <w:szCs w:val="32"/>
          <w:rtl w:val="0"/>
        </w:rPr>
        <w:t xml:space="preserve">Services/ Activités</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n1mu2y" w:id="282"/>
      <w:bookmarkEnd w:id="282"/>
      <w:r w:rsidDel="00000000" w:rsidR="00000000" w:rsidRPr="00000000">
        <w:rPr>
          <w:rFonts w:ascii="Calibri" w:cs="Calibri" w:eastAsia="Calibri" w:hAnsi="Calibri"/>
          <w:b w:val="1"/>
          <w:color w:val="000000"/>
          <w:sz w:val="26"/>
          <w:szCs w:val="26"/>
          <w:rtl w:val="0"/>
        </w:rPr>
        <w:t xml:space="preserve">Service/Activité 1</w:t>
      </w:r>
      <w:r w:rsidDel="00000000" w:rsidR="00000000" w:rsidRPr="00000000">
        <w:rPr>
          <w:rtl w:val="0"/>
        </w:rPr>
      </w:r>
    </w:p>
    <w:p w:rsidR="00000000" w:rsidDel="00000000" w:rsidP="00000000" w:rsidRDefault="00000000" w:rsidRPr="00000000">
      <w:pPr>
        <w:pBdr/>
        <w:spacing w:after="240" w:before="240" w:lineRule="auto"/>
        <w:ind w:right="142"/>
        <w:contextualSpacing w:val="0"/>
        <w:jc w:val="both"/>
        <w:rPr/>
      </w:pPr>
      <w:r w:rsidDel="00000000" w:rsidR="00000000" w:rsidRPr="00000000">
        <w:rPr>
          <w:rtl w:val="0"/>
        </w:rPr>
        <w:t xml:space="preserve">[</w:t>
      </w:r>
      <w:r w:rsidDel="00000000" w:rsidR="00000000" w:rsidRPr="00000000">
        <w:rPr>
          <w:i w:val="1"/>
          <w:rtl w:val="0"/>
        </w:rPr>
        <w:t xml:space="preserve">Processus décrit dans la Description des cas d'utilisation</w:t>
      </w:r>
      <w:r w:rsidDel="00000000" w:rsidR="00000000" w:rsidRPr="00000000">
        <w:rPr>
          <w:rtl w:val="0"/>
        </w:rPr>
        <w:t xml:space="preserve">]</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471acqr" w:id="283"/>
      <w:bookmarkEnd w:id="283"/>
      <w:r w:rsidDel="00000000" w:rsidR="00000000" w:rsidRPr="00000000">
        <w:rPr>
          <w:rFonts w:ascii="Calibri" w:cs="Calibri" w:eastAsia="Calibri" w:hAnsi="Calibri"/>
          <w:b w:val="1"/>
          <w:smallCaps w:val="1"/>
          <w:color w:val="404040"/>
          <w:sz w:val="32"/>
          <w:szCs w:val="32"/>
          <w:rtl w:val="0"/>
        </w:rPr>
        <w:t xml:space="preserve">Menu</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i w:val="1"/>
        </w:rPr>
      </w:pPr>
      <w:r w:rsidDel="00000000" w:rsidR="00000000" w:rsidRPr="00000000">
        <w:rPr>
          <w:i w:val="1"/>
          <w:rtl w:val="0"/>
        </w:rPr>
        <w:t xml:space="preserve">[Pas de Menu disponible à ce niveau d’étude]</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2m6kmyk" w:id="284"/>
      <w:bookmarkEnd w:id="284"/>
      <w:r w:rsidDel="00000000" w:rsidR="00000000" w:rsidRPr="00000000">
        <w:rPr>
          <w:rFonts w:ascii="Calibri" w:cs="Calibri" w:eastAsia="Calibri" w:hAnsi="Calibri"/>
          <w:b w:val="1"/>
          <w:smallCaps w:val="1"/>
          <w:color w:val="404040"/>
          <w:sz w:val="32"/>
          <w:szCs w:val="32"/>
          <w:rtl w:val="0"/>
        </w:rPr>
        <w:t xml:space="preserve">Description des cas d’utilisation</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1bux6d" w:id="285"/>
      <w:bookmarkEnd w:id="285"/>
      <w:r w:rsidDel="00000000" w:rsidR="00000000" w:rsidRPr="00000000">
        <w:rPr>
          <w:rFonts w:ascii="Calibri" w:cs="Calibri" w:eastAsia="Calibri" w:hAnsi="Calibri"/>
          <w:b w:val="1"/>
          <w:color w:val="000000"/>
          <w:sz w:val="26"/>
          <w:szCs w:val="26"/>
          <w:rtl w:val="0"/>
        </w:rPr>
        <w:t xml:space="preserve">Cas d’utilisation &lt;Saisie de la Convention Tripartite&gt;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lbifu6" w:id="286"/>
      <w:bookmarkEnd w:id="286"/>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30"/>
        </w:numPr>
        <w:pBdr/>
        <w:tabs>
          <w:tab w:val="left" w:pos="1428"/>
          <w:tab w:val="left" w:pos="2148"/>
          <w:tab w:val="left" w:pos="2868"/>
          <w:tab w:val="left" w:pos="3588"/>
          <w:tab w:val="left" w:pos="4308"/>
          <w:tab w:val="left" w:pos="502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Un écran est dédié à la création de la convention, il regroupe toutes les informations relatives au client, ces données seront saisies dès la création des comptes titres et espèces bourse en ligne.</w:t>
      </w:r>
      <w:r w:rsidDel="00000000" w:rsidR="00000000" w:rsidRPr="00000000">
        <w:rPr>
          <w:rtl w:val="0"/>
        </w:rPr>
      </w:r>
    </w:p>
    <w:p w:rsidR="00000000" w:rsidDel="00000000" w:rsidP="00000000" w:rsidRDefault="00000000" w:rsidRPr="00000000">
      <w:pPr>
        <w:numPr>
          <w:ilvl w:val="0"/>
          <w:numId w:val="30"/>
        </w:numPr>
        <w:pBdr/>
        <w:tabs>
          <w:tab w:val="left" w:pos="1428"/>
          <w:tab w:val="left" w:pos="2148"/>
          <w:tab w:val="left" w:pos="2868"/>
          <w:tab w:val="left" w:pos="3588"/>
          <w:tab w:val="left" w:pos="4308"/>
          <w:tab w:val="left" w:pos="502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Dès la création du compte espèce BEL, le système génère :</w:t>
      </w:r>
      <w:r w:rsidDel="00000000" w:rsidR="00000000" w:rsidRPr="00000000">
        <w:rPr>
          <w:rtl w:val="0"/>
        </w:rPr>
      </w:r>
    </w:p>
    <w:p w:rsidR="00000000" w:rsidDel="00000000" w:rsidP="00000000" w:rsidRDefault="00000000" w:rsidRPr="00000000">
      <w:pPr>
        <w:numPr>
          <w:ilvl w:val="0"/>
          <w:numId w:val="107"/>
        </w:numPr>
        <w:pBdr/>
        <w:tabs>
          <w:tab w:val="left" w:pos="1428"/>
          <w:tab w:val="left" w:pos="2148"/>
          <w:tab w:val="left" w:pos="2868"/>
          <w:tab w:val="left" w:pos="3588"/>
          <w:tab w:val="left" w:pos="4308"/>
          <w:tab w:val="left" w:pos="5028"/>
        </w:tabs>
        <w:spacing w:after="240" w:before="24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La fiche client dans le référentiel Valeur.</w:t>
      </w:r>
      <w:r w:rsidDel="00000000" w:rsidR="00000000" w:rsidRPr="00000000">
        <w:rPr>
          <w:rtl w:val="0"/>
        </w:rPr>
      </w:r>
    </w:p>
    <w:p w:rsidR="00000000" w:rsidDel="00000000" w:rsidP="00000000" w:rsidRDefault="00000000" w:rsidRPr="00000000">
      <w:pPr>
        <w:numPr>
          <w:ilvl w:val="0"/>
          <w:numId w:val="107"/>
        </w:numPr>
        <w:pBdr/>
        <w:tabs>
          <w:tab w:val="left" w:pos="1428"/>
          <w:tab w:val="left" w:pos="2148"/>
          <w:tab w:val="left" w:pos="2868"/>
          <w:tab w:val="left" w:pos="3588"/>
          <w:tab w:val="left" w:pos="4308"/>
          <w:tab w:val="left" w:pos="5028"/>
        </w:tabs>
        <w:spacing w:after="240" w:before="24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Le compte titre dédié BEL</w:t>
      </w:r>
      <w:r w:rsidDel="00000000" w:rsidR="00000000" w:rsidRPr="00000000">
        <w:rPr>
          <w:rtl w:val="0"/>
        </w:rPr>
      </w:r>
    </w:p>
    <w:p w:rsidR="00000000" w:rsidDel="00000000" w:rsidP="00000000" w:rsidRDefault="00000000" w:rsidRPr="00000000">
      <w:pPr>
        <w:numPr>
          <w:ilvl w:val="0"/>
          <w:numId w:val="107"/>
        </w:numPr>
        <w:pBdr/>
        <w:tabs>
          <w:tab w:val="left" w:pos="1428"/>
          <w:tab w:val="left" w:pos="2148"/>
          <w:tab w:val="left" w:pos="2868"/>
          <w:tab w:val="left" w:pos="3588"/>
          <w:tab w:val="left" w:pos="4308"/>
          <w:tab w:val="left" w:pos="5028"/>
        </w:tabs>
        <w:spacing w:after="240" w:before="240" w:line="276" w:lineRule="auto"/>
        <w:ind w:left="1440" w:hanging="360"/>
        <w:jc w:val="both"/>
        <w:rPr/>
      </w:pPr>
      <w:r w:rsidDel="00000000" w:rsidR="00000000" w:rsidRPr="00000000">
        <w:rPr>
          <w:rFonts w:ascii="Calibri" w:cs="Calibri" w:eastAsia="Calibri" w:hAnsi="Calibri"/>
          <w:b w:val="0"/>
          <w:color w:val="00000a"/>
          <w:sz w:val="22"/>
          <w:szCs w:val="22"/>
          <w:rtl w:val="0"/>
        </w:rPr>
        <w:t xml:space="preserve">L'éligibilité compte espèce / compte titre BEL</w:t>
      </w:r>
      <w:r w:rsidDel="00000000" w:rsidR="00000000" w:rsidRPr="00000000">
        <w:rPr>
          <w:rtl w:val="0"/>
        </w:rPr>
      </w:r>
    </w:p>
    <w:p w:rsidR="00000000" w:rsidDel="00000000" w:rsidP="00000000" w:rsidRDefault="00000000" w:rsidRPr="00000000">
      <w:pPr>
        <w:numPr>
          <w:ilvl w:val="0"/>
          <w:numId w:val="108"/>
        </w:numPr>
        <w:pBdr/>
        <w:tabs>
          <w:tab w:val="left" w:pos="1428"/>
          <w:tab w:val="left" w:pos="2148"/>
          <w:tab w:val="left" w:pos="2868"/>
          <w:tab w:val="left" w:pos="3588"/>
          <w:tab w:val="left" w:pos="4308"/>
          <w:tab w:val="left" w:pos="5028"/>
        </w:tabs>
        <w:spacing w:after="240" w:before="240" w:line="276" w:lineRule="auto"/>
        <w:ind w:left="720" w:hanging="360"/>
        <w:jc w:val="both"/>
        <w:rPr>
          <w:b w:val="1"/>
          <w:i w:val="1"/>
          <w:color w:val="00000a"/>
          <w:sz w:val="22"/>
          <w:szCs w:val="22"/>
        </w:rPr>
      </w:pPr>
      <w:r w:rsidDel="00000000" w:rsidR="00000000" w:rsidRPr="00000000">
        <w:rPr>
          <w:rFonts w:ascii="Calibri" w:cs="Calibri" w:eastAsia="Calibri" w:hAnsi="Calibri"/>
          <w:b w:val="0"/>
          <w:color w:val="00000a"/>
          <w:sz w:val="22"/>
          <w:szCs w:val="22"/>
          <w:rtl w:val="0"/>
        </w:rPr>
        <w:t xml:space="preserve">La note « BEL » doit être prévue au niveau de l'interface bourse en ligne / Megara, </w:t>
      </w:r>
      <w:r w:rsidDel="00000000" w:rsidR="00000000" w:rsidRPr="00000000">
        <w:rPr>
          <w:rFonts w:ascii="Calibri" w:cs="Calibri" w:eastAsia="Calibri" w:hAnsi="Calibri"/>
          <w:b w:val="1"/>
          <w:i w:val="1"/>
          <w:color w:val="00000a"/>
          <w:sz w:val="22"/>
          <w:szCs w:val="22"/>
          <w:rtl w:val="0"/>
        </w:rPr>
        <w:t xml:space="preserve">[Se référer aux spécifications techniques des interfaces]</w:t>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20gsq1z" w:id="287"/>
      <w:bookmarkEnd w:id="287"/>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à prévoir pour le cas d'utilisation « Création de la convention tripartite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tl w:val="0"/>
        </w:rPr>
      </w:r>
    </w:p>
    <w:tbl>
      <w:tblPr>
        <w:tblStyle w:val="Table93"/>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PRE-099-01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Création Compte espèce BEL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PRE-099-02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Création du Compte titre BEL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PRE-099-03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Éligibilité Compte espèce / Compte titre BEL</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kgg8ps" w:id="288"/>
      <w:bookmarkEnd w:id="288"/>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Les pré-conditions pour le cas d'utilisation « Création de la convention tripartite »</w:t>
      </w:r>
      <w:r w:rsidDel="00000000" w:rsidR="00000000" w:rsidRPr="00000000">
        <w:rPr>
          <w:rtl w:val="0"/>
        </w:rPr>
      </w:r>
    </w:p>
    <w:tbl>
      <w:tblPr>
        <w:tblStyle w:val="Table94"/>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POS-099-01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du compte titre ou du compte espèce BEL au niveau de  l'écran de saisi, L'une des deux informations est suffisante pour calculé la deuxième.</w:t>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2zlqixl" w:id="289"/>
      <w:bookmarkEnd w:id="289"/>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[Pas d'écran disponible à ce niveau]</w:t>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4"/>
          <w:szCs w:val="24"/>
        </w:rPr>
      </w:pPr>
      <w:bookmarkStart w:colFirst="0" w:colLast="0" w:name="_1er0t5e" w:id="290"/>
      <w:bookmarkEnd w:id="290"/>
      <w:r w:rsidDel="00000000" w:rsidR="00000000" w:rsidRPr="00000000">
        <w:rPr>
          <w:rFonts w:ascii="Calibri" w:cs="Calibri" w:eastAsia="Calibri" w:hAnsi="Calibri"/>
          <w:b w:val="1"/>
          <w:sz w:val="24"/>
          <w:szCs w:val="24"/>
          <w:rtl w:val="0"/>
        </w:rPr>
        <w:t xml:space="preserve">Règles de gestion </w:t>
      </w:r>
    </w:p>
    <w:tbl>
      <w:tblPr>
        <w:tblStyle w:val="Table95"/>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RG-099-01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date de souscription est la date jour</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RG-099-02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champ « Compte espèce BEL » est obligatoire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RG-099-03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champ « Compte titre BEL » est obligatoire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RG-099-04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Les informations sur la fiche client sont calculées par le système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RG-099-05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type du client est calculé automatiquement ainsi que le code d'identifiant</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yqobt7" w:id="291"/>
      <w:bookmarkEnd w:id="291"/>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Les traitements pour le cas d’utilisation « Création de la convention tripartite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96"/>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TRT-099-01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Ouverture de l'écran de saisie par l'utilisateur, plusieurs champs seront déduits en automatique</w:t>
            </w:r>
          </w:p>
          <w:p w:rsidR="00000000" w:rsidDel="00000000" w:rsidP="00000000" w:rsidRDefault="00000000" w:rsidRPr="00000000">
            <w:pPr>
              <w:widowControl w:val="0"/>
              <w:numPr>
                <w:ilvl w:val="0"/>
                <w:numId w:val="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Description de l'agence</w:t>
            </w:r>
          </w:p>
          <w:p w:rsidR="00000000" w:rsidDel="00000000" w:rsidP="00000000" w:rsidRDefault="00000000" w:rsidRPr="00000000">
            <w:pPr>
              <w:widowControl w:val="0"/>
              <w:numPr>
                <w:ilvl w:val="0"/>
                <w:numId w:val="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Responsable Commercial</w:t>
            </w:r>
          </w:p>
          <w:p w:rsidR="00000000" w:rsidDel="00000000" w:rsidP="00000000" w:rsidRDefault="00000000" w:rsidRPr="00000000">
            <w:pPr>
              <w:widowControl w:val="0"/>
              <w:numPr>
                <w:ilvl w:val="0"/>
                <w:numId w:val="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Code agence</w:t>
            </w:r>
          </w:p>
          <w:p w:rsidR="00000000" w:rsidDel="00000000" w:rsidP="00000000" w:rsidRDefault="00000000" w:rsidRPr="00000000">
            <w:pPr>
              <w:widowControl w:val="0"/>
              <w:numPr>
                <w:ilvl w:val="0"/>
                <w:numId w:val="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Numéro de Tél : Facultatif</w:t>
            </w:r>
          </w:p>
          <w:p w:rsidR="00000000" w:rsidDel="00000000" w:rsidP="00000000" w:rsidRDefault="00000000" w:rsidRPr="00000000">
            <w:pPr>
              <w:widowControl w:val="0"/>
              <w:numPr>
                <w:ilvl w:val="0"/>
                <w:numId w:val="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Date souscription égale à la date système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TRT-099-02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L'utilisateur identifie le compte espèce BEL et le système calcul le compte titre ou inversement. Plusieurs champs seront calculés en automatique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1"/>
                <w:sz w:val="22"/>
                <w:szCs w:val="22"/>
              </w:rPr>
            </w:pPr>
            <w:r w:rsidDel="00000000" w:rsidR="00000000" w:rsidRPr="00000000">
              <w:rPr>
                <w:rtl w:val="0"/>
              </w:rPr>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civilité du client</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Nom /Prénom</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Nationalité</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profession du client </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Ville et Pays de résidence</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Num de Tel</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L'adresse E-mail</w:t>
            </w:r>
          </w:p>
          <w:p w:rsidR="00000000" w:rsidDel="00000000" w:rsidP="00000000" w:rsidRDefault="00000000" w:rsidRPr="00000000">
            <w:pPr>
              <w:widowControl w:val="0"/>
              <w:numPr>
                <w:ilvl w:val="0"/>
                <w:numId w:val="1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type d'identité et le numéro d'identité</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1"/>
                <w:sz w:val="22"/>
                <w:szCs w:val="22"/>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Si une information manque dans l'affichage, l'utilisateur doit vérifier au niveau du référentiel.</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1"/>
                <w:sz w:val="22"/>
                <w:szCs w:val="22"/>
              </w:rPr>
            </w:pPr>
            <w:r w:rsidDel="00000000" w:rsidR="00000000" w:rsidRPr="00000000">
              <w:rPr>
                <w:rtl w:val="0"/>
              </w:rPr>
            </w:r>
          </w:p>
        </w:tc>
      </w:tr>
      <w:tr>
        <w:trPr>
          <w:trHeight w:val="1260" w:hRule="atLeast"/>
        </w:trP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TRT-099-03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 la sauvegarde, le statut de la convention est « en attente de validation »</w:t>
            </w:r>
          </w:p>
          <w:p w:rsidR="00000000" w:rsidDel="00000000" w:rsidP="00000000" w:rsidRDefault="00000000" w:rsidRPr="00000000">
            <w:pPr>
              <w:widowControl w:val="0"/>
              <w:numPr>
                <w:ilvl w:val="0"/>
                <w:numId w:val="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 Un bouton d'édition est affiché pour générer le contrat physique.</w:t>
            </w:r>
          </w:p>
          <w:p w:rsidR="00000000" w:rsidDel="00000000" w:rsidP="00000000" w:rsidRDefault="00000000" w:rsidRPr="00000000">
            <w:pPr>
              <w:widowControl w:val="0"/>
              <w:numPr>
                <w:ilvl w:val="0"/>
                <w:numId w:val="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contrat sera présenté au client, signé et retourné pour validation.</w:t>
            </w:r>
          </w:p>
          <w:p w:rsidR="00000000" w:rsidDel="00000000" w:rsidP="00000000" w:rsidRDefault="00000000" w:rsidRPr="00000000">
            <w:pPr>
              <w:widowControl w:val="0"/>
              <w:numPr>
                <w:ilvl w:val="0"/>
                <w:numId w:val="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Il est possible de scanner et de rattacher le contrat physique au niveau de la mappe de saisie dès sa signature.</w:t>
            </w:r>
          </w:p>
          <w:p w:rsidR="00000000" w:rsidDel="00000000" w:rsidP="00000000" w:rsidRDefault="00000000" w:rsidRPr="00000000">
            <w:pPr>
              <w:widowControl w:val="0"/>
              <w:numPr>
                <w:ilvl w:val="0"/>
                <w:numId w:val="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L’activation du contrat ne se fera qu’a sa validation, pour pouvoir informer Wafabourse de ce nouvel abonnement.</w:t>
            </w:r>
          </w:p>
        </w:tc>
      </w:tr>
    </w:tbl>
    <w:p w:rsidR="00000000" w:rsidDel="00000000" w:rsidP="00000000" w:rsidRDefault="00000000" w:rsidRPr="00000000">
      <w:pPr>
        <w:numPr>
          <w:ilvl w:val="0"/>
          <w:numId w:val="1"/>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A la validation de la convention le statut passe à « Validé » »</w:t>
      </w: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2dvym10" w:id="292"/>
      <w:bookmarkEnd w:id="292"/>
      <w:r w:rsidDel="00000000" w:rsidR="00000000" w:rsidRPr="00000000">
        <w:rPr>
          <w:rFonts w:ascii="Calibri" w:cs="Calibri" w:eastAsia="Calibri" w:hAnsi="Calibri"/>
          <w:b w:val="1"/>
          <w:sz w:val="22"/>
          <w:szCs w:val="22"/>
          <w:rtl w:val="0"/>
        </w:rPr>
        <w:t xml:space="preserve">Message d'erreur</w:t>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97"/>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t18w8t" w:id="293"/>
      <w:bookmarkEnd w:id="293"/>
      <w:r w:rsidDel="00000000" w:rsidR="00000000" w:rsidRPr="00000000">
        <w:rPr>
          <w:rFonts w:ascii="Calibri" w:cs="Calibri" w:eastAsia="Calibri" w:hAnsi="Calibri"/>
          <w:b w:val="1"/>
          <w:color w:val="000000"/>
          <w:sz w:val="26"/>
          <w:szCs w:val="26"/>
          <w:rtl w:val="0"/>
        </w:rPr>
        <w:t xml:space="preserve">Cas d’utilisation &lt;Saisie Bulletin de souscription à la bourse en ligne&gt;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d0wewm" w:id="294"/>
      <w:bookmarkEnd w:id="294"/>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numPr>
          <w:ilvl w:val="0"/>
          <w:numId w:val="30"/>
        </w:numPr>
        <w:pBdr/>
        <w:tabs>
          <w:tab w:val="left" w:pos="1428"/>
          <w:tab w:val="left" w:pos="2148"/>
          <w:tab w:val="left" w:pos="2868"/>
          <w:tab w:val="left" w:pos="3588"/>
          <w:tab w:val="left" w:pos="4308"/>
          <w:tab w:val="left" w:pos="502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Contrairement à la PEA, la création d'un contrat BEL n'est pas automatisée,  ce processus est conditionné par la validation de la convention tripartite.</w:t>
      </w:r>
      <w:r w:rsidDel="00000000" w:rsidR="00000000" w:rsidRPr="00000000">
        <w:rPr>
          <w:rtl w:val="0"/>
        </w:rPr>
      </w:r>
    </w:p>
    <w:p w:rsidR="00000000" w:rsidDel="00000000" w:rsidP="00000000" w:rsidRDefault="00000000" w:rsidRPr="00000000">
      <w:pPr>
        <w:numPr>
          <w:ilvl w:val="0"/>
          <w:numId w:val="30"/>
        </w:numPr>
        <w:pBdr/>
        <w:tabs>
          <w:tab w:val="left" w:pos="1428"/>
          <w:tab w:val="left" w:pos="2148"/>
          <w:tab w:val="left" w:pos="2868"/>
          <w:tab w:val="left" w:pos="3588"/>
          <w:tab w:val="left" w:pos="4308"/>
          <w:tab w:val="left" w:pos="502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Ce cas d'utilisation décrit les étapes pour la génération du bulletin de souscription qui va être transmis vers la Société de gestion (WAFA BOURSE) ) par fax.</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s66p4f" w:id="295"/>
      <w:bookmarkEnd w:id="295"/>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à prévoir pour le cas d'utilisation « Création de la convention trupartite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tl w:val="0"/>
        </w:rPr>
      </w:r>
    </w:p>
    <w:tbl>
      <w:tblPr>
        <w:tblStyle w:val="Table98"/>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PRE-100-01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2"/>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Validation de la convention tripartite. (Statut validé)</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c5u7s8" w:id="296"/>
      <w:bookmarkEnd w:id="296"/>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Les pré-conditions à prévoir pour le cas d'utilisation « Création de la convention trupartite »</w:t>
      </w:r>
      <w:r w:rsidDel="00000000" w:rsidR="00000000" w:rsidRPr="00000000">
        <w:rPr>
          <w:rtl w:val="0"/>
        </w:rPr>
      </w:r>
    </w:p>
    <w:tbl>
      <w:tblPr>
        <w:tblStyle w:val="Table99"/>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POS-100-01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du compte titre client BEL, ou le compte espèce, l'un génère l'autre via la configuration d'un SLA éligibilité compte titre / espèce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POS-100-02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4"/>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Montant de versement initial doit être supérieur ou égale à 5000 MAD</w:t>
            </w:r>
          </w:p>
        </w:tc>
      </w:tr>
    </w:tbl>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2rb4i01" w:id="297"/>
      <w:bookmarkEnd w:id="297"/>
      <w:r w:rsidDel="00000000" w:rsidR="00000000" w:rsidRPr="00000000">
        <w:rPr>
          <w:rFonts w:ascii="Calibri" w:cs="Calibri" w:eastAsia="Calibri" w:hAnsi="Calibri"/>
          <w:b w:val="1"/>
          <w:sz w:val="22"/>
          <w:szCs w:val="22"/>
          <w:rtl w:val="0"/>
        </w:rPr>
        <w:t xml:space="preserve">Diagramme </w:t>
      </w:r>
      <w:r w:rsidDel="00000000" w:rsidR="00000000" w:rsidRPr="00000000">
        <w:rPr>
          <w:rFonts w:ascii="Calibri" w:cs="Calibri" w:eastAsia="Calibri" w:hAnsi="Calibri"/>
          <w:b w:val="1"/>
          <w:sz w:val="24"/>
          <w:szCs w:val="24"/>
          <w:rtl w:val="0"/>
        </w:rPr>
        <w:t xml:space="preserve">d’activité</w:t>
      </w:r>
      <w:r w:rsidDel="00000000" w:rsidR="00000000" w:rsidRPr="00000000">
        <w:rPr>
          <w:rtl w:val="0"/>
        </w:rPr>
      </w:r>
    </w:p>
    <w:p w:rsidR="00000000" w:rsidDel="00000000" w:rsidP="00000000" w:rsidRDefault="00000000" w:rsidRPr="00000000">
      <w:pPr>
        <w:pBdr/>
        <w:contextualSpacing w:val="0"/>
        <w:jc w:val="both"/>
        <w:rPr>
          <w:color w:val="000000"/>
        </w:rPr>
      </w:pPr>
      <w:r w:rsidDel="00000000" w:rsidR="00000000" w:rsidRPr="00000000">
        <w:rPr>
          <w:color w:val="000000"/>
          <w:rtl w:val="0"/>
        </w:rPr>
        <w:t xml:space="preserve">[Pas d'écran disponible à ce niveau]</w:t>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16ges7u" w:id="298"/>
      <w:bookmarkEnd w:id="298"/>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tbl>
      <w:tblPr>
        <w:tblStyle w:val="Table100"/>
        <w:bidiVisual w:val="0"/>
        <w:tblW w:w="9240.0" w:type="dxa"/>
        <w:jc w:val="left"/>
        <w:tblInd w:w="-115.0" w:type="dxa"/>
        <w:tblLayout w:type="fixed"/>
        <w:tblLook w:val="0000"/>
      </w:tblPr>
      <w:tblGrid>
        <w:gridCol w:w="1511"/>
        <w:gridCol w:w="7729"/>
        <w:tblGridChange w:id="0">
          <w:tblGrid>
            <w:gridCol w:w="1511"/>
            <w:gridCol w:w="7729"/>
          </w:tblGrid>
        </w:tblGridChange>
      </w:tblGrid>
      <w:tr>
        <w:trPr>
          <w:trHeight w:val="100" w:hRule="atLeast"/>
        </w:trP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RG-100-01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Date de souscription est la date système par défaut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RG-100-02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L'automatisation du calcul du compte titre dés la saisie du compte espèce BEL et inversement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RG-100-03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génération automatique du nom du client, prénom et son adresse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RG-100-04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Génération automatique du login client</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qg2avn" w:id="299"/>
      <w:bookmarkEnd w:id="299"/>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101"/>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TRT-100-01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A l'ouverture de l'écran de saisi :</w:t>
            </w:r>
          </w:p>
          <w:p w:rsidR="00000000" w:rsidDel="00000000" w:rsidP="00000000" w:rsidRDefault="00000000" w:rsidRPr="00000000">
            <w:pPr>
              <w:widowControl w:val="0"/>
              <w:numPr>
                <w:ilvl w:val="0"/>
                <w:numId w:val="4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date de souscription reprend la date de système</w:t>
            </w:r>
          </w:p>
          <w:p w:rsidR="00000000" w:rsidDel="00000000" w:rsidP="00000000" w:rsidRDefault="00000000" w:rsidRPr="00000000">
            <w:pPr>
              <w:widowControl w:val="0"/>
              <w:numPr>
                <w:ilvl w:val="0"/>
                <w:numId w:val="4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Login du client est calculé au niveau du système pour le transmettre à WAFA Bourse.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TRT-100-02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L'utilisateur saisi le compte espèce ou titre BEL du client.  </w:t>
            </w:r>
          </w:p>
          <w:p w:rsidR="00000000" w:rsidDel="00000000" w:rsidP="00000000" w:rsidRDefault="00000000" w:rsidRPr="00000000">
            <w:pPr>
              <w:widowControl w:val="0"/>
              <w:numPr>
                <w:ilvl w:val="0"/>
                <w:numId w:val="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 ce niveau, le nom, le prénom et l'adresse du client sont générés automatiquement</w:t>
            </w:r>
          </w:p>
          <w:p w:rsidR="00000000" w:rsidDel="00000000" w:rsidP="00000000" w:rsidRDefault="00000000" w:rsidRPr="00000000">
            <w:pPr>
              <w:widowControl w:val="0"/>
              <w:numPr>
                <w:ilvl w:val="0"/>
                <w:numId w:val="5"/>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Login du client est généré par le système : le login reprendra le code alternatif qui est égal à l'identifiant du client au niveau du HOST.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TRT-100-03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L'utilisateur renseigne le montant du premier versement qui doit être supérieur ou égale à 5000 MAD.</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TRT-100-04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Sauvegarde de l'écran de saisie :</w:t>
            </w:r>
          </w:p>
          <w:p w:rsidR="00000000" w:rsidDel="00000000" w:rsidP="00000000" w:rsidRDefault="00000000" w:rsidRPr="00000000">
            <w:pPr>
              <w:widowControl w:val="0"/>
              <w:numPr>
                <w:ilvl w:val="0"/>
                <w:numId w:val="6"/>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référence du contrat est générée automatiquement. Exemple : BEL0000891</w:t>
            </w:r>
          </w:p>
          <w:p w:rsidR="00000000" w:rsidDel="00000000" w:rsidP="00000000" w:rsidRDefault="00000000" w:rsidRPr="00000000">
            <w:pPr>
              <w:widowControl w:val="0"/>
              <w:numPr>
                <w:ilvl w:val="0"/>
                <w:numId w:val="6"/>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statut du bulletin est en « attente de validation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TRT-100-05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6"/>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Un bouton d'édition s'affiche pour générer le contrat physique, qui sera remit signé de la part du client pour validation </w:t>
            </w:r>
          </w:p>
          <w:p w:rsidR="00000000" w:rsidDel="00000000" w:rsidP="00000000" w:rsidRDefault="00000000" w:rsidRPr="00000000">
            <w:pPr>
              <w:widowControl w:val="0"/>
              <w:numPr>
                <w:ilvl w:val="0"/>
                <w:numId w:val="6"/>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Aprés la validation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le statut du contrat est « Activé »</w:t>
            </w:r>
          </w:p>
        </w:tc>
      </w:tr>
    </w:tbl>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25lcl3g" w:id="300"/>
      <w:bookmarkEnd w:id="300"/>
      <w:r w:rsidDel="00000000" w:rsidR="00000000" w:rsidRPr="00000000">
        <w:rPr>
          <w:rFonts w:ascii="Calibri" w:cs="Calibri" w:eastAsia="Calibri" w:hAnsi="Calibri"/>
          <w:b w:val="1"/>
          <w:sz w:val="22"/>
          <w:szCs w:val="22"/>
          <w:rtl w:val="0"/>
        </w:rPr>
        <w:t xml:space="preserve">Message </w:t>
      </w:r>
      <w:r w:rsidDel="00000000" w:rsidR="00000000" w:rsidRPr="00000000">
        <w:rPr>
          <w:rFonts w:ascii="Calibri" w:cs="Calibri" w:eastAsia="Calibri" w:hAnsi="Calibri"/>
          <w:b w:val="1"/>
          <w:sz w:val="24"/>
          <w:szCs w:val="24"/>
          <w:rtl w:val="0"/>
        </w:rPr>
        <w:t xml:space="preserve">d'erreur</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102"/>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kqmvb9" w:id="301"/>
      <w:bookmarkEnd w:id="301"/>
      <w:r w:rsidDel="00000000" w:rsidR="00000000" w:rsidRPr="00000000">
        <w:rPr>
          <w:rFonts w:ascii="Calibri" w:cs="Calibri" w:eastAsia="Calibri" w:hAnsi="Calibri"/>
          <w:b w:val="1"/>
          <w:color w:val="000000"/>
          <w:sz w:val="26"/>
          <w:szCs w:val="26"/>
          <w:rtl w:val="0"/>
        </w:rPr>
        <w:t xml:space="preserve">Cas d’utilisation &lt;Gestion des exécutions d'un Ordre BEL&gt;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4qadz2" w:id="302"/>
      <w:bookmarkEnd w:id="302"/>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tabs>
          <w:tab w:val="left" w:pos="1428"/>
          <w:tab w:val="left" w:pos="2148"/>
          <w:tab w:val="left" w:pos="2868"/>
          <w:tab w:val="left" w:pos="3588"/>
          <w:tab w:val="left" w:pos="4308"/>
          <w:tab w:val="left" w:pos="502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Un client bourse en ligne ne passe pas par le carnet pour l'initiation de ses ordres, mais le système reçoit des avis d'opéré de Wafa Bourse pour exécution. [Se référer au diagramme de séquence]</w:t>
      </w:r>
      <w:r w:rsidDel="00000000" w:rsidR="00000000" w:rsidRPr="00000000">
        <w:rPr>
          <w:rtl w:val="0"/>
        </w:rPr>
      </w:r>
    </w:p>
    <w:p w:rsidR="00000000" w:rsidDel="00000000" w:rsidP="00000000" w:rsidRDefault="00000000" w:rsidRPr="00000000">
      <w:pPr>
        <w:pBdr/>
        <w:tabs>
          <w:tab w:val="left" w:pos="1428"/>
          <w:tab w:val="left" w:pos="2148"/>
          <w:tab w:val="left" w:pos="2868"/>
          <w:tab w:val="left" w:pos="3588"/>
          <w:tab w:val="left" w:pos="4308"/>
          <w:tab w:val="left" w:pos="502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L’envoi des fichiers de Wafa Bourse se fait aussi en jour férié et les données seront traitées en date du premier jour ouvrable suivant. </w:t>
      </w:r>
      <w:r w:rsidDel="00000000" w:rsidR="00000000" w:rsidRPr="00000000">
        <w:rPr>
          <w:rtl w:val="0"/>
        </w:rPr>
      </w:r>
    </w:p>
    <w:p w:rsidR="00000000" w:rsidDel="00000000" w:rsidP="00000000" w:rsidRDefault="00000000" w:rsidRPr="00000000">
      <w:pPr>
        <w:pBdr/>
        <w:tabs>
          <w:tab w:val="left" w:pos="1428"/>
          <w:tab w:val="left" w:pos="2148"/>
          <w:tab w:val="left" w:pos="2868"/>
          <w:tab w:val="left" w:pos="3588"/>
          <w:tab w:val="left" w:pos="4308"/>
          <w:tab w:val="left" w:pos="5028"/>
        </w:tabs>
        <w:spacing w:after="240" w:before="240" w:line="276" w:lineRule="auto"/>
        <w:ind w:left="720" w:firstLine="0"/>
        <w:contextualSpacing w:val="0"/>
        <w:jc w:val="both"/>
        <w:rPr/>
      </w:pPr>
      <w:r w:rsidDel="00000000" w:rsidR="00000000" w:rsidRPr="00000000">
        <w:rPr>
          <w:rFonts w:ascii="Calibri" w:cs="Calibri" w:eastAsia="Calibri" w:hAnsi="Calibri"/>
          <w:b w:val="0"/>
          <w:color w:val="00000a"/>
          <w:sz w:val="22"/>
          <w:szCs w:val="22"/>
          <w:rtl w:val="0"/>
        </w:rPr>
        <w:t xml:space="preserve">Les exécutions sont envoyées en date de négociation et seront traités en tant qu’ordre réseau.</w:t>
      </w:r>
      <w:r w:rsidDel="00000000" w:rsidR="00000000" w:rsidRPr="00000000">
        <w:rPr>
          <w:rtl w:val="0"/>
        </w:rPr>
      </w:r>
    </w:p>
    <w:p w:rsidR="00000000" w:rsidDel="00000000" w:rsidP="00000000" w:rsidRDefault="00000000" w:rsidRPr="00000000">
      <w:pPr>
        <w:pBdr/>
        <w:tabs>
          <w:tab w:val="left" w:pos="1428"/>
          <w:tab w:val="left" w:pos="2148"/>
          <w:tab w:val="left" w:pos="2868"/>
          <w:tab w:val="left" w:pos="3588"/>
          <w:tab w:val="left" w:pos="4308"/>
          <w:tab w:val="left" w:pos="5028"/>
        </w:tabs>
        <w:spacing w:after="240" w:before="240" w:line="276" w:lineRule="auto"/>
        <w:ind w:left="720" w:firstLine="0"/>
        <w:contextualSpacing w:val="0"/>
        <w:jc w:val="both"/>
        <w:rPr>
          <w:rFonts w:ascii="Calibri" w:cs="Calibri" w:eastAsia="Calibri" w:hAnsi="Calibri"/>
          <w:b w:val="1"/>
          <w:i w:val="1"/>
          <w:color w:val="00000a"/>
          <w:sz w:val="22"/>
          <w:szCs w:val="22"/>
        </w:rPr>
      </w:pPr>
      <w:r w:rsidDel="00000000" w:rsidR="00000000" w:rsidRPr="00000000">
        <w:rPr>
          <w:rFonts w:ascii="Calibri" w:cs="Calibri" w:eastAsia="Calibri" w:hAnsi="Calibri"/>
          <w:b w:val="0"/>
          <w:color w:val="00000a"/>
          <w:sz w:val="22"/>
          <w:szCs w:val="22"/>
          <w:rtl w:val="0"/>
        </w:rPr>
        <w:t xml:space="preserve">Le système procède au règlement livraison des opérations des réceptions des avis d'opéré transmis par Wafa Bourse en créant l'ordre relatif à chaque exécution </w:t>
      </w:r>
      <w:r w:rsidDel="00000000" w:rsidR="00000000" w:rsidRPr="00000000">
        <w:rPr>
          <w:rFonts w:ascii="Calibri" w:cs="Calibri" w:eastAsia="Calibri" w:hAnsi="Calibri"/>
          <w:b w:val="1"/>
          <w:i w:val="1"/>
          <w:color w:val="00000a"/>
          <w:sz w:val="22"/>
          <w:szCs w:val="22"/>
          <w:rtl w:val="0"/>
        </w:rPr>
        <w:t xml:space="preserve">(Une exécution = Un ordre)</w:t>
      </w:r>
    </w:p>
    <w:p w:rsidR="00000000" w:rsidDel="00000000" w:rsidP="00000000" w:rsidRDefault="00000000" w:rsidRPr="00000000">
      <w:pPr>
        <w:pBdr/>
        <w:tabs>
          <w:tab w:val="left" w:pos="708"/>
        </w:tabs>
        <w:spacing w:after="240" w:before="240" w:line="276" w:lineRule="auto"/>
        <w:ind w:left="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hanging="720"/>
        <w:jc w:val="both"/>
        <w:rPr/>
      </w:pPr>
      <w:bookmarkStart w:colFirst="0" w:colLast="0" w:name="_1jvko6v" w:id="303"/>
      <w:bookmarkEnd w:id="303"/>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à prévoir pour le cas d'utilisation « Création de l'exécution d'un ordre BEL »</w:t>
      </w:r>
      <w:r w:rsidDel="00000000" w:rsidR="00000000" w:rsidRPr="00000000">
        <w:rPr>
          <w:rtl w:val="0"/>
        </w:rPr>
      </w:r>
    </w:p>
    <w:tbl>
      <w:tblPr>
        <w:tblStyle w:val="Table103"/>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PRE-101-01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Récéption de l'avis d'opéré de WAFA bourse </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43v86uo" w:id="304"/>
      <w:bookmarkEnd w:id="304"/>
      <w:r w:rsidDel="00000000" w:rsidR="00000000" w:rsidRPr="00000000">
        <w:rPr>
          <w:rFonts w:ascii="Calibri" w:cs="Calibri" w:eastAsia="Calibri" w:hAnsi="Calibri"/>
          <w:b w:val="1"/>
          <w:sz w:val="24"/>
          <w:szCs w:val="24"/>
          <w:rtl w:val="0"/>
        </w:rPr>
        <w:t xml:space="preserve">Post-conditions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Les post-conditions à prévoir pour le cas d'utilisation « Création de l'exécution d'un ordre BEL »</w:t>
      </w:r>
      <w:r w:rsidDel="00000000" w:rsidR="00000000" w:rsidRPr="00000000">
        <w:rPr>
          <w:rtl w:val="0"/>
        </w:rPr>
      </w:r>
    </w:p>
    <w:tbl>
      <w:tblPr>
        <w:tblStyle w:val="Table104"/>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POS-101-01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0"/>
                <w:szCs w:val="20"/>
              </w:rPr>
            </w:pPr>
            <w:r w:rsidDel="00000000" w:rsidR="00000000" w:rsidRPr="00000000">
              <w:rPr>
                <w:rFonts w:ascii="Calibri" w:cs="Calibri" w:eastAsia="Calibri" w:hAnsi="Calibri"/>
                <w:b w:val="0"/>
                <w:i w:val="0"/>
                <w:sz w:val="20"/>
                <w:szCs w:val="20"/>
                <w:rtl w:val="0"/>
              </w:rPr>
              <w:t xml:space="preserve">Identification du compte titre ou du compte espèce BEL</w:t>
            </w:r>
          </w:p>
          <w:p w:rsidR="00000000" w:rsidDel="00000000" w:rsidP="00000000" w:rsidRDefault="00000000" w:rsidRPr="00000000">
            <w:pPr>
              <w:widowControl w:val="0"/>
              <w:numPr>
                <w:ilvl w:val="0"/>
                <w:numId w:val="7"/>
              </w:numPr>
              <w:pBdr/>
              <w:spacing w:after="0" w:before="0" w:line="240" w:lineRule="auto"/>
              <w:ind w:left="720" w:hanging="360"/>
              <w:jc w:val="both"/>
              <w:rPr>
                <w:b w:val="0"/>
                <w:i w:val="0"/>
                <w:sz w:val="20"/>
                <w:szCs w:val="20"/>
              </w:rPr>
            </w:pPr>
            <w:r w:rsidDel="00000000" w:rsidR="00000000" w:rsidRPr="00000000">
              <w:rPr>
                <w:rFonts w:ascii="Calibri" w:cs="Calibri" w:eastAsia="Calibri" w:hAnsi="Calibri"/>
                <w:b w:val="0"/>
                <w:i w:val="0"/>
                <w:sz w:val="20"/>
                <w:szCs w:val="20"/>
                <w:rtl w:val="0"/>
              </w:rPr>
              <w:t xml:space="preserve">L'une des deux informations est suffisante pour calculé la deuxième,  générée selon la configuration éligibilité (Compte titre / Compte espèce)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POS-101-02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du titre de l'opération</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1"/>
                <w:sz w:val="22"/>
                <w:szCs w:val="22"/>
              </w:rPr>
            </w:pPr>
            <w:r w:rsidDel="00000000" w:rsidR="00000000" w:rsidRPr="00000000">
              <w:rPr>
                <w:rtl w:val="0"/>
              </w:rPr>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POS-101-03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Saisie de la référence du contrat, a transmettre pour le règlement / Livraison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POS-101-04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Saisie de la quantité exécutée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POS-101-05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Saisie du prix d'exécution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POS-101-06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du sens de l'ordre (Achat / vente)</w:t>
            </w:r>
          </w:p>
        </w:tc>
      </w:tr>
    </w:tbl>
    <w:p w:rsidR="00000000" w:rsidDel="00000000" w:rsidP="00000000" w:rsidRDefault="00000000" w:rsidRPr="00000000">
      <w:pPr>
        <w:pBdr/>
        <w:contextualSpacing w:val="0"/>
        <w:jc w:val="both"/>
        <w:rPr>
          <w:rFonts w:ascii="Calibri" w:cs="Calibri" w:eastAsia="Calibri" w:hAnsi="Calibri"/>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2j0ih2h" w:id="305"/>
      <w:bookmarkEnd w:id="305"/>
      <w:r w:rsidDel="00000000" w:rsidR="00000000" w:rsidRPr="00000000">
        <w:rPr>
          <w:rFonts w:ascii="Calibri" w:cs="Calibri" w:eastAsia="Calibri" w:hAnsi="Calibri"/>
          <w:b w:val="1"/>
          <w:sz w:val="24"/>
          <w:szCs w:val="24"/>
          <w:rtl w:val="0"/>
        </w:rPr>
        <w:t xml:space="preserve">Diagramme d’activité</w:t>
      </w:r>
      <w:r w:rsidDel="00000000" w:rsidR="00000000" w:rsidRPr="00000000">
        <w:rPr>
          <w:rtl w:val="0"/>
        </w:rPr>
      </w:r>
    </w:p>
    <w:p w:rsidR="00000000" w:rsidDel="00000000" w:rsidP="00000000" w:rsidRDefault="00000000" w:rsidRPr="00000000">
      <w:pPr>
        <w:pBdr/>
        <w:contextualSpacing w:val="0"/>
        <w:jc w:val="both"/>
        <w:rPr>
          <w:color w:val="000000"/>
        </w:rPr>
      </w:pPr>
      <w:r w:rsidDel="00000000" w:rsidR="00000000" w:rsidRPr="00000000">
        <w:rPr>
          <w:color w:val="000000"/>
          <w:rtl w:val="0"/>
        </w:rPr>
        <w:t xml:space="preserve">[Pas d'écran disponible à ce niveau]</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y5sraa" w:id="306"/>
      <w:bookmarkEnd w:id="306"/>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Les règles de gestion à prévoir pour le cas d'utilisation « Création de l'exécution d'un ordre BEL »</w:t>
      </w:r>
      <w:r w:rsidDel="00000000" w:rsidR="00000000" w:rsidRPr="00000000">
        <w:rPr>
          <w:rtl w:val="0"/>
        </w:rPr>
      </w:r>
    </w:p>
    <w:tbl>
      <w:tblPr>
        <w:tblStyle w:val="Table105"/>
        <w:bidiVisual w:val="0"/>
        <w:tblW w:w="9240.0" w:type="dxa"/>
        <w:jc w:val="left"/>
        <w:tblInd w:w="-115.0" w:type="dxa"/>
        <w:tblLayout w:type="fixed"/>
        <w:tblLook w:val="0000"/>
      </w:tblPr>
      <w:tblGrid>
        <w:gridCol w:w="1511"/>
        <w:gridCol w:w="7729"/>
        <w:tblGridChange w:id="0">
          <w:tblGrid>
            <w:gridCol w:w="1511"/>
            <w:gridCol w:w="7729"/>
          </w:tblGrid>
        </w:tblGridChange>
      </w:tblGrid>
      <w:tr>
        <w:trPr>
          <w:trHeight w:val="100" w:hRule="atLeast"/>
        </w:trP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RG-101-01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référence de l'exécution est calculée par le système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RG-101-02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date de dénouement est calculée sur la base de la date d'exécution (Contexte configurable par SLA)</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RG-101-03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L'impôt de bourse (HT, TTC) le taux de la commission de bourse et la TVA sont calculés par le système.</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RG-101-04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commission de courtage (HT, TTC) le taux de la commission de courtage et la TVA sont calculés par le système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RG-101-05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référence de l'ordre est calculée dès la sauvegarde de l'exécution</w:t>
            </w:r>
          </w:p>
        </w:tc>
      </w:tr>
    </w:tbl>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3i5g9y3" w:id="307"/>
      <w:bookmarkEnd w:id="307"/>
      <w:r w:rsidDel="00000000" w:rsidR="00000000" w:rsidRPr="00000000">
        <w:rPr>
          <w:rFonts w:ascii="Calibri" w:cs="Calibri" w:eastAsia="Calibri" w:hAnsi="Calibri"/>
          <w:b w:val="1"/>
          <w:sz w:val="24"/>
          <w:szCs w:val="24"/>
          <w:rtl w:val="0"/>
        </w:rPr>
        <w:t xml:space="preserve">Traitements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0" w:right="142" w:firstLine="0"/>
        <w:jc w:val="both"/>
        <w:rPr/>
      </w:pPr>
      <w:r w:rsidDel="00000000" w:rsidR="00000000" w:rsidRPr="00000000">
        <w:rPr>
          <w:rFonts w:ascii="Calibri" w:cs="Calibri" w:eastAsia="Calibri" w:hAnsi="Calibri"/>
          <w:b w:val="0"/>
          <w:color w:val="00000a"/>
          <w:sz w:val="22"/>
          <w:szCs w:val="22"/>
          <w:rtl w:val="0"/>
        </w:rPr>
        <w:t xml:space="preserve">Les traitements relatifs au cas d'utilisation « Création de l'exécution d'un ordre BEL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106"/>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7"/>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Identification du compte titre ou espèce du client BEL</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8"/>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de la référence du contrat à transmettre vers le règlement livraison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TRT-101-03</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9"/>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L'utilisateur défile l'onbloor sur la date d'exécution, la date de dénouement de l'ordre sera calculée automatiquement (Contexte SLA « Configuration date de dénouement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TRT-101-04</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20"/>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du titre de l'opération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TRT-101-05</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de la quantité</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TRT-101-06</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1"/>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Saisie du sens de l'opération</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TRT-101-07</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À la saisie du prix le système génère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 Commission de courtage : (Taux, TTC, HT, TVA)</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 Impôt de bourse : (Taux, TTC, HT, TVA)</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pPr>
            <w:r w:rsidDel="00000000" w:rsidR="00000000" w:rsidRPr="00000000">
              <w:rPr>
                <w:rtl w:val="0"/>
              </w:rPr>
              <w:t xml:space="preserve">TRT-101-08</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numPr>
                <w:ilvl w:val="0"/>
                <w:numId w:val="12"/>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A la sauvegarde de l'exécution, le système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 Génère la référence de l'ordre rattaché à l'exécution dans un statut « Envoyé R/L)</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 Une notification est transmise vers le Règlement Livraison.</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 L'exécution est sauvegardée avec un statut « Traité »</w:t>
            </w:r>
          </w:p>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         - Un mouvement titre est généré avec le statut « exécuté »</w:t>
            </w:r>
          </w:p>
        </w:tc>
      </w:tr>
    </w:tbl>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pPr>
      <w:bookmarkStart w:colFirst="0" w:colLast="0" w:name="_1xaqk5w" w:id="308"/>
      <w:bookmarkEnd w:id="308"/>
      <w:r w:rsidDel="00000000" w:rsidR="00000000" w:rsidRPr="00000000">
        <w:rPr>
          <w:rFonts w:ascii="Calibri" w:cs="Calibri" w:eastAsia="Calibri" w:hAnsi="Calibri"/>
          <w:b w:val="1"/>
          <w:sz w:val="24"/>
          <w:szCs w:val="24"/>
          <w:rtl w:val="0"/>
        </w:rPr>
        <w:t xml:space="preserve">Message d'erreur</w:t>
      </w:r>
      <w:r w:rsidDel="00000000" w:rsidR="00000000" w:rsidRPr="00000000">
        <w:rPr>
          <w:rtl w:val="0"/>
        </w:rPr>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107"/>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keepNext w:val="1"/>
        <w:keepLines w:val="1"/>
        <w:numPr>
          <w:ilvl w:val="1"/>
          <w:numId w:val="61"/>
        </w:numPr>
        <w:pBdr/>
        <w:spacing w:after="240" w:before="240" w:line="276" w:lineRule="auto"/>
        <w:ind w:left="576" w:right="142" w:hanging="576"/>
        <w:jc w:val="both"/>
        <w:rPr/>
      </w:pPr>
      <w:bookmarkStart w:colFirst="0" w:colLast="0" w:name="_4hae2tp" w:id="309"/>
      <w:bookmarkEnd w:id="309"/>
      <w:r w:rsidDel="00000000" w:rsidR="00000000" w:rsidRPr="00000000">
        <w:rPr>
          <w:rFonts w:ascii="Calibri" w:cs="Calibri" w:eastAsia="Calibri" w:hAnsi="Calibri"/>
          <w:b w:val="1"/>
          <w:color w:val="000000"/>
          <w:sz w:val="26"/>
          <w:szCs w:val="26"/>
          <w:rtl w:val="0"/>
        </w:rPr>
        <w:t xml:space="preserve">Cas d’utilisation &lt;Gestion des ordres de S/R BEL&gt;</w:t>
      </w:r>
      <w:r w:rsidDel="00000000" w:rsidR="00000000" w:rsidRPr="00000000">
        <w:rPr>
          <w:rtl w:val="0"/>
        </w:rPr>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Les ordres de souscription / rachat OPCVM pour les clients BEL seront transmis via un fichier d’ordres depuis Wafa Bourse (Collecteur d’ordres), l’intégration du fichier doit générer les ordres S/R au niveau de MegaTrade.</w:t>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Un seul fichier est transmis pour les ordres OPCVM quotidiens et hebdomadaires.</w:t>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Les ordres de souscription rachat collectés par Wafa Bourse sont transmis </w:t>
      </w:r>
      <w:r w:rsidDel="00000000" w:rsidR="00000000" w:rsidRPr="00000000">
        <w:rPr>
          <w:b w:val="1"/>
          <w:i w:val="1"/>
          <w:u w:val="single"/>
          <w:rtl w:val="0"/>
        </w:rPr>
        <w:t xml:space="preserve">sans date de négociation</w:t>
      </w:r>
      <w:r w:rsidDel="00000000" w:rsidR="00000000" w:rsidRPr="00000000">
        <w:rPr>
          <w:rtl w:val="0"/>
        </w:rPr>
        <w:t xml:space="preserve"> qui sera définie selon la fréquence de l’OPCVM si quotidien ou hebdomadaire et selon la cut-off récéption.</w:t>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Les ordres SR bourse en ligne générés dans MegaTrade doivent suivre le cycle de vie du carnet SR d’AWB  </w:t>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Aucune modification par rapport à la gestion du carnet d'ordre OPCVM, l’utilisateur reçoit des ordres qu’il doit générer au niveau du système.</w:t>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A la réception de la dernière VL, tous les ordres seront exécutés et transmis  vers le règlement livraison.</w:t>
      </w:r>
    </w:p>
    <w:p w:rsidR="00000000" w:rsidDel="00000000" w:rsidP="00000000" w:rsidRDefault="00000000" w:rsidRPr="00000000">
      <w:pPr>
        <w:numPr>
          <w:ilvl w:val="0"/>
          <w:numId w:val="32"/>
        </w:numPr>
        <w:pBdr/>
        <w:spacing w:before="240" w:lineRule="auto"/>
        <w:ind w:left="720" w:hanging="360"/>
        <w:jc w:val="both"/>
        <w:rPr/>
      </w:pPr>
      <w:r w:rsidDel="00000000" w:rsidR="00000000" w:rsidRPr="00000000">
        <w:rPr>
          <w:rtl w:val="0"/>
        </w:rPr>
        <w:t xml:space="preserve">Se référer à la section [&lt;Saisie manuelle d’un ordre de souscription rachat OPCVM&gt;]</w:t>
      </w:r>
    </w:p>
    <w:p w:rsidR="00000000" w:rsidDel="00000000" w:rsidP="00000000" w:rsidRDefault="00000000" w:rsidRPr="00000000">
      <w:pPr>
        <w:keepNext w:val="1"/>
        <w:keepLines w:val="1"/>
        <w:numPr>
          <w:ilvl w:val="1"/>
          <w:numId w:val="61"/>
        </w:numPr>
        <w:pBdr/>
        <w:spacing w:after="240" w:before="240" w:line="276" w:lineRule="auto"/>
        <w:ind w:left="576" w:right="142" w:hanging="576"/>
        <w:jc w:val="both"/>
        <w:rPr/>
      </w:pPr>
      <w:bookmarkStart w:colFirst="0" w:colLast="0" w:name="_2wfod1i" w:id="310"/>
      <w:bookmarkEnd w:id="310"/>
      <w:r w:rsidDel="00000000" w:rsidR="00000000" w:rsidRPr="00000000">
        <w:rPr>
          <w:rFonts w:ascii="Calibri" w:cs="Calibri" w:eastAsia="Calibri" w:hAnsi="Calibri"/>
          <w:b w:val="1"/>
          <w:color w:val="000000"/>
          <w:sz w:val="26"/>
          <w:szCs w:val="26"/>
          <w:rtl w:val="0"/>
        </w:rPr>
        <w:t xml:space="preserve">Cas d’utilisation &lt;Résiliation d'un compte bourse en ligne&gt;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pPr>
      <w:bookmarkStart w:colFirst="0" w:colLast="0" w:name="_1bkyn9b" w:id="311"/>
      <w:bookmarkEnd w:id="311"/>
      <w:r w:rsidDel="00000000" w:rsidR="00000000" w:rsidRPr="00000000">
        <w:rPr>
          <w:rFonts w:ascii="Calibri" w:cs="Calibri" w:eastAsia="Calibri" w:hAnsi="Calibri"/>
          <w:b w:val="1"/>
          <w:sz w:val="24"/>
          <w:szCs w:val="24"/>
          <w:rtl w:val="0"/>
        </w:rPr>
        <w:t xml:space="preserve">Définition et objectif</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Il est convenu que le client peut demander la résiliation de son contrat au prés de son agence.</w:t>
      </w:r>
    </w:p>
    <w:p w:rsidR="00000000" w:rsidDel="00000000" w:rsidP="00000000" w:rsidRDefault="00000000" w:rsidRPr="00000000">
      <w:pPr>
        <w:numPr>
          <w:ilvl w:val="0"/>
          <w:numId w:val="101"/>
        </w:numPr>
        <w:pBdr/>
        <w:ind w:left="720" w:hanging="360"/>
        <w:jc w:val="both"/>
        <w:rPr/>
      </w:pPr>
      <w:r w:rsidDel="00000000" w:rsidR="00000000" w:rsidRPr="00000000">
        <w:rPr>
          <w:rtl w:val="0"/>
        </w:rPr>
        <w:t xml:space="preserve">L'objectif de ce cas d'utilisation est le déclanchement de la procédure de résiliation du contrat BEL jusqu'a transfert des provisions vers des comptes titres et espèces annexés au client.</w:t>
      </w:r>
    </w:p>
    <w:p w:rsidR="00000000" w:rsidDel="00000000" w:rsidP="00000000" w:rsidRDefault="00000000" w:rsidRPr="00000000">
      <w:pPr>
        <w:keepNext w:val="1"/>
        <w:keepLines w:val="1"/>
        <w:numPr>
          <w:ilvl w:val="2"/>
          <w:numId w:val="61"/>
        </w:numPr>
        <w:pBdr/>
        <w:spacing w:after="240" w:before="240" w:line="276" w:lineRule="auto"/>
        <w:ind w:left="720" w:hanging="720"/>
        <w:jc w:val="both"/>
        <w:rPr/>
      </w:pPr>
      <w:bookmarkStart w:colFirst="0" w:colLast="0" w:name="_3vkm5x4" w:id="312"/>
      <w:bookmarkEnd w:id="312"/>
      <w:r w:rsidDel="00000000" w:rsidR="00000000" w:rsidRPr="00000000">
        <w:rPr>
          <w:rFonts w:ascii="Calibri" w:cs="Calibri" w:eastAsia="Calibri" w:hAnsi="Calibri"/>
          <w:b w:val="1"/>
          <w:sz w:val="24"/>
          <w:szCs w:val="24"/>
          <w:rtl w:val="0"/>
        </w:rPr>
        <w:t xml:space="preserve">Pré-conditions</w:t>
      </w:r>
      <w:r w:rsidDel="00000000" w:rsidR="00000000" w:rsidRPr="00000000">
        <w:rPr>
          <w:rtl w:val="0"/>
        </w:rPr>
      </w:r>
    </w:p>
    <w:p w:rsidR="00000000" w:rsidDel="00000000" w:rsidP="00000000" w:rsidRDefault="00000000" w:rsidRPr="00000000">
      <w:pPr>
        <w:numPr>
          <w:ilvl w:val="0"/>
          <w:numId w:val="30"/>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Les pré-conditions à prévoir pour le cas d'utilisation « Résiliation d'un contrat de bourse en ligne »</w:t>
      </w:r>
      <w:r w:rsidDel="00000000" w:rsidR="00000000" w:rsidRPr="00000000">
        <w:rPr>
          <w:rtl w:val="0"/>
        </w:rPr>
      </w:r>
    </w:p>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tl w:val="0"/>
        </w:rPr>
      </w:r>
    </w:p>
    <w:tbl>
      <w:tblPr>
        <w:tblStyle w:val="Table108"/>
        <w:bidiVisual w:val="0"/>
        <w:tblW w:w="9240.0" w:type="dxa"/>
        <w:jc w:val="left"/>
        <w:tblInd w:w="-115.0" w:type="dxa"/>
        <w:tblLayout w:type="fixed"/>
        <w:tblLook w:val="0000"/>
      </w:tblPr>
      <w:tblGrid>
        <w:gridCol w:w="1511"/>
        <w:gridCol w:w="7729"/>
        <w:tblGridChange w:id="0">
          <w:tblGrid>
            <w:gridCol w:w="1511"/>
            <w:gridCol w:w="7729"/>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rFonts w:ascii="Calibri" w:cs="Calibri" w:eastAsia="Calibri" w:hAnsi="Calibri"/>
                <w:b w:val="1"/>
              </w:rPr>
            </w:pPr>
            <w:r w:rsidDel="00000000" w:rsidR="00000000" w:rsidRPr="00000000">
              <w:rPr>
                <w:rFonts w:ascii="Calibri" w:cs="Calibri" w:eastAsia="Calibri" w:hAnsi="Calibri"/>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PRE-102-01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Identification de l'une des informations clé au niveau de l'écran de recherche :</w:t>
            </w:r>
          </w:p>
          <w:p w:rsidR="00000000" w:rsidDel="00000000" w:rsidP="00000000" w:rsidRDefault="00000000" w:rsidRPr="00000000">
            <w:pPr>
              <w:widowControl w:val="0"/>
              <w:numPr>
                <w:ilvl w:val="0"/>
                <w:numId w:val="1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compte espèce dédié BEL</w:t>
            </w:r>
          </w:p>
          <w:p w:rsidR="00000000" w:rsidDel="00000000" w:rsidP="00000000" w:rsidRDefault="00000000" w:rsidRPr="00000000">
            <w:pPr>
              <w:widowControl w:val="0"/>
              <w:numPr>
                <w:ilvl w:val="0"/>
                <w:numId w:val="1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Le compte titre dédié BEL</w:t>
            </w:r>
          </w:p>
          <w:p w:rsidR="00000000" w:rsidDel="00000000" w:rsidP="00000000" w:rsidRDefault="00000000" w:rsidRPr="00000000">
            <w:pPr>
              <w:widowControl w:val="0"/>
              <w:numPr>
                <w:ilvl w:val="0"/>
                <w:numId w:val="13"/>
              </w:numPr>
              <w:pBdr/>
              <w:spacing w:after="0" w:before="0" w:line="240" w:lineRule="auto"/>
              <w:ind w:left="720" w:hanging="360"/>
              <w:jc w:val="both"/>
              <w:rPr>
                <w:b w:val="0"/>
                <w:i w:val="0"/>
                <w:sz w:val="22"/>
                <w:szCs w:val="22"/>
              </w:rPr>
            </w:pPr>
            <w:r w:rsidDel="00000000" w:rsidR="00000000" w:rsidRPr="00000000">
              <w:rPr>
                <w:rFonts w:ascii="Calibri" w:cs="Calibri" w:eastAsia="Calibri" w:hAnsi="Calibri"/>
                <w:b w:val="0"/>
                <w:i w:val="0"/>
                <w:sz w:val="22"/>
                <w:szCs w:val="22"/>
                <w:rtl w:val="0"/>
              </w:rPr>
              <w:t xml:space="preserve">La référence du contrat</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PRE-102-02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Le contrat de bourse en ligne est « Activé »</w:t>
            </w:r>
          </w:p>
        </w:tc>
      </w:tr>
    </w:tbl>
    <w:p w:rsidR="00000000" w:rsidDel="00000000" w:rsidP="00000000" w:rsidRDefault="00000000" w:rsidRPr="00000000">
      <w:pPr>
        <w:keepNext w:val="1"/>
        <w:keepLines w:val="1"/>
        <w:numPr>
          <w:ilvl w:val="2"/>
          <w:numId w:val="61"/>
        </w:numPr>
        <w:pBdr/>
        <w:spacing w:after="240" w:before="240" w:line="276" w:lineRule="auto"/>
        <w:ind w:left="720" w:hanging="720"/>
        <w:jc w:val="both"/>
        <w:rPr>
          <w:rFonts w:ascii="Calibri" w:cs="Calibri" w:eastAsia="Calibri" w:hAnsi="Calibri"/>
          <w:b w:val="1"/>
          <w:sz w:val="24"/>
          <w:szCs w:val="24"/>
        </w:rPr>
      </w:pPr>
      <w:bookmarkStart w:colFirst="0" w:colLast="0" w:name="_2apwg4x" w:id="313"/>
      <w:bookmarkEnd w:id="313"/>
      <w:r w:rsidDel="00000000" w:rsidR="00000000" w:rsidRPr="00000000">
        <w:rPr>
          <w:rFonts w:ascii="Calibri" w:cs="Calibri" w:eastAsia="Calibri" w:hAnsi="Calibri"/>
          <w:b w:val="1"/>
          <w:sz w:val="24"/>
          <w:szCs w:val="24"/>
          <w:rtl w:val="0"/>
        </w:rPr>
        <w:t xml:space="preserve">Post-conditions</w:t>
      </w:r>
    </w:p>
    <w:p w:rsidR="00000000" w:rsidDel="00000000" w:rsidP="00000000" w:rsidRDefault="00000000" w:rsidRPr="00000000">
      <w:pPr>
        <w:numPr>
          <w:ilvl w:val="0"/>
          <w:numId w:val="30"/>
        </w:numPr>
        <w:pBdr/>
        <w:tabs>
          <w:tab w:val="left" w:pos="708"/>
        </w:tabs>
        <w:spacing w:after="240" w:before="240" w:line="276" w:lineRule="auto"/>
        <w:ind w:left="0" w:firstLine="0"/>
        <w:jc w:val="both"/>
        <w:rPr>
          <w:b w:val="0"/>
          <w:color w:val="00000a"/>
          <w:sz w:val="22"/>
          <w:szCs w:val="22"/>
        </w:rPr>
      </w:pPr>
      <w:r w:rsidDel="00000000" w:rsidR="00000000" w:rsidRPr="00000000">
        <w:rPr>
          <w:rFonts w:ascii="Calibri" w:cs="Calibri" w:eastAsia="Calibri" w:hAnsi="Calibri"/>
          <w:b w:val="0"/>
          <w:color w:val="00000a"/>
          <w:sz w:val="22"/>
          <w:szCs w:val="22"/>
          <w:rtl w:val="0"/>
        </w:rPr>
        <w:t xml:space="preserve">Les post-conditions à prévoir pour le cas d'utilisation « Résiliation d'un contrat de bourse en ligne »</w:t>
      </w:r>
    </w:p>
    <w:tbl>
      <w:tblPr>
        <w:tblStyle w:val="Table109"/>
        <w:bidiVisual w:val="0"/>
        <w:tblW w:w="9241.0" w:type="dxa"/>
        <w:jc w:val="left"/>
        <w:tblInd w:w="-115.0" w:type="dxa"/>
        <w:tblLayout w:type="fixed"/>
        <w:tblLook w:val="0000"/>
      </w:tblPr>
      <w:tblGrid>
        <w:gridCol w:w="1511"/>
        <w:gridCol w:w="7730"/>
        <w:tblGridChange w:id="0">
          <w:tblGrid>
            <w:gridCol w:w="1511"/>
            <w:gridCol w:w="7730"/>
          </w:tblGrid>
        </w:tblGridChange>
      </w:tblGrid>
      <w:tr>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rFonts w:ascii="Calibri" w:cs="Calibri" w:eastAsia="Calibri" w:hAnsi="Calibri"/>
                <w:b w:val="1"/>
              </w:rPr>
            </w:pPr>
            <w:r w:rsidDel="00000000" w:rsidR="00000000" w:rsidRPr="00000000">
              <w:rPr>
                <w:rFonts w:ascii="Calibri" w:cs="Calibri" w:eastAsia="Calibri" w:hAnsi="Calibri"/>
                <w:b w:val="1"/>
                <w:rtl w:val="0"/>
              </w:rPr>
              <w:t xml:space="preserve">Réf.</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contextualSpacing w:val="0"/>
              <w:jc w:val="both"/>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POS-102-01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L'utilisateur doit sélection la ligne du contrat </w:t>
            </w:r>
          </w:p>
        </w:tc>
      </w:tr>
      <w:tr>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pBdr/>
              <w:contextualSpacing w:val="0"/>
              <w:jc w:val="both"/>
              <w:rPr>
                <w:rFonts w:ascii="Calibri" w:cs="Calibri" w:eastAsia="Calibri" w:hAnsi="Calibri"/>
              </w:rPr>
            </w:pPr>
            <w:r w:rsidDel="00000000" w:rsidR="00000000" w:rsidRPr="00000000">
              <w:rPr>
                <w:rFonts w:ascii="Calibri" w:cs="Calibri" w:eastAsia="Calibri" w:hAnsi="Calibri"/>
                <w:rtl w:val="0"/>
              </w:rPr>
              <w:t xml:space="preserve">POS-102-02</w:t>
            </w:r>
          </w:p>
        </w:tc>
        <w:tc>
          <w:tcPr>
            <w:tcBorders>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rFonts w:ascii="Calibri" w:cs="Calibri" w:eastAsia="Calibri" w:hAnsi="Calibri"/>
                <w:b w:val="0"/>
                <w:i w:val="0"/>
                <w:sz w:val="22"/>
                <w:szCs w:val="22"/>
              </w:rPr>
            </w:pPr>
            <w:r w:rsidDel="00000000" w:rsidR="00000000" w:rsidRPr="00000000">
              <w:rPr>
                <w:rFonts w:ascii="Calibri" w:cs="Calibri" w:eastAsia="Calibri" w:hAnsi="Calibri"/>
                <w:b w:val="0"/>
                <w:i w:val="0"/>
                <w:sz w:val="22"/>
                <w:szCs w:val="22"/>
                <w:rtl w:val="0"/>
              </w:rPr>
              <w:t xml:space="preserve">L'utilisateur doit pousser le bouton « Résiliation »</w:t>
            </w:r>
          </w:p>
        </w:tc>
      </w:tr>
    </w:tbl>
    <w:p w:rsidR="00000000" w:rsidDel="00000000" w:rsidP="00000000" w:rsidRDefault="00000000" w:rsidRPr="00000000">
      <w:pPr>
        <w:pBdr/>
        <w:spacing w:after="240" w:before="240" w:lineRule="auto"/>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hanging="720"/>
        <w:jc w:val="both"/>
        <w:rPr/>
      </w:pPr>
      <w:bookmarkStart w:colFirst="0" w:colLast="0" w:name="_pv6qcq" w:id="314"/>
      <w:bookmarkEnd w:id="314"/>
      <w:r w:rsidDel="00000000" w:rsidR="00000000" w:rsidRPr="00000000">
        <w:rPr>
          <w:rFonts w:ascii="Calibri" w:cs="Calibri" w:eastAsia="Calibri" w:hAnsi="Calibri"/>
          <w:b w:val="1"/>
          <w:sz w:val="24"/>
          <w:szCs w:val="24"/>
          <w:rtl w:val="0"/>
        </w:rPr>
        <w:t xml:space="preserve">Règles de gestion</w:t>
      </w:r>
      <w:r w:rsidDel="00000000" w:rsidR="00000000" w:rsidRPr="00000000">
        <w:rPr>
          <w:rtl w:val="0"/>
        </w:rPr>
      </w:r>
    </w:p>
    <w:p w:rsidR="00000000" w:rsidDel="00000000" w:rsidP="00000000" w:rsidRDefault="00000000" w:rsidRPr="00000000">
      <w:pPr>
        <w:numPr>
          <w:ilvl w:val="0"/>
          <w:numId w:val="33"/>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Se référer à la section Pré-condition « Résiliation d'un contrat de bourse en ligne »</w:t>
      </w:r>
      <w:r w:rsidDel="00000000" w:rsidR="00000000" w:rsidRPr="00000000">
        <w:rPr>
          <w:rtl w:val="0"/>
        </w:rPr>
      </w:r>
    </w:p>
    <w:tbl>
      <w:tblPr>
        <w:tblStyle w:val="Table110"/>
        <w:bidiVisual w:val="0"/>
        <w:tblW w:w="9170.0" w:type="dxa"/>
        <w:jc w:val="left"/>
        <w:tblInd w:w="-216.0" w:type="dxa"/>
        <w:tblBorders>
          <w:top w:color="000001" w:space="0" w:sz="4" w:val="single"/>
          <w:left w:color="000001" w:space="0" w:sz="4" w:val="single"/>
          <w:bottom w:color="000001" w:space="0" w:sz="4" w:val="single"/>
          <w:right w:color="000001" w:space="0" w:sz="4" w:val="single"/>
        </w:tblBorders>
        <w:tblLayout w:type="fixed"/>
        <w:tblLook w:val="0000"/>
      </w:tblPr>
      <w:tblGrid>
        <w:gridCol w:w="1498"/>
        <w:gridCol w:w="7672"/>
        <w:tblGridChange w:id="0">
          <w:tblGrid>
            <w:gridCol w:w="1498"/>
            <w:gridCol w:w="7672"/>
          </w:tblGrid>
        </w:tblGridChange>
      </w:tblGrid>
      <w:tr>
        <w:tc>
          <w:tcPr>
            <w:tcBorders>
              <w:top w:color="000001" w:space="0" w:sz="4" w:val="single"/>
              <w:bottom w:color="000001" w:space="0" w:sz="4" w:val="single"/>
              <w:right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Réf.</w:t>
            </w:r>
            <w:r w:rsidDel="00000000" w:rsidR="00000000" w:rsidRPr="00000000">
              <w:rPr>
                <w:rtl w:val="0"/>
              </w:rPr>
            </w:r>
          </w:p>
        </w:tc>
        <w:tc>
          <w:tcPr>
            <w:tcBorders>
              <w:top w:color="000001" w:space="0" w:sz="4" w:val="single"/>
              <w:left w:color="000001" w:space="0" w:sz="4" w:val="single"/>
              <w:bottom w:color="000001" w:space="0" w:sz="4" w:val="single"/>
            </w:tcBorders>
            <w:shd w:fill="d9d9d9"/>
            <w:tcMar>
              <w:left w:w="108.0" w:type="dxa"/>
              <w:right w:w="108.0" w:type="dxa"/>
            </w:tcMar>
          </w:tcPr>
          <w:p w:rsidR="00000000" w:rsidDel="00000000" w:rsidP="00000000" w:rsidRDefault="00000000" w:rsidRPr="00000000">
            <w:pPr>
              <w:pBdr/>
              <w:contextualSpacing w:val="0"/>
              <w:jc w:val="both"/>
              <w:rPr/>
            </w:pPr>
            <w:r w:rsidDel="00000000" w:rsidR="00000000" w:rsidRPr="00000000">
              <w:rPr>
                <w:b w:val="1"/>
                <w:rtl w:val="0"/>
              </w:rPr>
              <w:t xml:space="preserve">Description</w:t>
            </w:r>
            <w:r w:rsidDel="00000000" w:rsidR="00000000" w:rsidRPr="00000000">
              <w:rPr>
                <w:rtl w:val="0"/>
              </w:rPr>
            </w:r>
          </w:p>
        </w:tc>
      </w:tr>
      <w:tr>
        <w:tc>
          <w:tcPr>
            <w:tcBorders>
              <w:top w:color="000001" w:space="0" w:sz="4" w:val="single"/>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TRT-102-01</w:t>
            </w:r>
          </w:p>
        </w:tc>
        <w:tc>
          <w:tcPr>
            <w:tcBorders>
              <w:top w:color="000001" w:space="0" w:sz="4" w:val="single"/>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89"/>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L'utilisateur identifie le contrat à résilier depuis l'écran de recherche multicritères</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TRT-102-02</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2"/>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Un bouton d'édition est disponible pour générer la demande de résiliation à faire signé et retourné par le client</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TRT-102-03</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1"/>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Dès que la demande est signée et retourné, l'utilisateur pousse le bouton « Résiliation »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   Le statut du contrat devient « en cours de résiliation »</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TRT-102-04</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4"/>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Dès la validation de la demande de résiliation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 Une demande d'autorisation de résiliation est transférée par fax  à Wafa Bourse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TRT-102-05</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3"/>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A la réception de la confirmation de Wafa bourse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 Générer une alerte pour transférer les avoirs titres et espèce vers les comptes de liquidation, cette opération est assurée au niveau du back office titre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TRT-102-06</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95"/>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Dès que la position du compte titre dédié est nulle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  le statut du contrat devient « Prêt pour la résiliation »</w:t>
            </w:r>
            <w:r w:rsidDel="00000000" w:rsidR="00000000" w:rsidRPr="00000000">
              <w:rPr>
                <w:rtl w:val="0"/>
              </w:rPr>
            </w:r>
          </w:p>
          <w:p w:rsidR="00000000" w:rsidDel="00000000" w:rsidP="00000000" w:rsidRDefault="00000000" w:rsidRPr="00000000">
            <w:pPr>
              <w:widowControl w:val="0"/>
              <w:pBdr/>
              <w:spacing w:after="0" w:before="0" w:line="240" w:lineRule="auto"/>
              <w:contextualSpacing w:val="0"/>
              <w:jc w:val="both"/>
              <w:rPr/>
            </w:pPr>
            <w:r w:rsidDel="00000000" w:rsidR="00000000" w:rsidRPr="00000000">
              <w:rPr>
                <w:rFonts w:ascii="Calibri" w:cs="Calibri" w:eastAsia="Calibri" w:hAnsi="Calibri"/>
                <w:b w:val="0"/>
                <w:i w:val="0"/>
                <w:sz w:val="22"/>
                <w:szCs w:val="22"/>
                <w:rtl w:val="0"/>
              </w:rPr>
              <w:t xml:space="preserve">           -  Une Alerte est générée pour clôturé le compte espèce BEL au niveau du système bancaire</w:t>
            </w:r>
            <w:r w:rsidDel="00000000" w:rsidR="00000000" w:rsidRPr="00000000">
              <w:rPr>
                <w:rtl w:val="0"/>
              </w:rPr>
            </w:r>
          </w:p>
        </w:tc>
      </w:tr>
      <w:tr>
        <w:tc>
          <w:tcPr>
            <w:tcBorders>
              <w:bottom w:color="000001" w:space="0" w:sz="4" w:val="single"/>
              <w:right w:color="000001" w:space="0" w:sz="4" w:val="single"/>
            </w:tcBorders>
            <w:shd w:fill="ffffff"/>
            <w:tcMar>
              <w:left w:w="108.0" w:type="dxa"/>
              <w:right w:w="108.0" w:type="dxa"/>
            </w:tcMar>
          </w:tcPr>
          <w:p w:rsidR="00000000" w:rsidDel="00000000" w:rsidP="00000000" w:rsidRDefault="00000000" w:rsidRPr="00000000">
            <w:pPr>
              <w:pBdr/>
              <w:contextualSpacing w:val="0"/>
              <w:jc w:val="both"/>
              <w:rPr/>
            </w:pPr>
            <w:r w:rsidDel="00000000" w:rsidR="00000000" w:rsidRPr="00000000">
              <w:rPr>
                <w:rtl w:val="0"/>
              </w:rPr>
              <w:t xml:space="preserve">TRT-102-07</w:t>
            </w:r>
          </w:p>
        </w:tc>
        <w:tc>
          <w:tcPr>
            <w:tcBorders>
              <w:left w:color="000001" w:space="0" w:sz="4" w:val="single"/>
              <w:bottom w:color="000001" w:space="0" w:sz="4" w:val="single"/>
            </w:tcBorders>
            <w:shd w:fill="ffffff"/>
            <w:tcMar>
              <w:left w:w="108.0" w:type="dxa"/>
              <w:right w:w="108.0" w:type="dxa"/>
            </w:tcMar>
          </w:tcPr>
          <w:p w:rsidR="00000000" w:rsidDel="00000000" w:rsidP="00000000" w:rsidRDefault="00000000" w:rsidRPr="00000000">
            <w:pPr>
              <w:widowControl w:val="0"/>
              <w:numPr>
                <w:ilvl w:val="0"/>
                <w:numId w:val="78"/>
              </w:numPr>
              <w:pBdr/>
              <w:spacing w:after="200" w:before="0" w:line="240" w:lineRule="auto"/>
              <w:ind w:left="720" w:hanging="360"/>
              <w:jc w:val="both"/>
              <w:rPr/>
            </w:pPr>
            <w:r w:rsidDel="00000000" w:rsidR="00000000" w:rsidRPr="00000000">
              <w:rPr>
                <w:rFonts w:ascii="Calibri" w:cs="Calibri" w:eastAsia="Calibri" w:hAnsi="Calibri"/>
                <w:b w:val="0"/>
                <w:i w:val="0"/>
                <w:sz w:val="22"/>
                <w:szCs w:val="22"/>
                <w:rtl w:val="0"/>
              </w:rPr>
              <w:t xml:space="preserve">A la réception de la résiliation du compte espèce, l'utilisateur vérifie le statut du contrat BEL et procède à la clôture des comptes titres et espèce BEL dans Megara. </w:t>
            </w:r>
            <w:r w:rsidDel="00000000" w:rsidR="00000000" w:rsidRPr="00000000">
              <w:rPr>
                <w:rtl w:val="0"/>
              </w:rPr>
            </w:r>
          </w:p>
        </w:tc>
      </w:tr>
    </w:tbl>
    <w:p w:rsidR="00000000" w:rsidDel="00000000" w:rsidP="00000000" w:rsidRDefault="00000000" w:rsidRPr="00000000">
      <w:pPr>
        <w:pBdr/>
        <w:tabs>
          <w:tab w:val="left" w:pos="708"/>
        </w:tabs>
        <w:spacing w:after="240" w:before="240" w:line="276" w:lineRule="auto"/>
        <w:ind w:left="720" w:firstLine="0"/>
        <w:contextualSpacing w:val="0"/>
        <w:jc w:val="both"/>
        <w:rPr/>
      </w:pPr>
      <w:r w:rsidDel="00000000" w:rsidR="00000000" w:rsidRPr="00000000">
        <w:rPr>
          <w:rtl w:val="0"/>
        </w:rPr>
      </w:r>
    </w:p>
    <w:p w:rsidR="00000000" w:rsidDel="00000000" w:rsidP="00000000" w:rsidRDefault="00000000" w:rsidRPr="00000000">
      <w:pPr>
        <w:keepNext w:val="1"/>
        <w:keepLines w:val="1"/>
        <w:numPr>
          <w:ilvl w:val="2"/>
          <w:numId w:val="61"/>
        </w:numPr>
        <w:pBdr/>
        <w:spacing w:after="240" w:before="240" w:line="276" w:lineRule="auto"/>
        <w:ind w:left="720" w:right="142" w:hanging="720"/>
        <w:jc w:val="both"/>
        <w:rPr>
          <w:rFonts w:ascii="Calibri" w:cs="Calibri" w:eastAsia="Calibri" w:hAnsi="Calibri"/>
          <w:b w:val="1"/>
          <w:sz w:val="22"/>
          <w:szCs w:val="22"/>
        </w:rPr>
      </w:pPr>
      <w:bookmarkStart w:colFirst="0" w:colLast="0" w:name="_39uu90j" w:id="315"/>
      <w:bookmarkEnd w:id="315"/>
      <w:r w:rsidDel="00000000" w:rsidR="00000000" w:rsidRPr="00000000">
        <w:rPr>
          <w:rFonts w:ascii="Calibri" w:cs="Calibri" w:eastAsia="Calibri" w:hAnsi="Calibri"/>
          <w:b w:val="1"/>
          <w:sz w:val="22"/>
          <w:szCs w:val="22"/>
          <w:rtl w:val="0"/>
        </w:rPr>
        <w:t xml:space="preserve">Message d'erreur</w:t>
      </w:r>
    </w:p>
    <w:p w:rsidR="00000000" w:rsidDel="00000000" w:rsidP="00000000" w:rsidRDefault="00000000" w:rsidRPr="00000000">
      <w:pPr>
        <w:numPr>
          <w:ilvl w:val="0"/>
          <w:numId w:val="47"/>
        </w:numPr>
        <w:pBdr/>
        <w:tabs>
          <w:tab w:val="left" w:pos="708"/>
        </w:tabs>
        <w:spacing w:after="240" w:before="24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Identifier et lister les messages d’erreur spécifiques à ce CUF.</w:t>
      </w:r>
      <w:r w:rsidDel="00000000" w:rsidR="00000000" w:rsidRPr="00000000">
        <w:rPr>
          <w:rtl w:val="0"/>
        </w:rPr>
      </w:r>
    </w:p>
    <w:tbl>
      <w:tblPr>
        <w:tblStyle w:val="Table111"/>
        <w:bidiVisual w:val="0"/>
        <w:tblW w:w="9223.0" w:type="dxa"/>
        <w:jc w:val="left"/>
        <w:tblInd w:w="-6.999999999999993" w:type="dxa"/>
        <w:tblLayout w:type="fixed"/>
        <w:tblLook w:val="0000"/>
      </w:tblPr>
      <w:tblGrid>
        <w:gridCol w:w="1505"/>
        <w:gridCol w:w="7718"/>
        <w:tblGridChange w:id="0">
          <w:tblGrid>
            <w:gridCol w:w="1505"/>
            <w:gridCol w:w="7718"/>
          </w:tblGrid>
        </w:tblGridChange>
      </w:tblGrid>
      <w:tr>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Réf.</w:t>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numPr>
                <w:ilvl w:val="0"/>
                <w:numId w:val="47"/>
              </w:numPr>
              <w:pBdr/>
              <w:tabs>
                <w:tab w:val="left" w:pos="708"/>
              </w:tabs>
              <w:ind w:left="720" w:hanging="360"/>
              <w:jc w:val="both"/>
              <w:rPr>
                <w:b w:val="1"/>
              </w:rPr>
            </w:pPr>
            <w:r w:rsidDel="00000000" w:rsidR="00000000" w:rsidRPr="00000000">
              <w:rPr>
                <w:b w:val="1"/>
                <w:rtl w:val="0"/>
              </w:rPr>
              <w:t xml:space="preserve">Description</w:t>
            </w:r>
          </w:p>
        </w:tc>
      </w:tr>
      <w:tr>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numPr>
                <w:ilvl w:val="0"/>
                <w:numId w:val="47"/>
              </w:numPr>
              <w:pBdr/>
              <w:tabs>
                <w:tab w:val="left" w:pos="708"/>
              </w:tabs>
              <w:ind w:left="720" w:hanging="360"/>
              <w:jc w:val="both"/>
              <w:rPr/>
            </w:pPr>
            <w:r w:rsidDel="00000000" w:rsidR="00000000" w:rsidRPr="00000000">
              <w:rPr>
                <w:rtl w:val="0"/>
              </w:rPr>
              <w:t xml:space="preserve">ERR-GEN-1</w:t>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widowControl w:val="0"/>
              <w:pBdr/>
              <w:spacing w:after="0" w:before="0" w:line="240" w:lineRule="auto"/>
              <w:contextualSpacing w:val="0"/>
              <w:jc w:val="both"/>
              <w:rPr/>
            </w:pPr>
            <w:r w:rsidDel="00000000" w:rsidR="00000000" w:rsidRPr="00000000">
              <w:rPr>
                <w:rtl w:val="0"/>
              </w:rPr>
            </w:r>
          </w:p>
        </w:tc>
      </w:tr>
    </w:tbl>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i w:val="1"/>
          <w:color w:val="999999"/>
          <w:sz w:val="20"/>
          <w:szCs w:val="20"/>
          <w:rtl w:val="0"/>
        </w:rPr>
        <w:t xml:space="preserve">XXX = Trigramme spécifique à ce cas d’utilisation</w:t>
      </w:r>
    </w:p>
    <w:p w:rsidR="00000000" w:rsidDel="00000000" w:rsidP="00000000" w:rsidRDefault="00000000" w:rsidRPr="00000000">
      <w:pPr>
        <w:pBdr/>
        <w:spacing w:before="60" w:lineRule="auto"/>
        <w:contextualSpacing w:val="0"/>
        <w:jc w:val="both"/>
        <w:rPr>
          <w:i w:val="1"/>
          <w:color w:val="999999"/>
          <w:sz w:val="20"/>
          <w:szCs w:val="20"/>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1p04j8c" w:id="316"/>
      <w:bookmarkEnd w:id="316"/>
      <w:r w:rsidDel="00000000" w:rsidR="00000000" w:rsidRPr="00000000">
        <w:rPr>
          <w:rFonts w:ascii="Calibri" w:cs="Calibri" w:eastAsia="Calibri" w:hAnsi="Calibri"/>
          <w:b w:val="1"/>
          <w:smallCaps w:val="1"/>
          <w:color w:val="404040"/>
          <w:sz w:val="32"/>
          <w:szCs w:val="32"/>
          <w:rtl w:val="0"/>
        </w:rPr>
        <w:t xml:space="preserve">Description des écrans</w:t>
      </w:r>
      <w:r w:rsidDel="00000000" w:rsidR="00000000" w:rsidRPr="00000000">
        <w:rPr>
          <w:rtl w:val="0"/>
        </w:rPr>
      </w:r>
    </w:p>
    <w:p w:rsidR="00000000" w:rsidDel="00000000" w:rsidP="00000000" w:rsidRDefault="00000000" w:rsidRPr="00000000">
      <w:pPr>
        <w:pBdr/>
        <w:tabs>
          <w:tab w:val="left" w:pos="708"/>
        </w:tabs>
        <w:spacing w:after="0" w:before="240" w:line="276" w:lineRule="auto"/>
        <w:ind w:left="0" w:firstLine="0"/>
        <w:contextualSpacing w:val="0"/>
        <w:jc w:val="both"/>
        <w:rPr>
          <w:rFonts w:ascii="Calibri" w:cs="Calibri" w:eastAsia="Calibri" w:hAnsi="Calibri"/>
          <w:b w:val="0"/>
          <w:color w:val="000000"/>
          <w:sz w:val="22"/>
          <w:szCs w:val="22"/>
        </w:rPr>
      </w:pPr>
      <w:r w:rsidDel="00000000" w:rsidR="00000000" w:rsidRPr="00000000">
        <w:rPr>
          <w:rFonts w:ascii="Calibri" w:cs="Calibri" w:eastAsia="Calibri" w:hAnsi="Calibri"/>
          <w:b w:val="0"/>
          <w:color w:val="000000"/>
          <w:sz w:val="22"/>
          <w:szCs w:val="22"/>
          <w:rtl w:val="0"/>
        </w:rPr>
        <w:t xml:space="preserve">[ Pas d'écran disponible pour le moment ]</w:t>
      </w:r>
    </w:p>
    <w:p w:rsidR="00000000" w:rsidDel="00000000" w:rsidP="00000000" w:rsidRDefault="00000000" w:rsidRPr="00000000">
      <w:pPr>
        <w:pBdr/>
        <w:contextualSpacing w:val="0"/>
        <w:jc w:val="both"/>
        <w:rPr>
          <w:color w:val="000000"/>
        </w:rPr>
      </w:pP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8zs1w5" w:id="317"/>
      <w:bookmarkEnd w:id="317"/>
      <w:r w:rsidDel="00000000" w:rsidR="00000000" w:rsidRPr="00000000">
        <w:rPr>
          <w:rFonts w:ascii="Calibri" w:cs="Calibri" w:eastAsia="Calibri" w:hAnsi="Calibri"/>
          <w:b w:val="1"/>
          <w:color w:val="000000"/>
          <w:sz w:val="26"/>
          <w:szCs w:val="26"/>
          <w:rtl w:val="0"/>
        </w:rPr>
        <w:t xml:space="preserve">Description de l’édition &lt;Convention tripartite relative à la transmission d'ordres via un support électronique&gt;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2o52c3y" w:id="318"/>
      <w:bookmarkEnd w:id="318"/>
      <w:r w:rsidDel="00000000" w:rsidR="00000000" w:rsidRPr="00000000">
        <w:rPr>
          <w:rFonts w:ascii="Calibri" w:cs="Calibri" w:eastAsia="Calibri" w:hAnsi="Calibri"/>
          <w:b w:val="1"/>
          <w:color w:val="000000"/>
          <w:sz w:val="24"/>
          <w:szCs w:val="24"/>
          <w:rtl w:val="0"/>
        </w:rPr>
        <w:t xml:space="preserve">Maquette de l’édition &lt;&gt;</w:t>
      </w:r>
    </w:p>
    <w:p w:rsidR="00000000" w:rsidDel="00000000" w:rsidP="00000000" w:rsidRDefault="00000000" w:rsidRPr="00000000">
      <w:pPr>
        <w:pBdr/>
        <w:tabs>
          <w:tab w:val="left" w:pos="708"/>
        </w:tabs>
        <w:spacing w:after="0" w:before="240" w:line="276" w:lineRule="auto"/>
        <w:ind w:left="0" w:firstLine="0"/>
        <w:contextualSpacing w:val="0"/>
        <w:jc w:val="both"/>
        <w:rPr>
          <w:rFonts w:ascii="Calibri" w:cs="Calibri" w:eastAsia="Calibri" w:hAnsi="Calibri"/>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En attente de template reporting</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3acmbr" w:id="319"/>
      <w:bookmarkEnd w:id="319"/>
      <w:r w:rsidDel="00000000" w:rsidR="00000000" w:rsidRPr="00000000">
        <w:rPr>
          <w:rFonts w:ascii="Calibri" w:cs="Calibri" w:eastAsia="Calibri" w:hAnsi="Calibri"/>
          <w:b w:val="1"/>
          <w:color w:val="000000"/>
          <w:sz w:val="26"/>
          <w:szCs w:val="26"/>
          <w:rtl w:val="0"/>
        </w:rPr>
        <w:t xml:space="preserve">Description de l’édition &lt;Bulletin de souscription de la bourse en ligne&gt;</w:t>
      </w: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3na04zk" w:id="320"/>
      <w:bookmarkEnd w:id="320"/>
      <w:r w:rsidDel="00000000" w:rsidR="00000000" w:rsidRPr="00000000">
        <w:rPr>
          <w:rFonts w:ascii="Calibri" w:cs="Calibri" w:eastAsia="Calibri" w:hAnsi="Calibri"/>
          <w:b w:val="1"/>
          <w:color w:val="000000"/>
          <w:sz w:val="24"/>
          <w:szCs w:val="24"/>
          <w:rtl w:val="0"/>
        </w:rPr>
        <w:t xml:space="preserve">Maquette de l’édition &lt;&gt;</w:t>
      </w:r>
    </w:p>
    <w:p w:rsidR="00000000" w:rsidDel="00000000" w:rsidP="00000000" w:rsidRDefault="00000000" w:rsidRPr="00000000">
      <w:pPr>
        <w:pBdr/>
        <w:tabs>
          <w:tab w:val="left" w:pos="708"/>
        </w:tabs>
        <w:spacing w:after="0" w:before="240" w:line="276" w:lineRule="auto"/>
        <w:ind w:left="0" w:firstLine="0"/>
        <w:contextualSpacing w:val="0"/>
        <w:jc w:val="both"/>
        <w:rPr>
          <w:rFonts w:ascii="Calibri" w:cs="Calibri" w:eastAsia="Calibri" w:hAnsi="Calibri"/>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En attente de template reporting</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2faf7d" w:id="321"/>
      <w:bookmarkEnd w:id="321"/>
      <w:r w:rsidDel="00000000" w:rsidR="00000000" w:rsidRPr="00000000">
        <w:rPr>
          <w:rFonts w:ascii="Calibri" w:cs="Calibri" w:eastAsia="Calibri" w:hAnsi="Calibri"/>
          <w:b w:val="1"/>
          <w:color w:val="000000"/>
          <w:sz w:val="26"/>
          <w:szCs w:val="26"/>
          <w:rtl w:val="0"/>
        </w:rPr>
        <w:t xml:space="preserve">Description de l’édition &lt;Demande d'autorisation de la résiliation de contrat bourse en ligne&gt;</w:t>
      </w:r>
      <w:r w:rsidDel="00000000" w:rsidR="00000000" w:rsidRPr="00000000">
        <w:rPr>
          <w:rtl w:val="0"/>
        </w:rPr>
      </w:r>
    </w:p>
    <w:p w:rsidR="00000000" w:rsidDel="00000000" w:rsidP="00000000" w:rsidRDefault="00000000" w:rsidRPr="00000000">
      <w:pPr>
        <w:pBdr/>
        <w:contextualSpacing w:val="0"/>
        <w:rPr/>
      </w:pPr>
      <w:r w:rsidDel="00000000" w:rsidR="00000000" w:rsidRPr="00000000">
        <w:rPr>
          <w:rtl w:val="0"/>
        </w:rPr>
      </w:r>
    </w:p>
    <w:p w:rsidR="00000000" w:rsidDel="00000000" w:rsidP="00000000" w:rsidRDefault="00000000" w:rsidRPr="00000000">
      <w:pPr>
        <w:keepNext w:val="1"/>
        <w:keepLines w:val="1"/>
        <w:numPr>
          <w:ilvl w:val="2"/>
          <w:numId w:val="61"/>
        </w:numPr>
        <w:pBdr/>
        <w:spacing w:after="0" w:before="200" w:line="276" w:lineRule="auto"/>
        <w:ind w:left="720" w:hanging="720"/>
        <w:jc w:val="both"/>
        <w:rPr>
          <w:rFonts w:ascii="Calibri" w:cs="Calibri" w:eastAsia="Calibri" w:hAnsi="Calibri"/>
          <w:b w:val="1"/>
          <w:color w:val="000000"/>
          <w:sz w:val="24"/>
          <w:szCs w:val="24"/>
        </w:rPr>
      </w:pPr>
      <w:bookmarkStart w:colFirst="0" w:colLast="0" w:name="_hkkpf6" w:id="322"/>
      <w:bookmarkEnd w:id="322"/>
      <w:r w:rsidDel="00000000" w:rsidR="00000000" w:rsidRPr="00000000">
        <w:rPr>
          <w:rFonts w:ascii="Calibri" w:cs="Calibri" w:eastAsia="Calibri" w:hAnsi="Calibri"/>
          <w:b w:val="1"/>
          <w:color w:val="000000"/>
          <w:sz w:val="24"/>
          <w:szCs w:val="24"/>
          <w:rtl w:val="0"/>
        </w:rPr>
        <w:t xml:space="preserve">Maquette de l’édition </w:t>
      </w:r>
    </w:p>
    <w:p w:rsidR="00000000" w:rsidDel="00000000" w:rsidP="00000000" w:rsidRDefault="00000000" w:rsidRPr="00000000">
      <w:pPr>
        <w:pBdr/>
        <w:tabs>
          <w:tab w:val="left" w:pos="708"/>
        </w:tabs>
        <w:spacing w:after="0" w:before="240" w:line="276" w:lineRule="auto"/>
        <w:ind w:left="0" w:firstLine="0"/>
        <w:contextualSpacing w:val="0"/>
        <w:jc w:val="both"/>
        <w:rPr>
          <w:rFonts w:ascii="Calibri" w:cs="Calibri" w:eastAsia="Calibri" w:hAnsi="Calibri"/>
          <w:b w:val="0"/>
          <w:color w:val="000000"/>
          <w:sz w:val="22"/>
          <w:szCs w:val="22"/>
          <w:highlight w:val="white"/>
        </w:rPr>
      </w:pPr>
      <w:r w:rsidDel="00000000" w:rsidR="00000000" w:rsidRPr="00000000">
        <w:rPr>
          <w:rFonts w:ascii="Calibri" w:cs="Calibri" w:eastAsia="Calibri" w:hAnsi="Calibri"/>
          <w:b w:val="0"/>
          <w:color w:val="000000"/>
          <w:sz w:val="22"/>
          <w:szCs w:val="22"/>
          <w:highlight w:val="white"/>
          <w:rtl w:val="0"/>
        </w:rPr>
        <w:t xml:space="preserve">En attente de templatereporting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31k882z" w:id="323"/>
      <w:bookmarkEnd w:id="323"/>
      <w:r w:rsidDel="00000000" w:rsidR="00000000" w:rsidRPr="00000000">
        <w:rPr>
          <w:rFonts w:ascii="Calibri" w:cs="Calibri" w:eastAsia="Calibri" w:hAnsi="Calibri"/>
          <w:b w:val="1"/>
          <w:smallCaps w:val="1"/>
          <w:color w:val="404040"/>
          <w:sz w:val="32"/>
          <w:szCs w:val="32"/>
          <w:rtl w:val="0"/>
        </w:rPr>
        <w:t xml:space="preserve">Parametrage</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1gpiias" w:id="324"/>
      <w:bookmarkEnd w:id="324"/>
      <w:r w:rsidDel="00000000" w:rsidR="00000000" w:rsidRPr="00000000">
        <w:rPr>
          <w:rFonts w:ascii="Calibri" w:cs="Calibri" w:eastAsia="Calibri" w:hAnsi="Calibri"/>
          <w:b w:val="1"/>
          <w:color w:val="000000"/>
          <w:sz w:val="26"/>
          <w:szCs w:val="26"/>
          <w:rtl w:val="0"/>
        </w:rPr>
        <w:t xml:space="preserve">Tableau de Bord</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numPr>
          <w:ilvl w:val="0"/>
          <w:numId w:val="31"/>
        </w:numPr>
        <w:pBdr/>
        <w:ind w:left="720" w:hanging="360"/>
        <w:jc w:val="both"/>
        <w:rPr/>
      </w:pPr>
      <w:r w:rsidDel="00000000" w:rsidR="00000000" w:rsidRPr="00000000">
        <w:rPr>
          <w:rtl w:val="0"/>
        </w:rPr>
        <w:t xml:space="preserve">Liste des actions a configurer au niveau du tableau de bord pour la gestion des contrats bourse en ligne. A fournir par AWB</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40p60yl" w:id="325"/>
      <w:bookmarkEnd w:id="325"/>
      <w:r w:rsidDel="00000000" w:rsidR="00000000" w:rsidRPr="00000000">
        <w:rPr>
          <w:rFonts w:ascii="Calibri" w:cs="Calibri" w:eastAsia="Calibri" w:hAnsi="Calibri"/>
          <w:b w:val="1"/>
          <w:color w:val="000000"/>
          <w:sz w:val="26"/>
          <w:szCs w:val="26"/>
          <w:rtl w:val="0"/>
        </w:rPr>
        <w:t xml:space="preserve">Profils</w:t>
      </w:r>
      <w:r w:rsidDel="00000000" w:rsidR="00000000" w:rsidRPr="00000000">
        <w:rPr>
          <w:rtl w:val="0"/>
        </w:rPr>
      </w:r>
    </w:p>
    <w:p w:rsidR="00000000" w:rsidDel="00000000" w:rsidP="00000000" w:rsidRDefault="00000000" w:rsidRPr="00000000">
      <w:pPr>
        <w:pBdr/>
        <w:spacing w:before="120" w:lineRule="auto"/>
        <w:contextualSpacing w:val="0"/>
        <w:jc w:val="both"/>
        <w:rPr/>
      </w:pPr>
      <w:r w:rsidDel="00000000" w:rsidR="00000000" w:rsidRPr="00000000">
        <w:rPr>
          <w:rtl w:val="0"/>
        </w:rPr>
        <w:t xml:space="preserve">Liste des profils des utilisateurs à configurer dans l’application:</w:t>
      </w:r>
    </w:p>
    <w:p w:rsidR="00000000" w:rsidDel="00000000" w:rsidP="00000000" w:rsidRDefault="00000000" w:rsidRPr="00000000">
      <w:pPr>
        <w:numPr>
          <w:ilvl w:val="0"/>
          <w:numId w:val="97"/>
        </w:numPr>
        <w:pBdr/>
        <w:tabs>
          <w:tab w:val="left" w:pos="708"/>
        </w:tabs>
        <w:spacing w:after="0" w:before="12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Langue</w:t>
      </w:r>
      <w:r w:rsidDel="00000000" w:rsidR="00000000" w:rsidRPr="00000000">
        <w:rPr>
          <w:rtl w:val="0"/>
        </w:rPr>
      </w:r>
    </w:p>
    <w:p w:rsidR="00000000" w:rsidDel="00000000" w:rsidP="00000000" w:rsidRDefault="00000000" w:rsidRPr="00000000">
      <w:pPr>
        <w:numPr>
          <w:ilvl w:val="0"/>
          <w:numId w:val="97"/>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 la date : jj/mm/aaaa</w:t>
      </w:r>
      <w:r w:rsidDel="00000000" w:rsidR="00000000" w:rsidRPr="00000000">
        <w:rPr>
          <w:rtl w:val="0"/>
        </w:rPr>
      </w:r>
    </w:p>
    <w:p w:rsidR="00000000" w:rsidDel="00000000" w:rsidP="00000000" w:rsidRDefault="00000000" w:rsidRPr="00000000">
      <w:pPr>
        <w:numPr>
          <w:ilvl w:val="0"/>
          <w:numId w:val="97"/>
        </w:numPr>
        <w:pBdr/>
        <w:tabs>
          <w:tab w:val="left" w:pos="708"/>
        </w:tabs>
        <w:spacing w:after="0" w:before="60" w:line="276" w:lineRule="auto"/>
        <w:ind w:left="720" w:hanging="360"/>
        <w:jc w:val="both"/>
        <w:rPr/>
      </w:pPr>
      <w:r w:rsidDel="00000000" w:rsidR="00000000" w:rsidRPr="00000000">
        <w:rPr>
          <w:rFonts w:ascii="Calibri" w:cs="Calibri" w:eastAsia="Calibri" w:hAnsi="Calibri"/>
          <w:b w:val="0"/>
          <w:color w:val="00000a"/>
          <w:sz w:val="22"/>
          <w:szCs w:val="22"/>
          <w:rtl w:val="0"/>
        </w:rPr>
        <w:t xml:space="preserve">Format des montants et chiffres : Format et règles françaises. XXX,XXX.XX</w:t>
      </w:r>
      <w:r w:rsidDel="00000000" w:rsidR="00000000" w:rsidRPr="00000000">
        <w:rPr>
          <w:rtl w:val="0"/>
        </w:rPr>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2fugb6e" w:id="326"/>
      <w:bookmarkEnd w:id="326"/>
      <w:r w:rsidDel="00000000" w:rsidR="00000000" w:rsidRPr="00000000">
        <w:rPr>
          <w:rFonts w:ascii="Calibri" w:cs="Calibri" w:eastAsia="Calibri" w:hAnsi="Calibri"/>
          <w:b w:val="1"/>
          <w:color w:val="000000"/>
          <w:sz w:val="26"/>
          <w:szCs w:val="26"/>
          <w:rtl w:val="0"/>
        </w:rPr>
        <w:t xml:space="preserve">Taxes et fiscalité:</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Cette partie n'est pas concernée par le processus de de fiscalisation</w:t>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uzqle7" w:id="327"/>
      <w:bookmarkEnd w:id="327"/>
      <w:r w:rsidDel="00000000" w:rsidR="00000000" w:rsidRPr="00000000">
        <w:rPr>
          <w:rFonts w:ascii="Calibri" w:cs="Calibri" w:eastAsia="Calibri" w:hAnsi="Calibri"/>
          <w:b w:val="1"/>
          <w:color w:val="000000"/>
          <w:sz w:val="26"/>
          <w:szCs w:val="26"/>
          <w:rtl w:val="0"/>
        </w:rPr>
        <w:t xml:space="preserve">Frais: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Frais à appliquer pour les contrats de bourse en ligne, point chez AWB</w:t>
        <w:tab/>
      </w:r>
    </w:p>
    <w:p w:rsidR="00000000" w:rsidDel="00000000" w:rsidP="00000000" w:rsidRDefault="00000000" w:rsidRPr="00000000">
      <w:pPr>
        <w:keepNext w:val="1"/>
        <w:keepLines w:val="1"/>
        <w:numPr>
          <w:ilvl w:val="1"/>
          <w:numId w:val="61"/>
        </w:numPr>
        <w:pBdr/>
        <w:spacing w:after="0" w:before="200" w:line="276" w:lineRule="auto"/>
        <w:ind w:left="576" w:hanging="576"/>
        <w:jc w:val="both"/>
        <w:rPr/>
      </w:pPr>
      <w:bookmarkStart w:colFirst="0" w:colLast="0" w:name="_3eze420" w:id="328"/>
      <w:bookmarkEnd w:id="328"/>
      <w:r w:rsidDel="00000000" w:rsidR="00000000" w:rsidRPr="00000000">
        <w:rPr>
          <w:rFonts w:ascii="Calibri" w:cs="Calibri" w:eastAsia="Calibri" w:hAnsi="Calibri"/>
          <w:b w:val="1"/>
          <w:color w:val="000000"/>
          <w:sz w:val="26"/>
          <w:szCs w:val="26"/>
          <w:rtl w:val="0"/>
        </w:rPr>
        <w:t xml:space="preserve">Comptabilité :</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t xml:space="preserve">Cette partie n'est pas concernée par la comptabilité.</w:t>
      </w:r>
    </w:p>
    <w:p w:rsidR="00000000" w:rsidDel="00000000" w:rsidP="00000000" w:rsidRDefault="00000000" w:rsidRPr="00000000">
      <w:pPr>
        <w:pBdr/>
        <w:spacing w:before="240" w:lineRule="auto"/>
        <w:ind w:right="142"/>
        <w:contextualSpacing w:val="0"/>
        <w:jc w:val="both"/>
        <w:rPr>
          <w:b w:val="1"/>
          <w:i w:val="1"/>
          <w:sz w:val="20"/>
          <w:szCs w:val="20"/>
        </w:rPr>
      </w:pPr>
      <w:r w:rsidDel="00000000" w:rsidR="00000000" w:rsidRPr="00000000">
        <w:rPr>
          <w:b w:val="1"/>
          <w:i w:val="1"/>
          <w:sz w:val="20"/>
          <w:szCs w:val="20"/>
          <w:rtl w:val="0"/>
        </w:rPr>
        <w:t xml:space="preserve">[Début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1u4oe9t" w:id="329"/>
      <w:bookmarkEnd w:id="329"/>
      <w:r w:rsidDel="00000000" w:rsidR="00000000" w:rsidRPr="00000000">
        <w:rPr>
          <w:rFonts w:ascii="Calibri" w:cs="Calibri" w:eastAsia="Calibri" w:hAnsi="Calibri"/>
          <w:b w:val="1"/>
          <w:smallCaps w:val="1"/>
          <w:color w:val="404040"/>
          <w:sz w:val="32"/>
          <w:szCs w:val="32"/>
          <w:rtl w:val="0"/>
        </w:rPr>
        <w:t xml:space="preserve">Batches</w:t>
      </w:r>
      <w:r w:rsidDel="00000000" w:rsidR="00000000" w:rsidRPr="00000000">
        <w:rPr>
          <w:rtl w:val="0"/>
        </w:rPr>
      </w:r>
    </w:p>
    <w:p w:rsidR="00000000" w:rsidDel="00000000" w:rsidP="00000000" w:rsidRDefault="00000000" w:rsidRPr="00000000">
      <w:pPr>
        <w:numPr>
          <w:ilvl w:val="0"/>
          <w:numId w:val="88"/>
        </w:numPr>
        <w:pBdr/>
        <w:spacing w:before="240" w:lineRule="auto"/>
        <w:ind w:left="720" w:hanging="360"/>
        <w:jc w:val="both"/>
        <w:rPr/>
      </w:pPr>
      <w:r w:rsidDel="00000000" w:rsidR="00000000" w:rsidRPr="00000000">
        <w:rPr>
          <w:rtl w:val="0"/>
        </w:rPr>
        <w:t xml:space="preserve">Le processus de notification de tous les clients de la banque sera déclenché depuis une action dans l'écran de monitoring, le système va identifier les adresses e-mails des clients configurés en amont au niveau du référentiel et transmettre le courrier électronique avec la note CDVM en PJ.</w:t>
      </w:r>
    </w:p>
    <w:p w:rsidR="00000000" w:rsidDel="00000000" w:rsidP="00000000" w:rsidRDefault="00000000" w:rsidRPr="00000000">
      <w:pPr>
        <w:numPr>
          <w:ilvl w:val="0"/>
          <w:numId w:val="88"/>
        </w:numPr>
        <w:pBdr/>
        <w:spacing w:before="240" w:lineRule="auto"/>
        <w:ind w:left="720" w:hanging="360"/>
        <w:jc w:val="both"/>
        <w:rPr/>
      </w:pPr>
      <w:r w:rsidDel="00000000" w:rsidR="00000000" w:rsidRPr="00000000">
        <w:rPr>
          <w:rtl w:val="0"/>
        </w:rPr>
        <w:t xml:space="preserve">Un processus permettra de générer les mouvements titres et espèces sur les comptes des souscripteurs Dès la réception du code ISIN, ce dernier devra être renseigné dans un écran depuis lequel le processus en batch sera lancer via une action (Bouton).</w:t>
      </w:r>
    </w:p>
    <w:p w:rsidR="00000000" w:rsidDel="00000000" w:rsidP="00000000" w:rsidRDefault="00000000" w:rsidRPr="00000000">
      <w:pPr>
        <w:numPr>
          <w:ilvl w:val="0"/>
          <w:numId w:val="88"/>
        </w:numPr>
        <w:pBdr/>
        <w:spacing w:before="240" w:lineRule="auto"/>
        <w:ind w:left="720" w:hanging="360"/>
        <w:jc w:val="both"/>
        <w:rPr/>
      </w:pPr>
      <w:r w:rsidDel="00000000" w:rsidR="00000000" w:rsidRPr="00000000">
        <w:rPr>
          <w:rtl w:val="0"/>
        </w:rPr>
        <w:t xml:space="preserve">Le système permet la création des ordres de bourse et souscription rachat OPCVM via l'intégration d'un fichier massif, ceci sera fait par l'injection d'un fichier Excel dans un périphérique d'entrée.</w:t>
      </w:r>
    </w:p>
    <w:p w:rsidR="00000000" w:rsidDel="00000000" w:rsidP="00000000" w:rsidRDefault="00000000" w:rsidRPr="00000000">
      <w:pPr>
        <w:numPr>
          <w:ilvl w:val="0"/>
          <w:numId w:val="88"/>
        </w:numPr>
        <w:pBdr/>
        <w:spacing w:before="240" w:lineRule="auto"/>
        <w:ind w:left="720" w:hanging="360"/>
        <w:jc w:val="both"/>
        <w:rPr/>
      </w:pPr>
      <w:bookmarkStart w:colFirst="0" w:colLast="0" w:name="_4e4bwxm" w:id="330"/>
      <w:bookmarkEnd w:id="330"/>
      <w:r w:rsidDel="00000000" w:rsidR="00000000" w:rsidRPr="00000000">
        <w:rPr>
          <w:rtl w:val="0"/>
        </w:rPr>
        <w:t xml:space="preserve">Le débit des opérations de souscription à une OPV en batch de fin de journée après la réservation des montants de souscritpion</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b w:val="1"/>
          <w:i w:val="1"/>
          <w:sz w:val="20"/>
          <w:szCs w:val="20"/>
        </w:rPr>
      </w:pPr>
      <w:r w:rsidDel="00000000" w:rsidR="00000000" w:rsidRPr="00000000">
        <w:rPr>
          <w:b w:val="1"/>
          <w:i w:val="1"/>
          <w:sz w:val="20"/>
          <w:szCs w:val="20"/>
          <w:rtl w:val="0"/>
        </w:rPr>
        <w:t xml:space="preserve">[Fin Section Vermeg]</w:t>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2t9m75f" w:id="331"/>
      <w:bookmarkEnd w:id="331"/>
      <w:r w:rsidDel="00000000" w:rsidR="00000000" w:rsidRPr="00000000">
        <w:rPr>
          <w:rFonts w:ascii="Calibri" w:cs="Calibri" w:eastAsia="Calibri" w:hAnsi="Calibri"/>
          <w:b w:val="1"/>
          <w:smallCaps w:val="1"/>
          <w:color w:val="404040"/>
          <w:sz w:val="32"/>
          <w:szCs w:val="32"/>
          <w:rtl w:val="0"/>
        </w:rPr>
        <w:t xml:space="preserve">Contraintes</w:t>
      </w:r>
      <w:r w:rsidDel="00000000" w:rsidR="00000000" w:rsidRPr="00000000">
        <w:rPr>
          <w:rtl w:val="0"/>
        </w:rPr>
      </w:r>
    </w:p>
    <w:p w:rsidR="00000000" w:rsidDel="00000000" w:rsidP="00000000" w:rsidRDefault="00000000" w:rsidRPr="00000000">
      <w:pPr>
        <w:pBdr/>
        <w:spacing w:before="240" w:lineRule="auto"/>
        <w:ind w:right="142"/>
        <w:contextualSpacing w:val="0"/>
        <w:jc w:val="both"/>
        <w:rPr/>
      </w:pPr>
      <w:r w:rsidDel="00000000" w:rsidR="00000000" w:rsidRPr="00000000">
        <w:rPr>
          <w:rtl w:val="0"/>
        </w:rPr>
        <w:t xml:space="preserve">Identifier les contraintes dans les domaines suivants :</w:t>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Fonctionnel : Le rapprochement entre les ordres et les allocations se fait automatiquement et sans interventions de l'utilisateur, il faudrait s'assurer de l'exhaustivité des données transmis au système pour ne pas générer des flux erronées impactant respectivement les balances titres et espèces du client.</w:t>
      </w:r>
    </w:p>
    <w:p w:rsidR="00000000" w:rsidDel="00000000" w:rsidP="00000000" w:rsidRDefault="00000000" w:rsidRPr="00000000">
      <w:pPr>
        <w:pBdr/>
        <w:ind w:right="142"/>
        <w:contextualSpacing w:val="0"/>
        <w:jc w:val="both"/>
        <w:rPr/>
      </w:pPr>
      <w:r w:rsidDel="00000000" w:rsidR="00000000" w:rsidRPr="00000000">
        <w:rPr>
          <w:rtl w:val="0"/>
        </w:rPr>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Technique</w:t>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Règlementaire</w:t>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Organisationnel</w:t>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Performance</w:t>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Logistique</w:t>
      </w:r>
    </w:p>
    <w:p w:rsidR="00000000" w:rsidDel="00000000" w:rsidP="00000000" w:rsidRDefault="00000000" w:rsidRPr="00000000">
      <w:pPr>
        <w:numPr>
          <w:ilvl w:val="1"/>
          <w:numId w:val="73"/>
        </w:numPr>
        <w:pBdr/>
        <w:tabs>
          <w:tab w:val="left" w:pos="708"/>
        </w:tabs>
        <w:ind w:left="0" w:right="142" w:firstLine="0"/>
        <w:jc w:val="both"/>
        <w:rPr/>
      </w:pPr>
      <w:r w:rsidDel="00000000" w:rsidR="00000000" w:rsidRPr="00000000">
        <w:rPr>
          <w:rtl w:val="0"/>
        </w:rPr>
        <w:t xml:space="preserve">Sécurité</w:t>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keepNext w:val="1"/>
        <w:keepLines w:val="1"/>
        <w:numPr>
          <w:ilvl w:val="0"/>
          <w:numId w:val="61"/>
        </w:numPr>
        <w:pBdr/>
        <w:spacing w:after="0" w:before="480" w:line="240" w:lineRule="auto"/>
        <w:ind w:left="432" w:hanging="432"/>
        <w:jc w:val="both"/>
        <w:rPr/>
      </w:pPr>
      <w:bookmarkStart w:colFirst="0" w:colLast="0" w:name="_18ewhd8" w:id="332"/>
      <w:bookmarkEnd w:id="332"/>
      <w:r w:rsidDel="00000000" w:rsidR="00000000" w:rsidRPr="00000000">
        <w:rPr>
          <w:rFonts w:ascii="Calibri" w:cs="Calibri" w:eastAsia="Calibri" w:hAnsi="Calibri"/>
          <w:b w:val="1"/>
          <w:smallCaps w:val="1"/>
          <w:color w:val="404040"/>
          <w:sz w:val="32"/>
          <w:szCs w:val="32"/>
          <w:rtl w:val="0"/>
        </w:rPr>
        <w:t xml:space="preserve">ANNEXES</w:t>
      </w: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tbl>
      <w:tblPr>
        <w:tblStyle w:val="Table112"/>
        <w:bidiVisual w:val="0"/>
        <w:tblW w:w="9728.0" w:type="dxa"/>
        <w:jc w:val="left"/>
        <w:tblInd w:w="-115.0" w:type="dxa"/>
        <w:tblLayout w:type="fixed"/>
        <w:tblLook w:val="0000"/>
      </w:tblPr>
      <w:tblGrid>
        <w:gridCol w:w="4766"/>
        <w:gridCol w:w="4962"/>
        <w:tblGridChange w:id="0">
          <w:tblGrid>
            <w:gridCol w:w="4766"/>
            <w:gridCol w:w="4962"/>
          </w:tblGrid>
        </w:tblGridChange>
      </w:tblGrid>
      <w:tr>
        <w:tc>
          <w:tcPr>
            <w:tcBorders>
              <w:top w:color="000000" w:space="0" w:sz="4" w:val="single"/>
              <w:left w:color="000000" w:space="0" w:sz="4" w:val="single"/>
              <w:bottom w:color="000000" w:space="0" w:sz="4" w:val="single"/>
            </w:tcBorders>
            <w:shd w:fill="d9d9d9"/>
          </w:tcPr>
          <w:p w:rsidR="00000000" w:rsidDel="00000000" w:rsidP="00000000" w:rsidRDefault="00000000" w:rsidRPr="00000000">
            <w:pPr>
              <w:pBdr/>
              <w:spacing w:before="60" w:lineRule="auto"/>
              <w:contextualSpacing w:val="0"/>
              <w:jc w:val="both"/>
              <w:rPr>
                <w:b w:val="1"/>
              </w:rPr>
            </w:pPr>
            <w:r w:rsidDel="00000000" w:rsidR="00000000" w:rsidRPr="00000000">
              <w:rPr>
                <w:b w:val="1"/>
                <w:rtl w:val="0"/>
              </w:rPr>
              <w:t xml:space="preserve">Nom</w:t>
            </w:r>
          </w:p>
        </w:tc>
        <w:tc>
          <w:tcPr>
            <w:tcBorders>
              <w:top w:color="000000" w:space="0" w:sz="4" w:val="single"/>
              <w:left w:color="000000" w:space="0" w:sz="4" w:val="single"/>
              <w:bottom w:color="000000" w:space="0" w:sz="4" w:val="single"/>
              <w:right w:color="000000" w:space="0" w:sz="4" w:val="single"/>
            </w:tcBorders>
            <w:shd w:fill="d9d9d9"/>
          </w:tcPr>
          <w:p w:rsidR="00000000" w:rsidDel="00000000" w:rsidP="00000000" w:rsidRDefault="00000000" w:rsidRPr="00000000">
            <w:pPr>
              <w:pBdr/>
              <w:spacing w:before="60" w:lineRule="auto"/>
              <w:contextualSpacing w:val="0"/>
              <w:jc w:val="both"/>
              <w:rPr>
                <w:b w:val="1"/>
              </w:rPr>
            </w:pPr>
            <w:r w:rsidDel="00000000" w:rsidR="00000000" w:rsidRPr="00000000">
              <w:rPr>
                <w:b w:val="1"/>
                <w:rtl w:val="0"/>
              </w:rPr>
              <w:t xml:space="preserve">Fichier</w:t>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jc w:val="both"/>
              <w:rPr>
                <w:i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both"/>
              <w:rPr>
                <w:b w:val="1"/>
                <w:color w:val="ff0000"/>
              </w:rPr>
            </w:pPr>
            <w:r w:rsidDel="00000000" w:rsidR="00000000" w:rsidRPr="00000000">
              <w:rPr>
                <w:rtl w:val="0"/>
              </w:rPr>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both"/>
              <w:rPr/>
            </w:pPr>
            <w:r w:rsidDel="00000000" w:rsidR="00000000" w:rsidRPr="00000000">
              <w:rPr>
                <w:rtl w:val="0"/>
              </w:rPr>
            </w:r>
          </w:p>
        </w:tc>
      </w:tr>
      <w:tr>
        <w:tc>
          <w:tcPr>
            <w:tcBorders>
              <w:top w:color="000000" w:space="0" w:sz="4" w:val="single"/>
              <w:left w:color="000000" w:space="0" w:sz="4" w:val="single"/>
              <w:bottom w:color="000000" w:space="0" w:sz="4" w:val="single"/>
            </w:tcBorders>
            <w:shd w:fill="ffffff"/>
          </w:tcPr>
          <w:p w:rsidR="00000000" w:rsidDel="00000000" w:rsidP="00000000" w:rsidRDefault="00000000" w:rsidRPr="00000000">
            <w:pPr>
              <w:pBdr/>
              <w:spacing w:before="60" w:lineRule="auto"/>
              <w:contextualSpacing w:val="0"/>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tcPr>
          <w:p w:rsidR="00000000" w:rsidDel="00000000" w:rsidP="00000000" w:rsidRDefault="00000000" w:rsidRPr="00000000">
            <w:pPr>
              <w:pBdr/>
              <w:spacing w:before="60" w:lineRule="auto"/>
              <w:contextualSpacing w:val="0"/>
              <w:jc w:val="both"/>
              <w:rPr/>
            </w:pPr>
            <w:r w:rsidDel="00000000" w:rsidR="00000000" w:rsidRPr="00000000">
              <w:rPr>
                <w:rtl w:val="0"/>
              </w:rPr>
            </w:r>
          </w:p>
        </w:tc>
      </w:tr>
    </w:tbl>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p w:rsidR="00000000" w:rsidDel="00000000" w:rsidP="00000000" w:rsidRDefault="00000000" w:rsidRPr="00000000">
      <w:pPr>
        <w:pBdr/>
        <w:contextualSpacing w:val="0"/>
        <w:jc w:val="both"/>
        <w:rPr/>
      </w:pPr>
      <w:r w:rsidDel="00000000" w:rsidR="00000000" w:rsidRPr="00000000">
        <w:rPr>
          <w:rtl w:val="0"/>
        </w:rPr>
      </w:r>
    </w:p>
    <w:sectPr>
      <w:type w:val="continuous"/>
      <w:pgSz w:h="16838" w:w="11906"/>
      <w:pgMar w:bottom="1417" w:top="1417" w:left="1417" w:right="1417" w:header="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Habib TANOUBI" w:id="0" w:date="2015-03-04T19:48:00Z">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Time sensitive</w:t>
      </w:r>
    </w:p>
  </w:comment>
  <w:comment w:author="Habib TANOUBI" w:id="1" w:date="2015-03-04T19:55:00Z">
    <w:p w:rsidR="00000000" w:rsidDel="00000000" w:rsidP="00000000" w:rsidRDefault="00000000" w:rsidRPr="00000000">
      <w:pPr>
        <w:keepNext w:val="0"/>
        <w:keepLines w:val="0"/>
        <w:widowControl w:val="0"/>
        <w:pBdr/>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A remplacer par un schéma.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Cambria"/>
  <w:font w:name="Georgia"/>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14"/>
      <w:bidiVisual w:val="0"/>
      <w:tblW w:w="9066.0" w:type="dxa"/>
      <w:jc w:val="left"/>
      <w:tblInd w:w="-291.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000"/>
    </w:tblPr>
    <w:tblGrid>
      <w:gridCol w:w="1498"/>
      <w:gridCol w:w="1362"/>
      <w:gridCol w:w="954"/>
      <w:gridCol w:w="1822"/>
      <w:gridCol w:w="1655"/>
      <w:gridCol w:w="879"/>
      <w:gridCol w:w="896"/>
      <w:tblGridChange w:id="0">
        <w:tblGrid>
          <w:gridCol w:w="1498"/>
          <w:gridCol w:w="1362"/>
          <w:gridCol w:w="954"/>
          <w:gridCol w:w="1822"/>
          <w:gridCol w:w="1655"/>
          <w:gridCol w:w="879"/>
          <w:gridCol w:w="896"/>
        </w:tblGrid>
      </w:tblGridChange>
    </w:tblGrid>
    <w:tr>
      <w:tc>
        <w:tcPr>
          <w:tcBorders>
            <w:top w:color="d9d9d9" w:space="0" w:sz="4" w:val="single"/>
            <w:left w:color="d9d9d9" w:space="0" w:sz="4" w:val="single"/>
            <w:bottom w:color="d9d9d9" w:space="0" w:sz="4" w:val="single"/>
            <w:right w:color="d9d9d9" w:space="0" w:sz="4" w:val="single"/>
          </w:tcBorders>
          <w:shd w:fill="f2f2f2"/>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Version</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V1.2</w:t>
          </w:r>
        </w:p>
      </w:tc>
      <w:tc>
        <w:tcPr>
          <w:tcBorders>
            <w:top w:color="d9d9d9" w:space="0" w:sz="4" w:val="single"/>
            <w:left w:color="d9d9d9" w:space="0" w:sz="4" w:val="single"/>
            <w:bottom w:color="d9d9d9" w:space="0" w:sz="4" w:val="single"/>
            <w:right w:color="d9d9d9" w:space="0" w:sz="4" w:val="single"/>
          </w:tcBorders>
          <w:shd w:fill="efefef"/>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Date</w:t>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pPr>
            <w:pBdr/>
            <w:spacing w:after="346" w:before="0" w:line="240" w:lineRule="auto"/>
            <w:contextualSpacing w:val="0"/>
            <w:jc w:val="center"/>
            <w:rPr>
              <w:rFonts w:ascii="Calibri" w:cs="Calibri" w:eastAsia="Calibri" w:hAnsi="Calibri"/>
              <w:b w:val="1"/>
              <w:i w:val="1"/>
              <w:sz w:val="18"/>
              <w:szCs w:val="18"/>
            </w:rPr>
          </w:pPr>
          <w:r w:rsidDel="00000000" w:rsidR="00000000" w:rsidRPr="00000000">
            <w:rPr>
              <w:rFonts w:ascii="Calibri" w:cs="Calibri" w:eastAsia="Calibri" w:hAnsi="Calibri"/>
              <w:b w:val="1"/>
              <w:sz w:val="18"/>
              <w:szCs w:val="18"/>
              <w:rtl w:val="0"/>
            </w:rPr>
            <w:t xml:space="preserve">26/01/2015</w:t>
          </w:r>
          <w:r w:rsidDel="00000000" w:rsidR="00000000" w:rsidRPr="00000000">
            <w:rPr>
              <w:rtl w:val="0"/>
            </w:rPr>
          </w:r>
        </w:p>
      </w:tc>
      <w:tc>
        <w:tcPr>
          <w:gridSpan w:val="2"/>
          <w:tcBorders>
            <w:top w:color="000000" w:space="0" w:sz="0" w:val="nil"/>
            <w:left w:color="d9d9d9" w:space="0" w:sz="4" w:val="single"/>
            <w:bottom w:color="000000" w:space="0" w:sz="0" w:val="nil"/>
            <w:right w:color="d9d9d9" w:space="0" w:sz="4" w:val="single"/>
          </w:tcBorders>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vMerge w:val="restart"/>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Page </w:t>
          </w:r>
          <w:r w:rsidDel="00000000" w:rsidR="00000000" w:rsidRPr="00000000">
            <w:rPr>
              <w:rFonts w:ascii="Calibri" w:cs="Calibri" w:eastAsia="Calibri" w:hAnsi="Calibri"/>
              <w:b w:val="1"/>
              <w:sz w:val="18"/>
              <w:szCs w:val="18"/>
            </w:rPr>
            <w:fldChar w:fldCharType="begin"/>
            <w:instrText xml:space="preserve">PAGE</w:instrText>
            <w:fldChar w:fldCharType="separate"/>
            <w:fldChar w:fldCharType="end"/>
          </w:r>
          <w:r w:rsidDel="00000000" w:rsidR="00000000" w:rsidRPr="00000000">
            <w:rPr>
              <w:rFonts w:ascii="Calibri" w:cs="Calibri" w:eastAsia="Calibri" w:hAnsi="Calibri"/>
              <w:b w:val="1"/>
              <w:sz w:val="18"/>
              <w:szCs w:val="18"/>
              <w:rtl w:val="0"/>
            </w:rPr>
            <w:t xml:space="preserve">/</w:t>
          </w:r>
          <w:r w:rsidDel="00000000" w:rsidR="00000000" w:rsidRPr="00000000">
            <w:rPr>
              <w:rFonts w:ascii="Calibri" w:cs="Calibri" w:eastAsia="Calibri" w:hAnsi="Calibri"/>
              <w:b w:val="0"/>
              <w:sz w:val="22"/>
              <w:szCs w:val="22"/>
            </w:rPr>
            <w:fldChar w:fldCharType="begin"/>
            <w:instrText xml:space="preserve">NUMPAGES</w:instrText>
            <w:fldChar w:fldCharType="separate"/>
            <w:fldChar w:fldCharType="end"/>
          </w:r>
          <w:r w:rsidDel="00000000" w:rsidR="00000000" w:rsidRPr="00000000">
            <w:rPr>
              <w:rtl w:val="0"/>
            </w:rPr>
          </w:r>
        </w:p>
      </w:tc>
    </w:tr>
    <w:tr>
      <w:trPr>
        <w:trHeight w:val="60" w:hRule="atLeast"/>
      </w:trPr>
      <w:tc>
        <w:tcPr>
          <w:gridSpan w:val="4"/>
          <w:tcBorders>
            <w:top w:color="d9d9d9" w:space="0" w:sz="4" w:val="single"/>
            <w:left w:color="d9d9d9" w:space="0" w:sz="4" w:val="single"/>
            <w:bottom w:color="d9d9d9" w:space="0" w:sz="4" w:val="single"/>
            <w:right w:color="d9d9d9" w:space="0" w:sz="4" w:val="single"/>
          </w:tcBorders>
          <w:shd w:fill="d2d2d2"/>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Index_Version Modèle </w:t>
          </w:r>
        </w:p>
      </w:tc>
      <w:tc>
        <w:tcPr>
          <w:tcBorders>
            <w:top w:color="d9d9d9" w:space="0" w:sz="4" w:val="single"/>
            <w:left w:color="d9d9d9" w:space="0" w:sz="4" w:val="single"/>
            <w:bottom w:color="d9d9d9" w:space="0" w:sz="4" w:val="single"/>
            <w:right w:color="d9d9d9" w:space="0" w:sz="4" w:val="single"/>
          </w:tcBorders>
          <w:shd w:fill="d2d2d2"/>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MOD_014_V2.0</w:t>
          </w:r>
        </w:p>
      </w:tc>
      <w:tc>
        <w:tcPr>
          <w:tcBorders>
            <w:top w:color="000000" w:space="0" w:sz="0" w:val="nil"/>
            <w:left w:color="d9d9d9" w:space="0" w:sz="4" w:val="single"/>
            <w:bottom w:color="000000" w:space="0" w:sz="0" w:val="nil"/>
            <w:right w:color="d9d9d9" w:space="0" w:sz="4" w:val="single"/>
          </w:tcBorders>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c>
        <w:tcPr>
          <w:vMerge w:val="continue"/>
          <w:tcBorders>
            <w:top w:color="d9d9d9" w:space="0" w:sz="4" w:val="single"/>
            <w:left w:color="d9d9d9" w:space="0" w:sz="4" w:val="single"/>
            <w:bottom w:color="d9d9d9" w:space="0" w:sz="4" w:val="single"/>
            <w:right w:color="d9d9d9" w:space="0" w:sz="4" w:val="single"/>
          </w:tcBorders>
          <w:shd w:fill="ffc000"/>
          <w:vAlign w:val="center"/>
        </w:tcPr>
        <w:p w:rsidR="00000000" w:rsidDel="00000000" w:rsidP="00000000" w:rsidRDefault="00000000" w:rsidRPr="00000000">
          <w:pPr>
            <w:pBdr/>
            <w:tabs>
              <w:tab w:val="center" w:pos="4536"/>
              <w:tab w:val="right" w:pos="9072"/>
            </w:tabs>
            <w:spacing w:after="346" w:before="0" w:line="240" w:lineRule="auto"/>
            <w:contextualSpacing w:val="0"/>
            <w:jc w:val="center"/>
            <w:rPr>
              <w:rFonts w:ascii="Calibri" w:cs="Calibri" w:eastAsia="Calibri" w:hAnsi="Calibri"/>
              <w:b w:val="1"/>
              <w:sz w:val="18"/>
              <w:szCs w:val="18"/>
            </w:rPr>
          </w:pPr>
          <w:r w:rsidDel="00000000" w:rsidR="00000000" w:rsidRPr="00000000">
            <w:rPr>
              <w:rtl w:val="0"/>
            </w:rPr>
          </w:r>
        </w:p>
      </w:tc>
    </w:tr>
  </w:tbl>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346" w:before="0" w:line="240" w:lineRule="auto"/>
      <w:contextualSpacing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36" name=""/>
              <a:graphic>
                <a:graphicData uri="http://schemas.microsoft.com/office/word/2010/wordprocessingShape">
                  <wps:wsp>
                    <wps:cNvSpPr/>
                    <wps:cNvPr id="3" name="Shape 3"/>
                    <wps:spPr>
                      <a:xfrm>
                        <a:off x="1565845" y="3667923"/>
                        <a:ext cx="7560309" cy="2241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Calibri" w:cs="Calibri" w:eastAsia="Calibri" w:hAnsi="Calibri"/>
                              <w:b w:val="1"/>
                              <w:i w:val="1"/>
                              <w:smallCaps w:val="0"/>
                              <w:strike w:val="0"/>
                              <w:color w:val="000000"/>
                              <w:sz w:val="16"/>
                              <w:vertAlign w:val="baseline"/>
                            </w:rPr>
                            <w:t xml:space="preserve">Ce document est la propriété d’Attijariwafabank. Son usage est strictement interne.</w:t>
                          </w:r>
                        </w:p>
                      </w:txbxContent>
                    </wps:txbx>
                    <wps:bodyPr anchorCtr="0" anchor="ctr" bIns="0" lIns="180000" rIns="180000" tIns="0"/>
                  </wps:wsp>
                </a:graphicData>
              </a:graphic>
            </wp:anchor>
          </w:drawing>
        </mc:Choice>
        <mc:Fallback>
          <w:drawing>
            <wp:anchor allowOverlap="1" behindDoc="0" distB="0" distT="0" distL="114300" distR="114300" hidden="0" layoutInCell="0" locked="0" relativeHeight="0" simplePos="0">
              <wp:simplePos x="0" y="0"/>
              <wp:positionH relativeFrom="margin">
                <wp:posOffset>-1371599</wp:posOffset>
              </wp:positionH>
              <wp:positionV relativeFrom="paragraph">
                <wp:posOffset>63500</wp:posOffset>
              </wp:positionV>
              <wp:extent cx="7569200" cy="228600"/>
              <wp:effectExtent b="0" l="0" r="0" t="0"/>
              <wp:wrapNone/>
              <wp:docPr id="36" name="image72.png"/>
              <a:graphic>
                <a:graphicData uri="http://schemas.openxmlformats.org/drawingml/2006/picture">
                  <pic:pic>
                    <pic:nvPicPr>
                      <pic:cNvPr id="0" name="image72.png"/>
                      <pic:cNvPicPr preferRelativeResize="0"/>
                    </pic:nvPicPr>
                    <pic:blipFill>
                      <a:blip r:embed="rId1"/>
                      <a:srcRect/>
                      <a:stretch>
                        <a:fillRect/>
                      </a:stretch>
                    </pic:blipFill>
                    <pic:spPr>
                      <a:xfrm>
                        <a:off x="0" y="0"/>
                        <a:ext cx="7569200" cy="228600"/>
                      </a:xfrm>
                      <a:prstGeom prst="rect"/>
                      <a:ln/>
                    </pic:spPr>
                  </pic:pic>
                </a:graphicData>
              </a:graphic>
            </wp:anchor>
          </w:drawing>
        </mc:Fallback>
      </mc:AlternateContent>
    </w:r>
    <w:r w:rsidDel="00000000" w:rsidR="00000000" w:rsidRPr="00000000">
      <w:drawing>
        <wp:anchor allowOverlap="1" behindDoc="0" distB="0" distT="0" distL="114300" distR="114300" hidden="0" layoutInCell="0" locked="0" relativeHeight="0" simplePos="0">
          <wp:simplePos x="0" y="0"/>
          <wp:positionH relativeFrom="margin">
            <wp:posOffset>6213475</wp:posOffset>
          </wp:positionH>
          <wp:positionV relativeFrom="paragraph">
            <wp:posOffset>-38099</wp:posOffset>
          </wp:positionV>
          <wp:extent cx="429260" cy="394335"/>
          <wp:effectExtent b="0" l="0" r="0" t="0"/>
          <wp:wrapNone/>
          <wp:docPr id="1" name="image24.png"/>
          <a:graphic>
            <a:graphicData uri="http://schemas.openxmlformats.org/drawingml/2006/picture">
              <pic:pic>
                <pic:nvPicPr>
                  <pic:cNvPr id="0" name="image24.png"/>
                  <pic:cNvPicPr preferRelativeResize="0"/>
                </pic:nvPicPr>
                <pic:blipFill>
                  <a:blip r:embed="rId2"/>
                  <a:srcRect b="0" l="0" r="0" t="0"/>
                  <a:stretch>
                    <a:fillRect/>
                  </a:stretch>
                </pic:blipFill>
                <pic:spPr>
                  <a:xfrm>
                    <a:off x="0" y="0"/>
                    <a:ext cx="429260" cy="39433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keepNext w:val="0"/>
      <w:keepLines w:val="0"/>
      <w:widowControl w:val="0"/>
      <w:pBdr/>
      <w:spacing w:after="0" w:before="0" w:line="276" w:lineRule="auto"/>
      <w:ind w:left="0" w:right="0" w:firstLine="0"/>
      <w:contextualSpacing w:val="0"/>
      <w:jc w:val="left"/>
      <w:rPr/>
    </w:pPr>
    <w:r w:rsidDel="00000000" w:rsidR="00000000" w:rsidRPr="00000000">
      <w:rPr>
        <w:rtl w:val="0"/>
      </w:rPr>
    </w:r>
  </w:p>
  <w:tbl>
    <w:tblPr>
      <w:tblStyle w:val="Table113"/>
      <w:bidiVisual w:val="0"/>
      <w:tblW w:w="7323.0" w:type="dxa"/>
      <w:jc w:val="left"/>
      <w:tblInd w:w="1411.0" w:type="dxa"/>
      <w:tblBorders>
        <w:top w:color="ffffff" w:space="0" w:sz="24" w:val="single"/>
        <w:left w:color="ffffff" w:space="0" w:sz="24" w:val="single"/>
        <w:bottom w:color="ffffff" w:space="0" w:sz="24" w:val="single"/>
        <w:right w:color="ffffff" w:space="0" w:sz="24" w:val="single"/>
        <w:insideH w:color="ffffff" w:space="0" w:sz="24" w:val="single"/>
        <w:insideV w:color="ffffff" w:space="0" w:sz="24" w:val="single"/>
      </w:tblBorders>
      <w:tblLayout w:type="fixed"/>
      <w:tblLook w:val="0000"/>
    </w:tblPr>
    <w:tblGrid>
      <w:gridCol w:w="3575"/>
      <w:gridCol w:w="3748"/>
      <w:tblGridChange w:id="0">
        <w:tblGrid>
          <w:gridCol w:w="3575"/>
          <w:gridCol w:w="3748"/>
        </w:tblGrid>
      </w:tblGridChange>
    </w:tblGrid>
    <w:tr>
      <w:trPr>
        <w:trHeight w:val="280" w:hRule="atLeast"/>
      </w:trPr>
      <w:tc>
        <w:tcPr>
          <w:shd w:fill="f2f2f2"/>
          <w:vAlign w:val="center"/>
        </w:tcPr>
        <w:p w:rsidR="00000000" w:rsidDel="00000000" w:rsidP="00000000" w:rsidRDefault="00000000" w:rsidRPr="00000000">
          <w:pPr>
            <w:pBdr/>
            <w:tabs>
              <w:tab w:val="center" w:pos="4536"/>
              <w:tab w:val="right" w:pos="9072"/>
            </w:tabs>
            <w:spacing w:after="0" w:before="0" w:line="240" w:lineRule="auto"/>
            <w:contextualSpacing w:val="0"/>
            <w:rPr>
              <w:rFonts w:ascii="Calibri" w:cs="Calibri" w:eastAsia="Calibri" w:hAnsi="Calibri"/>
              <w:b w:val="1"/>
              <w:sz w:val="18"/>
              <w:szCs w:val="18"/>
            </w:rPr>
          </w:pPr>
          <w:r w:rsidDel="00000000" w:rsidR="00000000" w:rsidRPr="00000000">
            <w:rPr>
              <w:rFonts w:ascii="Calibri" w:cs="Calibri" w:eastAsia="Calibri" w:hAnsi="Calibri"/>
              <w:b w:val="1"/>
              <w:sz w:val="16"/>
              <w:szCs w:val="16"/>
              <w:rtl w:val="0"/>
            </w:rPr>
            <w:t xml:space="preserve">SPECIFICATIONS FONCTIONNELLES   DETAILLEES                                                  CARNET D’ORDRES MARCHE LOCAL  (MEGATRADE)</w:t>
          </w: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2407920</wp:posOffset>
                </wp:positionH>
                <wp:positionV relativeFrom="paragraph">
                  <wp:posOffset>-126999</wp:posOffset>
                </wp:positionV>
                <wp:extent cx="3319145" cy="414020"/>
                <wp:effectExtent b="0" l="0" r="0" t="0"/>
                <wp:wrapSquare wrapText="bothSides" distB="0" distT="0" distL="0" distR="0"/>
                <wp:docPr id="5" name="image28.png"/>
                <a:graphic>
                  <a:graphicData uri="http://schemas.openxmlformats.org/drawingml/2006/picture">
                    <pic:pic>
                      <pic:nvPicPr>
                        <pic:cNvPr id="0" name="image28.png"/>
                        <pic:cNvPicPr preferRelativeResize="0"/>
                      </pic:nvPicPr>
                      <pic:blipFill>
                        <a:blip r:embed="rId1"/>
                        <a:srcRect b="0" l="0" r="0" t="0"/>
                        <a:stretch>
                          <a:fillRect/>
                        </a:stretch>
                      </pic:blipFill>
                      <pic:spPr>
                        <a:xfrm>
                          <a:off x="0" y="0"/>
                          <a:ext cx="3319145" cy="414020"/>
                        </a:xfrm>
                        <a:prstGeom prst="rect"/>
                        <a:ln/>
                      </pic:spPr>
                    </pic:pic>
                  </a:graphicData>
                </a:graphic>
              </wp:anchor>
            </w:drawing>
          </w:r>
        </w:p>
      </w:tc>
      <w:tc>
        <w:tcPr>
          <w:shd w:fill="bfbfbf"/>
          <w:vAlign w:val="center"/>
        </w:tcPr>
        <w:p w:rsidR="00000000" w:rsidDel="00000000" w:rsidP="00000000" w:rsidRDefault="00000000" w:rsidRPr="00000000">
          <w:pPr>
            <w:pBdr/>
            <w:spacing w:before="0" w:line="240" w:lineRule="auto"/>
            <w:contextualSpacing w:val="0"/>
            <w:jc w:val="center"/>
            <w:rPr>
              <w:b w:val="1"/>
              <w:sz w:val="18"/>
              <w:szCs w:val="18"/>
            </w:rPr>
          </w:pPr>
          <w:r w:rsidDel="00000000" w:rsidR="00000000" w:rsidRPr="00000000">
            <w:rPr>
              <w:b w:val="1"/>
              <w:sz w:val="18"/>
              <w:szCs w:val="18"/>
              <w:rtl w:val="0"/>
            </w:rPr>
            <w:t xml:space="preserve">P14020 – REFONTE CHAINE TITRES</w:t>
          </w:r>
        </w:p>
      </w:tc>
    </w:tr>
  </w:tbl>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pBdr/>
      <w:tabs>
        <w:tab w:val="center" w:pos="4536"/>
        <w:tab w:val="right" w:pos="9072"/>
      </w:tabs>
      <w:spacing w:after="0" w:before="0" w:line="240" w:lineRule="auto"/>
      <w:contextualSpacing w:val="0"/>
      <w:rPr/>
    </w:pPr>
    <w:r w:rsidDel="00000000" w:rsidR="00000000" w:rsidRPr="00000000">
      <w:rPr>
        <w:rtl w:val="0"/>
      </w:rPr>
    </w:r>
    <w:r w:rsidDel="00000000" w:rsidR="00000000" w:rsidRPr="00000000">
      <w:drawing>
        <wp:anchor allowOverlap="1" behindDoc="0" distB="0" distT="0" distL="0" distR="0" hidden="0" layoutInCell="0" locked="0" relativeHeight="0" simplePos="0">
          <wp:simplePos x="0" y="0"/>
          <wp:positionH relativeFrom="margin">
            <wp:posOffset>5138420</wp:posOffset>
          </wp:positionH>
          <wp:positionV relativeFrom="paragraph">
            <wp:posOffset>52070</wp:posOffset>
          </wp:positionV>
          <wp:extent cx="1069975" cy="1052195"/>
          <wp:effectExtent b="0" l="0" r="0" t="0"/>
          <wp:wrapSquare wrapText="bothSides" distB="0" distT="0" distL="0" distR="0"/>
          <wp:docPr descr="Logo AWB.bmp" id="25" name="image58.png"/>
          <a:graphic>
            <a:graphicData uri="http://schemas.openxmlformats.org/drawingml/2006/picture">
              <pic:pic>
                <pic:nvPicPr>
                  <pic:cNvPr descr="Logo AWB.bmp" id="0" name="image58.png"/>
                  <pic:cNvPicPr preferRelativeResize="0"/>
                </pic:nvPicPr>
                <pic:blipFill>
                  <a:blip r:embed="rId1"/>
                  <a:srcRect b="0" l="0" r="0" t="0"/>
                  <a:stretch>
                    <a:fillRect/>
                  </a:stretch>
                </pic:blipFill>
                <pic:spPr>
                  <a:xfrm>
                    <a:off x="0" y="0"/>
                    <a:ext cx="1069975" cy="1052195"/>
                  </a:xfrm>
                  <a:prstGeom prst="rect"/>
                  <a:ln/>
                </pic:spPr>
              </pic:pic>
            </a:graphicData>
          </a:graphic>
        </wp:anchor>
      </w:drawing>
    </w:r>
  </w:p>
  <w:p w:rsidR="00000000" w:rsidDel="00000000" w:rsidP="00000000" w:rsidRDefault="00000000" w:rsidRPr="00000000">
    <w:pPr>
      <w:pBdr/>
      <w:contextualSpacing w:val="0"/>
      <w:jc w:val="center"/>
      <w:rPr/>
    </w:pPr>
    <w:r w:rsidDel="00000000" w:rsidR="00000000" w:rsidRPr="00000000">
      <w:rPr>
        <w:rtl w:val="0"/>
      </w:rPr>
    </w:r>
  </w:p>
  <w:p w:rsidR="00000000" w:rsidDel="00000000" w:rsidP="00000000" w:rsidRDefault="00000000" w:rsidRPr="00000000">
    <w:pPr>
      <w:pBdr/>
      <w:contextualSpacing w:val="0"/>
      <w:rPr/>
    </w:pPr>
    <w:r w:rsidDel="00000000" w:rsidR="00000000" w:rsidRPr="00000000">
      <w:drawing>
        <wp:inline distB="0" distT="0" distL="0" distR="0">
          <wp:extent cx="1685925" cy="390525"/>
          <wp:effectExtent b="0" l="0" r="0" t="0"/>
          <wp:docPr descr="téléchargement.jpg" id="8" name="image38.jpg"/>
          <a:graphic>
            <a:graphicData uri="http://schemas.openxmlformats.org/drawingml/2006/picture">
              <pic:pic>
                <pic:nvPicPr>
                  <pic:cNvPr descr="téléchargement.jpg" id="0" name="image38.jpg"/>
                  <pic:cNvPicPr preferRelativeResize="0"/>
                </pic:nvPicPr>
                <pic:blipFill>
                  <a:blip r:embed="rId2"/>
                  <a:srcRect b="0" l="0" r="0" t="0"/>
                  <a:stretch>
                    <a:fillRect/>
                  </a:stretch>
                </pic:blipFill>
                <pic:spPr>
                  <a:xfrm>
                    <a:off x="0" y="0"/>
                    <a:ext cx="1685925" cy="3905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4">
    <w:lvl w:ilvl="0">
      <w:start w:val="1"/>
      <w:numFmt w:val="bullet"/>
      <w:lvlText w:val="✦"/>
      <w:lvlJc w:val="left"/>
      <w:pPr>
        <w:ind w:left="791" w:firstLine="430.99999999999994"/>
      </w:pPr>
      <w:rPr>
        <w:rFonts w:ascii="Arial" w:cs="Arial" w:eastAsia="Arial" w:hAnsi="Arial"/>
      </w:rPr>
    </w:lvl>
    <w:lvl w:ilvl="1">
      <w:start w:val="1"/>
      <w:numFmt w:val="bullet"/>
      <w:lvlText w:val="◦"/>
      <w:lvlJc w:val="left"/>
      <w:pPr>
        <w:ind w:left="1151" w:firstLine="791"/>
      </w:pPr>
      <w:rPr>
        <w:rFonts w:ascii="Arial" w:cs="Arial" w:eastAsia="Arial" w:hAnsi="Arial"/>
      </w:rPr>
    </w:lvl>
    <w:lvl w:ilvl="2">
      <w:start w:val="1"/>
      <w:numFmt w:val="bullet"/>
      <w:lvlText w:val="▪"/>
      <w:lvlJc w:val="left"/>
      <w:pPr>
        <w:ind w:left="1511" w:firstLine="1151"/>
      </w:pPr>
      <w:rPr>
        <w:rFonts w:ascii="Arial" w:cs="Arial" w:eastAsia="Arial" w:hAnsi="Arial"/>
      </w:rPr>
    </w:lvl>
    <w:lvl w:ilvl="3">
      <w:start w:val="1"/>
      <w:numFmt w:val="bullet"/>
      <w:lvlText w:val="✦"/>
      <w:lvlJc w:val="left"/>
      <w:pPr>
        <w:ind w:left="1871" w:firstLine="1511"/>
      </w:pPr>
      <w:rPr>
        <w:rFonts w:ascii="Arial" w:cs="Arial" w:eastAsia="Arial" w:hAnsi="Arial"/>
      </w:rPr>
    </w:lvl>
    <w:lvl w:ilvl="4">
      <w:start w:val="1"/>
      <w:numFmt w:val="bullet"/>
      <w:lvlText w:val="◦"/>
      <w:lvlJc w:val="left"/>
      <w:pPr>
        <w:ind w:left="2231" w:firstLine="1871"/>
      </w:pPr>
      <w:rPr>
        <w:rFonts w:ascii="Arial" w:cs="Arial" w:eastAsia="Arial" w:hAnsi="Arial"/>
      </w:rPr>
    </w:lvl>
    <w:lvl w:ilvl="5">
      <w:start w:val="1"/>
      <w:numFmt w:val="bullet"/>
      <w:lvlText w:val="▪"/>
      <w:lvlJc w:val="left"/>
      <w:pPr>
        <w:ind w:left="2591" w:firstLine="2231"/>
      </w:pPr>
      <w:rPr>
        <w:rFonts w:ascii="Arial" w:cs="Arial" w:eastAsia="Arial" w:hAnsi="Arial"/>
      </w:rPr>
    </w:lvl>
    <w:lvl w:ilvl="6">
      <w:start w:val="1"/>
      <w:numFmt w:val="bullet"/>
      <w:lvlText w:val="✦"/>
      <w:lvlJc w:val="left"/>
      <w:pPr>
        <w:ind w:left="2951" w:firstLine="2591"/>
      </w:pPr>
      <w:rPr>
        <w:rFonts w:ascii="Arial" w:cs="Arial" w:eastAsia="Arial" w:hAnsi="Arial"/>
      </w:rPr>
    </w:lvl>
    <w:lvl w:ilvl="7">
      <w:start w:val="1"/>
      <w:numFmt w:val="bullet"/>
      <w:lvlText w:val="◦"/>
      <w:lvlJc w:val="left"/>
      <w:pPr>
        <w:ind w:left="3311" w:firstLine="2951"/>
      </w:pPr>
      <w:rPr>
        <w:rFonts w:ascii="Arial" w:cs="Arial" w:eastAsia="Arial" w:hAnsi="Arial"/>
      </w:rPr>
    </w:lvl>
    <w:lvl w:ilvl="8">
      <w:start w:val="1"/>
      <w:numFmt w:val="bullet"/>
      <w:lvlText w:val="▪"/>
      <w:lvlJc w:val="left"/>
      <w:pPr>
        <w:ind w:left="3671" w:firstLine="3311"/>
      </w:pPr>
      <w:rPr>
        <w:rFonts w:ascii="Arial" w:cs="Arial" w:eastAsia="Arial" w:hAnsi="Arial"/>
      </w:rPr>
    </w:lvl>
  </w:abstractNum>
  <w:abstractNum w:abstractNumId="1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1">
    <w:lvl w:ilvl="0">
      <w:start w:val="1"/>
      <w:numFmt w:val="decimal"/>
      <w:lvlText w:val="%1."/>
      <w:lvlJc w:val="left"/>
      <w:pPr>
        <w:ind w:left="720" w:firstLine="360"/>
      </w:pPr>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22">
    <w:lvl w:ilvl="0">
      <w:start w:val="1"/>
      <w:numFmt w:val="bullet"/>
      <w:lvlText w:val="✦"/>
      <w:lvlJc w:val="left"/>
      <w:pPr>
        <w:ind w:left="720" w:firstLine="360"/>
      </w:pPr>
      <w:rPr>
        <w:rFonts w:ascii="Arial" w:cs="Arial" w:eastAsia="Arial" w:hAnsi="Arial"/>
        <w:color w:val="000000"/>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4">
    <w:lvl w:ilvl="0">
      <w:start w:val="1"/>
      <w:numFmt w:val="decimal"/>
      <w:lvlText w:val=""/>
      <w:lvlJc w:val="left"/>
      <w:pPr>
        <w:ind w:left="432" w:firstLine="0"/>
      </w:pPr>
      <w:rPr/>
    </w:lvl>
    <w:lvl w:ilvl="1">
      <w:start w:val="1"/>
      <w:numFmt w:val="decimal"/>
      <w:lvlText w:val=""/>
      <w:lvlJc w:val="left"/>
      <w:pPr>
        <w:ind w:left="576" w:firstLine="0"/>
      </w:pPr>
      <w:rPr/>
    </w:lvl>
    <w:lvl w:ilvl="2">
      <w:start w:val="1"/>
      <w:numFmt w:val="decimal"/>
      <w:lvlText w:val=""/>
      <w:lvlJc w:val="left"/>
      <w:pPr>
        <w:ind w:left="720" w:firstLine="0"/>
      </w:pPr>
      <w:rPr/>
    </w:lvl>
    <w:lvl w:ilvl="3">
      <w:start w:val="1"/>
      <w:numFmt w:val="decimal"/>
      <w:lvlText w:val=""/>
      <w:lvlJc w:val="left"/>
      <w:pPr>
        <w:ind w:left="864" w:firstLine="0"/>
      </w:pPr>
      <w:rPr/>
    </w:lvl>
    <w:lvl w:ilvl="4">
      <w:start w:val="1"/>
      <w:numFmt w:val="decimal"/>
      <w:lvlText w:val=""/>
      <w:lvlJc w:val="left"/>
      <w:pPr>
        <w:ind w:left="1008" w:firstLine="0"/>
      </w:pPr>
      <w:rPr/>
    </w:lvl>
    <w:lvl w:ilvl="5">
      <w:start w:val="1"/>
      <w:numFmt w:val="decimal"/>
      <w:lvlText w:val=""/>
      <w:lvlJc w:val="left"/>
      <w:pPr>
        <w:ind w:left="1152" w:firstLine="0"/>
      </w:pPr>
      <w:rPr/>
    </w:lvl>
    <w:lvl w:ilvl="6">
      <w:start w:val="1"/>
      <w:numFmt w:val="decimal"/>
      <w:lvlText w:val=""/>
      <w:lvlJc w:val="left"/>
      <w:pPr>
        <w:ind w:left="1296" w:firstLine="0"/>
      </w:pPr>
      <w:rPr/>
    </w:lvl>
    <w:lvl w:ilvl="7">
      <w:start w:val="1"/>
      <w:numFmt w:val="decimal"/>
      <w:lvlText w:val=""/>
      <w:lvlJc w:val="left"/>
      <w:pPr>
        <w:ind w:left="1440" w:firstLine="0"/>
      </w:pPr>
      <w:rPr/>
    </w:lvl>
    <w:lvl w:ilvl="8">
      <w:start w:val="1"/>
      <w:numFmt w:val="decimal"/>
      <w:lvlText w:val=""/>
      <w:lvlJc w:val="left"/>
      <w:pPr>
        <w:ind w:left="1584" w:firstLine="0"/>
      </w:pPr>
      <w:rPr/>
    </w:lvl>
  </w:abstractNum>
  <w:abstractNum w:abstractNumId="2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6">
    <w:lvl w:ilvl="0">
      <w:start w:val="1"/>
      <w:numFmt w:val="decimal"/>
      <w:lvlText w:val="%1."/>
      <w:lvlJc w:val="left"/>
      <w:pPr>
        <w:ind w:left="720" w:firstLine="360"/>
      </w:pPr>
      <w:rPr/>
    </w:lvl>
    <w:lvl w:ilvl="1">
      <w:start w:val="1"/>
      <w:numFmt w:val="decimal"/>
      <w:lvlText w:val="%2."/>
      <w:lvlJc w:val="left"/>
      <w:pPr>
        <w:ind w:left="1080" w:firstLine="720"/>
      </w:pPr>
      <w:rPr/>
    </w:lvl>
    <w:lvl w:ilvl="2">
      <w:start w:val="1"/>
      <w:numFmt w:val="decimal"/>
      <w:lvlText w:val="%2.%3."/>
      <w:lvlJc w:val="left"/>
      <w:pPr>
        <w:ind w:left="1440" w:firstLine="1080"/>
      </w:pPr>
      <w:rPr/>
    </w:lvl>
    <w:lvl w:ilvl="3">
      <w:start w:val="1"/>
      <w:numFmt w:val="decimal"/>
      <w:lvlText w:val="%2.%3.%4."/>
      <w:lvlJc w:val="left"/>
      <w:pPr>
        <w:ind w:left="1800" w:firstLine="1440"/>
      </w:pPr>
      <w:rPr/>
    </w:lvl>
    <w:lvl w:ilvl="4">
      <w:start w:val="1"/>
      <w:numFmt w:val="decimal"/>
      <w:lvlText w:val="%2.%3.%4.%5."/>
      <w:lvlJc w:val="left"/>
      <w:pPr>
        <w:ind w:left="2160" w:firstLine="1800"/>
      </w:pPr>
      <w:rPr/>
    </w:lvl>
    <w:lvl w:ilvl="5">
      <w:start w:val="1"/>
      <w:numFmt w:val="decimal"/>
      <w:lvlText w:val="%2.%3.%4.%5.%6."/>
      <w:lvlJc w:val="left"/>
      <w:pPr>
        <w:ind w:left="2520" w:firstLine="2160"/>
      </w:pPr>
      <w:rPr/>
    </w:lvl>
    <w:lvl w:ilvl="6">
      <w:start w:val="1"/>
      <w:numFmt w:val="decimal"/>
      <w:lvlText w:val="%2.%3.%4.%5.%6.%7."/>
      <w:lvlJc w:val="left"/>
      <w:pPr>
        <w:ind w:left="2880" w:firstLine="2520"/>
      </w:pPr>
      <w:rPr/>
    </w:lvl>
    <w:lvl w:ilvl="7">
      <w:start w:val="1"/>
      <w:numFmt w:val="decimal"/>
      <w:lvlText w:val="%2.%3.%4.%5.%6.%7.%8."/>
      <w:lvlJc w:val="left"/>
      <w:pPr>
        <w:ind w:left="3240" w:firstLine="2880"/>
      </w:pPr>
      <w:rPr/>
    </w:lvl>
    <w:lvl w:ilvl="8">
      <w:start w:val="1"/>
      <w:numFmt w:val="decimal"/>
      <w:lvlText w:val="%2.%3.%4.%5.%6.%7.%8.%9."/>
      <w:lvlJc w:val="left"/>
      <w:pPr>
        <w:ind w:left="3600" w:firstLine="3240"/>
      </w:pPr>
      <w:rPr/>
    </w:lvl>
  </w:abstractNum>
  <w:abstractNum w:abstractNumId="2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2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4">
    <w:lvl w:ilvl="0">
      <w:start w:val="1"/>
      <w:numFmt w:val="bullet"/>
      <w:lvlText w:val="-"/>
      <w:lvlJc w:val="left"/>
      <w:pPr>
        <w:ind w:left="720" w:firstLine="360"/>
      </w:pPr>
      <w:rPr>
        <w:rFonts w:ascii="Arial" w:cs="Arial" w:eastAsia="Arial" w:hAnsi="Arial"/>
      </w:rPr>
    </w:lvl>
    <w:lvl w:ilvl="1">
      <w:start w:val="1"/>
      <w:numFmt w:val="decimal"/>
      <w:lvlText w:val="%2-"/>
      <w:lvlJc w:val="left"/>
      <w:pPr>
        <w:ind w:left="1440" w:firstLine="1080"/>
      </w:pPr>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5">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36">
    <w:lvl w:ilvl="0">
      <w:start w:val="1"/>
      <w:numFmt w:val="bullet"/>
      <w:lvlText w:val="✦"/>
      <w:lvlJc w:val="left"/>
      <w:pPr>
        <w:ind w:left="1440" w:firstLine="1080"/>
      </w:pPr>
      <w:rPr>
        <w:rFonts w:ascii="Arial" w:cs="Arial" w:eastAsia="Arial" w:hAnsi="Arial"/>
      </w:rPr>
    </w:lvl>
    <w:lvl w:ilvl="1">
      <w:start w:val="1"/>
      <w:numFmt w:val="bullet"/>
      <w:lvlText w:val="◦"/>
      <w:lvlJc w:val="left"/>
      <w:pPr>
        <w:ind w:left="1800" w:firstLine="144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
      <w:lvlJc w:val="left"/>
      <w:pPr>
        <w:ind w:left="2880" w:firstLine="2520"/>
      </w:pPr>
      <w:rPr>
        <w:rFonts w:ascii="Arial" w:cs="Arial" w:eastAsia="Arial" w:hAnsi="Arial"/>
      </w:rPr>
    </w:lvl>
    <w:lvl w:ilvl="5">
      <w:start w:val="1"/>
      <w:numFmt w:val="bullet"/>
      <w:lvlText w:val="▪"/>
      <w:lvlJc w:val="left"/>
      <w:pPr>
        <w:ind w:left="3240" w:firstLine="2880"/>
      </w:pPr>
      <w:rPr>
        <w:rFonts w:ascii="Arial" w:cs="Arial" w:eastAsia="Arial" w:hAnsi="Arial"/>
      </w:rPr>
    </w:lvl>
    <w:lvl w:ilvl="6">
      <w:start w:val="1"/>
      <w:numFmt w:val="bullet"/>
      <w:lvlText w:val="✦"/>
      <w:lvlJc w:val="left"/>
      <w:pPr>
        <w:ind w:left="3600" w:firstLine="3240"/>
      </w:pPr>
      <w:rPr>
        <w:rFonts w:ascii="Arial" w:cs="Arial" w:eastAsia="Arial" w:hAnsi="Arial"/>
      </w:rPr>
    </w:lvl>
    <w:lvl w:ilvl="7">
      <w:start w:val="1"/>
      <w:numFmt w:val="bullet"/>
      <w:lvlText w:val="◦"/>
      <w:lvlJc w:val="left"/>
      <w:pPr>
        <w:ind w:left="3960" w:firstLine="3600"/>
      </w:pPr>
      <w:rPr>
        <w:rFonts w:ascii="Arial" w:cs="Arial" w:eastAsia="Arial" w:hAnsi="Arial"/>
      </w:rPr>
    </w:lvl>
    <w:lvl w:ilvl="8">
      <w:start w:val="1"/>
      <w:numFmt w:val="bullet"/>
      <w:lvlText w:val="▪"/>
      <w:lvlJc w:val="left"/>
      <w:pPr>
        <w:ind w:left="4320" w:firstLine="3960"/>
      </w:pPr>
      <w:rPr>
        <w:rFonts w:ascii="Arial" w:cs="Arial" w:eastAsia="Arial" w:hAnsi="Arial"/>
      </w:rPr>
    </w:lvl>
  </w:abstractNum>
  <w:abstractNum w:abstractNumId="3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3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49">
    <w:lvl w:ilvl="0">
      <w:start w:val="1"/>
      <w:numFmt w:val="bullet"/>
      <w:lvlText w:val="✦"/>
      <w:lvlJc w:val="left"/>
      <w:pPr>
        <w:ind w:left="1440" w:firstLine="1080"/>
      </w:pPr>
      <w:rPr>
        <w:rFonts w:ascii="Arial" w:cs="Arial" w:eastAsia="Arial" w:hAnsi="Arial"/>
      </w:rPr>
    </w:lvl>
    <w:lvl w:ilvl="1">
      <w:start w:val="1"/>
      <w:numFmt w:val="bullet"/>
      <w:lvlText w:val="◦"/>
      <w:lvlJc w:val="left"/>
      <w:pPr>
        <w:ind w:left="1800" w:firstLine="144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
      <w:lvlJc w:val="left"/>
      <w:pPr>
        <w:ind w:left="2880" w:firstLine="2520"/>
      </w:pPr>
      <w:rPr>
        <w:rFonts w:ascii="Arial" w:cs="Arial" w:eastAsia="Arial" w:hAnsi="Arial"/>
      </w:rPr>
    </w:lvl>
    <w:lvl w:ilvl="5">
      <w:start w:val="1"/>
      <w:numFmt w:val="bullet"/>
      <w:lvlText w:val="▪"/>
      <w:lvlJc w:val="left"/>
      <w:pPr>
        <w:ind w:left="3240" w:firstLine="2880"/>
      </w:pPr>
      <w:rPr>
        <w:rFonts w:ascii="Arial" w:cs="Arial" w:eastAsia="Arial" w:hAnsi="Arial"/>
      </w:rPr>
    </w:lvl>
    <w:lvl w:ilvl="6">
      <w:start w:val="1"/>
      <w:numFmt w:val="bullet"/>
      <w:lvlText w:val="✦"/>
      <w:lvlJc w:val="left"/>
      <w:pPr>
        <w:ind w:left="3600" w:firstLine="3240"/>
      </w:pPr>
      <w:rPr>
        <w:rFonts w:ascii="Arial" w:cs="Arial" w:eastAsia="Arial" w:hAnsi="Arial"/>
      </w:rPr>
    </w:lvl>
    <w:lvl w:ilvl="7">
      <w:start w:val="1"/>
      <w:numFmt w:val="bullet"/>
      <w:lvlText w:val="◦"/>
      <w:lvlJc w:val="left"/>
      <w:pPr>
        <w:ind w:left="3960" w:firstLine="3600"/>
      </w:pPr>
      <w:rPr>
        <w:rFonts w:ascii="Arial" w:cs="Arial" w:eastAsia="Arial" w:hAnsi="Arial"/>
      </w:rPr>
    </w:lvl>
    <w:lvl w:ilvl="8">
      <w:start w:val="1"/>
      <w:numFmt w:val="bullet"/>
      <w:lvlText w:val="▪"/>
      <w:lvlJc w:val="left"/>
      <w:pPr>
        <w:ind w:left="4320" w:firstLine="3960"/>
      </w:pPr>
      <w:rPr>
        <w:rFonts w:ascii="Arial" w:cs="Arial" w:eastAsia="Arial" w:hAnsi="Arial"/>
      </w:rPr>
    </w:lvl>
  </w:abstractNum>
  <w:abstractNum w:abstractNumId="5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58">
    <w:lvl w:ilvl="0">
      <w:start w:val="1"/>
      <w:numFmt w:val="decimal"/>
      <w:lvlText w:val="%1-"/>
      <w:lvlJc w:val="left"/>
      <w:pPr>
        <w:ind w:left="720" w:firstLine="360"/>
      </w:pPr>
      <w:rPr/>
    </w:lvl>
    <w:lvl w:ilvl="1">
      <w:start w:val="1"/>
      <w:numFmt w:val="lowerLetter"/>
      <w:lvlText w:val="%2."/>
      <w:lvlJc w:val="left"/>
      <w:pPr>
        <w:ind w:left="1440" w:firstLine="1080"/>
      </w:pPr>
      <w:rPr/>
    </w:lvl>
    <w:lvl w:ilvl="2">
      <w:start w:val="1"/>
      <w:numFmt w:val="lowerRoman"/>
      <w:lvlText w:val="%2.%3."/>
      <w:lvlJc w:val="left"/>
      <w:pPr>
        <w:ind w:left="2160" w:firstLine="1980"/>
      </w:pPr>
      <w:rPr/>
    </w:lvl>
    <w:lvl w:ilvl="3">
      <w:start w:val="1"/>
      <w:numFmt w:val="decimal"/>
      <w:lvlText w:val="%2.%3.%4."/>
      <w:lvlJc w:val="left"/>
      <w:pPr>
        <w:ind w:left="2880" w:firstLine="2520"/>
      </w:pPr>
      <w:rPr/>
    </w:lvl>
    <w:lvl w:ilvl="4">
      <w:start w:val="1"/>
      <w:numFmt w:val="lowerLetter"/>
      <w:lvlText w:val="%2.%3.%4.%5."/>
      <w:lvlJc w:val="left"/>
      <w:pPr>
        <w:ind w:left="3600" w:firstLine="3240"/>
      </w:pPr>
      <w:rPr/>
    </w:lvl>
    <w:lvl w:ilvl="5">
      <w:start w:val="1"/>
      <w:numFmt w:val="lowerRoman"/>
      <w:lvlText w:val="%2.%3.%4.%5.%6."/>
      <w:lvlJc w:val="left"/>
      <w:pPr>
        <w:ind w:left="4320" w:firstLine="4140"/>
      </w:pPr>
      <w:rPr/>
    </w:lvl>
    <w:lvl w:ilvl="6">
      <w:start w:val="1"/>
      <w:numFmt w:val="decimal"/>
      <w:lvlText w:val="%2.%3.%4.%5.%6.%7."/>
      <w:lvlJc w:val="left"/>
      <w:pPr>
        <w:ind w:left="5040" w:firstLine="4680"/>
      </w:pPr>
      <w:rPr/>
    </w:lvl>
    <w:lvl w:ilvl="7">
      <w:start w:val="1"/>
      <w:numFmt w:val="lowerLetter"/>
      <w:lvlText w:val="%2.%3.%4.%5.%6.%7.%8."/>
      <w:lvlJc w:val="left"/>
      <w:pPr>
        <w:ind w:left="5760" w:firstLine="5400"/>
      </w:pPr>
      <w:rPr/>
    </w:lvl>
    <w:lvl w:ilvl="8">
      <w:start w:val="1"/>
      <w:numFmt w:val="lowerRoman"/>
      <w:lvlText w:val="%2.%3.%4.%5.%6.%7.%8.%9."/>
      <w:lvlJc w:val="left"/>
      <w:pPr>
        <w:ind w:left="6480" w:firstLine="6300"/>
      </w:pPr>
      <w:rPr/>
    </w:lvl>
  </w:abstractNum>
  <w:abstractNum w:abstractNumId="5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0">
    <w:lvl w:ilvl="0">
      <w:start w:val="1"/>
      <w:numFmt w:val="bullet"/>
      <w:lvlText w:val="●"/>
      <w:lvlJc w:val="left"/>
      <w:pPr>
        <w:ind w:left="786" w:firstLine="425.99999999999994"/>
      </w:pPr>
      <w:rPr>
        <w:rFonts w:ascii="Arial" w:cs="Arial" w:eastAsia="Arial" w:hAnsi="Arial"/>
      </w:rPr>
    </w:lvl>
    <w:lvl w:ilvl="1">
      <w:start w:val="1"/>
      <w:numFmt w:val="bullet"/>
      <w:lvlText w:val="o"/>
      <w:lvlJc w:val="left"/>
      <w:pPr>
        <w:ind w:left="1506" w:firstLine="1146"/>
      </w:pPr>
      <w:rPr>
        <w:rFonts w:ascii="Arial" w:cs="Arial" w:eastAsia="Arial" w:hAnsi="Arial"/>
      </w:rPr>
    </w:lvl>
    <w:lvl w:ilvl="2">
      <w:start w:val="1"/>
      <w:numFmt w:val="bullet"/>
      <w:lvlText w:val="▪"/>
      <w:lvlJc w:val="left"/>
      <w:pPr>
        <w:ind w:left="2226" w:firstLine="1866"/>
      </w:pPr>
      <w:rPr>
        <w:rFonts w:ascii="Arial" w:cs="Arial" w:eastAsia="Arial" w:hAnsi="Arial"/>
      </w:rPr>
    </w:lvl>
    <w:lvl w:ilvl="3">
      <w:start w:val="1"/>
      <w:numFmt w:val="bullet"/>
      <w:lvlText w:val="●"/>
      <w:lvlJc w:val="left"/>
      <w:pPr>
        <w:ind w:left="2946" w:firstLine="2586"/>
      </w:pPr>
      <w:rPr>
        <w:rFonts w:ascii="Arial" w:cs="Arial" w:eastAsia="Arial" w:hAnsi="Arial"/>
      </w:rPr>
    </w:lvl>
    <w:lvl w:ilvl="4">
      <w:start w:val="1"/>
      <w:numFmt w:val="bullet"/>
      <w:lvlText w:val="o"/>
      <w:lvlJc w:val="left"/>
      <w:pPr>
        <w:ind w:left="3666" w:firstLine="3306"/>
      </w:pPr>
      <w:rPr>
        <w:rFonts w:ascii="Arial" w:cs="Arial" w:eastAsia="Arial" w:hAnsi="Arial"/>
      </w:rPr>
    </w:lvl>
    <w:lvl w:ilvl="5">
      <w:start w:val="1"/>
      <w:numFmt w:val="bullet"/>
      <w:lvlText w:val="▪"/>
      <w:lvlJc w:val="left"/>
      <w:pPr>
        <w:ind w:left="4386" w:firstLine="4026"/>
      </w:pPr>
      <w:rPr>
        <w:rFonts w:ascii="Arial" w:cs="Arial" w:eastAsia="Arial" w:hAnsi="Arial"/>
      </w:rPr>
    </w:lvl>
    <w:lvl w:ilvl="6">
      <w:start w:val="1"/>
      <w:numFmt w:val="bullet"/>
      <w:lvlText w:val="●"/>
      <w:lvlJc w:val="left"/>
      <w:pPr>
        <w:ind w:left="5106" w:firstLine="4746"/>
      </w:pPr>
      <w:rPr>
        <w:rFonts w:ascii="Arial" w:cs="Arial" w:eastAsia="Arial" w:hAnsi="Arial"/>
      </w:rPr>
    </w:lvl>
    <w:lvl w:ilvl="7">
      <w:start w:val="1"/>
      <w:numFmt w:val="bullet"/>
      <w:lvlText w:val="o"/>
      <w:lvlJc w:val="left"/>
      <w:pPr>
        <w:ind w:left="5826" w:firstLine="5466"/>
      </w:pPr>
      <w:rPr>
        <w:rFonts w:ascii="Arial" w:cs="Arial" w:eastAsia="Arial" w:hAnsi="Arial"/>
      </w:rPr>
    </w:lvl>
    <w:lvl w:ilvl="8">
      <w:start w:val="1"/>
      <w:numFmt w:val="bullet"/>
      <w:lvlText w:val="▪"/>
      <w:lvlJc w:val="left"/>
      <w:pPr>
        <w:ind w:left="6546" w:firstLine="6186"/>
      </w:pPr>
      <w:rPr>
        <w:rFonts w:ascii="Arial" w:cs="Arial" w:eastAsia="Arial" w:hAnsi="Arial"/>
      </w:rPr>
    </w:lvl>
  </w:abstractNum>
  <w:abstractNum w:abstractNumId="61">
    <w:lvl w:ilvl="0">
      <w:start w:val="1"/>
      <w:numFmt w:val="decimal"/>
      <w:lvlText w:val="%1"/>
      <w:lvlJc w:val="left"/>
      <w:pPr>
        <w:ind w:left="432" w:firstLine="0"/>
      </w:pPr>
      <w:rPr/>
    </w:lvl>
    <w:lvl w:ilvl="1">
      <w:start w:val="1"/>
      <w:numFmt w:val="decimal"/>
      <w:lvlText w:val="%1.%2"/>
      <w:lvlJc w:val="left"/>
      <w:pPr>
        <w:ind w:left="576" w:firstLine="0"/>
      </w:pPr>
      <w:rPr/>
    </w:lvl>
    <w:lvl w:ilvl="2">
      <w:start w:val="1"/>
      <w:numFmt w:val="decimal"/>
      <w:lvlText w:val="%1.%2.%3"/>
      <w:lvlJc w:val="left"/>
      <w:pPr>
        <w:ind w:left="720" w:firstLine="0"/>
      </w:pPr>
      <w:rPr/>
    </w:lvl>
    <w:lvl w:ilvl="3">
      <w:start w:val="1"/>
      <w:numFmt w:val="decimal"/>
      <w:lvlText w:val="%1.%2.%3.%4"/>
      <w:lvlJc w:val="left"/>
      <w:pPr>
        <w:ind w:left="864" w:firstLine="0"/>
      </w:pPr>
      <w:rPr/>
    </w:lvl>
    <w:lvl w:ilvl="4">
      <w:start w:val="1"/>
      <w:numFmt w:val="decimal"/>
      <w:lvlText w:val="%1.%2.%3.%4.%5"/>
      <w:lvlJc w:val="left"/>
      <w:pPr>
        <w:ind w:left="1008" w:firstLine="0"/>
      </w:pPr>
      <w:rPr/>
    </w:lvl>
    <w:lvl w:ilvl="5">
      <w:start w:val="1"/>
      <w:numFmt w:val="decimal"/>
      <w:lvlText w:val="%1.%2.%3.%4.%5.%6"/>
      <w:lvlJc w:val="left"/>
      <w:pPr>
        <w:ind w:left="1152" w:firstLine="0"/>
      </w:pPr>
      <w:rPr/>
    </w:lvl>
    <w:lvl w:ilvl="6">
      <w:start w:val="1"/>
      <w:numFmt w:val="decimal"/>
      <w:lvlText w:val="%1.%2.%3.%4.%5.%6.%7"/>
      <w:lvlJc w:val="left"/>
      <w:pPr>
        <w:ind w:left="1296" w:firstLine="0"/>
      </w:pPr>
      <w:rPr/>
    </w:lvl>
    <w:lvl w:ilvl="7">
      <w:start w:val="1"/>
      <w:numFmt w:val="decimal"/>
      <w:lvlText w:val="%1.%2.%3.%4.%5.%6.%7.%8"/>
      <w:lvlJc w:val="left"/>
      <w:pPr>
        <w:ind w:left="1440" w:firstLine="0"/>
      </w:pPr>
      <w:rPr/>
    </w:lvl>
    <w:lvl w:ilvl="8">
      <w:start w:val="1"/>
      <w:numFmt w:val="decimal"/>
      <w:lvlText w:val="%1.%2.%3.%4.%5.%6.%7.%8.%9"/>
      <w:lvlJc w:val="left"/>
      <w:pPr>
        <w:ind w:left="1584" w:firstLine="0"/>
      </w:pPr>
      <w:rPr/>
    </w:lvl>
  </w:abstractNum>
  <w:abstractNum w:abstractNumId="6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6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2">
    <w:lvl w:ilvl="0">
      <w:start w:val="1"/>
      <w:numFmt w:val="bullet"/>
      <w:lvlText w:val="✦"/>
      <w:lvlJc w:val="left"/>
      <w:pPr>
        <w:ind w:left="720" w:firstLine="360"/>
      </w:pPr>
      <w:rPr>
        <w:rFonts w:ascii="Arial" w:cs="Arial" w:eastAsia="Arial" w:hAnsi="Arial"/>
        <w:color w:val="000000"/>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3">
    <w:lvl w:ilvl="0">
      <w:start w:val="1"/>
      <w:numFmt w:val="bullet"/>
      <w:lvlText w:val="●"/>
      <w:lvlJc w:val="left"/>
      <w:pPr>
        <w:ind w:left="1287" w:firstLine="926.9999999999999"/>
      </w:pPr>
      <w:rPr>
        <w:rFonts w:ascii="Arial" w:cs="Arial" w:eastAsia="Arial" w:hAnsi="Arial"/>
      </w:rPr>
    </w:lvl>
    <w:lvl w:ilvl="1">
      <w:start w:val="1"/>
      <w:numFmt w:val="bullet"/>
      <w:lvlText w:val="­"/>
      <w:lvlJc w:val="left"/>
      <w:pPr>
        <w:ind w:left="2007" w:firstLine="1647"/>
      </w:pPr>
      <w:rPr>
        <w:rFonts w:ascii="Arial" w:cs="Arial" w:eastAsia="Arial" w:hAnsi="Arial"/>
      </w:rPr>
    </w:lvl>
    <w:lvl w:ilvl="2">
      <w:start w:val="1"/>
      <w:numFmt w:val="bullet"/>
      <w:lvlText w:val="▪"/>
      <w:lvlJc w:val="left"/>
      <w:pPr>
        <w:ind w:left="2727" w:firstLine="2367"/>
      </w:pPr>
      <w:rPr>
        <w:rFonts w:ascii="Arial" w:cs="Arial" w:eastAsia="Arial" w:hAnsi="Arial"/>
      </w:rPr>
    </w:lvl>
    <w:lvl w:ilvl="3">
      <w:start w:val="1"/>
      <w:numFmt w:val="bullet"/>
      <w:lvlText w:val="●"/>
      <w:lvlJc w:val="left"/>
      <w:pPr>
        <w:ind w:left="3447" w:firstLine="3087"/>
      </w:pPr>
      <w:rPr>
        <w:rFonts w:ascii="Arial" w:cs="Arial" w:eastAsia="Arial" w:hAnsi="Arial"/>
      </w:rPr>
    </w:lvl>
    <w:lvl w:ilvl="4">
      <w:start w:val="1"/>
      <w:numFmt w:val="bullet"/>
      <w:lvlText w:val="o"/>
      <w:lvlJc w:val="left"/>
      <w:pPr>
        <w:ind w:left="4167" w:firstLine="3807"/>
      </w:pPr>
      <w:rPr>
        <w:rFonts w:ascii="Arial" w:cs="Arial" w:eastAsia="Arial" w:hAnsi="Arial"/>
      </w:rPr>
    </w:lvl>
    <w:lvl w:ilvl="5">
      <w:start w:val="1"/>
      <w:numFmt w:val="bullet"/>
      <w:lvlText w:val="▪"/>
      <w:lvlJc w:val="left"/>
      <w:pPr>
        <w:ind w:left="4887" w:firstLine="4527"/>
      </w:pPr>
      <w:rPr>
        <w:rFonts w:ascii="Arial" w:cs="Arial" w:eastAsia="Arial" w:hAnsi="Arial"/>
      </w:rPr>
    </w:lvl>
    <w:lvl w:ilvl="6">
      <w:start w:val="1"/>
      <w:numFmt w:val="bullet"/>
      <w:lvlText w:val="●"/>
      <w:lvlJc w:val="left"/>
      <w:pPr>
        <w:ind w:left="5607" w:firstLine="5247"/>
      </w:pPr>
      <w:rPr>
        <w:rFonts w:ascii="Arial" w:cs="Arial" w:eastAsia="Arial" w:hAnsi="Arial"/>
      </w:rPr>
    </w:lvl>
    <w:lvl w:ilvl="7">
      <w:start w:val="1"/>
      <w:numFmt w:val="bullet"/>
      <w:lvlText w:val="o"/>
      <w:lvlJc w:val="left"/>
      <w:pPr>
        <w:ind w:left="6327" w:firstLine="5967"/>
      </w:pPr>
      <w:rPr>
        <w:rFonts w:ascii="Arial" w:cs="Arial" w:eastAsia="Arial" w:hAnsi="Arial"/>
      </w:rPr>
    </w:lvl>
    <w:lvl w:ilvl="8">
      <w:start w:val="1"/>
      <w:numFmt w:val="bullet"/>
      <w:lvlText w:val="▪"/>
      <w:lvlJc w:val="left"/>
      <w:pPr>
        <w:ind w:left="7047" w:firstLine="6687"/>
      </w:pPr>
      <w:rPr>
        <w:rFonts w:ascii="Arial" w:cs="Arial" w:eastAsia="Arial" w:hAnsi="Arial"/>
      </w:rPr>
    </w:lvl>
  </w:abstractNum>
  <w:abstractNum w:abstractNumId="7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7">
    <w:lvl w:ilvl="0">
      <w:start w:val="1"/>
      <w:numFmt w:val="decimal"/>
      <w:lvlText w:val="%1-"/>
      <w:lvlJc w:val="left"/>
      <w:pPr>
        <w:ind w:left="1065" w:firstLine="705"/>
      </w:pPr>
      <w:rPr/>
    </w:lvl>
    <w:lvl w:ilvl="1">
      <w:start w:val="1"/>
      <w:numFmt w:val="lowerLetter"/>
      <w:lvlText w:val="%2."/>
      <w:lvlJc w:val="left"/>
      <w:pPr>
        <w:ind w:left="1785" w:firstLine="1425"/>
      </w:pPr>
      <w:rPr/>
    </w:lvl>
    <w:lvl w:ilvl="2">
      <w:start w:val="1"/>
      <w:numFmt w:val="lowerRoman"/>
      <w:lvlText w:val="%3."/>
      <w:lvlJc w:val="right"/>
      <w:pPr>
        <w:ind w:left="2505" w:firstLine="2325"/>
      </w:pPr>
      <w:rPr/>
    </w:lvl>
    <w:lvl w:ilvl="3">
      <w:start w:val="1"/>
      <w:numFmt w:val="decimal"/>
      <w:lvlText w:val="%4."/>
      <w:lvlJc w:val="left"/>
      <w:pPr>
        <w:ind w:left="3225" w:firstLine="2865"/>
      </w:pPr>
      <w:rPr/>
    </w:lvl>
    <w:lvl w:ilvl="4">
      <w:start w:val="1"/>
      <w:numFmt w:val="lowerLetter"/>
      <w:lvlText w:val="%5."/>
      <w:lvlJc w:val="left"/>
      <w:pPr>
        <w:ind w:left="3945" w:firstLine="3585"/>
      </w:pPr>
      <w:rPr/>
    </w:lvl>
    <w:lvl w:ilvl="5">
      <w:start w:val="1"/>
      <w:numFmt w:val="lowerRoman"/>
      <w:lvlText w:val="%6."/>
      <w:lvlJc w:val="right"/>
      <w:pPr>
        <w:ind w:left="4665" w:firstLine="4485"/>
      </w:pPr>
      <w:rPr/>
    </w:lvl>
    <w:lvl w:ilvl="6">
      <w:start w:val="1"/>
      <w:numFmt w:val="decimal"/>
      <w:lvlText w:val="%7."/>
      <w:lvlJc w:val="left"/>
      <w:pPr>
        <w:ind w:left="5385" w:firstLine="5025"/>
      </w:pPr>
      <w:rPr/>
    </w:lvl>
    <w:lvl w:ilvl="7">
      <w:start w:val="1"/>
      <w:numFmt w:val="lowerLetter"/>
      <w:lvlText w:val="%8."/>
      <w:lvlJc w:val="left"/>
      <w:pPr>
        <w:ind w:left="6105" w:firstLine="5745"/>
      </w:pPr>
      <w:rPr/>
    </w:lvl>
    <w:lvl w:ilvl="8">
      <w:start w:val="1"/>
      <w:numFmt w:val="lowerRoman"/>
      <w:lvlText w:val="%9."/>
      <w:lvlJc w:val="right"/>
      <w:pPr>
        <w:ind w:left="6825" w:firstLine="6645"/>
      </w:pPr>
      <w:rPr/>
    </w:lvl>
  </w:abstractNum>
  <w:abstractNum w:abstractNumId="7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79">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80">
    <w:lvl w:ilvl="0">
      <w:start w:val="1"/>
      <w:numFmt w:val="lowerLetter"/>
      <w:lvlText w:val="%1-"/>
      <w:lvlJc w:val="left"/>
      <w:pPr>
        <w:ind w:left="1776" w:firstLine="1416"/>
      </w:pPr>
      <w:rPr/>
    </w:lvl>
    <w:lvl w:ilvl="1">
      <w:start w:val="1"/>
      <w:numFmt w:val="lowerLetter"/>
      <w:lvlText w:val="%2."/>
      <w:lvlJc w:val="left"/>
      <w:pPr>
        <w:ind w:left="2496" w:firstLine="2136"/>
      </w:pPr>
      <w:rPr/>
    </w:lvl>
    <w:lvl w:ilvl="2">
      <w:start w:val="1"/>
      <w:numFmt w:val="lowerRoman"/>
      <w:lvlText w:val="%3."/>
      <w:lvlJc w:val="right"/>
      <w:pPr>
        <w:ind w:left="3216" w:firstLine="3036"/>
      </w:pPr>
      <w:rPr/>
    </w:lvl>
    <w:lvl w:ilvl="3">
      <w:start w:val="1"/>
      <w:numFmt w:val="decimal"/>
      <w:lvlText w:val="%4."/>
      <w:lvlJc w:val="left"/>
      <w:pPr>
        <w:ind w:left="3936" w:firstLine="3576"/>
      </w:pPr>
      <w:rPr/>
    </w:lvl>
    <w:lvl w:ilvl="4">
      <w:start w:val="1"/>
      <w:numFmt w:val="lowerLetter"/>
      <w:lvlText w:val="%5."/>
      <w:lvlJc w:val="left"/>
      <w:pPr>
        <w:ind w:left="4656" w:firstLine="4296"/>
      </w:pPr>
      <w:rPr/>
    </w:lvl>
    <w:lvl w:ilvl="5">
      <w:start w:val="1"/>
      <w:numFmt w:val="lowerRoman"/>
      <w:lvlText w:val="%6."/>
      <w:lvlJc w:val="right"/>
      <w:pPr>
        <w:ind w:left="5376" w:firstLine="5196"/>
      </w:pPr>
      <w:rPr/>
    </w:lvl>
    <w:lvl w:ilvl="6">
      <w:start w:val="1"/>
      <w:numFmt w:val="decimal"/>
      <w:lvlText w:val="%7."/>
      <w:lvlJc w:val="left"/>
      <w:pPr>
        <w:ind w:left="6096" w:firstLine="5736"/>
      </w:pPr>
      <w:rPr/>
    </w:lvl>
    <w:lvl w:ilvl="7">
      <w:start w:val="1"/>
      <w:numFmt w:val="lowerLetter"/>
      <w:lvlText w:val="%8."/>
      <w:lvlJc w:val="left"/>
      <w:pPr>
        <w:ind w:left="6816" w:firstLine="6456"/>
      </w:pPr>
      <w:rPr/>
    </w:lvl>
    <w:lvl w:ilvl="8">
      <w:start w:val="1"/>
      <w:numFmt w:val="lowerRoman"/>
      <w:lvlText w:val="%9."/>
      <w:lvlJc w:val="right"/>
      <w:pPr>
        <w:ind w:left="7536" w:firstLine="7356"/>
      </w:pPr>
      <w:rPr/>
    </w:lvl>
  </w:abstractNum>
  <w:abstractNum w:abstractNumId="8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7">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8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6">
    <w:lvl w:ilvl="0">
      <w:start w:val="1"/>
      <w:numFmt w:val="bullet"/>
      <w:lvlText w:val="●"/>
      <w:lvlJc w:val="left"/>
      <w:pPr>
        <w:ind w:left="360" w:firstLine="0"/>
      </w:pPr>
      <w:rPr>
        <w:rFonts w:ascii="Arial" w:cs="Arial" w:eastAsia="Arial" w:hAnsi="Arial"/>
      </w:rPr>
    </w:lvl>
    <w:lvl w:ilvl="1">
      <w:start w:val="1"/>
      <w:numFmt w:val="bullet"/>
      <w:lvlText w:val="o"/>
      <w:lvlJc w:val="left"/>
      <w:pPr>
        <w:ind w:left="1080" w:firstLine="720"/>
      </w:pPr>
      <w:rPr>
        <w:rFonts w:ascii="Arial" w:cs="Arial" w:eastAsia="Arial" w:hAnsi="Arial"/>
      </w:rPr>
    </w:lvl>
    <w:lvl w:ilvl="2">
      <w:start w:val="1"/>
      <w:numFmt w:val="bullet"/>
      <w:lvlText w:val="▪"/>
      <w:lvlJc w:val="left"/>
      <w:pPr>
        <w:ind w:left="1800" w:firstLine="1440"/>
      </w:pPr>
      <w:rPr>
        <w:rFonts w:ascii="Arial" w:cs="Arial" w:eastAsia="Arial" w:hAnsi="Arial"/>
      </w:rPr>
    </w:lvl>
    <w:lvl w:ilvl="3">
      <w:start w:val="1"/>
      <w:numFmt w:val="bullet"/>
      <w:lvlText w:val="●"/>
      <w:lvlJc w:val="left"/>
      <w:pPr>
        <w:ind w:left="2520" w:firstLine="2160"/>
      </w:pPr>
      <w:rPr>
        <w:rFonts w:ascii="Arial" w:cs="Arial" w:eastAsia="Arial" w:hAnsi="Arial"/>
      </w:rPr>
    </w:lvl>
    <w:lvl w:ilvl="4">
      <w:start w:val="1"/>
      <w:numFmt w:val="bullet"/>
      <w:lvlText w:val="o"/>
      <w:lvlJc w:val="left"/>
      <w:pPr>
        <w:ind w:left="3240" w:firstLine="2880"/>
      </w:pPr>
      <w:rPr>
        <w:rFonts w:ascii="Arial" w:cs="Arial" w:eastAsia="Arial" w:hAnsi="Arial"/>
      </w:rPr>
    </w:lvl>
    <w:lvl w:ilvl="5">
      <w:start w:val="1"/>
      <w:numFmt w:val="bullet"/>
      <w:lvlText w:val="▪"/>
      <w:lvlJc w:val="left"/>
      <w:pPr>
        <w:ind w:left="3960" w:firstLine="3600"/>
      </w:pPr>
      <w:rPr>
        <w:rFonts w:ascii="Arial" w:cs="Arial" w:eastAsia="Arial" w:hAnsi="Arial"/>
      </w:rPr>
    </w:lvl>
    <w:lvl w:ilvl="6">
      <w:start w:val="1"/>
      <w:numFmt w:val="bullet"/>
      <w:lvlText w:val="●"/>
      <w:lvlJc w:val="left"/>
      <w:pPr>
        <w:ind w:left="4680" w:firstLine="4320"/>
      </w:pPr>
      <w:rPr>
        <w:rFonts w:ascii="Arial" w:cs="Arial" w:eastAsia="Arial" w:hAnsi="Arial"/>
      </w:rPr>
    </w:lvl>
    <w:lvl w:ilvl="7">
      <w:start w:val="1"/>
      <w:numFmt w:val="bullet"/>
      <w:lvlText w:val="o"/>
      <w:lvlJc w:val="left"/>
      <w:pPr>
        <w:ind w:left="5400" w:firstLine="5040"/>
      </w:pPr>
      <w:rPr>
        <w:rFonts w:ascii="Arial" w:cs="Arial" w:eastAsia="Arial" w:hAnsi="Arial"/>
      </w:rPr>
    </w:lvl>
    <w:lvl w:ilvl="8">
      <w:start w:val="1"/>
      <w:numFmt w:val="bullet"/>
      <w:lvlText w:val="▪"/>
      <w:lvlJc w:val="left"/>
      <w:pPr>
        <w:ind w:left="6120" w:firstLine="5760"/>
      </w:pPr>
      <w:rPr>
        <w:rFonts w:ascii="Arial" w:cs="Arial" w:eastAsia="Arial" w:hAnsi="Arial"/>
      </w:rPr>
    </w:lvl>
  </w:abstractNum>
  <w:abstractNum w:abstractNumId="97">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9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9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2">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3">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4">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5">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6">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7">
    <w:lvl w:ilvl="0">
      <w:start w:val="1"/>
      <w:numFmt w:val="decimal"/>
      <w:lvlText w:val="%1."/>
      <w:lvlJc w:val="left"/>
      <w:pPr>
        <w:ind w:left="1440" w:firstLine="1080"/>
      </w:pPr>
      <w:rPr/>
    </w:lvl>
    <w:lvl w:ilvl="1">
      <w:start w:val="1"/>
      <w:numFmt w:val="decimal"/>
      <w:lvlText w:val="%2."/>
      <w:lvlJc w:val="left"/>
      <w:pPr>
        <w:ind w:left="1800" w:firstLine="1440"/>
      </w:pPr>
      <w:rPr/>
    </w:lvl>
    <w:lvl w:ilvl="2">
      <w:start w:val="1"/>
      <w:numFmt w:val="decimal"/>
      <w:lvlText w:val="%2.%3."/>
      <w:lvlJc w:val="left"/>
      <w:pPr>
        <w:ind w:left="2160" w:firstLine="1800"/>
      </w:pPr>
      <w:rPr/>
    </w:lvl>
    <w:lvl w:ilvl="3">
      <w:start w:val="1"/>
      <w:numFmt w:val="decimal"/>
      <w:lvlText w:val="%2.%3.%4."/>
      <w:lvlJc w:val="left"/>
      <w:pPr>
        <w:ind w:left="2520" w:firstLine="2160"/>
      </w:pPr>
      <w:rPr/>
    </w:lvl>
    <w:lvl w:ilvl="4">
      <w:start w:val="1"/>
      <w:numFmt w:val="decimal"/>
      <w:lvlText w:val="%2.%3.%4.%5."/>
      <w:lvlJc w:val="left"/>
      <w:pPr>
        <w:ind w:left="2880" w:firstLine="2520"/>
      </w:pPr>
      <w:rPr/>
    </w:lvl>
    <w:lvl w:ilvl="5">
      <w:start w:val="1"/>
      <w:numFmt w:val="decimal"/>
      <w:lvlText w:val="%2.%3.%4.%5.%6."/>
      <w:lvlJc w:val="left"/>
      <w:pPr>
        <w:ind w:left="3240" w:firstLine="2880"/>
      </w:pPr>
      <w:rPr/>
    </w:lvl>
    <w:lvl w:ilvl="6">
      <w:start w:val="1"/>
      <w:numFmt w:val="decimal"/>
      <w:lvlText w:val="%2.%3.%4.%5.%6.%7."/>
      <w:lvlJc w:val="left"/>
      <w:pPr>
        <w:ind w:left="3600" w:firstLine="3240"/>
      </w:pPr>
      <w:rPr/>
    </w:lvl>
    <w:lvl w:ilvl="7">
      <w:start w:val="1"/>
      <w:numFmt w:val="decimal"/>
      <w:lvlText w:val="%2.%3.%4.%5.%6.%7.%8."/>
      <w:lvlJc w:val="left"/>
      <w:pPr>
        <w:ind w:left="3960" w:firstLine="3600"/>
      </w:pPr>
      <w:rPr/>
    </w:lvl>
    <w:lvl w:ilvl="8">
      <w:start w:val="1"/>
      <w:numFmt w:val="decimal"/>
      <w:lvlText w:val="%2.%3.%4.%5.%6.%7.%8.%9."/>
      <w:lvlJc w:val="left"/>
      <w:pPr>
        <w:ind w:left="4320" w:firstLine="3960"/>
      </w:pPr>
      <w:rPr/>
    </w:lvl>
  </w:abstractNum>
  <w:abstractNum w:abstractNumId="108">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09">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10">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abstractNum w:abstractNumId="111">
    <w:lvl w:ilvl="0">
      <w:start w:val="1"/>
      <w:numFmt w:val="bullet"/>
      <w:lvlText w:val="✦"/>
      <w:lvlJc w:val="left"/>
      <w:pPr>
        <w:ind w:left="720" w:firstLine="360"/>
      </w:pPr>
      <w:rPr>
        <w:rFonts w:ascii="Arial" w:cs="Arial" w:eastAsia="Arial" w:hAnsi="Arial"/>
      </w:rPr>
    </w:lvl>
    <w:lvl w:ilvl="1">
      <w:start w:val="1"/>
      <w:numFmt w:val="bullet"/>
      <w:lvlText w:val="◦"/>
      <w:lvlJc w:val="left"/>
      <w:pPr>
        <w:ind w:left="1080" w:firstLine="720"/>
      </w:pPr>
      <w:rPr>
        <w:rFonts w:ascii="Arial" w:cs="Arial" w:eastAsia="Arial" w:hAnsi="Arial"/>
      </w:rPr>
    </w:lvl>
    <w:lvl w:ilvl="2">
      <w:start w:val="1"/>
      <w:numFmt w:val="bullet"/>
      <w:lvlText w:val="▪"/>
      <w:lvlJc w:val="left"/>
      <w:pPr>
        <w:ind w:left="1440" w:firstLine="1080"/>
      </w:pPr>
      <w:rPr>
        <w:rFonts w:ascii="Arial" w:cs="Arial" w:eastAsia="Arial" w:hAnsi="Arial"/>
      </w:rPr>
    </w:lvl>
    <w:lvl w:ilvl="3">
      <w:start w:val="1"/>
      <w:numFmt w:val="bullet"/>
      <w:lvlText w:val="✦"/>
      <w:lvlJc w:val="left"/>
      <w:pPr>
        <w:ind w:left="1800" w:firstLine="1440"/>
      </w:pPr>
      <w:rPr>
        <w:rFonts w:ascii="Arial" w:cs="Arial" w:eastAsia="Arial" w:hAnsi="Arial"/>
      </w:rPr>
    </w:lvl>
    <w:lvl w:ilvl="4">
      <w:start w:val="1"/>
      <w:numFmt w:val="bullet"/>
      <w:lvlText w:val="◦"/>
      <w:lvlJc w:val="left"/>
      <w:pPr>
        <w:ind w:left="2160" w:firstLine="1800"/>
      </w:pPr>
      <w:rPr>
        <w:rFonts w:ascii="Arial" w:cs="Arial" w:eastAsia="Arial" w:hAnsi="Arial"/>
      </w:rPr>
    </w:lvl>
    <w:lvl w:ilvl="5">
      <w:start w:val="1"/>
      <w:numFmt w:val="bullet"/>
      <w:lvlText w:val="▪"/>
      <w:lvlJc w:val="left"/>
      <w:pPr>
        <w:ind w:left="2520" w:firstLine="2160"/>
      </w:pPr>
      <w:rPr>
        <w:rFonts w:ascii="Arial" w:cs="Arial" w:eastAsia="Arial" w:hAnsi="Arial"/>
      </w:rPr>
    </w:lvl>
    <w:lvl w:ilvl="6">
      <w:start w:val="1"/>
      <w:numFmt w:val="bullet"/>
      <w:lvlText w:val="✦"/>
      <w:lvlJc w:val="left"/>
      <w:pPr>
        <w:ind w:left="2880" w:firstLine="2520"/>
      </w:pPr>
      <w:rPr>
        <w:rFonts w:ascii="Arial" w:cs="Arial" w:eastAsia="Arial" w:hAnsi="Arial"/>
      </w:rPr>
    </w:lvl>
    <w:lvl w:ilvl="7">
      <w:start w:val="1"/>
      <w:numFmt w:val="bullet"/>
      <w:lvlText w:val="◦"/>
      <w:lvlJc w:val="left"/>
      <w:pPr>
        <w:ind w:left="3240" w:firstLine="2880"/>
      </w:pPr>
      <w:rPr>
        <w:rFonts w:ascii="Arial" w:cs="Arial" w:eastAsia="Arial" w:hAnsi="Arial"/>
      </w:rPr>
    </w:lvl>
    <w:lvl w:ilvl="8">
      <w:start w:val="1"/>
      <w:numFmt w:val="bullet"/>
      <w:lvlText w:val="▪"/>
      <w:lvlJc w:val="left"/>
      <w:pPr>
        <w:ind w:left="3600" w:firstLine="3240"/>
      </w:pPr>
      <w:rPr>
        <w:rFonts w:ascii="Arial" w:cs="Arial" w:eastAsia="Arial" w:hAnsi="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szCs w:val="22"/>
        <w:u w:val="none"/>
        <w:vertAlign w:val="baseline"/>
      </w:rPr>
    </w:rPrDefault>
    <w:pPrDefault>
      <w:pPr>
        <w:keepNext w:val="0"/>
        <w:keepLines w:val="0"/>
        <w:widowControl w:val="1"/>
        <w:pBdr/>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spacing w:after="0" w:before="480" w:line="240" w:lineRule="auto"/>
      <w:ind w:left="432" w:hanging="432"/>
      <w:jc w:val="both"/>
    </w:pPr>
    <w:rPr>
      <w:rFonts w:ascii="Calibri" w:cs="Calibri" w:eastAsia="Calibri" w:hAnsi="Calibri"/>
      <w:b w:val="1"/>
      <w:smallCaps w:val="1"/>
      <w:color w:val="404040"/>
      <w:sz w:val="32"/>
      <w:szCs w:val="32"/>
    </w:rPr>
  </w:style>
  <w:style w:type="paragraph" w:styleId="Heading2">
    <w:name w:val="heading 2"/>
    <w:basedOn w:val="Normal"/>
    <w:next w:val="Normal"/>
    <w:pPr>
      <w:keepNext w:val="1"/>
      <w:keepLines w:val="1"/>
      <w:pBdr/>
      <w:spacing w:after="0" w:before="200" w:line="276" w:lineRule="auto"/>
      <w:ind w:left="576" w:hanging="576"/>
    </w:pPr>
    <w:rPr>
      <w:rFonts w:ascii="Calibri" w:cs="Calibri" w:eastAsia="Calibri" w:hAnsi="Calibri"/>
      <w:b w:val="1"/>
      <w:color w:val="000000"/>
      <w:sz w:val="26"/>
      <w:szCs w:val="26"/>
    </w:rPr>
  </w:style>
  <w:style w:type="paragraph" w:styleId="Heading3">
    <w:name w:val="heading 3"/>
    <w:basedOn w:val="Normal"/>
    <w:next w:val="Normal"/>
    <w:pPr>
      <w:keepNext w:val="1"/>
      <w:keepLines w:val="1"/>
      <w:pBdr/>
      <w:spacing w:after="0" w:before="200" w:line="276" w:lineRule="auto"/>
      <w:ind w:left="720" w:hanging="720"/>
    </w:pPr>
    <w:rPr>
      <w:rFonts w:ascii="Calibri" w:cs="Calibri" w:eastAsia="Calibri" w:hAnsi="Calibri"/>
      <w:b w:val="1"/>
      <w:sz w:val="24"/>
      <w:szCs w:val="24"/>
    </w:rPr>
  </w:style>
  <w:style w:type="paragraph" w:styleId="Heading4">
    <w:name w:val="heading 4"/>
    <w:basedOn w:val="Normal"/>
    <w:next w:val="Normal"/>
    <w:pPr>
      <w:keepNext w:val="1"/>
      <w:keepLines w:val="1"/>
      <w:pBdr/>
      <w:spacing w:after="0" w:before="200" w:line="276" w:lineRule="auto"/>
      <w:ind w:left="864" w:hanging="864"/>
    </w:pPr>
    <w:rPr>
      <w:rFonts w:ascii="Calibri" w:cs="Calibri" w:eastAsia="Calibri" w:hAnsi="Calibri"/>
      <w:b w:val="1"/>
      <w:i w:val="1"/>
      <w:color w:val="404040"/>
      <w:sz w:val="20"/>
      <w:szCs w:val="20"/>
      <w:u w:val="single"/>
    </w:rPr>
  </w:style>
  <w:style w:type="paragraph" w:styleId="Heading5">
    <w:name w:val="heading 5"/>
    <w:basedOn w:val="Normal"/>
    <w:next w:val="Normal"/>
    <w:pPr>
      <w:keepNext w:val="1"/>
      <w:keepLines w:val="1"/>
      <w:pBdr/>
      <w:spacing w:after="0" w:before="200" w:line="276" w:lineRule="auto"/>
      <w:ind w:left="1008" w:hanging="1008"/>
    </w:pPr>
    <w:rPr>
      <w:rFonts w:ascii="Cambria" w:cs="Cambria" w:eastAsia="Cambria" w:hAnsi="Cambria"/>
      <w:b w:val="0"/>
      <w:color w:val="243f60"/>
      <w:sz w:val="22"/>
      <w:szCs w:val="22"/>
    </w:rPr>
  </w:style>
  <w:style w:type="paragraph" w:styleId="Heading6">
    <w:name w:val="heading 6"/>
    <w:basedOn w:val="Normal"/>
    <w:next w:val="Normal"/>
    <w:pPr>
      <w:keepNext w:val="1"/>
      <w:keepLines w:val="1"/>
      <w:pBdr/>
      <w:spacing w:after="0" w:before="200" w:line="276" w:lineRule="auto"/>
      <w:ind w:left="1152" w:hanging="1152"/>
    </w:pPr>
    <w:rPr>
      <w:rFonts w:ascii="Cambria" w:cs="Cambria" w:eastAsia="Cambria" w:hAnsi="Cambria"/>
      <w:b w:val="0"/>
      <w:i w:val="1"/>
      <w:color w:val="243f60"/>
      <w:sz w:val="22"/>
      <w:szCs w:val="22"/>
    </w:rPr>
  </w:style>
  <w:style w:type="paragraph" w:styleId="Title">
    <w:name w:val="Title"/>
    <w:basedOn w:val="Normal"/>
    <w:next w:val="Normal"/>
    <w:pPr>
      <w:keepNext w:val="1"/>
      <w:keepLines w:val="1"/>
      <w:pBdr/>
      <w:spacing w:after="120" w:before="480" w:lineRule="auto"/>
      <w:contextualSpacing w:val="1"/>
    </w:pPr>
    <w:rPr>
      <w:b w:val="1"/>
      <w:sz w:val="72"/>
      <w:szCs w:val="72"/>
    </w:rPr>
  </w:style>
  <w:style w:type="paragraph" w:styleId="Subtitle">
    <w:name w:val="Subtitle"/>
    <w:basedOn w:val="Normal"/>
    <w:next w:val="Normal"/>
    <w:pPr>
      <w:keepNext w:val="1"/>
      <w:keepLines w:val="1"/>
      <w:pBdr/>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5">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7">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8">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6">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8">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9">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0">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8">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9">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3">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4">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1">
    <w:basedOn w:val="TableNormal"/>
    <w:tblPr>
      <w:tblStyleRowBandSize w:val="1"/>
      <w:tblStyleColBandSize w:val="1"/>
      <w:tblCellMar>
        <w:top w:w="0.0" w:type="dxa"/>
        <w:left w:w="70.0" w:type="dxa"/>
        <w:bottom w:w="0.0" w:type="dxa"/>
        <w:right w:w="7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4">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7">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0">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5">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6">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7">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8">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9">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0">
    <w:basedOn w:val="TableNormal"/>
    <w:tblPr>
      <w:tblStyleRowBandSize w:val="1"/>
      <w:tblStyleColBandSize w:val="1"/>
      <w:tblCellMar>
        <w:top w:w="0.0" w:type="dxa"/>
        <w:left w:w="10.0" w:type="dxa"/>
        <w:bottom w:w="0.0" w:type="dxa"/>
        <w:right w:w="10.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1">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2">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3">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4">
    <w:basedOn w:val="TableNormal"/>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26" Type="http://schemas.openxmlformats.org/officeDocument/2006/relationships/image" Target="media/image26.png"/><Relationship Id="rId13" Type="http://schemas.openxmlformats.org/officeDocument/2006/relationships/image" Target="media/image51.jpg"/><Relationship Id="rId39" Type="http://schemas.openxmlformats.org/officeDocument/2006/relationships/image" Target="media/image39.jpg"/><Relationship Id="rId18" Type="http://schemas.openxmlformats.org/officeDocument/2006/relationships/image" Target="media/image41.jpg"/><Relationship Id="rId21" Type="http://schemas.openxmlformats.org/officeDocument/2006/relationships/image" Target="media/image45.png"/><Relationship Id="rId34" Type="http://schemas.openxmlformats.org/officeDocument/2006/relationships/image" Target="media/image57.png"/><Relationship Id="rId42" Type="http://schemas.openxmlformats.org/officeDocument/2006/relationships/customXml" Target="../customXml/item2.xml"/><Relationship Id="rId7" Type="http://schemas.openxmlformats.org/officeDocument/2006/relationships/header" Target="header1.xml"/><Relationship Id="rId20" Type="http://schemas.openxmlformats.org/officeDocument/2006/relationships/image" Target="media/image66.png"/><Relationship Id="rId2" Type="http://schemas.openxmlformats.org/officeDocument/2006/relationships/settings" Target="settings.xml"/><Relationship Id="rId29" Type="http://schemas.openxmlformats.org/officeDocument/2006/relationships/image" Target="media/image30.jpg"/><Relationship Id="rId16" Type="http://schemas.openxmlformats.org/officeDocument/2006/relationships/image" Target="media/image62.png"/><Relationship Id="rId41" Type="http://schemas.openxmlformats.org/officeDocument/2006/relationships/customXml" Target="../customXml/item1.xml"/><Relationship Id="rId40" Type="http://schemas.openxmlformats.org/officeDocument/2006/relationships/image" Target="media/image49.jpg"/><Relationship Id="rId24" Type="http://schemas.openxmlformats.org/officeDocument/2006/relationships/image" Target="media/image52.jpg"/><Relationship Id="rId1" Type="http://schemas.openxmlformats.org/officeDocument/2006/relationships/comments" Target="comments.xml"/><Relationship Id="rId6" Type="http://schemas.openxmlformats.org/officeDocument/2006/relationships/image" Target="media/image70.png"/><Relationship Id="rId11" Type="http://schemas.openxmlformats.org/officeDocument/2006/relationships/image" Target="media/image59.jpg"/><Relationship Id="rId32" Type="http://schemas.openxmlformats.org/officeDocument/2006/relationships/image" Target="media/image54.png"/><Relationship Id="rId37" Type="http://schemas.openxmlformats.org/officeDocument/2006/relationships/image" Target="media/image56.png"/><Relationship Id="rId23" Type="http://schemas.openxmlformats.org/officeDocument/2006/relationships/image" Target="media/image67.jpg"/><Relationship Id="rId28" Type="http://schemas.openxmlformats.org/officeDocument/2006/relationships/image" Target="media/image25.jpg"/><Relationship Id="rId5" Type="http://schemas.openxmlformats.org/officeDocument/2006/relationships/styles" Target="styles.xml"/><Relationship Id="rId15" Type="http://schemas.openxmlformats.org/officeDocument/2006/relationships/image" Target="media/image60.jpg"/><Relationship Id="rId36" Type="http://schemas.openxmlformats.org/officeDocument/2006/relationships/image" Target="media/image53.png"/><Relationship Id="rId31" Type="http://schemas.openxmlformats.org/officeDocument/2006/relationships/image" Target="media/image27.jpg"/><Relationship Id="rId10" Type="http://schemas.openxmlformats.org/officeDocument/2006/relationships/footer" Target="footer2.xml"/><Relationship Id="rId19" Type="http://schemas.openxmlformats.org/officeDocument/2006/relationships/image" Target="media/image63.png"/><Relationship Id="rId22" Type="http://schemas.openxmlformats.org/officeDocument/2006/relationships/image" Target="media/image65.png"/><Relationship Id="rId4" Type="http://schemas.openxmlformats.org/officeDocument/2006/relationships/numbering" Target="numbering.xml"/><Relationship Id="rId9" Type="http://schemas.openxmlformats.org/officeDocument/2006/relationships/footer" Target="footer1.xml"/><Relationship Id="rId27" Type="http://schemas.openxmlformats.org/officeDocument/2006/relationships/image" Target="media/image68.png"/><Relationship Id="rId30" Type="http://schemas.openxmlformats.org/officeDocument/2006/relationships/image" Target="media/image29.jpg"/><Relationship Id="rId35" Type="http://schemas.openxmlformats.org/officeDocument/2006/relationships/image" Target="media/image55.png"/><Relationship Id="rId14" Type="http://schemas.openxmlformats.org/officeDocument/2006/relationships/image" Target="media/image61.jpg"/><Relationship Id="rId43" Type="http://schemas.openxmlformats.org/officeDocument/2006/relationships/customXml" Target="../customXml/item3.xml"/><Relationship Id="rId8" Type="http://schemas.openxmlformats.org/officeDocument/2006/relationships/header" Target="header2.xml"/><Relationship Id="rId3" Type="http://schemas.openxmlformats.org/officeDocument/2006/relationships/fontTable" Target="fontTable.xml"/><Relationship Id="rId25" Type="http://schemas.openxmlformats.org/officeDocument/2006/relationships/image" Target="media/image40.png"/><Relationship Id="rId33" Type="http://schemas.openxmlformats.org/officeDocument/2006/relationships/image" Target="media/image48.png"/><Relationship Id="rId12" Type="http://schemas.openxmlformats.org/officeDocument/2006/relationships/image" Target="media/image46.jpg"/><Relationship Id="rId17" Type="http://schemas.openxmlformats.org/officeDocument/2006/relationships/image" Target="media/image50.png"/><Relationship Id="rId3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72.png"/><Relationship Id="rId2"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_rels/header2.xml.rels><?xml version="1.0" encoding="UTF-8" standalone="yes"?><Relationships xmlns="http://schemas.openxmlformats.org/package/2006/relationships"><Relationship Id="rId1" Type="http://schemas.openxmlformats.org/officeDocument/2006/relationships/image" Target="media/image58.png"/><Relationship Id="rId2" Type="http://schemas.openxmlformats.org/officeDocument/2006/relationships/image" Target="media/image38.jp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CBC18B9834514896B0DC08ACBDCB98" ma:contentTypeVersion="10" ma:contentTypeDescription="Crée un document." ma:contentTypeScope="" ma:versionID="b9073a913c0433dfa87de3a408dee361">
  <xsd:schema xmlns:xsd="http://www.w3.org/2001/XMLSchema" xmlns:xs="http://www.w3.org/2001/XMLSchema" xmlns:p="http://schemas.microsoft.com/office/2006/metadata/properties" xmlns:ns2="ee8d298f-9f7f-41d5-854b-6eab0fb66755" xmlns:ns3="dd7fd161-dd49-4069-9f4a-8422fa1e76c7" targetNamespace="http://schemas.microsoft.com/office/2006/metadata/properties" ma:root="true" ma:fieldsID="d04bb55933f5d16fabf0d94f5a687e5c" ns2:_="" ns3:_="">
    <xsd:import namespace="ee8d298f-9f7f-41d5-854b-6eab0fb66755"/>
    <xsd:import namespace="dd7fd161-dd49-4069-9f4a-8422fa1e76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8d298f-9f7f-41d5-854b-6eab0fb667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97633db-1662-44e2-9be0-9673860e25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7fd161-dd49-4069-9f4a-8422fa1e76c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910e4847-a223-46b4-a9fa-c284d9ccadb7}" ma:internalName="TaxCatchAll" ma:showField="CatchAllData" ma:web="dd7fd161-dd49-4069-9f4a-8422fa1e76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d7fd161-dd49-4069-9f4a-8422fa1e76c7" xsi:nil="true"/>
    <lcf76f155ced4ddcb4097134ff3c332f xmlns="ee8d298f-9f7f-41d5-854b-6eab0fb6675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4FD13E8-375A-4338-8020-082E587987F5}"/>
</file>

<file path=customXml/itemProps2.xml><?xml version="1.0" encoding="utf-8"?>
<ds:datastoreItem xmlns:ds="http://schemas.openxmlformats.org/officeDocument/2006/customXml" ds:itemID="{828F7133-EFD5-4A1A-BA20-A48C2B307424}"/>
</file>

<file path=customXml/itemProps3.xml><?xml version="1.0" encoding="utf-8"?>
<ds:datastoreItem xmlns:ds="http://schemas.openxmlformats.org/officeDocument/2006/customXml" ds:itemID="{80D950E8-6CF3-400B-811B-ECAF2587686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0x010100D9CBC18B9834514896B0DC08ACBDCB98</vt:lpwstr>
  </property>
</Properties>
</file>